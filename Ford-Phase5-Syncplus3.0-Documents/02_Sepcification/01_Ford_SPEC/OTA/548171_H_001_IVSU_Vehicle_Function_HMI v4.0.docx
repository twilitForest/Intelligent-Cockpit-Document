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text" w:horzAnchor="margin" w:tblpX="-85" w:tblpY="1"/>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600" w:firstRow="0" w:lastRow="0" w:firstColumn="0" w:lastColumn="0" w:noHBand="1" w:noVBand="1"/>
      </w:tblPr>
      <w:tblGrid>
        <w:gridCol w:w="2228"/>
        <w:gridCol w:w="3228"/>
        <w:gridCol w:w="3229"/>
        <w:gridCol w:w="2187"/>
      </w:tblGrid>
      <w:tr w:rsidR="00214059" w14:paraId="1BFAABA5" w14:textId="77777777" w:rsidTr="00B0152E">
        <w:trPr>
          <w:trHeight w:hRule="exact" w:val="567"/>
        </w:trPr>
        <w:tc>
          <w:tcPr>
            <w:tcW w:w="2228" w:type="dxa"/>
            <w:tcBorders>
              <w:top w:val="nil"/>
              <w:left w:val="nil"/>
              <w:bottom w:val="nil"/>
              <w:right w:val="nil"/>
            </w:tcBorders>
            <w:vAlign w:val="center"/>
          </w:tcPr>
          <w:p w14:paraId="7503F305" w14:textId="77777777" w:rsidR="00214059" w:rsidRDefault="00214059" w:rsidP="001F22E3">
            <w:pPr>
              <w:spacing w:line="480" w:lineRule="auto"/>
              <w:rPr>
                <w:sz w:val="16"/>
                <w:szCs w:val="16"/>
              </w:rPr>
            </w:pPr>
            <w:bookmarkStart w:id="0" w:name="_Toc213483403"/>
          </w:p>
        </w:tc>
        <w:tc>
          <w:tcPr>
            <w:tcW w:w="6457" w:type="dxa"/>
            <w:gridSpan w:val="2"/>
            <w:tcBorders>
              <w:top w:val="nil"/>
              <w:left w:val="nil"/>
              <w:bottom w:val="nil"/>
              <w:right w:val="nil"/>
            </w:tcBorders>
            <w:vAlign w:val="center"/>
          </w:tcPr>
          <w:p w14:paraId="338EF88F" w14:textId="77777777" w:rsidR="00214059" w:rsidRDefault="00214059" w:rsidP="001F22E3">
            <w:pPr>
              <w:spacing w:line="480" w:lineRule="auto"/>
              <w:rPr>
                <w:sz w:val="16"/>
                <w:szCs w:val="16"/>
              </w:rPr>
            </w:pPr>
          </w:p>
        </w:tc>
        <w:tc>
          <w:tcPr>
            <w:tcW w:w="2187" w:type="dxa"/>
            <w:tcBorders>
              <w:top w:val="nil"/>
              <w:left w:val="nil"/>
              <w:bottom w:val="nil"/>
              <w:right w:val="nil"/>
            </w:tcBorders>
            <w:vAlign w:val="center"/>
          </w:tcPr>
          <w:p w14:paraId="0EE2559A" w14:textId="77777777" w:rsidR="00214059" w:rsidRDefault="00214059" w:rsidP="001F22E3">
            <w:pPr>
              <w:spacing w:line="480" w:lineRule="auto"/>
              <w:rPr>
                <w:sz w:val="16"/>
                <w:szCs w:val="16"/>
              </w:rPr>
            </w:pPr>
          </w:p>
        </w:tc>
      </w:tr>
      <w:tr w:rsidR="00214059" w14:paraId="523F6FBC" w14:textId="77777777" w:rsidTr="00B0152E">
        <w:trPr>
          <w:trHeight w:hRule="exact" w:val="567"/>
        </w:trPr>
        <w:tc>
          <w:tcPr>
            <w:tcW w:w="2228" w:type="dxa"/>
            <w:tcBorders>
              <w:top w:val="nil"/>
              <w:left w:val="nil"/>
              <w:bottom w:val="nil"/>
              <w:right w:val="nil"/>
            </w:tcBorders>
            <w:vAlign w:val="center"/>
          </w:tcPr>
          <w:p w14:paraId="7A97A358" w14:textId="77777777" w:rsidR="00214059" w:rsidRDefault="00214059" w:rsidP="001F22E3">
            <w:pPr>
              <w:spacing w:line="480" w:lineRule="auto"/>
              <w:rPr>
                <w:sz w:val="16"/>
                <w:szCs w:val="16"/>
              </w:rPr>
            </w:pPr>
          </w:p>
        </w:tc>
        <w:tc>
          <w:tcPr>
            <w:tcW w:w="6457" w:type="dxa"/>
            <w:gridSpan w:val="2"/>
            <w:tcBorders>
              <w:top w:val="nil"/>
              <w:left w:val="nil"/>
              <w:bottom w:val="nil"/>
              <w:right w:val="nil"/>
            </w:tcBorders>
            <w:vAlign w:val="center"/>
          </w:tcPr>
          <w:p w14:paraId="26624EF9" w14:textId="77777777" w:rsidR="00214059" w:rsidRDefault="00214059" w:rsidP="001F22E3">
            <w:pPr>
              <w:spacing w:line="480" w:lineRule="auto"/>
              <w:rPr>
                <w:sz w:val="16"/>
                <w:szCs w:val="16"/>
              </w:rPr>
            </w:pPr>
          </w:p>
        </w:tc>
        <w:tc>
          <w:tcPr>
            <w:tcW w:w="2187" w:type="dxa"/>
            <w:tcBorders>
              <w:top w:val="nil"/>
              <w:left w:val="nil"/>
              <w:bottom w:val="nil"/>
              <w:right w:val="nil"/>
            </w:tcBorders>
            <w:vAlign w:val="center"/>
          </w:tcPr>
          <w:p w14:paraId="247C5E6E" w14:textId="77777777" w:rsidR="00214059" w:rsidRDefault="00214059" w:rsidP="001F22E3">
            <w:pPr>
              <w:spacing w:line="480" w:lineRule="auto"/>
              <w:rPr>
                <w:sz w:val="16"/>
                <w:szCs w:val="16"/>
              </w:rPr>
            </w:pPr>
          </w:p>
        </w:tc>
      </w:tr>
      <w:tr w:rsidR="00214059" w14:paraId="3DF069A7" w14:textId="77777777" w:rsidTr="00B0152E">
        <w:trPr>
          <w:trHeight w:hRule="exact" w:val="668"/>
        </w:trPr>
        <w:tc>
          <w:tcPr>
            <w:tcW w:w="2228" w:type="dxa"/>
            <w:tcBorders>
              <w:top w:val="nil"/>
              <w:left w:val="nil"/>
              <w:bottom w:val="nil"/>
              <w:right w:val="nil"/>
            </w:tcBorders>
            <w:vAlign w:val="center"/>
          </w:tcPr>
          <w:p w14:paraId="66AE6DF7" w14:textId="77777777" w:rsidR="00214059" w:rsidRDefault="00214059" w:rsidP="001F22E3">
            <w:pPr>
              <w:spacing w:line="480" w:lineRule="auto"/>
              <w:rPr>
                <w:sz w:val="16"/>
                <w:szCs w:val="16"/>
              </w:rPr>
            </w:pPr>
          </w:p>
        </w:tc>
        <w:tc>
          <w:tcPr>
            <w:tcW w:w="6457" w:type="dxa"/>
            <w:gridSpan w:val="2"/>
            <w:tcBorders>
              <w:top w:val="nil"/>
              <w:left w:val="nil"/>
              <w:bottom w:val="nil"/>
              <w:right w:val="nil"/>
            </w:tcBorders>
            <w:vAlign w:val="center"/>
            <w:hideMark/>
          </w:tcPr>
          <w:p w14:paraId="4CBD816F" w14:textId="77777777" w:rsidR="00214059" w:rsidRPr="006271A8" w:rsidRDefault="00214059" w:rsidP="00A516CC">
            <w:pPr>
              <w:pStyle w:val="CoverpageTitle"/>
              <w:spacing w:before="0" w:after="0"/>
            </w:pPr>
          </w:p>
        </w:tc>
        <w:tc>
          <w:tcPr>
            <w:tcW w:w="2187" w:type="dxa"/>
            <w:tcBorders>
              <w:top w:val="nil"/>
              <w:left w:val="nil"/>
              <w:bottom w:val="nil"/>
              <w:right w:val="nil"/>
            </w:tcBorders>
            <w:vAlign w:val="center"/>
          </w:tcPr>
          <w:p w14:paraId="1D1B5DF6" w14:textId="77777777" w:rsidR="00214059" w:rsidRDefault="00214059" w:rsidP="001F22E3">
            <w:pPr>
              <w:spacing w:line="480" w:lineRule="auto"/>
              <w:rPr>
                <w:sz w:val="16"/>
                <w:szCs w:val="16"/>
              </w:rPr>
            </w:pPr>
          </w:p>
        </w:tc>
      </w:tr>
      <w:tr w:rsidR="00214059" w14:paraId="434512E6" w14:textId="77777777" w:rsidTr="00B0152E">
        <w:trPr>
          <w:trHeight w:hRule="exact" w:val="635"/>
        </w:trPr>
        <w:tc>
          <w:tcPr>
            <w:tcW w:w="2228" w:type="dxa"/>
            <w:tcBorders>
              <w:top w:val="nil"/>
              <w:left w:val="nil"/>
              <w:bottom w:val="nil"/>
              <w:right w:val="nil"/>
            </w:tcBorders>
            <w:vAlign w:val="center"/>
          </w:tcPr>
          <w:p w14:paraId="4B1209DA" w14:textId="77777777" w:rsidR="00214059" w:rsidRDefault="00214059" w:rsidP="001F22E3">
            <w:pPr>
              <w:spacing w:line="480" w:lineRule="auto"/>
              <w:rPr>
                <w:sz w:val="16"/>
                <w:szCs w:val="16"/>
              </w:rPr>
            </w:pPr>
          </w:p>
        </w:tc>
        <w:tc>
          <w:tcPr>
            <w:tcW w:w="6457" w:type="dxa"/>
            <w:gridSpan w:val="2"/>
            <w:tcBorders>
              <w:top w:val="nil"/>
              <w:left w:val="nil"/>
              <w:bottom w:val="nil"/>
              <w:right w:val="nil"/>
            </w:tcBorders>
            <w:vAlign w:val="center"/>
            <w:hideMark/>
          </w:tcPr>
          <w:p w14:paraId="0E10D667" w14:textId="18310A75" w:rsidR="00214059" w:rsidRPr="006271A8" w:rsidRDefault="00214059" w:rsidP="00A516CC">
            <w:pPr>
              <w:pStyle w:val="CoverpageTitle"/>
              <w:spacing w:before="0" w:after="0"/>
              <w:rPr>
                <w:sz w:val="20"/>
                <w:szCs w:val="20"/>
              </w:rPr>
            </w:pPr>
            <w:r w:rsidRPr="00B0152E">
              <w:rPr>
                <w:sz w:val="28"/>
                <w:szCs w:val="20"/>
              </w:rPr>
              <w:t>(</w:t>
            </w:r>
            <w:r w:rsidR="00B0152E" w:rsidRPr="00B0152E">
              <w:rPr>
                <w:sz w:val="28"/>
                <w:szCs w:val="20"/>
              </w:rPr>
              <w:t>IVSU Vehicle Function HMI Specification</w:t>
            </w:r>
            <w:r w:rsidRPr="00B0152E">
              <w:rPr>
                <w:sz w:val="28"/>
                <w:szCs w:val="20"/>
              </w:rPr>
              <w:t>)</w:t>
            </w:r>
          </w:p>
        </w:tc>
        <w:tc>
          <w:tcPr>
            <w:tcW w:w="2187" w:type="dxa"/>
            <w:tcBorders>
              <w:top w:val="nil"/>
              <w:left w:val="nil"/>
              <w:bottom w:val="nil"/>
              <w:right w:val="nil"/>
            </w:tcBorders>
            <w:vAlign w:val="center"/>
          </w:tcPr>
          <w:p w14:paraId="36FDD79A" w14:textId="77777777" w:rsidR="00214059" w:rsidRDefault="00214059" w:rsidP="001F22E3">
            <w:pPr>
              <w:spacing w:line="480" w:lineRule="auto"/>
              <w:rPr>
                <w:sz w:val="16"/>
                <w:szCs w:val="16"/>
              </w:rPr>
            </w:pPr>
          </w:p>
        </w:tc>
      </w:tr>
      <w:tr w:rsidR="00214059" w14:paraId="26AAEC9D" w14:textId="77777777" w:rsidTr="00B0152E">
        <w:trPr>
          <w:trHeight w:hRule="exact" w:val="567"/>
        </w:trPr>
        <w:tc>
          <w:tcPr>
            <w:tcW w:w="2228" w:type="dxa"/>
            <w:tcBorders>
              <w:top w:val="nil"/>
              <w:left w:val="nil"/>
              <w:bottom w:val="nil"/>
              <w:right w:val="nil"/>
            </w:tcBorders>
            <w:vAlign w:val="center"/>
          </w:tcPr>
          <w:p w14:paraId="4BF2E73B" w14:textId="77777777" w:rsidR="00214059" w:rsidRDefault="00214059" w:rsidP="001F22E3">
            <w:pPr>
              <w:spacing w:line="480" w:lineRule="auto"/>
              <w:rPr>
                <w:sz w:val="16"/>
                <w:szCs w:val="16"/>
              </w:rPr>
            </w:pPr>
          </w:p>
        </w:tc>
        <w:tc>
          <w:tcPr>
            <w:tcW w:w="6457" w:type="dxa"/>
            <w:gridSpan w:val="2"/>
            <w:tcBorders>
              <w:top w:val="nil"/>
              <w:left w:val="nil"/>
              <w:bottom w:val="nil"/>
              <w:right w:val="nil"/>
            </w:tcBorders>
            <w:vAlign w:val="center"/>
          </w:tcPr>
          <w:p w14:paraId="409DAEEE" w14:textId="77777777" w:rsidR="00214059" w:rsidRDefault="00214059" w:rsidP="001F22E3">
            <w:pPr>
              <w:spacing w:line="480" w:lineRule="auto"/>
              <w:rPr>
                <w:sz w:val="16"/>
                <w:szCs w:val="16"/>
              </w:rPr>
            </w:pPr>
          </w:p>
        </w:tc>
        <w:tc>
          <w:tcPr>
            <w:tcW w:w="2187" w:type="dxa"/>
            <w:tcBorders>
              <w:top w:val="nil"/>
              <w:left w:val="nil"/>
              <w:bottom w:val="nil"/>
              <w:right w:val="nil"/>
            </w:tcBorders>
            <w:vAlign w:val="center"/>
          </w:tcPr>
          <w:p w14:paraId="7C4CBAE5" w14:textId="77777777" w:rsidR="00214059" w:rsidRDefault="00214059" w:rsidP="001F22E3">
            <w:pPr>
              <w:spacing w:line="480" w:lineRule="auto"/>
              <w:rPr>
                <w:sz w:val="16"/>
                <w:szCs w:val="16"/>
              </w:rPr>
            </w:pPr>
          </w:p>
        </w:tc>
      </w:tr>
      <w:tr w:rsidR="00214059" w14:paraId="4055B206" w14:textId="77777777" w:rsidTr="00B0152E">
        <w:trPr>
          <w:trHeight w:hRule="exact" w:val="567"/>
        </w:trPr>
        <w:tc>
          <w:tcPr>
            <w:tcW w:w="2228" w:type="dxa"/>
            <w:tcBorders>
              <w:top w:val="nil"/>
              <w:left w:val="nil"/>
              <w:bottom w:val="single" w:sz="4" w:space="0" w:color="auto"/>
              <w:right w:val="nil"/>
            </w:tcBorders>
            <w:vAlign w:val="center"/>
          </w:tcPr>
          <w:p w14:paraId="0643FB9C" w14:textId="77777777" w:rsidR="00214059" w:rsidRDefault="00214059" w:rsidP="001F22E3">
            <w:pPr>
              <w:spacing w:line="480" w:lineRule="auto"/>
              <w:rPr>
                <w:sz w:val="16"/>
                <w:szCs w:val="16"/>
              </w:rPr>
            </w:pPr>
          </w:p>
        </w:tc>
        <w:tc>
          <w:tcPr>
            <w:tcW w:w="6457" w:type="dxa"/>
            <w:gridSpan w:val="2"/>
            <w:tcBorders>
              <w:top w:val="nil"/>
              <w:left w:val="nil"/>
              <w:bottom w:val="single" w:sz="4" w:space="0" w:color="auto"/>
              <w:right w:val="nil"/>
            </w:tcBorders>
            <w:vAlign w:val="center"/>
          </w:tcPr>
          <w:p w14:paraId="79184877" w14:textId="77777777" w:rsidR="00214059" w:rsidRDefault="00214059" w:rsidP="001F22E3">
            <w:pPr>
              <w:spacing w:line="480" w:lineRule="auto"/>
              <w:rPr>
                <w:sz w:val="16"/>
                <w:szCs w:val="16"/>
              </w:rPr>
            </w:pPr>
          </w:p>
        </w:tc>
        <w:tc>
          <w:tcPr>
            <w:tcW w:w="2187" w:type="dxa"/>
            <w:tcBorders>
              <w:top w:val="nil"/>
              <w:left w:val="nil"/>
              <w:bottom w:val="single" w:sz="4" w:space="0" w:color="auto"/>
              <w:right w:val="nil"/>
            </w:tcBorders>
            <w:vAlign w:val="center"/>
          </w:tcPr>
          <w:p w14:paraId="33A0F14C" w14:textId="77777777" w:rsidR="00214059" w:rsidRDefault="00214059" w:rsidP="001F22E3">
            <w:pPr>
              <w:spacing w:line="480" w:lineRule="auto"/>
              <w:rPr>
                <w:sz w:val="16"/>
                <w:szCs w:val="16"/>
              </w:rPr>
            </w:pPr>
          </w:p>
        </w:tc>
      </w:tr>
      <w:tr w:rsidR="00214059" w14:paraId="09E0994C"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329B599C" w14:textId="77777777" w:rsidR="00214059" w:rsidRDefault="00214059" w:rsidP="001F22E3">
            <w:r>
              <w:t>Document Type</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0CC98FD0" w14:textId="77777777" w:rsidR="00214059" w:rsidRPr="006271A8" w:rsidRDefault="00214059" w:rsidP="00BC0089">
            <w:pPr>
              <w:jc w:val="center"/>
            </w:pPr>
            <w:r w:rsidRPr="006271A8">
              <w:t>F</w:t>
            </w:r>
            <w:r w:rsidR="00BC0089">
              <w:t>unction Specification (</w:t>
            </w:r>
            <w:proofErr w:type="spellStart"/>
            <w:r w:rsidR="00BC0089">
              <w:t>FncS</w:t>
            </w:r>
            <w:proofErr w:type="spellEnd"/>
            <w:r w:rsidR="00ED62D5">
              <w:t>)</w:t>
            </w:r>
          </w:p>
        </w:tc>
        <w:tc>
          <w:tcPr>
            <w:tcW w:w="2187" w:type="dxa"/>
            <w:tcBorders>
              <w:top w:val="single" w:sz="4" w:space="0" w:color="auto"/>
              <w:left w:val="single" w:sz="4" w:space="0" w:color="auto"/>
              <w:bottom w:val="single" w:sz="4" w:space="0" w:color="auto"/>
              <w:right w:val="single" w:sz="4" w:space="0" w:color="auto"/>
            </w:tcBorders>
            <w:vAlign w:val="center"/>
          </w:tcPr>
          <w:p w14:paraId="2B9EE5BF" w14:textId="77777777" w:rsidR="00214059" w:rsidRDefault="00214059" w:rsidP="001F22E3">
            <w:pPr>
              <w:rPr>
                <w:sz w:val="16"/>
                <w:szCs w:val="16"/>
              </w:rPr>
            </w:pPr>
          </w:p>
        </w:tc>
      </w:tr>
      <w:tr w:rsidR="00214059" w14:paraId="0F7E7CA9"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0865A1F9" w14:textId="77777777" w:rsidR="00214059" w:rsidRDefault="00214059" w:rsidP="001F22E3">
            <w:r>
              <w:t>Document ID</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3E038B20" w14:textId="77777777" w:rsidR="00214059" w:rsidRPr="006271A8" w:rsidRDefault="00214059" w:rsidP="001F22E3">
            <w:pPr>
              <w:jc w:val="center"/>
            </w:pPr>
            <w:r w:rsidRPr="006271A8">
              <w:t>548171</w:t>
            </w:r>
          </w:p>
        </w:tc>
        <w:tc>
          <w:tcPr>
            <w:tcW w:w="2187" w:type="dxa"/>
            <w:tcBorders>
              <w:top w:val="single" w:sz="4" w:space="0" w:color="auto"/>
              <w:left w:val="single" w:sz="4" w:space="0" w:color="auto"/>
              <w:bottom w:val="single" w:sz="4" w:space="0" w:color="auto"/>
              <w:right w:val="single" w:sz="4" w:space="0" w:color="auto"/>
            </w:tcBorders>
            <w:vAlign w:val="center"/>
          </w:tcPr>
          <w:p w14:paraId="28FD10E9" w14:textId="77777777" w:rsidR="00214059" w:rsidRDefault="00214059" w:rsidP="001F22E3">
            <w:pPr>
              <w:rPr>
                <w:sz w:val="16"/>
                <w:szCs w:val="16"/>
              </w:rPr>
            </w:pPr>
          </w:p>
        </w:tc>
      </w:tr>
      <w:tr w:rsidR="000B7288" w14:paraId="661DFB98"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tcPr>
          <w:p w14:paraId="028113D9" w14:textId="77777777" w:rsidR="000B7288" w:rsidRDefault="000B7288" w:rsidP="001F22E3">
            <w:r>
              <w:t>Document Location</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2CE32501" w14:textId="77777777" w:rsidR="000B7288" w:rsidRPr="006271A8" w:rsidRDefault="00B50444" w:rsidP="00DB5E44">
            <w:pPr>
              <w:jc w:val="center"/>
            </w:pPr>
            <w:r>
              <w:t xml:space="preserve">VSEM Rich Client, VSEM </w:t>
            </w:r>
            <w:r w:rsidR="00FD4583">
              <w:t>Active Workspace</w:t>
            </w:r>
          </w:p>
        </w:tc>
        <w:tc>
          <w:tcPr>
            <w:tcW w:w="2187" w:type="dxa"/>
            <w:tcBorders>
              <w:top w:val="single" w:sz="4" w:space="0" w:color="auto"/>
              <w:left w:val="single" w:sz="4" w:space="0" w:color="auto"/>
              <w:bottom w:val="single" w:sz="4" w:space="0" w:color="auto"/>
              <w:right w:val="single" w:sz="4" w:space="0" w:color="auto"/>
            </w:tcBorders>
            <w:vAlign w:val="center"/>
          </w:tcPr>
          <w:p w14:paraId="210F618C" w14:textId="77777777" w:rsidR="000B7288" w:rsidRDefault="00B50444" w:rsidP="00B50444">
            <w:pPr>
              <w:rPr>
                <w:sz w:val="16"/>
                <w:szCs w:val="16"/>
              </w:rPr>
            </w:pPr>
            <w:r w:rsidRPr="00B50444">
              <w:t>iwa1uV8yx3NrTD</w:t>
            </w:r>
          </w:p>
        </w:tc>
      </w:tr>
      <w:tr w:rsidR="00712A4A" w14:paraId="4C8798FB"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2749D7DA" w14:textId="77777777" w:rsidR="00712A4A" w:rsidRDefault="00712A4A" w:rsidP="00712A4A">
            <w:r>
              <w:t>Document Owner</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56EA93AC" w14:textId="77777777" w:rsidR="00712A4A" w:rsidRPr="006271A8" w:rsidRDefault="00712A4A" w:rsidP="00712A4A">
            <w:pPr>
              <w:jc w:val="center"/>
            </w:pPr>
            <w:r w:rsidRPr="006271A8">
              <w:t>Gill, Balwinder (bgill51)</w:t>
            </w:r>
          </w:p>
        </w:tc>
        <w:tc>
          <w:tcPr>
            <w:tcW w:w="2187" w:type="dxa"/>
            <w:tcBorders>
              <w:top w:val="single" w:sz="4" w:space="0" w:color="auto"/>
              <w:left w:val="single" w:sz="4" w:space="0" w:color="auto"/>
              <w:bottom w:val="single" w:sz="4" w:space="0" w:color="auto"/>
              <w:right w:val="single" w:sz="4" w:space="0" w:color="auto"/>
            </w:tcBorders>
            <w:vAlign w:val="center"/>
          </w:tcPr>
          <w:p w14:paraId="00300049" w14:textId="77777777" w:rsidR="00712A4A" w:rsidRDefault="00712A4A" w:rsidP="00712A4A"/>
        </w:tc>
      </w:tr>
      <w:tr w:rsidR="00712A4A" w14:paraId="7BE08AA5"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0904B253" w14:textId="77777777" w:rsidR="00712A4A" w:rsidRDefault="00712A4A" w:rsidP="00712A4A">
            <w:r>
              <w:t>Document Version</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1439D38D" w14:textId="07F1BFE1" w:rsidR="00712A4A" w:rsidRPr="006271A8" w:rsidRDefault="00B0152E" w:rsidP="00712A4A">
            <w:pPr>
              <w:jc w:val="center"/>
            </w:pPr>
            <w:r>
              <w:t>4.0</w:t>
            </w:r>
          </w:p>
        </w:tc>
        <w:tc>
          <w:tcPr>
            <w:tcW w:w="2187" w:type="dxa"/>
            <w:tcBorders>
              <w:top w:val="single" w:sz="4" w:space="0" w:color="auto"/>
              <w:left w:val="single" w:sz="4" w:space="0" w:color="auto"/>
              <w:bottom w:val="single" w:sz="4" w:space="0" w:color="auto"/>
              <w:right w:val="single" w:sz="4" w:space="0" w:color="auto"/>
            </w:tcBorders>
            <w:vAlign w:val="center"/>
          </w:tcPr>
          <w:p w14:paraId="097580F2" w14:textId="77777777" w:rsidR="00712A4A" w:rsidRDefault="00712A4A" w:rsidP="00712A4A"/>
        </w:tc>
      </w:tr>
      <w:tr w:rsidR="00712A4A" w14:paraId="26E082EF"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7033C7C3" w14:textId="77777777" w:rsidR="00712A4A" w:rsidRDefault="00712A4A" w:rsidP="00712A4A">
            <w:r>
              <w:t>Document Status</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0D836C5E" w14:textId="77777777" w:rsidR="00712A4A" w:rsidRPr="006271A8" w:rsidRDefault="00712A4A" w:rsidP="00712A4A">
            <w:pPr>
              <w:jc w:val="center"/>
            </w:pPr>
            <w:r w:rsidRPr="006271A8">
              <w:t>Released</w:t>
            </w:r>
          </w:p>
        </w:tc>
        <w:tc>
          <w:tcPr>
            <w:tcW w:w="2187" w:type="dxa"/>
            <w:tcBorders>
              <w:top w:val="single" w:sz="4" w:space="0" w:color="auto"/>
              <w:left w:val="single" w:sz="4" w:space="0" w:color="auto"/>
              <w:bottom w:val="single" w:sz="4" w:space="0" w:color="auto"/>
              <w:right w:val="single" w:sz="4" w:space="0" w:color="auto"/>
            </w:tcBorders>
            <w:vAlign w:val="center"/>
          </w:tcPr>
          <w:p w14:paraId="05E1149D" w14:textId="77777777" w:rsidR="00712A4A" w:rsidRDefault="00712A4A" w:rsidP="00712A4A"/>
        </w:tc>
      </w:tr>
      <w:tr w:rsidR="00712A4A" w14:paraId="1173EF7F"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0E0BD1A3" w14:textId="77777777" w:rsidR="00712A4A" w:rsidRDefault="00712A4A" w:rsidP="00712A4A">
            <w:r>
              <w:t>Date Issued</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76760047" w14:textId="77777777" w:rsidR="00712A4A" w:rsidRPr="006271A8" w:rsidRDefault="00712A4A" w:rsidP="00712A4A">
            <w:pPr>
              <w:jc w:val="center"/>
            </w:pPr>
            <w:r w:rsidRPr="006271A8">
              <w:t>03-Dec-2019 14:28</w:t>
            </w:r>
          </w:p>
        </w:tc>
        <w:tc>
          <w:tcPr>
            <w:tcW w:w="2187" w:type="dxa"/>
            <w:tcBorders>
              <w:top w:val="single" w:sz="4" w:space="0" w:color="auto"/>
              <w:left w:val="single" w:sz="4" w:space="0" w:color="auto"/>
              <w:bottom w:val="single" w:sz="4" w:space="0" w:color="auto"/>
              <w:right w:val="single" w:sz="4" w:space="0" w:color="auto"/>
            </w:tcBorders>
            <w:vAlign w:val="center"/>
          </w:tcPr>
          <w:p w14:paraId="27F58820" w14:textId="77777777" w:rsidR="00712A4A" w:rsidRDefault="00712A4A" w:rsidP="00712A4A"/>
        </w:tc>
      </w:tr>
      <w:tr w:rsidR="00712A4A" w14:paraId="488DAA40"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27B793A2" w14:textId="77777777" w:rsidR="00712A4A" w:rsidRDefault="00712A4A" w:rsidP="00712A4A">
            <w:r>
              <w:t>Date Revised</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48A7860B" w14:textId="77777777" w:rsidR="00712A4A" w:rsidRPr="006271A8" w:rsidRDefault="00712A4A" w:rsidP="00712A4A">
            <w:pPr>
              <w:jc w:val="center"/>
            </w:pPr>
            <w:r w:rsidRPr="006271A8">
              <w:t>24-Jul-2020 11:21</w:t>
            </w:r>
          </w:p>
        </w:tc>
        <w:tc>
          <w:tcPr>
            <w:tcW w:w="2187" w:type="dxa"/>
            <w:tcBorders>
              <w:top w:val="single" w:sz="4" w:space="0" w:color="auto"/>
              <w:left w:val="single" w:sz="4" w:space="0" w:color="auto"/>
              <w:bottom w:val="single" w:sz="4" w:space="0" w:color="auto"/>
              <w:right w:val="single" w:sz="4" w:space="0" w:color="auto"/>
            </w:tcBorders>
            <w:vAlign w:val="center"/>
          </w:tcPr>
          <w:p w14:paraId="5DCE25D1" w14:textId="77777777" w:rsidR="00712A4A" w:rsidRDefault="00712A4A" w:rsidP="00712A4A"/>
        </w:tc>
      </w:tr>
      <w:tr w:rsidR="00712A4A" w14:paraId="310A23B5" w14:textId="77777777" w:rsidTr="00B0152E">
        <w:trPr>
          <w:trHeight w:val="20"/>
        </w:trPr>
        <w:tc>
          <w:tcPr>
            <w:tcW w:w="10872" w:type="dxa"/>
            <w:gridSpan w:val="4"/>
            <w:tcBorders>
              <w:top w:val="single" w:sz="4" w:space="0" w:color="auto"/>
              <w:left w:val="nil"/>
              <w:bottom w:val="nil"/>
              <w:right w:val="nil"/>
            </w:tcBorders>
            <w:vAlign w:val="center"/>
          </w:tcPr>
          <w:p w14:paraId="407058C4" w14:textId="77777777" w:rsidR="00712A4A" w:rsidRDefault="00712A4A" w:rsidP="00712A4A"/>
        </w:tc>
      </w:tr>
      <w:tr w:rsidR="00712A4A" w14:paraId="7E498CF8" w14:textId="77777777" w:rsidTr="00B0152E">
        <w:trPr>
          <w:trHeight w:val="20"/>
        </w:trPr>
        <w:tc>
          <w:tcPr>
            <w:tcW w:w="10872" w:type="dxa"/>
            <w:gridSpan w:val="4"/>
            <w:tcBorders>
              <w:top w:val="nil"/>
              <w:left w:val="nil"/>
              <w:bottom w:val="single" w:sz="4" w:space="0" w:color="auto"/>
              <w:right w:val="nil"/>
            </w:tcBorders>
            <w:vAlign w:val="center"/>
          </w:tcPr>
          <w:p w14:paraId="6D089BAF" w14:textId="77777777" w:rsidR="00712A4A" w:rsidRDefault="00712A4A" w:rsidP="00712A4A"/>
        </w:tc>
      </w:tr>
      <w:tr w:rsidR="00712A4A" w14:paraId="566EE5F1" w14:textId="77777777" w:rsidTr="00B0152E">
        <w:trPr>
          <w:trHeight w:val="20"/>
        </w:trPr>
        <w:tc>
          <w:tcPr>
            <w:tcW w:w="10872" w:type="dxa"/>
            <w:gridSpan w:val="4"/>
            <w:tcBorders>
              <w:top w:val="single" w:sz="4" w:space="0" w:color="auto"/>
              <w:left w:val="single" w:sz="4" w:space="0" w:color="auto"/>
              <w:bottom w:val="single" w:sz="4" w:space="0" w:color="auto"/>
              <w:right w:val="single" w:sz="4" w:space="0" w:color="auto"/>
            </w:tcBorders>
            <w:vAlign w:val="center"/>
            <w:hideMark/>
          </w:tcPr>
          <w:p w14:paraId="66B204CC" w14:textId="77777777" w:rsidR="00712A4A" w:rsidRDefault="00712A4A" w:rsidP="00712A4A">
            <w:r>
              <w:t>Document Approval</w:t>
            </w:r>
          </w:p>
        </w:tc>
      </w:tr>
      <w:tr w:rsidR="00712A4A" w14:paraId="46DD0F60"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778349A" w14:textId="77777777" w:rsidR="00712A4A" w:rsidRDefault="00712A4A" w:rsidP="00712A4A">
            <w:r>
              <w:t>Person</w:t>
            </w:r>
          </w:p>
        </w:tc>
        <w:tc>
          <w:tcPr>
            <w:tcW w:w="32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986E0EB" w14:textId="77777777" w:rsidR="00712A4A" w:rsidRDefault="00712A4A" w:rsidP="00712A4A">
            <w:r>
              <w:t>Role</w:t>
            </w:r>
          </w:p>
        </w:tc>
        <w:tc>
          <w:tcPr>
            <w:tcW w:w="3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6F83A5" w14:textId="77777777" w:rsidR="00712A4A" w:rsidRDefault="00712A4A" w:rsidP="00712A4A">
            <w:r>
              <w:t>Email Confirmation</w:t>
            </w:r>
          </w:p>
        </w:tc>
        <w:tc>
          <w:tcPr>
            <w:tcW w:w="21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1A167A" w14:textId="77777777" w:rsidR="00712A4A" w:rsidRDefault="00712A4A" w:rsidP="00712A4A">
            <w:r>
              <w:t>Date</w:t>
            </w:r>
          </w:p>
        </w:tc>
      </w:tr>
      <w:tr w:rsidR="00712A4A" w14:paraId="47144BEB"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tcPr>
          <w:p w14:paraId="29A3B389" w14:textId="77777777" w:rsidR="00712A4A" w:rsidRDefault="00712A4A" w:rsidP="00712A4A"/>
        </w:tc>
        <w:tc>
          <w:tcPr>
            <w:tcW w:w="3228" w:type="dxa"/>
            <w:tcBorders>
              <w:top w:val="single" w:sz="4" w:space="0" w:color="auto"/>
              <w:left w:val="single" w:sz="4" w:space="0" w:color="auto"/>
              <w:bottom w:val="single" w:sz="4" w:space="0" w:color="auto"/>
              <w:right w:val="single" w:sz="4" w:space="0" w:color="auto"/>
            </w:tcBorders>
            <w:vAlign w:val="center"/>
          </w:tcPr>
          <w:p w14:paraId="082B6A8F" w14:textId="77777777" w:rsidR="00712A4A" w:rsidRDefault="00712A4A" w:rsidP="00712A4A"/>
        </w:tc>
        <w:tc>
          <w:tcPr>
            <w:tcW w:w="3229" w:type="dxa"/>
            <w:tcBorders>
              <w:top w:val="single" w:sz="4" w:space="0" w:color="auto"/>
              <w:left w:val="single" w:sz="4" w:space="0" w:color="auto"/>
              <w:bottom w:val="single" w:sz="4" w:space="0" w:color="auto"/>
              <w:right w:val="single" w:sz="4" w:space="0" w:color="auto"/>
            </w:tcBorders>
            <w:vAlign w:val="center"/>
          </w:tcPr>
          <w:p w14:paraId="04A3B6FC" w14:textId="77777777" w:rsidR="00712A4A" w:rsidRDefault="00712A4A" w:rsidP="00712A4A"/>
        </w:tc>
        <w:tc>
          <w:tcPr>
            <w:tcW w:w="2187" w:type="dxa"/>
            <w:tcBorders>
              <w:top w:val="single" w:sz="4" w:space="0" w:color="auto"/>
              <w:left w:val="single" w:sz="4" w:space="0" w:color="auto"/>
              <w:bottom w:val="single" w:sz="4" w:space="0" w:color="auto"/>
              <w:right w:val="single" w:sz="4" w:space="0" w:color="auto"/>
            </w:tcBorders>
            <w:vAlign w:val="center"/>
          </w:tcPr>
          <w:p w14:paraId="17AF9C85" w14:textId="77777777" w:rsidR="00712A4A" w:rsidRDefault="00712A4A" w:rsidP="00712A4A"/>
        </w:tc>
      </w:tr>
      <w:tr w:rsidR="00712A4A" w14:paraId="6D468546"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tcPr>
          <w:p w14:paraId="70B159A6" w14:textId="77777777" w:rsidR="00712A4A" w:rsidRDefault="00712A4A" w:rsidP="00712A4A"/>
        </w:tc>
        <w:tc>
          <w:tcPr>
            <w:tcW w:w="3228" w:type="dxa"/>
            <w:tcBorders>
              <w:top w:val="single" w:sz="4" w:space="0" w:color="auto"/>
              <w:left w:val="single" w:sz="4" w:space="0" w:color="auto"/>
              <w:bottom w:val="single" w:sz="4" w:space="0" w:color="auto"/>
              <w:right w:val="single" w:sz="4" w:space="0" w:color="auto"/>
            </w:tcBorders>
            <w:vAlign w:val="center"/>
          </w:tcPr>
          <w:p w14:paraId="5EC928FE" w14:textId="77777777" w:rsidR="00712A4A" w:rsidRDefault="00712A4A" w:rsidP="00712A4A"/>
        </w:tc>
        <w:tc>
          <w:tcPr>
            <w:tcW w:w="3229" w:type="dxa"/>
            <w:tcBorders>
              <w:top w:val="single" w:sz="4" w:space="0" w:color="auto"/>
              <w:left w:val="single" w:sz="4" w:space="0" w:color="auto"/>
              <w:bottom w:val="single" w:sz="4" w:space="0" w:color="auto"/>
              <w:right w:val="single" w:sz="4" w:space="0" w:color="auto"/>
            </w:tcBorders>
            <w:vAlign w:val="center"/>
          </w:tcPr>
          <w:p w14:paraId="6636837E" w14:textId="77777777" w:rsidR="00712A4A" w:rsidRDefault="00712A4A" w:rsidP="00712A4A"/>
        </w:tc>
        <w:tc>
          <w:tcPr>
            <w:tcW w:w="2187" w:type="dxa"/>
            <w:tcBorders>
              <w:top w:val="single" w:sz="4" w:space="0" w:color="auto"/>
              <w:left w:val="single" w:sz="4" w:space="0" w:color="auto"/>
              <w:bottom w:val="single" w:sz="4" w:space="0" w:color="auto"/>
              <w:right w:val="single" w:sz="4" w:space="0" w:color="auto"/>
            </w:tcBorders>
            <w:vAlign w:val="center"/>
          </w:tcPr>
          <w:p w14:paraId="545F7634" w14:textId="77777777" w:rsidR="00712A4A" w:rsidRDefault="00712A4A" w:rsidP="00712A4A"/>
        </w:tc>
      </w:tr>
      <w:tr w:rsidR="007A056E" w14:paraId="069450FC" w14:textId="77777777" w:rsidTr="00B0152E">
        <w:trPr>
          <w:trHeight w:val="20"/>
        </w:trPr>
        <w:tc>
          <w:tcPr>
            <w:tcW w:w="10872" w:type="dxa"/>
            <w:gridSpan w:val="4"/>
            <w:tcBorders>
              <w:top w:val="single" w:sz="4" w:space="0" w:color="auto"/>
              <w:left w:val="nil"/>
              <w:bottom w:val="nil"/>
              <w:right w:val="nil"/>
            </w:tcBorders>
            <w:vAlign w:val="center"/>
          </w:tcPr>
          <w:p w14:paraId="4573CD35" w14:textId="77777777" w:rsidR="007A056E" w:rsidRDefault="007A056E" w:rsidP="00712A4A"/>
        </w:tc>
      </w:tr>
      <w:tr w:rsidR="007A056E" w14:paraId="53BAE0E9" w14:textId="77777777" w:rsidTr="00B0152E">
        <w:trPr>
          <w:trHeight w:val="20"/>
        </w:trPr>
        <w:tc>
          <w:tcPr>
            <w:tcW w:w="10872" w:type="dxa"/>
            <w:gridSpan w:val="4"/>
            <w:tcBorders>
              <w:top w:val="nil"/>
              <w:left w:val="nil"/>
              <w:bottom w:val="nil"/>
              <w:right w:val="nil"/>
            </w:tcBorders>
            <w:vAlign w:val="center"/>
          </w:tcPr>
          <w:p w14:paraId="02F38827" w14:textId="77777777" w:rsidR="007A056E" w:rsidRDefault="007A056E" w:rsidP="00712A4A"/>
        </w:tc>
      </w:tr>
      <w:tr w:rsidR="007A056E" w14:paraId="69D658C2" w14:textId="77777777" w:rsidTr="00B0152E">
        <w:trPr>
          <w:trHeight w:val="20"/>
        </w:trPr>
        <w:tc>
          <w:tcPr>
            <w:tcW w:w="10872" w:type="dxa"/>
            <w:gridSpan w:val="4"/>
            <w:tcBorders>
              <w:top w:val="nil"/>
              <w:left w:val="nil"/>
              <w:bottom w:val="nil"/>
              <w:right w:val="nil"/>
            </w:tcBorders>
            <w:vAlign w:val="center"/>
          </w:tcPr>
          <w:p w14:paraId="435332F2" w14:textId="77777777" w:rsidR="007A056E" w:rsidRDefault="007A056E" w:rsidP="007A056E">
            <w:pPr>
              <w:jc w:val="both"/>
            </w:pPr>
            <w:r w:rsidRPr="000F6FCE">
              <w:t>This document contains Ford Motor Company Confidential information. Disclosure of the information contained in any portion of this document is not permitted without the expressed, written consent of a duly authorized representative of Ford Motor Company, Dearborn, Michigan, U.S.A.</w:t>
            </w:r>
          </w:p>
        </w:tc>
      </w:tr>
      <w:tr w:rsidR="007A056E" w14:paraId="387B4597" w14:textId="77777777" w:rsidTr="00B0152E">
        <w:trPr>
          <w:trHeight w:val="20"/>
        </w:trPr>
        <w:tc>
          <w:tcPr>
            <w:tcW w:w="10872" w:type="dxa"/>
            <w:gridSpan w:val="4"/>
            <w:tcBorders>
              <w:top w:val="nil"/>
              <w:left w:val="nil"/>
              <w:bottom w:val="nil"/>
              <w:right w:val="nil"/>
            </w:tcBorders>
            <w:vAlign w:val="center"/>
          </w:tcPr>
          <w:p w14:paraId="5F180B6D" w14:textId="77777777" w:rsidR="007A056E" w:rsidRDefault="007A056E" w:rsidP="00712A4A"/>
        </w:tc>
      </w:tr>
      <w:tr w:rsidR="007A056E" w14:paraId="10628308" w14:textId="77777777" w:rsidTr="00B0152E">
        <w:trPr>
          <w:trHeight w:val="20"/>
        </w:trPr>
        <w:tc>
          <w:tcPr>
            <w:tcW w:w="10872" w:type="dxa"/>
            <w:gridSpan w:val="4"/>
            <w:tcBorders>
              <w:top w:val="nil"/>
              <w:left w:val="nil"/>
              <w:bottom w:val="nil"/>
              <w:right w:val="nil"/>
            </w:tcBorders>
            <w:vAlign w:val="center"/>
          </w:tcPr>
          <w:p w14:paraId="6C298865" w14:textId="77777777" w:rsidR="007A056E" w:rsidRDefault="007A056E" w:rsidP="005640DA">
            <w:pPr>
              <w:jc w:val="center"/>
            </w:pPr>
            <w:r>
              <w:rPr>
                <w:rFonts w:cs="Arial"/>
                <w:b/>
                <w:color w:val="000000"/>
              </w:rPr>
              <w:t>Copyright © 2016</w:t>
            </w:r>
            <w:r>
              <w:rPr>
                <w:rFonts w:cs="Arial"/>
                <w:b/>
                <w:bCs/>
                <w:color w:val="000000"/>
              </w:rPr>
              <w:t xml:space="preserve"> -</w:t>
            </w:r>
            <w:r>
              <w:rPr>
                <w:rFonts w:cs="Arial"/>
                <w:b/>
                <w:color w:val="000000"/>
              </w:rPr>
              <w:t xml:space="preserve"> 20</w:t>
            </w:r>
            <w:r w:rsidR="005640DA">
              <w:rPr>
                <w:rFonts w:cs="Arial"/>
                <w:b/>
                <w:color w:val="000000"/>
              </w:rPr>
              <w:t>20</w:t>
            </w:r>
            <w:r>
              <w:rPr>
                <w:rFonts w:cs="Arial"/>
                <w:b/>
                <w:color w:val="000000"/>
              </w:rPr>
              <w:t>, Ford Motor Company</w:t>
            </w:r>
          </w:p>
        </w:tc>
      </w:tr>
      <w:tr w:rsidR="007A056E" w14:paraId="52BDFCE5" w14:textId="77777777" w:rsidTr="00B0152E">
        <w:trPr>
          <w:trHeight w:val="20"/>
        </w:trPr>
        <w:tc>
          <w:tcPr>
            <w:tcW w:w="10872" w:type="dxa"/>
            <w:gridSpan w:val="4"/>
            <w:tcBorders>
              <w:top w:val="nil"/>
              <w:left w:val="nil"/>
              <w:bottom w:val="nil"/>
              <w:right w:val="nil"/>
            </w:tcBorders>
            <w:vAlign w:val="center"/>
          </w:tcPr>
          <w:p w14:paraId="2E497298" w14:textId="77777777" w:rsidR="007A056E" w:rsidRDefault="007A056E" w:rsidP="007A056E">
            <w:pPr>
              <w:jc w:val="center"/>
              <w:rPr>
                <w:rFonts w:cs="Arial"/>
                <w:b/>
                <w:color w:val="000000"/>
              </w:rPr>
            </w:pPr>
          </w:p>
        </w:tc>
      </w:tr>
      <w:tr w:rsidR="007A056E" w14:paraId="3C6A2151" w14:textId="77777777" w:rsidTr="00B0152E">
        <w:trPr>
          <w:trHeight w:val="20"/>
        </w:trPr>
        <w:tc>
          <w:tcPr>
            <w:tcW w:w="10872" w:type="dxa"/>
            <w:gridSpan w:val="4"/>
            <w:tcBorders>
              <w:top w:val="nil"/>
              <w:left w:val="nil"/>
              <w:bottom w:val="nil"/>
              <w:right w:val="nil"/>
            </w:tcBorders>
            <w:vAlign w:val="center"/>
          </w:tcPr>
          <w:p w14:paraId="5D9BC890" w14:textId="77777777" w:rsidR="007A056E" w:rsidRDefault="007A056E" w:rsidP="007A056E">
            <w:pPr>
              <w:pStyle w:val="CoverpageTitle"/>
              <w:spacing w:before="0" w:after="0"/>
              <w:rPr>
                <w:rFonts w:cs="Arial"/>
                <w:b w:val="0"/>
                <w:color w:val="000000"/>
              </w:rPr>
            </w:pPr>
            <w:r w:rsidRPr="007323BF">
              <w:rPr>
                <w:rFonts w:cs="Arial"/>
                <w:szCs w:val="20"/>
              </w:rPr>
              <w:t>Printed Copies are Uncontrolled</w:t>
            </w:r>
          </w:p>
        </w:tc>
      </w:tr>
    </w:tbl>
    <w:p w14:paraId="5A993637" w14:textId="77777777" w:rsidR="00EA4672" w:rsidRDefault="00EA4672" w:rsidP="000F6FCE">
      <w:pPr>
        <w:ind w:left="-144"/>
      </w:pPr>
    </w:p>
    <w:p w14:paraId="671DD092" w14:textId="77777777" w:rsidR="000F6FCE" w:rsidRDefault="000F6FCE" w:rsidP="000F6FCE">
      <w:pPr>
        <w:sectPr w:rsidR="000F6FCE" w:rsidSect="00297CF3">
          <w:headerReference w:type="default" r:id="rId7"/>
          <w:footerReference w:type="default" r:id="rId8"/>
          <w:headerReference w:type="first" r:id="rId9"/>
          <w:type w:val="continuous"/>
          <w:pgSz w:w="11907" w:h="16840" w:code="9"/>
          <w:pgMar w:top="1440" w:right="576" w:bottom="432" w:left="547" w:header="562" w:footer="562" w:gutter="0"/>
          <w:cols w:space="720"/>
          <w:titlePg/>
          <w:docGrid w:linePitch="360"/>
        </w:sectPr>
      </w:pPr>
    </w:p>
    <w:p w14:paraId="7DD76F84" w14:textId="77777777" w:rsidR="00F21E2B" w:rsidRDefault="00F21E2B" w:rsidP="00F21E2B">
      <w:pPr>
        <w:rPr>
          <w:b/>
          <w:sz w:val="32"/>
        </w:rPr>
      </w:pPr>
      <w:r w:rsidRPr="005B3C7B">
        <w:rPr>
          <w:b/>
          <w:sz w:val="32"/>
        </w:rPr>
        <w:lastRenderedPageBreak/>
        <w:t>Content</w:t>
      </w:r>
      <w:bookmarkEnd w:id="0"/>
    </w:p>
    <w:p w14:paraId="5E12037A" w14:textId="5443923B" w:rsidR="00EA4672" w:rsidRDefault="00A37DA6">
      <w:pPr>
        <w:pStyle w:val="TOC1"/>
        <w:tabs>
          <w:tab w:val="left" w:pos="400"/>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"1-5" \h \z \u </w:instrText>
      </w:r>
      <w:r>
        <w:rPr>
          <w:b/>
          <w:bCs/>
          <w:noProof/>
        </w:rPr>
        <w:fldChar w:fldCharType="separate"/>
      </w:r>
      <w:hyperlink w:anchor="_Toc46730296" w:history="1">
        <w:r w:rsidR="00EA4672" w:rsidRPr="00C71780">
          <w:rPr>
            <w:rStyle w:val="Hyperlink"/>
            <w:noProof/>
          </w:rPr>
          <w:t>1</w:t>
        </w:r>
        <w:r w:rsidR="00EA4672">
          <w:rPr>
            <w:rFonts w:asciiTheme="minorHAnsi" w:eastAsiaTheme="minorEastAsia" w:hAnsiTheme="minorHAnsi" w:cstheme="minorBidi"/>
            <w:noProof/>
            <w:sz w:val="22"/>
            <w:szCs w:val="22"/>
          </w:rPr>
          <w:tab/>
        </w:r>
        <w:r w:rsidR="00EA4672" w:rsidRPr="00C71780">
          <w:rPr>
            <w:rStyle w:val="Hyperlink"/>
            <w:noProof/>
          </w:rPr>
          <w:t>Introduction</w:t>
        </w:r>
        <w:r w:rsidR="00EA4672">
          <w:rPr>
            <w:noProof/>
            <w:webHidden/>
          </w:rPr>
          <w:tab/>
        </w:r>
        <w:r w:rsidR="00EA4672">
          <w:rPr>
            <w:noProof/>
            <w:webHidden/>
          </w:rPr>
          <w:fldChar w:fldCharType="begin"/>
        </w:r>
        <w:r w:rsidR="00EA4672">
          <w:rPr>
            <w:noProof/>
            <w:webHidden/>
          </w:rPr>
          <w:instrText xml:space="preserve"> PAGEREF _Toc46730296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741C455F" w14:textId="201584D5" w:rsidR="00EA4672" w:rsidRDefault="00DC691E">
      <w:pPr>
        <w:pStyle w:val="TOC2"/>
        <w:tabs>
          <w:tab w:val="left" w:pos="880"/>
          <w:tab w:val="right" w:leader="dot" w:pos="9350"/>
        </w:tabs>
        <w:rPr>
          <w:rFonts w:asciiTheme="minorHAnsi" w:eastAsiaTheme="minorEastAsia" w:hAnsiTheme="minorHAnsi" w:cstheme="minorBidi"/>
          <w:noProof/>
          <w:sz w:val="22"/>
          <w:szCs w:val="22"/>
        </w:rPr>
      </w:pPr>
      <w:hyperlink w:anchor="_Toc46730297" w:history="1">
        <w:r w:rsidR="00EA4672" w:rsidRPr="00C71780">
          <w:rPr>
            <w:rStyle w:val="Hyperlink"/>
            <w:noProof/>
          </w:rPr>
          <w:t>1.1</w:t>
        </w:r>
        <w:r w:rsidR="00EA4672">
          <w:rPr>
            <w:rFonts w:asciiTheme="minorHAnsi" w:eastAsiaTheme="minorEastAsia" w:hAnsiTheme="minorHAnsi" w:cstheme="minorBidi"/>
            <w:noProof/>
            <w:sz w:val="22"/>
            <w:szCs w:val="22"/>
          </w:rPr>
          <w:tab/>
        </w:r>
        <w:r w:rsidR="00EA4672" w:rsidRPr="00C71780">
          <w:rPr>
            <w:rStyle w:val="Hyperlink"/>
            <w:noProof/>
          </w:rPr>
          <w:t>Purpose</w:t>
        </w:r>
        <w:r w:rsidR="00EA4672">
          <w:rPr>
            <w:noProof/>
            <w:webHidden/>
          </w:rPr>
          <w:tab/>
        </w:r>
        <w:r w:rsidR="00EA4672">
          <w:rPr>
            <w:noProof/>
            <w:webHidden/>
          </w:rPr>
          <w:fldChar w:fldCharType="begin"/>
        </w:r>
        <w:r w:rsidR="00EA4672">
          <w:rPr>
            <w:noProof/>
            <w:webHidden/>
          </w:rPr>
          <w:instrText xml:space="preserve"> PAGEREF _Toc46730297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7B9E367C" w14:textId="2A747E9E" w:rsidR="00EA4672" w:rsidRDefault="00DC691E">
      <w:pPr>
        <w:pStyle w:val="TOC2"/>
        <w:tabs>
          <w:tab w:val="left" w:pos="880"/>
          <w:tab w:val="right" w:leader="dot" w:pos="9350"/>
        </w:tabs>
        <w:rPr>
          <w:rFonts w:asciiTheme="minorHAnsi" w:eastAsiaTheme="minorEastAsia" w:hAnsiTheme="minorHAnsi" w:cstheme="minorBidi"/>
          <w:noProof/>
          <w:sz w:val="22"/>
          <w:szCs w:val="22"/>
        </w:rPr>
      </w:pPr>
      <w:hyperlink w:anchor="_Toc46730298" w:history="1">
        <w:r w:rsidR="00EA4672" w:rsidRPr="00C71780">
          <w:rPr>
            <w:rStyle w:val="Hyperlink"/>
            <w:noProof/>
          </w:rPr>
          <w:t>1.2</w:t>
        </w:r>
        <w:r w:rsidR="00EA4672">
          <w:rPr>
            <w:rFonts w:asciiTheme="minorHAnsi" w:eastAsiaTheme="minorEastAsia" w:hAnsiTheme="minorHAnsi" w:cstheme="minorBidi"/>
            <w:noProof/>
            <w:sz w:val="22"/>
            <w:szCs w:val="22"/>
          </w:rPr>
          <w:tab/>
        </w:r>
        <w:r w:rsidR="00EA4672" w:rsidRPr="00C71780">
          <w:rPr>
            <w:rStyle w:val="Hyperlink"/>
            <w:noProof/>
          </w:rPr>
          <w:t>Scope</w:t>
        </w:r>
        <w:r w:rsidR="00EA4672">
          <w:rPr>
            <w:noProof/>
            <w:webHidden/>
          </w:rPr>
          <w:tab/>
        </w:r>
        <w:r w:rsidR="00EA4672">
          <w:rPr>
            <w:noProof/>
            <w:webHidden/>
          </w:rPr>
          <w:fldChar w:fldCharType="begin"/>
        </w:r>
        <w:r w:rsidR="00EA4672">
          <w:rPr>
            <w:noProof/>
            <w:webHidden/>
          </w:rPr>
          <w:instrText xml:space="preserve"> PAGEREF _Toc46730298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7F9D1F51" w14:textId="3B0778A9" w:rsidR="00EA4672" w:rsidRDefault="00DC691E">
      <w:pPr>
        <w:pStyle w:val="TOC2"/>
        <w:tabs>
          <w:tab w:val="left" w:pos="880"/>
          <w:tab w:val="right" w:leader="dot" w:pos="9350"/>
        </w:tabs>
        <w:rPr>
          <w:rFonts w:asciiTheme="minorHAnsi" w:eastAsiaTheme="minorEastAsia" w:hAnsiTheme="minorHAnsi" w:cstheme="minorBidi"/>
          <w:noProof/>
          <w:sz w:val="22"/>
          <w:szCs w:val="22"/>
        </w:rPr>
      </w:pPr>
      <w:hyperlink w:anchor="_Toc46730299" w:history="1">
        <w:r w:rsidR="00EA4672" w:rsidRPr="00C71780">
          <w:rPr>
            <w:rStyle w:val="Hyperlink"/>
            <w:noProof/>
          </w:rPr>
          <w:t>1.3</w:t>
        </w:r>
        <w:r w:rsidR="00EA4672">
          <w:rPr>
            <w:rFonts w:asciiTheme="minorHAnsi" w:eastAsiaTheme="minorEastAsia" w:hAnsiTheme="minorHAnsi" w:cstheme="minorBidi"/>
            <w:noProof/>
            <w:sz w:val="22"/>
            <w:szCs w:val="22"/>
          </w:rPr>
          <w:tab/>
        </w:r>
        <w:r w:rsidR="00EA4672" w:rsidRPr="00C71780">
          <w:rPr>
            <w:rStyle w:val="Hyperlink"/>
            <w:noProof/>
          </w:rPr>
          <w:t>Audience</w:t>
        </w:r>
        <w:r w:rsidR="00EA4672">
          <w:rPr>
            <w:noProof/>
            <w:webHidden/>
          </w:rPr>
          <w:tab/>
        </w:r>
        <w:r w:rsidR="00EA4672">
          <w:rPr>
            <w:noProof/>
            <w:webHidden/>
          </w:rPr>
          <w:fldChar w:fldCharType="begin"/>
        </w:r>
        <w:r w:rsidR="00EA4672">
          <w:rPr>
            <w:noProof/>
            <w:webHidden/>
          </w:rPr>
          <w:instrText xml:space="preserve"> PAGEREF _Toc46730299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49C75266" w14:textId="07F79663"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00" w:history="1">
        <w:r w:rsidR="00EA4672" w:rsidRPr="00C71780">
          <w:rPr>
            <w:rStyle w:val="Hyperlink"/>
            <w:noProof/>
          </w:rPr>
          <w:t>1.3.1</w:t>
        </w:r>
        <w:r w:rsidR="00EA4672">
          <w:rPr>
            <w:rFonts w:asciiTheme="minorHAnsi" w:eastAsiaTheme="minorEastAsia" w:hAnsiTheme="minorHAnsi" w:cstheme="minorBidi"/>
            <w:noProof/>
            <w:sz w:val="22"/>
            <w:szCs w:val="22"/>
          </w:rPr>
          <w:tab/>
        </w:r>
        <w:r w:rsidR="00EA4672" w:rsidRPr="00C71780">
          <w:rPr>
            <w:rStyle w:val="Hyperlink"/>
            <w:noProof/>
          </w:rPr>
          <w:t>Stakeholder List</w:t>
        </w:r>
        <w:r w:rsidR="00EA4672">
          <w:rPr>
            <w:noProof/>
            <w:webHidden/>
          </w:rPr>
          <w:tab/>
        </w:r>
        <w:r w:rsidR="00EA4672">
          <w:rPr>
            <w:noProof/>
            <w:webHidden/>
          </w:rPr>
          <w:fldChar w:fldCharType="begin"/>
        </w:r>
        <w:r w:rsidR="00EA4672">
          <w:rPr>
            <w:noProof/>
            <w:webHidden/>
          </w:rPr>
          <w:instrText xml:space="preserve"> PAGEREF _Toc46730300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7EB0E326" w14:textId="7D586596" w:rsidR="00EA4672" w:rsidRDefault="00DC691E">
      <w:pPr>
        <w:pStyle w:val="TOC2"/>
        <w:tabs>
          <w:tab w:val="left" w:pos="880"/>
          <w:tab w:val="right" w:leader="dot" w:pos="9350"/>
        </w:tabs>
        <w:rPr>
          <w:rFonts w:asciiTheme="minorHAnsi" w:eastAsiaTheme="minorEastAsia" w:hAnsiTheme="minorHAnsi" w:cstheme="minorBidi"/>
          <w:noProof/>
          <w:sz w:val="22"/>
          <w:szCs w:val="22"/>
        </w:rPr>
      </w:pPr>
      <w:hyperlink w:anchor="_Toc46730301" w:history="1">
        <w:r w:rsidR="00EA4672" w:rsidRPr="00C71780">
          <w:rPr>
            <w:rStyle w:val="Hyperlink"/>
            <w:noProof/>
          </w:rPr>
          <w:t>1.4</w:t>
        </w:r>
        <w:r w:rsidR="00EA4672">
          <w:rPr>
            <w:rFonts w:asciiTheme="minorHAnsi" w:eastAsiaTheme="minorEastAsia" w:hAnsiTheme="minorHAnsi" w:cstheme="minorBidi"/>
            <w:noProof/>
            <w:sz w:val="22"/>
            <w:szCs w:val="22"/>
          </w:rPr>
          <w:tab/>
        </w:r>
        <w:r w:rsidR="00EA4672" w:rsidRPr="00C71780">
          <w:rPr>
            <w:rStyle w:val="Hyperlink"/>
            <w:noProof/>
          </w:rPr>
          <w:t>Document Organization</w:t>
        </w:r>
        <w:r w:rsidR="00EA4672">
          <w:rPr>
            <w:noProof/>
            <w:webHidden/>
          </w:rPr>
          <w:tab/>
        </w:r>
        <w:r w:rsidR="00EA4672">
          <w:rPr>
            <w:noProof/>
            <w:webHidden/>
          </w:rPr>
          <w:fldChar w:fldCharType="begin"/>
        </w:r>
        <w:r w:rsidR="00EA4672">
          <w:rPr>
            <w:noProof/>
            <w:webHidden/>
          </w:rPr>
          <w:instrText xml:space="preserve"> PAGEREF _Toc46730301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63072FAC" w14:textId="40170054"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02" w:history="1">
        <w:r w:rsidR="00EA4672" w:rsidRPr="00C71780">
          <w:rPr>
            <w:rStyle w:val="Hyperlink"/>
            <w:noProof/>
          </w:rPr>
          <w:t>1.4.1</w:t>
        </w:r>
        <w:r w:rsidR="00EA4672">
          <w:rPr>
            <w:rFonts w:asciiTheme="minorHAnsi" w:eastAsiaTheme="minorEastAsia" w:hAnsiTheme="minorHAnsi" w:cstheme="minorBidi"/>
            <w:noProof/>
            <w:sz w:val="22"/>
            <w:szCs w:val="22"/>
          </w:rPr>
          <w:tab/>
        </w:r>
        <w:r w:rsidR="00EA4672" w:rsidRPr="00C71780">
          <w:rPr>
            <w:rStyle w:val="Hyperlink"/>
            <w:noProof/>
          </w:rPr>
          <w:t>Document Context</w:t>
        </w:r>
        <w:r w:rsidR="00EA4672">
          <w:rPr>
            <w:noProof/>
            <w:webHidden/>
          </w:rPr>
          <w:tab/>
        </w:r>
        <w:r w:rsidR="00EA4672">
          <w:rPr>
            <w:noProof/>
            <w:webHidden/>
          </w:rPr>
          <w:fldChar w:fldCharType="begin"/>
        </w:r>
        <w:r w:rsidR="00EA4672">
          <w:rPr>
            <w:noProof/>
            <w:webHidden/>
          </w:rPr>
          <w:instrText xml:space="preserve"> PAGEREF _Toc46730302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25BCD7E4" w14:textId="0806F939" w:rsidR="00EA4672" w:rsidRDefault="00DC691E">
      <w:pPr>
        <w:pStyle w:val="TOC2"/>
        <w:tabs>
          <w:tab w:val="left" w:pos="880"/>
          <w:tab w:val="right" w:leader="dot" w:pos="9350"/>
        </w:tabs>
        <w:rPr>
          <w:rFonts w:asciiTheme="minorHAnsi" w:eastAsiaTheme="minorEastAsia" w:hAnsiTheme="minorHAnsi" w:cstheme="minorBidi"/>
          <w:noProof/>
          <w:sz w:val="22"/>
          <w:szCs w:val="22"/>
        </w:rPr>
      </w:pPr>
      <w:hyperlink w:anchor="_Toc46730303" w:history="1">
        <w:r w:rsidR="00EA4672" w:rsidRPr="00C71780">
          <w:rPr>
            <w:rStyle w:val="Hyperlink"/>
            <w:noProof/>
          </w:rPr>
          <w:t>1.5</w:t>
        </w:r>
        <w:r w:rsidR="00EA4672">
          <w:rPr>
            <w:rFonts w:asciiTheme="minorHAnsi" w:eastAsiaTheme="minorEastAsia" w:hAnsiTheme="minorHAnsi" w:cstheme="minorBidi"/>
            <w:noProof/>
            <w:sz w:val="22"/>
            <w:szCs w:val="22"/>
          </w:rPr>
          <w:tab/>
        </w:r>
        <w:r w:rsidR="00EA4672" w:rsidRPr="00C71780">
          <w:rPr>
            <w:rStyle w:val="Hyperlink"/>
            <w:noProof/>
          </w:rPr>
          <w:t>References</w:t>
        </w:r>
        <w:r w:rsidR="00EA4672">
          <w:rPr>
            <w:noProof/>
            <w:webHidden/>
          </w:rPr>
          <w:tab/>
        </w:r>
        <w:r w:rsidR="00EA4672">
          <w:rPr>
            <w:noProof/>
            <w:webHidden/>
          </w:rPr>
          <w:fldChar w:fldCharType="begin"/>
        </w:r>
        <w:r w:rsidR="00EA4672">
          <w:rPr>
            <w:noProof/>
            <w:webHidden/>
          </w:rPr>
          <w:instrText xml:space="preserve"> PAGEREF _Toc46730303 \h </w:instrText>
        </w:r>
        <w:r w:rsidR="00EA4672">
          <w:rPr>
            <w:noProof/>
            <w:webHidden/>
          </w:rPr>
        </w:r>
        <w:r w:rsidR="00EA4672">
          <w:rPr>
            <w:noProof/>
            <w:webHidden/>
          </w:rPr>
          <w:fldChar w:fldCharType="separate"/>
        </w:r>
        <w:r w:rsidR="005317C2">
          <w:rPr>
            <w:noProof/>
            <w:webHidden/>
          </w:rPr>
          <w:t>15</w:t>
        </w:r>
        <w:r w:rsidR="00EA4672">
          <w:rPr>
            <w:noProof/>
            <w:webHidden/>
          </w:rPr>
          <w:fldChar w:fldCharType="end"/>
        </w:r>
      </w:hyperlink>
    </w:p>
    <w:p w14:paraId="58B309B6" w14:textId="55C3676C"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04" w:history="1">
        <w:r w:rsidR="00EA4672" w:rsidRPr="00C71780">
          <w:rPr>
            <w:rStyle w:val="Hyperlink"/>
            <w:noProof/>
          </w:rPr>
          <w:t>1.5.1</w:t>
        </w:r>
        <w:r w:rsidR="00EA4672">
          <w:rPr>
            <w:rFonts w:asciiTheme="minorHAnsi" w:eastAsiaTheme="minorEastAsia" w:hAnsiTheme="minorHAnsi" w:cstheme="minorBidi"/>
            <w:noProof/>
            <w:sz w:val="22"/>
            <w:szCs w:val="22"/>
          </w:rPr>
          <w:tab/>
        </w:r>
        <w:r w:rsidR="00EA4672" w:rsidRPr="00C71780">
          <w:rPr>
            <w:rStyle w:val="Hyperlink"/>
            <w:noProof/>
          </w:rPr>
          <w:t>Ford Documents</w:t>
        </w:r>
        <w:r w:rsidR="00EA4672">
          <w:rPr>
            <w:noProof/>
            <w:webHidden/>
          </w:rPr>
          <w:tab/>
        </w:r>
        <w:r w:rsidR="00EA4672">
          <w:rPr>
            <w:noProof/>
            <w:webHidden/>
          </w:rPr>
          <w:fldChar w:fldCharType="begin"/>
        </w:r>
        <w:r w:rsidR="00EA4672">
          <w:rPr>
            <w:noProof/>
            <w:webHidden/>
          </w:rPr>
          <w:instrText xml:space="preserve"> PAGEREF _Toc46730304 \h </w:instrText>
        </w:r>
        <w:r w:rsidR="00EA4672">
          <w:rPr>
            <w:noProof/>
            <w:webHidden/>
          </w:rPr>
        </w:r>
        <w:r w:rsidR="00EA4672">
          <w:rPr>
            <w:noProof/>
            <w:webHidden/>
          </w:rPr>
          <w:fldChar w:fldCharType="separate"/>
        </w:r>
        <w:r w:rsidR="005317C2">
          <w:rPr>
            <w:noProof/>
            <w:webHidden/>
          </w:rPr>
          <w:t>15</w:t>
        </w:r>
        <w:r w:rsidR="00EA4672">
          <w:rPr>
            <w:noProof/>
            <w:webHidden/>
          </w:rPr>
          <w:fldChar w:fldCharType="end"/>
        </w:r>
      </w:hyperlink>
    </w:p>
    <w:p w14:paraId="67887AAF" w14:textId="39120FED"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05" w:history="1">
        <w:r w:rsidR="00EA4672" w:rsidRPr="00C71780">
          <w:rPr>
            <w:rStyle w:val="Hyperlink"/>
            <w:noProof/>
          </w:rPr>
          <w:t>1.5.2</w:t>
        </w:r>
        <w:r w:rsidR="00EA4672">
          <w:rPr>
            <w:rFonts w:asciiTheme="minorHAnsi" w:eastAsiaTheme="minorEastAsia" w:hAnsiTheme="minorHAnsi" w:cstheme="minorBidi"/>
            <w:noProof/>
            <w:sz w:val="22"/>
            <w:szCs w:val="22"/>
          </w:rPr>
          <w:tab/>
        </w:r>
        <w:r w:rsidR="00EA4672" w:rsidRPr="00C71780">
          <w:rPr>
            <w:rStyle w:val="Hyperlink"/>
            <w:noProof/>
          </w:rPr>
          <w:t>Abbreviations</w:t>
        </w:r>
        <w:r w:rsidR="00EA4672">
          <w:rPr>
            <w:noProof/>
            <w:webHidden/>
          </w:rPr>
          <w:tab/>
        </w:r>
        <w:r w:rsidR="00EA4672">
          <w:rPr>
            <w:noProof/>
            <w:webHidden/>
          </w:rPr>
          <w:fldChar w:fldCharType="begin"/>
        </w:r>
        <w:r w:rsidR="00EA4672">
          <w:rPr>
            <w:noProof/>
            <w:webHidden/>
          </w:rPr>
          <w:instrText xml:space="preserve"> PAGEREF _Toc46730305 \h </w:instrText>
        </w:r>
        <w:r w:rsidR="00EA4672">
          <w:rPr>
            <w:noProof/>
            <w:webHidden/>
          </w:rPr>
        </w:r>
        <w:r w:rsidR="00EA4672">
          <w:rPr>
            <w:noProof/>
            <w:webHidden/>
          </w:rPr>
          <w:fldChar w:fldCharType="separate"/>
        </w:r>
        <w:r w:rsidR="005317C2">
          <w:rPr>
            <w:noProof/>
            <w:webHidden/>
          </w:rPr>
          <w:t>15</w:t>
        </w:r>
        <w:r w:rsidR="00EA4672">
          <w:rPr>
            <w:noProof/>
            <w:webHidden/>
          </w:rPr>
          <w:fldChar w:fldCharType="end"/>
        </w:r>
      </w:hyperlink>
    </w:p>
    <w:p w14:paraId="79D7772B" w14:textId="7C1C9806" w:rsidR="00EA4672" w:rsidRDefault="00DC691E">
      <w:pPr>
        <w:pStyle w:val="TOC1"/>
        <w:tabs>
          <w:tab w:val="left" w:pos="400"/>
          <w:tab w:val="right" w:leader="dot" w:pos="9350"/>
        </w:tabs>
        <w:rPr>
          <w:rFonts w:asciiTheme="minorHAnsi" w:eastAsiaTheme="minorEastAsia" w:hAnsiTheme="minorHAnsi" w:cstheme="minorBidi"/>
          <w:noProof/>
          <w:sz w:val="22"/>
          <w:szCs w:val="22"/>
        </w:rPr>
      </w:pPr>
      <w:hyperlink w:anchor="_Toc46730306" w:history="1">
        <w:r w:rsidR="00EA4672" w:rsidRPr="00C71780">
          <w:rPr>
            <w:rStyle w:val="Hyperlink"/>
            <w:noProof/>
          </w:rPr>
          <w:t>2</w:t>
        </w:r>
        <w:r w:rsidR="00EA4672">
          <w:rPr>
            <w:rFonts w:asciiTheme="minorHAnsi" w:eastAsiaTheme="minorEastAsia" w:hAnsiTheme="minorHAnsi" w:cstheme="minorBidi"/>
            <w:noProof/>
            <w:sz w:val="22"/>
            <w:szCs w:val="22"/>
          </w:rPr>
          <w:tab/>
        </w:r>
        <w:r w:rsidR="00EA4672" w:rsidRPr="00C71780">
          <w:rPr>
            <w:rStyle w:val="Hyperlink"/>
            <w:noProof/>
          </w:rPr>
          <w:t>Function Group Description</w:t>
        </w:r>
        <w:r w:rsidR="00EA4672">
          <w:rPr>
            <w:noProof/>
            <w:webHidden/>
          </w:rPr>
          <w:tab/>
        </w:r>
        <w:r w:rsidR="00EA4672">
          <w:rPr>
            <w:noProof/>
            <w:webHidden/>
          </w:rPr>
          <w:fldChar w:fldCharType="begin"/>
        </w:r>
        <w:r w:rsidR="00EA4672">
          <w:rPr>
            <w:noProof/>
            <w:webHidden/>
          </w:rPr>
          <w:instrText xml:space="preserve"> PAGEREF _Toc46730306 \h </w:instrText>
        </w:r>
        <w:r w:rsidR="00EA4672">
          <w:rPr>
            <w:noProof/>
            <w:webHidden/>
          </w:rPr>
        </w:r>
        <w:r w:rsidR="00EA4672">
          <w:rPr>
            <w:noProof/>
            <w:webHidden/>
          </w:rPr>
          <w:fldChar w:fldCharType="separate"/>
        </w:r>
        <w:r w:rsidR="005317C2">
          <w:rPr>
            <w:noProof/>
            <w:webHidden/>
          </w:rPr>
          <w:t>16</w:t>
        </w:r>
        <w:r w:rsidR="00EA4672">
          <w:rPr>
            <w:noProof/>
            <w:webHidden/>
          </w:rPr>
          <w:fldChar w:fldCharType="end"/>
        </w:r>
      </w:hyperlink>
    </w:p>
    <w:p w14:paraId="5A03A687" w14:textId="75424F6B" w:rsidR="00EA4672" w:rsidRDefault="00DC691E">
      <w:pPr>
        <w:pStyle w:val="TOC2"/>
        <w:tabs>
          <w:tab w:val="left" w:pos="880"/>
          <w:tab w:val="right" w:leader="dot" w:pos="9350"/>
        </w:tabs>
        <w:rPr>
          <w:rFonts w:asciiTheme="minorHAnsi" w:eastAsiaTheme="minorEastAsia" w:hAnsiTheme="minorHAnsi" w:cstheme="minorBidi"/>
          <w:noProof/>
          <w:sz w:val="22"/>
          <w:szCs w:val="22"/>
        </w:rPr>
      </w:pPr>
      <w:hyperlink w:anchor="_Toc46730307" w:history="1">
        <w:r w:rsidR="00EA4672" w:rsidRPr="00C71780">
          <w:rPr>
            <w:rStyle w:val="Hyperlink"/>
            <w:noProof/>
          </w:rPr>
          <w:t>2.1</w:t>
        </w:r>
        <w:r w:rsidR="00EA4672">
          <w:rPr>
            <w:rFonts w:asciiTheme="minorHAnsi" w:eastAsiaTheme="minorEastAsia" w:hAnsiTheme="minorHAnsi" w:cstheme="minorBidi"/>
            <w:noProof/>
            <w:sz w:val="22"/>
            <w:szCs w:val="22"/>
          </w:rPr>
          <w:tab/>
        </w:r>
        <w:r w:rsidR="00EA4672" w:rsidRPr="00C71780">
          <w:rPr>
            <w:rStyle w:val="Hyperlink"/>
            <w:noProof/>
          </w:rPr>
          <w:t>Overview</w:t>
        </w:r>
        <w:r w:rsidR="00EA4672">
          <w:rPr>
            <w:noProof/>
            <w:webHidden/>
          </w:rPr>
          <w:tab/>
        </w:r>
        <w:r w:rsidR="00EA4672">
          <w:rPr>
            <w:noProof/>
            <w:webHidden/>
          </w:rPr>
          <w:fldChar w:fldCharType="begin"/>
        </w:r>
        <w:r w:rsidR="00EA4672">
          <w:rPr>
            <w:noProof/>
            <w:webHidden/>
          </w:rPr>
          <w:instrText xml:space="preserve"> PAGEREF _Toc46730307 \h </w:instrText>
        </w:r>
        <w:r w:rsidR="00EA4672">
          <w:rPr>
            <w:noProof/>
            <w:webHidden/>
          </w:rPr>
        </w:r>
        <w:r w:rsidR="00EA4672">
          <w:rPr>
            <w:noProof/>
            <w:webHidden/>
          </w:rPr>
          <w:fldChar w:fldCharType="separate"/>
        </w:r>
        <w:r w:rsidR="005317C2">
          <w:rPr>
            <w:noProof/>
            <w:webHidden/>
          </w:rPr>
          <w:t>16</w:t>
        </w:r>
        <w:r w:rsidR="00EA4672">
          <w:rPr>
            <w:noProof/>
            <w:webHidden/>
          </w:rPr>
          <w:fldChar w:fldCharType="end"/>
        </w:r>
      </w:hyperlink>
    </w:p>
    <w:p w14:paraId="59187743" w14:textId="38F086B0" w:rsidR="00EA4672" w:rsidRDefault="00DC691E">
      <w:pPr>
        <w:pStyle w:val="TOC2"/>
        <w:tabs>
          <w:tab w:val="left" w:pos="880"/>
          <w:tab w:val="right" w:leader="dot" w:pos="9350"/>
        </w:tabs>
        <w:rPr>
          <w:rFonts w:asciiTheme="minorHAnsi" w:eastAsiaTheme="minorEastAsia" w:hAnsiTheme="minorHAnsi" w:cstheme="minorBidi"/>
          <w:noProof/>
          <w:sz w:val="22"/>
          <w:szCs w:val="22"/>
        </w:rPr>
      </w:pPr>
      <w:hyperlink w:anchor="_Toc46730308" w:history="1">
        <w:r w:rsidR="00EA4672" w:rsidRPr="00C71780">
          <w:rPr>
            <w:rStyle w:val="Hyperlink"/>
            <w:noProof/>
          </w:rPr>
          <w:t>2.2</w:t>
        </w:r>
        <w:r w:rsidR="00EA4672">
          <w:rPr>
            <w:rFonts w:asciiTheme="minorHAnsi" w:eastAsiaTheme="minorEastAsia" w:hAnsiTheme="minorHAnsi" w:cstheme="minorBidi"/>
            <w:noProof/>
            <w:sz w:val="22"/>
            <w:szCs w:val="22"/>
          </w:rPr>
          <w:tab/>
        </w:r>
        <w:r w:rsidR="00EA4672" w:rsidRPr="00C71780">
          <w:rPr>
            <w:rStyle w:val="Hyperlink"/>
            <w:noProof/>
          </w:rPr>
          <w:t>Input Requirements</w:t>
        </w:r>
        <w:r w:rsidR="00EA4672">
          <w:rPr>
            <w:noProof/>
            <w:webHidden/>
          </w:rPr>
          <w:tab/>
        </w:r>
        <w:r w:rsidR="00EA4672">
          <w:rPr>
            <w:noProof/>
            <w:webHidden/>
          </w:rPr>
          <w:fldChar w:fldCharType="begin"/>
        </w:r>
        <w:r w:rsidR="00EA4672">
          <w:rPr>
            <w:noProof/>
            <w:webHidden/>
          </w:rPr>
          <w:instrText xml:space="preserve"> PAGEREF _Toc46730308 \h </w:instrText>
        </w:r>
        <w:r w:rsidR="00EA4672">
          <w:rPr>
            <w:noProof/>
            <w:webHidden/>
          </w:rPr>
        </w:r>
        <w:r w:rsidR="00EA4672">
          <w:rPr>
            <w:noProof/>
            <w:webHidden/>
          </w:rPr>
          <w:fldChar w:fldCharType="separate"/>
        </w:r>
        <w:r w:rsidR="005317C2">
          <w:rPr>
            <w:noProof/>
            <w:webHidden/>
          </w:rPr>
          <w:t>16</w:t>
        </w:r>
        <w:r w:rsidR="00EA4672">
          <w:rPr>
            <w:noProof/>
            <w:webHidden/>
          </w:rPr>
          <w:fldChar w:fldCharType="end"/>
        </w:r>
      </w:hyperlink>
    </w:p>
    <w:p w14:paraId="1AA42699" w14:textId="09B950B9"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09" w:history="1">
        <w:r w:rsidR="00EA4672" w:rsidRPr="00C71780">
          <w:rPr>
            <w:rStyle w:val="Hyperlink"/>
            <w:noProof/>
          </w:rPr>
          <w:t>2.2.1</w:t>
        </w:r>
        <w:r w:rsidR="00EA4672">
          <w:rPr>
            <w:rFonts w:asciiTheme="minorHAnsi" w:eastAsiaTheme="minorEastAsia" w:hAnsiTheme="minorHAnsi" w:cstheme="minorBidi"/>
            <w:noProof/>
            <w:sz w:val="22"/>
            <w:szCs w:val="22"/>
          </w:rPr>
          <w:tab/>
        </w:r>
        <w:r w:rsidR="00EA4672" w:rsidRPr="00C71780">
          <w:rPr>
            <w:rStyle w:val="Hyperlink"/>
            <w:noProof/>
          </w:rPr>
          <w:t>F-REQ-305324/D-###R_FNC_Veh_HMI_Input_001### OTA Policy Table Check – Condition 1</w:t>
        </w:r>
        <w:r w:rsidR="00EA4672">
          <w:rPr>
            <w:noProof/>
            <w:webHidden/>
          </w:rPr>
          <w:tab/>
        </w:r>
        <w:r w:rsidR="00EA4672">
          <w:rPr>
            <w:noProof/>
            <w:webHidden/>
          </w:rPr>
          <w:fldChar w:fldCharType="begin"/>
        </w:r>
        <w:r w:rsidR="00EA4672">
          <w:rPr>
            <w:noProof/>
            <w:webHidden/>
          </w:rPr>
          <w:instrText xml:space="preserve"> PAGEREF _Toc46730309 \h </w:instrText>
        </w:r>
        <w:r w:rsidR="00EA4672">
          <w:rPr>
            <w:noProof/>
            <w:webHidden/>
          </w:rPr>
        </w:r>
        <w:r w:rsidR="00EA4672">
          <w:rPr>
            <w:noProof/>
            <w:webHidden/>
          </w:rPr>
          <w:fldChar w:fldCharType="separate"/>
        </w:r>
        <w:r w:rsidR="005317C2">
          <w:rPr>
            <w:noProof/>
            <w:webHidden/>
          </w:rPr>
          <w:t>16</w:t>
        </w:r>
        <w:r w:rsidR="00EA4672">
          <w:rPr>
            <w:noProof/>
            <w:webHidden/>
          </w:rPr>
          <w:fldChar w:fldCharType="end"/>
        </w:r>
      </w:hyperlink>
    </w:p>
    <w:p w14:paraId="26698C95" w14:textId="1B965570"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10" w:history="1">
        <w:r w:rsidR="00EA4672" w:rsidRPr="00C71780">
          <w:rPr>
            <w:rStyle w:val="Hyperlink"/>
            <w:noProof/>
          </w:rPr>
          <w:t>2.2.2</w:t>
        </w:r>
        <w:r w:rsidR="00EA4672">
          <w:rPr>
            <w:rFonts w:asciiTheme="minorHAnsi" w:eastAsiaTheme="minorEastAsia" w:hAnsiTheme="minorHAnsi" w:cstheme="minorBidi"/>
            <w:noProof/>
            <w:sz w:val="22"/>
            <w:szCs w:val="22"/>
          </w:rPr>
          <w:tab/>
        </w:r>
        <w:r w:rsidR="00EA4672" w:rsidRPr="00C71780">
          <w:rPr>
            <w:rStyle w:val="Hyperlink"/>
            <w:noProof/>
          </w:rPr>
          <w:t>F-REQ-305325/E-###R_FNC_Veh_HMI_Input_002### Vehicle Connectivity Settings – Condition 2</w:t>
        </w:r>
        <w:r w:rsidR="00EA4672">
          <w:rPr>
            <w:noProof/>
            <w:webHidden/>
          </w:rPr>
          <w:tab/>
        </w:r>
        <w:r w:rsidR="00EA4672">
          <w:rPr>
            <w:noProof/>
            <w:webHidden/>
          </w:rPr>
          <w:fldChar w:fldCharType="begin"/>
        </w:r>
        <w:r w:rsidR="00EA4672">
          <w:rPr>
            <w:noProof/>
            <w:webHidden/>
          </w:rPr>
          <w:instrText xml:space="preserve"> PAGEREF _Toc46730310 \h </w:instrText>
        </w:r>
        <w:r w:rsidR="00EA4672">
          <w:rPr>
            <w:noProof/>
            <w:webHidden/>
          </w:rPr>
        </w:r>
        <w:r w:rsidR="00EA4672">
          <w:rPr>
            <w:noProof/>
            <w:webHidden/>
          </w:rPr>
          <w:fldChar w:fldCharType="separate"/>
        </w:r>
        <w:r w:rsidR="005317C2">
          <w:rPr>
            <w:noProof/>
            <w:webHidden/>
          </w:rPr>
          <w:t>16</w:t>
        </w:r>
        <w:r w:rsidR="00EA4672">
          <w:rPr>
            <w:noProof/>
            <w:webHidden/>
          </w:rPr>
          <w:fldChar w:fldCharType="end"/>
        </w:r>
      </w:hyperlink>
    </w:p>
    <w:p w14:paraId="3A42F12B" w14:textId="68C3C5DB"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11" w:history="1">
        <w:r w:rsidR="00EA4672" w:rsidRPr="00C71780">
          <w:rPr>
            <w:rStyle w:val="Hyperlink"/>
            <w:noProof/>
          </w:rPr>
          <w:t>2.2.3</w:t>
        </w:r>
        <w:r w:rsidR="00EA4672">
          <w:rPr>
            <w:rFonts w:asciiTheme="minorHAnsi" w:eastAsiaTheme="minorEastAsia" w:hAnsiTheme="minorHAnsi" w:cstheme="minorBidi"/>
            <w:noProof/>
            <w:sz w:val="22"/>
            <w:szCs w:val="22"/>
          </w:rPr>
          <w:tab/>
        </w:r>
        <w:r w:rsidR="00EA4672" w:rsidRPr="00C71780">
          <w:rPr>
            <w:rStyle w:val="Hyperlink"/>
            <w:noProof/>
          </w:rPr>
          <w:t>F-REQ-305319/D-###R_FNC_Veh_HMI_Input_003### Software Update Details – Condition 3</w:t>
        </w:r>
        <w:r w:rsidR="00EA4672">
          <w:rPr>
            <w:noProof/>
            <w:webHidden/>
          </w:rPr>
          <w:tab/>
        </w:r>
        <w:r w:rsidR="00EA4672">
          <w:rPr>
            <w:noProof/>
            <w:webHidden/>
          </w:rPr>
          <w:fldChar w:fldCharType="begin"/>
        </w:r>
        <w:r w:rsidR="00EA4672">
          <w:rPr>
            <w:noProof/>
            <w:webHidden/>
          </w:rPr>
          <w:instrText xml:space="preserve"> PAGEREF _Toc46730311 \h </w:instrText>
        </w:r>
        <w:r w:rsidR="00EA4672">
          <w:rPr>
            <w:noProof/>
            <w:webHidden/>
          </w:rPr>
        </w:r>
        <w:r w:rsidR="00EA4672">
          <w:rPr>
            <w:noProof/>
            <w:webHidden/>
          </w:rPr>
          <w:fldChar w:fldCharType="separate"/>
        </w:r>
        <w:r w:rsidR="005317C2">
          <w:rPr>
            <w:noProof/>
            <w:webHidden/>
          </w:rPr>
          <w:t>17</w:t>
        </w:r>
        <w:r w:rsidR="00EA4672">
          <w:rPr>
            <w:noProof/>
            <w:webHidden/>
          </w:rPr>
          <w:fldChar w:fldCharType="end"/>
        </w:r>
      </w:hyperlink>
    </w:p>
    <w:p w14:paraId="352ACB93" w14:textId="09414F74"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12" w:history="1">
        <w:r w:rsidR="00EA4672" w:rsidRPr="00C71780">
          <w:rPr>
            <w:rStyle w:val="Hyperlink"/>
            <w:noProof/>
          </w:rPr>
          <w:t>2.2.4</w:t>
        </w:r>
        <w:r w:rsidR="00EA4672">
          <w:rPr>
            <w:rFonts w:asciiTheme="minorHAnsi" w:eastAsiaTheme="minorEastAsia" w:hAnsiTheme="minorHAnsi" w:cstheme="minorBidi"/>
            <w:noProof/>
            <w:sz w:val="22"/>
            <w:szCs w:val="22"/>
          </w:rPr>
          <w:tab/>
        </w:r>
        <w:r w:rsidR="00EA4672" w:rsidRPr="00C71780">
          <w:rPr>
            <w:rStyle w:val="Hyperlink"/>
            <w:noProof/>
          </w:rPr>
          <w:t>F-REQ-305320/C-###R_FNC_Veh_HMI_Input_004### Vehicle Connectivity – Condition 4</w:t>
        </w:r>
        <w:r w:rsidR="00EA4672">
          <w:rPr>
            <w:noProof/>
            <w:webHidden/>
          </w:rPr>
          <w:tab/>
        </w:r>
        <w:r w:rsidR="00EA4672">
          <w:rPr>
            <w:noProof/>
            <w:webHidden/>
          </w:rPr>
          <w:fldChar w:fldCharType="begin"/>
        </w:r>
        <w:r w:rsidR="00EA4672">
          <w:rPr>
            <w:noProof/>
            <w:webHidden/>
          </w:rPr>
          <w:instrText xml:space="preserve"> PAGEREF _Toc46730312 \h </w:instrText>
        </w:r>
        <w:r w:rsidR="00EA4672">
          <w:rPr>
            <w:noProof/>
            <w:webHidden/>
          </w:rPr>
        </w:r>
        <w:r w:rsidR="00EA4672">
          <w:rPr>
            <w:noProof/>
            <w:webHidden/>
          </w:rPr>
          <w:fldChar w:fldCharType="separate"/>
        </w:r>
        <w:r w:rsidR="005317C2">
          <w:rPr>
            <w:noProof/>
            <w:webHidden/>
          </w:rPr>
          <w:t>17</w:t>
        </w:r>
        <w:r w:rsidR="00EA4672">
          <w:rPr>
            <w:noProof/>
            <w:webHidden/>
          </w:rPr>
          <w:fldChar w:fldCharType="end"/>
        </w:r>
      </w:hyperlink>
    </w:p>
    <w:p w14:paraId="45D08EC8" w14:textId="56CA7E17"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13" w:history="1">
        <w:r w:rsidR="00EA4672" w:rsidRPr="00C71780">
          <w:rPr>
            <w:rStyle w:val="Hyperlink"/>
            <w:noProof/>
          </w:rPr>
          <w:t>2.2.5</w:t>
        </w:r>
        <w:r w:rsidR="00EA4672">
          <w:rPr>
            <w:rFonts w:asciiTheme="minorHAnsi" w:eastAsiaTheme="minorEastAsia" w:hAnsiTheme="minorHAnsi" w:cstheme="minorBidi"/>
            <w:noProof/>
            <w:sz w:val="22"/>
            <w:szCs w:val="22"/>
          </w:rPr>
          <w:tab/>
        </w:r>
        <w:r w:rsidR="00EA4672" w:rsidRPr="00C71780">
          <w:rPr>
            <w:rStyle w:val="Hyperlink"/>
            <w:noProof/>
          </w:rPr>
          <w:t>F-REQ-305321/D-###R_FNC_Veh_HMI_Input_005### USB Parser Shall Notify HMI with Errors - Condition 5</w:t>
        </w:r>
        <w:r w:rsidR="00EA4672">
          <w:rPr>
            <w:noProof/>
            <w:webHidden/>
          </w:rPr>
          <w:tab/>
        </w:r>
        <w:r w:rsidR="00EA4672">
          <w:rPr>
            <w:noProof/>
            <w:webHidden/>
          </w:rPr>
          <w:fldChar w:fldCharType="begin"/>
        </w:r>
        <w:r w:rsidR="00EA4672">
          <w:rPr>
            <w:noProof/>
            <w:webHidden/>
          </w:rPr>
          <w:instrText xml:space="preserve"> PAGEREF _Toc46730313 \h </w:instrText>
        </w:r>
        <w:r w:rsidR="00EA4672">
          <w:rPr>
            <w:noProof/>
            <w:webHidden/>
          </w:rPr>
        </w:r>
        <w:r w:rsidR="00EA4672">
          <w:rPr>
            <w:noProof/>
            <w:webHidden/>
          </w:rPr>
          <w:fldChar w:fldCharType="separate"/>
        </w:r>
        <w:r w:rsidR="005317C2">
          <w:rPr>
            <w:noProof/>
            <w:webHidden/>
          </w:rPr>
          <w:t>18</w:t>
        </w:r>
        <w:r w:rsidR="00EA4672">
          <w:rPr>
            <w:noProof/>
            <w:webHidden/>
          </w:rPr>
          <w:fldChar w:fldCharType="end"/>
        </w:r>
      </w:hyperlink>
    </w:p>
    <w:p w14:paraId="6D027A53" w14:textId="01EBD299"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14" w:history="1">
        <w:r w:rsidR="00EA4672" w:rsidRPr="00C71780">
          <w:rPr>
            <w:rStyle w:val="Hyperlink"/>
            <w:noProof/>
          </w:rPr>
          <w:t>2.2.6</w:t>
        </w:r>
        <w:r w:rsidR="00EA4672">
          <w:rPr>
            <w:rFonts w:asciiTheme="minorHAnsi" w:eastAsiaTheme="minorEastAsia" w:hAnsiTheme="minorHAnsi" w:cstheme="minorBidi"/>
            <w:noProof/>
            <w:sz w:val="22"/>
            <w:szCs w:val="22"/>
          </w:rPr>
          <w:tab/>
        </w:r>
        <w:r w:rsidR="00EA4672" w:rsidRPr="00C71780">
          <w:rPr>
            <w:rStyle w:val="Hyperlink"/>
            <w:noProof/>
          </w:rPr>
          <w:t>F-REQ-305322/D-###R_FNC_Veh_HMI_Input_006### Software Delivery Methods - Condition 6</w:t>
        </w:r>
        <w:r w:rsidR="00EA4672">
          <w:rPr>
            <w:noProof/>
            <w:webHidden/>
          </w:rPr>
          <w:tab/>
        </w:r>
        <w:r w:rsidR="00EA4672">
          <w:rPr>
            <w:noProof/>
            <w:webHidden/>
          </w:rPr>
          <w:fldChar w:fldCharType="begin"/>
        </w:r>
        <w:r w:rsidR="00EA4672">
          <w:rPr>
            <w:noProof/>
            <w:webHidden/>
          </w:rPr>
          <w:instrText xml:space="preserve"> PAGEREF _Toc46730314 \h </w:instrText>
        </w:r>
        <w:r w:rsidR="00EA4672">
          <w:rPr>
            <w:noProof/>
            <w:webHidden/>
          </w:rPr>
        </w:r>
        <w:r w:rsidR="00EA4672">
          <w:rPr>
            <w:noProof/>
            <w:webHidden/>
          </w:rPr>
          <w:fldChar w:fldCharType="separate"/>
        </w:r>
        <w:r w:rsidR="005317C2">
          <w:rPr>
            <w:noProof/>
            <w:webHidden/>
          </w:rPr>
          <w:t>18</w:t>
        </w:r>
        <w:r w:rsidR="00EA4672">
          <w:rPr>
            <w:noProof/>
            <w:webHidden/>
          </w:rPr>
          <w:fldChar w:fldCharType="end"/>
        </w:r>
      </w:hyperlink>
    </w:p>
    <w:p w14:paraId="131BC308" w14:textId="0AF031F0"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15" w:history="1">
        <w:r w:rsidR="00EA4672" w:rsidRPr="00C71780">
          <w:rPr>
            <w:rStyle w:val="Hyperlink"/>
            <w:noProof/>
          </w:rPr>
          <w:t>2.2.7</w:t>
        </w:r>
        <w:r w:rsidR="00EA4672">
          <w:rPr>
            <w:rFonts w:asciiTheme="minorHAnsi" w:eastAsiaTheme="minorEastAsia" w:hAnsiTheme="minorHAnsi" w:cstheme="minorBidi"/>
            <w:noProof/>
            <w:sz w:val="22"/>
            <w:szCs w:val="22"/>
          </w:rPr>
          <w:tab/>
        </w:r>
        <w:r w:rsidR="00EA4672" w:rsidRPr="00C71780">
          <w:rPr>
            <w:rStyle w:val="Hyperlink"/>
            <w:noProof/>
          </w:rPr>
          <w:t>F-REQ-305323/C-###R_FNC_Veh_HMI_Input_007### Software Update Prioritization - Condition 7</w:t>
        </w:r>
        <w:r w:rsidR="00EA4672">
          <w:rPr>
            <w:noProof/>
            <w:webHidden/>
          </w:rPr>
          <w:tab/>
        </w:r>
        <w:r w:rsidR="00EA4672">
          <w:rPr>
            <w:noProof/>
            <w:webHidden/>
          </w:rPr>
          <w:fldChar w:fldCharType="begin"/>
        </w:r>
        <w:r w:rsidR="00EA4672">
          <w:rPr>
            <w:noProof/>
            <w:webHidden/>
          </w:rPr>
          <w:instrText xml:space="preserve"> PAGEREF _Toc46730315 \h </w:instrText>
        </w:r>
        <w:r w:rsidR="00EA4672">
          <w:rPr>
            <w:noProof/>
            <w:webHidden/>
          </w:rPr>
        </w:r>
        <w:r w:rsidR="00EA4672">
          <w:rPr>
            <w:noProof/>
            <w:webHidden/>
          </w:rPr>
          <w:fldChar w:fldCharType="separate"/>
        </w:r>
        <w:r w:rsidR="005317C2">
          <w:rPr>
            <w:noProof/>
            <w:webHidden/>
          </w:rPr>
          <w:t>18</w:t>
        </w:r>
        <w:r w:rsidR="00EA4672">
          <w:rPr>
            <w:noProof/>
            <w:webHidden/>
          </w:rPr>
          <w:fldChar w:fldCharType="end"/>
        </w:r>
      </w:hyperlink>
    </w:p>
    <w:p w14:paraId="2B15CD91" w14:textId="2F5AA05A"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16" w:history="1">
        <w:r w:rsidR="00EA4672" w:rsidRPr="00C71780">
          <w:rPr>
            <w:rStyle w:val="Hyperlink"/>
            <w:noProof/>
          </w:rPr>
          <w:t>2.2.8</w:t>
        </w:r>
        <w:r w:rsidR="00EA4672">
          <w:rPr>
            <w:rFonts w:asciiTheme="minorHAnsi" w:eastAsiaTheme="minorEastAsia" w:hAnsiTheme="minorHAnsi" w:cstheme="minorBidi"/>
            <w:noProof/>
            <w:sz w:val="22"/>
            <w:szCs w:val="22"/>
          </w:rPr>
          <w:tab/>
        </w:r>
        <w:r w:rsidR="00EA4672" w:rsidRPr="00C71780">
          <w:rPr>
            <w:rStyle w:val="Hyperlink"/>
            <w:noProof/>
          </w:rPr>
          <w:t>REQ-326585/B-###R_FNC_Veh_HMI_Input_008### OTA Manager input to HMI  - Condition 8</w:t>
        </w:r>
        <w:r w:rsidR="00EA4672">
          <w:rPr>
            <w:noProof/>
            <w:webHidden/>
          </w:rPr>
          <w:tab/>
        </w:r>
        <w:r w:rsidR="00EA4672">
          <w:rPr>
            <w:noProof/>
            <w:webHidden/>
          </w:rPr>
          <w:fldChar w:fldCharType="begin"/>
        </w:r>
        <w:r w:rsidR="00EA4672">
          <w:rPr>
            <w:noProof/>
            <w:webHidden/>
          </w:rPr>
          <w:instrText xml:space="preserve"> PAGEREF _Toc46730316 \h </w:instrText>
        </w:r>
        <w:r w:rsidR="00EA4672">
          <w:rPr>
            <w:noProof/>
            <w:webHidden/>
          </w:rPr>
        </w:r>
        <w:r w:rsidR="00EA4672">
          <w:rPr>
            <w:noProof/>
            <w:webHidden/>
          </w:rPr>
          <w:fldChar w:fldCharType="separate"/>
        </w:r>
        <w:r w:rsidR="005317C2">
          <w:rPr>
            <w:noProof/>
            <w:webHidden/>
          </w:rPr>
          <w:t>18</w:t>
        </w:r>
        <w:r w:rsidR="00EA4672">
          <w:rPr>
            <w:noProof/>
            <w:webHidden/>
          </w:rPr>
          <w:fldChar w:fldCharType="end"/>
        </w:r>
      </w:hyperlink>
    </w:p>
    <w:p w14:paraId="7E7C0E56" w14:textId="52651B73"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17" w:history="1">
        <w:r w:rsidR="00EA4672" w:rsidRPr="00C71780">
          <w:rPr>
            <w:rStyle w:val="Hyperlink"/>
            <w:noProof/>
          </w:rPr>
          <w:t>2.2.9</w:t>
        </w:r>
        <w:r w:rsidR="00EA4672">
          <w:rPr>
            <w:rFonts w:asciiTheme="minorHAnsi" w:eastAsiaTheme="minorEastAsia" w:hAnsiTheme="minorHAnsi" w:cstheme="minorBidi"/>
            <w:noProof/>
            <w:sz w:val="22"/>
            <w:szCs w:val="22"/>
          </w:rPr>
          <w:tab/>
        </w:r>
        <w:r w:rsidR="00EA4672" w:rsidRPr="00C71780">
          <w:rPr>
            <w:rStyle w:val="Hyperlink"/>
            <w:noProof/>
          </w:rPr>
          <w:t>FUR-REQ-392408/A-###R_FNC_Veh_HMI_Input_009### Software Update Details Description (Release Notes) File  – Condition 9</w:t>
        </w:r>
        <w:r w:rsidR="00EA4672">
          <w:rPr>
            <w:noProof/>
            <w:webHidden/>
          </w:rPr>
          <w:tab/>
        </w:r>
        <w:r w:rsidR="00EA4672">
          <w:rPr>
            <w:noProof/>
            <w:webHidden/>
          </w:rPr>
          <w:fldChar w:fldCharType="begin"/>
        </w:r>
        <w:r w:rsidR="00EA4672">
          <w:rPr>
            <w:noProof/>
            <w:webHidden/>
          </w:rPr>
          <w:instrText xml:space="preserve"> PAGEREF _Toc46730317 \h </w:instrText>
        </w:r>
        <w:r w:rsidR="00EA4672">
          <w:rPr>
            <w:noProof/>
            <w:webHidden/>
          </w:rPr>
        </w:r>
        <w:r w:rsidR="00EA4672">
          <w:rPr>
            <w:noProof/>
            <w:webHidden/>
          </w:rPr>
          <w:fldChar w:fldCharType="separate"/>
        </w:r>
        <w:r w:rsidR="005317C2">
          <w:rPr>
            <w:noProof/>
            <w:webHidden/>
          </w:rPr>
          <w:t>18</w:t>
        </w:r>
        <w:r w:rsidR="00EA4672">
          <w:rPr>
            <w:noProof/>
            <w:webHidden/>
          </w:rPr>
          <w:fldChar w:fldCharType="end"/>
        </w:r>
      </w:hyperlink>
    </w:p>
    <w:p w14:paraId="783EF133" w14:textId="6955DDFD" w:rsidR="00EA4672" w:rsidRDefault="00DC691E">
      <w:pPr>
        <w:pStyle w:val="TOC3"/>
        <w:tabs>
          <w:tab w:val="left" w:pos="1320"/>
          <w:tab w:val="right" w:leader="dot" w:pos="9350"/>
        </w:tabs>
        <w:rPr>
          <w:rFonts w:asciiTheme="minorHAnsi" w:eastAsiaTheme="minorEastAsia" w:hAnsiTheme="minorHAnsi" w:cstheme="minorBidi"/>
          <w:noProof/>
          <w:sz w:val="22"/>
          <w:szCs w:val="22"/>
        </w:rPr>
      </w:pPr>
      <w:hyperlink w:anchor="_Toc46730318" w:history="1">
        <w:r w:rsidR="00EA4672" w:rsidRPr="00C71780">
          <w:rPr>
            <w:rStyle w:val="Hyperlink"/>
            <w:noProof/>
          </w:rPr>
          <w:t>2.2.10</w:t>
        </w:r>
        <w:r w:rsidR="00EA4672">
          <w:rPr>
            <w:rFonts w:asciiTheme="minorHAnsi" w:eastAsiaTheme="minorEastAsia" w:hAnsiTheme="minorHAnsi" w:cstheme="minorBidi"/>
            <w:noProof/>
            <w:sz w:val="22"/>
            <w:szCs w:val="22"/>
          </w:rPr>
          <w:tab/>
        </w:r>
        <w:r w:rsidR="00EA4672" w:rsidRPr="00C71780">
          <w:rPr>
            <w:rStyle w:val="Hyperlink"/>
            <w:noProof/>
          </w:rPr>
          <w:t>REQ-394532/A-###R_FNC_Veh_HMI_Input_010### Additional/PII Consent Text File - Condition 10</w:t>
        </w:r>
        <w:r w:rsidR="00EA4672">
          <w:rPr>
            <w:noProof/>
            <w:webHidden/>
          </w:rPr>
          <w:tab/>
        </w:r>
        <w:r w:rsidR="00EA4672">
          <w:rPr>
            <w:noProof/>
            <w:webHidden/>
          </w:rPr>
          <w:fldChar w:fldCharType="begin"/>
        </w:r>
        <w:r w:rsidR="00EA4672">
          <w:rPr>
            <w:noProof/>
            <w:webHidden/>
          </w:rPr>
          <w:instrText xml:space="preserve"> PAGEREF _Toc46730318 \h </w:instrText>
        </w:r>
        <w:r w:rsidR="00EA4672">
          <w:rPr>
            <w:noProof/>
            <w:webHidden/>
          </w:rPr>
        </w:r>
        <w:r w:rsidR="00EA4672">
          <w:rPr>
            <w:noProof/>
            <w:webHidden/>
          </w:rPr>
          <w:fldChar w:fldCharType="separate"/>
        </w:r>
        <w:r w:rsidR="005317C2">
          <w:rPr>
            <w:noProof/>
            <w:webHidden/>
          </w:rPr>
          <w:t>19</w:t>
        </w:r>
        <w:r w:rsidR="00EA4672">
          <w:rPr>
            <w:noProof/>
            <w:webHidden/>
          </w:rPr>
          <w:fldChar w:fldCharType="end"/>
        </w:r>
      </w:hyperlink>
    </w:p>
    <w:p w14:paraId="21B82A64" w14:textId="03E033BE" w:rsidR="00EA4672" w:rsidRDefault="00DC691E">
      <w:pPr>
        <w:pStyle w:val="TOC2"/>
        <w:tabs>
          <w:tab w:val="left" w:pos="880"/>
          <w:tab w:val="right" w:leader="dot" w:pos="9350"/>
        </w:tabs>
        <w:rPr>
          <w:rFonts w:asciiTheme="minorHAnsi" w:eastAsiaTheme="minorEastAsia" w:hAnsiTheme="minorHAnsi" w:cstheme="minorBidi"/>
          <w:noProof/>
          <w:sz w:val="22"/>
          <w:szCs w:val="22"/>
        </w:rPr>
      </w:pPr>
      <w:hyperlink w:anchor="_Toc46730319" w:history="1">
        <w:r w:rsidR="00EA4672" w:rsidRPr="00C71780">
          <w:rPr>
            <w:rStyle w:val="Hyperlink"/>
            <w:noProof/>
          </w:rPr>
          <w:t>2.3</w:t>
        </w:r>
        <w:r w:rsidR="00EA4672">
          <w:rPr>
            <w:rFonts w:asciiTheme="minorHAnsi" w:eastAsiaTheme="minorEastAsia" w:hAnsiTheme="minorHAnsi" w:cstheme="minorBidi"/>
            <w:noProof/>
            <w:sz w:val="22"/>
            <w:szCs w:val="22"/>
          </w:rPr>
          <w:tab/>
        </w:r>
        <w:r w:rsidR="00EA4672" w:rsidRPr="00C71780">
          <w:rPr>
            <w:rStyle w:val="Hyperlink"/>
            <w:noProof/>
          </w:rPr>
          <w:t>Assumptions &amp; Constraints</w:t>
        </w:r>
        <w:r w:rsidR="00EA4672">
          <w:rPr>
            <w:noProof/>
            <w:webHidden/>
          </w:rPr>
          <w:tab/>
        </w:r>
        <w:r w:rsidR="00EA4672">
          <w:rPr>
            <w:noProof/>
            <w:webHidden/>
          </w:rPr>
          <w:fldChar w:fldCharType="begin"/>
        </w:r>
        <w:r w:rsidR="00EA4672">
          <w:rPr>
            <w:noProof/>
            <w:webHidden/>
          </w:rPr>
          <w:instrText xml:space="preserve"> PAGEREF _Toc46730319 \h </w:instrText>
        </w:r>
        <w:r w:rsidR="00EA4672">
          <w:rPr>
            <w:noProof/>
            <w:webHidden/>
          </w:rPr>
        </w:r>
        <w:r w:rsidR="00EA4672">
          <w:rPr>
            <w:noProof/>
            <w:webHidden/>
          </w:rPr>
          <w:fldChar w:fldCharType="separate"/>
        </w:r>
        <w:r w:rsidR="005317C2">
          <w:rPr>
            <w:noProof/>
            <w:webHidden/>
          </w:rPr>
          <w:t>19</w:t>
        </w:r>
        <w:r w:rsidR="00EA4672">
          <w:rPr>
            <w:noProof/>
            <w:webHidden/>
          </w:rPr>
          <w:fldChar w:fldCharType="end"/>
        </w:r>
      </w:hyperlink>
    </w:p>
    <w:p w14:paraId="313EF15B" w14:textId="31663D07" w:rsidR="00EA4672" w:rsidRDefault="00DC691E">
      <w:pPr>
        <w:pStyle w:val="TOC1"/>
        <w:tabs>
          <w:tab w:val="left" w:pos="400"/>
          <w:tab w:val="right" w:leader="dot" w:pos="9350"/>
        </w:tabs>
        <w:rPr>
          <w:rFonts w:asciiTheme="minorHAnsi" w:eastAsiaTheme="minorEastAsia" w:hAnsiTheme="minorHAnsi" w:cstheme="minorBidi"/>
          <w:noProof/>
          <w:sz w:val="22"/>
          <w:szCs w:val="22"/>
        </w:rPr>
      </w:pPr>
      <w:hyperlink w:anchor="_Toc46730320" w:history="1">
        <w:r w:rsidR="00EA4672" w:rsidRPr="00C71780">
          <w:rPr>
            <w:rStyle w:val="Hyperlink"/>
            <w:noProof/>
          </w:rPr>
          <w:t>3</w:t>
        </w:r>
        <w:r w:rsidR="00EA4672">
          <w:rPr>
            <w:rFonts w:asciiTheme="minorHAnsi" w:eastAsiaTheme="minorEastAsia" w:hAnsiTheme="minorHAnsi" w:cstheme="minorBidi"/>
            <w:noProof/>
            <w:sz w:val="22"/>
            <w:szCs w:val="22"/>
          </w:rPr>
          <w:tab/>
        </w:r>
        <w:r w:rsidR="00EA4672" w:rsidRPr="00C71780">
          <w:rPr>
            <w:rStyle w:val="Hyperlink"/>
            <w:noProof/>
          </w:rPr>
          <w:t>Functional Architecture</w:t>
        </w:r>
        <w:r w:rsidR="00EA4672">
          <w:rPr>
            <w:noProof/>
            <w:webHidden/>
          </w:rPr>
          <w:tab/>
        </w:r>
        <w:r w:rsidR="00EA4672">
          <w:rPr>
            <w:noProof/>
            <w:webHidden/>
          </w:rPr>
          <w:fldChar w:fldCharType="begin"/>
        </w:r>
        <w:r w:rsidR="00EA4672">
          <w:rPr>
            <w:noProof/>
            <w:webHidden/>
          </w:rPr>
          <w:instrText xml:space="preserve"> PAGEREF _Toc46730320 \h </w:instrText>
        </w:r>
        <w:r w:rsidR="00EA4672">
          <w:rPr>
            <w:noProof/>
            <w:webHidden/>
          </w:rPr>
        </w:r>
        <w:r w:rsidR="00EA4672">
          <w:rPr>
            <w:noProof/>
            <w:webHidden/>
          </w:rPr>
          <w:fldChar w:fldCharType="separate"/>
        </w:r>
        <w:r w:rsidR="005317C2">
          <w:rPr>
            <w:noProof/>
            <w:webHidden/>
          </w:rPr>
          <w:t>20</w:t>
        </w:r>
        <w:r w:rsidR="00EA4672">
          <w:rPr>
            <w:noProof/>
            <w:webHidden/>
          </w:rPr>
          <w:fldChar w:fldCharType="end"/>
        </w:r>
      </w:hyperlink>
    </w:p>
    <w:p w14:paraId="56BDFE48" w14:textId="476CCAD5" w:rsidR="00EA4672" w:rsidRDefault="00DC691E">
      <w:pPr>
        <w:pStyle w:val="TOC2"/>
        <w:tabs>
          <w:tab w:val="left" w:pos="880"/>
          <w:tab w:val="right" w:leader="dot" w:pos="9350"/>
        </w:tabs>
        <w:rPr>
          <w:rFonts w:asciiTheme="minorHAnsi" w:eastAsiaTheme="minorEastAsia" w:hAnsiTheme="minorHAnsi" w:cstheme="minorBidi"/>
          <w:noProof/>
          <w:sz w:val="22"/>
          <w:szCs w:val="22"/>
        </w:rPr>
      </w:pPr>
      <w:hyperlink w:anchor="_Toc46730321" w:history="1">
        <w:r w:rsidR="00EA4672" w:rsidRPr="00C71780">
          <w:rPr>
            <w:rStyle w:val="Hyperlink"/>
            <w:noProof/>
          </w:rPr>
          <w:t>3.1</w:t>
        </w:r>
        <w:r w:rsidR="00EA4672">
          <w:rPr>
            <w:rFonts w:asciiTheme="minorHAnsi" w:eastAsiaTheme="minorEastAsia" w:hAnsiTheme="minorHAnsi" w:cstheme="minorBidi"/>
            <w:noProof/>
            <w:sz w:val="22"/>
            <w:szCs w:val="22"/>
          </w:rPr>
          <w:tab/>
        </w:r>
        <w:r w:rsidR="00EA4672" w:rsidRPr="00C71780">
          <w:rPr>
            <w:rStyle w:val="Hyperlink"/>
            <w:noProof/>
          </w:rPr>
          <w:t>Function List</w:t>
        </w:r>
        <w:r w:rsidR="00EA4672">
          <w:rPr>
            <w:noProof/>
            <w:webHidden/>
          </w:rPr>
          <w:tab/>
        </w:r>
        <w:r w:rsidR="00EA4672">
          <w:rPr>
            <w:noProof/>
            <w:webHidden/>
          </w:rPr>
          <w:fldChar w:fldCharType="begin"/>
        </w:r>
        <w:r w:rsidR="00EA4672">
          <w:rPr>
            <w:noProof/>
            <w:webHidden/>
          </w:rPr>
          <w:instrText xml:space="preserve"> PAGEREF _Toc46730321 \h </w:instrText>
        </w:r>
        <w:r w:rsidR="00EA4672">
          <w:rPr>
            <w:noProof/>
            <w:webHidden/>
          </w:rPr>
        </w:r>
        <w:r w:rsidR="00EA4672">
          <w:rPr>
            <w:noProof/>
            <w:webHidden/>
          </w:rPr>
          <w:fldChar w:fldCharType="separate"/>
        </w:r>
        <w:r w:rsidR="005317C2">
          <w:rPr>
            <w:noProof/>
            <w:webHidden/>
          </w:rPr>
          <w:t>20</w:t>
        </w:r>
        <w:r w:rsidR="00EA4672">
          <w:rPr>
            <w:noProof/>
            <w:webHidden/>
          </w:rPr>
          <w:fldChar w:fldCharType="end"/>
        </w:r>
      </w:hyperlink>
    </w:p>
    <w:p w14:paraId="51D10245" w14:textId="3BFAF751"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22" w:history="1">
        <w:r w:rsidR="00EA4672" w:rsidRPr="00C71780">
          <w:rPr>
            <w:rStyle w:val="Hyperlink"/>
            <w:noProof/>
          </w:rPr>
          <w:t>3.1.1</w:t>
        </w:r>
        <w:r w:rsidR="00EA4672">
          <w:rPr>
            <w:rFonts w:asciiTheme="minorHAnsi" w:eastAsiaTheme="minorEastAsia" w:hAnsiTheme="minorHAnsi" w:cstheme="minorBidi"/>
            <w:noProof/>
            <w:sz w:val="22"/>
            <w:szCs w:val="22"/>
          </w:rPr>
          <w:tab/>
        </w:r>
        <w:r w:rsidR="00EA4672" w:rsidRPr="00C71780">
          <w:rPr>
            <w:rStyle w:val="Hyperlink"/>
            <w:noProof/>
          </w:rPr>
          <w:t>List of Logical Functions</w:t>
        </w:r>
        <w:r w:rsidR="00EA4672">
          <w:rPr>
            <w:noProof/>
            <w:webHidden/>
          </w:rPr>
          <w:tab/>
        </w:r>
        <w:r w:rsidR="00EA4672">
          <w:rPr>
            <w:noProof/>
            <w:webHidden/>
          </w:rPr>
          <w:fldChar w:fldCharType="begin"/>
        </w:r>
        <w:r w:rsidR="00EA4672">
          <w:rPr>
            <w:noProof/>
            <w:webHidden/>
          </w:rPr>
          <w:instrText xml:space="preserve"> PAGEREF _Toc46730322 \h </w:instrText>
        </w:r>
        <w:r w:rsidR="00EA4672">
          <w:rPr>
            <w:noProof/>
            <w:webHidden/>
          </w:rPr>
        </w:r>
        <w:r w:rsidR="00EA4672">
          <w:rPr>
            <w:noProof/>
            <w:webHidden/>
          </w:rPr>
          <w:fldChar w:fldCharType="separate"/>
        </w:r>
        <w:r w:rsidR="005317C2">
          <w:rPr>
            <w:noProof/>
            <w:webHidden/>
          </w:rPr>
          <w:t>20</w:t>
        </w:r>
        <w:r w:rsidR="00EA4672">
          <w:rPr>
            <w:noProof/>
            <w:webHidden/>
          </w:rPr>
          <w:fldChar w:fldCharType="end"/>
        </w:r>
      </w:hyperlink>
    </w:p>
    <w:p w14:paraId="5A510368" w14:textId="51BB3EE7"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23" w:history="1">
        <w:r w:rsidR="00EA4672" w:rsidRPr="00C71780">
          <w:rPr>
            <w:rStyle w:val="Hyperlink"/>
            <w:noProof/>
          </w:rPr>
          <w:t>3.1.1.1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_Toc46730323 \h </w:instrText>
        </w:r>
        <w:r w:rsidR="00EA4672">
          <w:rPr>
            <w:noProof/>
            <w:webHidden/>
          </w:rPr>
        </w:r>
        <w:r w:rsidR="00EA4672">
          <w:rPr>
            <w:noProof/>
            <w:webHidden/>
          </w:rPr>
          <w:fldChar w:fldCharType="separate"/>
        </w:r>
        <w:r w:rsidR="005317C2">
          <w:rPr>
            <w:noProof/>
            <w:webHidden/>
          </w:rPr>
          <w:t>21</w:t>
        </w:r>
        <w:r w:rsidR="00EA4672">
          <w:rPr>
            <w:noProof/>
            <w:webHidden/>
          </w:rPr>
          <w:fldChar w:fldCharType="end"/>
        </w:r>
      </w:hyperlink>
    </w:p>
    <w:p w14:paraId="70FC8DA9" w14:textId="3068FDD5"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24" w:history="1">
        <w:r w:rsidR="00EA4672" w:rsidRPr="00C71780">
          <w:rPr>
            <w:rStyle w:val="Hyperlink"/>
            <w:noProof/>
          </w:rPr>
          <w:t>3.1.1.2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_Toc46730324 \h </w:instrText>
        </w:r>
        <w:r w:rsidR="00EA4672">
          <w:rPr>
            <w:noProof/>
            <w:webHidden/>
          </w:rPr>
        </w:r>
        <w:r w:rsidR="00EA4672">
          <w:rPr>
            <w:noProof/>
            <w:webHidden/>
          </w:rPr>
          <w:fldChar w:fldCharType="separate"/>
        </w:r>
        <w:r w:rsidR="005317C2">
          <w:rPr>
            <w:noProof/>
            <w:webHidden/>
          </w:rPr>
          <w:t>22</w:t>
        </w:r>
        <w:r w:rsidR="00EA4672">
          <w:rPr>
            <w:noProof/>
            <w:webHidden/>
          </w:rPr>
          <w:fldChar w:fldCharType="end"/>
        </w:r>
      </w:hyperlink>
    </w:p>
    <w:p w14:paraId="23D38747" w14:textId="66EB563B" w:rsidR="00EA4672" w:rsidRDefault="00DC691E">
      <w:pPr>
        <w:pStyle w:val="TOC1"/>
        <w:tabs>
          <w:tab w:val="left" w:pos="400"/>
          <w:tab w:val="right" w:leader="dot" w:pos="9350"/>
        </w:tabs>
        <w:rPr>
          <w:rFonts w:asciiTheme="minorHAnsi" w:eastAsiaTheme="minorEastAsia" w:hAnsiTheme="minorHAnsi" w:cstheme="minorBidi"/>
          <w:noProof/>
          <w:sz w:val="22"/>
          <w:szCs w:val="22"/>
        </w:rPr>
      </w:pPr>
      <w:hyperlink w:anchor="_Toc46730325" w:history="1">
        <w:r w:rsidR="00EA4672" w:rsidRPr="00C71780">
          <w:rPr>
            <w:rStyle w:val="Hyperlink"/>
            <w:noProof/>
          </w:rPr>
          <w:t>4</w:t>
        </w:r>
        <w:r w:rsidR="00EA4672">
          <w:rPr>
            <w:rFonts w:asciiTheme="minorHAnsi" w:eastAsiaTheme="minorEastAsia" w:hAnsiTheme="minorHAnsi" w:cstheme="minorBidi"/>
            <w:noProof/>
            <w:sz w:val="22"/>
            <w:szCs w:val="22"/>
          </w:rPr>
          <w:tab/>
        </w:r>
        <w:r w:rsidR="00EA4672" w:rsidRPr="00C71780">
          <w:rPr>
            <w:rStyle w:val="Hyperlink"/>
            <w:noProof/>
          </w:rPr>
          <w:t>Logical Functions</w:t>
        </w:r>
        <w:r w:rsidR="00EA4672">
          <w:rPr>
            <w:noProof/>
            <w:webHidden/>
          </w:rPr>
          <w:tab/>
        </w:r>
        <w:r w:rsidR="00EA4672">
          <w:rPr>
            <w:noProof/>
            <w:webHidden/>
          </w:rPr>
          <w:fldChar w:fldCharType="begin"/>
        </w:r>
        <w:r w:rsidR="00EA4672">
          <w:rPr>
            <w:noProof/>
            <w:webHidden/>
          </w:rPr>
          <w:instrText xml:space="preserve"> PAGEREF _Toc46730325 \h </w:instrText>
        </w:r>
        <w:r w:rsidR="00EA4672">
          <w:rPr>
            <w:noProof/>
            <w:webHidden/>
          </w:rPr>
        </w:r>
        <w:r w:rsidR="00EA4672">
          <w:rPr>
            <w:noProof/>
            <w:webHidden/>
          </w:rPr>
          <w:fldChar w:fldCharType="separate"/>
        </w:r>
        <w:r w:rsidR="005317C2">
          <w:rPr>
            <w:noProof/>
            <w:webHidden/>
          </w:rPr>
          <w:t>23</w:t>
        </w:r>
        <w:r w:rsidR="00EA4672">
          <w:rPr>
            <w:noProof/>
            <w:webHidden/>
          </w:rPr>
          <w:fldChar w:fldCharType="end"/>
        </w:r>
      </w:hyperlink>
    </w:p>
    <w:p w14:paraId="04F98471" w14:textId="643DA2AC" w:rsidR="00EA4672" w:rsidRDefault="00DC691E">
      <w:pPr>
        <w:pStyle w:val="TOC2"/>
        <w:tabs>
          <w:tab w:val="left" w:pos="880"/>
          <w:tab w:val="right" w:leader="dot" w:pos="9350"/>
        </w:tabs>
        <w:rPr>
          <w:rFonts w:asciiTheme="minorHAnsi" w:eastAsiaTheme="minorEastAsia" w:hAnsiTheme="minorHAnsi" w:cstheme="minorBidi"/>
          <w:noProof/>
          <w:sz w:val="22"/>
          <w:szCs w:val="22"/>
        </w:rPr>
      </w:pPr>
      <w:hyperlink w:anchor="_Toc46730326" w:history="1">
        <w:r w:rsidR="00EA4672" w:rsidRPr="00C71780">
          <w:rPr>
            <w:rStyle w:val="Hyperlink"/>
            <w:noProof/>
          </w:rPr>
          <w:t>4.1</w:t>
        </w:r>
        <w:r w:rsidR="00EA4672">
          <w:rPr>
            <w:rFonts w:asciiTheme="minorHAnsi" w:eastAsiaTheme="minorEastAsia" w:hAnsiTheme="minorHAnsi" w:cstheme="minorBidi"/>
            <w:noProof/>
            <w:sz w:val="22"/>
            <w:szCs w:val="22"/>
          </w:rPr>
          <w:tab/>
        </w:r>
        <w:r w:rsidR="00EA4672" w:rsidRPr="00C71780">
          <w:rPr>
            <w:rStyle w:val="Hyperlink"/>
            <w:noProof/>
          </w:rPr>
          <w:t>Logical Function Software Consent</w:t>
        </w:r>
        <w:r w:rsidR="00EA4672">
          <w:rPr>
            <w:noProof/>
            <w:webHidden/>
          </w:rPr>
          <w:tab/>
        </w:r>
        <w:r w:rsidR="00EA4672">
          <w:rPr>
            <w:noProof/>
            <w:webHidden/>
          </w:rPr>
          <w:fldChar w:fldCharType="begin"/>
        </w:r>
        <w:r w:rsidR="00EA4672">
          <w:rPr>
            <w:noProof/>
            <w:webHidden/>
          </w:rPr>
          <w:instrText xml:space="preserve"> PAGEREF _Toc46730326 \h </w:instrText>
        </w:r>
        <w:r w:rsidR="00EA4672">
          <w:rPr>
            <w:noProof/>
            <w:webHidden/>
          </w:rPr>
        </w:r>
        <w:r w:rsidR="00EA4672">
          <w:rPr>
            <w:noProof/>
            <w:webHidden/>
          </w:rPr>
          <w:fldChar w:fldCharType="separate"/>
        </w:r>
        <w:r w:rsidR="005317C2">
          <w:rPr>
            <w:noProof/>
            <w:webHidden/>
          </w:rPr>
          <w:t>23</w:t>
        </w:r>
        <w:r w:rsidR="00EA4672">
          <w:rPr>
            <w:noProof/>
            <w:webHidden/>
          </w:rPr>
          <w:fldChar w:fldCharType="end"/>
        </w:r>
      </w:hyperlink>
    </w:p>
    <w:p w14:paraId="735A87C3" w14:textId="4BF8991C"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27" w:history="1">
        <w:r w:rsidR="00EA4672" w:rsidRPr="00C71780">
          <w:rPr>
            <w:rStyle w:val="Hyperlink"/>
            <w:noProof/>
          </w:rPr>
          <w:t>4.1.1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_Toc46730327 \h </w:instrText>
        </w:r>
        <w:r w:rsidR="00EA4672">
          <w:rPr>
            <w:noProof/>
            <w:webHidden/>
          </w:rPr>
        </w:r>
        <w:r w:rsidR="00EA4672">
          <w:rPr>
            <w:noProof/>
            <w:webHidden/>
          </w:rPr>
          <w:fldChar w:fldCharType="separate"/>
        </w:r>
        <w:r w:rsidR="005317C2">
          <w:rPr>
            <w:noProof/>
            <w:webHidden/>
          </w:rPr>
          <w:t>23</w:t>
        </w:r>
        <w:r w:rsidR="00EA4672">
          <w:rPr>
            <w:noProof/>
            <w:webHidden/>
          </w:rPr>
          <w:fldChar w:fldCharType="end"/>
        </w:r>
      </w:hyperlink>
    </w:p>
    <w:p w14:paraId="73174430" w14:textId="4F6DB347"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28" w:history="1">
        <w:r w:rsidR="00EA4672" w:rsidRPr="00C71780">
          <w:rPr>
            <w:rStyle w:val="Hyperlink"/>
            <w:noProof/>
          </w:rPr>
          <w:t>4.1.2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_Toc46730328 \h </w:instrText>
        </w:r>
        <w:r w:rsidR="00EA4672">
          <w:rPr>
            <w:noProof/>
            <w:webHidden/>
          </w:rPr>
        </w:r>
        <w:r w:rsidR="00EA4672">
          <w:rPr>
            <w:noProof/>
            <w:webHidden/>
          </w:rPr>
          <w:fldChar w:fldCharType="separate"/>
        </w:r>
        <w:r w:rsidR="005317C2">
          <w:rPr>
            <w:noProof/>
            <w:webHidden/>
          </w:rPr>
          <w:t>23</w:t>
        </w:r>
        <w:r w:rsidR="00EA4672">
          <w:rPr>
            <w:noProof/>
            <w:webHidden/>
          </w:rPr>
          <w:fldChar w:fldCharType="end"/>
        </w:r>
      </w:hyperlink>
    </w:p>
    <w:p w14:paraId="5E9FEB7C" w14:textId="5644CF5E"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29" w:history="1">
        <w:r w:rsidR="00EA4672" w:rsidRPr="00C71780">
          <w:rPr>
            <w:rStyle w:val="Hyperlink"/>
            <w:noProof/>
          </w:rPr>
          <w:t>4.1.3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_Toc46730329 \h </w:instrText>
        </w:r>
        <w:r w:rsidR="00EA4672">
          <w:rPr>
            <w:noProof/>
            <w:webHidden/>
          </w:rPr>
        </w:r>
        <w:r w:rsidR="00EA4672">
          <w:rPr>
            <w:noProof/>
            <w:webHidden/>
          </w:rPr>
          <w:fldChar w:fldCharType="separate"/>
        </w:r>
        <w:r w:rsidR="005317C2">
          <w:rPr>
            <w:noProof/>
            <w:webHidden/>
          </w:rPr>
          <w:t>24</w:t>
        </w:r>
        <w:r w:rsidR="00EA4672">
          <w:rPr>
            <w:noProof/>
            <w:webHidden/>
          </w:rPr>
          <w:fldChar w:fldCharType="end"/>
        </w:r>
      </w:hyperlink>
    </w:p>
    <w:p w14:paraId="3819CC3D" w14:textId="6F547E4D"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30" w:history="1">
        <w:r w:rsidR="00EA4672" w:rsidRPr="00C71780">
          <w:rPr>
            <w:rStyle w:val="Hyperlink"/>
            <w:noProof/>
          </w:rPr>
          <w:t>4.1.3.1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_Toc46730330 \h </w:instrText>
        </w:r>
        <w:r w:rsidR="00EA4672">
          <w:rPr>
            <w:noProof/>
            <w:webHidden/>
          </w:rPr>
        </w:r>
        <w:r w:rsidR="00EA4672">
          <w:rPr>
            <w:noProof/>
            <w:webHidden/>
          </w:rPr>
          <w:fldChar w:fldCharType="separate"/>
        </w:r>
        <w:r w:rsidR="005317C2">
          <w:rPr>
            <w:noProof/>
            <w:webHidden/>
          </w:rPr>
          <w:t>24</w:t>
        </w:r>
        <w:r w:rsidR="00EA4672">
          <w:rPr>
            <w:noProof/>
            <w:webHidden/>
          </w:rPr>
          <w:fldChar w:fldCharType="end"/>
        </w:r>
      </w:hyperlink>
    </w:p>
    <w:p w14:paraId="50BD11FB" w14:textId="61D6F71D"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31" w:history="1">
        <w:r w:rsidR="00EA4672" w:rsidRPr="00C71780">
          <w:rPr>
            <w:rStyle w:val="Hyperlink"/>
            <w:noProof/>
          </w:rPr>
          <w:t>4.1.3.2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_Toc46730331 \h </w:instrText>
        </w:r>
        <w:r w:rsidR="00EA4672">
          <w:rPr>
            <w:noProof/>
            <w:webHidden/>
          </w:rPr>
        </w:r>
        <w:r w:rsidR="00EA4672">
          <w:rPr>
            <w:noProof/>
            <w:webHidden/>
          </w:rPr>
          <w:fldChar w:fldCharType="separate"/>
        </w:r>
        <w:r w:rsidR="005317C2">
          <w:rPr>
            <w:noProof/>
            <w:webHidden/>
          </w:rPr>
          <w:t>24</w:t>
        </w:r>
        <w:r w:rsidR="00EA4672">
          <w:rPr>
            <w:noProof/>
            <w:webHidden/>
          </w:rPr>
          <w:fldChar w:fldCharType="end"/>
        </w:r>
      </w:hyperlink>
    </w:p>
    <w:p w14:paraId="0067B184" w14:textId="4E959A47"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32" w:history="1">
        <w:r w:rsidR="00EA4672" w:rsidRPr="00C71780">
          <w:rPr>
            <w:rStyle w:val="Hyperlink"/>
            <w:noProof/>
          </w:rPr>
          <w:t>4.1.4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_Toc46730332 \h </w:instrText>
        </w:r>
        <w:r w:rsidR="00EA4672">
          <w:rPr>
            <w:noProof/>
            <w:webHidden/>
          </w:rPr>
        </w:r>
        <w:r w:rsidR="00EA4672">
          <w:rPr>
            <w:noProof/>
            <w:webHidden/>
          </w:rPr>
          <w:fldChar w:fldCharType="separate"/>
        </w:r>
        <w:r w:rsidR="005317C2">
          <w:rPr>
            <w:noProof/>
            <w:webHidden/>
          </w:rPr>
          <w:t>25</w:t>
        </w:r>
        <w:r w:rsidR="00EA4672">
          <w:rPr>
            <w:noProof/>
            <w:webHidden/>
          </w:rPr>
          <w:fldChar w:fldCharType="end"/>
        </w:r>
      </w:hyperlink>
    </w:p>
    <w:p w14:paraId="2511B493" w14:textId="7B498CAF"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33" w:history="1">
        <w:r w:rsidR="00EA4672" w:rsidRPr="00C71780">
          <w:rPr>
            <w:rStyle w:val="Hyperlink"/>
            <w:noProof/>
          </w:rPr>
          <w:t>4.1.5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_Toc46730333 \h </w:instrText>
        </w:r>
        <w:r w:rsidR="00EA4672">
          <w:rPr>
            <w:noProof/>
            <w:webHidden/>
          </w:rPr>
        </w:r>
        <w:r w:rsidR="00EA4672">
          <w:rPr>
            <w:noProof/>
            <w:webHidden/>
          </w:rPr>
          <w:fldChar w:fldCharType="separate"/>
        </w:r>
        <w:r w:rsidR="005317C2">
          <w:rPr>
            <w:noProof/>
            <w:webHidden/>
          </w:rPr>
          <w:t>25</w:t>
        </w:r>
        <w:r w:rsidR="00EA4672">
          <w:rPr>
            <w:noProof/>
            <w:webHidden/>
          </w:rPr>
          <w:fldChar w:fldCharType="end"/>
        </w:r>
      </w:hyperlink>
    </w:p>
    <w:p w14:paraId="334937E8" w14:textId="57B927F0"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34" w:history="1">
        <w:r w:rsidR="00EA4672" w:rsidRPr="00C71780">
          <w:rPr>
            <w:rStyle w:val="Hyperlink"/>
            <w:noProof/>
          </w:rPr>
          <w:t>4.1.5.1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_Toc46730334 \h </w:instrText>
        </w:r>
        <w:r w:rsidR="00EA4672">
          <w:rPr>
            <w:noProof/>
            <w:webHidden/>
          </w:rPr>
        </w:r>
        <w:r w:rsidR="00EA4672">
          <w:rPr>
            <w:noProof/>
            <w:webHidden/>
          </w:rPr>
          <w:fldChar w:fldCharType="separate"/>
        </w:r>
        <w:r w:rsidR="005317C2">
          <w:rPr>
            <w:noProof/>
            <w:webHidden/>
          </w:rPr>
          <w:t>25</w:t>
        </w:r>
        <w:r w:rsidR="00EA4672">
          <w:rPr>
            <w:noProof/>
            <w:webHidden/>
          </w:rPr>
          <w:fldChar w:fldCharType="end"/>
        </w:r>
      </w:hyperlink>
    </w:p>
    <w:p w14:paraId="1AF2929B" w14:textId="689DEBD2" w:rsidR="00EA4672" w:rsidRDefault="00DC691E">
      <w:pPr>
        <w:pStyle w:val="TOC5"/>
        <w:tabs>
          <w:tab w:val="left" w:pos="1880"/>
          <w:tab w:val="right" w:leader="dot" w:pos="9350"/>
        </w:tabs>
        <w:rPr>
          <w:noProof/>
        </w:rPr>
      </w:pPr>
      <w:hyperlink w:anchor="_Toc46730335" w:history="1">
        <w:r w:rsidR="00EA4672" w:rsidRPr="00C71780">
          <w:rPr>
            <w:rStyle w:val="Hyperlink"/>
            <w:noProof/>
          </w:rPr>
          <w:t>4.1.5.1.1</w:t>
        </w:r>
        <w:r w:rsidR="00EA4672">
          <w:rPr>
            <w:noProof/>
          </w:rPr>
          <w:tab/>
        </w:r>
        <w:r w:rsidR="00EA4672" w:rsidRPr="00C71780">
          <w:rPr>
            <w:rStyle w:val="Hyperlink"/>
            <w:noProof/>
          </w:rPr>
          <w:t>F-REQ-305211/C-###R_FNC_Veh_HMI_Consent_001### Appropriate User Consent Required for In Vehicle Software Update</w:t>
        </w:r>
        <w:r w:rsidR="00EA4672">
          <w:rPr>
            <w:noProof/>
            <w:webHidden/>
          </w:rPr>
          <w:tab/>
        </w:r>
        <w:r w:rsidR="00EA4672">
          <w:rPr>
            <w:noProof/>
            <w:webHidden/>
          </w:rPr>
          <w:fldChar w:fldCharType="begin"/>
        </w:r>
        <w:r w:rsidR="00EA4672">
          <w:rPr>
            <w:noProof/>
            <w:webHidden/>
          </w:rPr>
          <w:instrText xml:space="preserve"> PAGEREF _Toc46730335 \h </w:instrText>
        </w:r>
        <w:r w:rsidR="00EA4672">
          <w:rPr>
            <w:noProof/>
            <w:webHidden/>
          </w:rPr>
        </w:r>
        <w:r w:rsidR="00EA4672">
          <w:rPr>
            <w:noProof/>
            <w:webHidden/>
          </w:rPr>
          <w:fldChar w:fldCharType="separate"/>
        </w:r>
        <w:r w:rsidR="005317C2">
          <w:rPr>
            <w:noProof/>
            <w:webHidden/>
          </w:rPr>
          <w:t>25</w:t>
        </w:r>
        <w:r w:rsidR="00EA4672">
          <w:rPr>
            <w:noProof/>
            <w:webHidden/>
          </w:rPr>
          <w:fldChar w:fldCharType="end"/>
        </w:r>
      </w:hyperlink>
    </w:p>
    <w:p w14:paraId="66EEF72F" w14:textId="221E1F43" w:rsidR="00EA4672" w:rsidRDefault="00DC691E">
      <w:pPr>
        <w:pStyle w:val="TOC5"/>
        <w:tabs>
          <w:tab w:val="left" w:pos="1880"/>
          <w:tab w:val="right" w:leader="dot" w:pos="9350"/>
        </w:tabs>
        <w:rPr>
          <w:noProof/>
        </w:rPr>
      </w:pPr>
      <w:hyperlink w:anchor="_Toc46730336" w:history="1">
        <w:r w:rsidR="00EA4672" w:rsidRPr="00C71780">
          <w:rPr>
            <w:rStyle w:val="Hyperlink"/>
            <w:noProof/>
          </w:rPr>
          <w:t>4.1.5.1.2</w:t>
        </w:r>
        <w:r w:rsidR="00EA4672">
          <w:rPr>
            <w:noProof/>
          </w:rPr>
          <w:tab/>
        </w:r>
        <w:r w:rsidR="00EA4672" w:rsidRPr="00C71780">
          <w:rPr>
            <w:rStyle w:val="Hyperlink"/>
            <w:noProof/>
          </w:rPr>
          <w:t>F-REQ-305316/E-###R_FNC_Veh_HMI_Consent_002### Feature Enable/Disable</w:t>
        </w:r>
        <w:r w:rsidR="00EA4672">
          <w:rPr>
            <w:noProof/>
            <w:webHidden/>
          </w:rPr>
          <w:tab/>
        </w:r>
        <w:r w:rsidR="00EA4672">
          <w:rPr>
            <w:noProof/>
            <w:webHidden/>
          </w:rPr>
          <w:fldChar w:fldCharType="begin"/>
        </w:r>
        <w:r w:rsidR="00EA4672">
          <w:rPr>
            <w:noProof/>
            <w:webHidden/>
          </w:rPr>
          <w:instrText xml:space="preserve"> PAGEREF _Toc46730336 \h </w:instrText>
        </w:r>
        <w:r w:rsidR="00EA4672">
          <w:rPr>
            <w:noProof/>
            <w:webHidden/>
          </w:rPr>
        </w:r>
        <w:r w:rsidR="00EA4672">
          <w:rPr>
            <w:noProof/>
            <w:webHidden/>
          </w:rPr>
          <w:fldChar w:fldCharType="separate"/>
        </w:r>
        <w:r w:rsidR="005317C2">
          <w:rPr>
            <w:noProof/>
            <w:webHidden/>
          </w:rPr>
          <w:t>26</w:t>
        </w:r>
        <w:r w:rsidR="00EA4672">
          <w:rPr>
            <w:noProof/>
            <w:webHidden/>
          </w:rPr>
          <w:fldChar w:fldCharType="end"/>
        </w:r>
      </w:hyperlink>
    </w:p>
    <w:p w14:paraId="788DACB9" w14:textId="79C126B3" w:rsidR="00EA4672" w:rsidRDefault="00DC691E">
      <w:pPr>
        <w:pStyle w:val="TOC5"/>
        <w:tabs>
          <w:tab w:val="left" w:pos="1880"/>
          <w:tab w:val="right" w:leader="dot" w:pos="9350"/>
        </w:tabs>
        <w:rPr>
          <w:noProof/>
        </w:rPr>
      </w:pPr>
      <w:hyperlink w:anchor="_Toc46730337" w:history="1">
        <w:r w:rsidR="00EA4672" w:rsidRPr="00C71780">
          <w:rPr>
            <w:rStyle w:val="Hyperlink"/>
            <w:noProof/>
          </w:rPr>
          <w:t>4.1.5.1.3</w:t>
        </w:r>
        <w:r w:rsidR="00EA4672">
          <w:rPr>
            <w:noProof/>
          </w:rPr>
          <w:tab/>
        </w:r>
        <w:r w:rsidR="00EA4672" w:rsidRPr="00C71780">
          <w:rPr>
            <w:rStyle w:val="Hyperlink"/>
            <w:noProof/>
          </w:rPr>
          <w:t>F-REQ-305221/E-###R_FNC_Veh_HMI_Consent_003### Vehicle Authorization State</w:t>
        </w:r>
        <w:r w:rsidR="00EA4672">
          <w:rPr>
            <w:noProof/>
            <w:webHidden/>
          </w:rPr>
          <w:tab/>
        </w:r>
        <w:r w:rsidR="00EA4672">
          <w:rPr>
            <w:noProof/>
            <w:webHidden/>
          </w:rPr>
          <w:fldChar w:fldCharType="begin"/>
        </w:r>
        <w:r w:rsidR="00EA4672">
          <w:rPr>
            <w:noProof/>
            <w:webHidden/>
          </w:rPr>
          <w:instrText xml:space="preserve"> PAGEREF _Toc46730337 \h </w:instrText>
        </w:r>
        <w:r w:rsidR="00EA4672">
          <w:rPr>
            <w:noProof/>
            <w:webHidden/>
          </w:rPr>
        </w:r>
        <w:r w:rsidR="00EA4672">
          <w:rPr>
            <w:noProof/>
            <w:webHidden/>
          </w:rPr>
          <w:fldChar w:fldCharType="separate"/>
        </w:r>
        <w:r w:rsidR="005317C2">
          <w:rPr>
            <w:noProof/>
            <w:webHidden/>
          </w:rPr>
          <w:t>26</w:t>
        </w:r>
        <w:r w:rsidR="00EA4672">
          <w:rPr>
            <w:noProof/>
            <w:webHidden/>
          </w:rPr>
          <w:fldChar w:fldCharType="end"/>
        </w:r>
      </w:hyperlink>
    </w:p>
    <w:p w14:paraId="6E282F90" w14:textId="6B1BC2A1" w:rsidR="00EA4672" w:rsidRDefault="00DC691E">
      <w:pPr>
        <w:pStyle w:val="TOC5"/>
        <w:tabs>
          <w:tab w:val="left" w:pos="1880"/>
          <w:tab w:val="right" w:leader="dot" w:pos="9350"/>
        </w:tabs>
        <w:rPr>
          <w:noProof/>
        </w:rPr>
      </w:pPr>
      <w:hyperlink w:anchor="_Toc46730338" w:history="1">
        <w:r w:rsidR="00EA4672" w:rsidRPr="00C71780">
          <w:rPr>
            <w:rStyle w:val="Hyperlink"/>
            <w:noProof/>
          </w:rPr>
          <w:t>4.1.5.1.4</w:t>
        </w:r>
        <w:r w:rsidR="00EA4672">
          <w:rPr>
            <w:noProof/>
          </w:rPr>
          <w:tab/>
        </w:r>
        <w:r w:rsidR="00EA4672" w:rsidRPr="00C71780">
          <w:rPr>
            <w:rStyle w:val="Hyperlink"/>
            <w:noProof/>
          </w:rPr>
          <w:t>REQ-326624/E-###R_FNC_Veh_HMI_Consent_004### Interface Between HMI, OTA, and Vehicle  Connectivity Settings</w:t>
        </w:r>
        <w:r w:rsidR="00EA4672">
          <w:rPr>
            <w:noProof/>
            <w:webHidden/>
          </w:rPr>
          <w:tab/>
        </w:r>
        <w:r w:rsidR="00EA4672">
          <w:rPr>
            <w:noProof/>
            <w:webHidden/>
          </w:rPr>
          <w:fldChar w:fldCharType="begin"/>
        </w:r>
        <w:r w:rsidR="00EA4672">
          <w:rPr>
            <w:noProof/>
            <w:webHidden/>
          </w:rPr>
          <w:instrText xml:space="preserve"> PAGEREF _Toc46730338 \h </w:instrText>
        </w:r>
        <w:r w:rsidR="00EA4672">
          <w:rPr>
            <w:noProof/>
            <w:webHidden/>
          </w:rPr>
        </w:r>
        <w:r w:rsidR="00EA4672">
          <w:rPr>
            <w:noProof/>
            <w:webHidden/>
          </w:rPr>
          <w:fldChar w:fldCharType="separate"/>
        </w:r>
        <w:r w:rsidR="005317C2">
          <w:rPr>
            <w:noProof/>
            <w:webHidden/>
          </w:rPr>
          <w:t>27</w:t>
        </w:r>
        <w:r w:rsidR="00EA4672">
          <w:rPr>
            <w:noProof/>
            <w:webHidden/>
          </w:rPr>
          <w:fldChar w:fldCharType="end"/>
        </w:r>
      </w:hyperlink>
    </w:p>
    <w:p w14:paraId="16B598FB" w14:textId="4E470E1D" w:rsidR="00EA4672" w:rsidRDefault="00DC691E">
      <w:pPr>
        <w:pStyle w:val="TOC5"/>
        <w:tabs>
          <w:tab w:val="left" w:pos="1880"/>
          <w:tab w:val="right" w:leader="dot" w:pos="9350"/>
        </w:tabs>
        <w:rPr>
          <w:noProof/>
        </w:rPr>
      </w:pPr>
      <w:hyperlink w:anchor="_Toc46730339" w:history="1">
        <w:r w:rsidR="00EA4672" w:rsidRPr="00C71780">
          <w:rPr>
            <w:rStyle w:val="Hyperlink"/>
            <w:noProof/>
          </w:rPr>
          <w:t>4.1.5.1.5</w:t>
        </w:r>
        <w:r w:rsidR="00EA4672">
          <w:rPr>
            <w:noProof/>
          </w:rPr>
          <w:tab/>
        </w:r>
        <w:r w:rsidR="00EA4672" w:rsidRPr="00C71780">
          <w:rPr>
            <w:rStyle w:val="Hyperlink"/>
            <w:noProof/>
          </w:rPr>
          <w:t>F-REQ-305287/D-###R_FNC_Veh_HMI_Consent_005### OTA and Vehicle Connectivity Settings and Other Default Settings</w:t>
        </w:r>
        <w:r w:rsidR="00EA4672">
          <w:rPr>
            <w:noProof/>
            <w:webHidden/>
          </w:rPr>
          <w:tab/>
        </w:r>
        <w:r w:rsidR="00EA4672">
          <w:rPr>
            <w:noProof/>
            <w:webHidden/>
          </w:rPr>
          <w:fldChar w:fldCharType="begin"/>
        </w:r>
        <w:r w:rsidR="00EA4672">
          <w:rPr>
            <w:noProof/>
            <w:webHidden/>
          </w:rPr>
          <w:instrText xml:space="preserve"> PAGEREF _Toc46730339 \h </w:instrText>
        </w:r>
        <w:r w:rsidR="00EA4672">
          <w:rPr>
            <w:noProof/>
            <w:webHidden/>
          </w:rPr>
        </w:r>
        <w:r w:rsidR="00EA4672">
          <w:rPr>
            <w:noProof/>
            <w:webHidden/>
          </w:rPr>
          <w:fldChar w:fldCharType="separate"/>
        </w:r>
        <w:r w:rsidR="005317C2">
          <w:rPr>
            <w:noProof/>
            <w:webHidden/>
          </w:rPr>
          <w:t>27</w:t>
        </w:r>
        <w:r w:rsidR="00EA4672">
          <w:rPr>
            <w:noProof/>
            <w:webHidden/>
          </w:rPr>
          <w:fldChar w:fldCharType="end"/>
        </w:r>
      </w:hyperlink>
    </w:p>
    <w:p w14:paraId="4FBA9DCA" w14:textId="59A74AE7" w:rsidR="00EA4672" w:rsidRDefault="00DC691E">
      <w:pPr>
        <w:pStyle w:val="TOC5"/>
        <w:tabs>
          <w:tab w:val="left" w:pos="1880"/>
          <w:tab w:val="right" w:leader="dot" w:pos="9350"/>
        </w:tabs>
        <w:rPr>
          <w:noProof/>
        </w:rPr>
      </w:pPr>
      <w:hyperlink w:anchor="_Toc46730340" w:history="1">
        <w:r w:rsidR="00EA4672" w:rsidRPr="00C71780">
          <w:rPr>
            <w:rStyle w:val="Hyperlink"/>
            <w:noProof/>
          </w:rPr>
          <w:t>4.1.5.1.6</w:t>
        </w:r>
        <w:r w:rsidR="00EA4672">
          <w:rPr>
            <w:noProof/>
          </w:rPr>
          <w:tab/>
        </w:r>
        <w:r w:rsidR="00EA4672" w:rsidRPr="00C71780">
          <w:rPr>
            <w:rStyle w:val="Hyperlink"/>
            <w:noProof/>
          </w:rPr>
          <w:t>F-REQ-305296/F-###R_FNC_Veh_HMI_Consent_006### Automatic Software Update Regional or/and Countries User Consent – Vehicle Authorization State</w:t>
        </w:r>
        <w:r w:rsidR="00EA4672">
          <w:rPr>
            <w:noProof/>
            <w:webHidden/>
          </w:rPr>
          <w:tab/>
        </w:r>
        <w:r w:rsidR="00EA4672">
          <w:rPr>
            <w:noProof/>
            <w:webHidden/>
          </w:rPr>
          <w:fldChar w:fldCharType="begin"/>
        </w:r>
        <w:r w:rsidR="00EA4672">
          <w:rPr>
            <w:noProof/>
            <w:webHidden/>
          </w:rPr>
          <w:instrText xml:space="preserve"> PAGEREF _Toc46730340 \h </w:instrText>
        </w:r>
        <w:r w:rsidR="00EA4672">
          <w:rPr>
            <w:noProof/>
            <w:webHidden/>
          </w:rPr>
        </w:r>
        <w:r w:rsidR="00EA4672">
          <w:rPr>
            <w:noProof/>
            <w:webHidden/>
          </w:rPr>
          <w:fldChar w:fldCharType="separate"/>
        </w:r>
        <w:r w:rsidR="005317C2">
          <w:rPr>
            <w:noProof/>
            <w:webHidden/>
          </w:rPr>
          <w:t>28</w:t>
        </w:r>
        <w:r w:rsidR="00EA4672">
          <w:rPr>
            <w:noProof/>
            <w:webHidden/>
          </w:rPr>
          <w:fldChar w:fldCharType="end"/>
        </w:r>
      </w:hyperlink>
    </w:p>
    <w:p w14:paraId="45442899" w14:textId="228BDEF8" w:rsidR="00EA4672" w:rsidRDefault="00DC691E">
      <w:pPr>
        <w:pStyle w:val="TOC5"/>
        <w:tabs>
          <w:tab w:val="left" w:pos="1880"/>
          <w:tab w:val="right" w:leader="dot" w:pos="9350"/>
        </w:tabs>
        <w:rPr>
          <w:noProof/>
        </w:rPr>
      </w:pPr>
      <w:hyperlink w:anchor="_Toc46730341" w:history="1">
        <w:r w:rsidR="00EA4672" w:rsidRPr="00C71780">
          <w:rPr>
            <w:rStyle w:val="Hyperlink"/>
            <w:noProof/>
          </w:rPr>
          <w:t>4.1.5.1.7</w:t>
        </w:r>
        <w:r w:rsidR="00EA4672">
          <w:rPr>
            <w:noProof/>
          </w:rPr>
          <w:tab/>
        </w:r>
        <w:r w:rsidR="00EA4672" w:rsidRPr="00C71780">
          <w:rPr>
            <w:rStyle w:val="Hyperlink"/>
            <w:noProof/>
          </w:rPr>
          <w:t>F-REQ-305317/B-###R_FNC_Veh_HMI_Consent_007### User Consent Priority – Vehicle vs Ford Backend</w:t>
        </w:r>
        <w:r w:rsidR="00EA4672">
          <w:rPr>
            <w:noProof/>
            <w:webHidden/>
          </w:rPr>
          <w:tab/>
        </w:r>
        <w:r w:rsidR="00EA4672">
          <w:rPr>
            <w:noProof/>
            <w:webHidden/>
          </w:rPr>
          <w:fldChar w:fldCharType="begin"/>
        </w:r>
        <w:r w:rsidR="00EA4672">
          <w:rPr>
            <w:noProof/>
            <w:webHidden/>
          </w:rPr>
          <w:instrText xml:space="preserve"> PAGEREF _Toc46730341 \h </w:instrText>
        </w:r>
        <w:r w:rsidR="00EA4672">
          <w:rPr>
            <w:noProof/>
            <w:webHidden/>
          </w:rPr>
        </w:r>
        <w:r w:rsidR="00EA4672">
          <w:rPr>
            <w:noProof/>
            <w:webHidden/>
          </w:rPr>
          <w:fldChar w:fldCharType="separate"/>
        </w:r>
        <w:r w:rsidR="005317C2">
          <w:rPr>
            <w:noProof/>
            <w:webHidden/>
          </w:rPr>
          <w:t>29</w:t>
        </w:r>
        <w:r w:rsidR="00EA4672">
          <w:rPr>
            <w:noProof/>
            <w:webHidden/>
          </w:rPr>
          <w:fldChar w:fldCharType="end"/>
        </w:r>
      </w:hyperlink>
    </w:p>
    <w:p w14:paraId="62D643BB" w14:textId="6C7F8A44" w:rsidR="00EA4672" w:rsidRDefault="00DC691E">
      <w:pPr>
        <w:pStyle w:val="TOC5"/>
        <w:tabs>
          <w:tab w:val="left" w:pos="1880"/>
          <w:tab w:val="right" w:leader="dot" w:pos="9350"/>
        </w:tabs>
        <w:rPr>
          <w:noProof/>
        </w:rPr>
      </w:pPr>
      <w:hyperlink w:anchor="_Toc46730342" w:history="1">
        <w:r w:rsidR="00EA4672" w:rsidRPr="00C71780">
          <w:rPr>
            <w:rStyle w:val="Hyperlink"/>
            <w:noProof/>
          </w:rPr>
          <w:t>4.1.5.1.8</w:t>
        </w:r>
        <w:r w:rsidR="00EA4672">
          <w:rPr>
            <w:noProof/>
          </w:rPr>
          <w:tab/>
        </w:r>
        <w:r w:rsidR="00EA4672" w:rsidRPr="00C71780">
          <w:rPr>
            <w:rStyle w:val="Hyperlink"/>
            <w:noProof/>
          </w:rPr>
          <w:t>F-REQ-305266/E-###R_FNC_Veh_HMI_Consent_008### Master Reset when Software Update is NOT in Progress</w:t>
        </w:r>
        <w:r w:rsidR="00EA4672">
          <w:rPr>
            <w:noProof/>
            <w:webHidden/>
          </w:rPr>
          <w:tab/>
        </w:r>
        <w:r w:rsidR="00EA4672">
          <w:rPr>
            <w:noProof/>
            <w:webHidden/>
          </w:rPr>
          <w:fldChar w:fldCharType="begin"/>
        </w:r>
        <w:r w:rsidR="00EA4672">
          <w:rPr>
            <w:noProof/>
            <w:webHidden/>
          </w:rPr>
          <w:instrText xml:space="preserve"> PAGEREF _Toc46730342 \h </w:instrText>
        </w:r>
        <w:r w:rsidR="00EA4672">
          <w:rPr>
            <w:noProof/>
            <w:webHidden/>
          </w:rPr>
        </w:r>
        <w:r w:rsidR="00EA4672">
          <w:rPr>
            <w:noProof/>
            <w:webHidden/>
          </w:rPr>
          <w:fldChar w:fldCharType="separate"/>
        </w:r>
        <w:r w:rsidR="005317C2">
          <w:rPr>
            <w:noProof/>
            <w:webHidden/>
          </w:rPr>
          <w:t>29</w:t>
        </w:r>
        <w:r w:rsidR="00EA4672">
          <w:rPr>
            <w:noProof/>
            <w:webHidden/>
          </w:rPr>
          <w:fldChar w:fldCharType="end"/>
        </w:r>
      </w:hyperlink>
    </w:p>
    <w:p w14:paraId="50F14815" w14:textId="300F7F11" w:rsidR="00EA4672" w:rsidRDefault="00DC691E">
      <w:pPr>
        <w:pStyle w:val="TOC5"/>
        <w:tabs>
          <w:tab w:val="left" w:pos="1880"/>
          <w:tab w:val="right" w:leader="dot" w:pos="9350"/>
        </w:tabs>
        <w:rPr>
          <w:noProof/>
        </w:rPr>
      </w:pPr>
      <w:hyperlink w:anchor="_Toc46730343" w:history="1">
        <w:r w:rsidR="00EA4672" w:rsidRPr="00C71780">
          <w:rPr>
            <w:rStyle w:val="Hyperlink"/>
            <w:noProof/>
          </w:rPr>
          <w:t>4.1.5.1.9</w:t>
        </w:r>
        <w:r w:rsidR="00EA4672">
          <w:rPr>
            <w:noProof/>
          </w:rPr>
          <w:tab/>
        </w:r>
        <w:r w:rsidR="00EA4672" w:rsidRPr="00C71780">
          <w:rPr>
            <w:rStyle w:val="Hyperlink"/>
            <w:noProof/>
          </w:rPr>
          <w:t>REQ-347785/B-###R_FNC_Veh_HMI_Consent_009### Master Reset when Software Update is in Progress and Default ASU Setting is disabled</w:t>
        </w:r>
        <w:r w:rsidR="00EA4672">
          <w:rPr>
            <w:noProof/>
            <w:webHidden/>
          </w:rPr>
          <w:tab/>
        </w:r>
        <w:r w:rsidR="00EA4672">
          <w:rPr>
            <w:noProof/>
            <w:webHidden/>
          </w:rPr>
          <w:fldChar w:fldCharType="begin"/>
        </w:r>
        <w:r w:rsidR="00EA4672">
          <w:rPr>
            <w:noProof/>
            <w:webHidden/>
          </w:rPr>
          <w:instrText xml:space="preserve"> PAGEREF _Toc46730343 \h </w:instrText>
        </w:r>
        <w:r w:rsidR="00EA4672">
          <w:rPr>
            <w:noProof/>
            <w:webHidden/>
          </w:rPr>
        </w:r>
        <w:r w:rsidR="00EA4672">
          <w:rPr>
            <w:noProof/>
            <w:webHidden/>
          </w:rPr>
          <w:fldChar w:fldCharType="separate"/>
        </w:r>
        <w:r w:rsidR="005317C2">
          <w:rPr>
            <w:noProof/>
            <w:webHidden/>
          </w:rPr>
          <w:t>30</w:t>
        </w:r>
        <w:r w:rsidR="00EA4672">
          <w:rPr>
            <w:noProof/>
            <w:webHidden/>
          </w:rPr>
          <w:fldChar w:fldCharType="end"/>
        </w:r>
      </w:hyperlink>
    </w:p>
    <w:p w14:paraId="53671DBA" w14:textId="2672333B" w:rsidR="00EA4672" w:rsidRDefault="00DC691E">
      <w:pPr>
        <w:pStyle w:val="TOC5"/>
        <w:tabs>
          <w:tab w:val="left" w:pos="1991"/>
          <w:tab w:val="right" w:leader="dot" w:pos="9350"/>
        </w:tabs>
        <w:rPr>
          <w:noProof/>
        </w:rPr>
      </w:pPr>
      <w:hyperlink w:anchor="_Toc46730344" w:history="1">
        <w:r w:rsidR="00EA4672" w:rsidRPr="00C71780">
          <w:rPr>
            <w:rStyle w:val="Hyperlink"/>
            <w:noProof/>
          </w:rPr>
          <w:t>4.1.5.1.10</w:t>
        </w:r>
        <w:r w:rsidR="00EA4672">
          <w:rPr>
            <w:noProof/>
          </w:rPr>
          <w:tab/>
        </w:r>
        <w:r w:rsidR="00EA4672" w:rsidRPr="00C71780">
          <w:rPr>
            <w:rStyle w:val="Hyperlink"/>
            <w:noProof/>
          </w:rPr>
          <w:t>REQ-347787/A-###R_FNC_Veh_HMI_Consent_010###Additional Consent and PII Consent</w:t>
        </w:r>
        <w:r w:rsidR="00EA4672">
          <w:rPr>
            <w:noProof/>
            <w:webHidden/>
          </w:rPr>
          <w:tab/>
        </w:r>
        <w:r w:rsidR="00EA4672">
          <w:rPr>
            <w:noProof/>
            <w:webHidden/>
          </w:rPr>
          <w:fldChar w:fldCharType="begin"/>
        </w:r>
        <w:r w:rsidR="00EA4672">
          <w:rPr>
            <w:noProof/>
            <w:webHidden/>
          </w:rPr>
          <w:instrText xml:space="preserve"> PAGEREF _Toc46730344 \h </w:instrText>
        </w:r>
        <w:r w:rsidR="00EA4672">
          <w:rPr>
            <w:noProof/>
            <w:webHidden/>
          </w:rPr>
        </w:r>
        <w:r w:rsidR="00EA4672">
          <w:rPr>
            <w:noProof/>
            <w:webHidden/>
          </w:rPr>
          <w:fldChar w:fldCharType="separate"/>
        </w:r>
        <w:r w:rsidR="005317C2">
          <w:rPr>
            <w:noProof/>
            <w:webHidden/>
          </w:rPr>
          <w:t>31</w:t>
        </w:r>
        <w:r w:rsidR="00EA4672">
          <w:rPr>
            <w:noProof/>
            <w:webHidden/>
          </w:rPr>
          <w:fldChar w:fldCharType="end"/>
        </w:r>
      </w:hyperlink>
    </w:p>
    <w:p w14:paraId="35EC4914" w14:textId="341183D0" w:rsidR="00EA4672" w:rsidRDefault="00DC691E">
      <w:pPr>
        <w:pStyle w:val="TOC5"/>
        <w:tabs>
          <w:tab w:val="left" w:pos="1991"/>
          <w:tab w:val="right" w:leader="dot" w:pos="9350"/>
        </w:tabs>
        <w:rPr>
          <w:noProof/>
        </w:rPr>
      </w:pPr>
      <w:hyperlink w:anchor="_Toc46730345" w:history="1">
        <w:r w:rsidR="00EA4672" w:rsidRPr="00C71780">
          <w:rPr>
            <w:rStyle w:val="Hyperlink"/>
            <w:noProof/>
          </w:rPr>
          <w:t>4.1.5.1.11</w:t>
        </w:r>
        <w:r w:rsidR="00EA4672">
          <w:rPr>
            <w:noProof/>
          </w:rPr>
          <w:tab/>
        </w:r>
        <w:r w:rsidR="00EA4672" w:rsidRPr="00C71780">
          <w:rPr>
            <w:rStyle w:val="Hyperlink"/>
            <w:noProof/>
          </w:rPr>
          <w:t>F-REQ-305210/F-###R_FNC_Veh_HMI_Consent_011### OVERRIDE – Vehicle Authorization State</w:t>
        </w:r>
        <w:r w:rsidR="00EA4672">
          <w:rPr>
            <w:noProof/>
            <w:webHidden/>
          </w:rPr>
          <w:tab/>
        </w:r>
        <w:r w:rsidR="00EA4672">
          <w:rPr>
            <w:noProof/>
            <w:webHidden/>
          </w:rPr>
          <w:fldChar w:fldCharType="begin"/>
        </w:r>
        <w:r w:rsidR="00EA4672">
          <w:rPr>
            <w:noProof/>
            <w:webHidden/>
          </w:rPr>
          <w:instrText xml:space="preserve"> PAGEREF _Toc46730345 \h </w:instrText>
        </w:r>
        <w:r w:rsidR="00EA4672">
          <w:rPr>
            <w:noProof/>
            <w:webHidden/>
          </w:rPr>
        </w:r>
        <w:r w:rsidR="00EA4672">
          <w:rPr>
            <w:noProof/>
            <w:webHidden/>
          </w:rPr>
          <w:fldChar w:fldCharType="separate"/>
        </w:r>
        <w:r w:rsidR="005317C2">
          <w:rPr>
            <w:noProof/>
            <w:webHidden/>
          </w:rPr>
          <w:t>31</w:t>
        </w:r>
        <w:r w:rsidR="00EA4672">
          <w:rPr>
            <w:noProof/>
            <w:webHidden/>
          </w:rPr>
          <w:fldChar w:fldCharType="end"/>
        </w:r>
      </w:hyperlink>
    </w:p>
    <w:p w14:paraId="44BC5C4E" w14:textId="0E5D77F5" w:rsidR="00EA4672" w:rsidRDefault="00DC691E">
      <w:pPr>
        <w:pStyle w:val="TOC5"/>
        <w:tabs>
          <w:tab w:val="left" w:pos="1991"/>
          <w:tab w:val="right" w:leader="dot" w:pos="9350"/>
        </w:tabs>
        <w:rPr>
          <w:noProof/>
        </w:rPr>
      </w:pPr>
      <w:hyperlink w:anchor="_Toc46730346" w:history="1">
        <w:r w:rsidR="00EA4672" w:rsidRPr="00C71780">
          <w:rPr>
            <w:rStyle w:val="Hyperlink"/>
            <w:noProof/>
          </w:rPr>
          <w:t>4.1.5.1.12</w:t>
        </w:r>
        <w:r w:rsidR="00EA4672">
          <w:rPr>
            <w:noProof/>
          </w:rPr>
          <w:tab/>
        </w:r>
        <w:r w:rsidR="00EA4672" w:rsidRPr="00C71780">
          <w:rPr>
            <w:rStyle w:val="Hyperlink"/>
            <w:noProof/>
          </w:rPr>
          <w:t>REQ-331790/D-###R_FNC_Veh_HMI_Consent_012### One-Time Consent</w:t>
        </w:r>
        <w:r w:rsidR="00EA4672">
          <w:rPr>
            <w:noProof/>
            <w:webHidden/>
          </w:rPr>
          <w:tab/>
        </w:r>
        <w:r w:rsidR="00EA4672">
          <w:rPr>
            <w:noProof/>
            <w:webHidden/>
          </w:rPr>
          <w:fldChar w:fldCharType="begin"/>
        </w:r>
        <w:r w:rsidR="00EA4672">
          <w:rPr>
            <w:noProof/>
            <w:webHidden/>
          </w:rPr>
          <w:instrText xml:space="preserve"> PAGEREF _Toc46730346 \h </w:instrText>
        </w:r>
        <w:r w:rsidR="00EA4672">
          <w:rPr>
            <w:noProof/>
            <w:webHidden/>
          </w:rPr>
        </w:r>
        <w:r w:rsidR="00EA4672">
          <w:rPr>
            <w:noProof/>
            <w:webHidden/>
          </w:rPr>
          <w:fldChar w:fldCharType="separate"/>
        </w:r>
        <w:r w:rsidR="005317C2">
          <w:rPr>
            <w:noProof/>
            <w:webHidden/>
          </w:rPr>
          <w:t>31</w:t>
        </w:r>
        <w:r w:rsidR="00EA4672">
          <w:rPr>
            <w:noProof/>
            <w:webHidden/>
          </w:rPr>
          <w:fldChar w:fldCharType="end"/>
        </w:r>
      </w:hyperlink>
    </w:p>
    <w:p w14:paraId="092E0697" w14:textId="631D7094" w:rsidR="00EA4672" w:rsidRDefault="00DC691E">
      <w:pPr>
        <w:pStyle w:val="TOC5"/>
        <w:tabs>
          <w:tab w:val="left" w:pos="1991"/>
          <w:tab w:val="right" w:leader="dot" w:pos="9350"/>
        </w:tabs>
        <w:rPr>
          <w:noProof/>
        </w:rPr>
      </w:pPr>
      <w:hyperlink w:anchor="_Toc46730347" w:history="1">
        <w:r w:rsidR="00EA4672" w:rsidRPr="00C71780">
          <w:rPr>
            <w:rStyle w:val="Hyperlink"/>
            <w:noProof/>
          </w:rPr>
          <w:t>4.1.5.1.13</w:t>
        </w:r>
        <w:r w:rsidR="00EA4672">
          <w:rPr>
            <w:noProof/>
          </w:rPr>
          <w:tab/>
        </w:r>
        <w:r w:rsidR="00EA4672" w:rsidRPr="00C71780">
          <w:rPr>
            <w:rStyle w:val="Hyperlink"/>
            <w:noProof/>
          </w:rPr>
          <w:t>REQ-347788/B-###R_FNC_Veh_HMI_Consent_013### Automatic Software Updates Settings when Vehicle Connectivity is Off</w:t>
        </w:r>
        <w:r w:rsidR="00EA4672">
          <w:rPr>
            <w:noProof/>
            <w:webHidden/>
          </w:rPr>
          <w:tab/>
        </w:r>
        <w:r w:rsidR="00EA4672">
          <w:rPr>
            <w:noProof/>
            <w:webHidden/>
          </w:rPr>
          <w:fldChar w:fldCharType="begin"/>
        </w:r>
        <w:r w:rsidR="00EA4672">
          <w:rPr>
            <w:noProof/>
            <w:webHidden/>
          </w:rPr>
          <w:instrText xml:space="preserve"> PAGEREF _Toc46730347 \h </w:instrText>
        </w:r>
        <w:r w:rsidR="00EA4672">
          <w:rPr>
            <w:noProof/>
            <w:webHidden/>
          </w:rPr>
        </w:r>
        <w:r w:rsidR="00EA4672">
          <w:rPr>
            <w:noProof/>
            <w:webHidden/>
          </w:rPr>
          <w:fldChar w:fldCharType="separate"/>
        </w:r>
        <w:r w:rsidR="005317C2">
          <w:rPr>
            <w:noProof/>
            <w:webHidden/>
          </w:rPr>
          <w:t>32</w:t>
        </w:r>
        <w:r w:rsidR="00EA4672">
          <w:rPr>
            <w:noProof/>
            <w:webHidden/>
          </w:rPr>
          <w:fldChar w:fldCharType="end"/>
        </w:r>
      </w:hyperlink>
    </w:p>
    <w:p w14:paraId="45BF71B2" w14:textId="49AE7038" w:rsidR="00EA4672" w:rsidRDefault="00DC691E">
      <w:pPr>
        <w:pStyle w:val="TOC5"/>
        <w:tabs>
          <w:tab w:val="left" w:pos="1991"/>
          <w:tab w:val="right" w:leader="dot" w:pos="9350"/>
        </w:tabs>
        <w:rPr>
          <w:noProof/>
        </w:rPr>
      </w:pPr>
      <w:hyperlink w:anchor="_Toc46730348" w:history="1">
        <w:r w:rsidR="00EA4672" w:rsidRPr="00C71780">
          <w:rPr>
            <w:rStyle w:val="Hyperlink"/>
            <w:noProof/>
          </w:rPr>
          <w:t>4.1.5.1.14</w:t>
        </w:r>
        <w:r w:rsidR="00EA4672">
          <w:rPr>
            <w:noProof/>
          </w:rPr>
          <w:tab/>
        </w:r>
        <w:r w:rsidR="00EA4672" w:rsidRPr="00C71780">
          <w:rPr>
            <w:rStyle w:val="Hyperlink"/>
            <w:noProof/>
          </w:rPr>
          <w:t>REQ-369545/B-###R_FNC_Veh_HMI_Consent_017### Software Update is in process and User Change the ASU to OFF</w:t>
        </w:r>
        <w:r w:rsidR="00EA4672">
          <w:rPr>
            <w:noProof/>
            <w:webHidden/>
          </w:rPr>
          <w:tab/>
        </w:r>
        <w:r w:rsidR="00EA4672">
          <w:rPr>
            <w:noProof/>
            <w:webHidden/>
          </w:rPr>
          <w:fldChar w:fldCharType="begin"/>
        </w:r>
        <w:r w:rsidR="00EA4672">
          <w:rPr>
            <w:noProof/>
            <w:webHidden/>
          </w:rPr>
          <w:instrText xml:space="preserve"> PAGEREF _Toc46730348 \h </w:instrText>
        </w:r>
        <w:r w:rsidR="00EA4672">
          <w:rPr>
            <w:noProof/>
            <w:webHidden/>
          </w:rPr>
        </w:r>
        <w:r w:rsidR="00EA4672">
          <w:rPr>
            <w:noProof/>
            <w:webHidden/>
          </w:rPr>
          <w:fldChar w:fldCharType="separate"/>
        </w:r>
        <w:r w:rsidR="005317C2">
          <w:rPr>
            <w:noProof/>
            <w:webHidden/>
          </w:rPr>
          <w:t>32</w:t>
        </w:r>
        <w:r w:rsidR="00EA4672">
          <w:rPr>
            <w:noProof/>
            <w:webHidden/>
          </w:rPr>
          <w:fldChar w:fldCharType="end"/>
        </w:r>
      </w:hyperlink>
    </w:p>
    <w:p w14:paraId="5C79A542" w14:textId="4C23CD0E" w:rsidR="00EA4672" w:rsidRDefault="00DC691E">
      <w:pPr>
        <w:pStyle w:val="TOC5"/>
        <w:tabs>
          <w:tab w:val="left" w:pos="1991"/>
          <w:tab w:val="right" w:leader="dot" w:pos="9350"/>
        </w:tabs>
        <w:rPr>
          <w:noProof/>
        </w:rPr>
      </w:pPr>
      <w:hyperlink w:anchor="_Toc46730349" w:history="1">
        <w:r w:rsidR="00EA4672" w:rsidRPr="00C71780">
          <w:rPr>
            <w:rStyle w:val="Hyperlink"/>
            <w:noProof/>
          </w:rPr>
          <w:t>4.1.5.1.15</w:t>
        </w:r>
        <w:r w:rsidR="00EA4672">
          <w:rPr>
            <w:noProof/>
          </w:rPr>
          <w:tab/>
        </w:r>
        <w:r w:rsidR="00EA4672" w:rsidRPr="00C71780">
          <w:rPr>
            <w:rStyle w:val="Hyperlink"/>
            <w:noProof/>
          </w:rPr>
          <w:t>REQ-380245/A-###R_FNC_Veh_HMI_Consent_018### Prompt the User for Consent</w:t>
        </w:r>
        <w:r w:rsidR="00EA4672">
          <w:rPr>
            <w:noProof/>
            <w:webHidden/>
          </w:rPr>
          <w:tab/>
        </w:r>
        <w:r w:rsidR="00EA4672">
          <w:rPr>
            <w:noProof/>
            <w:webHidden/>
          </w:rPr>
          <w:fldChar w:fldCharType="begin"/>
        </w:r>
        <w:r w:rsidR="00EA4672">
          <w:rPr>
            <w:noProof/>
            <w:webHidden/>
          </w:rPr>
          <w:instrText xml:space="preserve"> PAGEREF _Toc46730349 \h </w:instrText>
        </w:r>
        <w:r w:rsidR="00EA4672">
          <w:rPr>
            <w:noProof/>
            <w:webHidden/>
          </w:rPr>
        </w:r>
        <w:r w:rsidR="00EA4672">
          <w:rPr>
            <w:noProof/>
            <w:webHidden/>
          </w:rPr>
          <w:fldChar w:fldCharType="separate"/>
        </w:r>
        <w:r w:rsidR="005317C2">
          <w:rPr>
            <w:noProof/>
            <w:webHidden/>
          </w:rPr>
          <w:t>32</w:t>
        </w:r>
        <w:r w:rsidR="00EA4672">
          <w:rPr>
            <w:noProof/>
            <w:webHidden/>
          </w:rPr>
          <w:fldChar w:fldCharType="end"/>
        </w:r>
      </w:hyperlink>
    </w:p>
    <w:p w14:paraId="41C5CEE3" w14:textId="52806370" w:rsidR="00EA4672" w:rsidRDefault="00DC691E">
      <w:pPr>
        <w:pStyle w:val="TOC5"/>
        <w:tabs>
          <w:tab w:val="left" w:pos="1991"/>
          <w:tab w:val="right" w:leader="dot" w:pos="9350"/>
        </w:tabs>
        <w:rPr>
          <w:noProof/>
        </w:rPr>
      </w:pPr>
      <w:hyperlink w:anchor="_Toc46730350" w:history="1">
        <w:r w:rsidR="00EA4672" w:rsidRPr="00C71780">
          <w:rPr>
            <w:rStyle w:val="Hyperlink"/>
            <w:noProof/>
          </w:rPr>
          <w:t>4.1.5.1.16</w:t>
        </w:r>
        <w:r w:rsidR="00EA4672">
          <w:rPr>
            <w:noProof/>
          </w:rPr>
          <w:tab/>
        </w:r>
        <w:r w:rsidR="00EA4672" w:rsidRPr="00C71780">
          <w:rPr>
            <w:rStyle w:val="Hyperlink"/>
            <w:noProof/>
          </w:rPr>
          <w:t>REQ-380372/A-###R_FNC_Veh_HMI_Consent_019### Remote Consent Changes</w:t>
        </w:r>
        <w:r w:rsidR="00EA4672">
          <w:rPr>
            <w:noProof/>
            <w:webHidden/>
          </w:rPr>
          <w:tab/>
        </w:r>
        <w:r w:rsidR="00EA4672">
          <w:rPr>
            <w:noProof/>
            <w:webHidden/>
          </w:rPr>
          <w:fldChar w:fldCharType="begin"/>
        </w:r>
        <w:r w:rsidR="00EA4672">
          <w:rPr>
            <w:noProof/>
            <w:webHidden/>
          </w:rPr>
          <w:instrText xml:space="preserve"> PAGEREF _Toc46730350 \h </w:instrText>
        </w:r>
        <w:r w:rsidR="00EA4672">
          <w:rPr>
            <w:noProof/>
            <w:webHidden/>
          </w:rPr>
        </w:r>
        <w:r w:rsidR="00EA4672">
          <w:rPr>
            <w:noProof/>
            <w:webHidden/>
          </w:rPr>
          <w:fldChar w:fldCharType="separate"/>
        </w:r>
        <w:r w:rsidR="005317C2">
          <w:rPr>
            <w:noProof/>
            <w:webHidden/>
          </w:rPr>
          <w:t>33</w:t>
        </w:r>
        <w:r w:rsidR="00EA4672">
          <w:rPr>
            <w:noProof/>
            <w:webHidden/>
          </w:rPr>
          <w:fldChar w:fldCharType="end"/>
        </w:r>
      </w:hyperlink>
    </w:p>
    <w:p w14:paraId="5C9EA23F" w14:textId="4B3F7A66" w:rsidR="00EA4672" w:rsidRDefault="00DC691E">
      <w:pPr>
        <w:pStyle w:val="TOC5"/>
        <w:tabs>
          <w:tab w:val="left" w:pos="1991"/>
          <w:tab w:val="right" w:leader="dot" w:pos="9350"/>
        </w:tabs>
        <w:rPr>
          <w:noProof/>
        </w:rPr>
      </w:pPr>
      <w:hyperlink w:anchor="_Toc46730351" w:history="1">
        <w:r w:rsidR="00EA4672" w:rsidRPr="00C71780">
          <w:rPr>
            <w:rStyle w:val="Hyperlink"/>
            <w:noProof/>
          </w:rPr>
          <w:t>4.1.5.1.17</w:t>
        </w:r>
        <w:r w:rsidR="00EA4672">
          <w:rPr>
            <w:noProof/>
          </w:rPr>
          <w:tab/>
        </w:r>
        <w:r w:rsidR="00EA4672" w:rsidRPr="00C71780">
          <w:rPr>
            <w:rStyle w:val="Hyperlink"/>
            <w:noProof/>
          </w:rPr>
          <w:t>REQ-387747/A-###R_FNC_Veh_HMI_Consent_020### Fleet Vehicles User Consent</w:t>
        </w:r>
        <w:r w:rsidR="00EA4672">
          <w:rPr>
            <w:noProof/>
            <w:webHidden/>
          </w:rPr>
          <w:tab/>
        </w:r>
        <w:r w:rsidR="00EA4672">
          <w:rPr>
            <w:noProof/>
            <w:webHidden/>
          </w:rPr>
          <w:fldChar w:fldCharType="begin"/>
        </w:r>
        <w:r w:rsidR="00EA4672">
          <w:rPr>
            <w:noProof/>
            <w:webHidden/>
          </w:rPr>
          <w:instrText xml:space="preserve"> PAGEREF _Toc46730351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4CC3252D" w14:textId="1B44F0E1" w:rsidR="00EA4672" w:rsidRDefault="00DC691E">
      <w:pPr>
        <w:pStyle w:val="TOC5"/>
        <w:tabs>
          <w:tab w:val="left" w:pos="1991"/>
          <w:tab w:val="right" w:leader="dot" w:pos="9350"/>
        </w:tabs>
        <w:rPr>
          <w:noProof/>
        </w:rPr>
      </w:pPr>
      <w:hyperlink w:anchor="_Toc46730352" w:history="1">
        <w:r w:rsidR="00EA4672" w:rsidRPr="00C71780">
          <w:rPr>
            <w:rStyle w:val="Hyperlink"/>
            <w:noProof/>
          </w:rPr>
          <w:t>4.1.5.1.18</w:t>
        </w:r>
        <w:r w:rsidR="00EA4672">
          <w:rPr>
            <w:noProof/>
          </w:rPr>
          <w:tab/>
        </w:r>
        <w:r w:rsidR="00EA4672" w:rsidRPr="00C71780">
          <w:rPr>
            <w:rStyle w:val="Hyperlink"/>
            <w:noProof/>
          </w:rPr>
          <w:t>REQ-392413/A-###R_FNC_Veh_HMI_Consent_020### When ASU = OFF and additional consent is required</w:t>
        </w:r>
        <w:r w:rsidR="00EA4672">
          <w:rPr>
            <w:noProof/>
            <w:webHidden/>
          </w:rPr>
          <w:tab/>
        </w:r>
        <w:r w:rsidR="00EA4672">
          <w:rPr>
            <w:noProof/>
            <w:webHidden/>
          </w:rPr>
          <w:fldChar w:fldCharType="begin"/>
        </w:r>
        <w:r w:rsidR="00EA4672">
          <w:rPr>
            <w:noProof/>
            <w:webHidden/>
          </w:rPr>
          <w:instrText xml:space="preserve"> PAGEREF _Toc46730352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75760477" w14:textId="4151AE8B" w:rsidR="00EA4672" w:rsidRDefault="00DC691E">
      <w:pPr>
        <w:pStyle w:val="TOC5"/>
        <w:tabs>
          <w:tab w:val="left" w:pos="1991"/>
          <w:tab w:val="right" w:leader="dot" w:pos="9350"/>
        </w:tabs>
        <w:rPr>
          <w:noProof/>
        </w:rPr>
      </w:pPr>
      <w:hyperlink w:anchor="_Toc46730353" w:history="1">
        <w:r w:rsidR="00EA4672" w:rsidRPr="00C71780">
          <w:rPr>
            <w:rStyle w:val="Hyperlink"/>
            <w:noProof/>
          </w:rPr>
          <w:t>4.1.5.1.19</w:t>
        </w:r>
        <w:r w:rsidR="00EA4672">
          <w:rPr>
            <w:noProof/>
          </w:rPr>
          <w:tab/>
        </w:r>
        <w:r w:rsidR="00EA4672" w:rsidRPr="00C71780">
          <w:rPr>
            <w:rStyle w:val="Hyperlink"/>
            <w:noProof/>
          </w:rPr>
          <w:t>REQ-392414/A-###R_FNC_Veh_HMI_Consent_021### ICON enter to System updates when vehicle Connectivity to enable</w:t>
        </w:r>
        <w:r w:rsidR="00EA4672">
          <w:rPr>
            <w:noProof/>
            <w:webHidden/>
          </w:rPr>
          <w:tab/>
        </w:r>
        <w:r w:rsidR="00EA4672">
          <w:rPr>
            <w:noProof/>
            <w:webHidden/>
          </w:rPr>
          <w:fldChar w:fldCharType="begin"/>
        </w:r>
        <w:r w:rsidR="00EA4672">
          <w:rPr>
            <w:noProof/>
            <w:webHidden/>
          </w:rPr>
          <w:instrText xml:space="preserve"> PAGEREF _Toc46730353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4B963042" w14:textId="5EE9C71A" w:rsidR="00EA4672" w:rsidRDefault="00DC691E">
      <w:pPr>
        <w:pStyle w:val="TOC5"/>
        <w:tabs>
          <w:tab w:val="left" w:pos="1991"/>
          <w:tab w:val="right" w:leader="dot" w:pos="9350"/>
        </w:tabs>
        <w:rPr>
          <w:noProof/>
        </w:rPr>
      </w:pPr>
      <w:hyperlink w:anchor="_Toc46730354" w:history="1">
        <w:r w:rsidR="00EA4672" w:rsidRPr="00C71780">
          <w:rPr>
            <w:rStyle w:val="Hyperlink"/>
            <w:noProof/>
          </w:rPr>
          <w:t>4.1.5.1.20</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_Toc46730354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5BC62486" w14:textId="05C8441F"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55" w:history="1">
        <w:r w:rsidR="00EA4672" w:rsidRPr="00C71780">
          <w:rPr>
            <w:rStyle w:val="Hyperlink"/>
            <w:noProof/>
          </w:rPr>
          <w:t>4.1.5.2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_Toc46730355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5B740CA2" w14:textId="25F72950" w:rsidR="00EA4672" w:rsidRDefault="00DC691E">
      <w:pPr>
        <w:pStyle w:val="TOC5"/>
        <w:tabs>
          <w:tab w:val="left" w:pos="1880"/>
          <w:tab w:val="right" w:leader="dot" w:pos="9350"/>
        </w:tabs>
        <w:rPr>
          <w:noProof/>
        </w:rPr>
      </w:pPr>
      <w:hyperlink w:anchor="_Toc46730356" w:history="1">
        <w:r w:rsidR="00EA4672" w:rsidRPr="00C71780">
          <w:rPr>
            <w:rStyle w:val="Hyperlink"/>
            <w:noProof/>
          </w:rPr>
          <w:t>4.1.5.2.1</w:t>
        </w:r>
        <w:r w:rsidR="00EA4672">
          <w:rPr>
            <w:noProof/>
          </w:rPr>
          <w:tab/>
        </w:r>
        <w:r w:rsidR="00EA4672" w:rsidRPr="00C71780">
          <w:rPr>
            <w:rStyle w:val="Hyperlink"/>
            <w:noProof/>
          </w:rPr>
          <w:t>F-REQ-305212/C-###R_FNC_Veh_HMI_Consent_015### Screen Refresh</w:t>
        </w:r>
        <w:r w:rsidR="00EA4672">
          <w:rPr>
            <w:noProof/>
            <w:webHidden/>
          </w:rPr>
          <w:tab/>
        </w:r>
        <w:r w:rsidR="00EA4672">
          <w:rPr>
            <w:noProof/>
            <w:webHidden/>
          </w:rPr>
          <w:fldChar w:fldCharType="begin"/>
        </w:r>
        <w:r w:rsidR="00EA4672">
          <w:rPr>
            <w:noProof/>
            <w:webHidden/>
          </w:rPr>
          <w:instrText xml:space="preserve"> PAGEREF _Toc46730356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0E158888" w14:textId="0189E763" w:rsidR="00EA4672" w:rsidRDefault="00DC691E">
      <w:pPr>
        <w:pStyle w:val="TOC5"/>
        <w:tabs>
          <w:tab w:val="left" w:pos="1880"/>
          <w:tab w:val="right" w:leader="dot" w:pos="9350"/>
        </w:tabs>
        <w:rPr>
          <w:noProof/>
        </w:rPr>
      </w:pPr>
      <w:hyperlink w:anchor="_Toc46730357" w:history="1">
        <w:r w:rsidR="00EA4672" w:rsidRPr="00C71780">
          <w:rPr>
            <w:rStyle w:val="Hyperlink"/>
            <w:noProof/>
          </w:rPr>
          <w:t>4.1.5.2.2</w:t>
        </w:r>
        <w:r w:rsidR="00EA4672">
          <w:rPr>
            <w:noProof/>
          </w:rPr>
          <w:tab/>
        </w:r>
        <w:r w:rsidR="00EA4672" w:rsidRPr="00C71780">
          <w:rPr>
            <w:rStyle w:val="Hyperlink"/>
            <w:noProof/>
          </w:rPr>
          <w:t>REQ-347385/A-###R_FNC_Veh_HMI_Consent_016### Automatic System Updates Changes</w:t>
        </w:r>
        <w:r w:rsidR="00EA4672">
          <w:rPr>
            <w:noProof/>
            <w:webHidden/>
          </w:rPr>
          <w:tab/>
        </w:r>
        <w:r w:rsidR="00EA4672">
          <w:rPr>
            <w:noProof/>
            <w:webHidden/>
          </w:rPr>
          <w:fldChar w:fldCharType="begin"/>
        </w:r>
        <w:r w:rsidR="00EA4672">
          <w:rPr>
            <w:noProof/>
            <w:webHidden/>
          </w:rPr>
          <w:instrText xml:space="preserve"> PAGEREF _Toc46730357 \h </w:instrText>
        </w:r>
        <w:r w:rsidR="00EA4672">
          <w:rPr>
            <w:noProof/>
            <w:webHidden/>
          </w:rPr>
        </w:r>
        <w:r w:rsidR="00EA4672">
          <w:rPr>
            <w:noProof/>
            <w:webHidden/>
          </w:rPr>
          <w:fldChar w:fldCharType="separate"/>
        </w:r>
        <w:r w:rsidR="005317C2">
          <w:rPr>
            <w:noProof/>
            <w:webHidden/>
          </w:rPr>
          <w:t>35</w:t>
        </w:r>
        <w:r w:rsidR="00EA4672">
          <w:rPr>
            <w:noProof/>
            <w:webHidden/>
          </w:rPr>
          <w:fldChar w:fldCharType="end"/>
        </w:r>
      </w:hyperlink>
    </w:p>
    <w:p w14:paraId="6B238F89" w14:textId="69F51153" w:rsidR="00EA4672" w:rsidRDefault="00DC691E">
      <w:pPr>
        <w:pStyle w:val="TOC2"/>
        <w:tabs>
          <w:tab w:val="left" w:pos="800"/>
          <w:tab w:val="right" w:leader="dot" w:pos="9350"/>
        </w:tabs>
        <w:rPr>
          <w:rFonts w:asciiTheme="minorHAnsi" w:eastAsiaTheme="minorEastAsia" w:hAnsiTheme="minorHAnsi" w:cstheme="minorBidi"/>
          <w:noProof/>
          <w:sz w:val="22"/>
          <w:szCs w:val="22"/>
        </w:rPr>
      </w:pPr>
      <w:hyperlink w:anchor="_Toc46730358" w:history="1">
        <w:r w:rsidR="00EA4672" w:rsidRPr="00C71780">
          <w:rPr>
            <w:rStyle w:val="Hyperlink"/>
            <w:noProof/>
          </w:rPr>
          <w:t>4.2</w:t>
        </w:r>
        <w:r w:rsidR="00EA4672">
          <w:rPr>
            <w:rFonts w:asciiTheme="minorHAnsi" w:eastAsiaTheme="minorEastAsia" w:hAnsiTheme="minorHAnsi" w:cstheme="minorBidi"/>
            <w:noProof/>
            <w:sz w:val="22"/>
            <w:szCs w:val="22"/>
          </w:rPr>
          <w:tab/>
        </w:r>
        <w:r w:rsidR="00EA4672" w:rsidRPr="00C71780">
          <w:rPr>
            <w:rStyle w:val="Hyperlink"/>
            <w:noProof/>
          </w:rPr>
          <w:t>Logical Function Software Update Scheduler</w:t>
        </w:r>
        <w:r w:rsidR="00EA4672">
          <w:rPr>
            <w:noProof/>
            <w:webHidden/>
          </w:rPr>
          <w:tab/>
        </w:r>
        <w:r w:rsidR="00EA4672">
          <w:rPr>
            <w:noProof/>
            <w:webHidden/>
          </w:rPr>
          <w:fldChar w:fldCharType="begin"/>
        </w:r>
        <w:r w:rsidR="00EA4672">
          <w:rPr>
            <w:noProof/>
            <w:webHidden/>
          </w:rPr>
          <w:instrText xml:space="preserve"> PAGEREF _Toc46730358 \h </w:instrText>
        </w:r>
        <w:r w:rsidR="00EA4672">
          <w:rPr>
            <w:noProof/>
            <w:webHidden/>
          </w:rPr>
        </w:r>
        <w:r w:rsidR="00EA4672">
          <w:rPr>
            <w:noProof/>
            <w:webHidden/>
          </w:rPr>
          <w:fldChar w:fldCharType="separate"/>
        </w:r>
        <w:r w:rsidR="005317C2">
          <w:rPr>
            <w:noProof/>
            <w:webHidden/>
          </w:rPr>
          <w:t>35</w:t>
        </w:r>
        <w:r w:rsidR="00EA4672">
          <w:rPr>
            <w:noProof/>
            <w:webHidden/>
          </w:rPr>
          <w:fldChar w:fldCharType="end"/>
        </w:r>
      </w:hyperlink>
    </w:p>
    <w:p w14:paraId="4E467B92" w14:textId="0331046A"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59" w:history="1">
        <w:r w:rsidR="00EA4672" w:rsidRPr="00C71780">
          <w:rPr>
            <w:rStyle w:val="Hyperlink"/>
            <w:noProof/>
          </w:rPr>
          <w:t>4.2.1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_Toc46730359 \h </w:instrText>
        </w:r>
        <w:r w:rsidR="00EA4672">
          <w:rPr>
            <w:noProof/>
            <w:webHidden/>
          </w:rPr>
        </w:r>
        <w:r w:rsidR="00EA4672">
          <w:rPr>
            <w:noProof/>
            <w:webHidden/>
          </w:rPr>
          <w:fldChar w:fldCharType="separate"/>
        </w:r>
        <w:r w:rsidR="005317C2">
          <w:rPr>
            <w:noProof/>
            <w:webHidden/>
          </w:rPr>
          <w:t>35</w:t>
        </w:r>
        <w:r w:rsidR="00EA4672">
          <w:rPr>
            <w:noProof/>
            <w:webHidden/>
          </w:rPr>
          <w:fldChar w:fldCharType="end"/>
        </w:r>
      </w:hyperlink>
    </w:p>
    <w:p w14:paraId="00FF732C" w14:textId="5D14FD65"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60" w:history="1">
        <w:r w:rsidR="00EA4672" w:rsidRPr="00C71780">
          <w:rPr>
            <w:rStyle w:val="Hyperlink"/>
            <w:noProof/>
          </w:rPr>
          <w:t>4.2.2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_Toc46730360 \h </w:instrText>
        </w:r>
        <w:r w:rsidR="00EA4672">
          <w:rPr>
            <w:noProof/>
            <w:webHidden/>
          </w:rPr>
        </w:r>
        <w:r w:rsidR="00EA4672">
          <w:rPr>
            <w:noProof/>
            <w:webHidden/>
          </w:rPr>
          <w:fldChar w:fldCharType="separate"/>
        </w:r>
        <w:r w:rsidR="005317C2">
          <w:rPr>
            <w:noProof/>
            <w:webHidden/>
          </w:rPr>
          <w:t>35</w:t>
        </w:r>
        <w:r w:rsidR="00EA4672">
          <w:rPr>
            <w:noProof/>
            <w:webHidden/>
          </w:rPr>
          <w:fldChar w:fldCharType="end"/>
        </w:r>
      </w:hyperlink>
    </w:p>
    <w:p w14:paraId="62F21E5F" w14:textId="779A32A7"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61" w:history="1">
        <w:r w:rsidR="00EA4672" w:rsidRPr="00C71780">
          <w:rPr>
            <w:rStyle w:val="Hyperlink"/>
            <w:noProof/>
          </w:rPr>
          <w:t>4.2.3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_Toc46730361 \h </w:instrText>
        </w:r>
        <w:r w:rsidR="00EA4672">
          <w:rPr>
            <w:noProof/>
            <w:webHidden/>
          </w:rPr>
        </w:r>
        <w:r w:rsidR="00EA4672">
          <w:rPr>
            <w:noProof/>
            <w:webHidden/>
          </w:rPr>
          <w:fldChar w:fldCharType="separate"/>
        </w:r>
        <w:r w:rsidR="005317C2">
          <w:rPr>
            <w:noProof/>
            <w:webHidden/>
          </w:rPr>
          <w:t>36</w:t>
        </w:r>
        <w:r w:rsidR="00EA4672">
          <w:rPr>
            <w:noProof/>
            <w:webHidden/>
          </w:rPr>
          <w:fldChar w:fldCharType="end"/>
        </w:r>
      </w:hyperlink>
    </w:p>
    <w:p w14:paraId="7D8415F9" w14:textId="2762696B"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62" w:history="1">
        <w:r w:rsidR="00EA4672" w:rsidRPr="00C71780">
          <w:rPr>
            <w:rStyle w:val="Hyperlink"/>
            <w:noProof/>
          </w:rPr>
          <w:t>4.2.3.1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_Toc46730362 \h </w:instrText>
        </w:r>
        <w:r w:rsidR="00EA4672">
          <w:rPr>
            <w:noProof/>
            <w:webHidden/>
          </w:rPr>
        </w:r>
        <w:r w:rsidR="00EA4672">
          <w:rPr>
            <w:noProof/>
            <w:webHidden/>
          </w:rPr>
          <w:fldChar w:fldCharType="separate"/>
        </w:r>
        <w:r w:rsidR="005317C2">
          <w:rPr>
            <w:noProof/>
            <w:webHidden/>
          </w:rPr>
          <w:t>36</w:t>
        </w:r>
        <w:r w:rsidR="00EA4672">
          <w:rPr>
            <w:noProof/>
            <w:webHidden/>
          </w:rPr>
          <w:fldChar w:fldCharType="end"/>
        </w:r>
      </w:hyperlink>
    </w:p>
    <w:p w14:paraId="4F4BF99A" w14:textId="23C5DECC"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63" w:history="1">
        <w:r w:rsidR="00EA4672" w:rsidRPr="00C71780">
          <w:rPr>
            <w:rStyle w:val="Hyperlink"/>
            <w:noProof/>
          </w:rPr>
          <w:t>4.2.3.2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_Toc46730363 \h </w:instrText>
        </w:r>
        <w:r w:rsidR="00EA4672">
          <w:rPr>
            <w:noProof/>
            <w:webHidden/>
          </w:rPr>
        </w:r>
        <w:r w:rsidR="00EA4672">
          <w:rPr>
            <w:noProof/>
            <w:webHidden/>
          </w:rPr>
          <w:fldChar w:fldCharType="separate"/>
        </w:r>
        <w:r w:rsidR="005317C2">
          <w:rPr>
            <w:noProof/>
            <w:webHidden/>
          </w:rPr>
          <w:t>36</w:t>
        </w:r>
        <w:r w:rsidR="00EA4672">
          <w:rPr>
            <w:noProof/>
            <w:webHidden/>
          </w:rPr>
          <w:fldChar w:fldCharType="end"/>
        </w:r>
      </w:hyperlink>
    </w:p>
    <w:p w14:paraId="30B3646F" w14:textId="38233412"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64" w:history="1">
        <w:r w:rsidR="00EA4672" w:rsidRPr="00C71780">
          <w:rPr>
            <w:rStyle w:val="Hyperlink"/>
            <w:noProof/>
          </w:rPr>
          <w:t>4.2.4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_Toc46730364 \h </w:instrText>
        </w:r>
        <w:r w:rsidR="00EA4672">
          <w:rPr>
            <w:noProof/>
            <w:webHidden/>
          </w:rPr>
        </w:r>
        <w:r w:rsidR="00EA4672">
          <w:rPr>
            <w:noProof/>
            <w:webHidden/>
          </w:rPr>
          <w:fldChar w:fldCharType="separate"/>
        </w:r>
        <w:r w:rsidR="005317C2">
          <w:rPr>
            <w:noProof/>
            <w:webHidden/>
          </w:rPr>
          <w:t>37</w:t>
        </w:r>
        <w:r w:rsidR="00EA4672">
          <w:rPr>
            <w:noProof/>
            <w:webHidden/>
          </w:rPr>
          <w:fldChar w:fldCharType="end"/>
        </w:r>
      </w:hyperlink>
    </w:p>
    <w:p w14:paraId="6D20C7D8" w14:textId="1CDE7BE9"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65" w:history="1">
        <w:r w:rsidR="00EA4672" w:rsidRPr="00C71780">
          <w:rPr>
            <w:rStyle w:val="Hyperlink"/>
            <w:noProof/>
          </w:rPr>
          <w:t>4.2.5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_Toc46730365 \h </w:instrText>
        </w:r>
        <w:r w:rsidR="00EA4672">
          <w:rPr>
            <w:noProof/>
            <w:webHidden/>
          </w:rPr>
        </w:r>
        <w:r w:rsidR="00EA4672">
          <w:rPr>
            <w:noProof/>
            <w:webHidden/>
          </w:rPr>
          <w:fldChar w:fldCharType="separate"/>
        </w:r>
        <w:r w:rsidR="005317C2">
          <w:rPr>
            <w:noProof/>
            <w:webHidden/>
          </w:rPr>
          <w:t>37</w:t>
        </w:r>
        <w:r w:rsidR="00EA4672">
          <w:rPr>
            <w:noProof/>
            <w:webHidden/>
          </w:rPr>
          <w:fldChar w:fldCharType="end"/>
        </w:r>
      </w:hyperlink>
    </w:p>
    <w:p w14:paraId="1D9F9B4A" w14:textId="40578D04"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66" w:history="1">
        <w:r w:rsidR="00EA4672" w:rsidRPr="00C71780">
          <w:rPr>
            <w:rStyle w:val="Hyperlink"/>
            <w:noProof/>
          </w:rPr>
          <w:t>4.2.5.1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_Toc46730366 \h </w:instrText>
        </w:r>
        <w:r w:rsidR="00EA4672">
          <w:rPr>
            <w:noProof/>
            <w:webHidden/>
          </w:rPr>
        </w:r>
        <w:r w:rsidR="00EA4672">
          <w:rPr>
            <w:noProof/>
            <w:webHidden/>
          </w:rPr>
          <w:fldChar w:fldCharType="separate"/>
        </w:r>
        <w:r w:rsidR="005317C2">
          <w:rPr>
            <w:noProof/>
            <w:webHidden/>
          </w:rPr>
          <w:t>37</w:t>
        </w:r>
        <w:r w:rsidR="00EA4672">
          <w:rPr>
            <w:noProof/>
            <w:webHidden/>
          </w:rPr>
          <w:fldChar w:fldCharType="end"/>
        </w:r>
      </w:hyperlink>
    </w:p>
    <w:p w14:paraId="0F151611" w14:textId="48CC8BF4" w:rsidR="00EA4672" w:rsidRDefault="00DC691E">
      <w:pPr>
        <w:pStyle w:val="TOC5"/>
        <w:tabs>
          <w:tab w:val="left" w:pos="1880"/>
          <w:tab w:val="right" w:leader="dot" w:pos="9350"/>
        </w:tabs>
        <w:rPr>
          <w:noProof/>
        </w:rPr>
      </w:pPr>
      <w:hyperlink w:anchor="_Toc46730367" w:history="1">
        <w:r w:rsidR="00EA4672" w:rsidRPr="00C71780">
          <w:rPr>
            <w:rStyle w:val="Hyperlink"/>
            <w:noProof/>
          </w:rPr>
          <w:t>4.2.5.1.1</w:t>
        </w:r>
        <w:r w:rsidR="00EA4672">
          <w:rPr>
            <w:noProof/>
          </w:rPr>
          <w:tab/>
        </w:r>
        <w:r w:rsidR="00EA4672" w:rsidRPr="00C71780">
          <w:rPr>
            <w:rStyle w:val="Hyperlink"/>
            <w:noProof/>
          </w:rPr>
          <w:t>F-REQ-305213/C-###R_FNC_Veh_HMI_Sch_001### OTA Software Update Scheduler Range</w:t>
        </w:r>
        <w:r w:rsidR="00EA4672">
          <w:rPr>
            <w:noProof/>
            <w:webHidden/>
          </w:rPr>
          <w:tab/>
        </w:r>
        <w:r w:rsidR="00EA4672">
          <w:rPr>
            <w:noProof/>
            <w:webHidden/>
          </w:rPr>
          <w:fldChar w:fldCharType="begin"/>
        </w:r>
        <w:r w:rsidR="00EA4672">
          <w:rPr>
            <w:noProof/>
            <w:webHidden/>
          </w:rPr>
          <w:instrText xml:space="preserve"> PAGEREF _Toc46730367 \h </w:instrText>
        </w:r>
        <w:r w:rsidR="00EA4672">
          <w:rPr>
            <w:noProof/>
            <w:webHidden/>
          </w:rPr>
        </w:r>
        <w:r w:rsidR="00EA4672">
          <w:rPr>
            <w:noProof/>
            <w:webHidden/>
          </w:rPr>
          <w:fldChar w:fldCharType="separate"/>
        </w:r>
        <w:r w:rsidR="005317C2">
          <w:rPr>
            <w:noProof/>
            <w:webHidden/>
          </w:rPr>
          <w:t>37</w:t>
        </w:r>
        <w:r w:rsidR="00EA4672">
          <w:rPr>
            <w:noProof/>
            <w:webHidden/>
          </w:rPr>
          <w:fldChar w:fldCharType="end"/>
        </w:r>
      </w:hyperlink>
    </w:p>
    <w:p w14:paraId="36FC35C9" w14:textId="312C6F2F" w:rsidR="00EA4672" w:rsidRDefault="00DC691E">
      <w:pPr>
        <w:pStyle w:val="TOC5"/>
        <w:tabs>
          <w:tab w:val="left" w:pos="1880"/>
          <w:tab w:val="right" w:leader="dot" w:pos="9350"/>
        </w:tabs>
        <w:rPr>
          <w:noProof/>
        </w:rPr>
      </w:pPr>
      <w:hyperlink w:anchor="_Toc46730368" w:history="1">
        <w:r w:rsidR="00EA4672" w:rsidRPr="00C71780">
          <w:rPr>
            <w:rStyle w:val="Hyperlink"/>
            <w:noProof/>
          </w:rPr>
          <w:t>4.2.5.1.2</w:t>
        </w:r>
        <w:r w:rsidR="00EA4672">
          <w:rPr>
            <w:noProof/>
          </w:rPr>
          <w:tab/>
        </w:r>
        <w:r w:rsidR="00EA4672" w:rsidRPr="00C71780">
          <w:rPr>
            <w:rStyle w:val="Hyperlink"/>
            <w:noProof/>
          </w:rPr>
          <w:t>F-REQ-305214/C-###R_FNC_Veh_HMI_Sch_002### NOW Activation Options</w:t>
        </w:r>
        <w:r w:rsidR="00EA4672">
          <w:rPr>
            <w:noProof/>
            <w:webHidden/>
          </w:rPr>
          <w:tab/>
        </w:r>
        <w:r w:rsidR="00EA4672">
          <w:rPr>
            <w:noProof/>
            <w:webHidden/>
          </w:rPr>
          <w:fldChar w:fldCharType="begin"/>
        </w:r>
        <w:r w:rsidR="00EA4672">
          <w:rPr>
            <w:noProof/>
            <w:webHidden/>
          </w:rPr>
          <w:instrText xml:space="preserve"> PAGEREF _Toc46730368 \h </w:instrText>
        </w:r>
        <w:r w:rsidR="00EA4672">
          <w:rPr>
            <w:noProof/>
            <w:webHidden/>
          </w:rPr>
        </w:r>
        <w:r w:rsidR="00EA4672">
          <w:rPr>
            <w:noProof/>
            <w:webHidden/>
          </w:rPr>
          <w:fldChar w:fldCharType="separate"/>
        </w:r>
        <w:r w:rsidR="005317C2">
          <w:rPr>
            <w:noProof/>
            <w:webHidden/>
          </w:rPr>
          <w:t>37</w:t>
        </w:r>
        <w:r w:rsidR="00EA4672">
          <w:rPr>
            <w:noProof/>
            <w:webHidden/>
          </w:rPr>
          <w:fldChar w:fldCharType="end"/>
        </w:r>
      </w:hyperlink>
    </w:p>
    <w:p w14:paraId="04A82EEC" w14:textId="20F81398" w:rsidR="00EA4672" w:rsidRDefault="00DC691E">
      <w:pPr>
        <w:pStyle w:val="TOC5"/>
        <w:tabs>
          <w:tab w:val="left" w:pos="1880"/>
          <w:tab w:val="right" w:leader="dot" w:pos="9350"/>
        </w:tabs>
        <w:rPr>
          <w:noProof/>
        </w:rPr>
      </w:pPr>
      <w:hyperlink w:anchor="_Toc46730369" w:history="1">
        <w:r w:rsidR="00EA4672" w:rsidRPr="00C71780">
          <w:rPr>
            <w:rStyle w:val="Hyperlink"/>
            <w:noProof/>
          </w:rPr>
          <w:t>4.2.5.1.3</w:t>
        </w:r>
        <w:r w:rsidR="00EA4672">
          <w:rPr>
            <w:noProof/>
          </w:rPr>
          <w:tab/>
        </w:r>
        <w:r w:rsidR="00EA4672" w:rsidRPr="00C71780">
          <w:rPr>
            <w:rStyle w:val="Hyperlink"/>
            <w:noProof/>
          </w:rPr>
          <w:t>F-REQ-305215/D-###R_FNC_Veh_HMI_Sch_003### Set a Recurring Schedule to Complete New Software Update</w:t>
        </w:r>
        <w:r w:rsidR="00EA4672">
          <w:rPr>
            <w:noProof/>
            <w:webHidden/>
          </w:rPr>
          <w:tab/>
        </w:r>
        <w:r w:rsidR="00EA4672">
          <w:rPr>
            <w:noProof/>
            <w:webHidden/>
          </w:rPr>
          <w:fldChar w:fldCharType="begin"/>
        </w:r>
        <w:r w:rsidR="00EA4672">
          <w:rPr>
            <w:noProof/>
            <w:webHidden/>
          </w:rPr>
          <w:instrText xml:space="preserve"> PAGEREF _Toc46730369 \h </w:instrText>
        </w:r>
        <w:r w:rsidR="00EA4672">
          <w:rPr>
            <w:noProof/>
            <w:webHidden/>
          </w:rPr>
        </w:r>
        <w:r w:rsidR="00EA4672">
          <w:rPr>
            <w:noProof/>
            <w:webHidden/>
          </w:rPr>
          <w:fldChar w:fldCharType="separate"/>
        </w:r>
        <w:r w:rsidR="005317C2">
          <w:rPr>
            <w:noProof/>
            <w:webHidden/>
          </w:rPr>
          <w:t>38</w:t>
        </w:r>
        <w:r w:rsidR="00EA4672">
          <w:rPr>
            <w:noProof/>
            <w:webHidden/>
          </w:rPr>
          <w:fldChar w:fldCharType="end"/>
        </w:r>
      </w:hyperlink>
    </w:p>
    <w:p w14:paraId="431CD17A" w14:textId="747592FC" w:rsidR="00EA4672" w:rsidRDefault="00DC691E">
      <w:pPr>
        <w:pStyle w:val="TOC5"/>
        <w:tabs>
          <w:tab w:val="left" w:pos="1880"/>
          <w:tab w:val="right" w:leader="dot" w:pos="9350"/>
        </w:tabs>
        <w:rPr>
          <w:noProof/>
        </w:rPr>
      </w:pPr>
      <w:hyperlink w:anchor="_Toc46730370" w:history="1">
        <w:r w:rsidR="00EA4672" w:rsidRPr="00C71780">
          <w:rPr>
            <w:rStyle w:val="Hyperlink"/>
            <w:noProof/>
          </w:rPr>
          <w:t>4.2.5.1.4</w:t>
        </w:r>
        <w:r w:rsidR="00EA4672">
          <w:rPr>
            <w:noProof/>
          </w:rPr>
          <w:tab/>
        </w:r>
        <w:r w:rsidR="00EA4672" w:rsidRPr="00C71780">
          <w:rPr>
            <w:rStyle w:val="Hyperlink"/>
            <w:noProof/>
          </w:rPr>
          <w:t>F-REQ-305216/E-###R_FNC_Veh_HMI_Sch_004### Set an One Time Schedule to Complete New Software Update</w:t>
        </w:r>
        <w:r w:rsidR="00EA4672">
          <w:rPr>
            <w:noProof/>
            <w:webHidden/>
          </w:rPr>
          <w:tab/>
        </w:r>
        <w:r w:rsidR="00EA4672">
          <w:rPr>
            <w:noProof/>
            <w:webHidden/>
          </w:rPr>
          <w:fldChar w:fldCharType="begin"/>
        </w:r>
        <w:r w:rsidR="00EA4672">
          <w:rPr>
            <w:noProof/>
            <w:webHidden/>
          </w:rPr>
          <w:instrText xml:space="preserve"> PAGEREF _Toc46730370 \h </w:instrText>
        </w:r>
        <w:r w:rsidR="00EA4672">
          <w:rPr>
            <w:noProof/>
            <w:webHidden/>
          </w:rPr>
        </w:r>
        <w:r w:rsidR="00EA4672">
          <w:rPr>
            <w:noProof/>
            <w:webHidden/>
          </w:rPr>
          <w:fldChar w:fldCharType="separate"/>
        </w:r>
        <w:r w:rsidR="005317C2">
          <w:rPr>
            <w:noProof/>
            <w:webHidden/>
          </w:rPr>
          <w:t>38</w:t>
        </w:r>
        <w:r w:rsidR="00EA4672">
          <w:rPr>
            <w:noProof/>
            <w:webHidden/>
          </w:rPr>
          <w:fldChar w:fldCharType="end"/>
        </w:r>
      </w:hyperlink>
    </w:p>
    <w:p w14:paraId="439D0292" w14:textId="2D9DF36B" w:rsidR="00EA4672" w:rsidRDefault="00DC691E">
      <w:pPr>
        <w:pStyle w:val="TOC5"/>
        <w:tabs>
          <w:tab w:val="left" w:pos="1880"/>
          <w:tab w:val="right" w:leader="dot" w:pos="9350"/>
        </w:tabs>
        <w:rPr>
          <w:noProof/>
        </w:rPr>
      </w:pPr>
      <w:hyperlink w:anchor="_Toc46730371" w:history="1">
        <w:r w:rsidR="00EA4672" w:rsidRPr="00C71780">
          <w:rPr>
            <w:rStyle w:val="Hyperlink"/>
            <w:noProof/>
          </w:rPr>
          <w:t>4.2.5.1.5</w:t>
        </w:r>
        <w:r w:rsidR="00EA4672">
          <w:rPr>
            <w:noProof/>
          </w:rPr>
          <w:tab/>
        </w:r>
        <w:r w:rsidR="00EA4672" w:rsidRPr="00C71780">
          <w:rPr>
            <w:rStyle w:val="Hyperlink"/>
            <w:noProof/>
          </w:rPr>
          <w:t>F-REQ-305217/F-###R_FNC_Veh_HMI_Sch_005### Master Reset Clears Schedule Selection</w:t>
        </w:r>
        <w:r w:rsidR="00EA4672">
          <w:rPr>
            <w:noProof/>
            <w:webHidden/>
          </w:rPr>
          <w:tab/>
        </w:r>
        <w:r w:rsidR="00EA4672">
          <w:rPr>
            <w:noProof/>
            <w:webHidden/>
          </w:rPr>
          <w:fldChar w:fldCharType="begin"/>
        </w:r>
        <w:r w:rsidR="00EA4672">
          <w:rPr>
            <w:noProof/>
            <w:webHidden/>
          </w:rPr>
          <w:instrText xml:space="preserve"> PAGEREF _Toc46730371 \h </w:instrText>
        </w:r>
        <w:r w:rsidR="00EA4672">
          <w:rPr>
            <w:noProof/>
            <w:webHidden/>
          </w:rPr>
        </w:r>
        <w:r w:rsidR="00EA4672">
          <w:rPr>
            <w:noProof/>
            <w:webHidden/>
          </w:rPr>
          <w:fldChar w:fldCharType="separate"/>
        </w:r>
        <w:r w:rsidR="005317C2">
          <w:rPr>
            <w:noProof/>
            <w:webHidden/>
          </w:rPr>
          <w:t>39</w:t>
        </w:r>
        <w:r w:rsidR="00EA4672">
          <w:rPr>
            <w:noProof/>
            <w:webHidden/>
          </w:rPr>
          <w:fldChar w:fldCharType="end"/>
        </w:r>
      </w:hyperlink>
    </w:p>
    <w:p w14:paraId="79787F4A" w14:textId="73DD137E" w:rsidR="00EA4672" w:rsidRDefault="00DC691E">
      <w:pPr>
        <w:pStyle w:val="TOC5"/>
        <w:tabs>
          <w:tab w:val="left" w:pos="1880"/>
          <w:tab w:val="right" w:leader="dot" w:pos="9350"/>
        </w:tabs>
        <w:rPr>
          <w:noProof/>
        </w:rPr>
      </w:pPr>
      <w:hyperlink w:anchor="_Toc46730372" w:history="1">
        <w:r w:rsidR="00EA4672" w:rsidRPr="00C71780">
          <w:rPr>
            <w:rStyle w:val="Hyperlink"/>
            <w:noProof/>
          </w:rPr>
          <w:t>4.2.5.1.6</w:t>
        </w:r>
        <w:r w:rsidR="00EA4672">
          <w:rPr>
            <w:noProof/>
          </w:rPr>
          <w:tab/>
        </w:r>
        <w:r w:rsidR="00EA4672" w:rsidRPr="00C71780">
          <w:rPr>
            <w:rStyle w:val="Hyperlink"/>
            <w:noProof/>
          </w:rPr>
          <w:t>F-REQ-305218/D-###R_FNC_Veh_HMI_Sch_006### Editing Schedule and Software Update expired</w:t>
        </w:r>
        <w:r w:rsidR="00EA4672">
          <w:rPr>
            <w:noProof/>
            <w:webHidden/>
          </w:rPr>
          <w:tab/>
        </w:r>
        <w:r w:rsidR="00EA4672">
          <w:rPr>
            <w:noProof/>
            <w:webHidden/>
          </w:rPr>
          <w:fldChar w:fldCharType="begin"/>
        </w:r>
        <w:r w:rsidR="00EA4672">
          <w:rPr>
            <w:noProof/>
            <w:webHidden/>
          </w:rPr>
          <w:instrText xml:space="preserve"> PAGEREF _Toc46730372 \h </w:instrText>
        </w:r>
        <w:r w:rsidR="00EA4672">
          <w:rPr>
            <w:noProof/>
            <w:webHidden/>
          </w:rPr>
        </w:r>
        <w:r w:rsidR="00EA4672">
          <w:rPr>
            <w:noProof/>
            <w:webHidden/>
          </w:rPr>
          <w:fldChar w:fldCharType="separate"/>
        </w:r>
        <w:r w:rsidR="005317C2">
          <w:rPr>
            <w:noProof/>
            <w:webHidden/>
          </w:rPr>
          <w:t>39</w:t>
        </w:r>
        <w:r w:rsidR="00EA4672">
          <w:rPr>
            <w:noProof/>
            <w:webHidden/>
          </w:rPr>
          <w:fldChar w:fldCharType="end"/>
        </w:r>
      </w:hyperlink>
    </w:p>
    <w:p w14:paraId="1EB83B70" w14:textId="0A7DB68A" w:rsidR="00EA4672" w:rsidRDefault="00DC691E">
      <w:pPr>
        <w:pStyle w:val="TOC5"/>
        <w:tabs>
          <w:tab w:val="left" w:pos="1880"/>
          <w:tab w:val="right" w:leader="dot" w:pos="9350"/>
        </w:tabs>
        <w:rPr>
          <w:noProof/>
        </w:rPr>
      </w:pPr>
      <w:hyperlink w:anchor="_Toc46730373" w:history="1">
        <w:r w:rsidR="00EA4672" w:rsidRPr="00C71780">
          <w:rPr>
            <w:rStyle w:val="Hyperlink"/>
            <w:noProof/>
          </w:rPr>
          <w:t>4.2.5.1.7</w:t>
        </w:r>
        <w:r w:rsidR="00EA4672">
          <w:rPr>
            <w:noProof/>
          </w:rPr>
          <w:tab/>
        </w:r>
        <w:r w:rsidR="00EA4672" w:rsidRPr="00C71780">
          <w:rPr>
            <w:rStyle w:val="Hyperlink"/>
            <w:noProof/>
          </w:rPr>
          <w:t>F-REQ-305220/C-###R_FNC_Veh_HMI_Sch_007### Activate Schedule Priority Recurring vs one time or Software updates</w:t>
        </w:r>
        <w:r w:rsidR="00EA4672">
          <w:rPr>
            <w:noProof/>
            <w:webHidden/>
          </w:rPr>
          <w:tab/>
        </w:r>
        <w:r w:rsidR="00EA4672">
          <w:rPr>
            <w:noProof/>
            <w:webHidden/>
          </w:rPr>
          <w:fldChar w:fldCharType="begin"/>
        </w:r>
        <w:r w:rsidR="00EA4672">
          <w:rPr>
            <w:noProof/>
            <w:webHidden/>
          </w:rPr>
          <w:instrText xml:space="preserve"> PAGEREF _Toc46730373 \h </w:instrText>
        </w:r>
        <w:r w:rsidR="00EA4672">
          <w:rPr>
            <w:noProof/>
            <w:webHidden/>
          </w:rPr>
        </w:r>
        <w:r w:rsidR="00EA4672">
          <w:rPr>
            <w:noProof/>
            <w:webHidden/>
          </w:rPr>
          <w:fldChar w:fldCharType="separate"/>
        </w:r>
        <w:r w:rsidR="005317C2">
          <w:rPr>
            <w:noProof/>
            <w:webHidden/>
          </w:rPr>
          <w:t>39</w:t>
        </w:r>
        <w:r w:rsidR="00EA4672">
          <w:rPr>
            <w:noProof/>
            <w:webHidden/>
          </w:rPr>
          <w:fldChar w:fldCharType="end"/>
        </w:r>
      </w:hyperlink>
    </w:p>
    <w:p w14:paraId="1CCCED6A" w14:textId="3FBC97D9" w:rsidR="00EA4672" w:rsidRDefault="00DC691E">
      <w:pPr>
        <w:pStyle w:val="TOC5"/>
        <w:tabs>
          <w:tab w:val="left" w:pos="1880"/>
          <w:tab w:val="right" w:leader="dot" w:pos="9350"/>
        </w:tabs>
        <w:rPr>
          <w:noProof/>
        </w:rPr>
      </w:pPr>
      <w:hyperlink w:anchor="_Toc46730374" w:history="1">
        <w:r w:rsidR="00EA4672" w:rsidRPr="00C71780">
          <w:rPr>
            <w:rStyle w:val="Hyperlink"/>
            <w:noProof/>
          </w:rPr>
          <w:t>4.2.5.1.8</w:t>
        </w:r>
        <w:r w:rsidR="00EA4672">
          <w:rPr>
            <w:noProof/>
          </w:rPr>
          <w:tab/>
        </w:r>
        <w:r w:rsidR="00EA4672" w:rsidRPr="00C71780">
          <w:rPr>
            <w:rStyle w:val="Hyperlink"/>
            <w:noProof/>
          </w:rPr>
          <w:t>F-REQ-305230/E-###R_FNC_Veh_HMI_Sch_008### Software Update Schedule Time &amp; Reminder</w:t>
        </w:r>
        <w:r w:rsidR="00EA4672">
          <w:rPr>
            <w:noProof/>
            <w:webHidden/>
          </w:rPr>
          <w:tab/>
        </w:r>
        <w:r w:rsidR="00EA4672">
          <w:rPr>
            <w:noProof/>
            <w:webHidden/>
          </w:rPr>
          <w:fldChar w:fldCharType="begin"/>
        </w:r>
        <w:r w:rsidR="00EA4672">
          <w:rPr>
            <w:noProof/>
            <w:webHidden/>
          </w:rPr>
          <w:instrText xml:space="preserve"> PAGEREF _Toc46730374 \h </w:instrText>
        </w:r>
        <w:r w:rsidR="00EA4672">
          <w:rPr>
            <w:noProof/>
            <w:webHidden/>
          </w:rPr>
        </w:r>
        <w:r w:rsidR="00EA4672">
          <w:rPr>
            <w:noProof/>
            <w:webHidden/>
          </w:rPr>
          <w:fldChar w:fldCharType="separate"/>
        </w:r>
        <w:r w:rsidR="005317C2">
          <w:rPr>
            <w:noProof/>
            <w:webHidden/>
          </w:rPr>
          <w:t>40</w:t>
        </w:r>
        <w:r w:rsidR="00EA4672">
          <w:rPr>
            <w:noProof/>
            <w:webHidden/>
          </w:rPr>
          <w:fldChar w:fldCharType="end"/>
        </w:r>
      </w:hyperlink>
    </w:p>
    <w:p w14:paraId="7CBCB80C" w14:textId="25A642BF" w:rsidR="00EA4672" w:rsidRDefault="00DC691E">
      <w:pPr>
        <w:pStyle w:val="TOC5"/>
        <w:tabs>
          <w:tab w:val="left" w:pos="1880"/>
          <w:tab w:val="right" w:leader="dot" w:pos="9350"/>
        </w:tabs>
        <w:rPr>
          <w:noProof/>
        </w:rPr>
      </w:pPr>
      <w:hyperlink w:anchor="_Toc46730375" w:history="1">
        <w:r w:rsidR="00EA4672" w:rsidRPr="00C71780">
          <w:rPr>
            <w:rStyle w:val="Hyperlink"/>
            <w:noProof/>
          </w:rPr>
          <w:t>4.2.5.1.9</w:t>
        </w:r>
        <w:r w:rsidR="00EA4672">
          <w:rPr>
            <w:noProof/>
          </w:rPr>
          <w:tab/>
        </w:r>
        <w:r w:rsidR="00EA4672" w:rsidRPr="00C71780">
          <w:rPr>
            <w:rStyle w:val="Hyperlink"/>
            <w:noProof/>
          </w:rPr>
          <w:t>F-REQ-305219/D-###R_FNC_Veh_HMI_Sch_009### Schedule Time Reached While Ignition RUN/START and Vehicle is in Park</w:t>
        </w:r>
        <w:r w:rsidR="00EA4672">
          <w:rPr>
            <w:noProof/>
            <w:webHidden/>
          </w:rPr>
          <w:tab/>
        </w:r>
        <w:r w:rsidR="00EA4672">
          <w:rPr>
            <w:noProof/>
            <w:webHidden/>
          </w:rPr>
          <w:fldChar w:fldCharType="begin"/>
        </w:r>
        <w:r w:rsidR="00EA4672">
          <w:rPr>
            <w:noProof/>
            <w:webHidden/>
          </w:rPr>
          <w:instrText xml:space="preserve"> PAGEREF _Toc46730375 \h </w:instrText>
        </w:r>
        <w:r w:rsidR="00EA4672">
          <w:rPr>
            <w:noProof/>
            <w:webHidden/>
          </w:rPr>
        </w:r>
        <w:r w:rsidR="00EA4672">
          <w:rPr>
            <w:noProof/>
            <w:webHidden/>
          </w:rPr>
          <w:fldChar w:fldCharType="separate"/>
        </w:r>
        <w:r w:rsidR="005317C2">
          <w:rPr>
            <w:noProof/>
            <w:webHidden/>
          </w:rPr>
          <w:t>40</w:t>
        </w:r>
        <w:r w:rsidR="00EA4672">
          <w:rPr>
            <w:noProof/>
            <w:webHidden/>
          </w:rPr>
          <w:fldChar w:fldCharType="end"/>
        </w:r>
      </w:hyperlink>
    </w:p>
    <w:p w14:paraId="6EED9B91" w14:textId="2AE7E632" w:rsidR="00EA4672" w:rsidRDefault="00DC691E">
      <w:pPr>
        <w:pStyle w:val="TOC5"/>
        <w:tabs>
          <w:tab w:val="left" w:pos="1991"/>
          <w:tab w:val="right" w:leader="dot" w:pos="9350"/>
        </w:tabs>
        <w:rPr>
          <w:noProof/>
        </w:rPr>
      </w:pPr>
      <w:hyperlink w:anchor="_Toc46730376" w:history="1">
        <w:r w:rsidR="00EA4672" w:rsidRPr="00C71780">
          <w:rPr>
            <w:rStyle w:val="Hyperlink"/>
            <w:noProof/>
          </w:rPr>
          <w:t>4.2.5.1.10</w:t>
        </w:r>
        <w:r w:rsidR="00EA4672">
          <w:rPr>
            <w:noProof/>
          </w:rPr>
          <w:tab/>
        </w:r>
        <w:r w:rsidR="00EA4672" w:rsidRPr="00C71780">
          <w:rPr>
            <w:rStyle w:val="Hyperlink"/>
            <w:noProof/>
          </w:rPr>
          <w:t>REQ-326160/B-###R_FNC_Veh_HMI_Sch_010###HMI Display during Programming Session</w:t>
        </w:r>
        <w:r w:rsidR="00EA4672">
          <w:rPr>
            <w:noProof/>
            <w:webHidden/>
          </w:rPr>
          <w:tab/>
        </w:r>
        <w:r w:rsidR="00EA4672">
          <w:rPr>
            <w:noProof/>
            <w:webHidden/>
          </w:rPr>
          <w:fldChar w:fldCharType="begin"/>
        </w:r>
        <w:r w:rsidR="00EA4672">
          <w:rPr>
            <w:noProof/>
            <w:webHidden/>
          </w:rPr>
          <w:instrText xml:space="preserve"> PAGEREF _Toc46730376 \h </w:instrText>
        </w:r>
        <w:r w:rsidR="00EA4672">
          <w:rPr>
            <w:noProof/>
            <w:webHidden/>
          </w:rPr>
        </w:r>
        <w:r w:rsidR="00EA4672">
          <w:rPr>
            <w:noProof/>
            <w:webHidden/>
          </w:rPr>
          <w:fldChar w:fldCharType="separate"/>
        </w:r>
        <w:r w:rsidR="005317C2">
          <w:rPr>
            <w:noProof/>
            <w:webHidden/>
          </w:rPr>
          <w:t>40</w:t>
        </w:r>
        <w:r w:rsidR="00EA4672">
          <w:rPr>
            <w:noProof/>
            <w:webHidden/>
          </w:rPr>
          <w:fldChar w:fldCharType="end"/>
        </w:r>
      </w:hyperlink>
    </w:p>
    <w:p w14:paraId="2C760994" w14:textId="733A9EDD" w:rsidR="00EA4672" w:rsidRDefault="00DC691E">
      <w:pPr>
        <w:pStyle w:val="TOC5"/>
        <w:tabs>
          <w:tab w:val="left" w:pos="1991"/>
          <w:tab w:val="right" w:leader="dot" w:pos="9350"/>
        </w:tabs>
        <w:rPr>
          <w:noProof/>
        </w:rPr>
      </w:pPr>
      <w:hyperlink w:anchor="_Toc46730377" w:history="1">
        <w:r w:rsidR="00EA4672" w:rsidRPr="00C71780">
          <w:rPr>
            <w:rStyle w:val="Hyperlink"/>
            <w:noProof/>
          </w:rPr>
          <w:t>4.2.5.1.11</w:t>
        </w:r>
        <w:r w:rsidR="00EA4672">
          <w:rPr>
            <w:noProof/>
          </w:rPr>
          <w:tab/>
        </w:r>
        <w:r w:rsidR="00EA4672" w:rsidRPr="00C71780">
          <w:rPr>
            <w:rStyle w:val="Hyperlink"/>
            <w:noProof/>
          </w:rPr>
          <w:t>REQ-326157/F-###R_FNC_Veh_HMI_Sch_011###Precondition are not Met and Requires User Action</w:t>
        </w:r>
        <w:r w:rsidR="00EA4672">
          <w:rPr>
            <w:noProof/>
            <w:webHidden/>
          </w:rPr>
          <w:tab/>
        </w:r>
        <w:r w:rsidR="00EA4672">
          <w:rPr>
            <w:noProof/>
            <w:webHidden/>
          </w:rPr>
          <w:fldChar w:fldCharType="begin"/>
        </w:r>
        <w:r w:rsidR="00EA4672">
          <w:rPr>
            <w:noProof/>
            <w:webHidden/>
          </w:rPr>
          <w:instrText xml:space="preserve"> PAGEREF _Toc46730377 \h </w:instrText>
        </w:r>
        <w:r w:rsidR="00EA4672">
          <w:rPr>
            <w:noProof/>
            <w:webHidden/>
          </w:rPr>
        </w:r>
        <w:r w:rsidR="00EA4672">
          <w:rPr>
            <w:noProof/>
            <w:webHidden/>
          </w:rPr>
          <w:fldChar w:fldCharType="separate"/>
        </w:r>
        <w:r w:rsidR="005317C2">
          <w:rPr>
            <w:noProof/>
            <w:webHidden/>
          </w:rPr>
          <w:t>40</w:t>
        </w:r>
        <w:r w:rsidR="00EA4672">
          <w:rPr>
            <w:noProof/>
            <w:webHidden/>
          </w:rPr>
          <w:fldChar w:fldCharType="end"/>
        </w:r>
      </w:hyperlink>
    </w:p>
    <w:p w14:paraId="475A4F01" w14:textId="72C75AC3" w:rsidR="00EA4672" w:rsidRDefault="00DC691E">
      <w:pPr>
        <w:pStyle w:val="TOC5"/>
        <w:tabs>
          <w:tab w:val="left" w:pos="1991"/>
          <w:tab w:val="right" w:leader="dot" w:pos="9350"/>
        </w:tabs>
        <w:rPr>
          <w:noProof/>
        </w:rPr>
      </w:pPr>
      <w:hyperlink w:anchor="_Toc46730378" w:history="1">
        <w:r w:rsidR="00EA4672" w:rsidRPr="00C71780">
          <w:rPr>
            <w:rStyle w:val="Hyperlink"/>
            <w:noProof/>
          </w:rPr>
          <w:t>4.2.5.1.12</w:t>
        </w:r>
        <w:r w:rsidR="00EA4672">
          <w:rPr>
            <w:noProof/>
          </w:rPr>
          <w:tab/>
        </w:r>
        <w:r w:rsidR="00EA4672" w:rsidRPr="00C71780">
          <w:rPr>
            <w:rStyle w:val="Hyperlink"/>
            <w:noProof/>
          </w:rPr>
          <w:t>REQ-329373/B-###R_FNC_Veh_HMI_Sch_012### Activation Postponed due to Vehicle Conditions not Met</w:t>
        </w:r>
        <w:r w:rsidR="00EA4672">
          <w:rPr>
            <w:noProof/>
            <w:webHidden/>
          </w:rPr>
          <w:tab/>
        </w:r>
        <w:r w:rsidR="00EA4672">
          <w:rPr>
            <w:noProof/>
            <w:webHidden/>
          </w:rPr>
          <w:fldChar w:fldCharType="begin"/>
        </w:r>
        <w:r w:rsidR="00EA4672">
          <w:rPr>
            <w:noProof/>
            <w:webHidden/>
          </w:rPr>
          <w:instrText xml:space="preserve"> PAGEREF _Toc46730378 \h </w:instrText>
        </w:r>
        <w:r w:rsidR="00EA4672">
          <w:rPr>
            <w:noProof/>
            <w:webHidden/>
          </w:rPr>
        </w:r>
        <w:r w:rsidR="00EA4672">
          <w:rPr>
            <w:noProof/>
            <w:webHidden/>
          </w:rPr>
          <w:fldChar w:fldCharType="separate"/>
        </w:r>
        <w:r w:rsidR="005317C2">
          <w:rPr>
            <w:noProof/>
            <w:webHidden/>
          </w:rPr>
          <w:t>44</w:t>
        </w:r>
        <w:r w:rsidR="00EA4672">
          <w:rPr>
            <w:noProof/>
            <w:webHidden/>
          </w:rPr>
          <w:fldChar w:fldCharType="end"/>
        </w:r>
      </w:hyperlink>
    </w:p>
    <w:p w14:paraId="6E95A3D7" w14:textId="2C99DBC9" w:rsidR="00EA4672" w:rsidRDefault="00DC691E">
      <w:pPr>
        <w:pStyle w:val="TOC5"/>
        <w:tabs>
          <w:tab w:val="left" w:pos="1991"/>
          <w:tab w:val="right" w:leader="dot" w:pos="9350"/>
        </w:tabs>
        <w:rPr>
          <w:noProof/>
        </w:rPr>
      </w:pPr>
      <w:hyperlink w:anchor="_Toc46730379" w:history="1">
        <w:r w:rsidR="00EA4672" w:rsidRPr="00C71780">
          <w:rPr>
            <w:rStyle w:val="Hyperlink"/>
            <w:noProof/>
          </w:rPr>
          <w:t>4.2.5.1.13</w:t>
        </w:r>
        <w:r w:rsidR="00EA4672">
          <w:rPr>
            <w:noProof/>
          </w:rPr>
          <w:tab/>
        </w:r>
        <w:r w:rsidR="00EA4672" w:rsidRPr="00C71780">
          <w:rPr>
            <w:rStyle w:val="Hyperlink"/>
            <w:noProof/>
          </w:rPr>
          <w:t>REQ-326161/A-###R_FNC_Veh_HMI_Sch_013###OVERRIDE – HMI Notifications</w:t>
        </w:r>
        <w:r w:rsidR="00EA4672">
          <w:rPr>
            <w:noProof/>
            <w:webHidden/>
          </w:rPr>
          <w:tab/>
        </w:r>
        <w:r w:rsidR="00EA4672">
          <w:rPr>
            <w:noProof/>
            <w:webHidden/>
          </w:rPr>
          <w:fldChar w:fldCharType="begin"/>
        </w:r>
        <w:r w:rsidR="00EA4672">
          <w:rPr>
            <w:noProof/>
            <w:webHidden/>
          </w:rPr>
          <w:instrText xml:space="preserve"> PAGEREF _Toc46730379 \h </w:instrText>
        </w:r>
        <w:r w:rsidR="00EA4672">
          <w:rPr>
            <w:noProof/>
            <w:webHidden/>
          </w:rPr>
        </w:r>
        <w:r w:rsidR="00EA4672">
          <w:rPr>
            <w:noProof/>
            <w:webHidden/>
          </w:rPr>
          <w:fldChar w:fldCharType="separate"/>
        </w:r>
        <w:r w:rsidR="005317C2">
          <w:rPr>
            <w:noProof/>
            <w:webHidden/>
          </w:rPr>
          <w:t>44</w:t>
        </w:r>
        <w:r w:rsidR="00EA4672">
          <w:rPr>
            <w:noProof/>
            <w:webHidden/>
          </w:rPr>
          <w:fldChar w:fldCharType="end"/>
        </w:r>
      </w:hyperlink>
    </w:p>
    <w:p w14:paraId="7DBB5E12" w14:textId="5A0A809F" w:rsidR="00EA4672" w:rsidRDefault="00DC691E">
      <w:pPr>
        <w:pStyle w:val="TOC5"/>
        <w:tabs>
          <w:tab w:val="left" w:pos="1991"/>
          <w:tab w:val="right" w:leader="dot" w:pos="9350"/>
        </w:tabs>
        <w:rPr>
          <w:noProof/>
        </w:rPr>
      </w:pPr>
      <w:hyperlink w:anchor="_Toc46730380" w:history="1">
        <w:r w:rsidR="00EA4672" w:rsidRPr="00C71780">
          <w:rPr>
            <w:rStyle w:val="Hyperlink"/>
            <w:noProof/>
          </w:rPr>
          <w:t>4.2.5.1.14</w:t>
        </w:r>
        <w:r w:rsidR="00EA4672">
          <w:rPr>
            <w:noProof/>
          </w:rPr>
          <w:tab/>
        </w:r>
        <w:r w:rsidR="00EA4672" w:rsidRPr="00C71780">
          <w:rPr>
            <w:rStyle w:val="Hyperlink"/>
            <w:noProof/>
          </w:rPr>
          <w:t>REQ-346981/C-###R_FNC_Veh_HMI_Sch_014### When User  Disable Recurring  Schedule: clear the set date/time</w:t>
        </w:r>
        <w:r w:rsidR="00EA4672">
          <w:rPr>
            <w:noProof/>
            <w:webHidden/>
          </w:rPr>
          <w:tab/>
        </w:r>
        <w:r w:rsidR="00EA4672">
          <w:rPr>
            <w:noProof/>
            <w:webHidden/>
          </w:rPr>
          <w:fldChar w:fldCharType="begin"/>
        </w:r>
        <w:r w:rsidR="00EA4672">
          <w:rPr>
            <w:noProof/>
            <w:webHidden/>
          </w:rPr>
          <w:instrText xml:space="preserve"> PAGEREF _Toc46730380 \h </w:instrText>
        </w:r>
        <w:r w:rsidR="00EA4672">
          <w:rPr>
            <w:noProof/>
            <w:webHidden/>
          </w:rPr>
        </w:r>
        <w:r w:rsidR="00EA4672">
          <w:rPr>
            <w:noProof/>
            <w:webHidden/>
          </w:rPr>
          <w:fldChar w:fldCharType="separate"/>
        </w:r>
        <w:r w:rsidR="005317C2">
          <w:rPr>
            <w:noProof/>
            <w:webHidden/>
          </w:rPr>
          <w:t>44</w:t>
        </w:r>
        <w:r w:rsidR="00EA4672">
          <w:rPr>
            <w:noProof/>
            <w:webHidden/>
          </w:rPr>
          <w:fldChar w:fldCharType="end"/>
        </w:r>
      </w:hyperlink>
    </w:p>
    <w:p w14:paraId="1814D932" w14:textId="5BC3A00A" w:rsidR="00EA4672" w:rsidRDefault="00DC691E">
      <w:pPr>
        <w:pStyle w:val="TOC5"/>
        <w:tabs>
          <w:tab w:val="left" w:pos="1991"/>
          <w:tab w:val="right" w:leader="dot" w:pos="9350"/>
        </w:tabs>
        <w:rPr>
          <w:noProof/>
        </w:rPr>
      </w:pPr>
      <w:hyperlink w:anchor="_Toc46730381" w:history="1">
        <w:r w:rsidR="00EA4672" w:rsidRPr="00C71780">
          <w:rPr>
            <w:rStyle w:val="Hyperlink"/>
            <w:noProof/>
          </w:rPr>
          <w:t>4.2.5.1.15</w:t>
        </w:r>
        <w:r w:rsidR="00EA4672">
          <w:rPr>
            <w:noProof/>
          </w:rPr>
          <w:tab/>
        </w:r>
        <w:r w:rsidR="00EA4672" w:rsidRPr="00C71780">
          <w:rPr>
            <w:rStyle w:val="Hyperlink"/>
            <w:noProof/>
          </w:rPr>
          <w:t>REQ-347386/B-###R_FNC_Veh_HMI_Sch_015### HMI allow the user to select and save the time before setting it to OTAM</w:t>
        </w:r>
        <w:r w:rsidR="00EA4672">
          <w:rPr>
            <w:noProof/>
            <w:webHidden/>
          </w:rPr>
          <w:tab/>
        </w:r>
        <w:r w:rsidR="00EA4672">
          <w:rPr>
            <w:noProof/>
            <w:webHidden/>
          </w:rPr>
          <w:fldChar w:fldCharType="begin"/>
        </w:r>
        <w:r w:rsidR="00EA4672">
          <w:rPr>
            <w:noProof/>
            <w:webHidden/>
          </w:rPr>
          <w:instrText xml:space="preserve"> PAGEREF _Toc46730381 \h </w:instrText>
        </w:r>
        <w:r w:rsidR="00EA4672">
          <w:rPr>
            <w:noProof/>
            <w:webHidden/>
          </w:rPr>
        </w:r>
        <w:r w:rsidR="00EA4672">
          <w:rPr>
            <w:noProof/>
            <w:webHidden/>
          </w:rPr>
          <w:fldChar w:fldCharType="separate"/>
        </w:r>
        <w:r w:rsidR="005317C2">
          <w:rPr>
            <w:noProof/>
            <w:webHidden/>
          </w:rPr>
          <w:t>45</w:t>
        </w:r>
        <w:r w:rsidR="00EA4672">
          <w:rPr>
            <w:noProof/>
            <w:webHidden/>
          </w:rPr>
          <w:fldChar w:fldCharType="end"/>
        </w:r>
      </w:hyperlink>
    </w:p>
    <w:p w14:paraId="72DD01FE" w14:textId="6B3DFD60" w:rsidR="00EA4672" w:rsidRDefault="00DC691E">
      <w:pPr>
        <w:pStyle w:val="TOC5"/>
        <w:tabs>
          <w:tab w:val="left" w:pos="1991"/>
          <w:tab w:val="right" w:leader="dot" w:pos="9350"/>
        </w:tabs>
        <w:rPr>
          <w:noProof/>
        </w:rPr>
      </w:pPr>
      <w:hyperlink w:anchor="_Toc46730382" w:history="1">
        <w:r w:rsidR="00EA4672" w:rsidRPr="00C71780">
          <w:rPr>
            <w:rStyle w:val="Hyperlink"/>
            <w:noProof/>
          </w:rPr>
          <w:t>4.2.5.1.16</w:t>
        </w:r>
        <w:r w:rsidR="00EA4672">
          <w:rPr>
            <w:noProof/>
          </w:rPr>
          <w:tab/>
        </w:r>
        <w:r w:rsidR="00EA4672" w:rsidRPr="00C71780">
          <w:rPr>
            <w:rStyle w:val="Hyperlink"/>
            <w:noProof/>
          </w:rPr>
          <w:t>REQ-347783/B-###R_FNC_Veh_HMI_Sch_016### Stolen Vehicle Service is Active</w:t>
        </w:r>
        <w:r w:rsidR="00EA4672">
          <w:rPr>
            <w:noProof/>
            <w:webHidden/>
          </w:rPr>
          <w:tab/>
        </w:r>
        <w:r w:rsidR="00EA4672">
          <w:rPr>
            <w:noProof/>
            <w:webHidden/>
          </w:rPr>
          <w:fldChar w:fldCharType="begin"/>
        </w:r>
        <w:r w:rsidR="00EA4672">
          <w:rPr>
            <w:noProof/>
            <w:webHidden/>
          </w:rPr>
          <w:instrText xml:space="preserve"> PAGEREF _Toc46730382 \h </w:instrText>
        </w:r>
        <w:r w:rsidR="00EA4672">
          <w:rPr>
            <w:noProof/>
            <w:webHidden/>
          </w:rPr>
        </w:r>
        <w:r w:rsidR="00EA4672">
          <w:rPr>
            <w:noProof/>
            <w:webHidden/>
          </w:rPr>
          <w:fldChar w:fldCharType="separate"/>
        </w:r>
        <w:r w:rsidR="005317C2">
          <w:rPr>
            <w:noProof/>
            <w:webHidden/>
          </w:rPr>
          <w:t>45</w:t>
        </w:r>
        <w:r w:rsidR="00EA4672">
          <w:rPr>
            <w:noProof/>
            <w:webHidden/>
          </w:rPr>
          <w:fldChar w:fldCharType="end"/>
        </w:r>
      </w:hyperlink>
    </w:p>
    <w:p w14:paraId="23A25B45" w14:textId="3D1E448D" w:rsidR="00EA4672" w:rsidRDefault="00DC691E">
      <w:pPr>
        <w:pStyle w:val="TOC5"/>
        <w:tabs>
          <w:tab w:val="left" w:pos="1991"/>
          <w:tab w:val="right" w:leader="dot" w:pos="9350"/>
        </w:tabs>
        <w:rPr>
          <w:noProof/>
        </w:rPr>
      </w:pPr>
      <w:hyperlink w:anchor="_Toc46730383" w:history="1">
        <w:r w:rsidR="00EA4672" w:rsidRPr="00C71780">
          <w:rPr>
            <w:rStyle w:val="Hyperlink"/>
            <w:noProof/>
          </w:rPr>
          <w:t>4.2.5.1.17</w:t>
        </w:r>
        <w:r w:rsidR="00EA4672">
          <w:rPr>
            <w:noProof/>
          </w:rPr>
          <w:tab/>
        </w:r>
        <w:r w:rsidR="00EA4672" w:rsidRPr="00C71780">
          <w:rPr>
            <w:rStyle w:val="Hyperlink"/>
            <w:noProof/>
          </w:rPr>
          <w:t>REQ-348242/C-###R_FNC_Veh_HMI_Sch_017### Stolen Vehicle Service is De-Active</w:t>
        </w:r>
        <w:r w:rsidR="00EA4672">
          <w:rPr>
            <w:noProof/>
            <w:webHidden/>
          </w:rPr>
          <w:tab/>
        </w:r>
        <w:r w:rsidR="00EA4672">
          <w:rPr>
            <w:noProof/>
            <w:webHidden/>
          </w:rPr>
          <w:fldChar w:fldCharType="begin"/>
        </w:r>
        <w:r w:rsidR="00EA4672">
          <w:rPr>
            <w:noProof/>
            <w:webHidden/>
          </w:rPr>
          <w:instrText xml:space="preserve"> PAGEREF _Toc46730383 \h </w:instrText>
        </w:r>
        <w:r w:rsidR="00EA4672">
          <w:rPr>
            <w:noProof/>
            <w:webHidden/>
          </w:rPr>
        </w:r>
        <w:r w:rsidR="00EA4672">
          <w:rPr>
            <w:noProof/>
            <w:webHidden/>
          </w:rPr>
          <w:fldChar w:fldCharType="separate"/>
        </w:r>
        <w:r w:rsidR="005317C2">
          <w:rPr>
            <w:noProof/>
            <w:webHidden/>
          </w:rPr>
          <w:t>45</w:t>
        </w:r>
        <w:r w:rsidR="00EA4672">
          <w:rPr>
            <w:noProof/>
            <w:webHidden/>
          </w:rPr>
          <w:fldChar w:fldCharType="end"/>
        </w:r>
      </w:hyperlink>
    </w:p>
    <w:p w14:paraId="2694326C" w14:textId="1105BCFB" w:rsidR="00EA4672" w:rsidRDefault="00DC691E">
      <w:pPr>
        <w:pStyle w:val="TOC5"/>
        <w:tabs>
          <w:tab w:val="left" w:pos="1991"/>
          <w:tab w:val="right" w:leader="dot" w:pos="9350"/>
        </w:tabs>
        <w:rPr>
          <w:noProof/>
        </w:rPr>
      </w:pPr>
      <w:hyperlink w:anchor="_Toc46730384" w:history="1">
        <w:r w:rsidR="00EA4672" w:rsidRPr="00C71780">
          <w:rPr>
            <w:rStyle w:val="Hyperlink"/>
            <w:noProof/>
          </w:rPr>
          <w:t>4.2.5.1.18</w:t>
        </w:r>
        <w:r w:rsidR="00EA4672">
          <w:rPr>
            <w:noProof/>
          </w:rPr>
          <w:tab/>
        </w:r>
        <w:r w:rsidR="00EA4672" w:rsidRPr="00C71780">
          <w:rPr>
            <w:rStyle w:val="Hyperlink"/>
            <w:noProof/>
          </w:rPr>
          <w:t>REQ-352881/A-###R_FNC_Veh_HMI_Sch_018### Update Expired and User Inputs Never Set Schedule</w:t>
        </w:r>
        <w:r w:rsidR="00EA4672">
          <w:rPr>
            <w:noProof/>
            <w:webHidden/>
          </w:rPr>
          <w:tab/>
        </w:r>
        <w:r w:rsidR="00EA4672">
          <w:rPr>
            <w:noProof/>
            <w:webHidden/>
          </w:rPr>
          <w:fldChar w:fldCharType="begin"/>
        </w:r>
        <w:r w:rsidR="00EA4672">
          <w:rPr>
            <w:noProof/>
            <w:webHidden/>
          </w:rPr>
          <w:instrText xml:space="preserve"> PAGEREF _Toc46730384 \h </w:instrText>
        </w:r>
        <w:r w:rsidR="00EA4672">
          <w:rPr>
            <w:noProof/>
            <w:webHidden/>
          </w:rPr>
        </w:r>
        <w:r w:rsidR="00EA4672">
          <w:rPr>
            <w:noProof/>
            <w:webHidden/>
          </w:rPr>
          <w:fldChar w:fldCharType="separate"/>
        </w:r>
        <w:r w:rsidR="005317C2">
          <w:rPr>
            <w:noProof/>
            <w:webHidden/>
          </w:rPr>
          <w:t>45</w:t>
        </w:r>
        <w:r w:rsidR="00EA4672">
          <w:rPr>
            <w:noProof/>
            <w:webHidden/>
          </w:rPr>
          <w:fldChar w:fldCharType="end"/>
        </w:r>
      </w:hyperlink>
    </w:p>
    <w:p w14:paraId="1E5F103C" w14:textId="539C59EB" w:rsidR="00EA4672" w:rsidRDefault="00DC691E">
      <w:pPr>
        <w:pStyle w:val="TOC5"/>
        <w:tabs>
          <w:tab w:val="left" w:pos="1991"/>
          <w:tab w:val="right" w:leader="dot" w:pos="9350"/>
        </w:tabs>
        <w:rPr>
          <w:noProof/>
        </w:rPr>
      </w:pPr>
      <w:hyperlink w:anchor="_Toc46730385" w:history="1">
        <w:r w:rsidR="00EA4672" w:rsidRPr="00C71780">
          <w:rPr>
            <w:rStyle w:val="Hyperlink"/>
            <w:noProof/>
          </w:rPr>
          <w:t>4.2.5.1.19</w:t>
        </w:r>
        <w:r w:rsidR="00EA4672">
          <w:rPr>
            <w:noProof/>
          </w:rPr>
          <w:tab/>
        </w:r>
        <w:r w:rsidR="00EA4672" w:rsidRPr="00C71780">
          <w:rPr>
            <w:rStyle w:val="Hyperlink"/>
            <w:noProof/>
          </w:rPr>
          <w:t>REQ-369646/B-###R_FNC_Veh_HMI_Sch_019### Allow the User to Clear then Schedule and Get Feedback</w:t>
        </w:r>
        <w:r w:rsidR="00EA4672">
          <w:rPr>
            <w:noProof/>
            <w:webHidden/>
          </w:rPr>
          <w:tab/>
        </w:r>
        <w:r w:rsidR="00EA4672">
          <w:rPr>
            <w:noProof/>
            <w:webHidden/>
          </w:rPr>
          <w:fldChar w:fldCharType="begin"/>
        </w:r>
        <w:r w:rsidR="00EA4672">
          <w:rPr>
            <w:noProof/>
            <w:webHidden/>
          </w:rPr>
          <w:instrText xml:space="preserve"> PAGEREF _Toc46730385 \h </w:instrText>
        </w:r>
        <w:r w:rsidR="00EA4672">
          <w:rPr>
            <w:noProof/>
            <w:webHidden/>
          </w:rPr>
        </w:r>
        <w:r w:rsidR="00EA4672">
          <w:rPr>
            <w:noProof/>
            <w:webHidden/>
          </w:rPr>
          <w:fldChar w:fldCharType="separate"/>
        </w:r>
        <w:r w:rsidR="005317C2">
          <w:rPr>
            <w:noProof/>
            <w:webHidden/>
          </w:rPr>
          <w:t>45</w:t>
        </w:r>
        <w:r w:rsidR="00EA4672">
          <w:rPr>
            <w:noProof/>
            <w:webHidden/>
          </w:rPr>
          <w:fldChar w:fldCharType="end"/>
        </w:r>
      </w:hyperlink>
    </w:p>
    <w:p w14:paraId="3FFE8DB6" w14:textId="17266733" w:rsidR="00EA4672" w:rsidRDefault="00DC691E">
      <w:pPr>
        <w:pStyle w:val="TOC5"/>
        <w:tabs>
          <w:tab w:val="left" w:pos="1991"/>
          <w:tab w:val="right" w:leader="dot" w:pos="9350"/>
        </w:tabs>
        <w:rPr>
          <w:noProof/>
        </w:rPr>
      </w:pPr>
      <w:hyperlink w:anchor="_Toc46730386" w:history="1">
        <w:r w:rsidR="00EA4672" w:rsidRPr="00C71780">
          <w:rPr>
            <w:rStyle w:val="Hyperlink"/>
            <w:noProof/>
          </w:rPr>
          <w:t>4.2.5.1.20</w:t>
        </w:r>
        <w:r w:rsidR="00EA4672">
          <w:rPr>
            <w:noProof/>
          </w:rPr>
          <w:tab/>
        </w:r>
        <w:r w:rsidR="00EA4672" w:rsidRPr="00C71780">
          <w:rPr>
            <w:rStyle w:val="Hyperlink"/>
            <w:noProof/>
          </w:rPr>
          <w:t>REQ-380373/A-###R_FNC_Veh_HMI_Sch_020### Remote Schedule Changes</w:t>
        </w:r>
        <w:r w:rsidR="00EA4672">
          <w:rPr>
            <w:noProof/>
            <w:webHidden/>
          </w:rPr>
          <w:tab/>
        </w:r>
        <w:r w:rsidR="00EA4672">
          <w:rPr>
            <w:noProof/>
            <w:webHidden/>
          </w:rPr>
          <w:fldChar w:fldCharType="begin"/>
        </w:r>
        <w:r w:rsidR="00EA4672">
          <w:rPr>
            <w:noProof/>
            <w:webHidden/>
          </w:rPr>
          <w:instrText xml:space="preserve"> PAGEREF _Toc46730386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238F56A3" w14:textId="57DAE1B7" w:rsidR="00EA4672" w:rsidRDefault="00DC691E">
      <w:pPr>
        <w:pStyle w:val="TOC5"/>
        <w:tabs>
          <w:tab w:val="left" w:pos="1991"/>
          <w:tab w:val="right" w:leader="dot" w:pos="9350"/>
        </w:tabs>
        <w:rPr>
          <w:noProof/>
        </w:rPr>
      </w:pPr>
      <w:hyperlink w:anchor="_Toc46730387" w:history="1">
        <w:r w:rsidR="00EA4672" w:rsidRPr="00C71780">
          <w:rPr>
            <w:rStyle w:val="Hyperlink"/>
            <w:noProof/>
          </w:rPr>
          <w:t>4.2.5.1.21</w:t>
        </w:r>
        <w:r w:rsidR="00EA4672">
          <w:rPr>
            <w:noProof/>
          </w:rPr>
          <w:tab/>
        </w:r>
        <w:r w:rsidR="00EA4672" w:rsidRPr="00C71780">
          <w:rPr>
            <w:rStyle w:val="Hyperlink"/>
            <w:noProof/>
          </w:rPr>
          <w:t>REQ-387746/A-###R_FNC_Veh_HMI_Sch_021### Schedule and Update Reminders for Fleet Vehicles</w:t>
        </w:r>
        <w:r w:rsidR="00EA4672">
          <w:rPr>
            <w:noProof/>
            <w:webHidden/>
          </w:rPr>
          <w:tab/>
        </w:r>
        <w:r w:rsidR="00EA4672">
          <w:rPr>
            <w:noProof/>
            <w:webHidden/>
          </w:rPr>
          <w:fldChar w:fldCharType="begin"/>
        </w:r>
        <w:r w:rsidR="00EA4672">
          <w:rPr>
            <w:noProof/>
            <w:webHidden/>
          </w:rPr>
          <w:instrText xml:space="preserve"> PAGEREF _Toc46730387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4CFB64AF" w14:textId="64A61781" w:rsidR="00EA4672" w:rsidRDefault="00DC691E">
      <w:pPr>
        <w:pStyle w:val="TOC5"/>
        <w:tabs>
          <w:tab w:val="left" w:pos="1991"/>
          <w:tab w:val="right" w:leader="dot" w:pos="9350"/>
        </w:tabs>
        <w:rPr>
          <w:noProof/>
        </w:rPr>
      </w:pPr>
      <w:hyperlink w:anchor="_Toc46730388" w:history="1">
        <w:r w:rsidR="00EA4672" w:rsidRPr="00C71780">
          <w:rPr>
            <w:rStyle w:val="Hyperlink"/>
            <w:noProof/>
          </w:rPr>
          <w:t>4.2.5.1.22</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_Toc46730388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635273A0" w14:textId="0C153B4D"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89" w:history="1">
        <w:r w:rsidR="00EA4672" w:rsidRPr="00C71780">
          <w:rPr>
            <w:rStyle w:val="Hyperlink"/>
            <w:noProof/>
          </w:rPr>
          <w:t>4.2.5.2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_Toc46730389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6D2AAA19" w14:textId="3A120B00" w:rsidR="00EA4672" w:rsidRDefault="00DC691E">
      <w:pPr>
        <w:pStyle w:val="TOC5"/>
        <w:tabs>
          <w:tab w:val="left" w:pos="1880"/>
          <w:tab w:val="right" w:leader="dot" w:pos="9350"/>
        </w:tabs>
        <w:rPr>
          <w:noProof/>
        </w:rPr>
      </w:pPr>
      <w:hyperlink w:anchor="_Toc46730390" w:history="1">
        <w:r w:rsidR="00EA4672" w:rsidRPr="00C71780">
          <w:rPr>
            <w:rStyle w:val="Hyperlink"/>
            <w:noProof/>
          </w:rPr>
          <w:t>4.2.5.2.1</w:t>
        </w:r>
        <w:r w:rsidR="00EA4672">
          <w:rPr>
            <w:noProof/>
          </w:rPr>
          <w:tab/>
        </w:r>
        <w:r w:rsidR="00EA4672" w:rsidRPr="00C71780">
          <w:rPr>
            <w:rStyle w:val="Hyperlink"/>
            <w:noProof/>
          </w:rPr>
          <w:t>REQ-346761/B-###R_FNC_Veh_HMI_Sch_024### Count Down Timer when SYNC Display of Off</w:t>
        </w:r>
        <w:r w:rsidR="00EA4672">
          <w:rPr>
            <w:noProof/>
            <w:webHidden/>
          </w:rPr>
          <w:tab/>
        </w:r>
        <w:r w:rsidR="00EA4672">
          <w:rPr>
            <w:noProof/>
            <w:webHidden/>
          </w:rPr>
          <w:fldChar w:fldCharType="begin"/>
        </w:r>
        <w:r w:rsidR="00EA4672">
          <w:rPr>
            <w:noProof/>
            <w:webHidden/>
          </w:rPr>
          <w:instrText xml:space="preserve"> PAGEREF _Toc46730390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18CC6D48" w14:textId="77EFAF69" w:rsidR="00EA4672" w:rsidRDefault="00DC691E">
      <w:pPr>
        <w:pStyle w:val="TOC2"/>
        <w:tabs>
          <w:tab w:val="left" w:pos="800"/>
          <w:tab w:val="right" w:leader="dot" w:pos="9350"/>
        </w:tabs>
        <w:rPr>
          <w:rFonts w:asciiTheme="minorHAnsi" w:eastAsiaTheme="minorEastAsia" w:hAnsiTheme="minorHAnsi" w:cstheme="minorBidi"/>
          <w:noProof/>
          <w:sz w:val="22"/>
          <w:szCs w:val="22"/>
        </w:rPr>
      </w:pPr>
      <w:hyperlink w:anchor="_Toc46730391" w:history="1">
        <w:r w:rsidR="00EA4672" w:rsidRPr="00C71780">
          <w:rPr>
            <w:rStyle w:val="Hyperlink"/>
            <w:noProof/>
          </w:rPr>
          <w:t>4.3</w:t>
        </w:r>
        <w:r w:rsidR="00EA4672">
          <w:rPr>
            <w:rFonts w:asciiTheme="minorHAnsi" w:eastAsiaTheme="minorEastAsia" w:hAnsiTheme="minorHAnsi" w:cstheme="minorBidi"/>
            <w:noProof/>
            <w:sz w:val="22"/>
            <w:szCs w:val="22"/>
          </w:rPr>
          <w:tab/>
        </w:r>
        <w:r w:rsidR="00EA4672" w:rsidRPr="00C71780">
          <w:rPr>
            <w:rStyle w:val="Hyperlink"/>
            <w:noProof/>
          </w:rPr>
          <w:t>Logical Function Software Notification</w:t>
        </w:r>
        <w:r w:rsidR="00EA4672">
          <w:rPr>
            <w:noProof/>
            <w:webHidden/>
          </w:rPr>
          <w:tab/>
        </w:r>
        <w:r w:rsidR="00EA4672">
          <w:rPr>
            <w:noProof/>
            <w:webHidden/>
          </w:rPr>
          <w:fldChar w:fldCharType="begin"/>
        </w:r>
        <w:r w:rsidR="00EA4672">
          <w:rPr>
            <w:noProof/>
            <w:webHidden/>
          </w:rPr>
          <w:instrText xml:space="preserve"> PAGEREF _Toc46730391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758921B8" w14:textId="674EECAA"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92" w:history="1">
        <w:r w:rsidR="00EA4672" w:rsidRPr="00C71780">
          <w:rPr>
            <w:rStyle w:val="Hyperlink"/>
            <w:noProof/>
          </w:rPr>
          <w:t>4.3.1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_Toc46730392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28DF8363" w14:textId="22101EA8"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93" w:history="1">
        <w:r w:rsidR="00EA4672" w:rsidRPr="00C71780">
          <w:rPr>
            <w:rStyle w:val="Hyperlink"/>
            <w:noProof/>
          </w:rPr>
          <w:t>4.3.2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_Toc46730393 \h </w:instrText>
        </w:r>
        <w:r w:rsidR="00EA4672">
          <w:rPr>
            <w:noProof/>
            <w:webHidden/>
          </w:rPr>
        </w:r>
        <w:r w:rsidR="00EA4672">
          <w:rPr>
            <w:noProof/>
            <w:webHidden/>
          </w:rPr>
          <w:fldChar w:fldCharType="separate"/>
        </w:r>
        <w:r w:rsidR="005317C2">
          <w:rPr>
            <w:noProof/>
            <w:webHidden/>
          </w:rPr>
          <w:t>47</w:t>
        </w:r>
        <w:r w:rsidR="00EA4672">
          <w:rPr>
            <w:noProof/>
            <w:webHidden/>
          </w:rPr>
          <w:fldChar w:fldCharType="end"/>
        </w:r>
      </w:hyperlink>
    </w:p>
    <w:p w14:paraId="21C0240A" w14:textId="1EAB127F"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94" w:history="1">
        <w:r w:rsidR="00EA4672" w:rsidRPr="00C71780">
          <w:rPr>
            <w:rStyle w:val="Hyperlink"/>
            <w:noProof/>
          </w:rPr>
          <w:t>4.3.3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_Toc46730394 \h </w:instrText>
        </w:r>
        <w:r w:rsidR="00EA4672">
          <w:rPr>
            <w:noProof/>
            <w:webHidden/>
          </w:rPr>
        </w:r>
        <w:r w:rsidR="00EA4672">
          <w:rPr>
            <w:noProof/>
            <w:webHidden/>
          </w:rPr>
          <w:fldChar w:fldCharType="separate"/>
        </w:r>
        <w:r w:rsidR="005317C2">
          <w:rPr>
            <w:noProof/>
            <w:webHidden/>
          </w:rPr>
          <w:t>47</w:t>
        </w:r>
        <w:r w:rsidR="00EA4672">
          <w:rPr>
            <w:noProof/>
            <w:webHidden/>
          </w:rPr>
          <w:fldChar w:fldCharType="end"/>
        </w:r>
      </w:hyperlink>
    </w:p>
    <w:p w14:paraId="63335A83" w14:textId="7A110951"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95" w:history="1">
        <w:r w:rsidR="00EA4672" w:rsidRPr="00C71780">
          <w:rPr>
            <w:rStyle w:val="Hyperlink"/>
            <w:noProof/>
          </w:rPr>
          <w:t>4.3.3.1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_Toc46730395 \h </w:instrText>
        </w:r>
        <w:r w:rsidR="00EA4672">
          <w:rPr>
            <w:noProof/>
            <w:webHidden/>
          </w:rPr>
        </w:r>
        <w:r w:rsidR="00EA4672">
          <w:rPr>
            <w:noProof/>
            <w:webHidden/>
          </w:rPr>
          <w:fldChar w:fldCharType="separate"/>
        </w:r>
        <w:r w:rsidR="005317C2">
          <w:rPr>
            <w:noProof/>
            <w:webHidden/>
          </w:rPr>
          <w:t>47</w:t>
        </w:r>
        <w:r w:rsidR="00EA4672">
          <w:rPr>
            <w:noProof/>
            <w:webHidden/>
          </w:rPr>
          <w:fldChar w:fldCharType="end"/>
        </w:r>
      </w:hyperlink>
    </w:p>
    <w:p w14:paraId="44244D59" w14:textId="4E923046"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96" w:history="1">
        <w:r w:rsidR="00EA4672" w:rsidRPr="00C71780">
          <w:rPr>
            <w:rStyle w:val="Hyperlink"/>
            <w:noProof/>
          </w:rPr>
          <w:t>4.3.3.2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_Toc46730396 \h </w:instrText>
        </w:r>
        <w:r w:rsidR="00EA4672">
          <w:rPr>
            <w:noProof/>
            <w:webHidden/>
          </w:rPr>
        </w:r>
        <w:r w:rsidR="00EA4672">
          <w:rPr>
            <w:noProof/>
            <w:webHidden/>
          </w:rPr>
          <w:fldChar w:fldCharType="separate"/>
        </w:r>
        <w:r w:rsidR="005317C2">
          <w:rPr>
            <w:noProof/>
            <w:webHidden/>
          </w:rPr>
          <w:t>47</w:t>
        </w:r>
        <w:r w:rsidR="00EA4672">
          <w:rPr>
            <w:noProof/>
            <w:webHidden/>
          </w:rPr>
          <w:fldChar w:fldCharType="end"/>
        </w:r>
      </w:hyperlink>
    </w:p>
    <w:p w14:paraId="3FB82F8A" w14:textId="59C45BF1"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97" w:history="1">
        <w:r w:rsidR="00EA4672" w:rsidRPr="00C71780">
          <w:rPr>
            <w:rStyle w:val="Hyperlink"/>
            <w:noProof/>
          </w:rPr>
          <w:t>4.3.4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_Toc46730397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1804A3AB" w14:textId="1931AD42"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398" w:history="1">
        <w:r w:rsidR="00EA4672" w:rsidRPr="00C71780">
          <w:rPr>
            <w:rStyle w:val="Hyperlink"/>
            <w:noProof/>
          </w:rPr>
          <w:t>4.3.5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_Toc46730398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05078522" w14:textId="58BB32AB"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399" w:history="1">
        <w:r w:rsidR="00EA4672" w:rsidRPr="00C71780">
          <w:rPr>
            <w:rStyle w:val="Hyperlink"/>
            <w:noProof/>
          </w:rPr>
          <w:t>4.3.5.1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_Toc46730399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0C8B0AB3" w14:textId="5BFD1AEA" w:rsidR="00EA4672" w:rsidRDefault="00DC691E">
      <w:pPr>
        <w:pStyle w:val="TOC5"/>
        <w:tabs>
          <w:tab w:val="left" w:pos="1880"/>
          <w:tab w:val="right" w:leader="dot" w:pos="9350"/>
        </w:tabs>
        <w:rPr>
          <w:noProof/>
        </w:rPr>
      </w:pPr>
      <w:hyperlink w:anchor="_Toc46730400" w:history="1">
        <w:r w:rsidR="00EA4672" w:rsidRPr="00C71780">
          <w:rPr>
            <w:rStyle w:val="Hyperlink"/>
            <w:noProof/>
          </w:rPr>
          <w:t>4.3.5.1.1</w:t>
        </w:r>
        <w:r w:rsidR="00EA4672">
          <w:rPr>
            <w:noProof/>
          </w:rPr>
          <w:tab/>
        </w:r>
        <w:r w:rsidR="00EA4672" w:rsidRPr="00C71780">
          <w:rPr>
            <w:rStyle w:val="Hyperlink"/>
            <w:noProof/>
          </w:rPr>
          <w:t>F-REQ-305222/E-###R_FNC_Veh_HMI_Notif_001### Additional User Consent Notification</w:t>
        </w:r>
        <w:r w:rsidR="00EA4672">
          <w:rPr>
            <w:noProof/>
            <w:webHidden/>
          </w:rPr>
          <w:tab/>
        </w:r>
        <w:r w:rsidR="00EA4672">
          <w:rPr>
            <w:noProof/>
            <w:webHidden/>
          </w:rPr>
          <w:fldChar w:fldCharType="begin"/>
        </w:r>
        <w:r w:rsidR="00EA4672">
          <w:rPr>
            <w:noProof/>
            <w:webHidden/>
          </w:rPr>
          <w:instrText xml:space="preserve"> PAGEREF _Toc46730400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4D2621FC" w14:textId="188C90D8" w:rsidR="00EA4672" w:rsidRDefault="00DC691E">
      <w:pPr>
        <w:pStyle w:val="TOC5"/>
        <w:tabs>
          <w:tab w:val="left" w:pos="1880"/>
          <w:tab w:val="right" w:leader="dot" w:pos="9350"/>
        </w:tabs>
        <w:rPr>
          <w:noProof/>
        </w:rPr>
      </w:pPr>
      <w:hyperlink w:anchor="_Toc46730401" w:history="1">
        <w:r w:rsidR="00EA4672" w:rsidRPr="00C71780">
          <w:rPr>
            <w:rStyle w:val="Hyperlink"/>
            <w:noProof/>
          </w:rPr>
          <w:t>4.3.5.1.2</w:t>
        </w:r>
        <w:r w:rsidR="00EA4672">
          <w:rPr>
            <w:noProof/>
          </w:rPr>
          <w:tab/>
        </w:r>
        <w:r w:rsidR="00EA4672" w:rsidRPr="00C71780">
          <w:rPr>
            <w:rStyle w:val="Hyperlink"/>
            <w:noProof/>
          </w:rPr>
          <w:t>REQ-326784/C-###R_FNC_Veh_HMI_Notif_002### Vehicle in Private Mode</w:t>
        </w:r>
        <w:r w:rsidR="00EA4672">
          <w:rPr>
            <w:noProof/>
            <w:webHidden/>
          </w:rPr>
          <w:tab/>
        </w:r>
        <w:r w:rsidR="00EA4672">
          <w:rPr>
            <w:noProof/>
            <w:webHidden/>
          </w:rPr>
          <w:fldChar w:fldCharType="begin"/>
        </w:r>
        <w:r w:rsidR="00EA4672">
          <w:rPr>
            <w:noProof/>
            <w:webHidden/>
          </w:rPr>
          <w:instrText xml:space="preserve"> PAGEREF _Toc46730401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4AF299C9" w14:textId="2C01E1B4" w:rsidR="00EA4672" w:rsidRDefault="00DC691E">
      <w:pPr>
        <w:pStyle w:val="TOC5"/>
        <w:tabs>
          <w:tab w:val="left" w:pos="1880"/>
          <w:tab w:val="right" w:leader="dot" w:pos="9350"/>
        </w:tabs>
        <w:rPr>
          <w:noProof/>
        </w:rPr>
      </w:pPr>
      <w:hyperlink w:anchor="_Toc46730402" w:history="1">
        <w:r w:rsidR="00EA4672" w:rsidRPr="00C71780">
          <w:rPr>
            <w:rStyle w:val="Hyperlink"/>
            <w:noProof/>
          </w:rPr>
          <w:t>4.3.5.1.3</w:t>
        </w:r>
        <w:r w:rsidR="00EA4672">
          <w:rPr>
            <w:noProof/>
          </w:rPr>
          <w:tab/>
        </w:r>
        <w:r w:rsidR="00EA4672" w:rsidRPr="00C71780">
          <w:rPr>
            <w:rStyle w:val="Hyperlink"/>
            <w:noProof/>
          </w:rPr>
          <w:t>REQ-331788/D-###R_FNC_Veh_HMI_Notif_003### Wi-Fi Connection Reminder</w:t>
        </w:r>
        <w:r w:rsidR="00EA4672">
          <w:rPr>
            <w:noProof/>
            <w:webHidden/>
          </w:rPr>
          <w:tab/>
        </w:r>
        <w:r w:rsidR="00EA4672">
          <w:rPr>
            <w:noProof/>
            <w:webHidden/>
          </w:rPr>
          <w:fldChar w:fldCharType="begin"/>
        </w:r>
        <w:r w:rsidR="00EA4672">
          <w:rPr>
            <w:noProof/>
            <w:webHidden/>
          </w:rPr>
          <w:instrText xml:space="preserve"> PAGEREF _Toc46730402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58029AAC" w14:textId="2DE9A1F9" w:rsidR="00EA4672" w:rsidRDefault="00DC691E">
      <w:pPr>
        <w:pStyle w:val="TOC5"/>
        <w:tabs>
          <w:tab w:val="left" w:pos="1880"/>
          <w:tab w:val="right" w:leader="dot" w:pos="9350"/>
        </w:tabs>
        <w:rPr>
          <w:noProof/>
        </w:rPr>
      </w:pPr>
      <w:hyperlink w:anchor="_Toc46730403" w:history="1">
        <w:r w:rsidR="00EA4672" w:rsidRPr="00C71780">
          <w:rPr>
            <w:rStyle w:val="Hyperlink"/>
            <w:noProof/>
          </w:rPr>
          <w:t>4.3.5.1.4</w:t>
        </w:r>
        <w:r w:rsidR="00EA4672">
          <w:rPr>
            <w:noProof/>
          </w:rPr>
          <w:tab/>
        </w:r>
        <w:r w:rsidR="00EA4672" w:rsidRPr="00C71780">
          <w:rPr>
            <w:rStyle w:val="Hyperlink"/>
            <w:noProof/>
          </w:rPr>
          <w:t>F-REQ-305223/D-###R_FNC_Veh_HMI_Notif_004### Manage Software Update Notification Options</w:t>
        </w:r>
        <w:r w:rsidR="00EA4672">
          <w:rPr>
            <w:noProof/>
            <w:webHidden/>
          </w:rPr>
          <w:tab/>
        </w:r>
        <w:r w:rsidR="00EA4672">
          <w:rPr>
            <w:noProof/>
            <w:webHidden/>
          </w:rPr>
          <w:fldChar w:fldCharType="begin"/>
        </w:r>
        <w:r w:rsidR="00EA4672">
          <w:rPr>
            <w:noProof/>
            <w:webHidden/>
          </w:rPr>
          <w:instrText xml:space="preserve"> PAGEREF _Toc46730403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76F48C7A" w14:textId="157824AE" w:rsidR="00EA4672" w:rsidRDefault="00DC691E">
      <w:pPr>
        <w:pStyle w:val="TOC5"/>
        <w:tabs>
          <w:tab w:val="left" w:pos="1880"/>
          <w:tab w:val="right" w:leader="dot" w:pos="9350"/>
        </w:tabs>
        <w:rPr>
          <w:noProof/>
        </w:rPr>
      </w:pPr>
      <w:hyperlink w:anchor="_Toc46730404" w:history="1">
        <w:r w:rsidR="00EA4672" w:rsidRPr="00C71780">
          <w:rPr>
            <w:rStyle w:val="Hyperlink"/>
            <w:noProof/>
          </w:rPr>
          <w:t>4.3.5.1.5</w:t>
        </w:r>
        <w:r w:rsidR="00EA4672">
          <w:rPr>
            <w:noProof/>
          </w:rPr>
          <w:tab/>
        </w:r>
        <w:r w:rsidR="00EA4672" w:rsidRPr="00C71780">
          <w:rPr>
            <w:rStyle w:val="Hyperlink"/>
            <w:noProof/>
          </w:rPr>
          <w:t>F-REQ-305225/E-###R_FNC_Veh_HMI_Notif_005### Details Update Button</w:t>
        </w:r>
        <w:r w:rsidR="00EA4672">
          <w:rPr>
            <w:noProof/>
            <w:webHidden/>
          </w:rPr>
          <w:tab/>
        </w:r>
        <w:r w:rsidR="00EA4672">
          <w:rPr>
            <w:noProof/>
            <w:webHidden/>
          </w:rPr>
          <w:fldChar w:fldCharType="begin"/>
        </w:r>
        <w:r w:rsidR="00EA4672">
          <w:rPr>
            <w:noProof/>
            <w:webHidden/>
          </w:rPr>
          <w:instrText xml:space="preserve"> PAGEREF _Toc46730404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1EBE15EA" w14:textId="27383931" w:rsidR="00EA4672" w:rsidRDefault="00DC691E">
      <w:pPr>
        <w:pStyle w:val="TOC5"/>
        <w:tabs>
          <w:tab w:val="left" w:pos="1880"/>
          <w:tab w:val="right" w:leader="dot" w:pos="9350"/>
        </w:tabs>
        <w:rPr>
          <w:noProof/>
        </w:rPr>
      </w:pPr>
      <w:hyperlink w:anchor="_Toc46730405" w:history="1">
        <w:r w:rsidR="00EA4672" w:rsidRPr="00C71780">
          <w:rPr>
            <w:rStyle w:val="Hyperlink"/>
            <w:noProof/>
          </w:rPr>
          <w:t>4.3.5.1.6</w:t>
        </w:r>
        <w:r w:rsidR="00EA4672">
          <w:rPr>
            <w:noProof/>
          </w:rPr>
          <w:tab/>
        </w:r>
        <w:r w:rsidR="00EA4672" w:rsidRPr="00C71780">
          <w:rPr>
            <w:rStyle w:val="Hyperlink"/>
            <w:noProof/>
          </w:rPr>
          <w:t>F-REQ-305226/B-###R_FNC_Veh_HMI_Notif_006### Preferred Network</w:t>
        </w:r>
        <w:r w:rsidR="00EA4672">
          <w:rPr>
            <w:noProof/>
            <w:webHidden/>
          </w:rPr>
          <w:tab/>
        </w:r>
        <w:r w:rsidR="00EA4672">
          <w:rPr>
            <w:noProof/>
            <w:webHidden/>
          </w:rPr>
          <w:fldChar w:fldCharType="begin"/>
        </w:r>
        <w:r w:rsidR="00EA4672">
          <w:rPr>
            <w:noProof/>
            <w:webHidden/>
          </w:rPr>
          <w:instrText xml:space="preserve"> PAGEREF _Toc46730405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7D5B7391" w14:textId="4390C38C" w:rsidR="00EA4672" w:rsidRDefault="00DC691E">
      <w:pPr>
        <w:pStyle w:val="TOC5"/>
        <w:tabs>
          <w:tab w:val="left" w:pos="1880"/>
          <w:tab w:val="right" w:leader="dot" w:pos="9350"/>
        </w:tabs>
        <w:rPr>
          <w:noProof/>
        </w:rPr>
      </w:pPr>
      <w:hyperlink w:anchor="_Toc46730406" w:history="1">
        <w:r w:rsidR="00EA4672" w:rsidRPr="00C71780">
          <w:rPr>
            <w:rStyle w:val="Hyperlink"/>
            <w:noProof/>
          </w:rPr>
          <w:t>4.3.5.1.7</w:t>
        </w:r>
        <w:r w:rsidR="00EA4672">
          <w:rPr>
            <w:noProof/>
          </w:rPr>
          <w:tab/>
        </w:r>
        <w:r w:rsidR="00EA4672" w:rsidRPr="00C71780">
          <w:rPr>
            <w:rStyle w:val="Hyperlink"/>
            <w:noProof/>
          </w:rPr>
          <w:t>F-REQ-305227/B-###R_FNC_Veh_HMI_Notif_007### OTA Software Notification Display Time</w:t>
        </w:r>
        <w:r w:rsidR="00EA4672">
          <w:rPr>
            <w:noProof/>
            <w:webHidden/>
          </w:rPr>
          <w:tab/>
        </w:r>
        <w:r w:rsidR="00EA4672">
          <w:rPr>
            <w:noProof/>
            <w:webHidden/>
          </w:rPr>
          <w:fldChar w:fldCharType="begin"/>
        </w:r>
        <w:r w:rsidR="00EA4672">
          <w:rPr>
            <w:noProof/>
            <w:webHidden/>
          </w:rPr>
          <w:instrText xml:space="preserve"> PAGEREF _Toc46730406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386D7F68" w14:textId="62CC6341" w:rsidR="00EA4672" w:rsidRDefault="00DC691E">
      <w:pPr>
        <w:pStyle w:val="TOC5"/>
        <w:tabs>
          <w:tab w:val="left" w:pos="1880"/>
          <w:tab w:val="right" w:leader="dot" w:pos="9350"/>
        </w:tabs>
        <w:rPr>
          <w:noProof/>
        </w:rPr>
      </w:pPr>
      <w:hyperlink w:anchor="_Toc46730407" w:history="1">
        <w:r w:rsidR="00EA4672" w:rsidRPr="00C71780">
          <w:rPr>
            <w:rStyle w:val="Hyperlink"/>
            <w:noProof/>
          </w:rPr>
          <w:t>4.3.5.1.8</w:t>
        </w:r>
        <w:r w:rsidR="00EA4672">
          <w:rPr>
            <w:noProof/>
          </w:rPr>
          <w:tab/>
        </w:r>
        <w:r w:rsidR="00EA4672" w:rsidRPr="00C71780">
          <w:rPr>
            <w:rStyle w:val="Hyperlink"/>
            <w:noProof/>
          </w:rPr>
          <w:t>F-REQ-305228/B-###R_FNC_Veh_HMI_Notif_008### HMI ICON Action Notification</w:t>
        </w:r>
        <w:r w:rsidR="00EA4672">
          <w:rPr>
            <w:noProof/>
            <w:webHidden/>
          </w:rPr>
          <w:tab/>
        </w:r>
        <w:r w:rsidR="00EA4672">
          <w:rPr>
            <w:noProof/>
            <w:webHidden/>
          </w:rPr>
          <w:fldChar w:fldCharType="begin"/>
        </w:r>
        <w:r w:rsidR="00EA4672">
          <w:rPr>
            <w:noProof/>
            <w:webHidden/>
          </w:rPr>
          <w:instrText xml:space="preserve"> PAGEREF _Toc46730407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5BBD8AD4" w14:textId="2272FCA0" w:rsidR="00EA4672" w:rsidRDefault="00DC691E">
      <w:pPr>
        <w:pStyle w:val="TOC5"/>
        <w:tabs>
          <w:tab w:val="left" w:pos="1880"/>
          <w:tab w:val="right" w:leader="dot" w:pos="9350"/>
        </w:tabs>
        <w:rPr>
          <w:noProof/>
        </w:rPr>
      </w:pPr>
      <w:hyperlink w:anchor="_Toc46730408" w:history="1">
        <w:r w:rsidR="00EA4672" w:rsidRPr="00C71780">
          <w:rPr>
            <w:rStyle w:val="Hyperlink"/>
            <w:noProof/>
          </w:rPr>
          <w:t>4.3.5.1.9</w:t>
        </w:r>
        <w:r w:rsidR="00EA4672">
          <w:rPr>
            <w:noProof/>
          </w:rPr>
          <w:tab/>
        </w:r>
        <w:r w:rsidR="00EA4672" w:rsidRPr="00C71780">
          <w:rPr>
            <w:rStyle w:val="Hyperlink"/>
            <w:noProof/>
          </w:rPr>
          <w:t>F-REQ-305229/B-###R_FNC_Veh_HMI_Notif_009### Activation Pending HMI Notification</w:t>
        </w:r>
        <w:r w:rsidR="00EA4672">
          <w:rPr>
            <w:noProof/>
            <w:webHidden/>
          </w:rPr>
          <w:tab/>
        </w:r>
        <w:r w:rsidR="00EA4672">
          <w:rPr>
            <w:noProof/>
            <w:webHidden/>
          </w:rPr>
          <w:fldChar w:fldCharType="begin"/>
        </w:r>
        <w:r w:rsidR="00EA4672">
          <w:rPr>
            <w:noProof/>
            <w:webHidden/>
          </w:rPr>
          <w:instrText xml:space="preserve"> PAGEREF _Toc46730408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1183BCE3" w14:textId="5DA6988C" w:rsidR="00EA4672" w:rsidRDefault="00DC691E">
      <w:pPr>
        <w:pStyle w:val="TOC5"/>
        <w:tabs>
          <w:tab w:val="left" w:pos="1991"/>
          <w:tab w:val="right" w:leader="dot" w:pos="9350"/>
        </w:tabs>
        <w:rPr>
          <w:noProof/>
        </w:rPr>
      </w:pPr>
      <w:hyperlink w:anchor="_Toc46730409" w:history="1">
        <w:r w:rsidR="00EA4672" w:rsidRPr="00C71780">
          <w:rPr>
            <w:rStyle w:val="Hyperlink"/>
            <w:noProof/>
          </w:rPr>
          <w:t>4.3.5.1.10</w:t>
        </w:r>
        <w:r w:rsidR="00EA4672">
          <w:rPr>
            <w:noProof/>
          </w:rPr>
          <w:tab/>
        </w:r>
        <w:r w:rsidR="00EA4672" w:rsidRPr="00C71780">
          <w:rPr>
            <w:rStyle w:val="Hyperlink"/>
            <w:noProof/>
          </w:rPr>
          <w:t>F-REQ-305231/B-###R_FNC_Veh_HMI_Notif_010### OTA Software Activate</w:t>
        </w:r>
        <w:r w:rsidR="00EA4672">
          <w:rPr>
            <w:noProof/>
            <w:webHidden/>
          </w:rPr>
          <w:tab/>
        </w:r>
        <w:r w:rsidR="00EA4672">
          <w:rPr>
            <w:noProof/>
            <w:webHidden/>
          </w:rPr>
          <w:fldChar w:fldCharType="begin"/>
        </w:r>
        <w:r w:rsidR="00EA4672">
          <w:rPr>
            <w:noProof/>
            <w:webHidden/>
          </w:rPr>
          <w:instrText xml:space="preserve"> PAGEREF _Toc46730409 \h </w:instrText>
        </w:r>
        <w:r w:rsidR="00EA4672">
          <w:rPr>
            <w:noProof/>
            <w:webHidden/>
          </w:rPr>
        </w:r>
        <w:r w:rsidR="00EA4672">
          <w:rPr>
            <w:noProof/>
            <w:webHidden/>
          </w:rPr>
          <w:fldChar w:fldCharType="separate"/>
        </w:r>
        <w:r w:rsidR="005317C2">
          <w:rPr>
            <w:noProof/>
            <w:webHidden/>
          </w:rPr>
          <w:t>50</w:t>
        </w:r>
        <w:r w:rsidR="00EA4672">
          <w:rPr>
            <w:noProof/>
            <w:webHidden/>
          </w:rPr>
          <w:fldChar w:fldCharType="end"/>
        </w:r>
      </w:hyperlink>
    </w:p>
    <w:p w14:paraId="05F20A17" w14:textId="6B7BAEDA" w:rsidR="00EA4672" w:rsidRDefault="00DC691E">
      <w:pPr>
        <w:pStyle w:val="TOC5"/>
        <w:tabs>
          <w:tab w:val="left" w:pos="1991"/>
          <w:tab w:val="right" w:leader="dot" w:pos="9350"/>
        </w:tabs>
        <w:rPr>
          <w:noProof/>
        </w:rPr>
      </w:pPr>
      <w:hyperlink w:anchor="_Toc46730410" w:history="1">
        <w:r w:rsidR="00EA4672" w:rsidRPr="00C71780">
          <w:rPr>
            <w:rStyle w:val="Hyperlink"/>
            <w:noProof/>
          </w:rPr>
          <w:t>4.3.5.1.11</w:t>
        </w:r>
        <w:r w:rsidR="00EA4672">
          <w:rPr>
            <w:noProof/>
          </w:rPr>
          <w:tab/>
        </w:r>
        <w:r w:rsidR="00EA4672" w:rsidRPr="00C71780">
          <w:rPr>
            <w:rStyle w:val="Hyperlink"/>
            <w:noProof/>
          </w:rPr>
          <w:t>F-REQ-305232/D-###R_FNC_Veh_HMI_Notif_011### Master Reset when Software is in Progress with Base level or One-time Consent &amp; Default Consent ON</w:t>
        </w:r>
        <w:r w:rsidR="00EA4672">
          <w:rPr>
            <w:noProof/>
            <w:webHidden/>
          </w:rPr>
          <w:tab/>
        </w:r>
        <w:r w:rsidR="00EA4672">
          <w:rPr>
            <w:noProof/>
            <w:webHidden/>
          </w:rPr>
          <w:fldChar w:fldCharType="begin"/>
        </w:r>
        <w:r w:rsidR="00EA4672">
          <w:rPr>
            <w:noProof/>
            <w:webHidden/>
          </w:rPr>
          <w:instrText xml:space="preserve"> PAGEREF _Toc46730410 \h </w:instrText>
        </w:r>
        <w:r w:rsidR="00EA4672">
          <w:rPr>
            <w:noProof/>
            <w:webHidden/>
          </w:rPr>
        </w:r>
        <w:r w:rsidR="00EA4672">
          <w:rPr>
            <w:noProof/>
            <w:webHidden/>
          </w:rPr>
          <w:fldChar w:fldCharType="separate"/>
        </w:r>
        <w:r w:rsidR="005317C2">
          <w:rPr>
            <w:noProof/>
            <w:webHidden/>
          </w:rPr>
          <w:t>50</w:t>
        </w:r>
        <w:r w:rsidR="00EA4672">
          <w:rPr>
            <w:noProof/>
            <w:webHidden/>
          </w:rPr>
          <w:fldChar w:fldCharType="end"/>
        </w:r>
      </w:hyperlink>
    </w:p>
    <w:p w14:paraId="3179BB9E" w14:textId="42D88F27" w:rsidR="00EA4672" w:rsidRDefault="00DC691E">
      <w:pPr>
        <w:pStyle w:val="TOC5"/>
        <w:tabs>
          <w:tab w:val="left" w:pos="1991"/>
          <w:tab w:val="right" w:leader="dot" w:pos="9350"/>
        </w:tabs>
        <w:rPr>
          <w:noProof/>
        </w:rPr>
      </w:pPr>
      <w:hyperlink w:anchor="_Toc46730411" w:history="1">
        <w:r w:rsidR="00EA4672" w:rsidRPr="00C71780">
          <w:rPr>
            <w:rStyle w:val="Hyperlink"/>
            <w:noProof/>
          </w:rPr>
          <w:t>4.3.5.1.12</w:t>
        </w:r>
        <w:r w:rsidR="00EA4672">
          <w:rPr>
            <w:noProof/>
          </w:rPr>
          <w:tab/>
        </w:r>
        <w:r w:rsidR="00EA4672" w:rsidRPr="00C71780">
          <w:rPr>
            <w:rStyle w:val="Hyperlink"/>
            <w:noProof/>
          </w:rPr>
          <w:t>F-REQ-305234/E-###R_FNC_Veh_HMI_Notif_012### Master Reset &amp; SW is in Progress with Additional and/or PII Consent and Default Consent ON</w:t>
        </w:r>
        <w:r w:rsidR="00EA4672">
          <w:rPr>
            <w:noProof/>
            <w:webHidden/>
          </w:rPr>
          <w:tab/>
        </w:r>
        <w:r w:rsidR="00EA4672">
          <w:rPr>
            <w:noProof/>
            <w:webHidden/>
          </w:rPr>
          <w:fldChar w:fldCharType="begin"/>
        </w:r>
        <w:r w:rsidR="00EA4672">
          <w:rPr>
            <w:noProof/>
            <w:webHidden/>
          </w:rPr>
          <w:instrText xml:space="preserve"> PAGEREF _Toc46730411 \h </w:instrText>
        </w:r>
        <w:r w:rsidR="00EA4672">
          <w:rPr>
            <w:noProof/>
            <w:webHidden/>
          </w:rPr>
        </w:r>
        <w:r w:rsidR="00EA4672">
          <w:rPr>
            <w:noProof/>
            <w:webHidden/>
          </w:rPr>
          <w:fldChar w:fldCharType="separate"/>
        </w:r>
        <w:r w:rsidR="005317C2">
          <w:rPr>
            <w:noProof/>
            <w:webHidden/>
          </w:rPr>
          <w:t>50</w:t>
        </w:r>
        <w:r w:rsidR="00EA4672">
          <w:rPr>
            <w:noProof/>
            <w:webHidden/>
          </w:rPr>
          <w:fldChar w:fldCharType="end"/>
        </w:r>
      </w:hyperlink>
    </w:p>
    <w:p w14:paraId="261F7D22" w14:textId="46B6BCB4" w:rsidR="00EA4672" w:rsidRDefault="00DC691E">
      <w:pPr>
        <w:pStyle w:val="TOC5"/>
        <w:tabs>
          <w:tab w:val="left" w:pos="1991"/>
          <w:tab w:val="right" w:leader="dot" w:pos="9350"/>
        </w:tabs>
        <w:rPr>
          <w:noProof/>
        </w:rPr>
      </w:pPr>
      <w:hyperlink w:anchor="_Toc46730412" w:history="1">
        <w:r w:rsidR="00EA4672" w:rsidRPr="00C71780">
          <w:rPr>
            <w:rStyle w:val="Hyperlink"/>
            <w:noProof/>
          </w:rPr>
          <w:t>4.3.5.1.13</w:t>
        </w:r>
        <w:r w:rsidR="00EA4672">
          <w:rPr>
            <w:noProof/>
          </w:rPr>
          <w:tab/>
        </w:r>
        <w:r w:rsidR="00EA4672" w:rsidRPr="00C71780">
          <w:rPr>
            <w:rStyle w:val="Hyperlink"/>
            <w:noProof/>
          </w:rPr>
          <w:t>F-REQ-305240/C-###R_FNC_Veh_HMI_Notif_013### Master Reset when SW update is pending for activation with Additional and/or PII Consent</w:t>
        </w:r>
        <w:r w:rsidR="00EA4672">
          <w:rPr>
            <w:noProof/>
            <w:webHidden/>
          </w:rPr>
          <w:tab/>
        </w:r>
        <w:r w:rsidR="00EA4672">
          <w:rPr>
            <w:noProof/>
            <w:webHidden/>
          </w:rPr>
          <w:fldChar w:fldCharType="begin"/>
        </w:r>
        <w:r w:rsidR="00EA4672">
          <w:rPr>
            <w:noProof/>
            <w:webHidden/>
          </w:rPr>
          <w:instrText xml:space="preserve"> PAGEREF _Toc46730412 \h </w:instrText>
        </w:r>
        <w:r w:rsidR="00EA4672">
          <w:rPr>
            <w:noProof/>
            <w:webHidden/>
          </w:rPr>
        </w:r>
        <w:r w:rsidR="00EA4672">
          <w:rPr>
            <w:noProof/>
            <w:webHidden/>
          </w:rPr>
          <w:fldChar w:fldCharType="separate"/>
        </w:r>
        <w:r w:rsidR="005317C2">
          <w:rPr>
            <w:noProof/>
            <w:webHidden/>
          </w:rPr>
          <w:t>51</w:t>
        </w:r>
        <w:r w:rsidR="00EA4672">
          <w:rPr>
            <w:noProof/>
            <w:webHidden/>
          </w:rPr>
          <w:fldChar w:fldCharType="end"/>
        </w:r>
      </w:hyperlink>
    </w:p>
    <w:p w14:paraId="211047F0" w14:textId="12648049" w:rsidR="00EA4672" w:rsidRDefault="00DC691E">
      <w:pPr>
        <w:pStyle w:val="TOC5"/>
        <w:tabs>
          <w:tab w:val="left" w:pos="1991"/>
          <w:tab w:val="right" w:leader="dot" w:pos="9350"/>
        </w:tabs>
        <w:rPr>
          <w:noProof/>
        </w:rPr>
      </w:pPr>
      <w:hyperlink w:anchor="_Toc46730413" w:history="1">
        <w:r w:rsidR="00EA4672" w:rsidRPr="00C71780">
          <w:rPr>
            <w:rStyle w:val="Hyperlink"/>
            <w:noProof/>
          </w:rPr>
          <w:t>4.3.5.1.14</w:t>
        </w:r>
        <w:r w:rsidR="00EA4672">
          <w:rPr>
            <w:noProof/>
          </w:rPr>
          <w:tab/>
        </w:r>
        <w:r w:rsidR="00EA4672" w:rsidRPr="00C71780">
          <w:rPr>
            <w:rStyle w:val="Hyperlink"/>
            <w:noProof/>
          </w:rPr>
          <w:t>F-REQ-305236/E-###R_FNC_Veh_HMI_Notif_014### Master Reset when SW update is in process &amp; ASU default OFF without Additional/PII Consent</w:t>
        </w:r>
        <w:r w:rsidR="00EA4672">
          <w:rPr>
            <w:noProof/>
            <w:webHidden/>
          </w:rPr>
          <w:tab/>
        </w:r>
        <w:r w:rsidR="00EA4672">
          <w:rPr>
            <w:noProof/>
            <w:webHidden/>
          </w:rPr>
          <w:fldChar w:fldCharType="begin"/>
        </w:r>
        <w:r w:rsidR="00EA4672">
          <w:rPr>
            <w:noProof/>
            <w:webHidden/>
          </w:rPr>
          <w:instrText xml:space="preserve"> PAGEREF _Toc46730413 \h </w:instrText>
        </w:r>
        <w:r w:rsidR="00EA4672">
          <w:rPr>
            <w:noProof/>
            <w:webHidden/>
          </w:rPr>
        </w:r>
        <w:r w:rsidR="00EA4672">
          <w:rPr>
            <w:noProof/>
            <w:webHidden/>
          </w:rPr>
          <w:fldChar w:fldCharType="separate"/>
        </w:r>
        <w:r w:rsidR="005317C2">
          <w:rPr>
            <w:noProof/>
            <w:webHidden/>
          </w:rPr>
          <w:t>52</w:t>
        </w:r>
        <w:r w:rsidR="00EA4672">
          <w:rPr>
            <w:noProof/>
            <w:webHidden/>
          </w:rPr>
          <w:fldChar w:fldCharType="end"/>
        </w:r>
      </w:hyperlink>
    </w:p>
    <w:p w14:paraId="08A479B7" w14:textId="16F3CFDD" w:rsidR="00EA4672" w:rsidRDefault="00DC691E">
      <w:pPr>
        <w:pStyle w:val="TOC5"/>
        <w:tabs>
          <w:tab w:val="left" w:pos="1991"/>
          <w:tab w:val="right" w:leader="dot" w:pos="9350"/>
        </w:tabs>
        <w:rPr>
          <w:noProof/>
        </w:rPr>
      </w:pPr>
      <w:hyperlink w:anchor="_Toc46730414" w:history="1">
        <w:r w:rsidR="00EA4672" w:rsidRPr="00C71780">
          <w:rPr>
            <w:rStyle w:val="Hyperlink"/>
            <w:noProof/>
          </w:rPr>
          <w:t>4.3.5.1.15</w:t>
        </w:r>
        <w:r w:rsidR="00EA4672">
          <w:rPr>
            <w:noProof/>
          </w:rPr>
          <w:tab/>
        </w:r>
        <w:r w:rsidR="00EA4672" w:rsidRPr="00C71780">
          <w:rPr>
            <w:rStyle w:val="Hyperlink"/>
            <w:noProof/>
          </w:rPr>
          <w:t>F-REQ-305238/B-###R_FNC_Veh_HMI_Notif_015### Master Reset when SW update is in process and ASU is OFF with Additional/PII Consent</w:t>
        </w:r>
        <w:r w:rsidR="00EA4672">
          <w:rPr>
            <w:noProof/>
            <w:webHidden/>
          </w:rPr>
          <w:tab/>
        </w:r>
        <w:r w:rsidR="00EA4672">
          <w:rPr>
            <w:noProof/>
            <w:webHidden/>
          </w:rPr>
          <w:fldChar w:fldCharType="begin"/>
        </w:r>
        <w:r w:rsidR="00EA4672">
          <w:rPr>
            <w:noProof/>
            <w:webHidden/>
          </w:rPr>
          <w:instrText xml:space="preserve"> PAGEREF _Toc46730414 \h </w:instrText>
        </w:r>
        <w:r w:rsidR="00EA4672">
          <w:rPr>
            <w:noProof/>
            <w:webHidden/>
          </w:rPr>
        </w:r>
        <w:r w:rsidR="00EA4672">
          <w:rPr>
            <w:noProof/>
            <w:webHidden/>
          </w:rPr>
          <w:fldChar w:fldCharType="separate"/>
        </w:r>
        <w:r w:rsidR="005317C2">
          <w:rPr>
            <w:noProof/>
            <w:webHidden/>
          </w:rPr>
          <w:t>52</w:t>
        </w:r>
        <w:r w:rsidR="00EA4672">
          <w:rPr>
            <w:noProof/>
            <w:webHidden/>
          </w:rPr>
          <w:fldChar w:fldCharType="end"/>
        </w:r>
      </w:hyperlink>
    </w:p>
    <w:p w14:paraId="28DE0573" w14:textId="42540DA0" w:rsidR="00EA4672" w:rsidRDefault="00DC691E">
      <w:pPr>
        <w:pStyle w:val="TOC5"/>
        <w:tabs>
          <w:tab w:val="left" w:pos="1991"/>
          <w:tab w:val="right" w:leader="dot" w:pos="9350"/>
        </w:tabs>
        <w:rPr>
          <w:noProof/>
        </w:rPr>
      </w:pPr>
      <w:hyperlink w:anchor="_Toc46730415" w:history="1">
        <w:r w:rsidR="00EA4672" w:rsidRPr="00C71780">
          <w:rPr>
            <w:rStyle w:val="Hyperlink"/>
            <w:noProof/>
          </w:rPr>
          <w:t>4.3.5.1.16</w:t>
        </w:r>
        <w:r w:rsidR="00EA4672">
          <w:rPr>
            <w:noProof/>
          </w:rPr>
          <w:tab/>
        </w:r>
        <w:r w:rsidR="00EA4672" w:rsidRPr="00C71780">
          <w:rPr>
            <w:rStyle w:val="Hyperlink"/>
            <w:noProof/>
          </w:rPr>
          <w:t>REQ-329375/B-###R_FNC_Veh_HMI_Notif_016### HMI Display during Silent OTA Software Updates</w:t>
        </w:r>
        <w:r w:rsidR="00EA4672">
          <w:rPr>
            <w:noProof/>
            <w:webHidden/>
          </w:rPr>
          <w:tab/>
        </w:r>
        <w:r w:rsidR="00EA4672">
          <w:rPr>
            <w:noProof/>
            <w:webHidden/>
          </w:rPr>
          <w:fldChar w:fldCharType="begin"/>
        </w:r>
        <w:r w:rsidR="00EA4672">
          <w:rPr>
            <w:noProof/>
            <w:webHidden/>
          </w:rPr>
          <w:instrText xml:space="preserve"> PAGEREF _Toc46730415 \h </w:instrText>
        </w:r>
        <w:r w:rsidR="00EA4672">
          <w:rPr>
            <w:noProof/>
            <w:webHidden/>
          </w:rPr>
        </w:r>
        <w:r w:rsidR="00EA4672">
          <w:rPr>
            <w:noProof/>
            <w:webHidden/>
          </w:rPr>
          <w:fldChar w:fldCharType="separate"/>
        </w:r>
        <w:r w:rsidR="005317C2">
          <w:rPr>
            <w:noProof/>
            <w:webHidden/>
          </w:rPr>
          <w:t>52</w:t>
        </w:r>
        <w:r w:rsidR="00EA4672">
          <w:rPr>
            <w:noProof/>
            <w:webHidden/>
          </w:rPr>
          <w:fldChar w:fldCharType="end"/>
        </w:r>
      </w:hyperlink>
    </w:p>
    <w:p w14:paraId="6883C772" w14:textId="45AF180E" w:rsidR="00EA4672" w:rsidRDefault="00DC691E">
      <w:pPr>
        <w:pStyle w:val="TOC5"/>
        <w:tabs>
          <w:tab w:val="left" w:pos="1991"/>
          <w:tab w:val="right" w:leader="dot" w:pos="9350"/>
        </w:tabs>
        <w:rPr>
          <w:noProof/>
        </w:rPr>
      </w:pPr>
      <w:hyperlink w:anchor="_Toc46730416" w:history="1">
        <w:r w:rsidR="00EA4672" w:rsidRPr="00C71780">
          <w:rPr>
            <w:rStyle w:val="Hyperlink"/>
            <w:noProof/>
          </w:rPr>
          <w:t>4.3.5.1.17</w:t>
        </w:r>
        <w:r w:rsidR="00EA4672">
          <w:rPr>
            <w:noProof/>
          </w:rPr>
          <w:tab/>
        </w:r>
        <w:r w:rsidR="00EA4672" w:rsidRPr="00C71780">
          <w:rPr>
            <w:rStyle w:val="Hyperlink"/>
            <w:noProof/>
          </w:rPr>
          <w:t>REQ-326177/C-###R_FNC_Veh_HMI_Notif_017### Software Update is in Process &amp; Vehicle Lost Additional and/or PII User Consent</w:t>
        </w:r>
        <w:r w:rsidR="00EA4672">
          <w:rPr>
            <w:noProof/>
            <w:webHidden/>
          </w:rPr>
          <w:tab/>
        </w:r>
        <w:r w:rsidR="00EA4672">
          <w:rPr>
            <w:noProof/>
            <w:webHidden/>
          </w:rPr>
          <w:fldChar w:fldCharType="begin"/>
        </w:r>
        <w:r w:rsidR="00EA4672">
          <w:rPr>
            <w:noProof/>
            <w:webHidden/>
          </w:rPr>
          <w:instrText xml:space="preserve"> PAGEREF _Toc46730416 \h </w:instrText>
        </w:r>
        <w:r w:rsidR="00EA4672">
          <w:rPr>
            <w:noProof/>
            <w:webHidden/>
          </w:rPr>
        </w:r>
        <w:r w:rsidR="00EA4672">
          <w:rPr>
            <w:noProof/>
            <w:webHidden/>
          </w:rPr>
          <w:fldChar w:fldCharType="separate"/>
        </w:r>
        <w:r w:rsidR="005317C2">
          <w:rPr>
            <w:noProof/>
            <w:webHidden/>
          </w:rPr>
          <w:t>52</w:t>
        </w:r>
        <w:r w:rsidR="00EA4672">
          <w:rPr>
            <w:noProof/>
            <w:webHidden/>
          </w:rPr>
          <w:fldChar w:fldCharType="end"/>
        </w:r>
      </w:hyperlink>
    </w:p>
    <w:p w14:paraId="228742DF" w14:textId="0A5A5C2C" w:rsidR="00EA4672" w:rsidRDefault="00DC691E">
      <w:pPr>
        <w:pStyle w:val="TOC5"/>
        <w:tabs>
          <w:tab w:val="left" w:pos="1991"/>
          <w:tab w:val="right" w:leader="dot" w:pos="9350"/>
        </w:tabs>
        <w:rPr>
          <w:noProof/>
        </w:rPr>
      </w:pPr>
      <w:hyperlink w:anchor="_Toc46730417" w:history="1">
        <w:r w:rsidR="00EA4672" w:rsidRPr="00C71780">
          <w:rPr>
            <w:rStyle w:val="Hyperlink"/>
            <w:noProof/>
          </w:rPr>
          <w:t>4.3.5.1.18</w:t>
        </w:r>
        <w:r w:rsidR="00EA4672">
          <w:rPr>
            <w:noProof/>
          </w:rPr>
          <w:tab/>
        </w:r>
        <w:r w:rsidR="00EA4672" w:rsidRPr="00C71780">
          <w:rPr>
            <w:rStyle w:val="Hyperlink"/>
            <w:noProof/>
          </w:rPr>
          <w:t>REQ-326178/C-###R_FNC_Veh_HMI_Notif_018### Software Update is in Process &amp; Vehicle Lost Base User Consent</w:t>
        </w:r>
        <w:r w:rsidR="00EA4672">
          <w:rPr>
            <w:noProof/>
            <w:webHidden/>
          </w:rPr>
          <w:tab/>
        </w:r>
        <w:r w:rsidR="00EA4672">
          <w:rPr>
            <w:noProof/>
            <w:webHidden/>
          </w:rPr>
          <w:fldChar w:fldCharType="begin"/>
        </w:r>
        <w:r w:rsidR="00EA4672">
          <w:rPr>
            <w:noProof/>
            <w:webHidden/>
          </w:rPr>
          <w:instrText xml:space="preserve"> PAGEREF _Toc46730417 \h </w:instrText>
        </w:r>
        <w:r w:rsidR="00EA4672">
          <w:rPr>
            <w:noProof/>
            <w:webHidden/>
          </w:rPr>
        </w:r>
        <w:r w:rsidR="00EA4672">
          <w:rPr>
            <w:noProof/>
            <w:webHidden/>
          </w:rPr>
          <w:fldChar w:fldCharType="separate"/>
        </w:r>
        <w:r w:rsidR="005317C2">
          <w:rPr>
            <w:noProof/>
            <w:webHidden/>
          </w:rPr>
          <w:t>53</w:t>
        </w:r>
        <w:r w:rsidR="00EA4672">
          <w:rPr>
            <w:noProof/>
            <w:webHidden/>
          </w:rPr>
          <w:fldChar w:fldCharType="end"/>
        </w:r>
      </w:hyperlink>
    </w:p>
    <w:p w14:paraId="3A1D326A" w14:textId="47101356" w:rsidR="00EA4672" w:rsidRDefault="00DC691E">
      <w:pPr>
        <w:pStyle w:val="TOC5"/>
        <w:tabs>
          <w:tab w:val="left" w:pos="1991"/>
          <w:tab w:val="right" w:leader="dot" w:pos="9350"/>
        </w:tabs>
        <w:rPr>
          <w:noProof/>
        </w:rPr>
      </w:pPr>
      <w:hyperlink w:anchor="_Toc46730418" w:history="1">
        <w:r w:rsidR="00EA4672" w:rsidRPr="00C71780">
          <w:rPr>
            <w:rStyle w:val="Hyperlink"/>
            <w:noProof/>
          </w:rPr>
          <w:t>4.3.5.1.19</w:t>
        </w:r>
        <w:r w:rsidR="00EA4672">
          <w:rPr>
            <w:noProof/>
          </w:rPr>
          <w:tab/>
        </w:r>
        <w:r w:rsidR="00EA4672" w:rsidRPr="00C71780">
          <w:rPr>
            <w:rStyle w:val="Hyperlink"/>
            <w:noProof/>
          </w:rPr>
          <w:t>F-REQ-305242/B-###R_FNC_Veh_HMI_Notif_019### Software Updates and Activation Types</w:t>
        </w:r>
        <w:r w:rsidR="00EA4672">
          <w:rPr>
            <w:noProof/>
            <w:webHidden/>
          </w:rPr>
          <w:tab/>
        </w:r>
        <w:r w:rsidR="00EA4672">
          <w:rPr>
            <w:noProof/>
            <w:webHidden/>
          </w:rPr>
          <w:fldChar w:fldCharType="begin"/>
        </w:r>
        <w:r w:rsidR="00EA4672">
          <w:rPr>
            <w:noProof/>
            <w:webHidden/>
          </w:rPr>
          <w:instrText xml:space="preserve"> PAGEREF _Toc46730418 \h </w:instrText>
        </w:r>
        <w:r w:rsidR="00EA4672">
          <w:rPr>
            <w:noProof/>
            <w:webHidden/>
          </w:rPr>
        </w:r>
        <w:r w:rsidR="00EA4672">
          <w:rPr>
            <w:noProof/>
            <w:webHidden/>
          </w:rPr>
          <w:fldChar w:fldCharType="separate"/>
        </w:r>
        <w:r w:rsidR="005317C2">
          <w:rPr>
            <w:noProof/>
            <w:webHidden/>
          </w:rPr>
          <w:t>53</w:t>
        </w:r>
        <w:r w:rsidR="00EA4672">
          <w:rPr>
            <w:noProof/>
            <w:webHidden/>
          </w:rPr>
          <w:fldChar w:fldCharType="end"/>
        </w:r>
      </w:hyperlink>
    </w:p>
    <w:p w14:paraId="0D23D857" w14:textId="1AB35B99" w:rsidR="00EA4672" w:rsidRDefault="00DC691E">
      <w:pPr>
        <w:pStyle w:val="TOC5"/>
        <w:tabs>
          <w:tab w:val="left" w:pos="1991"/>
          <w:tab w:val="right" w:leader="dot" w:pos="9350"/>
        </w:tabs>
        <w:rPr>
          <w:noProof/>
        </w:rPr>
      </w:pPr>
      <w:hyperlink w:anchor="_Toc46730419" w:history="1">
        <w:r w:rsidR="00EA4672" w:rsidRPr="00C71780">
          <w:rPr>
            <w:rStyle w:val="Hyperlink"/>
            <w:noProof/>
          </w:rPr>
          <w:t>4.3.5.1.20</w:t>
        </w:r>
        <w:r w:rsidR="00EA4672">
          <w:rPr>
            <w:noProof/>
          </w:rPr>
          <w:tab/>
        </w:r>
        <w:r w:rsidR="00EA4672" w:rsidRPr="00C71780">
          <w:rPr>
            <w:rStyle w:val="Hyperlink"/>
            <w:noProof/>
          </w:rPr>
          <w:t>REQ-326180/D-###R_FNC_Veh_HMI_Notif_020### In Vehicle Clock Time Format</w:t>
        </w:r>
        <w:r w:rsidR="00EA4672">
          <w:rPr>
            <w:noProof/>
            <w:webHidden/>
          </w:rPr>
          <w:tab/>
        </w:r>
        <w:r w:rsidR="00EA4672">
          <w:rPr>
            <w:noProof/>
            <w:webHidden/>
          </w:rPr>
          <w:fldChar w:fldCharType="begin"/>
        </w:r>
        <w:r w:rsidR="00EA4672">
          <w:rPr>
            <w:noProof/>
            <w:webHidden/>
          </w:rPr>
          <w:instrText xml:space="preserve"> PAGEREF _Toc46730419 \h </w:instrText>
        </w:r>
        <w:r w:rsidR="00EA4672">
          <w:rPr>
            <w:noProof/>
            <w:webHidden/>
          </w:rPr>
        </w:r>
        <w:r w:rsidR="00EA4672">
          <w:rPr>
            <w:noProof/>
            <w:webHidden/>
          </w:rPr>
          <w:fldChar w:fldCharType="separate"/>
        </w:r>
        <w:r w:rsidR="005317C2">
          <w:rPr>
            <w:noProof/>
            <w:webHidden/>
          </w:rPr>
          <w:t>54</w:t>
        </w:r>
        <w:r w:rsidR="00EA4672">
          <w:rPr>
            <w:noProof/>
            <w:webHidden/>
          </w:rPr>
          <w:fldChar w:fldCharType="end"/>
        </w:r>
      </w:hyperlink>
    </w:p>
    <w:p w14:paraId="332F2E30" w14:textId="09EA5E77" w:rsidR="00EA4672" w:rsidRDefault="00DC691E">
      <w:pPr>
        <w:pStyle w:val="TOC5"/>
        <w:tabs>
          <w:tab w:val="left" w:pos="1991"/>
          <w:tab w:val="right" w:leader="dot" w:pos="9350"/>
        </w:tabs>
        <w:rPr>
          <w:noProof/>
        </w:rPr>
      </w:pPr>
      <w:hyperlink w:anchor="_Toc46730420" w:history="1">
        <w:r w:rsidR="00EA4672" w:rsidRPr="00C71780">
          <w:rPr>
            <w:rStyle w:val="Hyperlink"/>
            <w:noProof/>
          </w:rPr>
          <w:t>4.3.5.1.21</w:t>
        </w:r>
        <w:r w:rsidR="00EA4672">
          <w:rPr>
            <w:noProof/>
          </w:rPr>
          <w:tab/>
        </w:r>
        <w:r w:rsidR="00EA4672" w:rsidRPr="00C71780">
          <w:rPr>
            <w:rStyle w:val="Hyperlink"/>
            <w:noProof/>
          </w:rPr>
          <w:t>F-REQ-305246/B-###R_FNC_Veh_HMI_Notif_021### HMI Temporary Vehicle Inhibit during Software Activation (Max time)</w:t>
        </w:r>
        <w:r w:rsidR="00EA4672">
          <w:rPr>
            <w:noProof/>
            <w:webHidden/>
          </w:rPr>
          <w:tab/>
        </w:r>
        <w:r w:rsidR="00EA4672">
          <w:rPr>
            <w:noProof/>
            <w:webHidden/>
          </w:rPr>
          <w:fldChar w:fldCharType="begin"/>
        </w:r>
        <w:r w:rsidR="00EA4672">
          <w:rPr>
            <w:noProof/>
            <w:webHidden/>
          </w:rPr>
          <w:instrText xml:space="preserve"> PAGEREF _Toc46730420 \h </w:instrText>
        </w:r>
        <w:r w:rsidR="00EA4672">
          <w:rPr>
            <w:noProof/>
            <w:webHidden/>
          </w:rPr>
        </w:r>
        <w:r w:rsidR="00EA4672">
          <w:rPr>
            <w:noProof/>
            <w:webHidden/>
          </w:rPr>
          <w:fldChar w:fldCharType="separate"/>
        </w:r>
        <w:r w:rsidR="005317C2">
          <w:rPr>
            <w:noProof/>
            <w:webHidden/>
          </w:rPr>
          <w:t>54</w:t>
        </w:r>
        <w:r w:rsidR="00EA4672">
          <w:rPr>
            <w:noProof/>
            <w:webHidden/>
          </w:rPr>
          <w:fldChar w:fldCharType="end"/>
        </w:r>
      </w:hyperlink>
    </w:p>
    <w:p w14:paraId="340BC433" w14:textId="710419F9" w:rsidR="00EA4672" w:rsidRDefault="00DC691E">
      <w:pPr>
        <w:pStyle w:val="TOC5"/>
        <w:tabs>
          <w:tab w:val="left" w:pos="1991"/>
          <w:tab w:val="right" w:leader="dot" w:pos="9350"/>
        </w:tabs>
        <w:rPr>
          <w:noProof/>
        </w:rPr>
      </w:pPr>
      <w:hyperlink w:anchor="_Toc46730421" w:history="1">
        <w:r w:rsidR="00EA4672" w:rsidRPr="00C71780">
          <w:rPr>
            <w:rStyle w:val="Hyperlink"/>
            <w:noProof/>
          </w:rPr>
          <w:t>4.3.5.1.22</w:t>
        </w:r>
        <w:r w:rsidR="00EA4672">
          <w:rPr>
            <w:noProof/>
          </w:rPr>
          <w:tab/>
        </w:r>
        <w:r w:rsidR="00EA4672" w:rsidRPr="00C71780">
          <w:rPr>
            <w:rStyle w:val="Hyperlink"/>
            <w:noProof/>
          </w:rPr>
          <w:t>F-REQ-305248/D-###R_FNC_Veh_HMI_Notif_022### Clear Notification When Software Update Expires</w:t>
        </w:r>
        <w:r w:rsidR="00EA4672">
          <w:rPr>
            <w:noProof/>
            <w:webHidden/>
          </w:rPr>
          <w:tab/>
        </w:r>
        <w:r w:rsidR="00EA4672">
          <w:rPr>
            <w:noProof/>
            <w:webHidden/>
          </w:rPr>
          <w:fldChar w:fldCharType="begin"/>
        </w:r>
        <w:r w:rsidR="00EA4672">
          <w:rPr>
            <w:noProof/>
            <w:webHidden/>
          </w:rPr>
          <w:instrText xml:space="preserve"> PAGEREF _Toc46730421 \h </w:instrText>
        </w:r>
        <w:r w:rsidR="00EA4672">
          <w:rPr>
            <w:noProof/>
            <w:webHidden/>
          </w:rPr>
        </w:r>
        <w:r w:rsidR="00EA4672">
          <w:rPr>
            <w:noProof/>
            <w:webHidden/>
          </w:rPr>
          <w:fldChar w:fldCharType="separate"/>
        </w:r>
        <w:r w:rsidR="005317C2">
          <w:rPr>
            <w:noProof/>
            <w:webHidden/>
          </w:rPr>
          <w:t>54</w:t>
        </w:r>
        <w:r w:rsidR="00EA4672">
          <w:rPr>
            <w:noProof/>
            <w:webHidden/>
          </w:rPr>
          <w:fldChar w:fldCharType="end"/>
        </w:r>
      </w:hyperlink>
    </w:p>
    <w:p w14:paraId="4272AD6C" w14:textId="5CF1620A" w:rsidR="00EA4672" w:rsidRDefault="00DC691E">
      <w:pPr>
        <w:pStyle w:val="TOC5"/>
        <w:tabs>
          <w:tab w:val="left" w:pos="1991"/>
          <w:tab w:val="right" w:leader="dot" w:pos="9350"/>
        </w:tabs>
        <w:rPr>
          <w:noProof/>
        </w:rPr>
      </w:pPr>
      <w:hyperlink w:anchor="_Toc46730422" w:history="1">
        <w:r w:rsidR="00EA4672" w:rsidRPr="00C71780">
          <w:rPr>
            <w:rStyle w:val="Hyperlink"/>
            <w:noProof/>
          </w:rPr>
          <w:t>4.3.5.1.23</w:t>
        </w:r>
        <w:r w:rsidR="00EA4672">
          <w:rPr>
            <w:noProof/>
          </w:rPr>
          <w:tab/>
        </w:r>
        <w:r w:rsidR="00EA4672" w:rsidRPr="00C71780">
          <w:rPr>
            <w:rStyle w:val="Hyperlink"/>
            <w:noProof/>
          </w:rPr>
          <w:t>F-REQ-305250/C-###R_FNC_Veh_HMI_Notif_023### ONE TIME Consent</w:t>
        </w:r>
        <w:r w:rsidR="00EA4672">
          <w:rPr>
            <w:noProof/>
            <w:webHidden/>
          </w:rPr>
          <w:tab/>
        </w:r>
        <w:r w:rsidR="00EA4672">
          <w:rPr>
            <w:noProof/>
            <w:webHidden/>
          </w:rPr>
          <w:fldChar w:fldCharType="begin"/>
        </w:r>
        <w:r w:rsidR="00EA4672">
          <w:rPr>
            <w:noProof/>
            <w:webHidden/>
          </w:rPr>
          <w:instrText xml:space="preserve"> PAGEREF _Toc46730422 \h </w:instrText>
        </w:r>
        <w:r w:rsidR="00EA4672">
          <w:rPr>
            <w:noProof/>
            <w:webHidden/>
          </w:rPr>
        </w:r>
        <w:r w:rsidR="00EA4672">
          <w:rPr>
            <w:noProof/>
            <w:webHidden/>
          </w:rPr>
          <w:fldChar w:fldCharType="separate"/>
        </w:r>
        <w:r w:rsidR="005317C2">
          <w:rPr>
            <w:noProof/>
            <w:webHidden/>
          </w:rPr>
          <w:t>54</w:t>
        </w:r>
        <w:r w:rsidR="00EA4672">
          <w:rPr>
            <w:noProof/>
            <w:webHidden/>
          </w:rPr>
          <w:fldChar w:fldCharType="end"/>
        </w:r>
      </w:hyperlink>
    </w:p>
    <w:p w14:paraId="4473DA5B" w14:textId="5DB8D723" w:rsidR="00EA4672" w:rsidRDefault="00DC691E">
      <w:pPr>
        <w:pStyle w:val="TOC5"/>
        <w:tabs>
          <w:tab w:val="left" w:pos="1991"/>
          <w:tab w:val="right" w:leader="dot" w:pos="9350"/>
        </w:tabs>
        <w:rPr>
          <w:noProof/>
        </w:rPr>
      </w:pPr>
      <w:hyperlink w:anchor="_Toc46730423" w:history="1">
        <w:r w:rsidR="00EA4672" w:rsidRPr="00C71780">
          <w:rPr>
            <w:rStyle w:val="Hyperlink"/>
            <w:noProof/>
          </w:rPr>
          <w:t>4.3.5.1.24</w:t>
        </w:r>
        <w:r w:rsidR="00EA4672">
          <w:rPr>
            <w:noProof/>
          </w:rPr>
          <w:tab/>
        </w:r>
        <w:r w:rsidR="00EA4672" w:rsidRPr="00C71780">
          <w:rPr>
            <w:rStyle w:val="Hyperlink"/>
            <w:noProof/>
          </w:rPr>
          <w:t>F-REQ-305252/C-###R_FNC_Veh_HMI_Notif_024### Software Update Activation is Successful with latest Software</w:t>
        </w:r>
        <w:r w:rsidR="00EA4672">
          <w:rPr>
            <w:noProof/>
            <w:webHidden/>
          </w:rPr>
          <w:tab/>
        </w:r>
        <w:r w:rsidR="00EA4672">
          <w:rPr>
            <w:noProof/>
            <w:webHidden/>
          </w:rPr>
          <w:fldChar w:fldCharType="begin"/>
        </w:r>
        <w:r w:rsidR="00EA4672">
          <w:rPr>
            <w:noProof/>
            <w:webHidden/>
          </w:rPr>
          <w:instrText xml:space="preserve"> PAGEREF _Toc46730423 \h </w:instrText>
        </w:r>
        <w:r w:rsidR="00EA4672">
          <w:rPr>
            <w:noProof/>
            <w:webHidden/>
          </w:rPr>
        </w:r>
        <w:r w:rsidR="00EA4672">
          <w:rPr>
            <w:noProof/>
            <w:webHidden/>
          </w:rPr>
          <w:fldChar w:fldCharType="separate"/>
        </w:r>
        <w:r w:rsidR="005317C2">
          <w:rPr>
            <w:noProof/>
            <w:webHidden/>
          </w:rPr>
          <w:t>55</w:t>
        </w:r>
        <w:r w:rsidR="00EA4672">
          <w:rPr>
            <w:noProof/>
            <w:webHidden/>
          </w:rPr>
          <w:fldChar w:fldCharType="end"/>
        </w:r>
      </w:hyperlink>
    </w:p>
    <w:p w14:paraId="2B8CB1E5" w14:textId="16A1FA71" w:rsidR="00EA4672" w:rsidRDefault="00DC691E">
      <w:pPr>
        <w:pStyle w:val="TOC5"/>
        <w:tabs>
          <w:tab w:val="left" w:pos="1991"/>
          <w:tab w:val="right" w:leader="dot" w:pos="9350"/>
        </w:tabs>
        <w:rPr>
          <w:noProof/>
        </w:rPr>
      </w:pPr>
      <w:hyperlink w:anchor="_Toc46730424" w:history="1">
        <w:r w:rsidR="00EA4672" w:rsidRPr="00C71780">
          <w:rPr>
            <w:rStyle w:val="Hyperlink"/>
            <w:noProof/>
          </w:rPr>
          <w:t>4.3.5.1.25</w:t>
        </w:r>
        <w:r w:rsidR="00EA4672">
          <w:rPr>
            <w:noProof/>
          </w:rPr>
          <w:tab/>
        </w:r>
        <w:r w:rsidR="00EA4672" w:rsidRPr="00C71780">
          <w:rPr>
            <w:rStyle w:val="Hyperlink"/>
            <w:noProof/>
          </w:rPr>
          <w:t>F-REQ-305224/E-###R_FNC_Veh_HMI_Notif_025### Details Software Release Notes</w:t>
        </w:r>
        <w:r w:rsidR="00EA4672">
          <w:rPr>
            <w:noProof/>
            <w:webHidden/>
          </w:rPr>
          <w:tab/>
        </w:r>
        <w:r w:rsidR="00EA4672">
          <w:rPr>
            <w:noProof/>
            <w:webHidden/>
          </w:rPr>
          <w:fldChar w:fldCharType="begin"/>
        </w:r>
        <w:r w:rsidR="00EA4672">
          <w:rPr>
            <w:noProof/>
            <w:webHidden/>
          </w:rPr>
          <w:instrText xml:space="preserve"> PAGEREF _Toc46730424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4F917A0E" w14:textId="3C934680" w:rsidR="00EA4672" w:rsidRDefault="00DC691E">
      <w:pPr>
        <w:pStyle w:val="TOC5"/>
        <w:tabs>
          <w:tab w:val="left" w:pos="1991"/>
          <w:tab w:val="right" w:leader="dot" w:pos="9350"/>
        </w:tabs>
        <w:rPr>
          <w:noProof/>
        </w:rPr>
      </w:pPr>
      <w:hyperlink w:anchor="_Toc46730425" w:history="1">
        <w:r w:rsidR="00EA4672" w:rsidRPr="00C71780">
          <w:rPr>
            <w:rStyle w:val="Hyperlink"/>
            <w:noProof/>
          </w:rPr>
          <w:t>4.3.5.1.26</w:t>
        </w:r>
        <w:r w:rsidR="00EA4672">
          <w:rPr>
            <w:noProof/>
          </w:rPr>
          <w:tab/>
        </w:r>
        <w:r w:rsidR="00EA4672" w:rsidRPr="00C71780">
          <w:rPr>
            <w:rStyle w:val="Hyperlink"/>
            <w:noProof/>
          </w:rPr>
          <w:t>F-REQ-305254/B-###R_FNC_Veh_HMI_Notif_026### Erase and Replace Software Installation</w:t>
        </w:r>
        <w:r w:rsidR="00EA4672">
          <w:rPr>
            <w:noProof/>
            <w:webHidden/>
          </w:rPr>
          <w:tab/>
        </w:r>
        <w:r w:rsidR="00EA4672">
          <w:rPr>
            <w:noProof/>
            <w:webHidden/>
          </w:rPr>
          <w:fldChar w:fldCharType="begin"/>
        </w:r>
        <w:r w:rsidR="00EA4672">
          <w:rPr>
            <w:noProof/>
            <w:webHidden/>
          </w:rPr>
          <w:instrText xml:space="preserve"> PAGEREF _Toc46730425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1B043917" w14:textId="385FBA42" w:rsidR="00EA4672" w:rsidRDefault="00DC691E">
      <w:pPr>
        <w:pStyle w:val="TOC5"/>
        <w:tabs>
          <w:tab w:val="left" w:pos="1991"/>
          <w:tab w:val="right" w:leader="dot" w:pos="9350"/>
        </w:tabs>
        <w:rPr>
          <w:noProof/>
        </w:rPr>
      </w:pPr>
      <w:hyperlink w:anchor="_Toc46730426" w:history="1">
        <w:r w:rsidR="00EA4672" w:rsidRPr="00C71780">
          <w:rPr>
            <w:rStyle w:val="Hyperlink"/>
            <w:noProof/>
          </w:rPr>
          <w:t>4.3.5.1.27</w:t>
        </w:r>
        <w:r w:rsidR="00EA4672">
          <w:rPr>
            <w:noProof/>
          </w:rPr>
          <w:tab/>
        </w:r>
        <w:r w:rsidR="00EA4672" w:rsidRPr="00C71780">
          <w:rPr>
            <w:rStyle w:val="Hyperlink"/>
            <w:noProof/>
          </w:rPr>
          <w:t>F-REQ-305256/E-###R_FNC_Veh_HMI_Notif_027### Dynamic HMIs</w:t>
        </w:r>
        <w:r w:rsidR="00EA4672">
          <w:rPr>
            <w:noProof/>
            <w:webHidden/>
          </w:rPr>
          <w:tab/>
        </w:r>
        <w:r w:rsidR="00EA4672">
          <w:rPr>
            <w:noProof/>
            <w:webHidden/>
          </w:rPr>
          <w:fldChar w:fldCharType="begin"/>
        </w:r>
        <w:r w:rsidR="00EA4672">
          <w:rPr>
            <w:noProof/>
            <w:webHidden/>
          </w:rPr>
          <w:instrText xml:space="preserve"> PAGEREF _Toc46730426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0C0EDE35" w14:textId="046B7F78" w:rsidR="00EA4672" w:rsidRDefault="00DC691E">
      <w:pPr>
        <w:pStyle w:val="TOC5"/>
        <w:tabs>
          <w:tab w:val="left" w:pos="1991"/>
          <w:tab w:val="right" w:leader="dot" w:pos="9350"/>
        </w:tabs>
        <w:rPr>
          <w:noProof/>
        </w:rPr>
      </w:pPr>
      <w:hyperlink w:anchor="_Toc46730427" w:history="1">
        <w:r w:rsidR="00EA4672" w:rsidRPr="00C71780">
          <w:rPr>
            <w:rStyle w:val="Hyperlink"/>
            <w:noProof/>
          </w:rPr>
          <w:t>4.3.5.1.28</w:t>
        </w:r>
        <w:r w:rsidR="00EA4672">
          <w:rPr>
            <w:noProof/>
          </w:rPr>
          <w:tab/>
        </w:r>
        <w:r w:rsidR="00EA4672" w:rsidRPr="00C71780">
          <w:rPr>
            <w:rStyle w:val="Hyperlink"/>
            <w:noProof/>
          </w:rPr>
          <w:t>F-REQ-305258/B-###R_FNC_Veh_HMI_Notif_028### Set DATA Usage Limited</w:t>
        </w:r>
        <w:r w:rsidR="00EA4672">
          <w:rPr>
            <w:noProof/>
            <w:webHidden/>
          </w:rPr>
          <w:tab/>
        </w:r>
        <w:r w:rsidR="00EA4672">
          <w:rPr>
            <w:noProof/>
            <w:webHidden/>
          </w:rPr>
          <w:fldChar w:fldCharType="begin"/>
        </w:r>
        <w:r w:rsidR="00EA4672">
          <w:rPr>
            <w:noProof/>
            <w:webHidden/>
          </w:rPr>
          <w:instrText xml:space="preserve"> PAGEREF _Toc46730427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316F493B" w14:textId="18F7129C" w:rsidR="00EA4672" w:rsidRDefault="00DC691E">
      <w:pPr>
        <w:pStyle w:val="TOC5"/>
        <w:tabs>
          <w:tab w:val="left" w:pos="1991"/>
          <w:tab w:val="right" w:leader="dot" w:pos="9350"/>
        </w:tabs>
        <w:rPr>
          <w:noProof/>
        </w:rPr>
      </w:pPr>
      <w:hyperlink w:anchor="_Toc46730428" w:history="1">
        <w:r w:rsidR="00EA4672" w:rsidRPr="00C71780">
          <w:rPr>
            <w:rStyle w:val="Hyperlink"/>
            <w:noProof/>
          </w:rPr>
          <w:t>4.3.5.1.29</w:t>
        </w:r>
        <w:r w:rsidR="00EA4672">
          <w:rPr>
            <w:noProof/>
          </w:rPr>
          <w:tab/>
        </w:r>
        <w:r w:rsidR="00EA4672" w:rsidRPr="00C71780">
          <w:rPr>
            <w:rStyle w:val="Hyperlink"/>
            <w:noProof/>
          </w:rPr>
          <w:t>REQ-326785/B-###R_FNC_Veh_HMI_Notif_029### Vehicle Inhibit for Software Activation vs. Vehicle Programming Session</w:t>
        </w:r>
        <w:r w:rsidR="00EA4672">
          <w:rPr>
            <w:noProof/>
            <w:webHidden/>
          </w:rPr>
          <w:tab/>
        </w:r>
        <w:r w:rsidR="00EA4672">
          <w:rPr>
            <w:noProof/>
            <w:webHidden/>
          </w:rPr>
          <w:fldChar w:fldCharType="begin"/>
        </w:r>
        <w:r w:rsidR="00EA4672">
          <w:rPr>
            <w:noProof/>
            <w:webHidden/>
          </w:rPr>
          <w:instrText xml:space="preserve"> PAGEREF _Toc46730428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15593C32" w14:textId="461BBF0F" w:rsidR="00EA4672" w:rsidRDefault="00DC691E">
      <w:pPr>
        <w:pStyle w:val="TOC5"/>
        <w:tabs>
          <w:tab w:val="left" w:pos="1991"/>
          <w:tab w:val="right" w:leader="dot" w:pos="9350"/>
        </w:tabs>
        <w:rPr>
          <w:noProof/>
        </w:rPr>
      </w:pPr>
      <w:hyperlink w:anchor="_Toc46730429" w:history="1">
        <w:r w:rsidR="00EA4672" w:rsidRPr="00C71780">
          <w:rPr>
            <w:rStyle w:val="Hyperlink"/>
            <w:noProof/>
          </w:rPr>
          <w:t>4.3.5.1.30</w:t>
        </w:r>
        <w:r w:rsidR="00EA4672">
          <w:rPr>
            <w:noProof/>
          </w:rPr>
          <w:tab/>
        </w:r>
        <w:r w:rsidR="00EA4672" w:rsidRPr="00C71780">
          <w:rPr>
            <w:rStyle w:val="Hyperlink"/>
            <w:noProof/>
          </w:rPr>
          <w:t>F-REQ-305244/D-###R_FNC_Veh_HMI_Notif_030### Software Activation Failed and HMI Notification</w:t>
        </w:r>
        <w:r w:rsidR="00EA4672">
          <w:rPr>
            <w:noProof/>
            <w:webHidden/>
          </w:rPr>
          <w:tab/>
        </w:r>
        <w:r w:rsidR="00EA4672">
          <w:rPr>
            <w:noProof/>
            <w:webHidden/>
          </w:rPr>
          <w:fldChar w:fldCharType="begin"/>
        </w:r>
        <w:r w:rsidR="00EA4672">
          <w:rPr>
            <w:noProof/>
            <w:webHidden/>
          </w:rPr>
          <w:instrText xml:space="preserve"> PAGEREF _Toc46730429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1B6702E3" w14:textId="34ABC4DA" w:rsidR="00EA4672" w:rsidRDefault="00DC691E">
      <w:pPr>
        <w:pStyle w:val="TOC5"/>
        <w:tabs>
          <w:tab w:val="left" w:pos="1991"/>
          <w:tab w:val="right" w:leader="dot" w:pos="9350"/>
        </w:tabs>
        <w:rPr>
          <w:noProof/>
        </w:rPr>
      </w:pPr>
      <w:hyperlink w:anchor="_Toc46730430" w:history="1">
        <w:r w:rsidR="00EA4672" w:rsidRPr="00C71780">
          <w:rPr>
            <w:rStyle w:val="Hyperlink"/>
            <w:noProof/>
          </w:rPr>
          <w:t>4.3.5.1.31</w:t>
        </w:r>
        <w:r w:rsidR="00EA4672">
          <w:rPr>
            <w:noProof/>
          </w:rPr>
          <w:tab/>
        </w:r>
        <w:r w:rsidR="00EA4672" w:rsidRPr="00C71780">
          <w:rPr>
            <w:rStyle w:val="Hyperlink"/>
            <w:noProof/>
          </w:rPr>
          <w:t>REQ-326179/C-###R_FNC_Veh_HMI_Notif_031### Software Activation Failed and ASU = OFF or Vehicle Connectivity Settings = OFF</w:t>
        </w:r>
        <w:r w:rsidR="00EA4672">
          <w:rPr>
            <w:noProof/>
            <w:webHidden/>
          </w:rPr>
          <w:tab/>
        </w:r>
        <w:r w:rsidR="00EA4672">
          <w:rPr>
            <w:noProof/>
            <w:webHidden/>
          </w:rPr>
          <w:fldChar w:fldCharType="begin"/>
        </w:r>
        <w:r w:rsidR="00EA4672">
          <w:rPr>
            <w:noProof/>
            <w:webHidden/>
          </w:rPr>
          <w:instrText xml:space="preserve"> PAGEREF _Toc46730430 \h </w:instrText>
        </w:r>
        <w:r w:rsidR="00EA4672">
          <w:rPr>
            <w:noProof/>
            <w:webHidden/>
          </w:rPr>
        </w:r>
        <w:r w:rsidR="00EA4672">
          <w:rPr>
            <w:noProof/>
            <w:webHidden/>
          </w:rPr>
          <w:fldChar w:fldCharType="separate"/>
        </w:r>
        <w:r w:rsidR="005317C2">
          <w:rPr>
            <w:noProof/>
            <w:webHidden/>
          </w:rPr>
          <w:t>57</w:t>
        </w:r>
        <w:r w:rsidR="00EA4672">
          <w:rPr>
            <w:noProof/>
            <w:webHidden/>
          </w:rPr>
          <w:fldChar w:fldCharType="end"/>
        </w:r>
      </w:hyperlink>
    </w:p>
    <w:p w14:paraId="59E68532" w14:textId="2028FF80" w:rsidR="00EA4672" w:rsidRDefault="00DC691E">
      <w:pPr>
        <w:pStyle w:val="TOC5"/>
        <w:tabs>
          <w:tab w:val="left" w:pos="1991"/>
          <w:tab w:val="right" w:leader="dot" w:pos="9350"/>
        </w:tabs>
        <w:rPr>
          <w:noProof/>
        </w:rPr>
      </w:pPr>
      <w:hyperlink w:anchor="_Toc46730431" w:history="1">
        <w:r w:rsidR="00EA4672" w:rsidRPr="00C71780">
          <w:rPr>
            <w:rStyle w:val="Hyperlink"/>
            <w:noProof/>
          </w:rPr>
          <w:t>4.3.5.1.32</w:t>
        </w:r>
        <w:r w:rsidR="00EA4672">
          <w:rPr>
            <w:noProof/>
          </w:rPr>
          <w:tab/>
        </w:r>
        <w:r w:rsidR="00EA4672" w:rsidRPr="00C71780">
          <w:rPr>
            <w:rStyle w:val="Hyperlink"/>
            <w:noProof/>
          </w:rPr>
          <w:t>REQ-326171/C-###R_FNC_Veh_HMI_Notif_032### Software Activation During AC Charging</w:t>
        </w:r>
        <w:r w:rsidR="00EA4672">
          <w:rPr>
            <w:noProof/>
            <w:webHidden/>
          </w:rPr>
          <w:tab/>
        </w:r>
        <w:r w:rsidR="00EA4672">
          <w:rPr>
            <w:noProof/>
            <w:webHidden/>
          </w:rPr>
          <w:fldChar w:fldCharType="begin"/>
        </w:r>
        <w:r w:rsidR="00EA4672">
          <w:rPr>
            <w:noProof/>
            <w:webHidden/>
          </w:rPr>
          <w:instrText xml:space="preserve"> PAGEREF _Toc46730431 \h </w:instrText>
        </w:r>
        <w:r w:rsidR="00EA4672">
          <w:rPr>
            <w:noProof/>
            <w:webHidden/>
          </w:rPr>
        </w:r>
        <w:r w:rsidR="00EA4672">
          <w:rPr>
            <w:noProof/>
            <w:webHidden/>
          </w:rPr>
          <w:fldChar w:fldCharType="separate"/>
        </w:r>
        <w:r w:rsidR="005317C2">
          <w:rPr>
            <w:noProof/>
            <w:webHidden/>
          </w:rPr>
          <w:t>57</w:t>
        </w:r>
        <w:r w:rsidR="00EA4672">
          <w:rPr>
            <w:noProof/>
            <w:webHidden/>
          </w:rPr>
          <w:fldChar w:fldCharType="end"/>
        </w:r>
      </w:hyperlink>
    </w:p>
    <w:p w14:paraId="7B90BAFC" w14:textId="77C56F4C" w:rsidR="00EA4672" w:rsidRDefault="00DC691E">
      <w:pPr>
        <w:pStyle w:val="TOC5"/>
        <w:tabs>
          <w:tab w:val="left" w:pos="1991"/>
          <w:tab w:val="right" w:leader="dot" w:pos="9350"/>
        </w:tabs>
        <w:rPr>
          <w:noProof/>
        </w:rPr>
      </w:pPr>
      <w:hyperlink w:anchor="_Toc46730432" w:history="1">
        <w:r w:rsidR="00EA4672" w:rsidRPr="00C71780">
          <w:rPr>
            <w:rStyle w:val="Hyperlink"/>
            <w:noProof/>
          </w:rPr>
          <w:t>4.3.5.1.33</w:t>
        </w:r>
        <w:r w:rsidR="00EA4672">
          <w:rPr>
            <w:noProof/>
          </w:rPr>
          <w:tab/>
        </w:r>
        <w:r w:rsidR="00EA4672" w:rsidRPr="00C71780">
          <w:rPr>
            <w:rStyle w:val="Hyperlink"/>
            <w:noProof/>
          </w:rPr>
          <w:t>F-REQ-305262/E-###R_FNC_Veh_HMI_Notif_033### Critical Errors during Software Update &amp; Service</w:t>
        </w:r>
        <w:r w:rsidR="00EA4672">
          <w:rPr>
            <w:noProof/>
            <w:webHidden/>
          </w:rPr>
          <w:tab/>
        </w:r>
        <w:r w:rsidR="00EA4672">
          <w:rPr>
            <w:noProof/>
            <w:webHidden/>
          </w:rPr>
          <w:fldChar w:fldCharType="begin"/>
        </w:r>
        <w:r w:rsidR="00EA4672">
          <w:rPr>
            <w:noProof/>
            <w:webHidden/>
          </w:rPr>
          <w:instrText xml:space="preserve"> PAGEREF _Toc46730432 \h </w:instrText>
        </w:r>
        <w:r w:rsidR="00EA4672">
          <w:rPr>
            <w:noProof/>
            <w:webHidden/>
          </w:rPr>
        </w:r>
        <w:r w:rsidR="00EA4672">
          <w:rPr>
            <w:noProof/>
            <w:webHidden/>
          </w:rPr>
          <w:fldChar w:fldCharType="separate"/>
        </w:r>
        <w:r w:rsidR="005317C2">
          <w:rPr>
            <w:noProof/>
            <w:webHidden/>
          </w:rPr>
          <w:t>57</w:t>
        </w:r>
        <w:r w:rsidR="00EA4672">
          <w:rPr>
            <w:noProof/>
            <w:webHidden/>
          </w:rPr>
          <w:fldChar w:fldCharType="end"/>
        </w:r>
      </w:hyperlink>
    </w:p>
    <w:p w14:paraId="7A623DFE" w14:textId="2FDF193E" w:rsidR="00EA4672" w:rsidRDefault="00DC691E">
      <w:pPr>
        <w:pStyle w:val="TOC5"/>
        <w:tabs>
          <w:tab w:val="left" w:pos="1991"/>
          <w:tab w:val="right" w:leader="dot" w:pos="9350"/>
        </w:tabs>
        <w:rPr>
          <w:noProof/>
        </w:rPr>
      </w:pPr>
      <w:hyperlink w:anchor="_Toc46730433" w:history="1">
        <w:r w:rsidR="00EA4672" w:rsidRPr="00C71780">
          <w:rPr>
            <w:rStyle w:val="Hyperlink"/>
            <w:noProof/>
          </w:rPr>
          <w:t>4.3.5.1.34</w:t>
        </w:r>
        <w:r w:rsidR="00EA4672">
          <w:rPr>
            <w:noProof/>
          </w:rPr>
          <w:tab/>
        </w:r>
        <w:r w:rsidR="00EA4672" w:rsidRPr="00C71780">
          <w:rPr>
            <w:rStyle w:val="Hyperlink"/>
            <w:noProof/>
          </w:rPr>
          <w:t>F-REQ-305264/D-###R_FNC_Veh_HMI_Notif_034### Reset of Wi-Fi Setings</w:t>
        </w:r>
        <w:r w:rsidR="00EA4672">
          <w:rPr>
            <w:noProof/>
            <w:webHidden/>
          </w:rPr>
          <w:tab/>
        </w:r>
        <w:r w:rsidR="00EA4672">
          <w:rPr>
            <w:noProof/>
            <w:webHidden/>
          </w:rPr>
          <w:fldChar w:fldCharType="begin"/>
        </w:r>
        <w:r w:rsidR="00EA4672">
          <w:rPr>
            <w:noProof/>
            <w:webHidden/>
          </w:rPr>
          <w:instrText xml:space="preserve"> PAGEREF _Toc46730433 \h </w:instrText>
        </w:r>
        <w:r w:rsidR="00EA4672">
          <w:rPr>
            <w:noProof/>
            <w:webHidden/>
          </w:rPr>
        </w:r>
        <w:r w:rsidR="00EA4672">
          <w:rPr>
            <w:noProof/>
            <w:webHidden/>
          </w:rPr>
          <w:fldChar w:fldCharType="separate"/>
        </w:r>
        <w:r w:rsidR="005317C2">
          <w:rPr>
            <w:noProof/>
            <w:webHidden/>
          </w:rPr>
          <w:t>57</w:t>
        </w:r>
        <w:r w:rsidR="00EA4672">
          <w:rPr>
            <w:noProof/>
            <w:webHidden/>
          </w:rPr>
          <w:fldChar w:fldCharType="end"/>
        </w:r>
      </w:hyperlink>
    </w:p>
    <w:p w14:paraId="25F14192" w14:textId="2AF89AAB" w:rsidR="00EA4672" w:rsidRDefault="00DC691E">
      <w:pPr>
        <w:pStyle w:val="TOC5"/>
        <w:tabs>
          <w:tab w:val="left" w:pos="1991"/>
          <w:tab w:val="right" w:leader="dot" w:pos="9350"/>
        </w:tabs>
        <w:rPr>
          <w:noProof/>
        </w:rPr>
      </w:pPr>
      <w:hyperlink w:anchor="_Toc46730434" w:history="1">
        <w:r w:rsidR="00EA4672" w:rsidRPr="00C71780">
          <w:rPr>
            <w:rStyle w:val="Hyperlink"/>
            <w:noProof/>
          </w:rPr>
          <w:t>4.3.5.1.35</w:t>
        </w:r>
        <w:r w:rsidR="00EA4672">
          <w:rPr>
            <w:noProof/>
          </w:rPr>
          <w:tab/>
        </w:r>
        <w:r w:rsidR="00EA4672" w:rsidRPr="00C71780">
          <w:rPr>
            <w:rStyle w:val="Hyperlink"/>
            <w:noProof/>
          </w:rPr>
          <w:t>REQ-347583/A-###R_FNC_Veh_HMI_Notif_035### Crash during software update in progress (OTA/USB)</w:t>
        </w:r>
        <w:r w:rsidR="00EA4672">
          <w:rPr>
            <w:noProof/>
            <w:webHidden/>
          </w:rPr>
          <w:tab/>
        </w:r>
        <w:r w:rsidR="00EA4672">
          <w:rPr>
            <w:noProof/>
            <w:webHidden/>
          </w:rPr>
          <w:fldChar w:fldCharType="begin"/>
        </w:r>
        <w:r w:rsidR="00EA4672">
          <w:rPr>
            <w:noProof/>
            <w:webHidden/>
          </w:rPr>
          <w:instrText xml:space="preserve"> PAGEREF _Toc46730434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336D411A" w14:textId="5B6649A4" w:rsidR="00EA4672" w:rsidRDefault="00DC691E">
      <w:pPr>
        <w:pStyle w:val="TOC5"/>
        <w:tabs>
          <w:tab w:val="left" w:pos="1991"/>
          <w:tab w:val="right" w:leader="dot" w:pos="9350"/>
        </w:tabs>
        <w:rPr>
          <w:noProof/>
        </w:rPr>
      </w:pPr>
      <w:hyperlink w:anchor="_Toc46730435" w:history="1">
        <w:r w:rsidR="00EA4672" w:rsidRPr="00C71780">
          <w:rPr>
            <w:rStyle w:val="Hyperlink"/>
            <w:noProof/>
          </w:rPr>
          <w:t>4.3.5.1.36</w:t>
        </w:r>
        <w:r w:rsidR="00EA4672">
          <w:rPr>
            <w:noProof/>
          </w:rPr>
          <w:tab/>
        </w:r>
        <w:r w:rsidR="00EA4672" w:rsidRPr="00C71780">
          <w:rPr>
            <w:rStyle w:val="Hyperlink"/>
            <w:noProof/>
          </w:rPr>
          <w:t>REQ-347584/A-###R_FNC_Veh_HMI_Notif_036### eCall during software update in progress (OTA/USB)</w:t>
        </w:r>
        <w:r w:rsidR="00EA4672">
          <w:rPr>
            <w:noProof/>
            <w:webHidden/>
          </w:rPr>
          <w:tab/>
        </w:r>
        <w:r w:rsidR="00EA4672">
          <w:rPr>
            <w:noProof/>
            <w:webHidden/>
          </w:rPr>
          <w:fldChar w:fldCharType="begin"/>
        </w:r>
        <w:r w:rsidR="00EA4672">
          <w:rPr>
            <w:noProof/>
            <w:webHidden/>
          </w:rPr>
          <w:instrText xml:space="preserve"> PAGEREF _Toc46730435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01674BBB" w14:textId="46062E4D" w:rsidR="00EA4672" w:rsidRDefault="00DC691E">
      <w:pPr>
        <w:pStyle w:val="TOC5"/>
        <w:tabs>
          <w:tab w:val="left" w:pos="1991"/>
          <w:tab w:val="right" w:leader="dot" w:pos="9350"/>
        </w:tabs>
        <w:rPr>
          <w:noProof/>
        </w:rPr>
      </w:pPr>
      <w:hyperlink w:anchor="_Toc46730436" w:history="1">
        <w:r w:rsidR="00EA4672" w:rsidRPr="00C71780">
          <w:rPr>
            <w:rStyle w:val="Hyperlink"/>
            <w:noProof/>
          </w:rPr>
          <w:t>4.3.5.1.37</w:t>
        </w:r>
        <w:r w:rsidR="00EA4672">
          <w:rPr>
            <w:noProof/>
          </w:rPr>
          <w:tab/>
        </w:r>
        <w:r w:rsidR="00EA4672" w:rsidRPr="00C71780">
          <w:rPr>
            <w:rStyle w:val="Hyperlink"/>
            <w:noProof/>
          </w:rPr>
          <w:t>REQ-348141/C-###R_FNC_Veh_HMI_Notif_037## Double Lock During Software Activation</w:t>
        </w:r>
        <w:r w:rsidR="00EA4672">
          <w:rPr>
            <w:noProof/>
            <w:webHidden/>
          </w:rPr>
          <w:tab/>
        </w:r>
        <w:r w:rsidR="00EA4672">
          <w:rPr>
            <w:noProof/>
            <w:webHidden/>
          </w:rPr>
          <w:fldChar w:fldCharType="begin"/>
        </w:r>
        <w:r w:rsidR="00EA4672">
          <w:rPr>
            <w:noProof/>
            <w:webHidden/>
          </w:rPr>
          <w:instrText xml:space="preserve"> PAGEREF _Toc46730436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72D0EAC5" w14:textId="6BC1324E" w:rsidR="00EA4672" w:rsidRDefault="00DC691E">
      <w:pPr>
        <w:pStyle w:val="TOC5"/>
        <w:tabs>
          <w:tab w:val="left" w:pos="1991"/>
          <w:tab w:val="right" w:leader="dot" w:pos="9350"/>
        </w:tabs>
        <w:rPr>
          <w:noProof/>
        </w:rPr>
      </w:pPr>
      <w:hyperlink w:anchor="_Toc46730437" w:history="1">
        <w:r w:rsidR="00EA4672" w:rsidRPr="00C71780">
          <w:rPr>
            <w:rStyle w:val="Hyperlink"/>
            <w:noProof/>
          </w:rPr>
          <w:t>4.3.5.1.38</w:t>
        </w:r>
        <w:r w:rsidR="00EA4672">
          <w:rPr>
            <w:noProof/>
          </w:rPr>
          <w:tab/>
        </w:r>
        <w:r w:rsidR="00EA4672" w:rsidRPr="00C71780">
          <w:rPr>
            <w:rStyle w:val="Hyperlink"/>
            <w:noProof/>
          </w:rPr>
          <w:t>REQ-347585/A-###R_FNC_Veh_HMI_Notif_038### Software File Size and Channel for Update in Release Notes</w:t>
        </w:r>
        <w:r w:rsidR="00EA4672">
          <w:rPr>
            <w:noProof/>
            <w:webHidden/>
          </w:rPr>
          <w:tab/>
        </w:r>
        <w:r w:rsidR="00EA4672">
          <w:rPr>
            <w:noProof/>
            <w:webHidden/>
          </w:rPr>
          <w:fldChar w:fldCharType="begin"/>
        </w:r>
        <w:r w:rsidR="00EA4672">
          <w:rPr>
            <w:noProof/>
            <w:webHidden/>
          </w:rPr>
          <w:instrText xml:space="preserve"> PAGEREF _Toc46730437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53CB7D5B" w14:textId="25B74A32" w:rsidR="00EA4672" w:rsidRDefault="00DC691E">
      <w:pPr>
        <w:pStyle w:val="TOC5"/>
        <w:tabs>
          <w:tab w:val="left" w:pos="1991"/>
          <w:tab w:val="right" w:leader="dot" w:pos="9350"/>
        </w:tabs>
        <w:rPr>
          <w:noProof/>
        </w:rPr>
      </w:pPr>
      <w:hyperlink w:anchor="_Toc46730438" w:history="1">
        <w:r w:rsidR="00EA4672" w:rsidRPr="00C71780">
          <w:rPr>
            <w:rStyle w:val="Hyperlink"/>
            <w:noProof/>
          </w:rPr>
          <w:t>4.3.5.1.39</w:t>
        </w:r>
        <w:r w:rsidR="00EA4672">
          <w:rPr>
            <w:noProof/>
          </w:rPr>
          <w:tab/>
        </w:r>
        <w:r w:rsidR="00EA4672" w:rsidRPr="00C71780">
          <w:rPr>
            <w:rStyle w:val="Hyperlink"/>
            <w:noProof/>
          </w:rPr>
          <w:t>REQ-347586/A-###R_FNC_Veh_HMI_Notif_039### Maximum Time Allow for Software Activation</w:t>
        </w:r>
        <w:r w:rsidR="00EA4672">
          <w:rPr>
            <w:noProof/>
            <w:webHidden/>
          </w:rPr>
          <w:tab/>
        </w:r>
        <w:r w:rsidR="00EA4672">
          <w:rPr>
            <w:noProof/>
            <w:webHidden/>
          </w:rPr>
          <w:fldChar w:fldCharType="begin"/>
        </w:r>
        <w:r w:rsidR="00EA4672">
          <w:rPr>
            <w:noProof/>
            <w:webHidden/>
          </w:rPr>
          <w:instrText xml:space="preserve"> PAGEREF _Toc46730438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4094DFC1" w14:textId="1768B3F1" w:rsidR="00EA4672" w:rsidRDefault="00DC691E">
      <w:pPr>
        <w:pStyle w:val="TOC5"/>
        <w:tabs>
          <w:tab w:val="left" w:pos="1991"/>
          <w:tab w:val="right" w:leader="dot" w:pos="9350"/>
        </w:tabs>
        <w:rPr>
          <w:noProof/>
        </w:rPr>
      </w:pPr>
      <w:hyperlink w:anchor="_Toc46730439" w:history="1">
        <w:r w:rsidR="00EA4672" w:rsidRPr="00C71780">
          <w:rPr>
            <w:rStyle w:val="Hyperlink"/>
            <w:noProof/>
          </w:rPr>
          <w:t>4.3.5.1.40</w:t>
        </w:r>
        <w:r w:rsidR="00EA4672">
          <w:rPr>
            <w:noProof/>
          </w:rPr>
          <w:tab/>
        </w:r>
        <w:r w:rsidR="00EA4672" w:rsidRPr="00C71780">
          <w:rPr>
            <w:rStyle w:val="Hyperlink"/>
            <w:noProof/>
          </w:rPr>
          <w:t>REQ-380376/A-###R_FNC_Veh_HMI_Notif_041### Master Reset During Software Update</w:t>
        </w:r>
        <w:r w:rsidR="00EA4672">
          <w:rPr>
            <w:noProof/>
            <w:webHidden/>
          </w:rPr>
          <w:tab/>
        </w:r>
        <w:r w:rsidR="00EA4672">
          <w:rPr>
            <w:noProof/>
            <w:webHidden/>
          </w:rPr>
          <w:fldChar w:fldCharType="begin"/>
        </w:r>
        <w:r w:rsidR="00EA4672">
          <w:rPr>
            <w:noProof/>
            <w:webHidden/>
          </w:rPr>
          <w:instrText xml:space="preserve"> PAGEREF _Toc46730439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2A58C4D5" w14:textId="73FAA3EC" w:rsidR="00EA4672" w:rsidRDefault="00DC691E">
      <w:pPr>
        <w:pStyle w:val="TOC5"/>
        <w:tabs>
          <w:tab w:val="left" w:pos="1991"/>
          <w:tab w:val="right" w:leader="dot" w:pos="9350"/>
        </w:tabs>
        <w:rPr>
          <w:noProof/>
        </w:rPr>
      </w:pPr>
      <w:hyperlink w:anchor="_Toc46730440" w:history="1">
        <w:r w:rsidR="00EA4672" w:rsidRPr="00C71780">
          <w:rPr>
            <w:rStyle w:val="Hyperlink"/>
            <w:noProof/>
          </w:rPr>
          <w:t>4.3.5.1.41</w:t>
        </w:r>
        <w:r w:rsidR="00EA4672">
          <w:rPr>
            <w:noProof/>
          </w:rPr>
          <w:tab/>
        </w:r>
        <w:r w:rsidR="00EA4672" w:rsidRPr="00C71780">
          <w:rPr>
            <w:rStyle w:val="Hyperlink"/>
            <w:noProof/>
          </w:rPr>
          <w:t>REQ-369536/B-###R_FNC_Veh_HMI_Notif_048### Wi-Fi Connection is Required for OTA Updates</w:t>
        </w:r>
        <w:r w:rsidR="00EA4672">
          <w:rPr>
            <w:noProof/>
            <w:webHidden/>
          </w:rPr>
          <w:tab/>
        </w:r>
        <w:r w:rsidR="00EA4672">
          <w:rPr>
            <w:noProof/>
            <w:webHidden/>
          </w:rPr>
          <w:fldChar w:fldCharType="begin"/>
        </w:r>
        <w:r w:rsidR="00EA4672">
          <w:rPr>
            <w:noProof/>
            <w:webHidden/>
          </w:rPr>
          <w:instrText xml:space="preserve"> PAGEREF _Toc46730440 \h </w:instrText>
        </w:r>
        <w:r w:rsidR="00EA4672">
          <w:rPr>
            <w:noProof/>
            <w:webHidden/>
          </w:rPr>
        </w:r>
        <w:r w:rsidR="00EA4672">
          <w:rPr>
            <w:noProof/>
            <w:webHidden/>
          </w:rPr>
          <w:fldChar w:fldCharType="separate"/>
        </w:r>
        <w:r w:rsidR="005317C2">
          <w:rPr>
            <w:noProof/>
            <w:webHidden/>
          </w:rPr>
          <w:t>59</w:t>
        </w:r>
        <w:r w:rsidR="00EA4672">
          <w:rPr>
            <w:noProof/>
            <w:webHidden/>
          </w:rPr>
          <w:fldChar w:fldCharType="end"/>
        </w:r>
      </w:hyperlink>
    </w:p>
    <w:p w14:paraId="2A83F16D" w14:textId="5D19B651" w:rsidR="00EA4672" w:rsidRDefault="00DC691E">
      <w:pPr>
        <w:pStyle w:val="TOC5"/>
        <w:tabs>
          <w:tab w:val="left" w:pos="1991"/>
          <w:tab w:val="right" w:leader="dot" w:pos="9350"/>
        </w:tabs>
        <w:rPr>
          <w:noProof/>
        </w:rPr>
      </w:pPr>
      <w:hyperlink w:anchor="_Toc46730441" w:history="1">
        <w:r w:rsidR="00EA4672" w:rsidRPr="00C71780">
          <w:rPr>
            <w:rStyle w:val="Hyperlink"/>
            <w:noProof/>
          </w:rPr>
          <w:t>4.3.5.1.42</w:t>
        </w:r>
        <w:r w:rsidR="00EA4672">
          <w:rPr>
            <w:noProof/>
          </w:rPr>
          <w:tab/>
        </w:r>
        <w:r w:rsidR="00EA4672" w:rsidRPr="00C71780">
          <w:rPr>
            <w:rStyle w:val="Hyperlink"/>
            <w:noProof/>
          </w:rPr>
          <w:t>REQ-387745/A-###R_FNC_Veh_HMI_Notif_050### Update is Canceled</w:t>
        </w:r>
        <w:r w:rsidR="00EA4672">
          <w:rPr>
            <w:noProof/>
            <w:webHidden/>
          </w:rPr>
          <w:tab/>
        </w:r>
        <w:r w:rsidR="00EA4672">
          <w:rPr>
            <w:noProof/>
            <w:webHidden/>
          </w:rPr>
          <w:fldChar w:fldCharType="begin"/>
        </w:r>
        <w:r w:rsidR="00EA4672">
          <w:rPr>
            <w:noProof/>
            <w:webHidden/>
          </w:rPr>
          <w:instrText xml:space="preserve"> PAGEREF _Toc46730441 \h </w:instrText>
        </w:r>
        <w:r w:rsidR="00EA4672">
          <w:rPr>
            <w:noProof/>
            <w:webHidden/>
          </w:rPr>
        </w:r>
        <w:r w:rsidR="00EA4672">
          <w:rPr>
            <w:noProof/>
            <w:webHidden/>
          </w:rPr>
          <w:fldChar w:fldCharType="separate"/>
        </w:r>
        <w:r w:rsidR="005317C2">
          <w:rPr>
            <w:noProof/>
            <w:webHidden/>
          </w:rPr>
          <w:t>59</w:t>
        </w:r>
        <w:r w:rsidR="00EA4672">
          <w:rPr>
            <w:noProof/>
            <w:webHidden/>
          </w:rPr>
          <w:fldChar w:fldCharType="end"/>
        </w:r>
      </w:hyperlink>
    </w:p>
    <w:p w14:paraId="22D1B878" w14:textId="0A6BAD2B" w:rsidR="00EA4672" w:rsidRDefault="00DC691E">
      <w:pPr>
        <w:pStyle w:val="TOC5"/>
        <w:tabs>
          <w:tab w:val="left" w:pos="1991"/>
          <w:tab w:val="right" w:leader="dot" w:pos="9350"/>
        </w:tabs>
        <w:rPr>
          <w:noProof/>
        </w:rPr>
      </w:pPr>
      <w:hyperlink w:anchor="_Toc46730442" w:history="1">
        <w:r w:rsidR="00EA4672" w:rsidRPr="00C71780">
          <w:rPr>
            <w:rStyle w:val="Hyperlink"/>
            <w:noProof/>
          </w:rPr>
          <w:t>4.3.5.1.43</w:t>
        </w:r>
        <w:r w:rsidR="00EA4672">
          <w:rPr>
            <w:noProof/>
          </w:rPr>
          <w:tab/>
        </w:r>
        <w:r w:rsidR="00EA4672" w:rsidRPr="00C71780">
          <w:rPr>
            <w:rStyle w:val="Hyperlink"/>
            <w:noProof/>
          </w:rPr>
          <w:t>REQ-392411/A-###R_FNC_Veh_HMI_Notif_051### HMI ICON and Behavior</w:t>
        </w:r>
        <w:r w:rsidR="00EA4672">
          <w:rPr>
            <w:noProof/>
            <w:webHidden/>
          </w:rPr>
          <w:tab/>
        </w:r>
        <w:r w:rsidR="00EA4672">
          <w:rPr>
            <w:noProof/>
            <w:webHidden/>
          </w:rPr>
          <w:fldChar w:fldCharType="begin"/>
        </w:r>
        <w:r w:rsidR="00EA4672">
          <w:rPr>
            <w:noProof/>
            <w:webHidden/>
          </w:rPr>
          <w:instrText xml:space="preserve"> PAGEREF _Toc46730442 \h </w:instrText>
        </w:r>
        <w:r w:rsidR="00EA4672">
          <w:rPr>
            <w:noProof/>
            <w:webHidden/>
          </w:rPr>
        </w:r>
        <w:r w:rsidR="00EA4672">
          <w:rPr>
            <w:noProof/>
            <w:webHidden/>
          </w:rPr>
          <w:fldChar w:fldCharType="separate"/>
        </w:r>
        <w:r w:rsidR="005317C2">
          <w:rPr>
            <w:noProof/>
            <w:webHidden/>
          </w:rPr>
          <w:t>59</w:t>
        </w:r>
        <w:r w:rsidR="00EA4672">
          <w:rPr>
            <w:noProof/>
            <w:webHidden/>
          </w:rPr>
          <w:fldChar w:fldCharType="end"/>
        </w:r>
      </w:hyperlink>
    </w:p>
    <w:p w14:paraId="629E8D36" w14:textId="08429CB5" w:rsidR="00EA4672" w:rsidRDefault="00DC691E">
      <w:pPr>
        <w:pStyle w:val="TOC5"/>
        <w:tabs>
          <w:tab w:val="left" w:pos="1991"/>
          <w:tab w:val="right" w:leader="dot" w:pos="9350"/>
        </w:tabs>
        <w:rPr>
          <w:noProof/>
        </w:rPr>
      </w:pPr>
      <w:hyperlink w:anchor="_Toc46730443" w:history="1">
        <w:r w:rsidR="00EA4672" w:rsidRPr="00C71780">
          <w:rPr>
            <w:rStyle w:val="Hyperlink"/>
            <w:noProof/>
          </w:rPr>
          <w:t>4.3.5.1.44</w:t>
        </w:r>
        <w:r w:rsidR="00EA4672">
          <w:rPr>
            <w:noProof/>
          </w:rPr>
          <w:tab/>
        </w:r>
        <w:r w:rsidR="00EA4672" w:rsidRPr="00C71780">
          <w:rPr>
            <w:rStyle w:val="Hyperlink"/>
            <w:noProof/>
          </w:rPr>
          <w:t>REQ-392412/A-###R_FNC_Veh_HMI_Notif_052### HMI ICON Priority</w:t>
        </w:r>
        <w:r w:rsidR="00EA4672">
          <w:rPr>
            <w:noProof/>
            <w:webHidden/>
          </w:rPr>
          <w:tab/>
        </w:r>
        <w:r w:rsidR="00EA4672">
          <w:rPr>
            <w:noProof/>
            <w:webHidden/>
          </w:rPr>
          <w:fldChar w:fldCharType="begin"/>
        </w:r>
        <w:r w:rsidR="00EA4672">
          <w:rPr>
            <w:noProof/>
            <w:webHidden/>
          </w:rPr>
          <w:instrText xml:space="preserve"> PAGEREF _Toc46730443 \h </w:instrText>
        </w:r>
        <w:r w:rsidR="00EA4672">
          <w:rPr>
            <w:noProof/>
            <w:webHidden/>
          </w:rPr>
        </w:r>
        <w:r w:rsidR="00EA4672">
          <w:rPr>
            <w:noProof/>
            <w:webHidden/>
          </w:rPr>
          <w:fldChar w:fldCharType="separate"/>
        </w:r>
        <w:r w:rsidR="005317C2">
          <w:rPr>
            <w:noProof/>
            <w:webHidden/>
          </w:rPr>
          <w:t>62</w:t>
        </w:r>
        <w:r w:rsidR="00EA4672">
          <w:rPr>
            <w:noProof/>
            <w:webHidden/>
          </w:rPr>
          <w:fldChar w:fldCharType="end"/>
        </w:r>
      </w:hyperlink>
    </w:p>
    <w:p w14:paraId="779C449A" w14:textId="6EF050C2" w:rsidR="00EA4672" w:rsidRDefault="00DC691E">
      <w:pPr>
        <w:pStyle w:val="TOC5"/>
        <w:tabs>
          <w:tab w:val="left" w:pos="1991"/>
          <w:tab w:val="right" w:leader="dot" w:pos="9350"/>
        </w:tabs>
        <w:rPr>
          <w:noProof/>
        </w:rPr>
      </w:pPr>
      <w:hyperlink w:anchor="_Toc46730444" w:history="1">
        <w:r w:rsidR="00EA4672" w:rsidRPr="00C71780">
          <w:rPr>
            <w:rStyle w:val="Hyperlink"/>
            <w:noProof/>
          </w:rPr>
          <w:t>4.3.5.1.45</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_Toc46730444 \h </w:instrText>
        </w:r>
        <w:r w:rsidR="00EA4672">
          <w:rPr>
            <w:noProof/>
            <w:webHidden/>
          </w:rPr>
        </w:r>
        <w:r w:rsidR="00EA4672">
          <w:rPr>
            <w:noProof/>
            <w:webHidden/>
          </w:rPr>
          <w:fldChar w:fldCharType="separate"/>
        </w:r>
        <w:r w:rsidR="005317C2">
          <w:rPr>
            <w:noProof/>
            <w:webHidden/>
          </w:rPr>
          <w:t>62</w:t>
        </w:r>
        <w:r w:rsidR="00EA4672">
          <w:rPr>
            <w:noProof/>
            <w:webHidden/>
          </w:rPr>
          <w:fldChar w:fldCharType="end"/>
        </w:r>
      </w:hyperlink>
    </w:p>
    <w:p w14:paraId="4100CF0B" w14:textId="6D0B4844" w:rsidR="00EA4672" w:rsidRDefault="00DC691E">
      <w:pPr>
        <w:pStyle w:val="TOC5"/>
        <w:tabs>
          <w:tab w:val="left" w:pos="1991"/>
          <w:tab w:val="right" w:leader="dot" w:pos="9350"/>
        </w:tabs>
        <w:rPr>
          <w:noProof/>
        </w:rPr>
      </w:pPr>
      <w:hyperlink w:anchor="_Toc46730445" w:history="1">
        <w:r w:rsidR="00EA4672" w:rsidRPr="00C71780">
          <w:rPr>
            <w:rStyle w:val="Hyperlink"/>
            <w:noProof/>
          </w:rPr>
          <w:t>4.3.5.1.46</w:t>
        </w:r>
        <w:r w:rsidR="00EA4672">
          <w:rPr>
            <w:noProof/>
          </w:rPr>
          <w:tab/>
        </w:r>
        <w:r w:rsidR="00EA4672" w:rsidRPr="00C71780">
          <w:rPr>
            <w:rStyle w:val="Hyperlink"/>
            <w:noProof/>
          </w:rPr>
          <w:t>REQ-395173/A-###R_FNC_Veh_HMI_Notif_35### HMI shall clear the notification after user input is received</w:t>
        </w:r>
        <w:r w:rsidR="00EA4672">
          <w:rPr>
            <w:noProof/>
            <w:webHidden/>
          </w:rPr>
          <w:tab/>
        </w:r>
        <w:r w:rsidR="00EA4672">
          <w:rPr>
            <w:noProof/>
            <w:webHidden/>
          </w:rPr>
          <w:fldChar w:fldCharType="begin"/>
        </w:r>
        <w:r w:rsidR="00EA4672">
          <w:rPr>
            <w:noProof/>
            <w:webHidden/>
          </w:rPr>
          <w:instrText xml:space="preserve"> PAGEREF _Toc46730445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57139FA7" w14:textId="0D32B471"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446" w:history="1">
        <w:r w:rsidR="00EA4672" w:rsidRPr="00C71780">
          <w:rPr>
            <w:rStyle w:val="Hyperlink"/>
            <w:noProof/>
          </w:rPr>
          <w:t>4.3.5.2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_Toc46730446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26E0AE86" w14:textId="762DB1F9" w:rsidR="00EA4672" w:rsidRDefault="00DC691E">
      <w:pPr>
        <w:pStyle w:val="TOC5"/>
        <w:tabs>
          <w:tab w:val="left" w:pos="1880"/>
          <w:tab w:val="right" w:leader="dot" w:pos="9350"/>
        </w:tabs>
        <w:rPr>
          <w:noProof/>
        </w:rPr>
      </w:pPr>
      <w:hyperlink w:anchor="_Toc46730447" w:history="1">
        <w:r w:rsidR="00EA4672" w:rsidRPr="00C71780">
          <w:rPr>
            <w:rStyle w:val="Hyperlink"/>
            <w:noProof/>
          </w:rPr>
          <w:t>4.3.5.2.1</w:t>
        </w:r>
        <w:r w:rsidR="00EA4672">
          <w:rPr>
            <w:noProof/>
          </w:rPr>
          <w:tab/>
        </w:r>
        <w:r w:rsidR="00EA4672" w:rsidRPr="00C71780">
          <w:rPr>
            <w:rStyle w:val="Hyperlink"/>
            <w:noProof/>
          </w:rPr>
          <w:t>F-REQ-305267/C-###R_FNC_Veh_HMI_Notif_043### Icon Design</w:t>
        </w:r>
        <w:r w:rsidR="00EA4672">
          <w:rPr>
            <w:noProof/>
            <w:webHidden/>
          </w:rPr>
          <w:tab/>
        </w:r>
        <w:r w:rsidR="00EA4672">
          <w:rPr>
            <w:noProof/>
            <w:webHidden/>
          </w:rPr>
          <w:fldChar w:fldCharType="begin"/>
        </w:r>
        <w:r w:rsidR="00EA4672">
          <w:rPr>
            <w:noProof/>
            <w:webHidden/>
          </w:rPr>
          <w:instrText xml:space="preserve"> PAGEREF _Toc46730447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149410E4" w14:textId="09BA640F" w:rsidR="00EA4672" w:rsidRDefault="00DC691E">
      <w:pPr>
        <w:pStyle w:val="TOC5"/>
        <w:tabs>
          <w:tab w:val="left" w:pos="1880"/>
          <w:tab w:val="right" w:leader="dot" w:pos="9350"/>
        </w:tabs>
        <w:rPr>
          <w:noProof/>
        </w:rPr>
      </w:pPr>
      <w:hyperlink w:anchor="_Toc46730448" w:history="1">
        <w:r w:rsidR="00EA4672" w:rsidRPr="00C71780">
          <w:rPr>
            <w:rStyle w:val="Hyperlink"/>
            <w:noProof/>
          </w:rPr>
          <w:t>4.3.5.2.2</w:t>
        </w:r>
        <w:r w:rsidR="00EA4672">
          <w:rPr>
            <w:noProof/>
          </w:rPr>
          <w:tab/>
        </w:r>
        <w:r w:rsidR="00EA4672" w:rsidRPr="00C71780">
          <w:rPr>
            <w:rStyle w:val="Hyperlink"/>
            <w:noProof/>
          </w:rPr>
          <w:t>REQ-344157/A-###R_FNC_Veh_HMI_Notif_044### Display Release Notes</w:t>
        </w:r>
        <w:r w:rsidR="00EA4672">
          <w:rPr>
            <w:noProof/>
            <w:webHidden/>
          </w:rPr>
          <w:tab/>
        </w:r>
        <w:r w:rsidR="00EA4672">
          <w:rPr>
            <w:noProof/>
            <w:webHidden/>
          </w:rPr>
          <w:fldChar w:fldCharType="begin"/>
        </w:r>
        <w:r w:rsidR="00EA4672">
          <w:rPr>
            <w:noProof/>
            <w:webHidden/>
          </w:rPr>
          <w:instrText xml:space="preserve"> PAGEREF _Toc46730448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0F58B5E0" w14:textId="0183319D" w:rsidR="00EA4672" w:rsidRDefault="00DC691E">
      <w:pPr>
        <w:pStyle w:val="TOC5"/>
        <w:tabs>
          <w:tab w:val="left" w:pos="1880"/>
          <w:tab w:val="right" w:leader="dot" w:pos="9350"/>
        </w:tabs>
        <w:rPr>
          <w:noProof/>
        </w:rPr>
      </w:pPr>
      <w:hyperlink w:anchor="_Toc46730449" w:history="1">
        <w:r w:rsidR="00EA4672" w:rsidRPr="00C71780">
          <w:rPr>
            <w:rStyle w:val="Hyperlink"/>
            <w:noProof/>
          </w:rPr>
          <w:t>4.3.5.2.3</w:t>
        </w:r>
        <w:r w:rsidR="00EA4672">
          <w:rPr>
            <w:noProof/>
          </w:rPr>
          <w:tab/>
        </w:r>
        <w:r w:rsidR="00EA4672" w:rsidRPr="00C71780">
          <w:rPr>
            <w:rStyle w:val="Hyperlink"/>
            <w:noProof/>
          </w:rPr>
          <w:t>REQ-347388/B-###R_FNC_Veh_HMI_Notif_046### Reference to Owner's Manual</w:t>
        </w:r>
        <w:r w:rsidR="00EA4672">
          <w:rPr>
            <w:noProof/>
            <w:webHidden/>
          </w:rPr>
          <w:tab/>
        </w:r>
        <w:r w:rsidR="00EA4672">
          <w:rPr>
            <w:noProof/>
            <w:webHidden/>
          </w:rPr>
          <w:fldChar w:fldCharType="begin"/>
        </w:r>
        <w:r w:rsidR="00EA4672">
          <w:rPr>
            <w:noProof/>
            <w:webHidden/>
          </w:rPr>
          <w:instrText xml:space="preserve"> PAGEREF _Toc46730449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59460AF2" w14:textId="6F1A4088" w:rsidR="00EA4672" w:rsidRDefault="00DC691E">
      <w:pPr>
        <w:pStyle w:val="TOC5"/>
        <w:tabs>
          <w:tab w:val="left" w:pos="1880"/>
          <w:tab w:val="right" w:leader="dot" w:pos="9350"/>
        </w:tabs>
        <w:rPr>
          <w:noProof/>
        </w:rPr>
      </w:pPr>
      <w:hyperlink w:anchor="_Toc46730450" w:history="1">
        <w:r w:rsidR="00EA4672" w:rsidRPr="00C71780">
          <w:rPr>
            <w:rStyle w:val="Hyperlink"/>
            <w:noProof/>
          </w:rPr>
          <w:t>4.3.5.2.4</w:t>
        </w:r>
        <w:r w:rsidR="00EA4672">
          <w:rPr>
            <w:noProof/>
          </w:rPr>
          <w:tab/>
        </w:r>
        <w:r w:rsidR="00EA4672" w:rsidRPr="00C71780">
          <w:rPr>
            <w:rStyle w:val="Hyperlink"/>
            <w:noProof/>
          </w:rPr>
          <w:t>REQ-347839/B-###R_FNC_Veh_HMI_Notif_047### Do Not Show this Popup Again</w:t>
        </w:r>
        <w:r w:rsidR="00EA4672">
          <w:rPr>
            <w:noProof/>
            <w:webHidden/>
          </w:rPr>
          <w:tab/>
        </w:r>
        <w:r w:rsidR="00EA4672">
          <w:rPr>
            <w:noProof/>
            <w:webHidden/>
          </w:rPr>
          <w:fldChar w:fldCharType="begin"/>
        </w:r>
        <w:r w:rsidR="00EA4672">
          <w:rPr>
            <w:noProof/>
            <w:webHidden/>
          </w:rPr>
          <w:instrText xml:space="preserve"> PAGEREF _Toc46730450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6F1EC512" w14:textId="461DEF9D" w:rsidR="00EA4672" w:rsidRDefault="00DC691E">
      <w:pPr>
        <w:pStyle w:val="TOC2"/>
        <w:tabs>
          <w:tab w:val="left" w:pos="800"/>
          <w:tab w:val="right" w:leader="dot" w:pos="9350"/>
        </w:tabs>
        <w:rPr>
          <w:rFonts w:asciiTheme="minorHAnsi" w:eastAsiaTheme="minorEastAsia" w:hAnsiTheme="minorHAnsi" w:cstheme="minorBidi"/>
          <w:noProof/>
          <w:sz w:val="22"/>
          <w:szCs w:val="22"/>
        </w:rPr>
      </w:pPr>
      <w:hyperlink w:anchor="_Toc46730451" w:history="1">
        <w:r w:rsidR="00EA4672" w:rsidRPr="00C71780">
          <w:rPr>
            <w:rStyle w:val="Hyperlink"/>
            <w:noProof/>
          </w:rPr>
          <w:t>4.4</w:t>
        </w:r>
        <w:r w:rsidR="00EA4672">
          <w:rPr>
            <w:rFonts w:asciiTheme="minorHAnsi" w:eastAsiaTheme="minorEastAsia" w:hAnsiTheme="minorHAnsi" w:cstheme="minorBidi"/>
            <w:noProof/>
            <w:sz w:val="22"/>
            <w:szCs w:val="22"/>
          </w:rPr>
          <w:tab/>
        </w:r>
        <w:r w:rsidR="00EA4672" w:rsidRPr="00C71780">
          <w:rPr>
            <w:rStyle w:val="Hyperlink"/>
            <w:noProof/>
          </w:rPr>
          <w:t>Logical Function Software Update Details</w:t>
        </w:r>
        <w:r w:rsidR="00EA4672">
          <w:rPr>
            <w:noProof/>
            <w:webHidden/>
          </w:rPr>
          <w:tab/>
        </w:r>
        <w:r w:rsidR="00EA4672">
          <w:rPr>
            <w:noProof/>
            <w:webHidden/>
          </w:rPr>
          <w:fldChar w:fldCharType="begin"/>
        </w:r>
        <w:r w:rsidR="00EA4672">
          <w:rPr>
            <w:noProof/>
            <w:webHidden/>
          </w:rPr>
          <w:instrText xml:space="preserve"> PAGEREF _Toc46730451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0A7B379B" w14:textId="53122725"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452" w:history="1">
        <w:r w:rsidR="00EA4672" w:rsidRPr="00C71780">
          <w:rPr>
            <w:rStyle w:val="Hyperlink"/>
            <w:noProof/>
          </w:rPr>
          <w:t>4.4.1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_Toc46730452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3410F6B9" w14:textId="65B8C15A"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453" w:history="1">
        <w:r w:rsidR="00EA4672" w:rsidRPr="00C71780">
          <w:rPr>
            <w:rStyle w:val="Hyperlink"/>
            <w:noProof/>
          </w:rPr>
          <w:t>4.4.2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_Toc46730453 \h </w:instrText>
        </w:r>
        <w:r w:rsidR="00EA4672">
          <w:rPr>
            <w:noProof/>
            <w:webHidden/>
          </w:rPr>
        </w:r>
        <w:r w:rsidR="00EA4672">
          <w:rPr>
            <w:noProof/>
            <w:webHidden/>
          </w:rPr>
          <w:fldChar w:fldCharType="separate"/>
        </w:r>
        <w:r w:rsidR="005317C2">
          <w:rPr>
            <w:noProof/>
            <w:webHidden/>
          </w:rPr>
          <w:t>64</w:t>
        </w:r>
        <w:r w:rsidR="00EA4672">
          <w:rPr>
            <w:noProof/>
            <w:webHidden/>
          </w:rPr>
          <w:fldChar w:fldCharType="end"/>
        </w:r>
      </w:hyperlink>
    </w:p>
    <w:p w14:paraId="09D5E0A4" w14:textId="21AC8D4E"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454" w:history="1">
        <w:r w:rsidR="00EA4672" w:rsidRPr="00C71780">
          <w:rPr>
            <w:rStyle w:val="Hyperlink"/>
            <w:noProof/>
          </w:rPr>
          <w:t>4.4.3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_Toc46730454 \h </w:instrText>
        </w:r>
        <w:r w:rsidR="00EA4672">
          <w:rPr>
            <w:noProof/>
            <w:webHidden/>
          </w:rPr>
        </w:r>
        <w:r w:rsidR="00EA4672">
          <w:rPr>
            <w:noProof/>
            <w:webHidden/>
          </w:rPr>
          <w:fldChar w:fldCharType="separate"/>
        </w:r>
        <w:r w:rsidR="005317C2">
          <w:rPr>
            <w:noProof/>
            <w:webHidden/>
          </w:rPr>
          <w:t>64</w:t>
        </w:r>
        <w:r w:rsidR="00EA4672">
          <w:rPr>
            <w:noProof/>
            <w:webHidden/>
          </w:rPr>
          <w:fldChar w:fldCharType="end"/>
        </w:r>
      </w:hyperlink>
    </w:p>
    <w:p w14:paraId="6D17A75A" w14:textId="19D7A308"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455" w:history="1">
        <w:r w:rsidR="00EA4672" w:rsidRPr="00C71780">
          <w:rPr>
            <w:rStyle w:val="Hyperlink"/>
            <w:noProof/>
          </w:rPr>
          <w:t>4.4.3.1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_Toc46730455 \h </w:instrText>
        </w:r>
        <w:r w:rsidR="00EA4672">
          <w:rPr>
            <w:noProof/>
            <w:webHidden/>
          </w:rPr>
        </w:r>
        <w:r w:rsidR="00EA4672">
          <w:rPr>
            <w:noProof/>
            <w:webHidden/>
          </w:rPr>
          <w:fldChar w:fldCharType="separate"/>
        </w:r>
        <w:r w:rsidR="005317C2">
          <w:rPr>
            <w:noProof/>
            <w:webHidden/>
          </w:rPr>
          <w:t>64</w:t>
        </w:r>
        <w:r w:rsidR="00EA4672">
          <w:rPr>
            <w:noProof/>
            <w:webHidden/>
          </w:rPr>
          <w:fldChar w:fldCharType="end"/>
        </w:r>
      </w:hyperlink>
    </w:p>
    <w:p w14:paraId="3F7C153E" w14:textId="19009524"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456" w:history="1">
        <w:r w:rsidR="00EA4672" w:rsidRPr="00C71780">
          <w:rPr>
            <w:rStyle w:val="Hyperlink"/>
            <w:noProof/>
          </w:rPr>
          <w:t>4.4.3.2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_Toc46730456 \h </w:instrText>
        </w:r>
        <w:r w:rsidR="00EA4672">
          <w:rPr>
            <w:noProof/>
            <w:webHidden/>
          </w:rPr>
        </w:r>
        <w:r w:rsidR="00EA4672">
          <w:rPr>
            <w:noProof/>
            <w:webHidden/>
          </w:rPr>
          <w:fldChar w:fldCharType="separate"/>
        </w:r>
        <w:r w:rsidR="005317C2">
          <w:rPr>
            <w:noProof/>
            <w:webHidden/>
          </w:rPr>
          <w:t>64</w:t>
        </w:r>
        <w:r w:rsidR="00EA4672">
          <w:rPr>
            <w:noProof/>
            <w:webHidden/>
          </w:rPr>
          <w:fldChar w:fldCharType="end"/>
        </w:r>
      </w:hyperlink>
    </w:p>
    <w:p w14:paraId="1647B495" w14:textId="5ACC18FB"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457" w:history="1">
        <w:r w:rsidR="00EA4672" w:rsidRPr="00C71780">
          <w:rPr>
            <w:rStyle w:val="Hyperlink"/>
            <w:noProof/>
          </w:rPr>
          <w:t>4.4.4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_Toc46730457 \h </w:instrText>
        </w:r>
        <w:r w:rsidR="00EA4672">
          <w:rPr>
            <w:noProof/>
            <w:webHidden/>
          </w:rPr>
        </w:r>
        <w:r w:rsidR="00EA4672">
          <w:rPr>
            <w:noProof/>
            <w:webHidden/>
          </w:rPr>
          <w:fldChar w:fldCharType="separate"/>
        </w:r>
        <w:r w:rsidR="005317C2">
          <w:rPr>
            <w:noProof/>
            <w:webHidden/>
          </w:rPr>
          <w:t>65</w:t>
        </w:r>
        <w:r w:rsidR="00EA4672">
          <w:rPr>
            <w:noProof/>
            <w:webHidden/>
          </w:rPr>
          <w:fldChar w:fldCharType="end"/>
        </w:r>
      </w:hyperlink>
    </w:p>
    <w:p w14:paraId="57E76F6D" w14:textId="5E2E3ADF"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458" w:history="1">
        <w:r w:rsidR="00EA4672" w:rsidRPr="00C71780">
          <w:rPr>
            <w:rStyle w:val="Hyperlink"/>
            <w:noProof/>
          </w:rPr>
          <w:t>4.4.5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_Toc46730458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64AA8462" w14:textId="32F811F2"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459" w:history="1">
        <w:r w:rsidR="00EA4672" w:rsidRPr="00C71780">
          <w:rPr>
            <w:rStyle w:val="Hyperlink"/>
            <w:noProof/>
          </w:rPr>
          <w:t>4.4.5.1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_Toc46730459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7CA590FE" w14:textId="1C31DBDA" w:rsidR="00EA4672" w:rsidRDefault="00DC691E">
      <w:pPr>
        <w:pStyle w:val="TOC5"/>
        <w:tabs>
          <w:tab w:val="left" w:pos="1880"/>
          <w:tab w:val="right" w:leader="dot" w:pos="9350"/>
        </w:tabs>
        <w:rPr>
          <w:noProof/>
        </w:rPr>
      </w:pPr>
      <w:hyperlink w:anchor="_Toc46730460" w:history="1">
        <w:r w:rsidR="00EA4672" w:rsidRPr="00C71780">
          <w:rPr>
            <w:rStyle w:val="Hyperlink"/>
            <w:noProof/>
          </w:rPr>
          <w:t>4.4.5.1.1</w:t>
        </w:r>
        <w:r w:rsidR="00EA4672">
          <w:rPr>
            <w:noProof/>
          </w:rPr>
          <w:tab/>
        </w:r>
        <w:r w:rsidR="00EA4672" w:rsidRPr="00C71780">
          <w:rPr>
            <w:rStyle w:val="Hyperlink"/>
            <w:noProof/>
          </w:rPr>
          <w:t>F-REQ-305283/D-###R_FNC_Veh_HMI_SW_Details_001### Software Update Details Settings</w:t>
        </w:r>
        <w:r w:rsidR="00EA4672">
          <w:rPr>
            <w:noProof/>
            <w:webHidden/>
          </w:rPr>
          <w:tab/>
        </w:r>
        <w:r w:rsidR="00EA4672">
          <w:rPr>
            <w:noProof/>
            <w:webHidden/>
          </w:rPr>
          <w:fldChar w:fldCharType="begin"/>
        </w:r>
        <w:r w:rsidR="00EA4672">
          <w:rPr>
            <w:noProof/>
            <w:webHidden/>
          </w:rPr>
          <w:instrText xml:space="preserve"> PAGEREF _Toc46730460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76B867F7" w14:textId="0F245D3E" w:rsidR="00EA4672" w:rsidRDefault="00DC691E">
      <w:pPr>
        <w:pStyle w:val="TOC5"/>
        <w:tabs>
          <w:tab w:val="left" w:pos="1880"/>
          <w:tab w:val="right" w:leader="dot" w:pos="9350"/>
        </w:tabs>
        <w:rPr>
          <w:noProof/>
        </w:rPr>
      </w:pPr>
      <w:hyperlink w:anchor="_Toc46730461" w:history="1">
        <w:r w:rsidR="00EA4672" w:rsidRPr="00C71780">
          <w:rPr>
            <w:rStyle w:val="Hyperlink"/>
            <w:noProof/>
          </w:rPr>
          <w:t>4.4.5.1.2</w:t>
        </w:r>
        <w:r w:rsidR="00EA4672">
          <w:rPr>
            <w:noProof/>
          </w:rPr>
          <w:tab/>
        </w:r>
        <w:r w:rsidR="00EA4672" w:rsidRPr="00C71780">
          <w:rPr>
            <w:rStyle w:val="Hyperlink"/>
            <w:noProof/>
          </w:rPr>
          <w:t>FUR-REQ-392409/A-###R_FNC_Veh_HMI_SW_Details_002### Download the Update Details Text before Notify the User for Action</w:t>
        </w:r>
        <w:r w:rsidR="00EA4672">
          <w:rPr>
            <w:noProof/>
            <w:webHidden/>
          </w:rPr>
          <w:tab/>
        </w:r>
        <w:r w:rsidR="00EA4672">
          <w:rPr>
            <w:noProof/>
            <w:webHidden/>
          </w:rPr>
          <w:fldChar w:fldCharType="begin"/>
        </w:r>
        <w:r w:rsidR="00EA4672">
          <w:rPr>
            <w:noProof/>
            <w:webHidden/>
          </w:rPr>
          <w:instrText xml:space="preserve"> PAGEREF _Toc46730461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1B796D23" w14:textId="57837F2F" w:rsidR="00EA4672" w:rsidRDefault="00DC691E">
      <w:pPr>
        <w:pStyle w:val="TOC5"/>
        <w:tabs>
          <w:tab w:val="left" w:pos="1880"/>
          <w:tab w:val="right" w:leader="dot" w:pos="9350"/>
        </w:tabs>
        <w:rPr>
          <w:noProof/>
        </w:rPr>
      </w:pPr>
      <w:hyperlink w:anchor="_Toc46730462" w:history="1">
        <w:r w:rsidR="00EA4672" w:rsidRPr="00C71780">
          <w:rPr>
            <w:rStyle w:val="Hyperlink"/>
            <w:noProof/>
          </w:rPr>
          <w:t>4.4.5.1.3</w:t>
        </w:r>
        <w:r w:rsidR="00EA4672">
          <w:rPr>
            <w:noProof/>
          </w:rPr>
          <w:tab/>
        </w:r>
        <w:r w:rsidR="00EA4672" w:rsidRPr="00C71780">
          <w:rPr>
            <w:rStyle w:val="Hyperlink"/>
            <w:noProof/>
          </w:rPr>
          <w:t>REQ-394121/A-###R_FNC_Veh_HMI_SW_Details_003### System is Unsuccessful to Download the Additional/PII Consent File</w:t>
        </w:r>
        <w:r w:rsidR="00EA4672">
          <w:rPr>
            <w:noProof/>
            <w:webHidden/>
          </w:rPr>
          <w:tab/>
        </w:r>
        <w:r w:rsidR="00EA4672">
          <w:rPr>
            <w:noProof/>
            <w:webHidden/>
          </w:rPr>
          <w:fldChar w:fldCharType="begin"/>
        </w:r>
        <w:r w:rsidR="00EA4672">
          <w:rPr>
            <w:noProof/>
            <w:webHidden/>
          </w:rPr>
          <w:instrText xml:space="preserve"> PAGEREF _Toc46730462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1C5C9BAD" w14:textId="741D984B" w:rsidR="00EA4672" w:rsidRDefault="00DC691E">
      <w:pPr>
        <w:pStyle w:val="TOC5"/>
        <w:tabs>
          <w:tab w:val="left" w:pos="1880"/>
          <w:tab w:val="right" w:leader="dot" w:pos="9350"/>
        </w:tabs>
        <w:rPr>
          <w:noProof/>
        </w:rPr>
      </w:pPr>
      <w:hyperlink w:anchor="_Toc46730463" w:history="1">
        <w:r w:rsidR="00EA4672" w:rsidRPr="00C71780">
          <w:rPr>
            <w:rStyle w:val="Hyperlink"/>
            <w:noProof/>
          </w:rPr>
          <w:t>4.4.5.1.4</w:t>
        </w:r>
        <w:r w:rsidR="00EA4672">
          <w:rPr>
            <w:noProof/>
          </w:rPr>
          <w:tab/>
        </w:r>
        <w:r w:rsidR="00EA4672" w:rsidRPr="00C71780">
          <w:rPr>
            <w:rStyle w:val="Hyperlink"/>
            <w:noProof/>
          </w:rPr>
          <w:t>F-REQ-305285/C-###R_FNC_Veh_HMI_SW_Details_004### Software Update Pending and Schedule is Not Set</w:t>
        </w:r>
        <w:r w:rsidR="00EA4672">
          <w:rPr>
            <w:noProof/>
            <w:webHidden/>
          </w:rPr>
          <w:tab/>
        </w:r>
        <w:r w:rsidR="00EA4672">
          <w:rPr>
            <w:noProof/>
            <w:webHidden/>
          </w:rPr>
          <w:fldChar w:fldCharType="begin"/>
        </w:r>
        <w:r w:rsidR="00EA4672">
          <w:rPr>
            <w:noProof/>
            <w:webHidden/>
          </w:rPr>
          <w:instrText xml:space="preserve"> PAGEREF _Toc46730463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27CD0C06" w14:textId="75860FF1" w:rsidR="00EA4672" w:rsidRDefault="00DC691E">
      <w:pPr>
        <w:pStyle w:val="TOC5"/>
        <w:tabs>
          <w:tab w:val="left" w:pos="1880"/>
          <w:tab w:val="right" w:leader="dot" w:pos="9350"/>
        </w:tabs>
        <w:rPr>
          <w:noProof/>
        </w:rPr>
      </w:pPr>
      <w:hyperlink w:anchor="_Toc46730464" w:history="1">
        <w:r w:rsidR="00EA4672" w:rsidRPr="00C71780">
          <w:rPr>
            <w:rStyle w:val="Hyperlink"/>
            <w:noProof/>
          </w:rPr>
          <w:t>4.4.5.1.5</w:t>
        </w:r>
        <w:r w:rsidR="00EA4672">
          <w:rPr>
            <w:noProof/>
          </w:rPr>
          <w:tab/>
        </w:r>
        <w:r w:rsidR="00EA4672" w:rsidRPr="00C71780">
          <w:rPr>
            <w:rStyle w:val="Hyperlink"/>
            <w:noProof/>
          </w:rPr>
          <w:t>REQ-393740/A-###R_FNC_Veh_HMI_SW_Details_005### System is Unsuccessful to Download the Release Notes file after Max Reties</w:t>
        </w:r>
        <w:r w:rsidR="00EA4672">
          <w:rPr>
            <w:noProof/>
            <w:webHidden/>
          </w:rPr>
          <w:tab/>
        </w:r>
        <w:r w:rsidR="00EA4672">
          <w:rPr>
            <w:noProof/>
            <w:webHidden/>
          </w:rPr>
          <w:fldChar w:fldCharType="begin"/>
        </w:r>
        <w:r w:rsidR="00EA4672">
          <w:rPr>
            <w:noProof/>
            <w:webHidden/>
          </w:rPr>
          <w:instrText xml:space="preserve"> PAGEREF _Toc46730464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0053034C" w14:textId="358D3A7B" w:rsidR="00EA4672" w:rsidRDefault="00DC691E">
      <w:pPr>
        <w:pStyle w:val="TOC5"/>
        <w:tabs>
          <w:tab w:val="left" w:pos="1880"/>
          <w:tab w:val="right" w:leader="dot" w:pos="9350"/>
        </w:tabs>
        <w:rPr>
          <w:noProof/>
        </w:rPr>
      </w:pPr>
      <w:hyperlink w:anchor="_Toc46730465" w:history="1">
        <w:r w:rsidR="00EA4672" w:rsidRPr="00C71780">
          <w:rPr>
            <w:rStyle w:val="Hyperlink"/>
            <w:noProof/>
          </w:rPr>
          <w:t>4.4.5.1.6</w:t>
        </w:r>
        <w:r w:rsidR="00EA4672">
          <w:rPr>
            <w:noProof/>
          </w:rPr>
          <w:tab/>
        </w:r>
        <w:r w:rsidR="00EA4672" w:rsidRPr="00C71780">
          <w:rPr>
            <w:rStyle w:val="Hyperlink"/>
            <w:noProof/>
          </w:rPr>
          <w:t>REQ-394235/A-###R_FNC_Veh_HMI_SW_Details_007### Software Update is available and requires Wi-Fi Connection</w:t>
        </w:r>
        <w:r w:rsidR="00EA4672">
          <w:rPr>
            <w:noProof/>
            <w:webHidden/>
          </w:rPr>
          <w:tab/>
        </w:r>
        <w:r w:rsidR="00EA4672">
          <w:rPr>
            <w:noProof/>
            <w:webHidden/>
          </w:rPr>
          <w:fldChar w:fldCharType="begin"/>
        </w:r>
        <w:r w:rsidR="00EA4672">
          <w:rPr>
            <w:noProof/>
            <w:webHidden/>
          </w:rPr>
          <w:instrText xml:space="preserve"> PAGEREF _Toc46730465 \h </w:instrText>
        </w:r>
        <w:r w:rsidR="00EA4672">
          <w:rPr>
            <w:noProof/>
            <w:webHidden/>
          </w:rPr>
        </w:r>
        <w:r w:rsidR="00EA4672">
          <w:rPr>
            <w:noProof/>
            <w:webHidden/>
          </w:rPr>
          <w:fldChar w:fldCharType="separate"/>
        </w:r>
        <w:r w:rsidR="005317C2">
          <w:rPr>
            <w:noProof/>
            <w:webHidden/>
          </w:rPr>
          <w:t>67</w:t>
        </w:r>
        <w:r w:rsidR="00EA4672">
          <w:rPr>
            <w:noProof/>
            <w:webHidden/>
          </w:rPr>
          <w:fldChar w:fldCharType="end"/>
        </w:r>
      </w:hyperlink>
    </w:p>
    <w:p w14:paraId="0BB2282B" w14:textId="2E92477C" w:rsidR="00EA4672" w:rsidRDefault="00DC691E">
      <w:pPr>
        <w:pStyle w:val="TOC5"/>
        <w:tabs>
          <w:tab w:val="left" w:pos="1880"/>
          <w:tab w:val="right" w:leader="dot" w:pos="9350"/>
        </w:tabs>
        <w:rPr>
          <w:noProof/>
        </w:rPr>
      </w:pPr>
      <w:hyperlink w:anchor="_Toc46730466" w:history="1">
        <w:r w:rsidR="00EA4672" w:rsidRPr="00C71780">
          <w:rPr>
            <w:rStyle w:val="Hyperlink"/>
            <w:noProof/>
          </w:rPr>
          <w:t>4.4.5.1.7</w:t>
        </w:r>
        <w:r w:rsidR="00EA4672">
          <w:rPr>
            <w:noProof/>
          </w:rPr>
          <w:tab/>
        </w:r>
        <w:r w:rsidR="00EA4672" w:rsidRPr="00C71780">
          <w:rPr>
            <w:rStyle w:val="Hyperlink"/>
            <w:noProof/>
          </w:rPr>
          <w:t>REQ-394243/A-###R_FNC_Veh_HMI_SW_Details_006### Software Update Expired Because it Required Wi-Fi Connection and Connection was not Made</w:t>
        </w:r>
        <w:r w:rsidR="00EA4672">
          <w:rPr>
            <w:noProof/>
            <w:webHidden/>
          </w:rPr>
          <w:tab/>
        </w:r>
        <w:r w:rsidR="00EA4672">
          <w:rPr>
            <w:noProof/>
            <w:webHidden/>
          </w:rPr>
          <w:fldChar w:fldCharType="begin"/>
        </w:r>
        <w:r w:rsidR="00EA4672">
          <w:rPr>
            <w:noProof/>
            <w:webHidden/>
          </w:rPr>
          <w:instrText xml:space="preserve"> PAGEREF _Toc46730466 \h </w:instrText>
        </w:r>
        <w:r w:rsidR="00EA4672">
          <w:rPr>
            <w:noProof/>
            <w:webHidden/>
          </w:rPr>
        </w:r>
        <w:r w:rsidR="00EA4672">
          <w:rPr>
            <w:noProof/>
            <w:webHidden/>
          </w:rPr>
          <w:fldChar w:fldCharType="separate"/>
        </w:r>
        <w:r w:rsidR="005317C2">
          <w:rPr>
            <w:noProof/>
            <w:webHidden/>
          </w:rPr>
          <w:t>68</w:t>
        </w:r>
        <w:r w:rsidR="00EA4672">
          <w:rPr>
            <w:noProof/>
            <w:webHidden/>
          </w:rPr>
          <w:fldChar w:fldCharType="end"/>
        </w:r>
      </w:hyperlink>
    </w:p>
    <w:p w14:paraId="4CBBBDE2" w14:textId="25A6087F" w:rsidR="00EA4672" w:rsidRDefault="00DC691E">
      <w:pPr>
        <w:pStyle w:val="TOC5"/>
        <w:tabs>
          <w:tab w:val="left" w:pos="1880"/>
          <w:tab w:val="right" w:leader="dot" w:pos="9350"/>
        </w:tabs>
        <w:rPr>
          <w:noProof/>
        </w:rPr>
      </w:pPr>
      <w:hyperlink w:anchor="_Toc46730467" w:history="1">
        <w:r w:rsidR="00EA4672" w:rsidRPr="00C71780">
          <w:rPr>
            <w:rStyle w:val="Hyperlink"/>
            <w:noProof/>
          </w:rPr>
          <w:t>4.4.5.1.8</w:t>
        </w:r>
        <w:r w:rsidR="00EA4672">
          <w:rPr>
            <w:noProof/>
          </w:rPr>
          <w:tab/>
        </w:r>
        <w:r w:rsidR="00EA4672" w:rsidRPr="00C71780">
          <w:rPr>
            <w:rStyle w:val="Hyperlink"/>
            <w:noProof/>
          </w:rPr>
          <w:t>REQ-394961/A-###R_FNC_Veh_HMI_SW_Details_028### Software Update is available and requires Wi-Fi Connection, Vehicle is Connected to Wi-Fi</w:t>
        </w:r>
        <w:r w:rsidR="00EA4672">
          <w:rPr>
            <w:noProof/>
            <w:webHidden/>
          </w:rPr>
          <w:tab/>
        </w:r>
        <w:r w:rsidR="00EA4672">
          <w:rPr>
            <w:noProof/>
            <w:webHidden/>
          </w:rPr>
          <w:fldChar w:fldCharType="begin"/>
        </w:r>
        <w:r w:rsidR="00EA4672">
          <w:rPr>
            <w:noProof/>
            <w:webHidden/>
          </w:rPr>
          <w:instrText xml:space="preserve"> PAGEREF _Toc46730467 \h </w:instrText>
        </w:r>
        <w:r w:rsidR="00EA4672">
          <w:rPr>
            <w:noProof/>
            <w:webHidden/>
          </w:rPr>
        </w:r>
        <w:r w:rsidR="00EA4672">
          <w:rPr>
            <w:noProof/>
            <w:webHidden/>
          </w:rPr>
          <w:fldChar w:fldCharType="separate"/>
        </w:r>
        <w:r w:rsidR="005317C2">
          <w:rPr>
            <w:noProof/>
            <w:webHidden/>
          </w:rPr>
          <w:t>69</w:t>
        </w:r>
        <w:r w:rsidR="00EA4672">
          <w:rPr>
            <w:noProof/>
            <w:webHidden/>
          </w:rPr>
          <w:fldChar w:fldCharType="end"/>
        </w:r>
      </w:hyperlink>
    </w:p>
    <w:p w14:paraId="59705B29" w14:textId="48D69701" w:rsidR="00EA4672" w:rsidRDefault="00DC691E">
      <w:pPr>
        <w:pStyle w:val="TOC5"/>
        <w:tabs>
          <w:tab w:val="left" w:pos="1880"/>
          <w:tab w:val="right" w:leader="dot" w:pos="9350"/>
        </w:tabs>
        <w:rPr>
          <w:noProof/>
        </w:rPr>
      </w:pPr>
      <w:hyperlink w:anchor="_Toc46730468" w:history="1">
        <w:r w:rsidR="00EA4672" w:rsidRPr="00C71780">
          <w:rPr>
            <w:rStyle w:val="Hyperlink"/>
            <w:noProof/>
          </w:rPr>
          <w:t>4.4.5.1.9</w:t>
        </w:r>
        <w:r w:rsidR="00EA4672">
          <w:rPr>
            <w:noProof/>
          </w:rPr>
          <w:tab/>
        </w:r>
        <w:r w:rsidR="00EA4672" w:rsidRPr="00C71780">
          <w:rPr>
            <w:rStyle w:val="Hyperlink"/>
            <w:noProof/>
          </w:rPr>
          <w:t>REQ-394825/A-###R_FNC_Veh_HMI_SW_Details_008### Software Update is Available and Required Wi-Fi And User Consent (one-time/Additional/PII)</w:t>
        </w:r>
        <w:r w:rsidR="00EA4672">
          <w:rPr>
            <w:noProof/>
            <w:webHidden/>
          </w:rPr>
          <w:tab/>
        </w:r>
        <w:r w:rsidR="00EA4672">
          <w:rPr>
            <w:noProof/>
            <w:webHidden/>
          </w:rPr>
          <w:fldChar w:fldCharType="begin"/>
        </w:r>
        <w:r w:rsidR="00EA4672">
          <w:rPr>
            <w:noProof/>
            <w:webHidden/>
          </w:rPr>
          <w:instrText xml:space="preserve"> PAGEREF _Toc46730468 \h </w:instrText>
        </w:r>
        <w:r w:rsidR="00EA4672">
          <w:rPr>
            <w:noProof/>
            <w:webHidden/>
          </w:rPr>
        </w:r>
        <w:r w:rsidR="00EA4672">
          <w:rPr>
            <w:noProof/>
            <w:webHidden/>
          </w:rPr>
          <w:fldChar w:fldCharType="separate"/>
        </w:r>
        <w:r w:rsidR="005317C2">
          <w:rPr>
            <w:noProof/>
            <w:webHidden/>
          </w:rPr>
          <w:t>70</w:t>
        </w:r>
        <w:r w:rsidR="00EA4672">
          <w:rPr>
            <w:noProof/>
            <w:webHidden/>
          </w:rPr>
          <w:fldChar w:fldCharType="end"/>
        </w:r>
      </w:hyperlink>
    </w:p>
    <w:p w14:paraId="46661D2B" w14:textId="267CCC44" w:rsidR="00EA4672" w:rsidRDefault="00DC691E">
      <w:pPr>
        <w:pStyle w:val="TOC5"/>
        <w:tabs>
          <w:tab w:val="left" w:pos="1991"/>
          <w:tab w:val="right" w:leader="dot" w:pos="9350"/>
        </w:tabs>
        <w:rPr>
          <w:noProof/>
        </w:rPr>
      </w:pPr>
      <w:hyperlink w:anchor="_Toc46730469" w:history="1">
        <w:r w:rsidR="00EA4672" w:rsidRPr="00C71780">
          <w:rPr>
            <w:rStyle w:val="Hyperlink"/>
            <w:noProof/>
          </w:rPr>
          <w:t>4.4.5.1.10</w:t>
        </w:r>
        <w:r w:rsidR="00EA4672">
          <w:rPr>
            <w:noProof/>
          </w:rPr>
          <w:tab/>
        </w:r>
        <w:r w:rsidR="00EA4672" w:rsidRPr="00C71780">
          <w:rPr>
            <w:rStyle w:val="Hyperlink"/>
            <w:noProof/>
          </w:rPr>
          <w:t>REQ-394329/A-###R_FNC_Veh_HMI_SW_Details_009### Software Update is Downloading</w:t>
        </w:r>
        <w:r w:rsidR="00EA4672">
          <w:rPr>
            <w:noProof/>
            <w:webHidden/>
          </w:rPr>
          <w:tab/>
        </w:r>
        <w:r w:rsidR="00EA4672">
          <w:rPr>
            <w:noProof/>
            <w:webHidden/>
          </w:rPr>
          <w:fldChar w:fldCharType="begin"/>
        </w:r>
        <w:r w:rsidR="00EA4672">
          <w:rPr>
            <w:noProof/>
            <w:webHidden/>
          </w:rPr>
          <w:instrText xml:space="preserve"> PAGEREF _Toc46730469 \h </w:instrText>
        </w:r>
        <w:r w:rsidR="00EA4672">
          <w:rPr>
            <w:noProof/>
            <w:webHidden/>
          </w:rPr>
        </w:r>
        <w:r w:rsidR="00EA4672">
          <w:rPr>
            <w:noProof/>
            <w:webHidden/>
          </w:rPr>
          <w:fldChar w:fldCharType="separate"/>
        </w:r>
        <w:r w:rsidR="005317C2">
          <w:rPr>
            <w:noProof/>
            <w:webHidden/>
          </w:rPr>
          <w:t>72</w:t>
        </w:r>
        <w:r w:rsidR="00EA4672">
          <w:rPr>
            <w:noProof/>
            <w:webHidden/>
          </w:rPr>
          <w:fldChar w:fldCharType="end"/>
        </w:r>
      </w:hyperlink>
    </w:p>
    <w:p w14:paraId="5679DC54" w14:textId="6C88F4AF" w:rsidR="00EA4672" w:rsidRDefault="00DC691E">
      <w:pPr>
        <w:pStyle w:val="TOC5"/>
        <w:tabs>
          <w:tab w:val="left" w:pos="1991"/>
          <w:tab w:val="right" w:leader="dot" w:pos="9350"/>
        </w:tabs>
        <w:rPr>
          <w:noProof/>
        </w:rPr>
      </w:pPr>
      <w:hyperlink w:anchor="_Toc46730470" w:history="1">
        <w:r w:rsidR="00EA4672" w:rsidRPr="00C71780">
          <w:rPr>
            <w:rStyle w:val="Hyperlink"/>
            <w:noProof/>
          </w:rPr>
          <w:t>4.4.5.1.11</w:t>
        </w:r>
        <w:r w:rsidR="00EA4672">
          <w:rPr>
            <w:noProof/>
          </w:rPr>
          <w:tab/>
        </w:r>
        <w:r w:rsidR="00EA4672" w:rsidRPr="00C71780">
          <w:rPr>
            <w:rStyle w:val="Hyperlink"/>
            <w:noProof/>
          </w:rPr>
          <w:t>REQ-394963/A-###R_FNC_Veh_HMI_SW_Details_027### Software Download Pause Due to System Condition is not Met</w:t>
        </w:r>
        <w:r w:rsidR="00EA4672">
          <w:rPr>
            <w:noProof/>
            <w:webHidden/>
          </w:rPr>
          <w:tab/>
        </w:r>
        <w:r w:rsidR="00EA4672">
          <w:rPr>
            <w:noProof/>
            <w:webHidden/>
          </w:rPr>
          <w:fldChar w:fldCharType="begin"/>
        </w:r>
        <w:r w:rsidR="00EA4672">
          <w:rPr>
            <w:noProof/>
            <w:webHidden/>
          </w:rPr>
          <w:instrText xml:space="preserve"> PAGEREF _Toc46730470 \h </w:instrText>
        </w:r>
        <w:r w:rsidR="00EA4672">
          <w:rPr>
            <w:noProof/>
            <w:webHidden/>
          </w:rPr>
        </w:r>
        <w:r w:rsidR="00EA4672">
          <w:rPr>
            <w:noProof/>
            <w:webHidden/>
          </w:rPr>
          <w:fldChar w:fldCharType="separate"/>
        </w:r>
        <w:r w:rsidR="005317C2">
          <w:rPr>
            <w:noProof/>
            <w:webHidden/>
          </w:rPr>
          <w:t>72</w:t>
        </w:r>
        <w:r w:rsidR="00EA4672">
          <w:rPr>
            <w:noProof/>
            <w:webHidden/>
          </w:rPr>
          <w:fldChar w:fldCharType="end"/>
        </w:r>
      </w:hyperlink>
    </w:p>
    <w:p w14:paraId="1C0656F6" w14:textId="27335395" w:rsidR="00EA4672" w:rsidRDefault="00DC691E">
      <w:pPr>
        <w:pStyle w:val="TOC5"/>
        <w:tabs>
          <w:tab w:val="left" w:pos="1991"/>
          <w:tab w:val="right" w:leader="dot" w:pos="9350"/>
        </w:tabs>
        <w:rPr>
          <w:noProof/>
        </w:rPr>
      </w:pPr>
      <w:hyperlink w:anchor="_Toc46730471" w:history="1">
        <w:r w:rsidR="00EA4672" w:rsidRPr="00C71780">
          <w:rPr>
            <w:rStyle w:val="Hyperlink"/>
            <w:noProof/>
          </w:rPr>
          <w:t>4.4.5.1.12</w:t>
        </w:r>
        <w:r w:rsidR="00EA4672">
          <w:rPr>
            <w:noProof/>
          </w:rPr>
          <w:tab/>
        </w:r>
        <w:r w:rsidR="00EA4672" w:rsidRPr="00C71780">
          <w:rPr>
            <w:rStyle w:val="Hyperlink"/>
            <w:noProof/>
          </w:rPr>
          <w:t>REQ-348831/D-###R_FNC_Veh_HMI_SW_Details_010### Software Update is Pending but Waiting for Schedule Time Shall Show on Update Details Display</w:t>
        </w:r>
        <w:r w:rsidR="00EA4672">
          <w:rPr>
            <w:noProof/>
            <w:webHidden/>
          </w:rPr>
          <w:tab/>
        </w:r>
        <w:r w:rsidR="00EA4672">
          <w:rPr>
            <w:noProof/>
            <w:webHidden/>
          </w:rPr>
          <w:fldChar w:fldCharType="begin"/>
        </w:r>
        <w:r w:rsidR="00EA4672">
          <w:rPr>
            <w:noProof/>
            <w:webHidden/>
          </w:rPr>
          <w:instrText xml:space="preserve"> PAGEREF _Toc46730471 \h </w:instrText>
        </w:r>
        <w:r w:rsidR="00EA4672">
          <w:rPr>
            <w:noProof/>
            <w:webHidden/>
          </w:rPr>
        </w:r>
        <w:r w:rsidR="00EA4672">
          <w:rPr>
            <w:noProof/>
            <w:webHidden/>
          </w:rPr>
          <w:fldChar w:fldCharType="separate"/>
        </w:r>
        <w:r w:rsidR="005317C2">
          <w:rPr>
            <w:noProof/>
            <w:webHidden/>
          </w:rPr>
          <w:t>73</w:t>
        </w:r>
        <w:r w:rsidR="00EA4672">
          <w:rPr>
            <w:noProof/>
            <w:webHidden/>
          </w:rPr>
          <w:fldChar w:fldCharType="end"/>
        </w:r>
      </w:hyperlink>
    </w:p>
    <w:p w14:paraId="3A42EA0B" w14:textId="438615F4" w:rsidR="00EA4672" w:rsidRDefault="00DC691E">
      <w:pPr>
        <w:pStyle w:val="TOC5"/>
        <w:tabs>
          <w:tab w:val="left" w:pos="1991"/>
          <w:tab w:val="right" w:leader="dot" w:pos="9350"/>
        </w:tabs>
        <w:rPr>
          <w:noProof/>
        </w:rPr>
      </w:pPr>
      <w:hyperlink w:anchor="_Toc46730472" w:history="1">
        <w:r w:rsidR="00EA4672" w:rsidRPr="00C71780">
          <w:rPr>
            <w:rStyle w:val="Hyperlink"/>
            <w:noProof/>
          </w:rPr>
          <w:t>4.4.5.1.13</w:t>
        </w:r>
        <w:r w:rsidR="00EA4672">
          <w:rPr>
            <w:noProof/>
          </w:rPr>
          <w:tab/>
        </w:r>
        <w:r w:rsidR="00EA4672" w:rsidRPr="00C71780">
          <w:rPr>
            <w:rStyle w:val="Hyperlink"/>
            <w:noProof/>
          </w:rPr>
          <w:t>REQ-394330/A-###R_FNC_Veh_HMI_SW_Details_011### Software Update is Preparing to Install</w:t>
        </w:r>
        <w:r w:rsidR="00EA4672">
          <w:rPr>
            <w:noProof/>
            <w:webHidden/>
          </w:rPr>
          <w:tab/>
        </w:r>
        <w:r w:rsidR="00EA4672">
          <w:rPr>
            <w:noProof/>
            <w:webHidden/>
          </w:rPr>
          <w:fldChar w:fldCharType="begin"/>
        </w:r>
        <w:r w:rsidR="00EA4672">
          <w:rPr>
            <w:noProof/>
            <w:webHidden/>
          </w:rPr>
          <w:instrText xml:space="preserve"> PAGEREF _Toc46730472 \h </w:instrText>
        </w:r>
        <w:r w:rsidR="00EA4672">
          <w:rPr>
            <w:noProof/>
            <w:webHidden/>
          </w:rPr>
        </w:r>
        <w:r w:rsidR="00EA4672">
          <w:rPr>
            <w:noProof/>
            <w:webHidden/>
          </w:rPr>
          <w:fldChar w:fldCharType="separate"/>
        </w:r>
        <w:r w:rsidR="005317C2">
          <w:rPr>
            <w:noProof/>
            <w:webHidden/>
          </w:rPr>
          <w:t>74</w:t>
        </w:r>
        <w:r w:rsidR="00EA4672">
          <w:rPr>
            <w:noProof/>
            <w:webHidden/>
          </w:rPr>
          <w:fldChar w:fldCharType="end"/>
        </w:r>
      </w:hyperlink>
    </w:p>
    <w:p w14:paraId="34197732" w14:textId="7E963F5A" w:rsidR="00EA4672" w:rsidRDefault="00DC691E">
      <w:pPr>
        <w:pStyle w:val="TOC5"/>
        <w:tabs>
          <w:tab w:val="left" w:pos="1991"/>
          <w:tab w:val="right" w:leader="dot" w:pos="9350"/>
        </w:tabs>
        <w:rPr>
          <w:noProof/>
        </w:rPr>
      </w:pPr>
      <w:hyperlink w:anchor="_Toc46730473" w:history="1">
        <w:r w:rsidR="00EA4672" w:rsidRPr="00C71780">
          <w:rPr>
            <w:rStyle w:val="Hyperlink"/>
            <w:noProof/>
          </w:rPr>
          <w:t>4.4.5.1.14</w:t>
        </w:r>
        <w:r w:rsidR="00EA4672">
          <w:rPr>
            <w:noProof/>
          </w:rPr>
          <w:tab/>
        </w:r>
        <w:r w:rsidR="00EA4672" w:rsidRPr="00C71780">
          <w:rPr>
            <w:rStyle w:val="Hyperlink"/>
            <w:noProof/>
          </w:rPr>
          <w:t>REQ-394242/A-###R_FNC_Veh_HMI_SW_Details_012### Update Expired Because Consent Was not Provided</w:t>
        </w:r>
        <w:r w:rsidR="00EA4672">
          <w:rPr>
            <w:noProof/>
            <w:webHidden/>
          </w:rPr>
          <w:tab/>
        </w:r>
        <w:r w:rsidR="00EA4672">
          <w:rPr>
            <w:noProof/>
            <w:webHidden/>
          </w:rPr>
          <w:fldChar w:fldCharType="begin"/>
        </w:r>
        <w:r w:rsidR="00EA4672">
          <w:rPr>
            <w:noProof/>
            <w:webHidden/>
          </w:rPr>
          <w:instrText xml:space="preserve"> PAGEREF _Toc46730473 \h </w:instrText>
        </w:r>
        <w:r w:rsidR="00EA4672">
          <w:rPr>
            <w:noProof/>
            <w:webHidden/>
          </w:rPr>
        </w:r>
        <w:r w:rsidR="00EA4672">
          <w:rPr>
            <w:noProof/>
            <w:webHidden/>
          </w:rPr>
          <w:fldChar w:fldCharType="separate"/>
        </w:r>
        <w:r w:rsidR="005317C2">
          <w:rPr>
            <w:noProof/>
            <w:webHidden/>
          </w:rPr>
          <w:t>74</w:t>
        </w:r>
        <w:r w:rsidR="00EA4672">
          <w:rPr>
            <w:noProof/>
            <w:webHidden/>
          </w:rPr>
          <w:fldChar w:fldCharType="end"/>
        </w:r>
      </w:hyperlink>
    </w:p>
    <w:p w14:paraId="4FFE92C7" w14:textId="339F8D14" w:rsidR="00EA4672" w:rsidRDefault="00DC691E">
      <w:pPr>
        <w:pStyle w:val="TOC5"/>
        <w:tabs>
          <w:tab w:val="left" w:pos="1991"/>
          <w:tab w:val="right" w:leader="dot" w:pos="9350"/>
        </w:tabs>
        <w:rPr>
          <w:noProof/>
        </w:rPr>
      </w:pPr>
      <w:hyperlink w:anchor="_Toc46730474" w:history="1">
        <w:r w:rsidR="00EA4672" w:rsidRPr="00C71780">
          <w:rPr>
            <w:rStyle w:val="Hyperlink"/>
            <w:noProof/>
          </w:rPr>
          <w:t>4.4.5.1.15</w:t>
        </w:r>
        <w:r w:rsidR="00EA4672">
          <w:rPr>
            <w:noProof/>
          </w:rPr>
          <w:tab/>
        </w:r>
        <w:r w:rsidR="00EA4672" w:rsidRPr="00C71780">
          <w:rPr>
            <w:rStyle w:val="Hyperlink"/>
            <w:noProof/>
          </w:rPr>
          <w:t>REQ-394234/A-###R_FNC_Veh_HMI_SW_Details_013### Software Update is Available but Requires Consent</w:t>
        </w:r>
        <w:r w:rsidR="00EA4672">
          <w:rPr>
            <w:noProof/>
            <w:webHidden/>
          </w:rPr>
          <w:tab/>
        </w:r>
        <w:r w:rsidR="00EA4672">
          <w:rPr>
            <w:noProof/>
            <w:webHidden/>
          </w:rPr>
          <w:fldChar w:fldCharType="begin"/>
        </w:r>
        <w:r w:rsidR="00EA4672">
          <w:rPr>
            <w:noProof/>
            <w:webHidden/>
          </w:rPr>
          <w:instrText xml:space="preserve"> PAGEREF _Toc46730474 \h </w:instrText>
        </w:r>
        <w:r w:rsidR="00EA4672">
          <w:rPr>
            <w:noProof/>
            <w:webHidden/>
          </w:rPr>
        </w:r>
        <w:r w:rsidR="00EA4672">
          <w:rPr>
            <w:noProof/>
            <w:webHidden/>
          </w:rPr>
          <w:fldChar w:fldCharType="separate"/>
        </w:r>
        <w:r w:rsidR="005317C2">
          <w:rPr>
            <w:noProof/>
            <w:webHidden/>
          </w:rPr>
          <w:t>74</w:t>
        </w:r>
        <w:r w:rsidR="00EA4672">
          <w:rPr>
            <w:noProof/>
            <w:webHidden/>
          </w:rPr>
          <w:fldChar w:fldCharType="end"/>
        </w:r>
      </w:hyperlink>
    </w:p>
    <w:p w14:paraId="7451BF6C" w14:textId="4F5653C4" w:rsidR="00EA4672" w:rsidRDefault="00DC691E">
      <w:pPr>
        <w:pStyle w:val="TOC5"/>
        <w:tabs>
          <w:tab w:val="left" w:pos="1991"/>
          <w:tab w:val="right" w:leader="dot" w:pos="9350"/>
        </w:tabs>
        <w:rPr>
          <w:noProof/>
        </w:rPr>
      </w:pPr>
      <w:hyperlink w:anchor="_Toc46730475" w:history="1">
        <w:r w:rsidR="00EA4672" w:rsidRPr="00C71780">
          <w:rPr>
            <w:rStyle w:val="Hyperlink"/>
            <w:noProof/>
          </w:rPr>
          <w:t>4.4.5.1.16</w:t>
        </w:r>
        <w:r w:rsidR="00EA4672">
          <w:rPr>
            <w:noProof/>
          </w:rPr>
          <w:tab/>
        </w:r>
        <w:r w:rsidR="00EA4672" w:rsidRPr="00C71780">
          <w:rPr>
            <w:rStyle w:val="Hyperlink"/>
            <w:noProof/>
          </w:rPr>
          <w:t>REQ-394814/A-###R_FNC_Veh_HMI_SW_Details_014### Software Update is Pending and Does not requires schedule</w:t>
        </w:r>
        <w:r w:rsidR="00EA4672">
          <w:rPr>
            <w:noProof/>
            <w:webHidden/>
          </w:rPr>
          <w:tab/>
        </w:r>
        <w:r w:rsidR="00EA4672">
          <w:rPr>
            <w:noProof/>
            <w:webHidden/>
          </w:rPr>
          <w:fldChar w:fldCharType="begin"/>
        </w:r>
        <w:r w:rsidR="00EA4672">
          <w:rPr>
            <w:noProof/>
            <w:webHidden/>
          </w:rPr>
          <w:instrText xml:space="preserve"> PAGEREF _Toc46730475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7F2977FC" w14:textId="3205EADE" w:rsidR="00EA4672" w:rsidRDefault="00DC691E">
      <w:pPr>
        <w:pStyle w:val="TOC5"/>
        <w:tabs>
          <w:tab w:val="left" w:pos="1991"/>
          <w:tab w:val="right" w:leader="dot" w:pos="9350"/>
        </w:tabs>
        <w:rPr>
          <w:noProof/>
        </w:rPr>
      </w:pPr>
      <w:hyperlink w:anchor="_Toc46730476" w:history="1">
        <w:r w:rsidR="00EA4672" w:rsidRPr="00C71780">
          <w:rPr>
            <w:rStyle w:val="Hyperlink"/>
            <w:noProof/>
          </w:rPr>
          <w:t>4.4.5.1.17</w:t>
        </w:r>
        <w:r w:rsidR="00EA4672">
          <w:rPr>
            <w:noProof/>
          </w:rPr>
          <w:tab/>
        </w:r>
        <w:r w:rsidR="00EA4672" w:rsidRPr="00C71780">
          <w:rPr>
            <w:rStyle w:val="Hyperlink"/>
            <w:noProof/>
          </w:rPr>
          <w:t>REQ-394237/A-###R_FNC_Veh_HMI_SW_Details_015### Update is Not Successful because Software Download Failed</w:t>
        </w:r>
        <w:r w:rsidR="00EA4672">
          <w:rPr>
            <w:noProof/>
            <w:webHidden/>
          </w:rPr>
          <w:tab/>
        </w:r>
        <w:r w:rsidR="00EA4672">
          <w:rPr>
            <w:noProof/>
            <w:webHidden/>
          </w:rPr>
          <w:fldChar w:fldCharType="begin"/>
        </w:r>
        <w:r w:rsidR="00EA4672">
          <w:rPr>
            <w:noProof/>
            <w:webHidden/>
          </w:rPr>
          <w:instrText xml:space="preserve"> PAGEREF _Toc46730476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74ECF229" w14:textId="0A03B7E4" w:rsidR="00EA4672" w:rsidRDefault="00DC691E">
      <w:pPr>
        <w:pStyle w:val="TOC5"/>
        <w:tabs>
          <w:tab w:val="left" w:pos="1991"/>
          <w:tab w:val="right" w:leader="dot" w:pos="9350"/>
        </w:tabs>
        <w:rPr>
          <w:noProof/>
        </w:rPr>
      </w:pPr>
      <w:hyperlink w:anchor="_Toc46730477" w:history="1">
        <w:r w:rsidR="00EA4672" w:rsidRPr="00C71780">
          <w:rPr>
            <w:rStyle w:val="Hyperlink"/>
            <w:noProof/>
          </w:rPr>
          <w:t>4.4.5.1.18</w:t>
        </w:r>
        <w:r w:rsidR="00EA4672">
          <w:rPr>
            <w:noProof/>
          </w:rPr>
          <w:tab/>
        </w:r>
        <w:r w:rsidR="00EA4672" w:rsidRPr="00C71780">
          <w:rPr>
            <w:rStyle w:val="Hyperlink"/>
            <w:noProof/>
          </w:rPr>
          <w:t>REQ-394239/A-###R_FNC_Veh_HMI_SW_Details_016### Update is Not Successful because update was canceled due to collision</w:t>
        </w:r>
        <w:r w:rsidR="00EA4672">
          <w:rPr>
            <w:noProof/>
            <w:webHidden/>
          </w:rPr>
          <w:tab/>
        </w:r>
        <w:r w:rsidR="00EA4672">
          <w:rPr>
            <w:noProof/>
            <w:webHidden/>
          </w:rPr>
          <w:fldChar w:fldCharType="begin"/>
        </w:r>
        <w:r w:rsidR="00EA4672">
          <w:rPr>
            <w:noProof/>
            <w:webHidden/>
          </w:rPr>
          <w:instrText xml:space="preserve"> PAGEREF _Toc46730477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4112F339" w14:textId="173AD2EE" w:rsidR="00EA4672" w:rsidRDefault="00DC691E">
      <w:pPr>
        <w:pStyle w:val="TOC5"/>
        <w:tabs>
          <w:tab w:val="left" w:pos="1991"/>
          <w:tab w:val="right" w:leader="dot" w:pos="9350"/>
        </w:tabs>
        <w:rPr>
          <w:noProof/>
        </w:rPr>
      </w:pPr>
      <w:hyperlink w:anchor="_Toc46730478" w:history="1">
        <w:r w:rsidR="00EA4672" w:rsidRPr="00C71780">
          <w:rPr>
            <w:rStyle w:val="Hyperlink"/>
            <w:noProof/>
          </w:rPr>
          <w:t>4.4.5.1.19</w:t>
        </w:r>
        <w:r w:rsidR="00EA4672">
          <w:rPr>
            <w:noProof/>
          </w:rPr>
          <w:tab/>
        </w:r>
        <w:r w:rsidR="00EA4672" w:rsidRPr="00C71780">
          <w:rPr>
            <w:rStyle w:val="Hyperlink"/>
            <w:noProof/>
          </w:rPr>
          <w:t>REQ-394240/A-###R_FNC_Veh_HMI_SW_Details_017### Software Update is Not Successful because software update was canceled by Ford Motor Company</w:t>
        </w:r>
        <w:r w:rsidR="00EA4672">
          <w:rPr>
            <w:noProof/>
            <w:webHidden/>
          </w:rPr>
          <w:tab/>
        </w:r>
        <w:r w:rsidR="00EA4672">
          <w:rPr>
            <w:noProof/>
            <w:webHidden/>
          </w:rPr>
          <w:fldChar w:fldCharType="begin"/>
        </w:r>
        <w:r w:rsidR="00EA4672">
          <w:rPr>
            <w:noProof/>
            <w:webHidden/>
          </w:rPr>
          <w:instrText xml:space="preserve"> PAGEREF _Toc46730478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0F09B3F1" w14:textId="01E352B3" w:rsidR="00EA4672" w:rsidRDefault="00DC691E">
      <w:pPr>
        <w:pStyle w:val="TOC5"/>
        <w:tabs>
          <w:tab w:val="left" w:pos="1991"/>
          <w:tab w:val="right" w:leader="dot" w:pos="9350"/>
        </w:tabs>
        <w:rPr>
          <w:noProof/>
        </w:rPr>
      </w:pPr>
      <w:hyperlink w:anchor="_Toc46730479" w:history="1">
        <w:r w:rsidR="00EA4672" w:rsidRPr="00C71780">
          <w:rPr>
            <w:rStyle w:val="Hyperlink"/>
            <w:noProof/>
          </w:rPr>
          <w:t>4.4.5.1.20</w:t>
        </w:r>
        <w:r w:rsidR="00EA4672">
          <w:rPr>
            <w:noProof/>
          </w:rPr>
          <w:tab/>
        </w:r>
        <w:r w:rsidR="00EA4672" w:rsidRPr="00C71780">
          <w:rPr>
            <w:rStyle w:val="Hyperlink"/>
            <w:noProof/>
          </w:rPr>
          <w:t>REQ-394241/A-###R_FNC_Veh_HMI_SW_Details_018### Update Expired Because Schedule was Required and Not Set</w:t>
        </w:r>
        <w:r w:rsidR="00EA4672">
          <w:rPr>
            <w:noProof/>
            <w:webHidden/>
          </w:rPr>
          <w:tab/>
        </w:r>
        <w:r w:rsidR="00EA4672">
          <w:rPr>
            <w:noProof/>
            <w:webHidden/>
          </w:rPr>
          <w:fldChar w:fldCharType="begin"/>
        </w:r>
        <w:r w:rsidR="00EA4672">
          <w:rPr>
            <w:noProof/>
            <w:webHidden/>
          </w:rPr>
          <w:instrText xml:space="preserve"> PAGEREF _Toc46730479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0248DD0D" w14:textId="5384D51D" w:rsidR="00EA4672" w:rsidRDefault="00DC691E">
      <w:pPr>
        <w:pStyle w:val="TOC5"/>
        <w:tabs>
          <w:tab w:val="left" w:pos="1991"/>
          <w:tab w:val="right" w:leader="dot" w:pos="9350"/>
        </w:tabs>
        <w:rPr>
          <w:noProof/>
        </w:rPr>
      </w:pPr>
      <w:hyperlink w:anchor="_Toc46730480" w:history="1">
        <w:r w:rsidR="00EA4672" w:rsidRPr="00C71780">
          <w:rPr>
            <w:rStyle w:val="Hyperlink"/>
            <w:noProof/>
          </w:rPr>
          <w:t>4.4.5.1.21</w:t>
        </w:r>
        <w:r w:rsidR="00EA4672">
          <w:rPr>
            <w:noProof/>
          </w:rPr>
          <w:tab/>
        </w:r>
        <w:r w:rsidR="00EA4672" w:rsidRPr="00C71780">
          <w:rPr>
            <w:rStyle w:val="Hyperlink"/>
            <w:noProof/>
          </w:rPr>
          <w:t>REQ-394238/A-###R_FNC_Veh_HMI_SW_Details_019### Update Failed while is Progress and User was Not notified</w:t>
        </w:r>
        <w:r w:rsidR="00EA4672">
          <w:rPr>
            <w:noProof/>
            <w:webHidden/>
          </w:rPr>
          <w:tab/>
        </w:r>
        <w:r w:rsidR="00EA4672">
          <w:rPr>
            <w:noProof/>
            <w:webHidden/>
          </w:rPr>
          <w:fldChar w:fldCharType="begin"/>
        </w:r>
        <w:r w:rsidR="00EA4672">
          <w:rPr>
            <w:noProof/>
            <w:webHidden/>
          </w:rPr>
          <w:instrText xml:space="preserve"> PAGEREF _Toc46730480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4054ED8D" w14:textId="0FA824A3" w:rsidR="00EA4672" w:rsidRDefault="00DC691E">
      <w:pPr>
        <w:pStyle w:val="TOC5"/>
        <w:tabs>
          <w:tab w:val="left" w:pos="1991"/>
          <w:tab w:val="right" w:leader="dot" w:pos="9350"/>
        </w:tabs>
        <w:rPr>
          <w:noProof/>
        </w:rPr>
      </w:pPr>
      <w:hyperlink w:anchor="_Toc46730481" w:history="1">
        <w:r w:rsidR="00EA4672" w:rsidRPr="00C71780">
          <w:rPr>
            <w:rStyle w:val="Hyperlink"/>
            <w:noProof/>
          </w:rPr>
          <w:t>4.4.5.1.22</w:t>
        </w:r>
        <w:r w:rsidR="00EA4672">
          <w:rPr>
            <w:noProof/>
          </w:rPr>
          <w:tab/>
        </w:r>
        <w:r w:rsidR="00EA4672" w:rsidRPr="00C71780">
          <w:rPr>
            <w:rStyle w:val="Hyperlink"/>
            <w:noProof/>
          </w:rPr>
          <w:t>F-REQ-305284/E-###R_FNC_Veh_HMI_SW_Details_021### Software Update is Successful Update</w:t>
        </w:r>
        <w:r w:rsidR="00EA4672">
          <w:rPr>
            <w:noProof/>
            <w:webHidden/>
          </w:rPr>
          <w:tab/>
        </w:r>
        <w:r w:rsidR="00EA4672">
          <w:rPr>
            <w:noProof/>
            <w:webHidden/>
          </w:rPr>
          <w:fldChar w:fldCharType="begin"/>
        </w:r>
        <w:r w:rsidR="00EA4672">
          <w:rPr>
            <w:noProof/>
            <w:webHidden/>
          </w:rPr>
          <w:instrText xml:space="preserve"> PAGEREF _Toc46730481 \h </w:instrText>
        </w:r>
        <w:r w:rsidR="00EA4672">
          <w:rPr>
            <w:noProof/>
            <w:webHidden/>
          </w:rPr>
        </w:r>
        <w:r w:rsidR="00EA4672">
          <w:rPr>
            <w:noProof/>
            <w:webHidden/>
          </w:rPr>
          <w:fldChar w:fldCharType="separate"/>
        </w:r>
        <w:r w:rsidR="005317C2">
          <w:rPr>
            <w:noProof/>
            <w:webHidden/>
          </w:rPr>
          <w:t>77</w:t>
        </w:r>
        <w:r w:rsidR="00EA4672">
          <w:rPr>
            <w:noProof/>
            <w:webHidden/>
          </w:rPr>
          <w:fldChar w:fldCharType="end"/>
        </w:r>
      </w:hyperlink>
    </w:p>
    <w:p w14:paraId="152A0C0D" w14:textId="476054EB" w:rsidR="00EA4672" w:rsidRDefault="00DC691E">
      <w:pPr>
        <w:pStyle w:val="TOC5"/>
        <w:tabs>
          <w:tab w:val="left" w:pos="1991"/>
          <w:tab w:val="right" w:leader="dot" w:pos="9350"/>
        </w:tabs>
        <w:rPr>
          <w:noProof/>
        </w:rPr>
      </w:pPr>
      <w:hyperlink w:anchor="_Toc46730482" w:history="1">
        <w:r w:rsidR="00EA4672" w:rsidRPr="00C71780">
          <w:rPr>
            <w:rStyle w:val="Hyperlink"/>
            <w:noProof/>
          </w:rPr>
          <w:t>4.4.5.1.23</w:t>
        </w:r>
        <w:r w:rsidR="00EA4672">
          <w:rPr>
            <w:noProof/>
          </w:rPr>
          <w:tab/>
        </w:r>
        <w:r w:rsidR="00EA4672" w:rsidRPr="00C71780">
          <w:rPr>
            <w:rStyle w:val="Hyperlink"/>
            <w:noProof/>
          </w:rPr>
          <w:t>REQ-394336/A-###R_FNC_Veh_HMI_SW_Details_022### Software Update Details After Update is Unsuccessful Ford will Re-Push the Update</w:t>
        </w:r>
        <w:r w:rsidR="00EA4672">
          <w:rPr>
            <w:noProof/>
            <w:webHidden/>
          </w:rPr>
          <w:tab/>
        </w:r>
        <w:r w:rsidR="00EA4672">
          <w:rPr>
            <w:noProof/>
            <w:webHidden/>
          </w:rPr>
          <w:fldChar w:fldCharType="begin"/>
        </w:r>
        <w:r w:rsidR="00EA4672">
          <w:rPr>
            <w:noProof/>
            <w:webHidden/>
          </w:rPr>
          <w:instrText xml:space="preserve"> PAGEREF _Toc46730482 \h </w:instrText>
        </w:r>
        <w:r w:rsidR="00EA4672">
          <w:rPr>
            <w:noProof/>
            <w:webHidden/>
          </w:rPr>
        </w:r>
        <w:r w:rsidR="00EA4672">
          <w:rPr>
            <w:noProof/>
            <w:webHidden/>
          </w:rPr>
          <w:fldChar w:fldCharType="separate"/>
        </w:r>
        <w:r w:rsidR="005317C2">
          <w:rPr>
            <w:noProof/>
            <w:webHidden/>
          </w:rPr>
          <w:t>77</w:t>
        </w:r>
        <w:r w:rsidR="00EA4672">
          <w:rPr>
            <w:noProof/>
            <w:webHidden/>
          </w:rPr>
          <w:fldChar w:fldCharType="end"/>
        </w:r>
      </w:hyperlink>
    </w:p>
    <w:p w14:paraId="091D0054" w14:textId="701C284A" w:rsidR="00EA4672" w:rsidRDefault="00DC691E">
      <w:pPr>
        <w:pStyle w:val="TOC5"/>
        <w:tabs>
          <w:tab w:val="left" w:pos="1991"/>
          <w:tab w:val="right" w:leader="dot" w:pos="9350"/>
        </w:tabs>
        <w:rPr>
          <w:noProof/>
        </w:rPr>
      </w:pPr>
      <w:hyperlink w:anchor="_Toc46730483" w:history="1">
        <w:r w:rsidR="00EA4672" w:rsidRPr="00C71780">
          <w:rPr>
            <w:rStyle w:val="Hyperlink"/>
            <w:noProof/>
          </w:rPr>
          <w:t>4.4.5.1.24</w:t>
        </w:r>
        <w:r w:rsidR="00EA4672">
          <w:rPr>
            <w:noProof/>
          </w:rPr>
          <w:tab/>
        </w:r>
        <w:r w:rsidR="00EA4672" w:rsidRPr="00C71780">
          <w:rPr>
            <w:rStyle w:val="Hyperlink"/>
            <w:noProof/>
          </w:rPr>
          <w:t>FUR-REQ-392410/A-###R_FNC_Veh_HMI_SW_Details_023### Software Update Details after Update is Unsuccessful and Vehicle Requires Service</w:t>
        </w:r>
        <w:r w:rsidR="00EA4672">
          <w:rPr>
            <w:noProof/>
            <w:webHidden/>
          </w:rPr>
          <w:tab/>
        </w:r>
        <w:r w:rsidR="00EA4672">
          <w:rPr>
            <w:noProof/>
            <w:webHidden/>
          </w:rPr>
          <w:fldChar w:fldCharType="begin"/>
        </w:r>
        <w:r w:rsidR="00EA4672">
          <w:rPr>
            <w:noProof/>
            <w:webHidden/>
          </w:rPr>
          <w:instrText xml:space="preserve"> PAGEREF _Toc46730483 \h </w:instrText>
        </w:r>
        <w:r w:rsidR="00EA4672">
          <w:rPr>
            <w:noProof/>
            <w:webHidden/>
          </w:rPr>
        </w:r>
        <w:r w:rsidR="00EA4672">
          <w:rPr>
            <w:noProof/>
            <w:webHidden/>
          </w:rPr>
          <w:fldChar w:fldCharType="separate"/>
        </w:r>
        <w:r w:rsidR="005317C2">
          <w:rPr>
            <w:noProof/>
            <w:webHidden/>
          </w:rPr>
          <w:t>77</w:t>
        </w:r>
        <w:r w:rsidR="00EA4672">
          <w:rPr>
            <w:noProof/>
            <w:webHidden/>
          </w:rPr>
          <w:fldChar w:fldCharType="end"/>
        </w:r>
      </w:hyperlink>
    </w:p>
    <w:p w14:paraId="38A2536F" w14:textId="2D59A6B0" w:rsidR="00EA4672" w:rsidRDefault="00DC691E">
      <w:pPr>
        <w:pStyle w:val="TOC5"/>
        <w:tabs>
          <w:tab w:val="left" w:pos="1991"/>
          <w:tab w:val="right" w:leader="dot" w:pos="9350"/>
        </w:tabs>
        <w:rPr>
          <w:noProof/>
        </w:rPr>
      </w:pPr>
      <w:hyperlink w:anchor="_Toc46730484" w:history="1">
        <w:r w:rsidR="00EA4672" w:rsidRPr="00C71780">
          <w:rPr>
            <w:rStyle w:val="Hyperlink"/>
            <w:noProof/>
          </w:rPr>
          <w:t>4.4.5.1.25</w:t>
        </w:r>
        <w:r w:rsidR="00EA4672">
          <w:rPr>
            <w:noProof/>
          </w:rPr>
          <w:tab/>
        </w:r>
        <w:r w:rsidR="00EA4672" w:rsidRPr="00C71780">
          <w:rPr>
            <w:rStyle w:val="Hyperlink"/>
            <w:noProof/>
          </w:rPr>
          <w:t>REQ-395060/A-###R_FNC_Veh_HMI_SW_Details_029### Vehicle is Up-to-Date</w:t>
        </w:r>
        <w:r w:rsidR="00EA4672">
          <w:rPr>
            <w:noProof/>
            <w:webHidden/>
          </w:rPr>
          <w:tab/>
        </w:r>
        <w:r w:rsidR="00EA4672">
          <w:rPr>
            <w:noProof/>
            <w:webHidden/>
          </w:rPr>
          <w:fldChar w:fldCharType="begin"/>
        </w:r>
        <w:r w:rsidR="00EA4672">
          <w:rPr>
            <w:noProof/>
            <w:webHidden/>
          </w:rPr>
          <w:instrText xml:space="preserve"> PAGEREF _Toc46730484 \h </w:instrText>
        </w:r>
        <w:r w:rsidR="00EA4672">
          <w:rPr>
            <w:noProof/>
            <w:webHidden/>
          </w:rPr>
        </w:r>
        <w:r w:rsidR="00EA4672">
          <w:rPr>
            <w:noProof/>
            <w:webHidden/>
          </w:rPr>
          <w:fldChar w:fldCharType="separate"/>
        </w:r>
        <w:r w:rsidR="005317C2">
          <w:rPr>
            <w:noProof/>
            <w:webHidden/>
          </w:rPr>
          <w:t>77</w:t>
        </w:r>
        <w:r w:rsidR="00EA4672">
          <w:rPr>
            <w:noProof/>
            <w:webHidden/>
          </w:rPr>
          <w:fldChar w:fldCharType="end"/>
        </w:r>
      </w:hyperlink>
    </w:p>
    <w:p w14:paraId="466796A6" w14:textId="70759E98" w:rsidR="00EA4672" w:rsidRDefault="00DC691E">
      <w:pPr>
        <w:pStyle w:val="TOC5"/>
        <w:tabs>
          <w:tab w:val="left" w:pos="1991"/>
          <w:tab w:val="right" w:leader="dot" w:pos="9350"/>
        </w:tabs>
        <w:rPr>
          <w:noProof/>
        </w:rPr>
      </w:pPr>
      <w:hyperlink w:anchor="_Toc46730485" w:history="1">
        <w:r w:rsidR="00EA4672" w:rsidRPr="00C71780">
          <w:rPr>
            <w:rStyle w:val="Hyperlink"/>
            <w:noProof/>
          </w:rPr>
          <w:t>4.4.5.1.26</w:t>
        </w:r>
        <w:r w:rsidR="00EA4672">
          <w:rPr>
            <w:noProof/>
          </w:rPr>
          <w:tab/>
        </w:r>
        <w:r w:rsidR="00EA4672" w:rsidRPr="00C71780">
          <w:rPr>
            <w:rStyle w:val="Hyperlink"/>
            <w:noProof/>
          </w:rPr>
          <w:t>REQ-326576/C-###R_FNC_Veh_HMI_SW_Details_024### Software Update Date and Time</w:t>
        </w:r>
        <w:r w:rsidR="00EA4672">
          <w:rPr>
            <w:noProof/>
            <w:webHidden/>
          </w:rPr>
          <w:tab/>
        </w:r>
        <w:r w:rsidR="00EA4672">
          <w:rPr>
            <w:noProof/>
            <w:webHidden/>
          </w:rPr>
          <w:fldChar w:fldCharType="begin"/>
        </w:r>
        <w:r w:rsidR="00EA4672">
          <w:rPr>
            <w:noProof/>
            <w:webHidden/>
          </w:rPr>
          <w:instrText xml:space="preserve"> PAGEREF _Toc46730485 \h </w:instrText>
        </w:r>
        <w:r w:rsidR="00EA4672">
          <w:rPr>
            <w:noProof/>
            <w:webHidden/>
          </w:rPr>
        </w:r>
        <w:r w:rsidR="00EA4672">
          <w:rPr>
            <w:noProof/>
            <w:webHidden/>
          </w:rPr>
          <w:fldChar w:fldCharType="separate"/>
        </w:r>
        <w:r w:rsidR="005317C2">
          <w:rPr>
            <w:noProof/>
            <w:webHidden/>
          </w:rPr>
          <w:t>77</w:t>
        </w:r>
        <w:r w:rsidR="00EA4672">
          <w:rPr>
            <w:noProof/>
            <w:webHidden/>
          </w:rPr>
          <w:fldChar w:fldCharType="end"/>
        </w:r>
      </w:hyperlink>
    </w:p>
    <w:p w14:paraId="0F0B4988" w14:textId="4883328E" w:rsidR="00EA4672" w:rsidRDefault="00DC691E">
      <w:pPr>
        <w:pStyle w:val="TOC5"/>
        <w:tabs>
          <w:tab w:val="left" w:pos="1991"/>
          <w:tab w:val="right" w:leader="dot" w:pos="9350"/>
        </w:tabs>
        <w:rPr>
          <w:noProof/>
        </w:rPr>
      </w:pPr>
      <w:hyperlink w:anchor="_Toc46730486" w:history="1">
        <w:r w:rsidR="00EA4672" w:rsidRPr="00C71780">
          <w:rPr>
            <w:rStyle w:val="Hyperlink"/>
            <w:noProof/>
          </w:rPr>
          <w:t>4.4.5.1.27</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_Toc46730486 \h </w:instrText>
        </w:r>
        <w:r w:rsidR="00EA4672">
          <w:rPr>
            <w:noProof/>
            <w:webHidden/>
          </w:rPr>
        </w:r>
        <w:r w:rsidR="00EA4672">
          <w:rPr>
            <w:noProof/>
            <w:webHidden/>
          </w:rPr>
          <w:fldChar w:fldCharType="separate"/>
        </w:r>
        <w:r w:rsidR="005317C2">
          <w:rPr>
            <w:noProof/>
            <w:webHidden/>
          </w:rPr>
          <w:t>78</w:t>
        </w:r>
        <w:r w:rsidR="00EA4672">
          <w:rPr>
            <w:noProof/>
            <w:webHidden/>
          </w:rPr>
          <w:fldChar w:fldCharType="end"/>
        </w:r>
      </w:hyperlink>
    </w:p>
    <w:p w14:paraId="3F10971C" w14:textId="1DEE41F3"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487" w:history="1">
        <w:r w:rsidR="00EA4672" w:rsidRPr="00C71780">
          <w:rPr>
            <w:rStyle w:val="Hyperlink"/>
            <w:noProof/>
          </w:rPr>
          <w:t>4.4.5.2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_Toc46730487 \h </w:instrText>
        </w:r>
        <w:r w:rsidR="00EA4672">
          <w:rPr>
            <w:noProof/>
            <w:webHidden/>
          </w:rPr>
        </w:r>
        <w:r w:rsidR="00EA4672">
          <w:rPr>
            <w:noProof/>
            <w:webHidden/>
          </w:rPr>
          <w:fldChar w:fldCharType="separate"/>
        </w:r>
        <w:r w:rsidR="005317C2">
          <w:rPr>
            <w:noProof/>
            <w:webHidden/>
          </w:rPr>
          <w:t>78</w:t>
        </w:r>
        <w:r w:rsidR="00EA4672">
          <w:rPr>
            <w:noProof/>
            <w:webHidden/>
          </w:rPr>
          <w:fldChar w:fldCharType="end"/>
        </w:r>
      </w:hyperlink>
    </w:p>
    <w:p w14:paraId="7A81E98E" w14:textId="2B3AD157" w:rsidR="00EA4672" w:rsidRDefault="00DC691E">
      <w:pPr>
        <w:pStyle w:val="TOC5"/>
        <w:tabs>
          <w:tab w:val="left" w:pos="1880"/>
          <w:tab w:val="right" w:leader="dot" w:pos="9350"/>
        </w:tabs>
        <w:rPr>
          <w:noProof/>
        </w:rPr>
      </w:pPr>
      <w:hyperlink w:anchor="_Toc46730488" w:history="1">
        <w:r w:rsidR="00EA4672" w:rsidRPr="00C71780">
          <w:rPr>
            <w:rStyle w:val="Hyperlink"/>
            <w:noProof/>
          </w:rPr>
          <w:t>4.4.5.2.1</w:t>
        </w:r>
        <w:r w:rsidR="00EA4672">
          <w:rPr>
            <w:noProof/>
          </w:rPr>
          <w:tab/>
        </w:r>
        <w:r w:rsidR="00EA4672" w:rsidRPr="00C71780">
          <w:rPr>
            <w:rStyle w:val="Hyperlink"/>
            <w:noProof/>
          </w:rPr>
          <w:t>F-REQ-305288/D-###R_FNC_Veh_HMI_SW_Details_026### Software Update Details Display Time Out</w:t>
        </w:r>
        <w:r w:rsidR="00EA4672">
          <w:rPr>
            <w:noProof/>
            <w:webHidden/>
          </w:rPr>
          <w:tab/>
        </w:r>
        <w:r w:rsidR="00EA4672">
          <w:rPr>
            <w:noProof/>
            <w:webHidden/>
          </w:rPr>
          <w:fldChar w:fldCharType="begin"/>
        </w:r>
        <w:r w:rsidR="00EA4672">
          <w:rPr>
            <w:noProof/>
            <w:webHidden/>
          </w:rPr>
          <w:instrText xml:space="preserve"> PAGEREF _Toc46730488 \h </w:instrText>
        </w:r>
        <w:r w:rsidR="00EA4672">
          <w:rPr>
            <w:noProof/>
            <w:webHidden/>
          </w:rPr>
        </w:r>
        <w:r w:rsidR="00EA4672">
          <w:rPr>
            <w:noProof/>
            <w:webHidden/>
          </w:rPr>
          <w:fldChar w:fldCharType="separate"/>
        </w:r>
        <w:r w:rsidR="005317C2">
          <w:rPr>
            <w:noProof/>
            <w:webHidden/>
          </w:rPr>
          <w:t>78</w:t>
        </w:r>
        <w:r w:rsidR="00EA4672">
          <w:rPr>
            <w:noProof/>
            <w:webHidden/>
          </w:rPr>
          <w:fldChar w:fldCharType="end"/>
        </w:r>
      </w:hyperlink>
    </w:p>
    <w:p w14:paraId="64E9EB5D" w14:textId="138AE6F1" w:rsidR="00EA4672" w:rsidRDefault="00DC691E">
      <w:pPr>
        <w:pStyle w:val="TOC2"/>
        <w:tabs>
          <w:tab w:val="left" w:pos="800"/>
          <w:tab w:val="right" w:leader="dot" w:pos="9350"/>
        </w:tabs>
        <w:rPr>
          <w:rFonts w:asciiTheme="minorHAnsi" w:eastAsiaTheme="minorEastAsia" w:hAnsiTheme="minorHAnsi" w:cstheme="minorBidi"/>
          <w:noProof/>
          <w:sz w:val="22"/>
          <w:szCs w:val="22"/>
        </w:rPr>
      </w:pPr>
      <w:hyperlink w:anchor="_Toc46730489" w:history="1">
        <w:r w:rsidR="00EA4672" w:rsidRPr="00C71780">
          <w:rPr>
            <w:rStyle w:val="Hyperlink"/>
            <w:noProof/>
          </w:rPr>
          <w:t>4.5</w:t>
        </w:r>
        <w:r w:rsidR="00EA4672">
          <w:rPr>
            <w:rFonts w:asciiTheme="minorHAnsi" w:eastAsiaTheme="minorEastAsia" w:hAnsiTheme="minorHAnsi" w:cstheme="minorBidi"/>
            <w:noProof/>
            <w:sz w:val="22"/>
            <w:szCs w:val="22"/>
          </w:rPr>
          <w:tab/>
        </w:r>
        <w:r w:rsidR="00EA4672" w:rsidRPr="00C71780">
          <w:rPr>
            <w:rStyle w:val="Hyperlink"/>
            <w:noProof/>
          </w:rPr>
          <w:t>Logical Function Software Update Progress Bar</w:t>
        </w:r>
        <w:r w:rsidR="00EA4672">
          <w:rPr>
            <w:noProof/>
            <w:webHidden/>
          </w:rPr>
          <w:tab/>
        </w:r>
        <w:r w:rsidR="00EA4672">
          <w:rPr>
            <w:noProof/>
            <w:webHidden/>
          </w:rPr>
          <w:fldChar w:fldCharType="begin"/>
        </w:r>
        <w:r w:rsidR="00EA4672">
          <w:rPr>
            <w:noProof/>
            <w:webHidden/>
          </w:rPr>
          <w:instrText xml:space="preserve"> PAGEREF _Toc46730489 \h </w:instrText>
        </w:r>
        <w:r w:rsidR="00EA4672">
          <w:rPr>
            <w:noProof/>
            <w:webHidden/>
          </w:rPr>
        </w:r>
        <w:r w:rsidR="00EA4672">
          <w:rPr>
            <w:noProof/>
            <w:webHidden/>
          </w:rPr>
          <w:fldChar w:fldCharType="separate"/>
        </w:r>
        <w:r w:rsidR="005317C2">
          <w:rPr>
            <w:noProof/>
            <w:webHidden/>
          </w:rPr>
          <w:t>78</w:t>
        </w:r>
        <w:r w:rsidR="00EA4672">
          <w:rPr>
            <w:noProof/>
            <w:webHidden/>
          </w:rPr>
          <w:fldChar w:fldCharType="end"/>
        </w:r>
      </w:hyperlink>
    </w:p>
    <w:p w14:paraId="7CF73582" w14:textId="372572CE"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490" w:history="1">
        <w:r w:rsidR="00EA4672" w:rsidRPr="00C71780">
          <w:rPr>
            <w:rStyle w:val="Hyperlink"/>
            <w:noProof/>
          </w:rPr>
          <w:t>4.5.1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_Toc46730490 \h </w:instrText>
        </w:r>
        <w:r w:rsidR="00EA4672">
          <w:rPr>
            <w:noProof/>
            <w:webHidden/>
          </w:rPr>
        </w:r>
        <w:r w:rsidR="00EA4672">
          <w:rPr>
            <w:noProof/>
            <w:webHidden/>
          </w:rPr>
          <w:fldChar w:fldCharType="separate"/>
        </w:r>
        <w:r w:rsidR="005317C2">
          <w:rPr>
            <w:noProof/>
            <w:webHidden/>
          </w:rPr>
          <w:t>78</w:t>
        </w:r>
        <w:r w:rsidR="00EA4672">
          <w:rPr>
            <w:noProof/>
            <w:webHidden/>
          </w:rPr>
          <w:fldChar w:fldCharType="end"/>
        </w:r>
      </w:hyperlink>
    </w:p>
    <w:p w14:paraId="32CCBD8E" w14:textId="7498F328"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491" w:history="1">
        <w:r w:rsidR="00EA4672" w:rsidRPr="00C71780">
          <w:rPr>
            <w:rStyle w:val="Hyperlink"/>
            <w:noProof/>
          </w:rPr>
          <w:t>4.5.2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_Toc46730491 \h </w:instrText>
        </w:r>
        <w:r w:rsidR="00EA4672">
          <w:rPr>
            <w:noProof/>
            <w:webHidden/>
          </w:rPr>
        </w:r>
        <w:r w:rsidR="00EA4672">
          <w:rPr>
            <w:noProof/>
            <w:webHidden/>
          </w:rPr>
          <w:fldChar w:fldCharType="separate"/>
        </w:r>
        <w:r w:rsidR="005317C2">
          <w:rPr>
            <w:noProof/>
            <w:webHidden/>
          </w:rPr>
          <w:t>79</w:t>
        </w:r>
        <w:r w:rsidR="00EA4672">
          <w:rPr>
            <w:noProof/>
            <w:webHidden/>
          </w:rPr>
          <w:fldChar w:fldCharType="end"/>
        </w:r>
      </w:hyperlink>
    </w:p>
    <w:p w14:paraId="7390B7D7" w14:textId="07ED874A"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492" w:history="1">
        <w:r w:rsidR="00EA4672" w:rsidRPr="00C71780">
          <w:rPr>
            <w:rStyle w:val="Hyperlink"/>
            <w:noProof/>
          </w:rPr>
          <w:t>4.5.3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_Toc46730492 \h </w:instrText>
        </w:r>
        <w:r w:rsidR="00EA4672">
          <w:rPr>
            <w:noProof/>
            <w:webHidden/>
          </w:rPr>
        </w:r>
        <w:r w:rsidR="00EA4672">
          <w:rPr>
            <w:noProof/>
            <w:webHidden/>
          </w:rPr>
          <w:fldChar w:fldCharType="separate"/>
        </w:r>
        <w:r w:rsidR="005317C2">
          <w:rPr>
            <w:noProof/>
            <w:webHidden/>
          </w:rPr>
          <w:t>79</w:t>
        </w:r>
        <w:r w:rsidR="00EA4672">
          <w:rPr>
            <w:noProof/>
            <w:webHidden/>
          </w:rPr>
          <w:fldChar w:fldCharType="end"/>
        </w:r>
      </w:hyperlink>
    </w:p>
    <w:p w14:paraId="11E9A958" w14:textId="484FAE54"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493" w:history="1">
        <w:r w:rsidR="00EA4672" w:rsidRPr="00C71780">
          <w:rPr>
            <w:rStyle w:val="Hyperlink"/>
            <w:noProof/>
          </w:rPr>
          <w:t>4.5.3.1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_Toc46730493 \h </w:instrText>
        </w:r>
        <w:r w:rsidR="00EA4672">
          <w:rPr>
            <w:noProof/>
            <w:webHidden/>
          </w:rPr>
        </w:r>
        <w:r w:rsidR="00EA4672">
          <w:rPr>
            <w:noProof/>
            <w:webHidden/>
          </w:rPr>
          <w:fldChar w:fldCharType="separate"/>
        </w:r>
        <w:r w:rsidR="005317C2">
          <w:rPr>
            <w:noProof/>
            <w:webHidden/>
          </w:rPr>
          <w:t>79</w:t>
        </w:r>
        <w:r w:rsidR="00EA4672">
          <w:rPr>
            <w:noProof/>
            <w:webHidden/>
          </w:rPr>
          <w:fldChar w:fldCharType="end"/>
        </w:r>
      </w:hyperlink>
    </w:p>
    <w:p w14:paraId="4C1260B9" w14:textId="26C419CF"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494" w:history="1">
        <w:r w:rsidR="00EA4672" w:rsidRPr="00C71780">
          <w:rPr>
            <w:rStyle w:val="Hyperlink"/>
            <w:noProof/>
          </w:rPr>
          <w:t>4.5.3.2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_Toc46730494 \h </w:instrText>
        </w:r>
        <w:r w:rsidR="00EA4672">
          <w:rPr>
            <w:noProof/>
            <w:webHidden/>
          </w:rPr>
        </w:r>
        <w:r w:rsidR="00EA4672">
          <w:rPr>
            <w:noProof/>
            <w:webHidden/>
          </w:rPr>
          <w:fldChar w:fldCharType="separate"/>
        </w:r>
        <w:r w:rsidR="005317C2">
          <w:rPr>
            <w:noProof/>
            <w:webHidden/>
          </w:rPr>
          <w:t>79</w:t>
        </w:r>
        <w:r w:rsidR="00EA4672">
          <w:rPr>
            <w:noProof/>
            <w:webHidden/>
          </w:rPr>
          <w:fldChar w:fldCharType="end"/>
        </w:r>
      </w:hyperlink>
    </w:p>
    <w:p w14:paraId="7815652E" w14:textId="5815315E"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495" w:history="1">
        <w:r w:rsidR="00EA4672" w:rsidRPr="00C71780">
          <w:rPr>
            <w:rStyle w:val="Hyperlink"/>
            <w:noProof/>
          </w:rPr>
          <w:t>4.5.4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_Toc46730495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67D79CF4" w14:textId="51FDD3CB"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496" w:history="1">
        <w:r w:rsidR="00EA4672" w:rsidRPr="00C71780">
          <w:rPr>
            <w:rStyle w:val="Hyperlink"/>
            <w:noProof/>
          </w:rPr>
          <w:t>4.5.5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_Toc46730496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55AD3799" w14:textId="1B588391"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497" w:history="1">
        <w:r w:rsidR="00EA4672" w:rsidRPr="00C71780">
          <w:rPr>
            <w:rStyle w:val="Hyperlink"/>
            <w:noProof/>
          </w:rPr>
          <w:t>4.5.5.1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_Toc46730497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713AC531" w14:textId="247FB3EA" w:rsidR="00EA4672" w:rsidRDefault="00DC691E">
      <w:pPr>
        <w:pStyle w:val="TOC5"/>
        <w:tabs>
          <w:tab w:val="left" w:pos="1880"/>
          <w:tab w:val="right" w:leader="dot" w:pos="9350"/>
        </w:tabs>
        <w:rPr>
          <w:noProof/>
        </w:rPr>
      </w:pPr>
      <w:hyperlink w:anchor="_Toc46730498" w:history="1">
        <w:r w:rsidR="00EA4672" w:rsidRPr="00C71780">
          <w:rPr>
            <w:rStyle w:val="Hyperlink"/>
            <w:noProof/>
          </w:rPr>
          <w:t>4.5.5.1.1</w:t>
        </w:r>
        <w:r w:rsidR="00EA4672">
          <w:rPr>
            <w:noProof/>
          </w:rPr>
          <w:tab/>
        </w:r>
        <w:r w:rsidR="00EA4672" w:rsidRPr="00C71780">
          <w:rPr>
            <w:rStyle w:val="Hyperlink"/>
            <w:noProof/>
          </w:rPr>
          <w:t>F-REQ-305289/B-###R_FNC_Veh_HMI_Prog_Bar_001### Progress Bar for USB and Application Updates</w:t>
        </w:r>
        <w:r w:rsidR="00EA4672">
          <w:rPr>
            <w:noProof/>
            <w:webHidden/>
          </w:rPr>
          <w:tab/>
        </w:r>
        <w:r w:rsidR="00EA4672">
          <w:rPr>
            <w:noProof/>
            <w:webHidden/>
          </w:rPr>
          <w:fldChar w:fldCharType="begin"/>
        </w:r>
        <w:r w:rsidR="00EA4672">
          <w:rPr>
            <w:noProof/>
            <w:webHidden/>
          </w:rPr>
          <w:instrText xml:space="preserve"> PAGEREF _Toc46730498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76ABD61E" w14:textId="12BF1A66" w:rsidR="00EA4672" w:rsidRDefault="00DC691E">
      <w:pPr>
        <w:pStyle w:val="TOC5"/>
        <w:tabs>
          <w:tab w:val="left" w:pos="1880"/>
          <w:tab w:val="right" w:leader="dot" w:pos="9350"/>
        </w:tabs>
        <w:rPr>
          <w:noProof/>
        </w:rPr>
      </w:pPr>
      <w:hyperlink w:anchor="_Toc46730499" w:history="1">
        <w:r w:rsidR="00EA4672" w:rsidRPr="00C71780">
          <w:rPr>
            <w:rStyle w:val="Hyperlink"/>
            <w:noProof/>
          </w:rPr>
          <w:t>4.5.5.1.2</w:t>
        </w:r>
        <w:r w:rsidR="00EA4672">
          <w:rPr>
            <w:noProof/>
          </w:rPr>
          <w:tab/>
        </w:r>
        <w:r w:rsidR="00EA4672" w:rsidRPr="00C71780">
          <w:rPr>
            <w:rStyle w:val="Hyperlink"/>
            <w:noProof/>
          </w:rPr>
          <w:t>F-REQ-305290/B-###R_FNC_Veh_HMI_Prog_Bar_002### Progress Bar Accuracy</w:t>
        </w:r>
        <w:r w:rsidR="00EA4672">
          <w:rPr>
            <w:noProof/>
            <w:webHidden/>
          </w:rPr>
          <w:tab/>
        </w:r>
        <w:r w:rsidR="00EA4672">
          <w:rPr>
            <w:noProof/>
            <w:webHidden/>
          </w:rPr>
          <w:fldChar w:fldCharType="begin"/>
        </w:r>
        <w:r w:rsidR="00EA4672">
          <w:rPr>
            <w:noProof/>
            <w:webHidden/>
          </w:rPr>
          <w:instrText xml:space="preserve"> PAGEREF _Toc46730499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39423DB3" w14:textId="4FF408F3" w:rsidR="00EA4672" w:rsidRDefault="00DC691E">
      <w:pPr>
        <w:pStyle w:val="TOC5"/>
        <w:tabs>
          <w:tab w:val="left" w:pos="1880"/>
          <w:tab w:val="right" w:leader="dot" w:pos="9350"/>
        </w:tabs>
        <w:rPr>
          <w:noProof/>
        </w:rPr>
      </w:pPr>
      <w:hyperlink w:anchor="_Toc46730500" w:history="1">
        <w:r w:rsidR="00EA4672" w:rsidRPr="00C71780">
          <w:rPr>
            <w:rStyle w:val="Hyperlink"/>
            <w:noProof/>
          </w:rPr>
          <w:t>4.5.5.1.3</w:t>
        </w:r>
        <w:r w:rsidR="00EA4672">
          <w:rPr>
            <w:noProof/>
          </w:rPr>
          <w:tab/>
        </w:r>
        <w:r w:rsidR="00EA4672" w:rsidRPr="00C71780">
          <w:rPr>
            <w:rStyle w:val="Hyperlink"/>
            <w:noProof/>
          </w:rPr>
          <w:t>F-REQ-305291/B-###R_FNC_Veh_HMI_Prog_Bar_003### Master Reset during Check for Updates in process</w:t>
        </w:r>
        <w:r w:rsidR="00EA4672">
          <w:rPr>
            <w:noProof/>
            <w:webHidden/>
          </w:rPr>
          <w:tab/>
        </w:r>
        <w:r w:rsidR="00EA4672">
          <w:rPr>
            <w:noProof/>
            <w:webHidden/>
          </w:rPr>
          <w:fldChar w:fldCharType="begin"/>
        </w:r>
        <w:r w:rsidR="00EA4672">
          <w:rPr>
            <w:noProof/>
            <w:webHidden/>
          </w:rPr>
          <w:instrText xml:space="preserve"> PAGEREF _Toc46730500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3D45DF28" w14:textId="33E1F476" w:rsidR="00EA4672" w:rsidRDefault="00DC691E">
      <w:pPr>
        <w:pStyle w:val="TOC5"/>
        <w:tabs>
          <w:tab w:val="left" w:pos="1880"/>
          <w:tab w:val="right" w:leader="dot" w:pos="9350"/>
        </w:tabs>
        <w:rPr>
          <w:noProof/>
        </w:rPr>
      </w:pPr>
      <w:hyperlink w:anchor="_Toc46730501" w:history="1">
        <w:r w:rsidR="00EA4672" w:rsidRPr="00C71780">
          <w:rPr>
            <w:rStyle w:val="Hyperlink"/>
            <w:noProof/>
          </w:rPr>
          <w:t>4.5.5.1.4</w:t>
        </w:r>
        <w:r w:rsidR="00EA4672">
          <w:rPr>
            <w:noProof/>
          </w:rPr>
          <w:tab/>
        </w:r>
        <w:r w:rsidR="00EA4672" w:rsidRPr="00C71780">
          <w:rPr>
            <w:rStyle w:val="Hyperlink"/>
            <w:noProof/>
          </w:rPr>
          <w:t>F-REQ-305292/B-###R_FNC_Veh_HMI_Prog_Bar_004### Reset Progress Bar</w:t>
        </w:r>
        <w:r w:rsidR="00EA4672">
          <w:rPr>
            <w:noProof/>
            <w:webHidden/>
          </w:rPr>
          <w:tab/>
        </w:r>
        <w:r w:rsidR="00EA4672">
          <w:rPr>
            <w:noProof/>
            <w:webHidden/>
          </w:rPr>
          <w:fldChar w:fldCharType="begin"/>
        </w:r>
        <w:r w:rsidR="00EA4672">
          <w:rPr>
            <w:noProof/>
            <w:webHidden/>
          </w:rPr>
          <w:instrText xml:space="preserve"> PAGEREF _Toc46730501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3C8EE749" w14:textId="14586BD2" w:rsidR="00EA4672" w:rsidRDefault="00DC691E">
      <w:pPr>
        <w:pStyle w:val="TOC5"/>
        <w:tabs>
          <w:tab w:val="left" w:pos="1880"/>
          <w:tab w:val="right" w:leader="dot" w:pos="9350"/>
        </w:tabs>
        <w:rPr>
          <w:noProof/>
        </w:rPr>
      </w:pPr>
      <w:hyperlink w:anchor="_Toc46730502" w:history="1">
        <w:r w:rsidR="00EA4672" w:rsidRPr="00C71780">
          <w:rPr>
            <w:rStyle w:val="Hyperlink"/>
            <w:noProof/>
          </w:rPr>
          <w:t>4.5.5.1.5</w:t>
        </w:r>
        <w:r w:rsidR="00EA4672">
          <w:rPr>
            <w:noProof/>
          </w:rPr>
          <w:tab/>
        </w:r>
        <w:r w:rsidR="00EA4672" w:rsidRPr="00C71780">
          <w:rPr>
            <w:rStyle w:val="Hyperlink"/>
            <w:noProof/>
          </w:rPr>
          <w:t>F-REQ-305293/B-###R_FNC_Veh_HMI_Prog_Bar_005### Progress Bar for Check for Update is in Process</w:t>
        </w:r>
        <w:r w:rsidR="00EA4672">
          <w:rPr>
            <w:noProof/>
            <w:webHidden/>
          </w:rPr>
          <w:tab/>
        </w:r>
        <w:r w:rsidR="00EA4672">
          <w:rPr>
            <w:noProof/>
            <w:webHidden/>
          </w:rPr>
          <w:fldChar w:fldCharType="begin"/>
        </w:r>
        <w:r w:rsidR="00EA4672">
          <w:rPr>
            <w:noProof/>
            <w:webHidden/>
          </w:rPr>
          <w:instrText xml:space="preserve"> PAGEREF _Toc46730502 \h </w:instrText>
        </w:r>
        <w:r w:rsidR="00EA4672">
          <w:rPr>
            <w:noProof/>
            <w:webHidden/>
          </w:rPr>
        </w:r>
        <w:r w:rsidR="00EA4672">
          <w:rPr>
            <w:noProof/>
            <w:webHidden/>
          </w:rPr>
          <w:fldChar w:fldCharType="separate"/>
        </w:r>
        <w:r w:rsidR="005317C2">
          <w:rPr>
            <w:noProof/>
            <w:webHidden/>
          </w:rPr>
          <w:t>81</w:t>
        </w:r>
        <w:r w:rsidR="00EA4672">
          <w:rPr>
            <w:noProof/>
            <w:webHidden/>
          </w:rPr>
          <w:fldChar w:fldCharType="end"/>
        </w:r>
      </w:hyperlink>
    </w:p>
    <w:p w14:paraId="514BA89F" w14:textId="1F5BC35C" w:rsidR="00EA4672" w:rsidRDefault="00DC691E">
      <w:pPr>
        <w:pStyle w:val="TOC5"/>
        <w:tabs>
          <w:tab w:val="left" w:pos="1880"/>
          <w:tab w:val="right" w:leader="dot" w:pos="9350"/>
        </w:tabs>
        <w:rPr>
          <w:noProof/>
        </w:rPr>
      </w:pPr>
      <w:hyperlink w:anchor="_Toc46730503" w:history="1">
        <w:r w:rsidR="00EA4672" w:rsidRPr="00C71780">
          <w:rPr>
            <w:rStyle w:val="Hyperlink"/>
            <w:noProof/>
          </w:rPr>
          <w:t>4.5.5.1.6</w:t>
        </w:r>
        <w:r w:rsidR="00EA4672">
          <w:rPr>
            <w:noProof/>
          </w:rPr>
          <w:tab/>
        </w:r>
        <w:r w:rsidR="00EA4672" w:rsidRPr="00C71780">
          <w:rPr>
            <w:rStyle w:val="Hyperlink"/>
            <w:noProof/>
          </w:rPr>
          <w:t>F-REQ-305294/C-###R_FNC_Veh_HMI_Prog_Bar_006### Progress Bar during USB update</w:t>
        </w:r>
        <w:r w:rsidR="00EA4672">
          <w:rPr>
            <w:noProof/>
            <w:webHidden/>
          </w:rPr>
          <w:tab/>
        </w:r>
        <w:r w:rsidR="00EA4672">
          <w:rPr>
            <w:noProof/>
            <w:webHidden/>
          </w:rPr>
          <w:fldChar w:fldCharType="begin"/>
        </w:r>
        <w:r w:rsidR="00EA4672">
          <w:rPr>
            <w:noProof/>
            <w:webHidden/>
          </w:rPr>
          <w:instrText xml:space="preserve"> PAGEREF _Toc46730503 \h </w:instrText>
        </w:r>
        <w:r w:rsidR="00EA4672">
          <w:rPr>
            <w:noProof/>
            <w:webHidden/>
          </w:rPr>
        </w:r>
        <w:r w:rsidR="00EA4672">
          <w:rPr>
            <w:noProof/>
            <w:webHidden/>
          </w:rPr>
          <w:fldChar w:fldCharType="separate"/>
        </w:r>
        <w:r w:rsidR="005317C2">
          <w:rPr>
            <w:noProof/>
            <w:webHidden/>
          </w:rPr>
          <w:t>81</w:t>
        </w:r>
        <w:r w:rsidR="00EA4672">
          <w:rPr>
            <w:noProof/>
            <w:webHidden/>
          </w:rPr>
          <w:fldChar w:fldCharType="end"/>
        </w:r>
      </w:hyperlink>
    </w:p>
    <w:p w14:paraId="5E90B214" w14:textId="3DC929C3" w:rsidR="00EA4672" w:rsidRDefault="00DC691E">
      <w:pPr>
        <w:pStyle w:val="TOC5"/>
        <w:tabs>
          <w:tab w:val="left" w:pos="1880"/>
          <w:tab w:val="right" w:leader="dot" w:pos="9350"/>
        </w:tabs>
        <w:rPr>
          <w:noProof/>
        </w:rPr>
      </w:pPr>
      <w:hyperlink w:anchor="_Toc46730504" w:history="1">
        <w:r w:rsidR="00EA4672" w:rsidRPr="00C71780">
          <w:rPr>
            <w:rStyle w:val="Hyperlink"/>
            <w:noProof/>
          </w:rPr>
          <w:t>4.5.5.1.7</w:t>
        </w:r>
        <w:r w:rsidR="00EA4672">
          <w:rPr>
            <w:noProof/>
          </w:rPr>
          <w:tab/>
        </w:r>
        <w:r w:rsidR="00EA4672" w:rsidRPr="00C71780">
          <w:rPr>
            <w:rStyle w:val="Hyperlink"/>
            <w:noProof/>
          </w:rPr>
          <w:t>F-REQ-305295/B-###R_FNC_Veh_HMI_Prog_Bar_007### Progress Bar when System is Checking for Updates</w:t>
        </w:r>
        <w:r w:rsidR="00EA4672">
          <w:rPr>
            <w:noProof/>
            <w:webHidden/>
          </w:rPr>
          <w:tab/>
        </w:r>
        <w:r w:rsidR="00EA4672">
          <w:rPr>
            <w:noProof/>
            <w:webHidden/>
          </w:rPr>
          <w:fldChar w:fldCharType="begin"/>
        </w:r>
        <w:r w:rsidR="00EA4672">
          <w:rPr>
            <w:noProof/>
            <w:webHidden/>
          </w:rPr>
          <w:instrText xml:space="preserve"> PAGEREF _Toc46730504 \h </w:instrText>
        </w:r>
        <w:r w:rsidR="00EA4672">
          <w:rPr>
            <w:noProof/>
            <w:webHidden/>
          </w:rPr>
        </w:r>
        <w:r w:rsidR="00EA4672">
          <w:rPr>
            <w:noProof/>
            <w:webHidden/>
          </w:rPr>
          <w:fldChar w:fldCharType="separate"/>
        </w:r>
        <w:r w:rsidR="005317C2">
          <w:rPr>
            <w:noProof/>
            <w:webHidden/>
          </w:rPr>
          <w:t>81</w:t>
        </w:r>
        <w:r w:rsidR="00EA4672">
          <w:rPr>
            <w:noProof/>
            <w:webHidden/>
          </w:rPr>
          <w:fldChar w:fldCharType="end"/>
        </w:r>
      </w:hyperlink>
    </w:p>
    <w:p w14:paraId="700C8CB1" w14:textId="531E393B" w:rsidR="00EA4672" w:rsidRDefault="00DC691E">
      <w:pPr>
        <w:pStyle w:val="TOC5"/>
        <w:tabs>
          <w:tab w:val="left" w:pos="1880"/>
          <w:tab w:val="right" w:leader="dot" w:pos="9350"/>
        </w:tabs>
        <w:rPr>
          <w:noProof/>
        </w:rPr>
      </w:pPr>
      <w:hyperlink w:anchor="_Toc46730505" w:history="1">
        <w:r w:rsidR="00EA4672" w:rsidRPr="00C71780">
          <w:rPr>
            <w:rStyle w:val="Hyperlink"/>
            <w:noProof/>
          </w:rPr>
          <w:t>4.5.5.1.8</w:t>
        </w:r>
        <w:r w:rsidR="00EA4672">
          <w:rPr>
            <w:noProof/>
          </w:rPr>
          <w:tab/>
        </w:r>
        <w:r w:rsidR="00EA4672" w:rsidRPr="00C71780">
          <w:rPr>
            <w:rStyle w:val="Hyperlink"/>
            <w:noProof/>
          </w:rPr>
          <w:t>REQ-326187/A-###R_FNC_Veh_HMI_Prog_Bar_008### Reset Progress Bar when software update Failed</w:t>
        </w:r>
        <w:r w:rsidR="00EA4672">
          <w:rPr>
            <w:noProof/>
            <w:webHidden/>
          </w:rPr>
          <w:tab/>
        </w:r>
        <w:r w:rsidR="00EA4672">
          <w:rPr>
            <w:noProof/>
            <w:webHidden/>
          </w:rPr>
          <w:fldChar w:fldCharType="begin"/>
        </w:r>
        <w:r w:rsidR="00EA4672">
          <w:rPr>
            <w:noProof/>
            <w:webHidden/>
          </w:rPr>
          <w:instrText xml:space="preserve"> PAGEREF _Toc46730505 \h </w:instrText>
        </w:r>
        <w:r w:rsidR="00EA4672">
          <w:rPr>
            <w:noProof/>
            <w:webHidden/>
          </w:rPr>
        </w:r>
        <w:r w:rsidR="00EA4672">
          <w:rPr>
            <w:noProof/>
            <w:webHidden/>
          </w:rPr>
          <w:fldChar w:fldCharType="separate"/>
        </w:r>
        <w:r w:rsidR="005317C2">
          <w:rPr>
            <w:noProof/>
            <w:webHidden/>
          </w:rPr>
          <w:t>82</w:t>
        </w:r>
        <w:r w:rsidR="00EA4672">
          <w:rPr>
            <w:noProof/>
            <w:webHidden/>
          </w:rPr>
          <w:fldChar w:fldCharType="end"/>
        </w:r>
      </w:hyperlink>
    </w:p>
    <w:p w14:paraId="2C7E63EE" w14:textId="444D9A42" w:rsidR="00EA4672" w:rsidRDefault="00DC691E">
      <w:pPr>
        <w:pStyle w:val="TOC5"/>
        <w:tabs>
          <w:tab w:val="left" w:pos="1880"/>
          <w:tab w:val="right" w:leader="dot" w:pos="9350"/>
        </w:tabs>
        <w:rPr>
          <w:noProof/>
        </w:rPr>
      </w:pPr>
      <w:hyperlink w:anchor="_Toc46730506" w:history="1">
        <w:r w:rsidR="00EA4672" w:rsidRPr="00C71780">
          <w:rPr>
            <w:rStyle w:val="Hyperlink"/>
            <w:noProof/>
          </w:rPr>
          <w:t>4.5.5.1.9</w:t>
        </w:r>
        <w:r w:rsidR="00EA4672">
          <w:rPr>
            <w:noProof/>
          </w:rPr>
          <w:tab/>
        </w:r>
        <w:r w:rsidR="00EA4672" w:rsidRPr="00C71780">
          <w:rPr>
            <w:rStyle w:val="Hyperlink"/>
            <w:noProof/>
          </w:rPr>
          <w:t>REQ-326188/A-###R_FNC_Veh_HMI_Prog_Bar_009### Master Reset</w:t>
        </w:r>
        <w:r w:rsidR="00EA4672">
          <w:rPr>
            <w:noProof/>
            <w:webHidden/>
          </w:rPr>
          <w:tab/>
        </w:r>
        <w:r w:rsidR="00EA4672">
          <w:rPr>
            <w:noProof/>
            <w:webHidden/>
          </w:rPr>
          <w:fldChar w:fldCharType="begin"/>
        </w:r>
        <w:r w:rsidR="00EA4672">
          <w:rPr>
            <w:noProof/>
            <w:webHidden/>
          </w:rPr>
          <w:instrText xml:space="preserve"> PAGEREF _Toc46730506 \h </w:instrText>
        </w:r>
        <w:r w:rsidR="00EA4672">
          <w:rPr>
            <w:noProof/>
            <w:webHidden/>
          </w:rPr>
        </w:r>
        <w:r w:rsidR="00EA4672">
          <w:rPr>
            <w:noProof/>
            <w:webHidden/>
          </w:rPr>
          <w:fldChar w:fldCharType="separate"/>
        </w:r>
        <w:r w:rsidR="005317C2">
          <w:rPr>
            <w:noProof/>
            <w:webHidden/>
          </w:rPr>
          <w:t>82</w:t>
        </w:r>
        <w:r w:rsidR="00EA4672">
          <w:rPr>
            <w:noProof/>
            <w:webHidden/>
          </w:rPr>
          <w:fldChar w:fldCharType="end"/>
        </w:r>
      </w:hyperlink>
    </w:p>
    <w:p w14:paraId="07CC5E3B" w14:textId="21F4CF6E" w:rsidR="00EA4672" w:rsidRDefault="00DC691E">
      <w:pPr>
        <w:pStyle w:val="TOC5"/>
        <w:tabs>
          <w:tab w:val="left" w:pos="1991"/>
          <w:tab w:val="right" w:leader="dot" w:pos="9350"/>
        </w:tabs>
        <w:rPr>
          <w:noProof/>
        </w:rPr>
      </w:pPr>
      <w:hyperlink w:anchor="_Toc46730507" w:history="1">
        <w:r w:rsidR="00EA4672" w:rsidRPr="00C71780">
          <w:rPr>
            <w:rStyle w:val="Hyperlink"/>
            <w:noProof/>
          </w:rPr>
          <w:t>4.5.5.1.10</w:t>
        </w:r>
        <w:r w:rsidR="00EA4672">
          <w:rPr>
            <w:noProof/>
          </w:rPr>
          <w:tab/>
        </w:r>
        <w:r w:rsidR="00EA4672" w:rsidRPr="00C71780">
          <w:rPr>
            <w:rStyle w:val="Hyperlink"/>
            <w:noProof/>
          </w:rPr>
          <w:t>REQ-368885/B-###R_FNC_Veh_HMI_Prog_Bar_010### Progress Bar During OTA Updates</w:t>
        </w:r>
        <w:r w:rsidR="00EA4672">
          <w:rPr>
            <w:noProof/>
            <w:webHidden/>
          </w:rPr>
          <w:tab/>
        </w:r>
        <w:r w:rsidR="00EA4672">
          <w:rPr>
            <w:noProof/>
            <w:webHidden/>
          </w:rPr>
          <w:fldChar w:fldCharType="begin"/>
        </w:r>
        <w:r w:rsidR="00EA4672">
          <w:rPr>
            <w:noProof/>
            <w:webHidden/>
          </w:rPr>
          <w:instrText xml:space="preserve"> PAGEREF _Toc46730507 \h </w:instrText>
        </w:r>
        <w:r w:rsidR="00EA4672">
          <w:rPr>
            <w:noProof/>
            <w:webHidden/>
          </w:rPr>
        </w:r>
        <w:r w:rsidR="00EA4672">
          <w:rPr>
            <w:noProof/>
            <w:webHidden/>
          </w:rPr>
          <w:fldChar w:fldCharType="separate"/>
        </w:r>
        <w:r w:rsidR="005317C2">
          <w:rPr>
            <w:noProof/>
            <w:webHidden/>
          </w:rPr>
          <w:t>82</w:t>
        </w:r>
        <w:r w:rsidR="00EA4672">
          <w:rPr>
            <w:noProof/>
            <w:webHidden/>
          </w:rPr>
          <w:fldChar w:fldCharType="end"/>
        </w:r>
      </w:hyperlink>
    </w:p>
    <w:p w14:paraId="4647BCD3" w14:textId="24478B7F" w:rsidR="00EA4672" w:rsidRDefault="00DC691E">
      <w:pPr>
        <w:pStyle w:val="TOC5"/>
        <w:tabs>
          <w:tab w:val="left" w:pos="1991"/>
          <w:tab w:val="right" w:leader="dot" w:pos="9350"/>
        </w:tabs>
        <w:rPr>
          <w:noProof/>
        </w:rPr>
      </w:pPr>
      <w:hyperlink w:anchor="_Toc46730508" w:history="1">
        <w:r w:rsidR="00EA4672" w:rsidRPr="00C71780">
          <w:rPr>
            <w:rStyle w:val="Hyperlink"/>
            <w:noProof/>
          </w:rPr>
          <w:t>4.5.5.1.11</w:t>
        </w:r>
        <w:r w:rsidR="00EA4672">
          <w:rPr>
            <w:noProof/>
          </w:rPr>
          <w:tab/>
        </w:r>
        <w:r w:rsidR="00EA4672" w:rsidRPr="00C71780">
          <w:rPr>
            <w:rStyle w:val="Hyperlink"/>
            <w:noProof/>
          </w:rPr>
          <w:t>REQ-368889/A-###R_FNC_Veh_HMI_Prog_Bar_011### Download and File Trasnfer Progress Bar</w:t>
        </w:r>
        <w:r w:rsidR="00EA4672">
          <w:rPr>
            <w:noProof/>
            <w:webHidden/>
          </w:rPr>
          <w:tab/>
        </w:r>
        <w:r w:rsidR="00EA4672">
          <w:rPr>
            <w:noProof/>
            <w:webHidden/>
          </w:rPr>
          <w:fldChar w:fldCharType="begin"/>
        </w:r>
        <w:r w:rsidR="00EA4672">
          <w:rPr>
            <w:noProof/>
            <w:webHidden/>
          </w:rPr>
          <w:instrText xml:space="preserve"> PAGEREF _Toc46730508 \h </w:instrText>
        </w:r>
        <w:r w:rsidR="00EA4672">
          <w:rPr>
            <w:noProof/>
            <w:webHidden/>
          </w:rPr>
        </w:r>
        <w:r w:rsidR="00EA4672">
          <w:rPr>
            <w:noProof/>
            <w:webHidden/>
          </w:rPr>
          <w:fldChar w:fldCharType="separate"/>
        </w:r>
        <w:r w:rsidR="005317C2">
          <w:rPr>
            <w:noProof/>
            <w:webHidden/>
          </w:rPr>
          <w:t>82</w:t>
        </w:r>
        <w:r w:rsidR="00EA4672">
          <w:rPr>
            <w:noProof/>
            <w:webHidden/>
          </w:rPr>
          <w:fldChar w:fldCharType="end"/>
        </w:r>
      </w:hyperlink>
    </w:p>
    <w:p w14:paraId="4923B7C1" w14:textId="2E77A7DD" w:rsidR="00EA4672" w:rsidRDefault="00DC691E">
      <w:pPr>
        <w:pStyle w:val="TOC5"/>
        <w:tabs>
          <w:tab w:val="left" w:pos="1991"/>
          <w:tab w:val="right" w:leader="dot" w:pos="9350"/>
        </w:tabs>
        <w:rPr>
          <w:noProof/>
        </w:rPr>
      </w:pPr>
      <w:hyperlink w:anchor="_Toc46730509" w:history="1">
        <w:r w:rsidR="00EA4672" w:rsidRPr="00C71780">
          <w:rPr>
            <w:rStyle w:val="Hyperlink"/>
            <w:noProof/>
          </w:rPr>
          <w:t>4.5.5.1.12</w:t>
        </w:r>
        <w:r w:rsidR="00EA4672">
          <w:rPr>
            <w:noProof/>
          </w:rPr>
          <w:tab/>
        </w:r>
        <w:r w:rsidR="00EA4672" w:rsidRPr="00C71780">
          <w:rPr>
            <w:rStyle w:val="Hyperlink"/>
            <w:noProof/>
          </w:rPr>
          <w:t>REQ-395035/A-###R_FNC_Veh_HMI_Prog_Bar_014### Is User was Notify for Software Download over Wi-Fi HMI shall show Progress Bar with Percentage</w:t>
        </w:r>
        <w:r w:rsidR="00EA4672">
          <w:rPr>
            <w:noProof/>
            <w:webHidden/>
          </w:rPr>
          <w:tab/>
        </w:r>
        <w:r w:rsidR="00EA4672">
          <w:rPr>
            <w:noProof/>
            <w:webHidden/>
          </w:rPr>
          <w:fldChar w:fldCharType="begin"/>
        </w:r>
        <w:r w:rsidR="00EA4672">
          <w:rPr>
            <w:noProof/>
            <w:webHidden/>
          </w:rPr>
          <w:instrText xml:space="preserve"> PAGEREF _Toc46730509 \h </w:instrText>
        </w:r>
        <w:r w:rsidR="00EA4672">
          <w:rPr>
            <w:noProof/>
            <w:webHidden/>
          </w:rPr>
        </w:r>
        <w:r w:rsidR="00EA4672">
          <w:rPr>
            <w:noProof/>
            <w:webHidden/>
          </w:rPr>
          <w:fldChar w:fldCharType="separate"/>
        </w:r>
        <w:r w:rsidR="005317C2">
          <w:rPr>
            <w:noProof/>
            <w:webHidden/>
          </w:rPr>
          <w:t>82</w:t>
        </w:r>
        <w:r w:rsidR="00EA4672">
          <w:rPr>
            <w:noProof/>
            <w:webHidden/>
          </w:rPr>
          <w:fldChar w:fldCharType="end"/>
        </w:r>
      </w:hyperlink>
    </w:p>
    <w:p w14:paraId="7A4D3D6D" w14:textId="36A9ED21" w:rsidR="00EA4672" w:rsidRDefault="00DC691E">
      <w:pPr>
        <w:pStyle w:val="TOC5"/>
        <w:tabs>
          <w:tab w:val="left" w:pos="1991"/>
          <w:tab w:val="right" w:leader="dot" w:pos="9350"/>
        </w:tabs>
        <w:rPr>
          <w:noProof/>
        </w:rPr>
      </w:pPr>
      <w:hyperlink w:anchor="_Toc46730510" w:history="1">
        <w:r w:rsidR="00EA4672" w:rsidRPr="00C71780">
          <w:rPr>
            <w:rStyle w:val="Hyperlink"/>
            <w:noProof/>
          </w:rPr>
          <w:t>4.5.5.1.13</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_Toc46730510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003A8865" w14:textId="44F0444B"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11" w:history="1">
        <w:r w:rsidR="00EA4672" w:rsidRPr="00C71780">
          <w:rPr>
            <w:rStyle w:val="Hyperlink"/>
            <w:noProof/>
          </w:rPr>
          <w:t>4.5.5.2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_Toc46730511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608F3FAA" w14:textId="468F4B98" w:rsidR="00EA4672" w:rsidRDefault="00DC691E">
      <w:pPr>
        <w:pStyle w:val="TOC5"/>
        <w:tabs>
          <w:tab w:val="left" w:pos="1880"/>
          <w:tab w:val="right" w:leader="dot" w:pos="9350"/>
        </w:tabs>
        <w:rPr>
          <w:noProof/>
        </w:rPr>
      </w:pPr>
      <w:hyperlink w:anchor="_Toc46730512" w:history="1">
        <w:r w:rsidR="00EA4672" w:rsidRPr="00C71780">
          <w:rPr>
            <w:rStyle w:val="Hyperlink"/>
            <w:noProof/>
          </w:rPr>
          <w:t>4.5.5.2.1</w:t>
        </w:r>
        <w:r w:rsidR="00EA4672">
          <w:rPr>
            <w:noProof/>
          </w:rPr>
          <w:tab/>
        </w:r>
        <w:r w:rsidR="00EA4672" w:rsidRPr="00C71780">
          <w:rPr>
            <w:rStyle w:val="Hyperlink"/>
            <w:noProof/>
          </w:rPr>
          <w:t>F-REQ-305297/C-###R_FNC_Veh_HMI_Prog_Bar_013### Progress Bar Details</w:t>
        </w:r>
        <w:r w:rsidR="00EA4672">
          <w:rPr>
            <w:noProof/>
            <w:webHidden/>
          </w:rPr>
          <w:tab/>
        </w:r>
        <w:r w:rsidR="00EA4672">
          <w:rPr>
            <w:noProof/>
            <w:webHidden/>
          </w:rPr>
          <w:fldChar w:fldCharType="begin"/>
        </w:r>
        <w:r w:rsidR="00EA4672">
          <w:rPr>
            <w:noProof/>
            <w:webHidden/>
          </w:rPr>
          <w:instrText xml:space="preserve"> PAGEREF _Toc46730512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728A46B5" w14:textId="65ADBDCB" w:rsidR="00EA4672" w:rsidRDefault="00DC691E">
      <w:pPr>
        <w:pStyle w:val="TOC2"/>
        <w:tabs>
          <w:tab w:val="left" w:pos="800"/>
          <w:tab w:val="right" w:leader="dot" w:pos="9350"/>
        </w:tabs>
        <w:rPr>
          <w:rFonts w:asciiTheme="minorHAnsi" w:eastAsiaTheme="minorEastAsia" w:hAnsiTheme="minorHAnsi" w:cstheme="minorBidi"/>
          <w:noProof/>
          <w:sz w:val="22"/>
          <w:szCs w:val="22"/>
        </w:rPr>
      </w:pPr>
      <w:hyperlink w:anchor="_Toc46730513" w:history="1">
        <w:r w:rsidR="00EA4672" w:rsidRPr="00C71780">
          <w:rPr>
            <w:rStyle w:val="Hyperlink"/>
            <w:noProof/>
          </w:rPr>
          <w:t>4.6</w:t>
        </w:r>
        <w:r w:rsidR="00EA4672">
          <w:rPr>
            <w:rFonts w:asciiTheme="minorHAnsi" w:eastAsiaTheme="minorEastAsia" w:hAnsiTheme="minorHAnsi" w:cstheme="minorBidi"/>
            <w:noProof/>
            <w:sz w:val="22"/>
            <w:szCs w:val="22"/>
          </w:rPr>
          <w:tab/>
        </w:r>
        <w:r w:rsidR="00EA4672" w:rsidRPr="00C71780">
          <w:rPr>
            <w:rStyle w:val="Hyperlink"/>
            <w:noProof/>
          </w:rPr>
          <w:t>Logical Function Software Failures</w:t>
        </w:r>
        <w:r w:rsidR="00EA4672">
          <w:rPr>
            <w:noProof/>
            <w:webHidden/>
          </w:rPr>
          <w:tab/>
        </w:r>
        <w:r w:rsidR="00EA4672">
          <w:rPr>
            <w:noProof/>
            <w:webHidden/>
          </w:rPr>
          <w:fldChar w:fldCharType="begin"/>
        </w:r>
        <w:r w:rsidR="00EA4672">
          <w:rPr>
            <w:noProof/>
            <w:webHidden/>
          </w:rPr>
          <w:instrText xml:space="preserve"> PAGEREF _Toc46730513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3DC76FD6" w14:textId="0602B707"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14" w:history="1">
        <w:r w:rsidR="00EA4672" w:rsidRPr="00C71780">
          <w:rPr>
            <w:rStyle w:val="Hyperlink"/>
            <w:noProof/>
          </w:rPr>
          <w:t>4.6.1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_Toc46730514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271A35BE" w14:textId="3E0AC67F"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15" w:history="1">
        <w:r w:rsidR="00EA4672" w:rsidRPr="00C71780">
          <w:rPr>
            <w:rStyle w:val="Hyperlink"/>
            <w:noProof/>
          </w:rPr>
          <w:t>4.6.2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_Toc46730515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338C7B10" w14:textId="12584375"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16" w:history="1">
        <w:r w:rsidR="00EA4672" w:rsidRPr="00C71780">
          <w:rPr>
            <w:rStyle w:val="Hyperlink"/>
            <w:noProof/>
          </w:rPr>
          <w:t>4.6.3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_Toc46730516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2F59E1C4" w14:textId="00BECCD5"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17" w:history="1">
        <w:r w:rsidR="00EA4672" w:rsidRPr="00C71780">
          <w:rPr>
            <w:rStyle w:val="Hyperlink"/>
            <w:noProof/>
          </w:rPr>
          <w:t>4.6.3.1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_Toc46730517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2636E496" w14:textId="403E555C"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18" w:history="1">
        <w:r w:rsidR="00EA4672" w:rsidRPr="00C71780">
          <w:rPr>
            <w:rStyle w:val="Hyperlink"/>
            <w:noProof/>
          </w:rPr>
          <w:t>4.6.3.2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_Toc46730518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22EC13CE" w14:textId="4AEDE5C9"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19" w:history="1">
        <w:r w:rsidR="00EA4672" w:rsidRPr="00C71780">
          <w:rPr>
            <w:rStyle w:val="Hyperlink"/>
            <w:noProof/>
          </w:rPr>
          <w:t>4.6.4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_Toc46730519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55C079FC" w14:textId="2D486506"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20" w:history="1">
        <w:r w:rsidR="00EA4672" w:rsidRPr="00C71780">
          <w:rPr>
            <w:rStyle w:val="Hyperlink"/>
            <w:noProof/>
          </w:rPr>
          <w:t>4.6.5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_Toc46730520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5414A292" w14:textId="552E1BE7"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21" w:history="1">
        <w:r w:rsidR="00EA4672" w:rsidRPr="00C71780">
          <w:rPr>
            <w:rStyle w:val="Hyperlink"/>
            <w:noProof/>
          </w:rPr>
          <w:t>4.6.5.1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_Toc46730521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36AD95B4" w14:textId="16489CC2" w:rsidR="00EA4672" w:rsidRDefault="00DC691E">
      <w:pPr>
        <w:pStyle w:val="TOC5"/>
        <w:tabs>
          <w:tab w:val="left" w:pos="1880"/>
          <w:tab w:val="right" w:leader="dot" w:pos="9350"/>
        </w:tabs>
        <w:rPr>
          <w:noProof/>
        </w:rPr>
      </w:pPr>
      <w:hyperlink w:anchor="_Toc46730522" w:history="1">
        <w:r w:rsidR="00EA4672" w:rsidRPr="00C71780">
          <w:rPr>
            <w:rStyle w:val="Hyperlink"/>
            <w:noProof/>
          </w:rPr>
          <w:t>4.6.5.1.1</w:t>
        </w:r>
        <w:r w:rsidR="00EA4672">
          <w:rPr>
            <w:noProof/>
          </w:rPr>
          <w:tab/>
        </w:r>
        <w:r w:rsidR="00EA4672" w:rsidRPr="00C71780">
          <w:rPr>
            <w:rStyle w:val="Hyperlink"/>
            <w:noProof/>
          </w:rPr>
          <w:t>F-REQ-305298/C-###R_FNC_Veh_HMI_SW_Failure_001### Software Activation is Not Successful and FMC will re-push the Update as it becomes available</w:t>
        </w:r>
        <w:r w:rsidR="00EA4672">
          <w:rPr>
            <w:noProof/>
            <w:webHidden/>
          </w:rPr>
          <w:tab/>
        </w:r>
        <w:r w:rsidR="00EA4672">
          <w:rPr>
            <w:noProof/>
            <w:webHidden/>
          </w:rPr>
          <w:fldChar w:fldCharType="begin"/>
        </w:r>
        <w:r w:rsidR="00EA4672">
          <w:rPr>
            <w:noProof/>
            <w:webHidden/>
          </w:rPr>
          <w:instrText xml:space="preserve"> PAGEREF _Toc46730522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3C54EBFD" w14:textId="299F7CC4" w:rsidR="00EA4672" w:rsidRDefault="00DC691E">
      <w:pPr>
        <w:pStyle w:val="TOC5"/>
        <w:tabs>
          <w:tab w:val="left" w:pos="1880"/>
          <w:tab w:val="right" w:leader="dot" w:pos="9350"/>
        </w:tabs>
        <w:rPr>
          <w:noProof/>
        </w:rPr>
      </w:pPr>
      <w:hyperlink w:anchor="_Toc46730523" w:history="1">
        <w:r w:rsidR="00EA4672" w:rsidRPr="00C71780">
          <w:rPr>
            <w:rStyle w:val="Hyperlink"/>
            <w:noProof/>
          </w:rPr>
          <w:t>4.6.5.1.2</w:t>
        </w:r>
        <w:r w:rsidR="00EA4672">
          <w:rPr>
            <w:noProof/>
          </w:rPr>
          <w:tab/>
        </w:r>
        <w:r w:rsidR="00EA4672" w:rsidRPr="00C71780">
          <w:rPr>
            <w:rStyle w:val="Hyperlink"/>
            <w:noProof/>
          </w:rPr>
          <w:t>F-REQ-305299/D-###R_FNC_Veh_HMI_SW_Failure_002### Software Activation is Not Successful and Vehicle Requires Service</w:t>
        </w:r>
        <w:r w:rsidR="00EA4672">
          <w:rPr>
            <w:noProof/>
            <w:webHidden/>
          </w:rPr>
          <w:tab/>
        </w:r>
        <w:r w:rsidR="00EA4672">
          <w:rPr>
            <w:noProof/>
            <w:webHidden/>
          </w:rPr>
          <w:fldChar w:fldCharType="begin"/>
        </w:r>
        <w:r w:rsidR="00EA4672">
          <w:rPr>
            <w:noProof/>
            <w:webHidden/>
          </w:rPr>
          <w:instrText xml:space="preserve"> PAGEREF _Toc46730523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20EE1B55" w14:textId="29D14005" w:rsidR="00EA4672" w:rsidRDefault="00DC691E">
      <w:pPr>
        <w:pStyle w:val="TOC5"/>
        <w:tabs>
          <w:tab w:val="left" w:pos="1880"/>
          <w:tab w:val="right" w:leader="dot" w:pos="9350"/>
        </w:tabs>
        <w:rPr>
          <w:noProof/>
        </w:rPr>
      </w:pPr>
      <w:hyperlink w:anchor="_Toc46730524" w:history="1">
        <w:r w:rsidR="00EA4672" w:rsidRPr="00C71780">
          <w:rPr>
            <w:rStyle w:val="Hyperlink"/>
            <w:noProof/>
          </w:rPr>
          <w:t>4.6.5.1.3</w:t>
        </w:r>
        <w:r w:rsidR="00EA4672">
          <w:rPr>
            <w:noProof/>
          </w:rPr>
          <w:tab/>
        </w:r>
        <w:r w:rsidR="00EA4672" w:rsidRPr="00C71780">
          <w:rPr>
            <w:rStyle w:val="Hyperlink"/>
            <w:noProof/>
          </w:rPr>
          <w:t>REQ-330195/B-###R_FNC_Veh_HMI_SW_Failure_003### Update is Not Successful after it Notify the Customer that New Update is Available</w:t>
        </w:r>
        <w:r w:rsidR="00EA4672">
          <w:rPr>
            <w:noProof/>
            <w:webHidden/>
          </w:rPr>
          <w:tab/>
        </w:r>
        <w:r w:rsidR="00EA4672">
          <w:rPr>
            <w:noProof/>
            <w:webHidden/>
          </w:rPr>
          <w:fldChar w:fldCharType="begin"/>
        </w:r>
        <w:r w:rsidR="00EA4672">
          <w:rPr>
            <w:noProof/>
            <w:webHidden/>
          </w:rPr>
          <w:instrText xml:space="preserve"> PAGEREF _Toc46730524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699B5E39" w14:textId="05241609" w:rsidR="00EA4672" w:rsidRDefault="00DC691E">
      <w:pPr>
        <w:pStyle w:val="TOC5"/>
        <w:tabs>
          <w:tab w:val="left" w:pos="1880"/>
          <w:tab w:val="right" w:leader="dot" w:pos="9350"/>
        </w:tabs>
        <w:rPr>
          <w:noProof/>
        </w:rPr>
      </w:pPr>
      <w:hyperlink w:anchor="_Toc46730525" w:history="1">
        <w:r w:rsidR="00EA4672" w:rsidRPr="00C71780">
          <w:rPr>
            <w:rStyle w:val="Hyperlink"/>
            <w:noProof/>
          </w:rPr>
          <w:t>4.6.5.1.4</w:t>
        </w:r>
        <w:r w:rsidR="00EA4672">
          <w:rPr>
            <w:noProof/>
          </w:rPr>
          <w:tab/>
        </w:r>
        <w:r w:rsidR="00EA4672" w:rsidRPr="00C71780">
          <w:rPr>
            <w:rStyle w:val="Hyperlink"/>
            <w:noProof/>
          </w:rPr>
          <w:t>REQ-393676/A-###R_FNC_Veh_HMI_SW_Failure_007### Software Activation is Not Successful and Vehicle in not Drivable</w:t>
        </w:r>
        <w:r w:rsidR="00EA4672">
          <w:rPr>
            <w:noProof/>
            <w:webHidden/>
          </w:rPr>
          <w:tab/>
        </w:r>
        <w:r w:rsidR="00EA4672">
          <w:rPr>
            <w:noProof/>
            <w:webHidden/>
          </w:rPr>
          <w:fldChar w:fldCharType="begin"/>
        </w:r>
        <w:r w:rsidR="00EA4672">
          <w:rPr>
            <w:noProof/>
            <w:webHidden/>
          </w:rPr>
          <w:instrText xml:space="preserve"> PAGEREF _Toc46730525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087AA274" w14:textId="1C2C183C" w:rsidR="00EA4672" w:rsidRDefault="00DC691E">
      <w:pPr>
        <w:pStyle w:val="TOC5"/>
        <w:tabs>
          <w:tab w:val="left" w:pos="1880"/>
          <w:tab w:val="right" w:leader="dot" w:pos="9350"/>
        </w:tabs>
        <w:rPr>
          <w:noProof/>
        </w:rPr>
      </w:pPr>
      <w:hyperlink w:anchor="_Toc46730526" w:history="1">
        <w:r w:rsidR="00EA4672" w:rsidRPr="00C71780">
          <w:rPr>
            <w:rStyle w:val="Hyperlink"/>
            <w:noProof/>
          </w:rPr>
          <w:t>4.6.5.1.5</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_Toc46730526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63B6E546" w14:textId="40392138"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27" w:history="1">
        <w:r w:rsidR="00EA4672" w:rsidRPr="00C71780">
          <w:rPr>
            <w:rStyle w:val="Hyperlink"/>
            <w:noProof/>
          </w:rPr>
          <w:t>4.6.5.2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_Toc46730527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7A86A3EA" w14:textId="53F7B792" w:rsidR="00EA4672" w:rsidRDefault="00DC691E">
      <w:pPr>
        <w:pStyle w:val="TOC5"/>
        <w:tabs>
          <w:tab w:val="left" w:pos="1880"/>
          <w:tab w:val="right" w:leader="dot" w:pos="9350"/>
        </w:tabs>
        <w:rPr>
          <w:noProof/>
        </w:rPr>
      </w:pPr>
      <w:hyperlink w:anchor="_Toc46730528" w:history="1">
        <w:r w:rsidR="00EA4672" w:rsidRPr="00C71780">
          <w:rPr>
            <w:rStyle w:val="Hyperlink"/>
            <w:noProof/>
          </w:rPr>
          <w:t>4.6.5.2.1</w:t>
        </w:r>
        <w:r w:rsidR="00EA4672">
          <w:rPr>
            <w:noProof/>
          </w:rPr>
          <w:tab/>
        </w:r>
        <w:r w:rsidR="00EA4672" w:rsidRPr="00C71780">
          <w:rPr>
            <w:rStyle w:val="Hyperlink"/>
            <w:noProof/>
          </w:rPr>
          <w:t>F-REQ-305300/B-###R_FNC_Veh_HMI_SW_Failure_004### HMI Failure</w:t>
        </w:r>
        <w:r w:rsidR="00EA4672">
          <w:rPr>
            <w:noProof/>
            <w:webHidden/>
          </w:rPr>
          <w:tab/>
        </w:r>
        <w:r w:rsidR="00EA4672">
          <w:rPr>
            <w:noProof/>
            <w:webHidden/>
          </w:rPr>
          <w:fldChar w:fldCharType="begin"/>
        </w:r>
        <w:r w:rsidR="00EA4672">
          <w:rPr>
            <w:noProof/>
            <w:webHidden/>
          </w:rPr>
          <w:instrText xml:space="preserve"> PAGEREF _Toc46730528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1A4B4105" w14:textId="7854FB26" w:rsidR="00EA4672" w:rsidRDefault="00DC691E">
      <w:pPr>
        <w:pStyle w:val="TOC5"/>
        <w:tabs>
          <w:tab w:val="left" w:pos="1880"/>
          <w:tab w:val="right" w:leader="dot" w:pos="9350"/>
        </w:tabs>
        <w:rPr>
          <w:noProof/>
        </w:rPr>
      </w:pPr>
      <w:hyperlink w:anchor="_Toc46730529" w:history="1">
        <w:r w:rsidR="00EA4672" w:rsidRPr="00C71780">
          <w:rPr>
            <w:rStyle w:val="Hyperlink"/>
            <w:noProof/>
          </w:rPr>
          <w:t>4.6.5.2.2</w:t>
        </w:r>
        <w:r w:rsidR="00EA4672">
          <w:rPr>
            <w:noProof/>
          </w:rPr>
          <w:tab/>
        </w:r>
        <w:r w:rsidR="00EA4672" w:rsidRPr="00C71780">
          <w:rPr>
            <w:rStyle w:val="Hyperlink"/>
            <w:noProof/>
          </w:rPr>
          <w:t>F-REQ-305301/B-###R_FNC_Veh_HMI_SW_Failure_005### USB Progress after a Check for Update</w:t>
        </w:r>
        <w:r w:rsidR="00EA4672">
          <w:rPr>
            <w:noProof/>
            <w:webHidden/>
          </w:rPr>
          <w:tab/>
        </w:r>
        <w:r w:rsidR="00EA4672">
          <w:rPr>
            <w:noProof/>
            <w:webHidden/>
          </w:rPr>
          <w:fldChar w:fldCharType="begin"/>
        </w:r>
        <w:r w:rsidR="00EA4672">
          <w:rPr>
            <w:noProof/>
            <w:webHidden/>
          </w:rPr>
          <w:instrText xml:space="preserve"> PAGEREF _Toc46730529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540A1DC7" w14:textId="305808FF" w:rsidR="00EA4672" w:rsidRDefault="00DC691E">
      <w:pPr>
        <w:pStyle w:val="TOC5"/>
        <w:tabs>
          <w:tab w:val="left" w:pos="1880"/>
          <w:tab w:val="right" w:leader="dot" w:pos="9350"/>
        </w:tabs>
        <w:rPr>
          <w:noProof/>
        </w:rPr>
      </w:pPr>
      <w:hyperlink w:anchor="_Toc46730530" w:history="1">
        <w:r w:rsidR="00EA4672" w:rsidRPr="00C71780">
          <w:rPr>
            <w:rStyle w:val="Hyperlink"/>
            <w:noProof/>
          </w:rPr>
          <w:t>4.6.5.2.3</w:t>
        </w:r>
        <w:r w:rsidR="00EA4672">
          <w:rPr>
            <w:noProof/>
          </w:rPr>
          <w:tab/>
        </w:r>
        <w:r w:rsidR="00EA4672" w:rsidRPr="00C71780">
          <w:rPr>
            <w:rStyle w:val="Hyperlink"/>
            <w:noProof/>
          </w:rPr>
          <w:t>REQ-380375/A-###R_FNC_Veh_HMI_SW_Failure_006### Clear the Failure ICON</w:t>
        </w:r>
        <w:r w:rsidR="00EA4672">
          <w:rPr>
            <w:noProof/>
            <w:webHidden/>
          </w:rPr>
          <w:tab/>
        </w:r>
        <w:r w:rsidR="00EA4672">
          <w:rPr>
            <w:noProof/>
            <w:webHidden/>
          </w:rPr>
          <w:fldChar w:fldCharType="begin"/>
        </w:r>
        <w:r w:rsidR="00EA4672">
          <w:rPr>
            <w:noProof/>
            <w:webHidden/>
          </w:rPr>
          <w:instrText xml:space="preserve"> PAGEREF _Toc46730530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232547A4" w14:textId="7BFB3306" w:rsidR="00EA4672" w:rsidRDefault="00DC691E">
      <w:pPr>
        <w:pStyle w:val="TOC2"/>
        <w:tabs>
          <w:tab w:val="left" w:pos="800"/>
          <w:tab w:val="right" w:leader="dot" w:pos="9350"/>
        </w:tabs>
        <w:rPr>
          <w:rFonts w:asciiTheme="minorHAnsi" w:eastAsiaTheme="minorEastAsia" w:hAnsiTheme="minorHAnsi" w:cstheme="minorBidi"/>
          <w:noProof/>
          <w:sz w:val="22"/>
          <w:szCs w:val="22"/>
        </w:rPr>
      </w:pPr>
      <w:hyperlink w:anchor="_Toc46730531" w:history="1">
        <w:r w:rsidR="00EA4672" w:rsidRPr="00C71780">
          <w:rPr>
            <w:rStyle w:val="Hyperlink"/>
            <w:noProof/>
          </w:rPr>
          <w:t>4.7</w:t>
        </w:r>
        <w:r w:rsidR="00EA4672">
          <w:rPr>
            <w:rFonts w:asciiTheme="minorHAnsi" w:eastAsiaTheme="minorEastAsia" w:hAnsiTheme="minorHAnsi" w:cstheme="minorBidi"/>
            <w:noProof/>
            <w:sz w:val="22"/>
            <w:szCs w:val="22"/>
          </w:rPr>
          <w:tab/>
        </w:r>
        <w:r w:rsidR="00EA4672" w:rsidRPr="00C71780">
          <w:rPr>
            <w:rStyle w:val="Hyperlink"/>
            <w:noProof/>
          </w:rPr>
          <w:t>Logical Function USB Software Updates</w:t>
        </w:r>
        <w:r w:rsidR="00EA4672">
          <w:rPr>
            <w:noProof/>
            <w:webHidden/>
          </w:rPr>
          <w:tab/>
        </w:r>
        <w:r w:rsidR="00EA4672">
          <w:rPr>
            <w:noProof/>
            <w:webHidden/>
          </w:rPr>
          <w:fldChar w:fldCharType="begin"/>
        </w:r>
        <w:r w:rsidR="00EA4672">
          <w:rPr>
            <w:noProof/>
            <w:webHidden/>
          </w:rPr>
          <w:instrText xml:space="preserve"> PAGEREF _Toc46730531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683A2B14" w14:textId="584DE46F"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32" w:history="1">
        <w:r w:rsidR="00EA4672" w:rsidRPr="00C71780">
          <w:rPr>
            <w:rStyle w:val="Hyperlink"/>
            <w:noProof/>
          </w:rPr>
          <w:t>4.7.1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_Toc46730532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1A938991" w14:textId="4AD7C876"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33" w:history="1">
        <w:r w:rsidR="00EA4672" w:rsidRPr="00C71780">
          <w:rPr>
            <w:rStyle w:val="Hyperlink"/>
            <w:noProof/>
          </w:rPr>
          <w:t>4.7.2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_Toc46730533 \h </w:instrText>
        </w:r>
        <w:r w:rsidR="00EA4672">
          <w:rPr>
            <w:noProof/>
            <w:webHidden/>
          </w:rPr>
        </w:r>
        <w:r w:rsidR="00EA4672">
          <w:rPr>
            <w:noProof/>
            <w:webHidden/>
          </w:rPr>
          <w:fldChar w:fldCharType="separate"/>
        </w:r>
        <w:r w:rsidR="005317C2">
          <w:rPr>
            <w:noProof/>
            <w:webHidden/>
          </w:rPr>
          <w:t>86</w:t>
        </w:r>
        <w:r w:rsidR="00EA4672">
          <w:rPr>
            <w:noProof/>
            <w:webHidden/>
          </w:rPr>
          <w:fldChar w:fldCharType="end"/>
        </w:r>
      </w:hyperlink>
    </w:p>
    <w:p w14:paraId="29113759" w14:textId="45C2F59A"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34" w:history="1">
        <w:r w:rsidR="00EA4672" w:rsidRPr="00C71780">
          <w:rPr>
            <w:rStyle w:val="Hyperlink"/>
            <w:noProof/>
          </w:rPr>
          <w:t>4.7.3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_Toc46730534 \h </w:instrText>
        </w:r>
        <w:r w:rsidR="00EA4672">
          <w:rPr>
            <w:noProof/>
            <w:webHidden/>
          </w:rPr>
        </w:r>
        <w:r w:rsidR="00EA4672">
          <w:rPr>
            <w:noProof/>
            <w:webHidden/>
          </w:rPr>
          <w:fldChar w:fldCharType="separate"/>
        </w:r>
        <w:r w:rsidR="005317C2">
          <w:rPr>
            <w:noProof/>
            <w:webHidden/>
          </w:rPr>
          <w:t>86</w:t>
        </w:r>
        <w:r w:rsidR="00EA4672">
          <w:rPr>
            <w:noProof/>
            <w:webHidden/>
          </w:rPr>
          <w:fldChar w:fldCharType="end"/>
        </w:r>
      </w:hyperlink>
    </w:p>
    <w:p w14:paraId="1485299A" w14:textId="4AE3B781"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35" w:history="1">
        <w:r w:rsidR="00EA4672" w:rsidRPr="00C71780">
          <w:rPr>
            <w:rStyle w:val="Hyperlink"/>
            <w:noProof/>
          </w:rPr>
          <w:t>4.7.3.1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_Toc46730535 \h </w:instrText>
        </w:r>
        <w:r w:rsidR="00EA4672">
          <w:rPr>
            <w:noProof/>
            <w:webHidden/>
          </w:rPr>
        </w:r>
        <w:r w:rsidR="00EA4672">
          <w:rPr>
            <w:noProof/>
            <w:webHidden/>
          </w:rPr>
          <w:fldChar w:fldCharType="separate"/>
        </w:r>
        <w:r w:rsidR="005317C2">
          <w:rPr>
            <w:noProof/>
            <w:webHidden/>
          </w:rPr>
          <w:t>86</w:t>
        </w:r>
        <w:r w:rsidR="00EA4672">
          <w:rPr>
            <w:noProof/>
            <w:webHidden/>
          </w:rPr>
          <w:fldChar w:fldCharType="end"/>
        </w:r>
      </w:hyperlink>
    </w:p>
    <w:p w14:paraId="5399AB5F" w14:textId="304D332B"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36" w:history="1">
        <w:r w:rsidR="00EA4672" w:rsidRPr="00C71780">
          <w:rPr>
            <w:rStyle w:val="Hyperlink"/>
            <w:noProof/>
          </w:rPr>
          <w:t>4.7.3.2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_Toc46730536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49503EB7" w14:textId="4408A740"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37" w:history="1">
        <w:r w:rsidR="00EA4672" w:rsidRPr="00C71780">
          <w:rPr>
            <w:rStyle w:val="Hyperlink"/>
            <w:noProof/>
          </w:rPr>
          <w:t>4.7.4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_Toc46730537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2682DF34" w14:textId="2D21FAE4"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38" w:history="1">
        <w:r w:rsidR="00EA4672" w:rsidRPr="00C71780">
          <w:rPr>
            <w:rStyle w:val="Hyperlink"/>
            <w:noProof/>
          </w:rPr>
          <w:t>4.7.5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_Toc46730538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05B996E0" w14:textId="01236F05"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39" w:history="1">
        <w:r w:rsidR="00EA4672" w:rsidRPr="00C71780">
          <w:rPr>
            <w:rStyle w:val="Hyperlink"/>
            <w:noProof/>
          </w:rPr>
          <w:t>4.7.5.1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_Toc46730539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3BDDBFB4" w14:textId="4ECBE628" w:rsidR="00EA4672" w:rsidRDefault="00DC691E">
      <w:pPr>
        <w:pStyle w:val="TOC5"/>
        <w:tabs>
          <w:tab w:val="left" w:pos="1880"/>
          <w:tab w:val="right" w:leader="dot" w:pos="9350"/>
        </w:tabs>
        <w:rPr>
          <w:noProof/>
        </w:rPr>
      </w:pPr>
      <w:hyperlink w:anchor="_Toc46730540" w:history="1">
        <w:r w:rsidR="00EA4672" w:rsidRPr="00C71780">
          <w:rPr>
            <w:rStyle w:val="Hyperlink"/>
            <w:noProof/>
          </w:rPr>
          <w:t>4.7.5.1.1</w:t>
        </w:r>
        <w:r w:rsidR="00EA4672">
          <w:rPr>
            <w:noProof/>
          </w:rPr>
          <w:tab/>
        </w:r>
        <w:r w:rsidR="00EA4672" w:rsidRPr="00C71780">
          <w:rPr>
            <w:rStyle w:val="Hyperlink"/>
            <w:noProof/>
          </w:rPr>
          <w:t>REQ-395061/A-###R_FNC_Veh_HMI_USB_SW _001### System Detected USB with SYNC Utilities</w:t>
        </w:r>
        <w:r w:rsidR="00EA4672">
          <w:rPr>
            <w:noProof/>
            <w:webHidden/>
          </w:rPr>
          <w:tab/>
        </w:r>
        <w:r w:rsidR="00EA4672">
          <w:rPr>
            <w:noProof/>
            <w:webHidden/>
          </w:rPr>
          <w:fldChar w:fldCharType="begin"/>
        </w:r>
        <w:r w:rsidR="00EA4672">
          <w:rPr>
            <w:noProof/>
            <w:webHidden/>
          </w:rPr>
          <w:instrText xml:space="preserve"> PAGEREF _Toc46730540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45103C4D" w14:textId="4019A2F7" w:rsidR="00EA4672" w:rsidRDefault="00DC691E">
      <w:pPr>
        <w:pStyle w:val="TOC5"/>
        <w:tabs>
          <w:tab w:val="left" w:pos="1880"/>
          <w:tab w:val="right" w:leader="dot" w:pos="9350"/>
        </w:tabs>
        <w:rPr>
          <w:noProof/>
        </w:rPr>
      </w:pPr>
      <w:hyperlink w:anchor="_Toc46730541" w:history="1">
        <w:r w:rsidR="00EA4672" w:rsidRPr="00C71780">
          <w:rPr>
            <w:rStyle w:val="Hyperlink"/>
            <w:noProof/>
          </w:rPr>
          <w:t>4.7.5.1.2</w:t>
        </w:r>
        <w:r w:rsidR="00EA4672">
          <w:rPr>
            <w:noProof/>
          </w:rPr>
          <w:tab/>
        </w:r>
        <w:r w:rsidR="00EA4672" w:rsidRPr="00C71780">
          <w:rPr>
            <w:rStyle w:val="Hyperlink"/>
            <w:noProof/>
          </w:rPr>
          <w:t>REQ-326788/B-###R_FNC_Veh_HMI_USB_SW _002### USB Parser Detects Software Files On the USB Device</w:t>
        </w:r>
        <w:r w:rsidR="00EA4672">
          <w:rPr>
            <w:noProof/>
            <w:webHidden/>
          </w:rPr>
          <w:tab/>
        </w:r>
        <w:r w:rsidR="00EA4672">
          <w:rPr>
            <w:noProof/>
            <w:webHidden/>
          </w:rPr>
          <w:fldChar w:fldCharType="begin"/>
        </w:r>
        <w:r w:rsidR="00EA4672">
          <w:rPr>
            <w:noProof/>
            <w:webHidden/>
          </w:rPr>
          <w:instrText xml:space="preserve"> PAGEREF _Toc46730541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1AE61CA2" w14:textId="02076ADF" w:rsidR="00EA4672" w:rsidRDefault="00DC691E">
      <w:pPr>
        <w:pStyle w:val="TOC5"/>
        <w:tabs>
          <w:tab w:val="left" w:pos="1880"/>
          <w:tab w:val="right" w:leader="dot" w:pos="9350"/>
        </w:tabs>
        <w:rPr>
          <w:noProof/>
        </w:rPr>
      </w:pPr>
      <w:hyperlink w:anchor="_Toc46730542" w:history="1">
        <w:r w:rsidR="00EA4672" w:rsidRPr="00C71780">
          <w:rPr>
            <w:rStyle w:val="Hyperlink"/>
            <w:noProof/>
          </w:rPr>
          <w:t>4.7.5.1.3</w:t>
        </w:r>
        <w:r w:rsidR="00EA4672">
          <w:rPr>
            <w:noProof/>
          </w:rPr>
          <w:tab/>
        </w:r>
        <w:r w:rsidR="00EA4672" w:rsidRPr="00C71780">
          <w:rPr>
            <w:rStyle w:val="Hyperlink"/>
            <w:noProof/>
          </w:rPr>
          <w:t>REQ-326789/B-###R_FNC_Veh_HMI_USB_SW _003### Software Update is in Progress and Lost USB Connection</w:t>
        </w:r>
        <w:r w:rsidR="00EA4672">
          <w:rPr>
            <w:noProof/>
            <w:webHidden/>
          </w:rPr>
          <w:tab/>
        </w:r>
        <w:r w:rsidR="00EA4672">
          <w:rPr>
            <w:noProof/>
            <w:webHidden/>
          </w:rPr>
          <w:fldChar w:fldCharType="begin"/>
        </w:r>
        <w:r w:rsidR="00EA4672">
          <w:rPr>
            <w:noProof/>
            <w:webHidden/>
          </w:rPr>
          <w:instrText xml:space="preserve"> PAGEREF _Toc46730542 \h </w:instrText>
        </w:r>
        <w:r w:rsidR="00EA4672">
          <w:rPr>
            <w:noProof/>
            <w:webHidden/>
          </w:rPr>
        </w:r>
        <w:r w:rsidR="00EA4672">
          <w:rPr>
            <w:noProof/>
            <w:webHidden/>
          </w:rPr>
          <w:fldChar w:fldCharType="separate"/>
        </w:r>
        <w:r w:rsidR="005317C2">
          <w:rPr>
            <w:noProof/>
            <w:webHidden/>
          </w:rPr>
          <w:t>88</w:t>
        </w:r>
        <w:r w:rsidR="00EA4672">
          <w:rPr>
            <w:noProof/>
            <w:webHidden/>
          </w:rPr>
          <w:fldChar w:fldCharType="end"/>
        </w:r>
      </w:hyperlink>
    </w:p>
    <w:p w14:paraId="08E53158" w14:textId="7840C5E9" w:rsidR="00EA4672" w:rsidRDefault="00DC691E">
      <w:pPr>
        <w:pStyle w:val="TOC5"/>
        <w:tabs>
          <w:tab w:val="left" w:pos="1880"/>
          <w:tab w:val="right" w:leader="dot" w:pos="9350"/>
        </w:tabs>
        <w:rPr>
          <w:noProof/>
        </w:rPr>
      </w:pPr>
      <w:hyperlink w:anchor="_Toc46730543" w:history="1">
        <w:r w:rsidR="00EA4672" w:rsidRPr="00C71780">
          <w:rPr>
            <w:rStyle w:val="Hyperlink"/>
            <w:noProof/>
          </w:rPr>
          <w:t>4.7.5.1.4</w:t>
        </w:r>
        <w:r w:rsidR="00EA4672">
          <w:rPr>
            <w:noProof/>
          </w:rPr>
          <w:tab/>
        </w:r>
        <w:r w:rsidR="00EA4672" w:rsidRPr="00C71780">
          <w:rPr>
            <w:rStyle w:val="Hyperlink"/>
            <w:noProof/>
          </w:rPr>
          <w:t>REQ-329660/A-###R_FNC_Veh_HMI_USB_SW _004### Download Software Files Keep USB Plugged in until Update is Complete</w:t>
        </w:r>
        <w:r w:rsidR="00EA4672">
          <w:rPr>
            <w:noProof/>
            <w:webHidden/>
          </w:rPr>
          <w:tab/>
        </w:r>
        <w:r w:rsidR="00EA4672">
          <w:rPr>
            <w:noProof/>
            <w:webHidden/>
          </w:rPr>
          <w:fldChar w:fldCharType="begin"/>
        </w:r>
        <w:r w:rsidR="00EA4672">
          <w:rPr>
            <w:noProof/>
            <w:webHidden/>
          </w:rPr>
          <w:instrText xml:space="preserve"> PAGEREF _Toc46730543 \h </w:instrText>
        </w:r>
        <w:r w:rsidR="00EA4672">
          <w:rPr>
            <w:noProof/>
            <w:webHidden/>
          </w:rPr>
        </w:r>
        <w:r w:rsidR="00EA4672">
          <w:rPr>
            <w:noProof/>
            <w:webHidden/>
          </w:rPr>
          <w:fldChar w:fldCharType="separate"/>
        </w:r>
        <w:r w:rsidR="005317C2">
          <w:rPr>
            <w:noProof/>
            <w:webHidden/>
          </w:rPr>
          <w:t>88</w:t>
        </w:r>
        <w:r w:rsidR="00EA4672">
          <w:rPr>
            <w:noProof/>
            <w:webHidden/>
          </w:rPr>
          <w:fldChar w:fldCharType="end"/>
        </w:r>
      </w:hyperlink>
    </w:p>
    <w:p w14:paraId="5BA2C32D" w14:textId="50D9375A" w:rsidR="00EA4672" w:rsidRDefault="00DC691E">
      <w:pPr>
        <w:pStyle w:val="TOC5"/>
        <w:tabs>
          <w:tab w:val="left" w:pos="1880"/>
          <w:tab w:val="right" w:leader="dot" w:pos="9350"/>
        </w:tabs>
        <w:rPr>
          <w:noProof/>
        </w:rPr>
      </w:pPr>
      <w:hyperlink w:anchor="_Toc46730544" w:history="1">
        <w:r w:rsidR="00EA4672" w:rsidRPr="00C71780">
          <w:rPr>
            <w:rStyle w:val="Hyperlink"/>
            <w:noProof/>
          </w:rPr>
          <w:t>4.7.5.1.5</w:t>
        </w:r>
        <w:r w:rsidR="00EA4672">
          <w:rPr>
            <w:noProof/>
          </w:rPr>
          <w:tab/>
        </w:r>
        <w:r w:rsidR="00EA4672" w:rsidRPr="00C71780">
          <w:rPr>
            <w:rStyle w:val="Hyperlink"/>
            <w:noProof/>
          </w:rPr>
          <w:t>REQ-329661/B-###R_FNC_Veh_HMI_USB_SW _005### Clear HMIs when Update When USB lost Connection during Download/ File Transfer</w:t>
        </w:r>
        <w:r w:rsidR="00EA4672">
          <w:rPr>
            <w:noProof/>
            <w:webHidden/>
          </w:rPr>
          <w:tab/>
        </w:r>
        <w:r w:rsidR="00EA4672">
          <w:rPr>
            <w:noProof/>
            <w:webHidden/>
          </w:rPr>
          <w:fldChar w:fldCharType="begin"/>
        </w:r>
        <w:r w:rsidR="00EA4672">
          <w:rPr>
            <w:noProof/>
            <w:webHidden/>
          </w:rPr>
          <w:instrText xml:space="preserve"> PAGEREF _Toc46730544 \h </w:instrText>
        </w:r>
        <w:r w:rsidR="00EA4672">
          <w:rPr>
            <w:noProof/>
            <w:webHidden/>
          </w:rPr>
        </w:r>
        <w:r w:rsidR="00EA4672">
          <w:rPr>
            <w:noProof/>
            <w:webHidden/>
          </w:rPr>
          <w:fldChar w:fldCharType="separate"/>
        </w:r>
        <w:r w:rsidR="005317C2">
          <w:rPr>
            <w:noProof/>
            <w:webHidden/>
          </w:rPr>
          <w:t>88</w:t>
        </w:r>
        <w:r w:rsidR="00EA4672">
          <w:rPr>
            <w:noProof/>
            <w:webHidden/>
          </w:rPr>
          <w:fldChar w:fldCharType="end"/>
        </w:r>
      </w:hyperlink>
    </w:p>
    <w:p w14:paraId="0E2676C2" w14:textId="3FA60F09" w:rsidR="00EA4672" w:rsidRDefault="00DC691E">
      <w:pPr>
        <w:pStyle w:val="TOC5"/>
        <w:tabs>
          <w:tab w:val="left" w:pos="1880"/>
          <w:tab w:val="right" w:leader="dot" w:pos="9350"/>
        </w:tabs>
        <w:rPr>
          <w:noProof/>
        </w:rPr>
      </w:pPr>
      <w:hyperlink w:anchor="_Toc46730545" w:history="1">
        <w:r w:rsidR="00EA4672" w:rsidRPr="00C71780">
          <w:rPr>
            <w:rStyle w:val="Hyperlink"/>
            <w:noProof/>
          </w:rPr>
          <w:t>4.7.5.1.6</w:t>
        </w:r>
        <w:r w:rsidR="00EA4672">
          <w:rPr>
            <w:noProof/>
          </w:rPr>
          <w:tab/>
        </w:r>
        <w:r w:rsidR="00EA4672" w:rsidRPr="00C71780">
          <w:rPr>
            <w:rStyle w:val="Hyperlink"/>
            <w:noProof/>
          </w:rPr>
          <w:t>F-REQ-305314/C-###R_FNC_Veh_HMI_USB_SW _006### Master Reset During USB Update</w:t>
        </w:r>
        <w:r w:rsidR="00EA4672">
          <w:rPr>
            <w:noProof/>
            <w:webHidden/>
          </w:rPr>
          <w:tab/>
        </w:r>
        <w:r w:rsidR="00EA4672">
          <w:rPr>
            <w:noProof/>
            <w:webHidden/>
          </w:rPr>
          <w:fldChar w:fldCharType="begin"/>
        </w:r>
        <w:r w:rsidR="00EA4672">
          <w:rPr>
            <w:noProof/>
            <w:webHidden/>
          </w:rPr>
          <w:instrText xml:space="preserve"> PAGEREF _Toc46730545 \h </w:instrText>
        </w:r>
        <w:r w:rsidR="00EA4672">
          <w:rPr>
            <w:noProof/>
            <w:webHidden/>
          </w:rPr>
        </w:r>
        <w:r w:rsidR="00EA4672">
          <w:rPr>
            <w:noProof/>
            <w:webHidden/>
          </w:rPr>
          <w:fldChar w:fldCharType="separate"/>
        </w:r>
        <w:r w:rsidR="005317C2">
          <w:rPr>
            <w:noProof/>
            <w:webHidden/>
          </w:rPr>
          <w:t>88</w:t>
        </w:r>
        <w:r w:rsidR="00EA4672">
          <w:rPr>
            <w:noProof/>
            <w:webHidden/>
          </w:rPr>
          <w:fldChar w:fldCharType="end"/>
        </w:r>
      </w:hyperlink>
    </w:p>
    <w:p w14:paraId="74A6A90B" w14:textId="4BA28FFA" w:rsidR="00EA4672" w:rsidRDefault="00DC691E">
      <w:pPr>
        <w:pStyle w:val="TOC5"/>
        <w:tabs>
          <w:tab w:val="left" w:pos="1880"/>
          <w:tab w:val="right" w:leader="dot" w:pos="9350"/>
        </w:tabs>
        <w:rPr>
          <w:noProof/>
        </w:rPr>
      </w:pPr>
      <w:hyperlink w:anchor="_Toc46730546" w:history="1">
        <w:r w:rsidR="00EA4672" w:rsidRPr="00C71780">
          <w:rPr>
            <w:rStyle w:val="Hyperlink"/>
            <w:noProof/>
          </w:rPr>
          <w:t>4.7.5.1.7</w:t>
        </w:r>
        <w:r w:rsidR="00EA4672">
          <w:rPr>
            <w:noProof/>
          </w:rPr>
          <w:tab/>
        </w:r>
        <w:r w:rsidR="00EA4672" w:rsidRPr="00C71780">
          <w:rPr>
            <w:rStyle w:val="Hyperlink"/>
            <w:noProof/>
          </w:rPr>
          <w:t>F-REQ-305306/C-###R_FNC_Veh_HMI_USB_SW _007### Errors during USB Software Update</w:t>
        </w:r>
        <w:r w:rsidR="00EA4672">
          <w:rPr>
            <w:noProof/>
            <w:webHidden/>
          </w:rPr>
          <w:tab/>
        </w:r>
        <w:r w:rsidR="00EA4672">
          <w:rPr>
            <w:noProof/>
            <w:webHidden/>
          </w:rPr>
          <w:fldChar w:fldCharType="begin"/>
        </w:r>
        <w:r w:rsidR="00EA4672">
          <w:rPr>
            <w:noProof/>
            <w:webHidden/>
          </w:rPr>
          <w:instrText xml:space="preserve"> PAGEREF _Toc46730546 \h </w:instrText>
        </w:r>
        <w:r w:rsidR="00EA4672">
          <w:rPr>
            <w:noProof/>
            <w:webHidden/>
          </w:rPr>
        </w:r>
        <w:r w:rsidR="00EA4672">
          <w:rPr>
            <w:noProof/>
            <w:webHidden/>
          </w:rPr>
          <w:fldChar w:fldCharType="separate"/>
        </w:r>
        <w:r w:rsidR="005317C2">
          <w:rPr>
            <w:noProof/>
            <w:webHidden/>
          </w:rPr>
          <w:t>89</w:t>
        </w:r>
        <w:r w:rsidR="00EA4672">
          <w:rPr>
            <w:noProof/>
            <w:webHidden/>
          </w:rPr>
          <w:fldChar w:fldCharType="end"/>
        </w:r>
      </w:hyperlink>
    </w:p>
    <w:p w14:paraId="38B01085" w14:textId="0B9C5AE8" w:rsidR="00EA4672" w:rsidRDefault="00DC691E">
      <w:pPr>
        <w:pStyle w:val="TOC5"/>
        <w:tabs>
          <w:tab w:val="left" w:pos="1880"/>
          <w:tab w:val="right" w:leader="dot" w:pos="9350"/>
        </w:tabs>
        <w:rPr>
          <w:noProof/>
        </w:rPr>
      </w:pPr>
      <w:hyperlink w:anchor="_Toc46730547" w:history="1">
        <w:r w:rsidR="00EA4672" w:rsidRPr="00C71780">
          <w:rPr>
            <w:rStyle w:val="Hyperlink"/>
            <w:noProof/>
          </w:rPr>
          <w:t>4.7.5.1.8</w:t>
        </w:r>
        <w:r w:rsidR="00EA4672">
          <w:rPr>
            <w:noProof/>
          </w:rPr>
          <w:tab/>
        </w:r>
        <w:r w:rsidR="00EA4672" w:rsidRPr="00C71780">
          <w:rPr>
            <w:rStyle w:val="Hyperlink"/>
            <w:noProof/>
          </w:rPr>
          <w:t>FUR-REQ-326791/A-###R_FNC_Veh_HMI_USB_SW _008### USB Software Files Are Corrupted</w:t>
        </w:r>
        <w:r w:rsidR="00EA4672">
          <w:rPr>
            <w:noProof/>
            <w:webHidden/>
          </w:rPr>
          <w:tab/>
        </w:r>
        <w:r w:rsidR="00EA4672">
          <w:rPr>
            <w:noProof/>
            <w:webHidden/>
          </w:rPr>
          <w:fldChar w:fldCharType="begin"/>
        </w:r>
        <w:r w:rsidR="00EA4672">
          <w:rPr>
            <w:noProof/>
            <w:webHidden/>
          </w:rPr>
          <w:instrText xml:space="preserve"> PAGEREF _Toc46730547 \h </w:instrText>
        </w:r>
        <w:r w:rsidR="00EA4672">
          <w:rPr>
            <w:noProof/>
            <w:webHidden/>
          </w:rPr>
        </w:r>
        <w:r w:rsidR="00EA4672">
          <w:rPr>
            <w:noProof/>
            <w:webHidden/>
          </w:rPr>
          <w:fldChar w:fldCharType="separate"/>
        </w:r>
        <w:r w:rsidR="005317C2">
          <w:rPr>
            <w:noProof/>
            <w:webHidden/>
          </w:rPr>
          <w:t>89</w:t>
        </w:r>
        <w:r w:rsidR="00EA4672">
          <w:rPr>
            <w:noProof/>
            <w:webHidden/>
          </w:rPr>
          <w:fldChar w:fldCharType="end"/>
        </w:r>
      </w:hyperlink>
    </w:p>
    <w:p w14:paraId="55768C2A" w14:textId="396667BA" w:rsidR="00EA4672" w:rsidRDefault="00DC691E">
      <w:pPr>
        <w:pStyle w:val="TOC5"/>
        <w:tabs>
          <w:tab w:val="left" w:pos="1880"/>
          <w:tab w:val="right" w:leader="dot" w:pos="9350"/>
        </w:tabs>
        <w:rPr>
          <w:noProof/>
        </w:rPr>
      </w:pPr>
      <w:hyperlink w:anchor="_Toc46730548" w:history="1">
        <w:r w:rsidR="00EA4672" w:rsidRPr="00C71780">
          <w:rPr>
            <w:rStyle w:val="Hyperlink"/>
            <w:noProof/>
          </w:rPr>
          <w:t>4.7.5.1.9</w:t>
        </w:r>
        <w:r w:rsidR="00EA4672">
          <w:rPr>
            <w:noProof/>
          </w:rPr>
          <w:tab/>
        </w:r>
        <w:r w:rsidR="00EA4672" w:rsidRPr="00C71780">
          <w:rPr>
            <w:rStyle w:val="Hyperlink"/>
            <w:noProof/>
          </w:rPr>
          <w:t>REQ-326192/B-###R_FNC_Veh_HMI_USB_SW _009### USB Software Activation Requires Schedule</w:t>
        </w:r>
        <w:r w:rsidR="00EA4672">
          <w:rPr>
            <w:noProof/>
            <w:webHidden/>
          </w:rPr>
          <w:tab/>
        </w:r>
        <w:r w:rsidR="00EA4672">
          <w:rPr>
            <w:noProof/>
            <w:webHidden/>
          </w:rPr>
          <w:fldChar w:fldCharType="begin"/>
        </w:r>
        <w:r w:rsidR="00EA4672">
          <w:rPr>
            <w:noProof/>
            <w:webHidden/>
          </w:rPr>
          <w:instrText xml:space="preserve"> PAGEREF _Toc46730548 \h </w:instrText>
        </w:r>
        <w:r w:rsidR="00EA4672">
          <w:rPr>
            <w:noProof/>
            <w:webHidden/>
          </w:rPr>
        </w:r>
        <w:r w:rsidR="00EA4672">
          <w:rPr>
            <w:noProof/>
            <w:webHidden/>
          </w:rPr>
          <w:fldChar w:fldCharType="separate"/>
        </w:r>
        <w:r w:rsidR="005317C2">
          <w:rPr>
            <w:noProof/>
            <w:webHidden/>
          </w:rPr>
          <w:t>89</w:t>
        </w:r>
        <w:r w:rsidR="00EA4672">
          <w:rPr>
            <w:noProof/>
            <w:webHidden/>
          </w:rPr>
          <w:fldChar w:fldCharType="end"/>
        </w:r>
      </w:hyperlink>
    </w:p>
    <w:p w14:paraId="3FEC1CE5" w14:textId="07B30EA0" w:rsidR="00EA4672" w:rsidRDefault="00DC691E">
      <w:pPr>
        <w:pStyle w:val="TOC5"/>
        <w:tabs>
          <w:tab w:val="left" w:pos="1991"/>
          <w:tab w:val="right" w:leader="dot" w:pos="9350"/>
        </w:tabs>
        <w:rPr>
          <w:noProof/>
        </w:rPr>
      </w:pPr>
      <w:hyperlink w:anchor="_Toc46730549" w:history="1">
        <w:r w:rsidR="00EA4672" w:rsidRPr="00C71780">
          <w:rPr>
            <w:rStyle w:val="Hyperlink"/>
            <w:noProof/>
          </w:rPr>
          <w:t>4.7.5.1.10</w:t>
        </w:r>
        <w:r w:rsidR="00EA4672">
          <w:rPr>
            <w:noProof/>
          </w:rPr>
          <w:tab/>
        </w:r>
        <w:r w:rsidR="00EA4672" w:rsidRPr="00C71780">
          <w:rPr>
            <w:rStyle w:val="Hyperlink"/>
            <w:noProof/>
          </w:rPr>
          <w:t>F-REQ-305307/C-###R_FNC_Veh_HMI_USB_SW _010### Software Activation requires an Ignition Cycle</w:t>
        </w:r>
        <w:r w:rsidR="00EA4672">
          <w:rPr>
            <w:noProof/>
            <w:webHidden/>
          </w:rPr>
          <w:tab/>
        </w:r>
        <w:r w:rsidR="00EA4672">
          <w:rPr>
            <w:noProof/>
            <w:webHidden/>
          </w:rPr>
          <w:fldChar w:fldCharType="begin"/>
        </w:r>
        <w:r w:rsidR="00EA4672">
          <w:rPr>
            <w:noProof/>
            <w:webHidden/>
          </w:rPr>
          <w:instrText xml:space="preserve"> PAGEREF _Toc46730549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601D5DC6" w14:textId="15E5F594" w:rsidR="00EA4672" w:rsidRDefault="00DC691E">
      <w:pPr>
        <w:pStyle w:val="TOC5"/>
        <w:tabs>
          <w:tab w:val="left" w:pos="1991"/>
          <w:tab w:val="right" w:leader="dot" w:pos="9350"/>
        </w:tabs>
        <w:rPr>
          <w:noProof/>
        </w:rPr>
      </w:pPr>
      <w:hyperlink w:anchor="_Toc46730550" w:history="1">
        <w:r w:rsidR="00EA4672" w:rsidRPr="00C71780">
          <w:rPr>
            <w:rStyle w:val="Hyperlink"/>
            <w:noProof/>
          </w:rPr>
          <w:t>4.7.5.1.11</w:t>
        </w:r>
        <w:r w:rsidR="00EA4672">
          <w:rPr>
            <w:noProof/>
          </w:rPr>
          <w:tab/>
        </w:r>
        <w:r w:rsidR="00EA4672" w:rsidRPr="00C71780">
          <w:rPr>
            <w:rStyle w:val="Hyperlink"/>
            <w:noProof/>
          </w:rPr>
          <w:t>F-REQ-305309/C-###R_FNC_Veh_HMI_USB_SW 017### USB Software Activation with Vehicle Inhibit</w:t>
        </w:r>
        <w:r w:rsidR="00EA4672">
          <w:rPr>
            <w:noProof/>
            <w:webHidden/>
          </w:rPr>
          <w:tab/>
        </w:r>
        <w:r w:rsidR="00EA4672">
          <w:rPr>
            <w:noProof/>
            <w:webHidden/>
          </w:rPr>
          <w:fldChar w:fldCharType="begin"/>
        </w:r>
        <w:r w:rsidR="00EA4672">
          <w:rPr>
            <w:noProof/>
            <w:webHidden/>
          </w:rPr>
          <w:instrText xml:space="preserve"> PAGEREF _Toc46730550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61A353F0" w14:textId="6ABDC658" w:rsidR="00EA4672" w:rsidRDefault="00DC691E">
      <w:pPr>
        <w:pStyle w:val="TOC5"/>
        <w:tabs>
          <w:tab w:val="right" w:leader="dot" w:pos="9350"/>
        </w:tabs>
        <w:rPr>
          <w:noProof/>
        </w:rPr>
      </w:pPr>
      <w:hyperlink w:anchor="_Toc46730551" w:history="1">
        <w:r w:rsidR="00EA4672" w:rsidRPr="00C71780">
          <w:rPr>
            <w:rStyle w:val="Hyperlink"/>
            <w:rFonts w:cs="Arial"/>
            <w:noProof/>
          </w:rPr>
          <w:t>Self-install ECU shall report the progress to OTA Manager and HMI shall receive software update progress from the OTA Manager LS_OTAM_Update_Percentage_OverallProgress = Overall</w:t>
        </w:r>
        <w:r w:rsidR="00EA4672">
          <w:rPr>
            <w:noProof/>
            <w:webHidden/>
          </w:rPr>
          <w:tab/>
        </w:r>
        <w:r w:rsidR="00EA4672">
          <w:rPr>
            <w:noProof/>
            <w:webHidden/>
          </w:rPr>
          <w:fldChar w:fldCharType="begin"/>
        </w:r>
        <w:r w:rsidR="00EA4672">
          <w:rPr>
            <w:noProof/>
            <w:webHidden/>
          </w:rPr>
          <w:instrText xml:space="preserve"> PAGEREF _Toc46730551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51D80450" w14:textId="768A01D5" w:rsidR="00EA4672" w:rsidRDefault="00DC691E">
      <w:pPr>
        <w:pStyle w:val="TOC5"/>
        <w:tabs>
          <w:tab w:val="left" w:pos="1991"/>
          <w:tab w:val="right" w:leader="dot" w:pos="9350"/>
        </w:tabs>
        <w:rPr>
          <w:noProof/>
        </w:rPr>
      </w:pPr>
      <w:hyperlink w:anchor="_Toc46730552" w:history="1">
        <w:r w:rsidR="00EA4672" w:rsidRPr="00C71780">
          <w:rPr>
            <w:rStyle w:val="Hyperlink"/>
            <w:noProof/>
          </w:rPr>
          <w:t>4.7.5.1.12</w:t>
        </w:r>
        <w:r w:rsidR="00EA4672">
          <w:rPr>
            <w:noProof/>
          </w:rPr>
          <w:tab/>
        </w:r>
        <w:r w:rsidR="00EA4672" w:rsidRPr="00C71780">
          <w:rPr>
            <w:rStyle w:val="Hyperlink"/>
            <w:noProof/>
          </w:rPr>
          <w:t>F-REQ-305310/C-###R_FNC_Veh_HMI_USB_SW _012### USB Update for same ECU that is currently being updating through OTA and files are 100% DW</w:t>
        </w:r>
        <w:r w:rsidR="00EA4672">
          <w:rPr>
            <w:noProof/>
            <w:webHidden/>
          </w:rPr>
          <w:tab/>
        </w:r>
        <w:r w:rsidR="00EA4672">
          <w:rPr>
            <w:noProof/>
            <w:webHidden/>
          </w:rPr>
          <w:fldChar w:fldCharType="begin"/>
        </w:r>
        <w:r w:rsidR="00EA4672">
          <w:rPr>
            <w:noProof/>
            <w:webHidden/>
          </w:rPr>
          <w:instrText xml:space="preserve"> PAGEREF _Toc46730552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672A6101" w14:textId="5785A3DC" w:rsidR="00EA4672" w:rsidRDefault="00DC691E">
      <w:pPr>
        <w:pStyle w:val="TOC5"/>
        <w:tabs>
          <w:tab w:val="left" w:pos="1991"/>
          <w:tab w:val="right" w:leader="dot" w:pos="9350"/>
        </w:tabs>
        <w:rPr>
          <w:noProof/>
        </w:rPr>
      </w:pPr>
      <w:hyperlink w:anchor="_Toc46730553" w:history="1">
        <w:r w:rsidR="00EA4672" w:rsidRPr="00C71780">
          <w:rPr>
            <w:rStyle w:val="Hyperlink"/>
            <w:noProof/>
          </w:rPr>
          <w:t>4.7.5.1.13</w:t>
        </w:r>
        <w:r w:rsidR="00EA4672">
          <w:rPr>
            <w:noProof/>
          </w:rPr>
          <w:tab/>
        </w:r>
        <w:r w:rsidR="00EA4672" w:rsidRPr="00C71780">
          <w:rPr>
            <w:rStyle w:val="Hyperlink"/>
            <w:noProof/>
          </w:rPr>
          <w:t>F-REQ-305311/C-###R_FNC_Veh_HMI_USB_SW _013### USB Update Detected During Pending for Software Activation</w:t>
        </w:r>
        <w:r w:rsidR="00EA4672">
          <w:rPr>
            <w:noProof/>
            <w:webHidden/>
          </w:rPr>
          <w:tab/>
        </w:r>
        <w:r w:rsidR="00EA4672">
          <w:rPr>
            <w:noProof/>
            <w:webHidden/>
          </w:rPr>
          <w:fldChar w:fldCharType="begin"/>
        </w:r>
        <w:r w:rsidR="00EA4672">
          <w:rPr>
            <w:noProof/>
            <w:webHidden/>
          </w:rPr>
          <w:instrText xml:space="preserve"> PAGEREF _Toc46730553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5FD84B70" w14:textId="489435EE" w:rsidR="00EA4672" w:rsidRDefault="00DC691E">
      <w:pPr>
        <w:pStyle w:val="TOC5"/>
        <w:tabs>
          <w:tab w:val="left" w:pos="1991"/>
          <w:tab w:val="right" w:leader="dot" w:pos="9350"/>
        </w:tabs>
        <w:rPr>
          <w:noProof/>
        </w:rPr>
      </w:pPr>
      <w:hyperlink w:anchor="_Toc46730554" w:history="1">
        <w:r w:rsidR="00EA4672" w:rsidRPr="00C71780">
          <w:rPr>
            <w:rStyle w:val="Hyperlink"/>
            <w:noProof/>
          </w:rPr>
          <w:t>4.7.5.1.14</w:t>
        </w:r>
        <w:r w:rsidR="00EA4672">
          <w:rPr>
            <w:noProof/>
          </w:rPr>
          <w:tab/>
        </w:r>
        <w:r w:rsidR="00EA4672" w:rsidRPr="00C71780">
          <w:rPr>
            <w:rStyle w:val="Hyperlink"/>
            <w:noProof/>
          </w:rPr>
          <w:t>REQ-368887/B-###R_FNC_Veh_HMI_USB_SW _014### Update is Not Successful Notification</w:t>
        </w:r>
        <w:r w:rsidR="00EA4672">
          <w:rPr>
            <w:noProof/>
            <w:webHidden/>
          </w:rPr>
          <w:tab/>
        </w:r>
        <w:r w:rsidR="00EA4672">
          <w:rPr>
            <w:noProof/>
            <w:webHidden/>
          </w:rPr>
          <w:fldChar w:fldCharType="begin"/>
        </w:r>
        <w:r w:rsidR="00EA4672">
          <w:rPr>
            <w:noProof/>
            <w:webHidden/>
          </w:rPr>
          <w:instrText xml:space="preserve"> PAGEREF _Toc46730554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07D2ECFF" w14:textId="233BFC39" w:rsidR="00EA4672" w:rsidRDefault="00DC691E">
      <w:pPr>
        <w:pStyle w:val="TOC5"/>
        <w:tabs>
          <w:tab w:val="left" w:pos="1991"/>
          <w:tab w:val="right" w:leader="dot" w:pos="9350"/>
        </w:tabs>
        <w:rPr>
          <w:noProof/>
        </w:rPr>
      </w:pPr>
      <w:hyperlink w:anchor="_Toc46730555" w:history="1">
        <w:r w:rsidR="00EA4672" w:rsidRPr="00C71780">
          <w:rPr>
            <w:rStyle w:val="Hyperlink"/>
            <w:noProof/>
          </w:rPr>
          <w:t>4.7.5.1.15</w:t>
        </w:r>
        <w:r w:rsidR="00EA4672">
          <w:rPr>
            <w:noProof/>
          </w:rPr>
          <w:tab/>
        </w:r>
        <w:r w:rsidR="00EA4672" w:rsidRPr="00C71780">
          <w:rPr>
            <w:rStyle w:val="Hyperlink"/>
            <w:noProof/>
          </w:rPr>
          <w:t>FUR-REQ-324904/B-###R_FNC_Veh_HMI_USB_SW_015### Software Download Failure</w:t>
        </w:r>
        <w:r w:rsidR="00EA4672">
          <w:rPr>
            <w:noProof/>
            <w:webHidden/>
          </w:rPr>
          <w:tab/>
        </w:r>
        <w:r w:rsidR="00EA4672">
          <w:rPr>
            <w:noProof/>
            <w:webHidden/>
          </w:rPr>
          <w:fldChar w:fldCharType="begin"/>
        </w:r>
        <w:r w:rsidR="00EA4672">
          <w:rPr>
            <w:noProof/>
            <w:webHidden/>
          </w:rPr>
          <w:instrText xml:space="preserve"> PAGEREF _Toc46730555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41DA95EE" w14:textId="1223E7BB" w:rsidR="00EA4672" w:rsidRDefault="00DC691E">
      <w:pPr>
        <w:pStyle w:val="TOC5"/>
        <w:tabs>
          <w:tab w:val="left" w:pos="1991"/>
          <w:tab w:val="right" w:leader="dot" w:pos="9350"/>
        </w:tabs>
        <w:rPr>
          <w:noProof/>
        </w:rPr>
      </w:pPr>
      <w:hyperlink w:anchor="_Toc46730556" w:history="1">
        <w:r w:rsidR="00EA4672" w:rsidRPr="00C71780">
          <w:rPr>
            <w:rStyle w:val="Hyperlink"/>
            <w:noProof/>
          </w:rPr>
          <w:t>4.7.5.1.16</w:t>
        </w:r>
        <w:r w:rsidR="00EA4672">
          <w:rPr>
            <w:noProof/>
          </w:rPr>
          <w:tab/>
        </w:r>
        <w:r w:rsidR="00EA4672" w:rsidRPr="00C71780">
          <w:rPr>
            <w:rStyle w:val="Hyperlink"/>
            <w:noProof/>
          </w:rPr>
          <w:t>F-REQ-304779/C-###R_FNC_Veh_HMI_USB_SW_016### Master Reset when USB update is in Process</w:t>
        </w:r>
        <w:r w:rsidR="00EA4672">
          <w:rPr>
            <w:noProof/>
            <w:webHidden/>
          </w:rPr>
          <w:tab/>
        </w:r>
        <w:r w:rsidR="00EA4672">
          <w:rPr>
            <w:noProof/>
            <w:webHidden/>
          </w:rPr>
          <w:fldChar w:fldCharType="begin"/>
        </w:r>
        <w:r w:rsidR="00EA4672">
          <w:rPr>
            <w:noProof/>
            <w:webHidden/>
          </w:rPr>
          <w:instrText xml:space="preserve"> PAGEREF _Toc46730556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79B69423" w14:textId="1C55AA9D" w:rsidR="00EA4672" w:rsidRDefault="00DC691E">
      <w:pPr>
        <w:pStyle w:val="TOC5"/>
        <w:tabs>
          <w:tab w:val="left" w:pos="1991"/>
          <w:tab w:val="right" w:leader="dot" w:pos="9350"/>
        </w:tabs>
        <w:rPr>
          <w:noProof/>
        </w:rPr>
      </w:pPr>
      <w:hyperlink w:anchor="_Toc46730557" w:history="1">
        <w:r w:rsidR="00EA4672" w:rsidRPr="00C71780">
          <w:rPr>
            <w:rStyle w:val="Hyperlink"/>
            <w:noProof/>
          </w:rPr>
          <w:t>4.7.5.1.17</w:t>
        </w:r>
        <w:r w:rsidR="00EA4672">
          <w:rPr>
            <w:noProof/>
          </w:rPr>
          <w:tab/>
        </w:r>
        <w:r w:rsidR="00EA4672" w:rsidRPr="00C71780">
          <w:rPr>
            <w:rStyle w:val="Hyperlink"/>
            <w:noProof/>
          </w:rPr>
          <w:t>F-REQ-305309/C-###R_FNC_Veh_HMI_USB_SW 017### USB Software Activation with Vehicle Inhibit</w:t>
        </w:r>
        <w:r w:rsidR="00EA4672">
          <w:rPr>
            <w:noProof/>
            <w:webHidden/>
          </w:rPr>
          <w:tab/>
        </w:r>
        <w:r w:rsidR="00EA4672">
          <w:rPr>
            <w:noProof/>
            <w:webHidden/>
          </w:rPr>
          <w:fldChar w:fldCharType="begin"/>
        </w:r>
        <w:r w:rsidR="00EA4672">
          <w:rPr>
            <w:noProof/>
            <w:webHidden/>
          </w:rPr>
          <w:instrText xml:space="preserve"> PAGEREF _Toc46730557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6C5E0A42" w14:textId="2D592BDD" w:rsidR="00EA4672" w:rsidRDefault="00DC691E">
      <w:pPr>
        <w:pStyle w:val="TOC5"/>
        <w:tabs>
          <w:tab w:val="right" w:leader="dot" w:pos="9350"/>
        </w:tabs>
        <w:rPr>
          <w:noProof/>
        </w:rPr>
      </w:pPr>
      <w:hyperlink w:anchor="_Toc46730558" w:history="1">
        <w:r w:rsidR="00EA4672" w:rsidRPr="00C71780">
          <w:rPr>
            <w:rStyle w:val="Hyperlink"/>
            <w:rFonts w:cs="Arial"/>
            <w:noProof/>
          </w:rPr>
          <w:t>Self-install ECU shall report the progress to OTA Manager and HMI shall receive software update progress from the OTA Manager LS_OTAM_Update_Percentage_OverallProgress = Overall</w:t>
        </w:r>
        <w:r w:rsidR="00EA4672">
          <w:rPr>
            <w:noProof/>
            <w:webHidden/>
          </w:rPr>
          <w:tab/>
        </w:r>
        <w:r w:rsidR="00EA4672">
          <w:rPr>
            <w:noProof/>
            <w:webHidden/>
          </w:rPr>
          <w:fldChar w:fldCharType="begin"/>
        </w:r>
        <w:r w:rsidR="00EA4672">
          <w:rPr>
            <w:noProof/>
            <w:webHidden/>
          </w:rPr>
          <w:instrText xml:space="preserve"> PAGEREF _Toc46730558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6EBC7671" w14:textId="519E8093" w:rsidR="00EA4672" w:rsidRDefault="00DC691E">
      <w:pPr>
        <w:pStyle w:val="TOC5"/>
        <w:tabs>
          <w:tab w:val="left" w:pos="1991"/>
          <w:tab w:val="right" w:leader="dot" w:pos="9350"/>
        </w:tabs>
        <w:rPr>
          <w:noProof/>
        </w:rPr>
      </w:pPr>
      <w:hyperlink w:anchor="_Toc46730559" w:history="1">
        <w:r w:rsidR="00EA4672" w:rsidRPr="00C71780">
          <w:rPr>
            <w:rStyle w:val="Hyperlink"/>
            <w:noProof/>
          </w:rPr>
          <w:t>4.7.5.1.18</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_Toc46730559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4F18BF9E" w14:textId="3D512240"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60" w:history="1">
        <w:r w:rsidR="00EA4672" w:rsidRPr="00C71780">
          <w:rPr>
            <w:rStyle w:val="Hyperlink"/>
            <w:noProof/>
          </w:rPr>
          <w:t>4.7.5.2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_Toc46730560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037BDFE7" w14:textId="2CF6A39E" w:rsidR="00EA4672" w:rsidRDefault="00DC691E">
      <w:pPr>
        <w:pStyle w:val="TOC2"/>
        <w:tabs>
          <w:tab w:val="left" w:pos="800"/>
          <w:tab w:val="right" w:leader="dot" w:pos="9350"/>
        </w:tabs>
        <w:rPr>
          <w:rFonts w:asciiTheme="minorHAnsi" w:eastAsiaTheme="minorEastAsia" w:hAnsiTheme="minorHAnsi" w:cstheme="minorBidi"/>
          <w:noProof/>
          <w:sz w:val="22"/>
          <w:szCs w:val="22"/>
        </w:rPr>
      </w:pPr>
      <w:hyperlink w:anchor="_Toc46730561" w:history="1">
        <w:r w:rsidR="00EA4672" w:rsidRPr="00C71780">
          <w:rPr>
            <w:rStyle w:val="Hyperlink"/>
            <w:noProof/>
          </w:rPr>
          <w:t>4.8</w:t>
        </w:r>
        <w:r w:rsidR="00EA4672">
          <w:rPr>
            <w:rFonts w:asciiTheme="minorHAnsi" w:eastAsiaTheme="minorEastAsia" w:hAnsiTheme="minorHAnsi" w:cstheme="minorBidi"/>
            <w:noProof/>
            <w:sz w:val="22"/>
            <w:szCs w:val="22"/>
          </w:rPr>
          <w:tab/>
        </w:r>
        <w:r w:rsidR="00EA4672" w:rsidRPr="00C71780">
          <w:rPr>
            <w:rStyle w:val="Hyperlink"/>
            <w:noProof/>
          </w:rPr>
          <w:t>Logical Function Check for Updates</w:t>
        </w:r>
        <w:r w:rsidR="00EA4672">
          <w:rPr>
            <w:noProof/>
            <w:webHidden/>
          </w:rPr>
          <w:tab/>
        </w:r>
        <w:r w:rsidR="00EA4672">
          <w:rPr>
            <w:noProof/>
            <w:webHidden/>
          </w:rPr>
          <w:fldChar w:fldCharType="begin"/>
        </w:r>
        <w:r w:rsidR="00EA4672">
          <w:rPr>
            <w:noProof/>
            <w:webHidden/>
          </w:rPr>
          <w:instrText xml:space="preserve"> PAGEREF _Toc46730561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424949AE" w14:textId="64BDF7B1"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62" w:history="1">
        <w:r w:rsidR="00EA4672" w:rsidRPr="00C71780">
          <w:rPr>
            <w:rStyle w:val="Hyperlink"/>
            <w:noProof/>
          </w:rPr>
          <w:t>4.8.1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_Toc46730562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109C6ADC" w14:textId="754CA147"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63" w:history="1">
        <w:r w:rsidR="00EA4672" w:rsidRPr="00C71780">
          <w:rPr>
            <w:rStyle w:val="Hyperlink"/>
            <w:noProof/>
          </w:rPr>
          <w:t>4.8.2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_Toc46730563 \h </w:instrText>
        </w:r>
        <w:r w:rsidR="00EA4672">
          <w:rPr>
            <w:noProof/>
            <w:webHidden/>
          </w:rPr>
        </w:r>
        <w:r w:rsidR="00EA4672">
          <w:rPr>
            <w:noProof/>
            <w:webHidden/>
          </w:rPr>
          <w:fldChar w:fldCharType="separate"/>
        </w:r>
        <w:r w:rsidR="005317C2">
          <w:rPr>
            <w:noProof/>
            <w:webHidden/>
          </w:rPr>
          <w:t>92</w:t>
        </w:r>
        <w:r w:rsidR="00EA4672">
          <w:rPr>
            <w:noProof/>
            <w:webHidden/>
          </w:rPr>
          <w:fldChar w:fldCharType="end"/>
        </w:r>
      </w:hyperlink>
    </w:p>
    <w:p w14:paraId="5BBC3ACF" w14:textId="3E423C8F"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64" w:history="1">
        <w:r w:rsidR="00EA4672" w:rsidRPr="00C71780">
          <w:rPr>
            <w:rStyle w:val="Hyperlink"/>
            <w:noProof/>
          </w:rPr>
          <w:t>4.8.3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_Toc46730564 \h </w:instrText>
        </w:r>
        <w:r w:rsidR="00EA4672">
          <w:rPr>
            <w:noProof/>
            <w:webHidden/>
          </w:rPr>
        </w:r>
        <w:r w:rsidR="00EA4672">
          <w:rPr>
            <w:noProof/>
            <w:webHidden/>
          </w:rPr>
          <w:fldChar w:fldCharType="separate"/>
        </w:r>
        <w:r w:rsidR="005317C2">
          <w:rPr>
            <w:noProof/>
            <w:webHidden/>
          </w:rPr>
          <w:t>92</w:t>
        </w:r>
        <w:r w:rsidR="00EA4672">
          <w:rPr>
            <w:noProof/>
            <w:webHidden/>
          </w:rPr>
          <w:fldChar w:fldCharType="end"/>
        </w:r>
      </w:hyperlink>
    </w:p>
    <w:p w14:paraId="5F28FC93" w14:textId="190BA2D8"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65" w:history="1">
        <w:r w:rsidR="00EA4672" w:rsidRPr="00C71780">
          <w:rPr>
            <w:rStyle w:val="Hyperlink"/>
            <w:noProof/>
          </w:rPr>
          <w:t>4.8.3.1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_Toc46730565 \h </w:instrText>
        </w:r>
        <w:r w:rsidR="00EA4672">
          <w:rPr>
            <w:noProof/>
            <w:webHidden/>
          </w:rPr>
        </w:r>
        <w:r w:rsidR="00EA4672">
          <w:rPr>
            <w:noProof/>
            <w:webHidden/>
          </w:rPr>
          <w:fldChar w:fldCharType="separate"/>
        </w:r>
        <w:r w:rsidR="005317C2">
          <w:rPr>
            <w:noProof/>
            <w:webHidden/>
          </w:rPr>
          <w:t>92</w:t>
        </w:r>
        <w:r w:rsidR="00EA4672">
          <w:rPr>
            <w:noProof/>
            <w:webHidden/>
          </w:rPr>
          <w:fldChar w:fldCharType="end"/>
        </w:r>
      </w:hyperlink>
    </w:p>
    <w:p w14:paraId="426E8A63" w14:textId="499BD70B"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66" w:history="1">
        <w:r w:rsidR="00EA4672" w:rsidRPr="00C71780">
          <w:rPr>
            <w:rStyle w:val="Hyperlink"/>
            <w:noProof/>
          </w:rPr>
          <w:t>4.8.3.2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_Toc46730566 \h </w:instrText>
        </w:r>
        <w:r w:rsidR="00EA4672">
          <w:rPr>
            <w:noProof/>
            <w:webHidden/>
          </w:rPr>
        </w:r>
        <w:r w:rsidR="00EA4672">
          <w:rPr>
            <w:noProof/>
            <w:webHidden/>
          </w:rPr>
          <w:fldChar w:fldCharType="separate"/>
        </w:r>
        <w:r w:rsidR="005317C2">
          <w:rPr>
            <w:noProof/>
            <w:webHidden/>
          </w:rPr>
          <w:t>92</w:t>
        </w:r>
        <w:r w:rsidR="00EA4672">
          <w:rPr>
            <w:noProof/>
            <w:webHidden/>
          </w:rPr>
          <w:fldChar w:fldCharType="end"/>
        </w:r>
      </w:hyperlink>
    </w:p>
    <w:p w14:paraId="25BFE2E4" w14:textId="588FD358"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67" w:history="1">
        <w:r w:rsidR="00EA4672" w:rsidRPr="00C71780">
          <w:rPr>
            <w:rStyle w:val="Hyperlink"/>
            <w:noProof/>
          </w:rPr>
          <w:t>4.8.4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_Toc46730567 \h </w:instrText>
        </w:r>
        <w:r w:rsidR="00EA4672">
          <w:rPr>
            <w:noProof/>
            <w:webHidden/>
          </w:rPr>
        </w:r>
        <w:r w:rsidR="00EA4672">
          <w:rPr>
            <w:noProof/>
            <w:webHidden/>
          </w:rPr>
          <w:fldChar w:fldCharType="separate"/>
        </w:r>
        <w:r w:rsidR="005317C2">
          <w:rPr>
            <w:noProof/>
            <w:webHidden/>
          </w:rPr>
          <w:t>92</w:t>
        </w:r>
        <w:r w:rsidR="00EA4672">
          <w:rPr>
            <w:noProof/>
            <w:webHidden/>
          </w:rPr>
          <w:fldChar w:fldCharType="end"/>
        </w:r>
      </w:hyperlink>
    </w:p>
    <w:p w14:paraId="4D700005" w14:textId="773D34C3"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68" w:history="1">
        <w:r w:rsidR="00EA4672" w:rsidRPr="00C71780">
          <w:rPr>
            <w:rStyle w:val="Hyperlink"/>
            <w:noProof/>
          </w:rPr>
          <w:t>4.8.5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_Toc46730568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5CBDACB0" w14:textId="5802441B"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69" w:history="1">
        <w:r w:rsidR="00EA4672" w:rsidRPr="00C71780">
          <w:rPr>
            <w:rStyle w:val="Hyperlink"/>
            <w:noProof/>
          </w:rPr>
          <w:t>4.8.5.1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_Toc46730569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7396B2DA" w14:textId="740BC06F" w:rsidR="00EA4672" w:rsidRDefault="00DC691E">
      <w:pPr>
        <w:pStyle w:val="TOC5"/>
        <w:tabs>
          <w:tab w:val="left" w:pos="1880"/>
          <w:tab w:val="right" w:leader="dot" w:pos="9350"/>
        </w:tabs>
        <w:rPr>
          <w:noProof/>
        </w:rPr>
      </w:pPr>
      <w:hyperlink w:anchor="_Toc46730570" w:history="1">
        <w:r w:rsidR="00EA4672" w:rsidRPr="00C71780">
          <w:rPr>
            <w:rStyle w:val="Hyperlink"/>
            <w:noProof/>
          </w:rPr>
          <w:t>4.8.5.1.1</w:t>
        </w:r>
        <w:r w:rsidR="00EA4672">
          <w:rPr>
            <w:noProof/>
          </w:rPr>
          <w:tab/>
        </w:r>
        <w:r w:rsidR="00EA4672" w:rsidRPr="00C71780">
          <w:rPr>
            <w:rStyle w:val="Hyperlink"/>
            <w:noProof/>
          </w:rPr>
          <w:t>REQ-326181/A-###R_FNC_Veh_HMI_CheckUpdates_001### Direct Configuration Update</w:t>
        </w:r>
        <w:r w:rsidR="00EA4672">
          <w:rPr>
            <w:noProof/>
            <w:webHidden/>
          </w:rPr>
          <w:tab/>
        </w:r>
        <w:r w:rsidR="00EA4672">
          <w:rPr>
            <w:noProof/>
            <w:webHidden/>
          </w:rPr>
          <w:fldChar w:fldCharType="begin"/>
        </w:r>
        <w:r w:rsidR="00EA4672">
          <w:rPr>
            <w:noProof/>
            <w:webHidden/>
          </w:rPr>
          <w:instrText xml:space="preserve"> PAGEREF _Toc46730570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77584A01" w14:textId="63B9F47F" w:rsidR="00EA4672" w:rsidRDefault="00DC691E">
      <w:pPr>
        <w:pStyle w:val="TOC5"/>
        <w:tabs>
          <w:tab w:val="left" w:pos="1880"/>
          <w:tab w:val="right" w:leader="dot" w:pos="9350"/>
        </w:tabs>
        <w:rPr>
          <w:noProof/>
        </w:rPr>
      </w:pPr>
      <w:hyperlink w:anchor="_Toc46730571" w:history="1">
        <w:r w:rsidR="00EA4672" w:rsidRPr="00C71780">
          <w:rPr>
            <w:rStyle w:val="Hyperlink"/>
            <w:noProof/>
          </w:rPr>
          <w:t>4.8.5.1.2</w:t>
        </w:r>
        <w:r w:rsidR="00EA4672">
          <w:rPr>
            <w:noProof/>
          </w:rPr>
          <w:tab/>
        </w:r>
        <w:r w:rsidR="00EA4672" w:rsidRPr="00C71780">
          <w:rPr>
            <w:rStyle w:val="Hyperlink"/>
            <w:noProof/>
          </w:rPr>
          <w:t>F-REQ-305268/B-###R_FNC_Veh_HMI_CheckUpdates_002### Application List Display</w:t>
        </w:r>
        <w:r w:rsidR="00EA4672">
          <w:rPr>
            <w:noProof/>
            <w:webHidden/>
          </w:rPr>
          <w:tab/>
        </w:r>
        <w:r w:rsidR="00EA4672">
          <w:rPr>
            <w:noProof/>
            <w:webHidden/>
          </w:rPr>
          <w:fldChar w:fldCharType="begin"/>
        </w:r>
        <w:r w:rsidR="00EA4672">
          <w:rPr>
            <w:noProof/>
            <w:webHidden/>
          </w:rPr>
          <w:instrText xml:space="preserve"> PAGEREF _Toc46730571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111C0F76" w14:textId="5684EBA3" w:rsidR="00EA4672" w:rsidRDefault="00DC691E">
      <w:pPr>
        <w:pStyle w:val="TOC5"/>
        <w:tabs>
          <w:tab w:val="left" w:pos="1880"/>
          <w:tab w:val="right" w:leader="dot" w:pos="9350"/>
        </w:tabs>
        <w:rPr>
          <w:noProof/>
        </w:rPr>
      </w:pPr>
      <w:hyperlink w:anchor="_Toc46730572" w:history="1">
        <w:r w:rsidR="00EA4672" w:rsidRPr="00C71780">
          <w:rPr>
            <w:rStyle w:val="Hyperlink"/>
            <w:noProof/>
          </w:rPr>
          <w:t>4.8.5.1.3</w:t>
        </w:r>
        <w:r w:rsidR="00EA4672">
          <w:rPr>
            <w:noProof/>
          </w:rPr>
          <w:tab/>
        </w:r>
        <w:r w:rsidR="00EA4672" w:rsidRPr="00C71780">
          <w:rPr>
            <w:rStyle w:val="Hyperlink"/>
            <w:noProof/>
          </w:rPr>
          <w:t>F-REQ-305269/B-###R_FNC_Veh_HMI_CheckUpdates_003### Check for Updates</w:t>
        </w:r>
        <w:r w:rsidR="00EA4672">
          <w:rPr>
            <w:noProof/>
            <w:webHidden/>
          </w:rPr>
          <w:tab/>
        </w:r>
        <w:r w:rsidR="00EA4672">
          <w:rPr>
            <w:noProof/>
            <w:webHidden/>
          </w:rPr>
          <w:fldChar w:fldCharType="begin"/>
        </w:r>
        <w:r w:rsidR="00EA4672">
          <w:rPr>
            <w:noProof/>
            <w:webHidden/>
          </w:rPr>
          <w:instrText xml:space="preserve"> PAGEREF _Toc46730572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7C89E885" w14:textId="65CE2F72" w:rsidR="00EA4672" w:rsidRDefault="00DC691E">
      <w:pPr>
        <w:pStyle w:val="TOC5"/>
        <w:tabs>
          <w:tab w:val="left" w:pos="1880"/>
          <w:tab w:val="right" w:leader="dot" w:pos="9350"/>
        </w:tabs>
        <w:rPr>
          <w:noProof/>
        </w:rPr>
      </w:pPr>
      <w:hyperlink w:anchor="_Toc46730573" w:history="1">
        <w:r w:rsidR="00EA4672" w:rsidRPr="00C71780">
          <w:rPr>
            <w:rStyle w:val="Hyperlink"/>
            <w:noProof/>
          </w:rPr>
          <w:t>4.8.5.1.4</w:t>
        </w:r>
        <w:r w:rsidR="00EA4672">
          <w:rPr>
            <w:noProof/>
          </w:rPr>
          <w:tab/>
        </w:r>
        <w:r w:rsidR="00EA4672" w:rsidRPr="00C71780">
          <w:rPr>
            <w:rStyle w:val="Hyperlink"/>
            <w:noProof/>
          </w:rPr>
          <w:t>F-REQ-305270/B-###R_FNC_Veh_HMI_CheckUpdates_004### User Check for Updates during OTA software APP(s) Update is in Process</w:t>
        </w:r>
        <w:r w:rsidR="00EA4672">
          <w:rPr>
            <w:noProof/>
            <w:webHidden/>
          </w:rPr>
          <w:tab/>
        </w:r>
        <w:r w:rsidR="00EA4672">
          <w:rPr>
            <w:noProof/>
            <w:webHidden/>
          </w:rPr>
          <w:fldChar w:fldCharType="begin"/>
        </w:r>
        <w:r w:rsidR="00EA4672">
          <w:rPr>
            <w:noProof/>
            <w:webHidden/>
          </w:rPr>
          <w:instrText xml:space="preserve"> PAGEREF _Toc46730573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51AA4188" w14:textId="207BF87A" w:rsidR="00EA4672" w:rsidRDefault="00DC691E">
      <w:pPr>
        <w:pStyle w:val="TOC5"/>
        <w:tabs>
          <w:tab w:val="left" w:pos="1880"/>
          <w:tab w:val="right" w:leader="dot" w:pos="9350"/>
        </w:tabs>
        <w:rPr>
          <w:noProof/>
        </w:rPr>
      </w:pPr>
      <w:hyperlink w:anchor="_Toc46730574" w:history="1">
        <w:r w:rsidR="00EA4672" w:rsidRPr="00C71780">
          <w:rPr>
            <w:rStyle w:val="Hyperlink"/>
            <w:noProof/>
          </w:rPr>
          <w:t>4.8.5.1.5</w:t>
        </w:r>
        <w:r w:rsidR="00EA4672">
          <w:rPr>
            <w:noProof/>
          </w:rPr>
          <w:tab/>
        </w:r>
        <w:r w:rsidR="00EA4672" w:rsidRPr="00C71780">
          <w:rPr>
            <w:rStyle w:val="Hyperlink"/>
            <w:noProof/>
          </w:rPr>
          <w:t>F-REQ-305271/B-###R_FNC_Veh_HMI_CheckUpdates_005### User Check for Updates during OTA software Update is in Process (non-APPs)</w:t>
        </w:r>
        <w:r w:rsidR="00EA4672">
          <w:rPr>
            <w:noProof/>
            <w:webHidden/>
          </w:rPr>
          <w:tab/>
        </w:r>
        <w:r w:rsidR="00EA4672">
          <w:rPr>
            <w:noProof/>
            <w:webHidden/>
          </w:rPr>
          <w:fldChar w:fldCharType="begin"/>
        </w:r>
        <w:r w:rsidR="00EA4672">
          <w:rPr>
            <w:noProof/>
            <w:webHidden/>
          </w:rPr>
          <w:instrText xml:space="preserve"> PAGEREF _Toc46730574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0BA0EB21" w14:textId="1E3EC93B" w:rsidR="00EA4672" w:rsidRDefault="00DC691E">
      <w:pPr>
        <w:pStyle w:val="TOC5"/>
        <w:tabs>
          <w:tab w:val="left" w:pos="1880"/>
          <w:tab w:val="right" w:leader="dot" w:pos="9350"/>
        </w:tabs>
        <w:rPr>
          <w:noProof/>
        </w:rPr>
      </w:pPr>
      <w:hyperlink w:anchor="_Toc46730575" w:history="1">
        <w:r w:rsidR="00EA4672" w:rsidRPr="00C71780">
          <w:rPr>
            <w:rStyle w:val="Hyperlink"/>
            <w:noProof/>
          </w:rPr>
          <w:t>4.8.5.1.6</w:t>
        </w:r>
        <w:r w:rsidR="00EA4672">
          <w:rPr>
            <w:noProof/>
          </w:rPr>
          <w:tab/>
        </w:r>
        <w:r w:rsidR="00EA4672" w:rsidRPr="00C71780">
          <w:rPr>
            <w:rStyle w:val="Hyperlink"/>
            <w:noProof/>
          </w:rPr>
          <w:t>F-REQ-305272/B-###R_FNC_Veh_HMI_CheckUpdates_006### User Check for Updates during OTA software Update is in Process Where APPs Reign</w:t>
        </w:r>
        <w:r w:rsidR="00EA4672">
          <w:rPr>
            <w:noProof/>
            <w:webHidden/>
          </w:rPr>
          <w:tab/>
        </w:r>
        <w:r w:rsidR="00EA4672">
          <w:rPr>
            <w:noProof/>
            <w:webHidden/>
          </w:rPr>
          <w:fldChar w:fldCharType="begin"/>
        </w:r>
        <w:r w:rsidR="00EA4672">
          <w:rPr>
            <w:noProof/>
            <w:webHidden/>
          </w:rPr>
          <w:instrText xml:space="preserve"> PAGEREF _Toc46730575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376919F8" w14:textId="3934C105" w:rsidR="00EA4672" w:rsidRDefault="00DC691E">
      <w:pPr>
        <w:pStyle w:val="TOC5"/>
        <w:tabs>
          <w:tab w:val="left" w:pos="1880"/>
          <w:tab w:val="right" w:leader="dot" w:pos="9350"/>
        </w:tabs>
        <w:rPr>
          <w:noProof/>
        </w:rPr>
      </w:pPr>
      <w:hyperlink w:anchor="_Toc46730576" w:history="1">
        <w:r w:rsidR="00EA4672" w:rsidRPr="00C71780">
          <w:rPr>
            <w:rStyle w:val="Hyperlink"/>
            <w:noProof/>
          </w:rPr>
          <w:t>4.8.5.1.7</w:t>
        </w:r>
        <w:r w:rsidR="00EA4672">
          <w:rPr>
            <w:noProof/>
          </w:rPr>
          <w:tab/>
        </w:r>
        <w:r w:rsidR="00EA4672" w:rsidRPr="00C71780">
          <w:rPr>
            <w:rStyle w:val="Hyperlink"/>
            <w:noProof/>
          </w:rPr>
          <w:t>F-REQ-305273/B-###R_FNC_Veh_HMI_CheckUpdates_007### User Check for Updates during USB APP Update is in Process</w:t>
        </w:r>
        <w:r w:rsidR="00EA4672">
          <w:rPr>
            <w:noProof/>
            <w:webHidden/>
          </w:rPr>
          <w:tab/>
        </w:r>
        <w:r w:rsidR="00EA4672">
          <w:rPr>
            <w:noProof/>
            <w:webHidden/>
          </w:rPr>
          <w:fldChar w:fldCharType="begin"/>
        </w:r>
        <w:r w:rsidR="00EA4672">
          <w:rPr>
            <w:noProof/>
            <w:webHidden/>
          </w:rPr>
          <w:instrText xml:space="preserve"> PAGEREF _Toc46730576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561615C9" w14:textId="4D033BBE" w:rsidR="00EA4672" w:rsidRDefault="00DC691E">
      <w:pPr>
        <w:pStyle w:val="TOC5"/>
        <w:tabs>
          <w:tab w:val="left" w:pos="1880"/>
          <w:tab w:val="right" w:leader="dot" w:pos="9350"/>
        </w:tabs>
        <w:rPr>
          <w:noProof/>
        </w:rPr>
      </w:pPr>
      <w:hyperlink w:anchor="_Toc46730577" w:history="1">
        <w:r w:rsidR="00EA4672" w:rsidRPr="00C71780">
          <w:rPr>
            <w:rStyle w:val="Hyperlink"/>
            <w:noProof/>
          </w:rPr>
          <w:t>4.8.5.1.8</w:t>
        </w:r>
        <w:r w:rsidR="00EA4672">
          <w:rPr>
            <w:noProof/>
          </w:rPr>
          <w:tab/>
        </w:r>
        <w:r w:rsidR="00EA4672" w:rsidRPr="00C71780">
          <w:rPr>
            <w:rStyle w:val="Hyperlink"/>
            <w:noProof/>
          </w:rPr>
          <w:t>F-REQ-305274/B-###R_FNC_Veh_HMI_CheckUpdates_008### User Check for Updates during USB non-APP Update is in Process</w:t>
        </w:r>
        <w:r w:rsidR="00EA4672">
          <w:rPr>
            <w:noProof/>
            <w:webHidden/>
          </w:rPr>
          <w:tab/>
        </w:r>
        <w:r w:rsidR="00EA4672">
          <w:rPr>
            <w:noProof/>
            <w:webHidden/>
          </w:rPr>
          <w:fldChar w:fldCharType="begin"/>
        </w:r>
        <w:r w:rsidR="00EA4672">
          <w:rPr>
            <w:noProof/>
            <w:webHidden/>
          </w:rPr>
          <w:instrText xml:space="preserve"> PAGEREF _Toc46730577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284E9FEE" w14:textId="7921DC37" w:rsidR="00EA4672" w:rsidRDefault="00DC691E">
      <w:pPr>
        <w:pStyle w:val="TOC5"/>
        <w:tabs>
          <w:tab w:val="left" w:pos="1880"/>
          <w:tab w:val="right" w:leader="dot" w:pos="9350"/>
        </w:tabs>
        <w:rPr>
          <w:noProof/>
        </w:rPr>
      </w:pPr>
      <w:hyperlink w:anchor="_Toc46730578" w:history="1">
        <w:r w:rsidR="00EA4672" w:rsidRPr="00C71780">
          <w:rPr>
            <w:rStyle w:val="Hyperlink"/>
            <w:noProof/>
          </w:rPr>
          <w:t>4.8.5.1.9</w:t>
        </w:r>
        <w:r w:rsidR="00EA4672">
          <w:rPr>
            <w:noProof/>
          </w:rPr>
          <w:tab/>
        </w:r>
        <w:r w:rsidR="00EA4672" w:rsidRPr="00C71780">
          <w:rPr>
            <w:rStyle w:val="Hyperlink"/>
            <w:noProof/>
          </w:rPr>
          <w:t>F-REQ-305275/B-###R_FNC_Veh_HMI_CheckUpdates_009### User Check for Updates during APPs OTA Activation is pending &amp; ACT Schedule is NOT Set</w:t>
        </w:r>
        <w:r w:rsidR="00EA4672">
          <w:rPr>
            <w:noProof/>
            <w:webHidden/>
          </w:rPr>
          <w:tab/>
        </w:r>
        <w:r w:rsidR="00EA4672">
          <w:rPr>
            <w:noProof/>
            <w:webHidden/>
          </w:rPr>
          <w:fldChar w:fldCharType="begin"/>
        </w:r>
        <w:r w:rsidR="00EA4672">
          <w:rPr>
            <w:noProof/>
            <w:webHidden/>
          </w:rPr>
          <w:instrText xml:space="preserve"> PAGEREF _Toc46730578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6B5A341E" w14:textId="5612B510" w:rsidR="00EA4672" w:rsidRDefault="00DC691E">
      <w:pPr>
        <w:pStyle w:val="TOC5"/>
        <w:tabs>
          <w:tab w:val="left" w:pos="1991"/>
          <w:tab w:val="right" w:leader="dot" w:pos="9350"/>
        </w:tabs>
        <w:rPr>
          <w:noProof/>
        </w:rPr>
      </w:pPr>
      <w:hyperlink w:anchor="_Toc46730579" w:history="1">
        <w:r w:rsidR="00EA4672" w:rsidRPr="00C71780">
          <w:rPr>
            <w:rStyle w:val="Hyperlink"/>
            <w:noProof/>
          </w:rPr>
          <w:t>4.8.5.1.10</w:t>
        </w:r>
        <w:r w:rsidR="00EA4672">
          <w:rPr>
            <w:noProof/>
          </w:rPr>
          <w:tab/>
        </w:r>
        <w:r w:rsidR="00EA4672" w:rsidRPr="00C71780">
          <w:rPr>
            <w:rStyle w:val="Hyperlink"/>
            <w:noProof/>
          </w:rPr>
          <w:t>F-REQ-305276/B-###R_FNC_Veh_HMI_CheckUpdates_010### User Check for Updates during non-APPs OTA Activation is pending &amp; Act Sch is NOT</w:t>
        </w:r>
        <w:r w:rsidR="00EA4672">
          <w:rPr>
            <w:noProof/>
            <w:webHidden/>
          </w:rPr>
          <w:tab/>
        </w:r>
        <w:r w:rsidR="00EA4672">
          <w:rPr>
            <w:noProof/>
            <w:webHidden/>
          </w:rPr>
          <w:fldChar w:fldCharType="begin"/>
        </w:r>
        <w:r w:rsidR="00EA4672">
          <w:rPr>
            <w:noProof/>
            <w:webHidden/>
          </w:rPr>
          <w:instrText xml:space="preserve"> PAGEREF _Toc46730579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7E8E47C0" w14:textId="26124D89" w:rsidR="00EA4672" w:rsidRDefault="00DC691E">
      <w:pPr>
        <w:pStyle w:val="TOC5"/>
        <w:tabs>
          <w:tab w:val="left" w:pos="1991"/>
          <w:tab w:val="right" w:leader="dot" w:pos="9350"/>
        </w:tabs>
        <w:rPr>
          <w:noProof/>
        </w:rPr>
      </w:pPr>
      <w:hyperlink w:anchor="_Toc46730580" w:history="1">
        <w:r w:rsidR="00EA4672" w:rsidRPr="00C71780">
          <w:rPr>
            <w:rStyle w:val="Hyperlink"/>
            <w:noProof/>
          </w:rPr>
          <w:t>4.8.5.1.11</w:t>
        </w:r>
        <w:r w:rsidR="00EA4672">
          <w:rPr>
            <w:noProof/>
          </w:rPr>
          <w:tab/>
        </w:r>
        <w:r w:rsidR="00EA4672" w:rsidRPr="00C71780">
          <w:rPr>
            <w:rStyle w:val="Hyperlink"/>
            <w:noProof/>
          </w:rPr>
          <w:t>F-REQ-305277/B-###R_FNC_Veh_HMI_CheckUpdates_011### User Check for Updates during APPs OTA Activation is pending and Act Sch is Set</w:t>
        </w:r>
        <w:r w:rsidR="00EA4672">
          <w:rPr>
            <w:noProof/>
            <w:webHidden/>
          </w:rPr>
          <w:tab/>
        </w:r>
        <w:r w:rsidR="00EA4672">
          <w:rPr>
            <w:noProof/>
            <w:webHidden/>
          </w:rPr>
          <w:fldChar w:fldCharType="begin"/>
        </w:r>
        <w:r w:rsidR="00EA4672">
          <w:rPr>
            <w:noProof/>
            <w:webHidden/>
          </w:rPr>
          <w:instrText xml:space="preserve"> PAGEREF _Toc46730580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33637D79" w14:textId="419D69FA" w:rsidR="00EA4672" w:rsidRDefault="00DC691E">
      <w:pPr>
        <w:pStyle w:val="TOC5"/>
        <w:tabs>
          <w:tab w:val="left" w:pos="1991"/>
          <w:tab w:val="right" w:leader="dot" w:pos="9350"/>
        </w:tabs>
        <w:rPr>
          <w:noProof/>
        </w:rPr>
      </w:pPr>
      <w:hyperlink w:anchor="_Toc46730581" w:history="1">
        <w:r w:rsidR="00EA4672" w:rsidRPr="00C71780">
          <w:rPr>
            <w:rStyle w:val="Hyperlink"/>
            <w:noProof/>
          </w:rPr>
          <w:t>4.8.5.1.12</w:t>
        </w:r>
        <w:r w:rsidR="00EA4672">
          <w:rPr>
            <w:noProof/>
          </w:rPr>
          <w:tab/>
        </w:r>
        <w:r w:rsidR="00EA4672" w:rsidRPr="00C71780">
          <w:rPr>
            <w:rStyle w:val="Hyperlink"/>
            <w:noProof/>
          </w:rPr>
          <w:t>F-REQ-305278/B-###R_FNC_Veh_HMI_CheckUpdates_012### User Check for Updates during non-APPs OTA Activation is pending &amp; Act Sch is Set</w:t>
        </w:r>
        <w:r w:rsidR="00EA4672">
          <w:rPr>
            <w:noProof/>
            <w:webHidden/>
          </w:rPr>
          <w:tab/>
        </w:r>
        <w:r w:rsidR="00EA4672">
          <w:rPr>
            <w:noProof/>
            <w:webHidden/>
          </w:rPr>
          <w:fldChar w:fldCharType="begin"/>
        </w:r>
        <w:r w:rsidR="00EA4672">
          <w:rPr>
            <w:noProof/>
            <w:webHidden/>
          </w:rPr>
          <w:instrText xml:space="preserve"> PAGEREF _Toc46730581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0AD15404" w14:textId="07D6B5A5" w:rsidR="00EA4672" w:rsidRDefault="00DC691E">
      <w:pPr>
        <w:pStyle w:val="TOC5"/>
        <w:tabs>
          <w:tab w:val="left" w:pos="1991"/>
          <w:tab w:val="right" w:leader="dot" w:pos="9350"/>
        </w:tabs>
        <w:rPr>
          <w:noProof/>
        </w:rPr>
      </w:pPr>
      <w:hyperlink w:anchor="_Toc46730582" w:history="1">
        <w:r w:rsidR="00EA4672" w:rsidRPr="00C71780">
          <w:rPr>
            <w:rStyle w:val="Hyperlink"/>
            <w:noProof/>
          </w:rPr>
          <w:t>4.8.5.1.13</w:t>
        </w:r>
        <w:r w:rsidR="00EA4672">
          <w:rPr>
            <w:noProof/>
          </w:rPr>
          <w:tab/>
        </w:r>
        <w:r w:rsidR="00EA4672" w:rsidRPr="00C71780">
          <w:rPr>
            <w:rStyle w:val="Hyperlink"/>
            <w:noProof/>
          </w:rPr>
          <w:t>F-REQ-305279/B-###R_FNC_Veh_HMI_CheckUpdates_013### Customer Check for Updates when NO APP is enabled</w:t>
        </w:r>
        <w:r w:rsidR="00EA4672">
          <w:rPr>
            <w:noProof/>
            <w:webHidden/>
          </w:rPr>
          <w:tab/>
        </w:r>
        <w:r w:rsidR="00EA4672">
          <w:rPr>
            <w:noProof/>
            <w:webHidden/>
          </w:rPr>
          <w:fldChar w:fldCharType="begin"/>
        </w:r>
        <w:r w:rsidR="00EA4672">
          <w:rPr>
            <w:noProof/>
            <w:webHidden/>
          </w:rPr>
          <w:instrText xml:space="preserve"> PAGEREF _Toc46730582 \h </w:instrText>
        </w:r>
        <w:r w:rsidR="00EA4672">
          <w:rPr>
            <w:noProof/>
            <w:webHidden/>
          </w:rPr>
        </w:r>
        <w:r w:rsidR="00EA4672">
          <w:rPr>
            <w:noProof/>
            <w:webHidden/>
          </w:rPr>
          <w:fldChar w:fldCharType="separate"/>
        </w:r>
        <w:r w:rsidR="005317C2">
          <w:rPr>
            <w:noProof/>
            <w:webHidden/>
          </w:rPr>
          <w:t>95</w:t>
        </w:r>
        <w:r w:rsidR="00EA4672">
          <w:rPr>
            <w:noProof/>
            <w:webHidden/>
          </w:rPr>
          <w:fldChar w:fldCharType="end"/>
        </w:r>
      </w:hyperlink>
    </w:p>
    <w:p w14:paraId="1B90D4C1" w14:textId="3E1559A7" w:rsidR="00EA4672" w:rsidRDefault="00DC691E">
      <w:pPr>
        <w:pStyle w:val="TOC5"/>
        <w:tabs>
          <w:tab w:val="left" w:pos="1991"/>
          <w:tab w:val="right" w:leader="dot" w:pos="9350"/>
        </w:tabs>
        <w:rPr>
          <w:noProof/>
        </w:rPr>
      </w:pPr>
      <w:hyperlink w:anchor="_Toc46730583" w:history="1">
        <w:r w:rsidR="00EA4672" w:rsidRPr="00C71780">
          <w:rPr>
            <w:rStyle w:val="Hyperlink"/>
            <w:noProof/>
          </w:rPr>
          <w:t>4.8.5.1.14</w:t>
        </w:r>
        <w:r w:rsidR="00EA4672">
          <w:rPr>
            <w:noProof/>
          </w:rPr>
          <w:tab/>
        </w:r>
        <w:r w:rsidR="00EA4672" w:rsidRPr="00C71780">
          <w:rPr>
            <w:rStyle w:val="Hyperlink"/>
            <w:noProof/>
          </w:rPr>
          <w:t>F-REQ-305280/B-###R_FNC_Veh_HMI_CheckUpdates_014### Timestamp HMI for Check for OTA Software Updates</w:t>
        </w:r>
        <w:r w:rsidR="00EA4672">
          <w:rPr>
            <w:noProof/>
            <w:webHidden/>
          </w:rPr>
          <w:tab/>
        </w:r>
        <w:r w:rsidR="00EA4672">
          <w:rPr>
            <w:noProof/>
            <w:webHidden/>
          </w:rPr>
          <w:fldChar w:fldCharType="begin"/>
        </w:r>
        <w:r w:rsidR="00EA4672">
          <w:rPr>
            <w:noProof/>
            <w:webHidden/>
          </w:rPr>
          <w:instrText xml:space="preserve"> PAGEREF _Toc46730583 \h </w:instrText>
        </w:r>
        <w:r w:rsidR="00EA4672">
          <w:rPr>
            <w:noProof/>
            <w:webHidden/>
          </w:rPr>
        </w:r>
        <w:r w:rsidR="00EA4672">
          <w:rPr>
            <w:noProof/>
            <w:webHidden/>
          </w:rPr>
          <w:fldChar w:fldCharType="separate"/>
        </w:r>
        <w:r w:rsidR="005317C2">
          <w:rPr>
            <w:noProof/>
            <w:webHidden/>
          </w:rPr>
          <w:t>95</w:t>
        </w:r>
        <w:r w:rsidR="00EA4672">
          <w:rPr>
            <w:noProof/>
            <w:webHidden/>
          </w:rPr>
          <w:fldChar w:fldCharType="end"/>
        </w:r>
      </w:hyperlink>
    </w:p>
    <w:p w14:paraId="1E3EA58A" w14:textId="7F752F93" w:rsidR="00EA4672" w:rsidRDefault="00DC691E">
      <w:pPr>
        <w:pStyle w:val="TOC5"/>
        <w:tabs>
          <w:tab w:val="left" w:pos="1991"/>
          <w:tab w:val="right" w:leader="dot" w:pos="9350"/>
        </w:tabs>
        <w:rPr>
          <w:noProof/>
        </w:rPr>
      </w:pPr>
      <w:hyperlink w:anchor="_Toc46730584" w:history="1">
        <w:r w:rsidR="00EA4672" w:rsidRPr="00C71780">
          <w:rPr>
            <w:rStyle w:val="Hyperlink"/>
            <w:noProof/>
          </w:rPr>
          <w:t>4.8.5.1.15</w:t>
        </w:r>
        <w:r w:rsidR="00EA4672">
          <w:rPr>
            <w:noProof/>
          </w:rPr>
          <w:tab/>
        </w:r>
        <w:r w:rsidR="00EA4672" w:rsidRPr="00C71780">
          <w:rPr>
            <w:rStyle w:val="Hyperlink"/>
            <w:noProof/>
          </w:rPr>
          <w:t>F-REQ-305281/C-###R_FNC_Veh_HMI_CheckUpdates_015### Master Reset when User Check for Update &amp; SW download started but Consent Default is OFF</w:t>
        </w:r>
        <w:r w:rsidR="00EA4672">
          <w:rPr>
            <w:noProof/>
            <w:webHidden/>
          </w:rPr>
          <w:tab/>
        </w:r>
        <w:r w:rsidR="00EA4672">
          <w:rPr>
            <w:noProof/>
            <w:webHidden/>
          </w:rPr>
          <w:fldChar w:fldCharType="begin"/>
        </w:r>
        <w:r w:rsidR="00EA4672">
          <w:rPr>
            <w:noProof/>
            <w:webHidden/>
          </w:rPr>
          <w:instrText xml:space="preserve"> PAGEREF _Toc46730584 \h </w:instrText>
        </w:r>
        <w:r w:rsidR="00EA4672">
          <w:rPr>
            <w:noProof/>
            <w:webHidden/>
          </w:rPr>
        </w:r>
        <w:r w:rsidR="00EA4672">
          <w:rPr>
            <w:noProof/>
            <w:webHidden/>
          </w:rPr>
          <w:fldChar w:fldCharType="separate"/>
        </w:r>
        <w:r w:rsidR="005317C2">
          <w:rPr>
            <w:noProof/>
            <w:webHidden/>
          </w:rPr>
          <w:t>95</w:t>
        </w:r>
        <w:r w:rsidR="00EA4672">
          <w:rPr>
            <w:noProof/>
            <w:webHidden/>
          </w:rPr>
          <w:fldChar w:fldCharType="end"/>
        </w:r>
      </w:hyperlink>
    </w:p>
    <w:p w14:paraId="6461662A" w14:textId="53D2C481" w:rsidR="00EA4672" w:rsidRDefault="00DC691E">
      <w:pPr>
        <w:pStyle w:val="TOC5"/>
        <w:tabs>
          <w:tab w:val="left" w:pos="1991"/>
          <w:tab w:val="right" w:leader="dot" w:pos="9350"/>
        </w:tabs>
        <w:rPr>
          <w:noProof/>
        </w:rPr>
      </w:pPr>
      <w:hyperlink w:anchor="_Toc46730585" w:history="1">
        <w:r w:rsidR="00EA4672" w:rsidRPr="00C71780">
          <w:rPr>
            <w:rStyle w:val="Hyperlink"/>
            <w:noProof/>
          </w:rPr>
          <w:t>4.8.5.1.16</w:t>
        </w:r>
        <w:r w:rsidR="00EA4672">
          <w:rPr>
            <w:noProof/>
          </w:rPr>
          <w:tab/>
        </w:r>
        <w:r w:rsidR="00EA4672" w:rsidRPr="00C71780">
          <w:rPr>
            <w:rStyle w:val="Hyperlink"/>
            <w:noProof/>
          </w:rPr>
          <w:t>REQ-326182/A-###R_FNC_Veh_HMI_CheckUpdates_016### Master Reset when User Check for Update when SW download has NOT started</w:t>
        </w:r>
        <w:r w:rsidR="00EA4672">
          <w:rPr>
            <w:noProof/>
            <w:webHidden/>
          </w:rPr>
          <w:tab/>
        </w:r>
        <w:r w:rsidR="00EA4672">
          <w:rPr>
            <w:noProof/>
            <w:webHidden/>
          </w:rPr>
          <w:fldChar w:fldCharType="begin"/>
        </w:r>
        <w:r w:rsidR="00EA4672">
          <w:rPr>
            <w:noProof/>
            <w:webHidden/>
          </w:rPr>
          <w:instrText xml:space="preserve"> PAGEREF _Toc46730585 \h </w:instrText>
        </w:r>
        <w:r w:rsidR="00EA4672">
          <w:rPr>
            <w:noProof/>
            <w:webHidden/>
          </w:rPr>
        </w:r>
        <w:r w:rsidR="00EA4672">
          <w:rPr>
            <w:noProof/>
            <w:webHidden/>
          </w:rPr>
          <w:fldChar w:fldCharType="separate"/>
        </w:r>
        <w:r w:rsidR="005317C2">
          <w:rPr>
            <w:noProof/>
            <w:webHidden/>
          </w:rPr>
          <w:t>95</w:t>
        </w:r>
        <w:r w:rsidR="00EA4672">
          <w:rPr>
            <w:noProof/>
            <w:webHidden/>
          </w:rPr>
          <w:fldChar w:fldCharType="end"/>
        </w:r>
      </w:hyperlink>
    </w:p>
    <w:p w14:paraId="07993A98" w14:textId="62DC9092" w:rsidR="00EA4672" w:rsidRDefault="00DC691E">
      <w:pPr>
        <w:pStyle w:val="TOC5"/>
        <w:tabs>
          <w:tab w:val="left" w:pos="1991"/>
          <w:tab w:val="right" w:leader="dot" w:pos="9350"/>
        </w:tabs>
        <w:rPr>
          <w:noProof/>
        </w:rPr>
      </w:pPr>
      <w:hyperlink w:anchor="_Toc46730586" w:history="1">
        <w:r w:rsidR="00EA4672" w:rsidRPr="00C71780">
          <w:rPr>
            <w:rStyle w:val="Hyperlink"/>
            <w:noProof/>
          </w:rPr>
          <w:t>4.8.5.1.17</w:t>
        </w:r>
        <w:r w:rsidR="00EA4672">
          <w:rPr>
            <w:noProof/>
          </w:rPr>
          <w:tab/>
        </w:r>
        <w:r w:rsidR="00EA4672" w:rsidRPr="00C71780">
          <w:rPr>
            <w:rStyle w:val="Hyperlink"/>
            <w:noProof/>
          </w:rPr>
          <w:t>REQ-326183/A-###R_FNC_Veh_HMI_CheckUpdates_017### Master Reset when User Check for Update &amp; SW download started but Consent Default is ON</w:t>
        </w:r>
        <w:r w:rsidR="00EA4672">
          <w:rPr>
            <w:noProof/>
            <w:webHidden/>
          </w:rPr>
          <w:tab/>
        </w:r>
        <w:r w:rsidR="00EA4672">
          <w:rPr>
            <w:noProof/>
            <w:webHidden/>
          </w:rPr>
          <w:fldChar w:fldCharType="begin"/>
        </w:r>
        <w:r w:rsidR="00EA4672">
          <w:rPr>
            <w:noProof/>
            <w:webHidden/>
          </w:rPr>
          <w:instrText xml:space="preserve"> PAGEREF _Toc46730586 \h </w:instrText>
        </w:r>
        <w:r w:rsidR="00EA4672">
          <w:rPr>
            <w:noProof/>
            <w:webHidden/>
          </w:rPr>
        </w:r>
        <w:r w:rsidR="00EA4672">
          <w:rPr>
            <w:noProof/>
            <w:webHidden/>
          </w:rPr>
          <w:fldChar w:fldCharType="separate"/>
        </w:r>
        <w:r w:rsidR="005317C2">
          <w:rPr>
            <w:noProof/>
            <w:webHidden/>
          </w:rPr>
          <w:t>95</w:t>
        </w:r>
        <w:r w:rsidR="00EA4672">
          <w:rPr>
            <w:noProof/>
            <w:webHidden/>
          </w:rPr>
          <w:fldChar w:fldCharType="end"/>
        </w:r>
      </w:hyperlink>
    </w:p>
    <w:p w14:paraId="1C698AD3" w14:textId="070CE713" w:rsidR="00EA4672" w:rsidRDefault="00DC691E">
      <w:pPr>
        <w:pStyle w:val="TOC5"/>
        <w:tabs>
          <w:tab w:val="left" w:pos="1991"/>
          <w:tab w:val="right" w:leader="dot" w:pos="9350"/>
        </w:tabs>
        <w:rPr>
          <w:noProof/>
        </w:rPr>
      </w:pPr>
      <w:hyperlink w:anchor="_Toc46730587" w:history="1">
        <w:r w:rsidR="00EA4672" w:rsidRPr="00C71780">
          <w:rPr>
            <w:rStyle w:val="Hyperlink"/>
            <w:noProof/>
          </w:rPr>
          <w:t>4.8.5.1.18</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_Toc46730587 \h </w:instrText>
        </w:r>
        <w:r w:rsidR="00EA4672">
          <w:rPr>
            <w:noProof/>
            <w:webHidden/>
          </w:rPr>
        </w:r>
        <w:r w:rsidR="00EA4672">
          <w:rPr>
            <w:noProof/>
            <w:webHidden/>
          </w:rPr>
          <w:fldChar w:fldCharType="separate"/>
        </w:r>
        <w:r w:rsidR="005317C2">
          <w:rPr>
            <w:noProof/>
            <w:webHidden/>
          </w:rPr>
          <w:t>96</w:t>
        </w:r>
        <w:r w:rsidR="00EA4672">
          <w:rPr>
            <w:noProof/>
            <w:webHidden/>
          </w:rPr>
          <w:fldChar w:fldCharType="end"/>
        </w:r>
      </w:hyperlink>
    </w:p>
    <w:p w14:paraId="17FF7D92" w14:textId="261342F9"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88" w:history="1">
        <w:r w:rsidR="00EA4672" w:rsidRPr="00C71780">
          <w:rPr>
            <w:rStyle w:val="Hyperlink"/>
            <w:noProof/>
          </w:rPr>
          <w:t>4.8.5.2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_Toc46730588 \h </w:instrText>
        </w:r>
        <w:r w:rsidR="00EA4672">
          <w:rPr>
            <w:noProof/>
            <w:webHidden/>
          </w:rPr>
        </w:r>
        <w:r w:rsidR="00EA4672">
          <w:rPr>
            <w:noProof/>
            <w:webHidden/>
          </w:rPr>
          <w:fldChar w:fldCharType="separate"/>
        </w:r>
        <w:r w:rsidR="005317C2">
          <w:rPr>
            <w:noProof/>
            <w:webHidden/>
          </w:rPr>
          <w:t>96</w:t>
        </w:r>
        <w:r w:rsidR="00EA4672">
          <w:rPr>
            <w:noProof/>
            <w:webHidden/>
          </w:rPr>
          <w:fldChar w:fldCharType="end"/>
        </w:r>
      </w:hyperlink>
    </w:p>
    <w:p w14:paraId="3F81175E" w14:textId="4877B404" w:rsidR="00EA4672" w:rsidRDefault="00DC691E">
      <w:pPr>
        <w:pStyle w:val="TOC5"/>
        <w:tabs>
          <w:tab w:val="left" w:pos="1880"/>
          <w:tab w:val="right" w:leader="dot" w:pos="9350"/>
        </w:tabs>
        <w:rPr>
          <w:noProof/>
        </w:rPr>
      </w:pPr>
      <w:hyperlink w:anchor="_Toc46730589" w:history="1">
        <w:r w:rsidR="00EA4672" w:rsidRPr="00C71780">
          <w:rPr>
            <w:rStyle w:val="Hyperlink"/>
            <w:noProof/>
          </w:rPr>
          <w:t>4.8.5.2.1</w:t>
        </w:r>
        <w:r w:rsidR="00EA4672">
          <w:rPr>
            <w:noProof/>
          </w:rPr>
          <w:tab/>
        </w:r>
        <w:r w:rsidR="00EA4672" w:rsidRPr="00C71780">
          <w:rPr>
            <w:rStyle w:val="Hyperlink"/>
            <w:noProof/>
          </w:rPr>
          <w:t>F-REQ-305282/C-###R_FNC_Veh_HMI_CheckUpdates_018### Progress after a user click Check for Updates</w:t>
        </w:r>
        <w:r w:rsidR="00EA4672">
          <w:rPr>
            <w:noProof/>
            <w:webHidden/>
          </w:rPr>
          <w:tab/>
        </w:r>
        <w:r w:rsidR="00EA4672">
          <w:rPr>
            <w:noProof/>
            <w:webHidden/>
          </w:rPr>
          <w:fldChar w:fldCharType="begin"/>
        </w:r>
        <w:r w:rsidR="00EA4672">
          <w:rPr>
            <w:noProof/>
            <w:webHidden/>
          </w:rPr>
          <w:instrText xml:space="preserve"> PAGEREF _Toc46730589 \h </w:instrText>
        </w:r>
        <w:r w:rsidR="00EA4672">
          <w:rPr>
            <w:noProof/>
            <w:webHidden/>
          </w:rPr>
        </w:r>
        <w:r w:rsidR="00EA4672">
          <w:rPr>
            <w:noProof/>
            <w:webHidden/>
          </w:rPr>
          <w:fldChar w:fldCharType="separate"/>
        </w:r>
        <w:r w:rsidR="005317C2">
          <w:rPr>
            <w:noProof/>
            <w:webHidden/>
          </w:rPr>
          <w:t>96</w:t>
        </w:r>
        <w:r w:rsidR="00EA4672">
          <w:rPr>
            <w:noProof/>
            <w:webHidden/>
          </w:rPr>
          <w:fldChar w:fldCharType="end"/>
        </w:r>
      </w:hyperlink>
    </w:p>
    <w:p w14:paraId="566A3602" w14:textId="7F605040" w:rsidR="00EA4672" w:rsidRDefault="00DC691E">
      <w:pPr>
        <w:pStyle w:val="TOC1"/>
        <w:tabs>
          <w:tab w:val="left" w:pos="400"/>
          <w:tab w:val="right" w:leader="dot" w:pos="9350"/>
        </w:tabs>
        <w:rPr>
          <w:rFonts w:asciiTheme="minorHAnsi" w:eastAsiaTheme="minorEastAsia" w:hAnsiTheme="minorHAnsi" w:cstheme="minorBidi"/>
          <w:noProof/>
          <w:sz w:val="22"/>
          <w:szCs w:val="22"/>
        </w:rPr>
      </w:pPr>
      <w:hyperlink w:anchor="_Toc46730590" w:history="1">
        <w:r w:rsidR="00EA4672" w:rsidRPr="00C71780">
          <w:rPr>
            <w:rStyle w:val="Hyperlink"/>
            <w:noProof/>
          </w:rPr>
          <w:t>5</w:t>
        </w:r>
        <w:r w:rsidR="00EA4672">
          <w:rPr>
            <w:rFonts w:asciiTheme="minorHAnsi" w:eastAsiaTheme="minorEastAsia" w:hAnsiTheme="minorHAnsi" w:cstheme="minorBidi"/>
            <w:noProof/>
            <w:sz w:val="22"/>
            <w:szCs w:val="22"/>
          </w:rPr>
          <w:tab/>
        </w:r>
        <w:r w:rsidR="00EA4672" w:rsidRPr="00C71780">
          <w:rPr>
            <w:rStyle w:val="Hyperlink"/>
            <w:noProof/>
          </w:rPr>
          <w:t>HMI Functions</w:t>
        </w:r>
        <w:r w:rsidR="00EA4672">
          <w:rPr>
            <w:noProof/>
            <w:webHidden/>
          </w:rPr>
          <w:tab/>
        </w:r>
        <w:r w:rsidR="00EA4672">
          <w:rPr>
            <w:noProof/>
            <w:webHidden/>
          </w:rPr>
          <w:fldChar w:fldCharType="begin"/>
        </w:r>
        <w:r w:rsidR="00EA4672">
          <w:rPr>
            <w:noProof/>
            <w:webHidden/>
          </w:rPr>
          <w:instrText xml:space="preserve"> PAGEREF _Toc46730590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43A6C1CB" w14:textId="1BDEAE22" w:rsidR="00EA4672" w:rsidRDefault="00DC691E">
      <w:pPr>
        <w:pStyle w:val="TOC2"/>
        <w:tabs>
          <w:tab w:val="left" w:pos="800"/>
          <w:tab w:val="right" w:leader="dot" w:pos="9350"/>
        </w:tabs>
        <w:rPr>
          <w:rFonts w:asciiTheme="minorHAnsi" w:eastAsiaTheme="minorEastAsia" w:hAnsiTheme="minorHAnsi" w:cstheme="minorBidi"/>
          <w:noProof/>
          <w:sz w:val="22"/>
          <w:szCs w:val="22"/>
        </w:rPr>
      </w:pPr>
      <w:hyperlink w:anchor="_Toc46730591" w:history="1">
        <w:r w:rsidR="00EA4672" w:rsidRPr="00C71780">
          <w:rPr>
            <w:rStyle w:val="Hyperlink"/>
            <w:noProof/>
          </w:rPr>
          <w:t>5.1</w:t>
        </w:r>
        <w:r w:rsidR="00EA4672">
          <w:rPr>
            <w:rFonts w:asciiTheme="minorHAnsi" w:eastAsiaTheme="minorEastAsia" w:hAnsiTheme="minorHAnsi" w:cstheme="minorBidi"/>
            <w:noProof/>
            <w:sz w:val="22"/>
            <w:szCs w:val="22"/>
          </w:rPr>
          <w:tab/>
        </w:r>
        <w:r w:rsidR="00EA4672" w:rsidRPr="00C71780">
          <w:rPr>
            <w:rStyle w:val="Hyperlink"/>
            <w:noProof/>
          </w:rPr>
          <w:t>HMI Function in Vehicle HMI</w:t>
        </w:r>
        <w:r w:rsidR="00EA4672">
          <w:rPr>
            <w:noProof/>
            <w:webHidden/>
          </w:rPr>
          <w:tab/>
        </w:r>
        <w:r w:rsidR="00EA4672">
          <w:rPr>
            <w:noProof/>
            <w:webHidden/>
          </w:rPr>
          <w:fldChar w:fldCharType="begin"/>
        </w:r>
        <w:r w:rsidR="00EA4672">
          <w:rPr>
            <w:noProof/>
            <w:webHidden/>
          </w:rPr>
          <w:instrText xml:space="preserve"> PAGEREF _Toc46730591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6F656521" w14:textId="2FD28B06"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92" w:history="1">
        <w:r w:rsidR="00EA4672" w:rsidRPr="00C71780">
          <w:rPr>
            <w:rStyle w:val="Hyperlink"/>
            <w:noProof/>
          </w:rPr>
          <w:t>5.1.1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_Toc46730592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1FE5A1C5" w14:textId="2A46E254"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593" w:history="1">
        <w:r w:rsidR="00EA4672" w:rsidRPr="00C71780">
          <w:rPr>
            <w:rStyle w:val="Hyperlink"/>
            <w:noProof/>
          </w:rPr>
          <w:t>5.1.2</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_Toc46730593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477BC2EE" w14:textId="5B7FD900"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594" w:history="1">
        <w:r w:rsidR="00EA4672" w:rsidRPr="00C71780">
          <w:rPr>
            <w:rStyle w:val="Hyperlink"/>
            <w:noProof/>
          </w:rPr>
          <w:t>5.1.2.1</w:t>
        </w:r>
        <w:r w:rsidR="00EA4672">
          <w:rPr>
            <w:rFonts w:asciiTheme="minorHAnsi" w:eastAsiaTheme="minorEastAsia" w:hAnsiTheme="minorHAnsi" w:cstheme="minorBidi"/>
            <w:noProof/>
            <w:sz w:val="22"/>
            <w:szCs w:val="22"/>
          </w:rPr>
          <w:tab/>
        </w:r>
        <w:r w:rsidR="00EA4672" w:rsidRPr="00C71780">
          <w:rPr>
            <w:rStyle w:val="Hyperlink"/>
            <w:noProof/>
          </w:rPr>
          <w:t>Functional Requirements on HMI</w:t>
        </w:r>
        <w:r w:rsidR="00EA4672">
          <w:rPr>
            <w:noProof/>
            <w:webHidden/>
          </w:rPr>
          <w:tab/>
        </w:r>
        <w:r w:rsidR="00EA4672">
          <w:rPr>
            <w:noProof/>
            <w:webHidden/>
          </w:rPr>
          <w:fldChar w:fldCharType="begin"/>
        </w:r>
        <w:r w:rsidR="00EA4672">
          <w:rPr>
            <w:noProof/>
            <w:webHidden/>
          </w:rPr>
          <w:instrText xml:space="preserve"> PAGEREF _Toc46730594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71F1FF6C" w14:textId="7B44E183" w:rsidR="00EA4672" w:rsidRDefault="00DC691E">
      <w:pPr>
        <w:pStyle w:val="TOC5"/>
        <w:tabs>
          <w:tab w:val="left" w:pos="1880"/>
          <w:tab w:val="right" w:leader="dot" w:pos="9350"/>
        </w:tabs>
        <w:rPr>
          <w:noProof/>
        </w:rPr>
      </w:pPr>
      <w:hyperlink w:anchor="_Toc46730595" w:history="1">
        <w:r w:rsidR="00EA4672" w:rsidRPr="00C71780">
          <w:rPr>
            <w:rStyle w:val="Hyperlink"/>
            <w:noProof/>
          </w:rPr>
          <w:t>5.1.2.1.1</w:t>
        </w:r>
        <w:r w:rsidR="00EA4672">
          <w:rPr>
            <w:noProof/>
          </w:rPr>
          <w:tab/>
        </w:r>
        <w:r w:rsidR="00EA4672" w:rsidRPr="00C71780">
          <w:rPr>
            <w:rStyle w:val="Hyperlink"/>
            <w:noProof/>
          </w:rPr>
          <w:t>REQ-326786/A-###R_FNC_Vehicle_HMI_001### Type of messaging ICON vs. Transient Message</w:t>
        </w:r>
        <w:r w:rsidR="00EA4672">
          <w:rPr>
            <w:noProof/>
            <w:webHidden/>
          </w:rPr>
          <w:tab/>
        </w:r>
        <w:r w:rsidR="00EA4672">
          <w:rPr>
            <w:noProof/>
            <w:webHidden/>
          </w:rPr>
          <w:fldChar w:fldCharType="begin"/>
        </w:r>
        <w:r w:rsidR="00EA4672">
          <w:rPr>
            <w:noProof/>
            <w:webHidden/>
          </w:rPr>
          <w:instrText xml:space="preserve"> PAGEREF _Toc46730595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6BE0BFB4" w14:textId="4F42ED52" w:rsidR="00EA4672" w:rsidRDefault="00DC691E">
      <w:pPr>
        <w:pStyle w:val="TOC5"/>
        <w:tabs>
          <w:tab w:val="left" w:pos="1880"/>
          <w:tab w:val="right" w:leader="dot" w:pos="9350"/>
        </w:tabs>
        <w:rPr>
          <w:noProof/>
        </w:rPr>
      </w:pPr>
      <w:hyperlink w:anchor="_Toc46730596" w:history="1">
        <w:r w:rsidR="00EA4672" w:rsidRPr="00C71780">
          <w:rPr>
            <w:rStyle w:val="Hyperlink"/>
            <w:noProof/>
          </w:rPr>
          <w:t>5.1.2.1.2</w:t>
        </w:r>
        <w:r w:rsidR="00EA4672">
          <w:rPr>
            <w:noProof/>
          </w:rPr>
          <w:tab/>
        </w:r>
        <w:r w:rsidR="00EA4672" w:rsidRPr="00C71780">
          <w:rPr>
            <w:rStyle w:val="Hyperlink"/>
            <w:noProof/>
          </w:rPr>
          <w:t>REQ-326787/A-###R_FNC_Vehicle_HMI_002### Hide unchangeable HMI options</w:t>
        </w:r>
        <w:r w:rsidR="00EA4672">
          <w:rPr>
            <w:noProof/>
            <w:webHidden/>
          </w:rPr>
          <w:tab/>
        </w:r>
        <w:r w:rsidR="00EA4672">
          <w:rPr>
            <w:noProof/>
            <w:webHidden/>
          </w:rPr>
          <w:fldChar w:fldCharType="begin"/>
        </w:r>
        <w:r w:rsidR="00EA4672">
          <w:rPr>
            <w:noProof/>
            <w:webHidden/>
          </w:rPr>
          <w:instrText xml:space="preserve"> PAGEREF _Toc46730596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282744C4" w14:textId="27E9480C" w:rsidR="00EA4672" w:rsidRDefault="00DC691E">
      <w:pPr>
        <w:pStyle w:val="TOC5"/>
        <w:tabs>
          <w:tab w:val="left" w:pos="1880"/>
          <w:tab w:val="right" w:leader="dot" w:pos="9350"/>
        </w:tabs>
        <w:rPr>
          <w:noProof/>
        </w:rPr>
      </w:pPr>
      <w:hyperlink w:anchor="_Toc46730597" w:history="1">
        <w:r w:rsidR="00EA4672" w:rsidRPr="00C71780">
          <w:rPr>
            <w:rStyle w:val="Hyperlink"/>
            <w:noProof/>
          </w:rPr>
          <w:t>5.1.2.1.3</w:t>
        </w:r>
        <w:r w:rsidR="00EA4672">
          <w:rPr>
            <w:noProof/>
          </w:rPr>
          <w:tab/>
        </w:r>
        <w:r w:rsidR="00EA4672" w:rsidRPr="00C71780">
          <w:rPr>
            <w:rStyle w:val="Hyperlink"/>
            <w:noProof/>
          </w:rPr>
          <w:t>F-REQ-305315/B-###R_FNC_Vehicle_HMI_003### Setting Layer Depth</w:t>
        </w:r>
        <w:r w:rsidR="00EA4672">
          <w:rPr>
            <w:noProof/>
            <w:webHidden/>
          </w:rPr>
          <w:tab/>
        </w:r>
        <w:r w:rsidR="00EA4672">
          <w:rPr>
            <w:noProof/>
            <w:webHidden/>
          </w:rPr>
          <w:fldChar w:fldCharType="begin"/>
        </w:r>
        <w:r w:rsidR="00EA4672">
          <w:rPr>
            <w:noProof/>
            <w:webHidden/>
          </w:rPr>
          <w:instrText xml:space="preserve"> PAGEREF _Toc46730597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0585EE18" w14:textId="622BC56A" w:rsidR="00EA4672" w:rsidRDefault="00DC691E">
      <w:pPr>
        <w:pStyle w:val="TOC5"/>
        <w:tabs>
          <w:tab w:val="left" w:pos="1880"/>
          <w:tab w:val="right" w:leader="dot" w:pos="9350"/>
        </w:tabs>
        <w:rPr>
          <w:noProof/>
        </w:rPr>
      </w:pPr>
      <w:hyperlink w:anchor="_Toc46730598" w:history="1">
        <w:r w:rsidR="00EA4672" w:rsidRPr="00C71780">
          <w:rPr>
            <w:rStyle w:val="Hyperlink"/>
            <w:noProof/>
          </w:rPr>
          <w:t>5.1.2.1.4</w:t>
        </w:r>
        <w:r w:rsidR="00EA4672">
          <w:rPr>
            <w:noProof/>
          </w:rPr>
          <w:tab/>
        </w:r>
        <w:r w:rsidR="00EA4672" w:rsidRPr="00C71780">
          <w:rPr>
            <w:rStyle w:val="Hyperlink"/>
            <w:noProof/>
          </w:rPr>
          <w:t>REQ-329380/A-###R_FNC_Vehicle_HMI_004### Extend Display</w:t>
        </w:r>
        <w:r w:rsidR="00EA4672">
          <w:rPr>
            <w:noProof/>
            <w:webHidden/>
          </w:rPr>
          <w:tab/>
        </w:r>
        <w:r w:rsidR="00EA4672">
          <w:rPr>
            <w:noProof/>
            <w:webHidden/>
          </w:rPr>
          <w:fldChar w:fldCharType="begin"/>
        </w:r>
        <w:r w:rsidR="00EA4672">
          <w:rPr>
            <w:noProof/>
            <w:webHidden/>
          </w:rPr>
          <w:instrText xml:space="preserve"> PAGEREF _Toc46730598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7E0BCEDB" w14:textId="1DA2030F" w:rsidR="00EA4672" w:rsidRDefault="00DC691E">
      <w:pPr>
        <w:pStyle w:val="TOC5"/>
        <w:tabs>
          <w:tab w:val="left" w:pos="1880"/>
          <w:tab w:val="right" w:leader="dot" w:pos="9350"/>
        </w:tabs>
        <w:rPr>
          <w:noProof/>
        </w:rPr>
      </w:pPr>
      <w:hyperlink w:anchor="_Toc46730599" w:history="1">
        <w:r w:rsidR="00EA4672" w:rsidRPr="00C71780">
          <w:rPr>
            <w:rStyle w:val="Hyperlink"/>
            <w:noProof/>
          </w:rPr>
          <w:t>5.1.2.1.5</w:t>
        </w:r>
        <w:r w:rsidR="00EA4672">
          <w:rPr>
            <w:noProof/>
          </w:rPr>
          <w:tab/>
        </w:r>
        <w:r w:rsidR="00EA4672" w:rsidRPr="00C71780">
          <w:rPr>
            <w:rStyle w:val="Hyperlink"/>
            <w:noProof/>
          </w:rPr>
          <w:t>F-REQ-305207/B-###R_FNC_Vehicle_HMI_006### Automatic Software Updates Setting</w:t>
        </w:r>
        <w:r w:rsidR="00EA4672">
          <w:rPr>
            <w:noProof/>
            <w:webHidden/>
          </w:rPr>
          <w:tab/>
        </w:r>
        <w:r w:rsidR="00EA4672">
          <w:rPr>
            <w:noProof/>
            <w:webHidden/>
          </w:rPr>
          <w:fldChar w:fldCharType="begin"/>
        </w:r>
        <w:r w:rsidR="00EA4672">
          <w:rPr>
            <w:noProof/>
            <w:webHidden/>
          </w:rPr>
          <w:instrText xml:space="preserve"> PAGEREF _Toc46730599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260B93FB" w14:textId="48065777" w:rsidR="00EA4672" w:rsidRDefault="00DC691E">
      <w:pPr>
        <w:pStyle w:val="TOC5"/>
        <w:tabs>
          <w:tab w:val="left" w:pos="1880"/>
          <w:tab w:val="right" w:leader="dot" w:pos="9350"/>
        </w:tabs>
        <w:rPr>
          <w:noProof/>
        </w:rPr>
      </w:pPr>
      <w:hyperlink w:anchor="_Toc46730600" w:history="1">
        <w:r w:rsidR="00EA4672" w:rsidRPr="00C71780">
          <w:rPr>
            <w:rStyle w:val="Hyperlink"/>
            <w:noProof/>
          </w:rPr>
          <w:t>5.1.2.1.6</w:t>
        </w:r>
        <w:r w:rsidR="00EA4672">
          <w:rPr>
            <w:noProof/>
          </w:rPr>
          <w:tab/>
        </w:r>
        <w:r w:rsidR="00EA4672" w:rsidRPr="00C71780">
          <w:rPr>
            <w:rStyle w:val="Hyperlink"/>
            <w:noProof/>
          </w:rPr>
          <w:t>F-REQ-305208/D-###R_FNC_Vehicle_HMI_007### Legal Consent</w:t>
        </w:r>
        <w:r w:rsidR="00EA4672">
          <w:rPr>
            <w:noProof/>
            <w:webHidden/>
          </w:rPr>
          <w:tab/>
        </w:r>
        <w:r w:rsidR="00EA4672">
          <w:rPr>
            <w:noProof/>
            <w:webHidden/>
          </w:rPr>
          <w:fldChar w:fldCharType="begin"/>
        </w:r>
        <w:r w:rsidR="00EA4672">
          <w:rPr>
            <w:noProof/>
            <w:webHidden/>
          </w:rPr>
          <w:instrText xml:space="preserve"> PAGEREF _Toc46730600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2538D7BB" w14:textId="2575FC75"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601" w:history="1">
        <w:r w:rsidR="00EA4672" w:rsidRPr="00C71780">
          <w:rPr>
            <w:rStyle w:val="Hyperlink"/>
            <w:noProof/>
          </w:rPr>
          <w:t>5.1.2.2</w:t>
        </w:r>
        <w:r w:rsidR="00EA4672">
          <w:rPr>
            <w:rFonts w:asciiTheme="minorHAnsi" w:eastAsiaTheme="minorEastAsia" w:hAnsiTheme="minorHAnsi" w:cstheme="minorBidi"/>
            <w:noProof/>
            <w:sz w:val="22"/>
            <w:szCs w:val="22"/>
          </w:rPr>
          <w:tab/>
        </w:r>
        <w:r w:rsidR="00EA4672" w:rsidRPr="00C71780">
          <w:rPr>
            <w:rStyle w:val="Hyperlink"/>
            <w:noProof/>
          </w:rPr>
          <w:t>Other Requirements</w:t>
        </w:r>
        <w:r w:rsidR="00EA4672">
          <w:rPr>
            <w:noProof/>
            <w:webHidden/>
          </w:rPr>
          <w:tab/>
        </w:r>
        <w:r w:rsidR="00EA4672">
          <w:rPr>
            <w:noProof/>
            <w:webHidden/>
          </w:rPr>
          <w:fldChar w:fldCharType="begin"/>
        </w:r>
        <w:r w:rsidR="00EA4672">
          <w:rPr>
            <w:noProof/>
            <w:webHidden/>
          </w:rPr>
          <w:instrText xml:space="preserve"> PAGEREF _Toc46730601 \h </w:instrText>
        </w:r>
        <w:r w:rsidR="00EA4672">
          <w:rPr>
            <w:noProof/>
            <w:webHidden/>
          </w:rPr>
        </w:r>
        <w:r w:rsidR="00EA4672">
          <w:rPr>
            <w:noProof/>
            <w:webHidden/>
          </w:rPr>
          <w:fldChar w:fldCharType="separate"/>
        </w:r>
        <w:r w:rsidR="005317C2">
          <w:rPr>
            <w:noProof/>
            <w:webHidden/>
          </w:rPr>
          <w:t>98</w:t>
        </w:r>
        <w:r w:rsidR="00EA4672">
          <w:rPr>
            <w:noProof/>
            <w:webHidden/>
          </w:rPr>
          <w:fldChar w:fldCharType="end"/>
        </w:r>
      </w:hyperlink>
    </w:p>
    <w:p w14:paraId="10B8E8B8" w14:textId="7D4ADB13" w:rsidR="00EA4672" w:rsidRDefault="00DC691E">
      <w:pPr>
        <w:pStyle w:val="TOC5"/>
        <w:tabs>
          <w:tab w:val="left" w:pos="1880"/>
          <w:tab w:val="right" w:leader="dot" w:pos="9350"/>
        </w:tabs>
        <w:rPr>
          <w:noProof/>
        </w:rPr>
      </w:pPr>
      <w:hyperlink w:anchor="_Toc46730602" w:history="1">
        <w:r w:rsidR="00EA4672" w:rsidRPr="00C71780">
          <w:rPr>
            <w:rStyle w:val="Hyperlink"/>
            <w:noProof/>
          </w:rPr>
          <w:t>5.1.2.2.1</w:t>
        </w:r>
        <w:r w:rsidR="00EA4672">
          <w:rPr>
            <w:noProof/>
          </w:rPr>
          <w:tab/>
        </w:r>
        <w:r w:rsidR="00EA4672" w:rsidRPr="00C71780">
          <w:rPr>
            <w:rStyle w:val="Hyperlink"/>
            <w:noProof/>
          </w:rPr>
          <w:t>F-REQ-305318/C-###R_FNC_Vehicle_HMI_008### Privacy Mode</w:t>
        </w:r>
        <w:r w:rsidR="00EA4672">
          <w:rPr>
            <w:noProof/>
            <w:webHidden/>
          </w:rPr>
          <w:tab/>
        </w:r>
        <w:r w:rsidR="00EA4672">
          <w:rPr>
            <w:noProof/>
            <w:webHidden/>
          </w:rPr>
          <w:fldChar w:fldCharType="begin"/>
        </w:r>
        <w:r w:rsidR="00EA4672">
          <w:rPr>
            <w:noProof/>
            <w:webHidden/>
          </w:rPr>
          <w:instrText xml:space="preserve"> PAGEREF _Toc46730602 \h </w:instrText>
        </w:r>
        <w:r w:rsidR="00EA4672">
          <w:rPr>
            <w:noProof/>
            <w:webHidden/>
          </w:rPr>
        </w:r>
        <w:r w:rsidR="00EA4672">
          <w:rPr>
            <w:noProof/>
            <w:webHidden/>
          </w:rPr>
          <w:fldChar w:fldCharType="separate"/>
        </w:r>
        <w:r w:rsidR="005317C2">
          <w:rPr>
            <w:noProof/>
            <w:webHidden/>
          </w:rPr>
          <w:t>98</w:t>
        </w:r>
        <w:r w:rsidR="00EA4672">
          <w:rPr>
            <w:noProof/>
            <w:webHidden/>
          </w:rPr>
          <w:fldChar w:fldCharType="end"/>
        </w:r>
      </w:hyperlink>
    </w:p>
    <w:p w14:paraId="20C48EC5" w14:textId="4F2ACBD6"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603" w:history="1">
        <w:r w:rsidR="00EA4672" w:rsidRPr="00C71780">
          <w:rPr>
            <w:rStyle w:val="Hyperlink"/>
            <w:noProof/>
          </w:rPr>
          <w:t>5.1.3</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_Toc46730603 \h </w:instrText>
        </w:r>
        <w:r w:rsidR="00EA4672">
          <w:rPr>
            <w:noProof/>
            <w:webHidden/>
          </w:rPr>
        </w:r>
        <w:r w:rsidR="00EA4672">
          <w:rPr>
            <w:noProof/>
            <w:webHidden/>
          </w:rPr>
          <w:fldChar w:fldCharType="separate"/>
        </w:r>
        <w:r w:rsidR="005317C2">
          <w:rPr>
            <w:noProof/>
            <w:webHidden/>
          </w:rPr>
          <w:t>99</w:t>
        </w:r>
        <w:r w:rsidR="00EA4672">
          <w:rPr>
            <w:noProof/>
            <w:webHidden/>
          </w:rPr>
          <w:fldChar w:fldCharType="end"/>
        </w:r>
      </w:hyperlink>
    </w:p>
    <w:p w14:paraId="2FA5F0B0" w14:textId="5A9E09FF"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604" w:history="1">
        <w:r w:rsidR="00EA4672" w:rsidRPr="00C71780">
          <w:rPr>
            <w:rStyle w:val="Hyperlink"/>
            <w:noProof/>
          </w:rPr>
          <w:t>5.1.4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_Toc46730604 \h </w:instrText>
        </w:r>
        <w:r w:rsidR="00EA4672">
          <w:rPr>
            <w:noProof/>
            <w:webHidden/>
          </w:rPr>
        </w:r>
        <w:r w:rsidR="00EA4672">
          <w:rPr>
            <w:noProof/>
            <w:webHidden/>
          </w:rPr>
          <w:fldChar w:fldCharType="separate"/>
        </w:r>
        <w:r w:rsidR="005317C2">
          <w:rPr>
            <w:noProof/>
            <w:webHidden/>
          </w:rPr>
          <w:t>100</w:t>
        </w:r>
        <w:r w:rsidR="00EA4672">
          <w:rPr>
            <w:noProof/>
            <w:webHidden/>
          </w:rPr>
          <w:fldChar w:fldCharType="end"/>
        </w:r>
      </w:hyperlink>
    </w:p>
    <w:p w14:paraId="0C0F509B" w14:textId="1F74A511"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605" w:history="1">
        <w:r w:rsidR="00EA4672" w:rsidRPr="00C71780">
          <w:rPr>
            <w:rStyle w:val="Hyperlink"/>
            <w:noProof/>
          </w:rPr>
          <w:t>5.1.5</w:t>
        </w:r>
        <w:r w:rsidR="00EA4672">
          <w:rPr>
            <w:rFonts w:asciiTheme="minorHAnsi" w:eastAsiaTheme="minorEastAsia" w:hAnsiTheme="minorHAnsi" w:cstheme="minorBidi"/>
            <w:noProof/>
            <w:sz w:val="22"/>
            <w:szCs w:val="22"/>
          </w:rPr>
          <w:tab/>
        </w:r>
        <w:r w:rsidR="00EA4672" w:rsidRPr="00C71780">
          <w:rPr>
            <w:rStyle w:val="Hyperlink"/>
            <w:noProof/>
          </w:rPr>
          <w:t>OTA Software Update Requirements</w:t>
        </w:r>
        <w:r w:rsidR="00EA4672">
          <w:rPr>
            <w:noProof/>
            <w:webHidden/>
          </w:rPr>
          <w:tab/>
        </w:r>
        <w:r w:rsidR="00EA4672">
          <w:rPr>
            <w:noProof/>
            <w:webHidden/>
          </w:rPr>
          <w:fldChar w:fldCharType="begin"/>
        </w:r>
        <w:r w:rsidR="00EA4672">
          <w:rPr>
            <w:noProof/>
            <w:webHidden/>
          </w:rPr>
          <w:instrText xml:space="preserve"> PAGEREF _Toc46730605 \h </w:instrText>
        </w:r>
        <w:r w:rsidR="00EA4672">
          <w:rPr>
            <w:noProof/>
            <w:webHidden/>
          </w:rPr>
        </w:r>
        <w:r w:rsidR="00EA4672">
          <w:rPr>
            <w:noProof/>
            <w:webHidden/>
          </w:rPr>
          <w:fldChar w:fldCharType="separate"/>
        </w:r>
        <w:r w:rsidR="005317C2">
          <w:rPr>
            <w:noProof/>
            <w:webHidden/>
          </w:rPr>
          <w:t>100</w:t>
        </w:r>
        <w:r w:rsidR="00EA4672">
          <w:rPr>
            <w:noProof/>
            <w:webHidden/>
          </w:rPr>
          <w:fldChar w:fldCharType="end"/>
        </w:r>
      </w:hyperlink>
    </w:p>
    <w:p w14:paraId="4293F46B" w14:textId="1F8FBB69"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606" w:history="1">
        <w:r w:rsidR="00EA4672" w:rsidRPr="00C71780">
          <w:rPr>
            <w:rStyle w:val="Hyperlink"/>
            <w:noProof/>
          </w:rPr>
          <w:t>5.1.6</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_Toc46730606 \h </w:instrText>
        </w:r>
        <w:r w:rsidR="00EA4672">
          <w:rPr>
            <w:noProof/>
            <w:webHidden/>
          </w:rPr>
        </w:r>
        <w:r w:rsidR="00EA4672">
          <w:rPr>
            <w:noProof/>
            <w:webHidden/>
          </w:rPr>
          <w:fldChar w:fldCharType="separate"/>
        </w:r>
        <w:r w:rsidR="005317C2">
          <w:rPr>
            <w:noProof/>
            <w:webHidden/>
          </w:rPr>
          <w:t>100</w:t>
        </w:r>
        <w:r w:rsidR="00EA4672">
          <w:rPr>
            <w:noProof/>
            <w:webHidden/>
          </w:rPr>
          <w:fldChar w:fldCharType="end"/>
        </w:r>
      </w:hyperlink>
    </w:p>
    <w:p w14:paraId="411489DB" w14:textId="1845FB24"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607" w:history="1">
        <w:r w:rsidR="00EA4672" w:rsidRPr="00C71780">
          <w:rPr>
            <w:rStyle w:val="Hyperlink"/>
            <w:noProof/>
          </w:rPr>
          <w:t>5.1.6.1</w:t>
        </w:r>
        <w:r w:rsidR="00EA4672">
          <w:rPr>
            <w:rFonts w:asciiTheme="minorHAnsi" w:eastAsiaTheme="minorEastAsia" w:hAnsiTheme="minorHAnsi" w:cstheme="minorBidi"/>
            <w:noProof/>
            <w:sz w:val="22"/>
            <w:szCs w:val="22"/>
          </w:rPr>
          <w:tab/>
        </w:r>
        <w:r w:rsidR="00EA4672" w:rsidRPr="00C71780">
          <w:rPr>
            <w:rStyle w:val="Hyperlink"/>
            <w:noProof/>
          </w:rPr>
          <w:t>Requirements on HMI Views</w:t>
        </w:r>
        <w:r w:rsidR="00EA4672">
          <w:rPr>
            <w:noProof/>
            <w:webHidden/>
          </w:rPr>
          <w:tab/>
        </w:r>
        <w:r w:rsidR="00EA4672">
          <w:rPr>
            <w:noProof/>
            <w:webHidden/>
          </w:rPr>
          <w:fldChar w:fldCharType="begin"/>
        </w:r>
        <w:r w:rsidR="00EA4672">
          <w:rPr>
            <w:noProof/>
            <w:webHidden/>
          </w:rPr>
          <w:instrText xml:space="preserve"> PAGEREF _Toc46730607 \h </w:instrText>
        </w:r>
        <w:r w:rsidR="00EA4672">
          <w:rPr>
            <w:noProof/>
            <w:webHidden/>
          </w:rPr>
        </w:r>
        <w:r w:rsidR="00EA4672">
          <w:rPr>
            <w:noProof/>
            <w:webHidden/>
          </w:rPr>
          <w:fldChar w:fldCharType="separate"/>
        </w:r>
        <w:r w:rsidR="005317C2">
          <w:rPr>
            <w:noProof/>
            <w:webHidden/>
          </w:rPr>
          <w:t>101</w:t>
        </w:r>
        <w:r w:rsidR="00EA4672">
          <w:rPr>
            <w:noProof/>
            <w:webHidden/>
          </w:rPr>
          <w:fldChar w:fldCharType="end"/>
        </w:r>
      </w:hyperlink>
    </w:p>
    <w:p w14:paraId="4BF9805B" w14:textId="2120C642" w:rsidR="00EA4672" w:rsidRDefault="00DC691E">
      <w:pPr>
        <w:pStyle w:val="TOC5"/>
        <w:tabs>
          <w:tab w:val="left" w:pos="1880"/>
          <w:tab w:val="right" w:leader="dot" w:pos="9350"/>
        </w:tabs>
        <w:rPr>
          <w:noProof/>
        </w:rPr>
      </w:pPr>
      <w:hyperlink w:anchor="_Toc46730608" w:history="1">
        <w:r w:rsidR="00EA4672" w:rsidRPr="00C71780">
          <w:rPr>
            <w:rStyle w:val="Hyperlink"/>
            <w:noProof/>
          </w:rPr>
          <w:t>5.1.6.1.1</w:t>
        </w:r>
        <w:r w:rsidR="00EA4672">
          <w:rPr>
            <w:noProof/>
          </w:rPr>
          <w:tab/>
        </w:r>
        <w:r w:rsidR="00EA4672" w:rsidRPr="00C71780">
          <w:rPr>
            <w:rStyle w:val="Hyperlink"/>
            <w:noProof/>
          </w:rPr>
          <w:t>Automatic Updates for Software</w:t>
        </w:r>
        <w:r w:rsidR="00EA4672">
          <w:rPr>
            <w:noProof/>
            <w:webHidden/>
          </w:rPr>
          <w:tab/>
        </w:r>
        <w:r w:rsidR="00EA4672">
          <w:rPr>
            <w:noProof/>
            <w:webHidden/>
          </w:rPr>
          <w:fldChar w:fldCharType="begin"/>
        </w:r>
        <w:r w:rsidR="00EA4672">
          <w:rPr>
            <w:noProof/>
            <w:webHidden/>
          </w:rPr>
          <w:instrText xml:space="preserve"> PAGEREF _Toc46730608 \h </w:instrText>
        </w:r>
        <w:r w:rsidR="00EA4672">
          <w:rPr>
            <w:noProof/>
            <w:webHidden/>
          </w:rPr>
        </w:r>
        <w:r w:rsidR="00EA4672">
          <w:rPr>
            <w:noProof/>
            <w:webHidden/>
          </w:rPr>
          <w:fldChar w:fldCharType="separate"/>
        </w:r>
        <w:r w:rsidR="005317C2">
          <w:rPr>
            <w:noProof/>
            <w:webHidden/>
          </w:rPr>
          <w:t>101</w:t>
        </w:r>
        <w:r w:rsidR="00EA4672">
          <w:rPr>
            <w:noProof/>
            <w:webHidden/>
          </w:rPr>
          <w:fldChar w:fldCharType="end"/>
        </w:r>
      </w:hyperlink>
    </w:p>
    <w:p w14:paraId="3DBE0F2E" w14:textId="3C08406A" w:rsidR="00EA4672" w:rsidRDefault="00DC691E">
      <w:pPr>
        <w:pStyle w:val="TOC5"/>
        <w:tabs>
          <w:tab w:val="left" w:pos="1880"/>
          <w:tab w:val="right" w:leader="dot" w:pos="9350"/>
        </w:tabs>
        <w:rPr>
          <w:noProof/>
        </w:rPr>
      </w:pPr>
      <w:hyperlink w:anchor="_Toc46730609" w:history="1">
        <w:r w:rsidR="00EA4672" w:rsidRPr="00C71780">
          <w:rPr>
            <w:rStyle w:val="Hyperlink"/>
            <w:noProof/>
          </w:rPr>
          <w:t>5.1.6.1.2</w:t>
        </w:r>
        <w:r w:rsidR="00EA4672">
          <w:rPr>
            <w:noProof/>
          </w:rPr>
          <w:tab/>
        </w:r>
        <w:r w:rsidR="00EA4672" w:rsidRPr="00C71780">
          <w:rPr>
            <w:rStyle w:val="Hyperlink"/>
            <w:noProof/>
          </w:rPr>
          <w:t>Notifications Subscription when User Consent = ON</w:t>
        </w:r>
        <w:r w:rsidR="00EA4672">
          <w:rPr>
            <w:noProof/>
            <w:webHidden/>
          </w:rPr>
          <w:tab/>
        </w:r>
        <w:r w:rsidR="00EA4672">
          <w:rPr>
            <w:noProof/>
            <w:webHidden/>
          </w:rPr>
          <w:fldChar w:fldCharType="begin"/>
        </w:r>
        <w:r w:rsidR="00EA4672">
          <w:rPr>
            <w:noProof/>
            <w:webHidden/>
          </w:rPr>
          <w:instrText xml:space="preserve"> PAGEREF _Toc46730609 \h </w:instrText>
        </w:r>
        <w:r w:rsidR="00EA4672">
          <w:rPr>
            <w:noProof/>
            <w:webHidden/>
          </w:rPr>
        </w:r>
        <w:r w:rsidR="00EA4672">
          <w:rPr>
            <w:noProof/>
            <w:webHidden/>
          </w:rPr>
          <w:fldChar w:fldCharType="separate"/>
        </w:r>
        <w:r w:rsidR="005317C2">
          <w:rPr>
            <w:noProof/>
            <w:webHidden/>
          </w:rPr>
          <w:t>101</w:t>
        </w:r>
        <w:r w:rsidR="00EA4672">
          <w:rPr>
            <w:noProof/>
            <w:webHidden/>
          </w:rPr>
          <w:fldChar w:fldCharType="end"/>
        </w:r>
      </w:hyperlink>
    </w:p>
    <w:p w14:paraId="3F5935AC" w14:textId="341B293A" w:rsidR="00EA4672" w:rsidRDefault="00DC691E">
      <w:pPr>
        <w:pStyle w:val="TOC5"/>
        <w:tabs>
          <w:tab w:val="left" w:pos="1880"/>
          <w:tab w:val="right" w:leader="dot" w:pos="9350"/>
        </w:tabs>
        <w:rPr>
          <w:noProof/>
        </w:rPr>
      </w:pPr>
      <w:hyperlink w:anchor="_Toc46730610" w:history="1">
        <w:r w:rsidR="00EA4672" w:rsidRPr="00C71780">
          <w:rPr>
            <w:rStyle w:val="Hyperlink"/>
            <w:noProof/>
          </w:rPr>
          <w:t>5.1.6.1.3</w:t>
        </w:r>
        <w:r w:rsidR="00EA4672">
          <w:rPr>
            <w:noProof/>
          </w:rPr>
          <w:tab/>
        </w:r>
        <w:r w:rsidR="00EA4672" w:rsidRPr="00C71780">
          <w:rPr>
            <w:rStyle w:val="Hyperlink"/>
            <w:noProof/>
          </w:rPr>
          <w:t>Notifications Subscription when User Consent = OFF</w:t>
        </w:r>
        <w:r w:rsidR="00EA4672">
          <w:rPr>
            <w:noProof/>
            <w:webHidden/>
          </w:rPr>
          <w:tab/>
        </w:r>
        <w:r w:rsidR="00EA4672">
          <w:rPr>
            <w:noProof/>
            <w:webHidden/>
          </w:rPr>
          <w:fldChar w:fldCharType="begin"/>
        </w:r>
        <w:r w:rsidR="00EA4672">
          <w:rPr>
            <w:noProof/>
            <w:webHidden/>
          </w:rPr>
          <w:instrText xml:space="preserve"> PAGEREF _Toc46730610 \h </w:instrText>
        </w:r>
        <w:r w:rsidR="00EA4672">
          <w:rPr>
            <w:noProof/>
            <w:webHidden/>
          </w:rPr>
        </w:r>
        <w:r w:rsidR="00EA4672">
          <w:rPr>
            <w:noProof/>
            <w:webHidden/>
          </w:rPr>
          <w:fldChar w:fldCharType="separate"/>
        </w:r>
        <w:r w:rsidR="005317C2">
          <w:rPr>
            <w:noProof/>
            <w:webHidden/>
          </w:rPr>
          <w:t>102</w:t>
        </w:r>
        <w:r w:rsidR="00EA4672">
          <w:rPr>
            <w:noProof/>
            <w:webHidden/>
          </w:rPr>
          <w:fldChar w:fldCharType="end"/>
        </w:r>
      </w:hyperlink>
    </w:p>
    <w:p w14:paraId="5C6CD8C8" w14:textId="2E14DD7D" w:rsidR="00EA4672" w:rsidRDefault="00DC691E">
      <w:pPr>
        <w:pStyle w:val="TOC5"/>
        <w:tabs>
          <w:tab w:val="left" w:pos="1880"/>
          <w:tab w:val="right" w:leader="dot" w:pos="9350"/>
        </w:tabs>
        <w:rPr>
          <w:noProof/>
        </w:rPr>
      </w:pPr>
      <w:hyperlink w:anchor="_Toc46730611" w:history="1">
        <w:r w:rsidR="00EA4672" w:rsidRPr="00C71780">
          <w:rPr>
            <w:rStyle w:val="Hyperlink"/>
            <w:noProof/>
          </w:rPr>
          <w:t>5.1.6.1.4</w:t>
        </w:r>
        <w:r w:rsidR="00EA4672">
          <w:rPr>
            <w:noProof/>
          </w:rPr>
          <w:tab/>
        </w:r>
        <w:r w:rsidR="00EA4672" w:rsidRPr="00C71780">
          <w:rPr>
            <w:rStyle w:val="Hyperlink"/>
            <w:noProof/>
          </w:rPr>
          <w:t>Connection Preferred Network Settings</w:t>
        </w:r>
        <w:r w:rsidR="00EA4672">
          <w:rPr>
            <w:noProof/>
            <w:webHidden/>
          </w:rPr>
          <w:tab/>
        </w:r>
        <w:r w:rsidR="00EA4672">
          <w:rPr>
            <w:noProof/>
            <w:webHidden/>
          </w:rPr>
          <w:fldChar w:fldCharType="begin"/>
        </w:r>
        <w:r w:rsidR="00EA4672">
          <w:rPr>
            <w:noProof/>
            <w:webHidden/>
          </w:rPr>
          <w:instrText xml:space="preserve"> PAGEREF _Toc46730611 \h </w:instrText>
        </w:r>
        <w:r w:rsidR="00EA4672">
          <w:rPr>
            <w:noProof/>
            <w:webHidden/>
          </w:rPr>
        </w:r>
        <w:r w:rsidR="00EA4672">
          <w:rPr>
            <w:noProof/>
            <w:webHidden/>
          </w:rPr>
          <w:fldChar w:fldCharType="separate"/>
        </w:r>
        <w:r w:rsidR="005317C2">
          <w:rPr>
            <w:noProof/>
            <w:webHidden/>
          </w:rPr>
          <w:t>102</w:t>
        </w:r>
        <w:r w:rsidR="00EA4672">
          <w:rPr>
            <w:noProof/>
            <w:webHidden/>
          </w:rPr>
          <w:fldChar w:fldCharType="end"/>
        </w:r>
      </w:hyperlink>
    </w:p>
    <w:p w14:paraId="56C54D91" w14:textId="1A699AC4" w:rsidR="00EA4672" w:rsidRDefault="00DC691E">
      <w:pPr>
        <w:pStyle w:val="TOC5"/>
        <w:tabs>
          <w:tab w:val="left" w:pos="1880"/>
          <w:tab w:val="right" w:leader="dot" w:pos="9350"/>
        </w:tabs>
        <w:rPr>
          <w:noProof/>
        </w:rPr>
      </w:pPr>
      <w:hyperlink w:anchor="_Toc46730612" w:history="1">
        <w:r w:rsidR="00EA4672" w:rsidRPr="00C71780">
          <w:rPr>
            <w:rStyle w:val="Hyperlink"/>
            <w:noProof/>
          </w:rPr>
          <w:t>5.1.6.1.5</w:t>
        </w:r>
        <w:r w:rsidR="00EA4672">
          <w:rPr>
            <w:noProof/>
          </w:rPr>
          <w:tab/>
        </w:r>
        <w:r w:rsidR="00EA4672" w:rsidRPr="00C71780">
          <w:rPr>
            <w:rStyle w:val="Hyperlink"/>
            <w:noProof/>
          </w:rPr>
          <w:t>Check Updates</w:t>
        </w:r>
        <w:r w:rsidR="00EA4672">
          <w:rPr>
            <w:noProof/>
            <w:webHidden/>
          </w:rPr>
          <w:tab/>
        </w:r>
        <w:r w:rsidR="00EA4672">
          <w:rPr>
            <w:noProof/>
            <w:webHidden/>
          </w:rPr>
          <w:fldChar w:fldCharType="begin"/>
        </w:r>
        <w:r w:rsidR="00EA4672">
          <w:rPr>
            <w:noProof/>
            <w:webHidden/>
          </w:rPr>
          <w:instrText xml:space="preserve"> PAGEREF _Toc46730612 \h </w:instrText>
        </w:r>
        <w:r w:rsidR="00EA4672">
          <w:rPr>
            <w:noProof/>
            <w:webHidden/>
          </w:rPr>
        </w:r>
        <w:r w:rsidR="00EA4672">
          <w:rPr>
            <w:noProof/>
            <w:webHidden/>
          </w:rPr>
          <w:fldChar w:fldCharType="separate"/>
        </w:r>
        <w:r w:rsidR="005317C2">
          <w:rPr>
            <w:noProof/>
            <w:webHidden/>
          </w:rPr>
          <w:t>102</w:t>
        </w:r>
        <w:r w:rsidR="00EA4672">
          <w:rPr>
            <w:noProof/>
            <w:webHidden/>
          </w:rPr>
          <w:fldChar w:fldCharType="end"/>
        </w:r>
      </w:hyperlink>
    </w:p>
    <w:p w14:paraId="6A3D9681" w14:textId="540D3DFB" w:rsidR="00EA4672" w:rsidRDefault="00DC691E">
      <w:pPr>
        <w:pStyle w:val="TOC5"/>
        <w:tabs>
          <w:tab w:val="left" w:pos="1880"/>
          <w:tab w:val="right" w:leader="dot" w:pos="9350"/>
        </w:tabs>
        <w:rPr>
          <w:noProof/>
        </w:rPr>
      </w:pPr>
      <w:hyperlink w:anchor="_Toc46730613" w:history="1">
        <w:r w:rsidR="00EA4672" w:rsidRPr="00C71780">
          <w:rPr>
            <w:rStyle w:val="Hyperlink"/>
            <w:noProof/>
          </w:rPr>
          <w:t>5.1.6.1.6</w:t>
        </w:r>
        <w:r w:rsidR="00EA4672">
          <w:rPr>
            <w:noProof/>
          </w:rPr>
          <w:tab/>
        </w:r>
        <w:r w:rsidR="00EA4672" w:rsidRPr="00C71780">
          <w:rPr>
            <w:rStyle w:val="Hyperlink"/>
            <w:noProof/>
          </w:rPr>
          <w:t>Software Version</w:t>
        </w:r>
        <w:r w:rsidR="00EA4672">
          <w:rPr>
            <w:noProof/>
            <w:webHidden/>
          </w:rPr>
          <w:tab/>
        </w:r>
        <w:r w:rsidR="00EA4672">
          <w:rPr>
            <w:noProof/>
            <w:webHidden/>
          </w:rPr>
          <w:fldChar w:fldCharType="begin"/>
        </w:r>
        <w:r w:rsidR="00EA4672">
          <w:rPr>
            <w:noProof/>
            <w:webHidden/>
          </w:rPr>
          <w:instrText xml:space="preserve"> PAGEREF _Toc46730613 \h </w:instrText>
        </w:r>
        <w:r w:rsidR="00EA4672">
          <w:rPr>
            <w:noProof/>
            <w:webHidden/>
          </w:rPr>
        </w:r>
        <w:r w:rsidR="00EA4672">
          <w:rPr>
            <w:noProof/>
            <w:webHidden/>
          </w:rPr>
          <w:fldChar w:fldCharType="separate"/>
        </w:r>
        <w:r w:rsidR="005317C2">
          <w:rPr>
            <w:noProof/>
            <w:webHidden/>
          </w:rPr>
          <w:t>103</w:t>
        </w:r>
        <w:r w:rsidR="00EA4672">
          <w:rPr>
            <w:noProof/>
            <w:webHidden/>
          </w:rPr>
          <w:fldChar w:fldCharType="end"/>
        </w:r>
      </w:hyperlink>
    </w:p>
    <w:p w14:paraId="57C3C31B" w14:textId="452F6D2D" w:rsidR="00EA4672" w:rsidRDefault="00DC691E">
      <w:pPr>
        <w:pStyle w:val="TOC5"/>
        <w:tabs>
          <w:tab w:val="left" w:pos="1880"/>
          <w:tab w:val="right" w:leader="dot" w:pos="9350"/>
        </w:tabs>
        <w:rPr>
          <w:noProof/>
        </w:rPr>
      </w:pPr>
      <w:hyperlink w:anchor="_Toc46730614" w:history="1">
        <w:r w:rsidR="00EA4672" w:rsidRPr="00C71780">
          <w:rPr>
            <w:rStyle w:val="Hyperlink"/>
            <w:noProof/>
          </w:rPr>
          <w:t>5.1.6.1.7</w:t>
        </w:r>
        <w:r w:rsidR="00EA4672">
          <w:rPr>
            <w:noProof/>
          </w:rPr>
          <w:tab/>
        </w:r>
        <w:r w:rsidR="00EA4672" w:rsidRPr="00C71780">
          <w:rPr>
            <w:rStyle w:val="Hyperlink"/>
            <w:noProof/>
          </w:rPr>
          <w:t>Set DATA Usage Limited</w:t>
        </w:r>
        <w:r w:rsidR="00EA4672">
          <w:rPr>
            <w:noProof/>
            <w:webHidden/>
          </w:rPr>
          <w:tab/>
        </w:r>
        <w:r w:rsidR="00EA4672">
          <w:rPr>
            <w:noProof/>
            <w:webHidden/>
          </w:rPr>
          <w:fldChar w:fldCharType="begin"/>
        </w:r>
        <w:r w:rsidR="00EA4672">
          <w:rPr>
            <w:noProof/>
            <w:webHidden/>
          </w:rPr>
          <w:instrText xml:space="preserve"> PAGEREF _Toc46730614 \h </w:instrText>
        </w:r>
        <w:r w:rsidR="00EA4672">
          <w:rPr>
            <w:noProof/>
            <w:webHidden/>
          </w:rPr>
        </w:r>
        <w:r w:rsidR="00EA4672">
          <w:rPr>
            <w:noProof/>
            <w:webHidden/>
          </w:rPr>
          <w:fldChar w:fldCharType="separate"/>
        </w:r>
        <w:r w:rsidR="005317C2">
          <w:rPr>
            <w:noProof/>
            <w:webHidden/>
          </w:rPr>
          <w:t>103</w:t>
        </w:r>
        <w:r w:rsidR="00EA4672">
          <w:rPr>
            <w:noProof/>
            <w:webHidden/>
          </w:rPr>
          <w:fldChar w:fldCharType="end"/>
        </w:r>
      </w:hyperlink>
    </w:p>
    <w:p w14:paraId="0C20C066" w14:textId="7FD16EA0" w:rsidR="00EA4672" w:rsidRDefault="00DC691E">
      <w:pPr>
        <w:pStyle w:val="TOC5"/>
        <w:tabs>
          <w:tab w:val="left" w:pos="1880"/>
          <w:tab w:val="right" w:leader="dot" w:pos="9350"/>
        </w:tabs>
        <w:rPr>
          <w:noProof/>
        </w:rPr>
      </w:pPr>
      <w:hyperlink w:anchor="_Toc46730615" w:history="1">
        <w:r w:rsidR="00EA4672" w:rsidRPr="00C71780">
          <w:rPr>
            <w:rStyle w:val="Hyperlink"/>
            <w:noProof/>
          </w:rPr>
          <w:t>5.1.6.1.8</w:t>
        </w:r>
        <w:r w:rsidR="00EA4672">
          <w:rPr>
            <w:noProof/>
          </w:rPr>
          <w:tab/>
        </w:r>
        <w:r w:rsidR="00EA4672" w:rsidRPr="00C71780">
          <w:rPr>
            <w:rStyle w:val="Hyperlink"/>
            <w:noProof/>
          </w:rPr>
          <w:t>Update Schedule</w:t>
        </w:r>
        <w:r w:rsidR="00EA4672">
          <w:rPr>
            <w:noProof/>
            <w:webHidden/>
          </w:rPr>
          <w:tab/>
        </w:r>
        <w:r w:rsidR="00EA4672">
          <w:rPr>
            <w:noProof/>
            <w:webHidden/>
          </w:rPr>
          <w:fldChar w:fldCharType="begin"/>
        </w:r>
        <w:r w:rsidR="00EA4672">
          <w:rPr>
            <w:noProof/>
            <w:webHidden/>
          </w:rPr>
          <w:instrText xml:space="preserve"> PAGEREF _Toc46730615 \h </w:instrText>
        </w:r>
        <w:r w:rsidR="00EA4672">
          <w:rPr>
            <w:noProof/>
            <w:webHidden/>
          </w:rPr>
        </w:r>
        <w:r w:rsidR="00EA4672">
          <w:rPr>
            <w:noProof/>
            <w:webHidden/>
          </w:rPr>
          <w:fldChar w:fldCharType="separate"/>
        </w:r>
        <w:r w:rsidR="005317C2">
          <w:rPr>
            <w:noProof/>
            <w:webHidden/>
          </w:rPr>
          <w:t>103</w:t>
        </w:r>
        <w:r w:rsidR="00EA4672">
          <w:rPr>
            <w:noProof/>
            <w:webHidden/>
          </w:rPr>
          <w:fldChar w:fldCharType="end"/>
        </w:r>
      </w:hyperlink>
    </w:p>
    <w:p w14:paraId="5F81B782" w14:textId="023DC1C4" w:rsidR="00EA4672" w:rsidRDefault="00DC691E">
      <w:pPr>
        <w:pStyle w:val="TOC5"/>
        <w:tabs>
          <w:tab w:val="left" w:pos="1880"/>
          <w:tab w:val="right" w:leader="dot" w:pos="9350"/>
        </w:tabs>
        <w:rPr>
          <w:noProof/>
        </w:rPr>
      </w:pPr>
      <w:hyperlink w:anchor="_Toc46730616" w:history="1">
        <w:r w:rsidR="00EA4672" w:rsidRPr="00C71780">
          <w:rPr>
            <w:rStyle w:val="Hyperlink"/>
            <w:noProof/>
          </w:rPr>
          <w:t>5.1.6.1.9</w:t>
        </w:r>
        <w:r w:rsidR="00EA4672">
          <w:rPr>
            <w:noProof/>
          </w:rPr>
          <w:tab/>
        </w:r>
        <w:r w:rsidR="00EA4672" w:rsidRPr="00C71780">
          <w:rPr>
            <w:rStyle w:val="Hyperlink"/>
            <w:noProof/>
          </w:rPr>
          <w:t>Manage Software Update Notification Options</w:t>
        </w:r>
        <w:r w:rsidR="00EA4672">
          <w:rPr>
            <w:noProof/>
            <w:webHidden/>
          </w:rPr>
          <w:tab/>
        </w:r>
        <w:r w:rsidR="00EA4672">
          <w:rPr>
            <w:noProof/>
            <w:webHidden/>
          </w:rPr>
          <w:fldChar w:fldCharType="begin"/>
        </w:r>
        <w:r w:rsidR="00EA4672">
          <w:rPr>
            <w:noProof/>
            <w:webHidden/>
          </w:rPr>
          <w:instrText xml:space="preserve"> PAGEREF _Toc46730616 \h </w:instrText>
        </w:r>
        <w:r w:rsidR="00EA4672">
          <w:rPr>
            <w:noProof/>
            <w:webHidden/>
          </w:rPr>
        </w:r>
        <w:r w:rsidR="00EA4672">
          <w:rPr>
            <w:noProof/>
            <w:webHidden/>
          </w:rPr>
          <w:fldChar w:fldCharType="separate"/>
        </w:r>
        <w:r w:rsidR="005317C2">
          <w:rPr>
            <w:noProof/>
            <w:webHidden/>
          </w:rPr>
          <w:t>104</w:t>
        </w:r>
        <w:r w:rsidR="00EA4672">
          <w:rPr>
            <w:noProof/>
            <w:webHidden/>
          </w:rPr>
          <w:fldChar w:fldCharType="end"/>
        </w:r>
      </w:hyperlink>
    </w:p>
    <w:p w14:paraId="0E69E7BF" w14:textId="0E157A6B"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617" w:history="1">
        <w:r w:rsidR="00EA4672" w:rsidRPr="00C71780">
          <w:rPr>
            <w:rStyle w:val="Hyperlink"/>
            <w:noProof/>
          </w:rPr>
          <w:t>5.1.7</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_Toc46730617 \h </w:instrText>
        </w:r>
        <w:r w:rsidR="00EA4672">
          <w:rPr>
            <w:noProof/>
            <w:webHidden/>
          </w:rPr>
        </w:r>
        <w:r w:rsidR="00EA4672">
          <w:rPr>
            <w:noProof/>
            <w:webHidden/>
          </w:rPr>
          <w:fldChar w:fldCharType="separate"/>
        </w:r>
        <w:r w:rsidR="005317C2">
          <w:rPr>
            <w:noProof/>
            <w:webHidden/>
          </w:rPr>
          <w:t>104</w:t>
        </w:r>
        <w:r w:rsidR="00EA4672">
          <w:rPr>
            <w:noProof/>
            <w:webHidden/>
          </w:rPr>
          <w:fldChar w:fldCharType="end"/>
        </w:r>
      </w:hyperlink>
    </w:p>
    <w:p w14:paraId="0FEC44FC" w14:textId="29EDEC29" w:rsidR="00EA4672" w:rsidRDefault="00DC691E">
      <w:pPr>
        <w:pStyle w:val="TOC4"/>
        <w:tabs>
          <w:tab w:val="left" w:pos="1540"/>
          <w:tab w:val="right" w:leader="dot" w:pos="9350"/>
        </w:tabs>
        <w:rPr>
          <w:rFonts w:asciiTheme="minorHAnsi" w:eastAsiaTheme="minorEastAsia" w:hAnsiTheme="minorHAnsi" w:cstheme="minorBidi"/>
          <w:noProof/>
          <w:sz w:val="22"/>
          <w:szCs w:val="22"/>
        </w:rPr>
      </w:pPr>
      <w:hyperlink w:anchor="_Toc46730618" w:history="1">
        <w:r w:rsidR="00EA4672" w:rsidRPr="00C71780">
          <w:rPr>
            <w:rStyle w:val="Hyperlink"/>
            <w:noProof/>
          </w:rPr>
          <w:t>5.1.7.1</w:t>
        </w:r>
        <w:r w:rsidR="00EA4672">
          <w:rPr>
            <w:rFonts w:asciiTheme="minorHAnsi" w:eastAsiaTheme="minorEastAsia" w:hAnsiTheme="minorHAnsi" w:cstheme="minorBidi"/>
            <w:noProof/>
            <w:sz w:val="22"/>
            <w:szCs w:val="22"/>
          </w:rPr>
          <w:tab/>
        </w:r>
        <w:r w:rsidR="00EA4672" w:rsidRPr="00C71780">
          <w:rPr>
            <w:rStyle w:val="Hyperlink"/>
            <w:noProof/>
          </w:rPr>
          <w:t>REQ-352126/A-###R_FNC_Vehicle_HMI_009### User Input Shall be Captured by Designed Buttons</w:t>
        </w:r>
        <w:r w:rsidR="00EA4672">
          <w:rPr>
            <w:noProof/>
            <w:webHidden/>
          </w:rPr>
          <w:tab/>
        </w:r>
        <w:r w:rsidR="00EA4672">
          <w:rPr>
            <w:noProof/>
            <w:webHidden/>
          </w:rPr>
          <w:fldChar w:fldCharType="begin"/>
        </w:r>
        <w:r w:rsidR="00EA4672">
          <w:rPr>
            <w:noProof/>
            <w:webHidden/>
          </w:rPr>
          <w:instrText xml:space="preserve"> PAGEREF _Toc46730618 \h </w:instrText>
        </w:r>
        <w:r w:rsidR="00EA4672">
          <w:rPr>
            <w:noProof/>
            <w:webHidden/>
          </w:rPr>
        </w:r>
        <w:r w:rsidR="00EA4672">
          <w:rPr>
            <w:noProof/>
            <w:webHidden/>
          </w:rPr>
          <w:fldChar w:fldCharType="separate"/>
        </w:r>
        <w:r w:rsidR="005317C2">
          <w:rPr>
            <w:noProof/>
            <w:webHidden/>
          </w:rPr>
          <w:t>104</w:t>
        </w:r>
        <w:r w:rsidR="00EA4672">
          <w:rPr>
            <w:noProof/>
            <w:webHidden/>
          </w:rPr>
          <w:fldChar w:fldCharType="end"/>
        </w:r>
      </w:hyperlink>
    </w:p>
    <w:p w14:paraId="761F2CAB" w14:textId="64FF4751" w:rsidR="00EA4672" w:rsidRDefault="00DC691E">
      <w:pPr>
        <w:pStyle w:val="TOC1"/>
        <w:tabs>
          <w:tab w:val="left" w:pos="400"/>
          <w:tab w:val="right" w:leader="dot" w:pos="9350"/>
        </w:tabs>
        <w:rPr>
          <w:rFonts w:asciiTheme="minorHAnsi" w:eastAsiaTheme="minorEastAsia" w:hAnsiTheme="minorHAnsi" w:cstheme="minorBidi"/>
          <w:noProof/>
          <w:sz w:val="22"/>
          <w:szCs w:val="22"/>
        </w:rPr>
      </w:pPr>
      <w:hyperlink w:anchor="_Toc46730619" w:history="1">
        <w:r w:rsidR="00EA4672" w:rsidRPr="00C71780">
          <w:rPr>
            <w:rStyle w:val="Hyperlink"/>
            <w:noProof/>
          </w:rPr>
          <w:t>6</w:t>
        </w:r>
        <w:r w:rsidR="00EA4672">
          <w:rPr>
            <w:rFonts w:asciiTheme="minorHAnsi" w:eastAsiaTheme="minorEastAsia" w:hAnsiTheme="minorHAnsi" w:cstheme="minorBidi"/>
            <w:noProof/>
            <w:sz w:val="22"/>
            <w:szCs w:val="22"/>
          </w:rPr>
          <w:tab/>
        </w:r>
        <w:r w:rsidR="00EA4672" w:rsidRPr="00C71780">
          <w:rPr>
            <w:rStyle w:val="Hyperlink"/>
            <w:noProof/>
          </w:rPr>
          <w:t>Open Concerns</w:t>
        </w:r>
        <w:r w:rsidR="00EA4672">
          <w:rPr>
            <w:noProof/>
            <w:webHidden/>
          </w:rPr>
          <w:tab/>
        </w:r>
        <w:r w:rsidR="00EA4672">
          <w:rPr>
            <w:noProof/>
            <w:webHidden/>
          </w:rPr>
          <w:fldChar w:fldCharType="begin"/>
        </w:r>
        <w:r w:rsidR="00EA4672">
          <w:rPr>
            <w:noProof/>
            <w:webHidden/>
          </w:rPr>
          <w:instrText xml:space="preserve"> PAGEREF _Toc46730619 \h </w:instrText>
        </w:r>
        <w:r w:rsidR="00EA4672">
          <w:rPr>
            <w:noProof/>
            <w:webHidden/>
          </w:rPr>
        </w:r>
        <w:r w:rsidR="00EA4672">
          <w:rPr>
            <w:noProof/>
            <w:webHidden/>
          </w:rPr>
          <w:fldChar w:fldCharType="separate"/>
        </w:r>
        <w:r w:rsidR="005317C2">
          <w:rPr>
            <w:noProof/>
            <w:webHidden/>
          </w:rPr>
          <w:t>105</w:t>
        </w:r>
        <w:r w:rsidR="00EA4672">
          <w:rPr>
            <w:noProof/>
            <w:webHidden/>
          </w:rPr>
          <w:fldChar w:fldCharType="end"/>
        </w:r>
      </w:hyperlink>
    </w:p>
    <w:p w14:paraId="25019402" w14:textId="6B1EAA7C" w:rsidR="00EA4672" w:rsidRDefault="00DC691E">
      <w:pPr>
        <w:pStyle w:val="TOC1"/>
        <w:tabs>
          <w:tab w:val="left" w:pos="400"/>
          <w:tab w:val="right" w:leader="dot" w:pos="9350"/>
        </w:tabs>
        <w:rPr>
          <w:rFonts w:asciiTheme="minorHAnsi" w:eastAsiaTheme="minorEastAsia" w:hAnsiTheme="minorHAnsi" w:cstheme="minorBidi"/>
          <w:noProof/>
          <w:sz w:val="22"/>
          <w:szCs w:val="22"/>
        </w:rPr>
      </w:pPr>
      <w:hyperlink w:anchor="_Toc46730620" w:history="1">
        <w:r w:rsidR="00EA4672" w:rsidRPr="00C71780">
          <w:rPr>
            <w:rStyle w:val="Hyperlink"/>
            <w:noProof/>
          </w:rPr>
          <w:t>7</w:t>
        </w:r>
        <w:r w:rsidR="00EA4672">
          <w:rPr>
            <w:rFonts w:asciiTheme="minorHAnsi" w:eastAsiaTheme="minorEastAsia" w:hAnsiTheme="minorHAnsi" w:cstheme="minorBidi"/>
            <w:noProof/>
            <w:sz w:val="22"/>
            <w:szCs w:val="22"/>
          </w:rPr>
          <w:tab/>
        </w:r>
        <w:r w:rsidR="00EA4672" w:rsidRPr="00C71780">
          <w:rPr>
            <w:rStyle w:val="Hyperlink"/>
            <w:noProof/>
          </w:rPr>
          <w:t>Revision History</w:t>
        </w:r>
        <w:r w:rsidR="00EA4672">
          <w:rPr>
            <w:noProof/>
            <w:webHidden/>
          </w:rPr>
          <w:tab/>
        </w:r>
        <w:r w:rsidR="00EA4672">
          <w:rPr>
            <w:noProof/>
            <w:webHidden/>
          </w:rPr>
          <w:fldChar w:fldCharType="begin"/>
        </w:r>
        <w:r w:rsidR="00EA4672">
          <w:rPr>
            <w:noProof/>
            <w:webHidden/>
          </w:rPr>
          <w:instrText xml:space="preserve"> PAGEREF _Toc46730620 \h </w:instrText>
        </w:r>
        <w:r w:rsidR="00EA4672">
          <w:rPr>
            <w:noProof/>
            <w:webHidden/>
          </w:rPr>
        </w:r>
        <w:r w:rsidR="00EA4672">
          <w:rPr>
            <w:noProof/>
            <w:webHidden/>
          </w:rPr>
          <w:fldChar w:fldCharType="separate"/>
        </w:r>
        <w:r w:rsidR="005317C2">
          <w:rPr>
            <w:noProof/>
            <w:webHidden/>
          </w:rPr>
          <w:t>106</w:t>
        </w:r>
        <w:r w:rsidR="00EA4672">
          <w:rPr>
            <w:noProof/>
            <w:webHidden/>
          </w:rPr>
          <w:fldChar w:fldCharType="end"/>
        </w:r>
      </w:hyperlink>
    </w:p>
    <w:p w14:paraId="4897DC2E" w14:textId="39D0092C" w:rsidR="00EA4672" w:rsidRDefault="00DC691E">
      <w:pPr>
        <w:pStyle w:val="TOC1"/>
        <w:tabs>
          <w:tab w:val="left" w:pos="400"/>
          <w:tab w:val="right" w:leader="dot" w:pos="9350"/>
        </w:tabs>
        <w:rPr>
          <w:rFonts w:asciiTheme="minorHAnsi" w:eastAsiaTheme="minorEastAsia" w:hAnsiTheme="minorHAnsi" w:cstheme="minorBidi"/>
          <w:noProof/>
          <w:sz w:val="22"/>
          <w:szCs w:val="22"/>
        </w:rPr>
      </w:pPr>
      <w:hyperlink w:anchor="_Toc46730621" w:history="1">
        <w:r w:rsidR="00EA4672" w:rsidRPr="00C71780">
          <w:rPr>
            <w:rStyle w:val="Hyperlink"/>
            <w:noProof/>
          </w:rPr>
          <w:t>8</w:t>
        </w:r>
        <w:r w:rsidR="00EA4672">
          <w:rPr>
            <w:rFonts w:asciiTheme="minorHAnsi" w:eastAsiaTheme="minorEastAsia" w:hAnsiTheme="minorHAnsi" w:cstheme="minorBidi"/>
            <w:noProof/>
            <w:sz w:val="22"/>
            <w:szCs w:val="22"/>
          </w:rPr>
          <w:tab/>
        </w:r>
        <w:r w:rsidR="00EA4672" w:rsidRPr="00C71780">
          <w:rPr>
            <w:rStyle w:val="Hyperlink"/>
            <w:noProof/>
          </w:rPr>
          <w:t>Appendix</w:t>
        </w:r>
        <w:r w:rsidR="00EA4672">
          <w:rPr>
            <w:noProof/>
            <w:webHidden/>
          </w:rPr>
          <w:tab/>
        </w:r>
        <w:r w:rsidR="00EA4672">
          <w:rPr>
            <w:noProof/>
            <w:webHidden/>
          </w:rPr>
          <w:fldChar w:fldCharType="begin"/>
        </w:r>
        <w:r w:rsidR="00EA4672">
          <w:rPr>
            <w:noProof/>
            <w:webHidden/>
          </w:rPr>
          <w:instrText xml:space="preserve"> PAGEREF _Toc46730621 \h </w:instrText>
        </w:r>
        <w:r w:rsidR="00EA4672">
          <w:rPr>
            <w:noProof/>
            <w:webHidden/>
          </w:rPr>
        </w:r>
        <w:r w:rsidR="00EA4672">
          <w:rPr>
            <w:noProof/>
            <w:webHidden/>
          </w:rPr>
          <w:fldChar w:fldCharType="separate"/>
        </w:r>
        <w:r w:rsidR="005317C2">
          <w:rPr>
            <w:noProof/>
            <w:webHidden/>
          </w:rPr>
          <w:t>113</w:t>
        </w:r>
        <w:r w:rsidR="00EA4672">
          <w:rPr>
            <w:noProof/>
            <w:webHidden/>
          </w:rPr>
          <w:fldChar w:fldCharType="end"/>
        </w:r>
      </w:hyperlink>
    </w:p>
    <w:p w14:paraId="04E6A72F" w14:textId="02EDD1A2" w:rsidR="00EA4672" w:rsidRDefault="00DC691E">
      <w:pPr>
        <w:pStyle w:val="TOC2"/>
        <w:tabs>
          <w:tab w:val="left" w:pos="800"/>
          <w:tab w:val="right" w:leader="dot" w:pos="9350"/>
        </w:tabs>
        <w:rPr>
          <w:rFonts w:asciiTheme="minorHAnsi" w:eastAsiaTheme="minorEastAsia" w:hAnsiTheme="minorHAnsi" w:cstheme="minorBidi"/>
          <w:noProof/>
          <w:sz w:val="22"/>
          <w:szCs w:val="22"/>
        </w:rPr>
      </w:pPr>
      <w:hyperlink w:anchor="_Toc46730622" w:history="1">
        <w:r w:rsidR="00EA4672" w:rsidRPr="00C71780">
          <w:rPr>
            <w:rStyle w:val="Hyperlink"/>
            <w:noProof/>
          </w:rPr>
          <w:t>8.1</w:t>
        </w:r>
        <w:r w:rsidR="00EA4672">
          <w:rPr>
            <w:rFonts w:asciiTheme="minorHAnsi" w:eastAsiaTheme="minorEastAsia" w:hAnsiTheme="minorHAnsi" w:cstheme="minorBidi"/>
            <w:noProof/>
            <w:sz w:val="22"/>
            <w:szCs w:val="22"/>
          </w:rPr>
          <w:tab/>
        </w:r>
        <w:r w:rsidR="00EA4672" w:rsidRPr="00C71780">
          <w:rPr>
            <w:rStyle w:val="Hyperlink"/>
            <w:noProof/>
          </w:rPr>
          <w:t>Data Dictionary</w:t>
        </w:r>
        <w:r w:rsidR="00EA4672">
          <w:rPr>
            <w:noProof/>
            <w:webHidden/>
          </w:rPr>
          <w:tab/>
        </w:r>
        <w:r w:rsidR="00EA4672">
          <w:rPr>
            <w:noProof/>
            <w:webHidden/>
          </w:rPr>
          <w:fldChar w:fldCharType="begin"/>
        </w:r>
        <w:r w:rsidR="00EA4672">
          <w:rPr>
            <w:noProof/>
            <w:webHidden/>
          </w:rPr>
          <w:instrText xml:space="preserve"> PAGEREF _Toc46730622 \h </w:instrText>
        </w:r>
        <w:r w:rsidR="00EA4672">
          <w:rPr>
            <w:noProof/>
            <w:webHidden/>
          </w:rPr>
        </w:r>
        <w:r w:rsidR="00EA4672">
          <w:rPr>
            <w:noProof/>
            <w:webHidden/>
          </w:rPr>
          <w:fldChar w:fldCharType="separate"/>
        </w:r>
        <w:r w:rsidR="005317C2">
          <w:rPr>
            <w:noProof/>
            <w:webHidden/>
          </w:rPr>
          <w:t>113</w:t>
        </w:r>
        <w:r w:rsidR="00EA4672">
          <w:rPr>
            <w:noProof/>
            <w:webHidden/>
          </w:rPr>
          <w:fldChar w:fldCharType="end"/>
        </w:r>
      </w:hyperlink>
    </w:p>
    <w:p w14:paraId="1FA85AB7" w14:textId="457BFE3D"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623" w:history="1">
        <w:r w:rsidR="00EA4672" w:rsidRPr="00C71780">
          <w:rPr>
            <w:rStyle w:val="Hyperlink"/>
            <w:noProof/>
          </w:rPr>
          <w:t>8.1.1</w:t>
        </w:r>
        <w:r w:rsidR="00EA4672">
          <w:rPr>
            <w:rFonts w:asciiTheme="minorHAnsi" w:eastAsiaTheme="minorEastAsia" w:hAnsiTheme="minorHAnsi" w:cstheme="minorBidi"/>
            <w:noProof/>
            <w:sz w:val="22"/>
            <w:szCs w:val="22"/>
          </w:rPr>
          <w:tab/>
        </w:r>
        <w:r w:rsidR="00EA4672" w:rsidRPr="00C71780">
          <w:rPr>
            <w:rStyle w:val="Hyperlink"/>
            <w:noProof/>
          </w:rPr>
          <w:t>Logical Signals</w:t>
        </w:r>
        <w:r w:rsidR="00EA4672">
          <w:rPr>
            <w:noProof/>
            <w:webHidden/>
          </w:rPr>
          <w:tab/>
        </w:r>
        <w:r w:rsidR="00EA4672">
          <w:rPr>
            <w:noProof/>
            <w:webHidden/>
          </w:rPr>
          <w:fldChar w:fldCharType="begin"/>
        </w:r>
        <w:r w:rsidR="00EA4672">
          <w:rPr>
            <w:noProof/>
            <w:webHidden/>
          </w:rPr>
          <w:instrText xml:space="preserve"> PAGEREF _Toc46730623 \h </w:instrText>
        </w:r>
        <w:r w:rsidR="00EA4672">
          <w:rPr>
            <w:noProof/>
            <w:webHidden/>
          </w:rPr>
        </w:r>
        <w:r w:rsidR="00EA4672">
          <w:rPr>
            <w:noProof/>
            <w:webHidden/>
          </w:rPr>
          <w:fldChar w:fldCharType="separate"/>
        </w:r>
        <w:r w:rsidR="005317C2">
          <w:rPr>
            <w:noProof/>
            <w:webHidden/>
          </w:rPr>
          <w:t>113</w:t>
        </w:r>
        <w:r w:rsidR="00EA4672">
          <w:rPr>
            <w:noProof/>
            <w:webHidden/>
          </w:rPr>
          <w:fldChar w:fldCharType="end"/>
        </w:r>
      </w:hyperlink>
    </w:p>
    <w:p w14:paraId="18ACF181" w14:textId="51B27941" w:rsidR="00EA4672" w:rsidRDefault="00DC691E">
      <w:pPr>
        <w:pStyle w:val="TOC3"/>
        <w:tabs>
          <w:tab w:val="left" w:pos="1100"/>
          <w:tab w:val="right" w:leader="dot" w:pos="9350"/>
        </w:tabs>
        <w:rPr>
          <w:rFonts w:asciiTheme="minorHAnsi" w:eastAsiaTheme="minorEastAsia" w:hAnsiTheme="minorHAnsi" w:cstheme="minorBidi"/>
          <w:noProof/>
          <w:sz w:val="22"/>
          <w:szCs w:val="22"/>
        </w:rPr>
      </w:pPr>
      <w:hyperlink w:anchor="_Toc46730624" w:history="1">
        <w:r w:rsidR="00EA4672" w:rsidRPr="00C71780">
          <w:rPr>
            <w:rStyle w:val="Hyperlink"/>
            <w:noProof/>
          </w:rPr>
          <w:t>8.1.2</w:t>
        </w:r>
        <w:r w:rsidR="00EA4672">
          <w:rPr>
            <w:rFonts w:asciiTheme="minorHAnsi" w:eastAsiaTheme="minorEastAsia" w:hAnsiTheme="minorHAnsi" w:cstheme="minorBidi"/>
            <w:noProof/>
            <w:sz w:val="22"/>
            <w:szCs w:val="22"/>
          </w:rPr>
          <w:tab/>
        </w:r>
        <w:r w:rsidR="00EA4672" w:rsidRPr="00C71780">
          <w:rPr>
            <w:rStyle w:val="Hyperlink"/>
            <w:noProof/>
          </w:rPr>
          <w:t>Vehicle Connectivity Settings Data Reference</w:t>
        </w:r>
        <w:r w:rsidR="00EA4672">
          <w:rPr>
            <w:noProof/>
            <w:webHidden/>
          </w:rPr>
          <w:tab/>
        </w:r>
        <w:r w:rsidR="00EA4672">
          <w:rPr>
            <w:noProof/>
            <w:webHidden/>
          </w:rPr>
          <w:fldChar w:fldCharType="begin"/>
        </w:r>
        <w:r w:rsidR="00EA4672">
          <w:rPr>
            <w:noProof/>
            <w:webHidden/>
          </w:rPr>
          <w:instrText xml:space="preserve"> PAGEREF _Toc46730624 \h </w:instrText>
        </w:r>
        <w:r w:rsidR="00EA4672">
          <w:rPr>
            <w:noProof/>
            <w:webHidden/>
          </w:rPr>
        </w:r>
        <w:r w:rsidR="00EA4672">
          <w:rPr>
            <w:noProof/>
            <w:webHidden/>
          </w:rPr>
          <w:fldChar w:fldCharType="separate"/>
        </w:r>
        <w:r w:rsidR="005317C2">
          <w:rPr>
            <w:noProof/>
            <w:webHidden/>
          </w:rPr>
          <w:t>117</w:t>
        </w:r>
        <w:r w:rsidR="00EA4672">
          <w:rPr>
            <w:noProof/>
            <w:webHidden/>
          </w:rPr>
          <w:fldChar w:fldCharType="end"/>
        </w:r>
      </w:hyperlink>
    </w:p>
    <w:p w14:paraId="4CDE0C2B" w14:textId="66B58DE9" w:rsidR="00F21E2B" w:rsidRDefault="00A37DA6" w:rsidP="00F21E2B">
      <w:r>
        <w:rPr>
          <w:b/>
          <w:bCs/>
          <w:noProof/>
        </w:rPr>
        <w:fldChar w:fldCharType="end"/>
      </w:r>
    </w:p>
    <w:p w14:paraId="1365DF0D" w14:textId="77777777" w:rsidR="00ED3539" w:rsidRDefault="00ED3539" w:rsidP="00805B10">
      <w:pPr>
        <w:spacing w:after="200" w:line="276" w:lineRule="auto"/>
      </w:pPr>
      <w:r>
        <w:br w:type="page"/>
      </w:r>
    </w:p>
    <w:p w14:paraId="3DE88239" w14:textId="77777777" w:rsidR="00EA4672" w:rsidRDefault="002B5930" w:rsidP="00DA3F8D">
      <w:pPr>
        <w:pStyle w:val="Heading1"/>
      </w:pPr>
      <w:bookmarkStart w:id="1" w:name="_Toc46730296"/>
      <w:r>
        <w:lastRenderedPageBreak/>
        <w:t>Introduction</w:t>
      </w:r>
      <w:bookmarkEnd w:id="1"/>
    </w:p>
    <w:p w14:paraId="1F79ACF9" w14:textId="14DEAEE7" w:rsidR="00760465" w:rsidRDefault="002B5930" w:rsidP="00DA3F8D">
      <w:pPr>
        <w:pStyle w:val="Heading2"/>
      </w:pPr>
      <w:bookmarkStart w:id="2" w:name="_Toc46730297"/>
      <w:r>
        <w:t>Purpose</w:t>
      </w:r>
      <w:bookmarkEnd w:id="2"/>
    </w:p>
    <w:p w14:paraId="52FF82D7" w14:textId="77777777" w:rsidR="00EA4672" w:rsidRDefault="002B5930" w:rsidP="008B2019">
      <w:pPr>
        <w:ind w:right="142"/>
        <w:jc w:val="both"/>
        <w:rPr>
          <w:rFonts w:cs="Arial"/>
        </w:rPr>
      </w:pPr>
      <w:r>
        <w:rPr>
          <w:rFonts w:cs="Arial"/>
        </w:rPr>
        <w:t xml:space="preserve">The purpose of this functional </w:t>
      </w:r>
      <w:r>
        <w:t xml:space="preserve">specification </w:t>
      </w:r>
      <w:r>
        <w:rPr>
          <w:rFonts w:cs="Arial"/>
        </w:rPr>
        <w:t>is to provide the requirements for in Vehicle Software Update for HMI and flows, during and after software update. This specific includes all HMIs requirements such as user consent, schedule update, HMI notification, and software update details for USB, OTA, and check for updates.</w:t>
      </w:r>
    </w:p>
    <w:p w14:paraId="1F6AFC36" w14:textId="0E97074B" w:rsidR="00760465" w:rsidRDefault="002B5930" w:rsidP="00DA3F8D">
      <w:pPr>
        <w:pStyle w:val="Heading2"/>
      </w:pPr>
      <w:bookmarkStart w:id="3" w:name="_Toc46730298"/>
      <w:r>
        <w:t>Scope</w:t>
      </w:r>
      <w:bookmarkEnd w:id="3"/>
    </w:p>
    <w:p w14:paraId="665A6434" w14:textId="77777777" w:rsidR="008B2019" w:rsidRDefault="002B5930" w:rsidP="008B2019">
      <w:r>
        <w:t xml:space="preserve">The following set of functions is </w:t>
      </w:r>
      <w:proofErr w:type="gramStart"/>
      <w:r>
        <w:t>describe</w:t>
      </w:r>
      <w:proofErr w:type="gramEnd"/>
      <w:r>
        <w:t xml:space="preserve"> in this specification.</w:t>
      </w:r>
    </w:p>
    <w:p w14:paraId="34C30EC2" w14:textId="77777777" w:rsidR="00A82627" w:rsidRPr="005B35D7" w:rsidRDefault="00DC691E" w:rsidP="00A82627"/>
    <w:tbl>
      <w:tblPr>
        <w:tblStyle w:val="TableGrid"/>
        <w:tblW w:w="10456" w:type="dxa"/>
        <w:tblLayout w:type="fixed"/>
        <w:tblLook w:val="01E0" w:firstRow="1" w:lastRow="1" w:firstColumn="1" w:lastColumn="1" w:noHBand="0" w:noVBand="0"/>
      </w:tblPr>
      <w:tblGrid>
        <w:gridCol w:w="1320"/>
        <w:gridCol w:w="2508"/>
        <w:gridCol w:w="2551"/>
        <w:gridCol w:w="4077"/>
      </w:tblGrid>
      <w:tr w:rsidR="00A82627" w:rsidRPr="00490955" w14:paraId="1410649F" w14:textId="77777777" w:rsidTr="00415078">
        <w:trPr>
          <w:trHeight w:val="245"/>
        </w:trPr>
        <w:tc>
          <w:tcPr>
            <w:tcW w:w="1320" w:type="dxa"/>
            <w:shd w:val="clear" w:color="auto" w:fill="D9D9D9" w:themeFill="background1" w:themeFillShade="D9"/>
          </w:tcPr>
          <w:p w14:paraId="3A1A0996" w14:textId="77777777" w:rsidR="00A82627" w:rsidRPr="00490955" w:rsidRDefault="002B5930" w:rsidP="00915D00">
            <w:pPr>
              <w:rPr>
                <w:rFonts w:ascii="Helvetica" w:hAnsi="Helvetica" w:cs="Helvetica"/>
                <w:b/>
              </w:rPr>
            </w:pPr>
            <w:r>
              <w:rPr>
                <w:rFonts w:ascii="Helvetica" w:hAnsi="Helvetica" w:cs="Helvetica"/>
                <w:b/>
              </w:rPr>
              <w:t>Function ID</w:t>
            </w:r>
          </w:p>
        </w:tc>
        <w:tc>
          <w:tcPr>
            <w:tcW w:w="2508" w:type="dxa"/>
            <w:shd w:val="clear" w:color="auto" w:fill="D9D9D9" w:themeFill="background1" w:themeFillShade="D9"/>
          </w:tcPr>
          <w:p w14:paraId="13EE828E" w14:textId="77777777" w:rsidR="00A82627" w:rsidRPr="00490955" w:rsidRDefault="002B5930" w:rsidP="00915D00">
            <w:pPr>
              <w:rPr>
                <w:rFonts w:ascii="Helvetica" w:hAnsi="Helvetica" w:cs="Helvetica"/>
                <w:b/>
              </w:rPr>
            </w:pPr>
            <w:r>
              <w:rPr>
                <w:rFonts w:ascii="Helvetica" w:hAnsi="Helvetica" w:cs="Helvetica"/>
                <w:b/>
              </w:rPr>
              <w:t>Function Name</w:t>
            </w:r>
          </w:p>
        </w:tc>
        <w:tc>
          <w:tcPr>
            <w:tcW w:w="2551" w:type="dxa"/>
            <w:shd w:val="clear" w:color="auto" w:fill="D9D9D9" w:themeFill="background1" w:themeFillShade="D9"/>
          </w:tcPr>
          <w:p w14:paraId="40134ADE" w14:textId="77777777" w:rsidR="00A82627" w:rsidRPr="00490955" w:rsidRDefault="002B5930" w:rsidP="00915D00">
            <w:pPr>
              <w:rPr>
                <w:rFonts w:ascii="Helvetica" w:hAnsi="Helvetica" w:cs="Helvetica"/>
                <w:b/>
              </w:rPr>
            </w:pPr>
            <w:r>
              <w:rPr>
                <w:rFonts w:ascii="Helvetica" w:hAnsi="Helvetica" w:cs="Helvetica"/>
                <w:b/>
              </w:rPr>
              <w:t>Owner</w:t>
            </w:r>
          </w:p>
        </w:tc>
        <w:tc>
          <w:tcPr>
            <w:tcW w:w="4077" w:type="dxa"/>
            <w:shd w:val="clear" w:color="auto" w:fill="D9D9D9" w:themeFill="background1" w:themeFillShade="D9"/>
          </w:tcPr>
          <w:p w14:paraId="3F2BF2DA" w14:textId="77777777" w:rsidR="00A82627" w:rsidRPr="00490955" w:rsidRDefault="002B5930" w:rsidP="00915D00">
            <w:pPr>
              <w:rPr>
                <w:rFonts w:ascii="Helvetica" w:hAnsi="Helvetica" w:cs="Helvetica"/>
                <w:b/>
              </w:rPr>
            </w:pPr>
            <w:r>
              <w:rPr>
                <w:rFonts w:ascii="Helvetica" w:hAnsi="Helvetica" w:cs="Helvetica"/>
                <w:b/>
              </w:rPr>
              <w:t>Reference</w:t>
            </w:r>
          </w:p>
        </w:tc>
      </w:tr>
      <w:tr w:rsidR="008B2019" w:rsidRPr="00E80917" w14:paraId="73B50857" w14:textId="77777777" w:rsidTr="00C14219">
        <w:tc>
          <w:tcPr>
            <w:tcW w:w="1320" w:type="dxa"/>
          </w:tcPr>
          <w:p w14:paraId="53F0EFEB" w14:textId="77777777" w:rsidR="008B2019" w:rsidRPr="00CF3906" w:rsidRDefault="00DC691E" w:rsidP="008B2019">
            <w:pPr>
              <w:rPr>
                <w:rFonts w:ascii="Helvetica" w:hAnsi="Helvetica" w:cs="Helvetica"/>
              </w:rPr>
            </w:pPr>
          </w:p>
        </w:tc>
        <w:tc>
          <w:tcPr>
            <w:tcW w:w="2508" w:type="dxa"/>
          </w:tcPr>
          <w:p w14:paraId="5D30E123" w14:textId="77777777" w:rsidR="008B2019" w:rsidRPr="00CF3906" w:rsidRDefault="002B5930" w:rsidP="008B2019">
            <w:pPr>
              <w:rPr>
                <w:rFonts w:ascii="Helvetica" w:hAnsi="Helvetica" w:cs="Helvetica"/>
              </w:rPr>
            </w:pPr>
            <w:r>
              <w:rPr>
                <w:rFonts w:ascii="Helvetica" w:hAnsi="Helvetica" w:cs="Helvetica"/>
              </w:rPr>
              <w:t>Vehicle HMI</w:t>
            </w:r>
          </w:p>
        </w:tc>
        <w:tc>
          <w:tcPr>
            <w:tcW w:w="2551" w:type="dxa"/>
          </w:tcPr>
          <w:p w14:paraId="3739E298" w14:textId="77777777" w:rsidR="008B2019" w:rsidRPr="00CF3906" w:rsidRDefault="00DC691E" w:rsidP="008B2019">
            <w:pPr>
              <w:rPr>
                <w:rFonts w:ascii="Helvetica" w:hAnsi="Helvetica" w:cs="Helvetica"/>
              </w:rPr>
            </w:pPr>
          </w:p>
        </w:tc>
        <w:tc>
          <w:tcPr>
            <w:tcW w:w="4077" w:type="dxa"/>
          </w:tcPr>
          <w:p w14:paraId="42B6A3C1" w14:textId="77777777" w:rsidR="008B2019" w:rsidRPr="00CF3906" w:rsidRDefault="00DC691E" w:rsidP="008B2019">
            <w:pPr>
              <w:rPr>
                <w:rFonts w:ascii="Helvetica" w:hAnsi="Helvetica" w:cs="Helvetica"/>
              </w:rPr>
            </w:pPr>
          </w:p>
        </w:tc>
      </w:tr>
      <w:tr w:rsidR="008B2019" w:rsidRPr="00E80917" w14:paraId="4E482560" w14:textId="77777777" w:rsidTr="00C14219">
        <w:tc>
          <w:tcPr>
            <w:tcW w:w="1320" w:type="dxa"/>
          </w:tcPr>
          <w:p w14:paraId="030DDAA9" w14:textId="77777777" w:rsidR="008B2019" w:rsidRPr="00CF3906" w:rsidRDefault="00DC691E" w:rsidP="008B2019">
            <w:pPr>
              <w:rPr>
                <w:rFonts w:ascii="Helvetica" w:hAnsi="Helvetica" w:cs="Helvetica"/>
              </w:rPr>
            </w:pPr>
          </w:p>
        </w:tc>
        <w:tc>
          <w:tcPr>
            <w:tcW w:w="2508" w:type="dxa"/>
          </w:tcPr>
          <w:p w14:paraId="458A2BFC" w14:textId="77777777" w:rsidR="008B2019" w:rsidRPr="00CF3906" w:rsidRDefault="002B5930" w:rsidP="008B2019">
            <w:pPr>
              <w:rPr>
                <w:rFonts w:ascii="Helvetica" w:hAnsi="Helvetica" w:cs="Helvetica"/>
              </w:rPr>
            </w:pPr>
            <w:r>
              <w:rPr>
                <w:rFonts w:ascii="Helvetica" w:hAnsi="Helvetica" w:cs="Helvetica"/>
              </w:rPr>
              <w:t>Ford Pass HMI</w:t>
            </w:r>
          </w:p>
        </w:tc>
        <w:tc>
          <w:tcPr>
            <w:tcW w:w="2551" w:type="dxa"/>
          </w:tcPr>
          <w:p w14:paraId="60C62AEE" w14:textId="77777777" w:rsidR="008B2019" w:rsidRPr="00CF3906" w:rsidRDefault="00DC691E" w:rsidP="008B2019">
            <w:pPr>
              <w:rPr>
                <w:rFonts w:ascii="Helvetica" w:hAnsi="Helvetica" w:cs="Helvetica"/>
              </w:rPr>
            </w:pPr>
          </w:p>
        </w:tc>
        <w:tc>
          <w:tcPr>
            <w:tcW w:w="4077" w:type="dxa"/>
          </w:tcPr>
          <w:p w14:paraId="2D69C8C6" w14:textId="77777777" w:rsidR="008B2019" w:rsidRPr="00CF3906" w:rsidRDefault="00DC691E" w:rsidP="008B2019"/>
        </w:tc>
      </w:tr>
      <w:tr w:rsidR="008B2019" w:rsidRPr="00E80917" w14:paraId="4BF3BADD" w14:textId="77777777" w:rsidTr="00C14219">
        <w:tc>
          <w:tcPr>
            <w:tcW w:w="1320" w:type="dxa"/>
          </w:tcPr>
          <w:p w14:paraId="40CEBEB9" w14:textId="77777777" w:rsidR="008B2019" w:rsidRPr="00CF3906" w:rsidRDefault="00DC691E" w:rsidP="008B2019">
            <w:pPr>
              <w:rPr>
                <w:rFonts w:ascii="Helvetica" w:hAnsi="Helvetica" w:cs="Helvetica"/>
              </w:rPr>
            </w:pPr>
          </w:p>
        </w:tc>
        <w:tc>
          <w:tcPr>
            <w:tcW w:w="2508" w:type="dxa"/>
          </w:tcPr>
          <w:p w14:paraId="567799CB" w14:textId="77777777" w:rsidR="008B2019" w:rsidRPr="00CF3906" w:rsidRDefault="002B5930" w:rsidP="008B2019">
            <w:pPr>
              <w:rPr>
                <w:rFonts w:ascii="Helvetica" w:hAnsi="Helvetica" w:cs="Helvetica"/>
              </w:rPr>
            </w:pPr>
            <w:r>
              <w:rPr>
                <w:rFonts w:ascii="Helvetica" w:hAnsi="Helvetica" w:cs="Helvetica"/>
              </w:rPr>
              <w:t>Legal User Consent</w:t>
            </w:r>
          </w:p>
        </w:tc>
        <w:tc>
          <w:tcPr>
            <w:tcW w:w="2551" w:type="dxa"/>
          </w:tcPr>
          <w:p w14:paraId="4553F1BD" w14:textId="77777777" w:rsidR="008B2019" w:rsidRPr="00CF3906" w:rsidRDefault="00DC691E" w:rsidP="008B2019">
            <w:pPr>
              <w:jc w:val="center"/>
              <w:rPr>
                <w:rFonts w:ascii="Helvetica" w:hAnsi="Helvetica" w:cs="Helvetica"/>
              </w:rPr>
            </w:pPr>
          </w:p>
        </w:tc>
        <w:tc>
          <w:tcPr>
            <w:tcW w:w="4077" w:type="dxa"/>
          </w:tcPr>
          <w:p w14:paraId="406DB634" w14:textId="77777777" w:rsidR="008B2019" w:rsidRPr="00CF3906" w:rsidRDefault="00DC691E" w:rsidP="008B2019"/>
        </w:tc>
      </w:tr>
      <w:tr w:rsidR="008B2019" w:rsidRPr="00E80917" w14:paraId="55311EF3" w14:textId="77777777" w:rsidTr="00C14219">
        <w:tc>
          <w:tcPr>
            <w:tcW w:w="1320" w:type="dxa"/>
          </w:tcPr>
          <w:p w14:paraId="60547F2F" w14:textId="77777777" w:rsidR="008B2019" w:rsidRPr="00CF3906" w:rsidRDefault="00DC691E" w:rsidP="008B2019">
            <w:pPr>
              <w:rPr>
                <w:rFonts w:ascii="Helvetica" w:hAnsi="Helvetica" w:cs="Helvetica"/>
              </w:rPr>
            </w:pPr>
          </w:p>
        </w:tc>
        <w:tc>
          <w:tcPr>
            <w:tcW w:w="2508" w:type="dxa"/>
          </w:tcPr>
          <w:p w14:paraId="24A0122E" w14:textId="77777777" w:rsidR="008B2019" w:rsidRDefault="002B5930" w:rsidP="008B2019">
            <w:r>
              <w:t xml:space="preserve">Cloud Consent </w:t>
            </w:r>
          </w:p>
        </w:tc>
        <w:tc>
          <w:tcPr>
            <w:tcW w:w="2551" w:type="dxa"/>
          </w:tcPr>
          <w:p w14:paraId="2BE63BF7" w14:textId="77777777" w:rsidR="008B2019" w:rsidRPr="00CF3906" w:rsidRDefault="00DC691E" w:rsidP="008B2019">
            <w:pPr>
              <w:rPr>
                <w:rFonts w:ascii="Helvetica" w:hAnsi="Helvetica" w:cs="Helvetica"/>
              </w:rPr>
            </w:pPr>
          </w:p>
        </w:tc>
        <w:tc>
          <w:tcPr>
            <w:tcW w:w="4077" w:type="dxa"/>
          </w:tcPr>
          <w:p w14:paraId="3A97309F" w14:textId="77777777" w:rsidR="008B2019" w:rsidRPr="00CF3906" w:rsidRDefault="00DC691E" w:rsidP="008B2019"/>
        </w:tc>
      </w:tr>
      <w:tr w:rsidR="008B2019" w:rsidRPr="00E80917" w14:paraId="1D6E28E5" w14:textId="77777777" w:rsidTr="00C14219">
        <w:tc>
          <w:tcPr>
            <w:tcW w:w="1320" w:type="dxa"/>
          </w:tcPr>
          <w:p w14:paraId="587D2C4A" w14:textId="77777777" w:rsidR="008B2019" w:rsidRPr="00CF3906" w:rsidRDefault="00DC691E" w:rsidP="008B2019">
            <w:pPr>
              <w:rPr>
                <w:rFonts w:ascii="Helvetica" w:hAnsi="Helvetica" w:cs="Helvetica"/>
              </w:rPr>
            </w:pPr>
          </w:p>
        </w:tc>
        <w:tc>
          <w:tcPr>
            <w:tcW w:w="2508" w:type="dxa"/>
          </w:tcPr>
          <w:p w14:paraId="5518EED2" w14:textId="77777777" w:rsidR="008B2019" w:rsidRDefault="002B5930" w:rsidP="008B2019">
            <w:r>
              <w:t>Consumer Website HMI</w:t>
            </w:r>
          </w:p>
        </w:tc>
        <w:tc>
          <w:tcPr>
            <w:tcW w:w="2551" w:type="dxa"/>
          </w:tcPr>
          <w:p w14:paraId="388EC342" w14:textId="77777777" w:rsidR="008B2019" w:rsidRPr="00CF3906" w:rsidRDefault="00DC691E" w:rsidP="008B2019">
            <w:pPr>
              <w:rPr>
                <w:rFonts w:ascii="Helvetica" w:hAnsi="Helvetica" w:cs="Helvetica"/>
              </w:rPr>
            </w:pPr>
          </w:p>
        </w:tc>
        <w:tc>
          <w:tcPr>
            <w:tcW w:w="4077" w:type="dxa"/>
          </w:tcPr>
          <w:p w14:paraId="57E59411" w14:textId="77777777" w:rsidR="008B2019" w:rsidRPr="00CF3906" w:rsidRDefault="00DC691E" w:rsidP="008B2019"/>
        </w:tc>
      </w:tr>
      <w:tr w:rsidR="008B2019" w:rsidRPr="00E80917" w14:paraId="57EDDF1C" w14:textId="77777777" w:rsidTr="00C14219">
        <w:tc>
          <w:tcPr>
            <w:tcW w:w="1320" w:type="dxa"/>
          </w:tcPr>
          <w:p w14:paraId="26238F11" w14:textId="77777777" w:rsidR="008B2019" w:rsidRPr="00CF3906" w:rsidRDefault="00DC691E" w:rsidP="008B2019">
            <w:pPr>
              <w:rPr>
                <w:rFonts w:ascii="Helvetica" w:hAnsi="Helvetica" w:cs="Helvetica"/>
              </w:rPr>
            </w:pPr>
          </w:p>
        </w:tc>
        <w:tc>
          <w:tcPr>
            <w:tcW w:w="2508" w:type="dxa"/>
          </w:tcPr>
          <w:p w14:paraId="3D3449A8" w14:textId="77777777" w:rsidR="008B2019" w:rsidRDefault="002B5930" w:rsidP="008B2019">
            <w:r>
              <w:t>FMEA</w:t>
            </w:r>
          </w:p>
        </w:tc>
        <w:tc>
          <w:tcPr>
            <w:tcW w:w="2551" w:type="dxa"/>
          </w:tcPr>
          <w:p w14:paraId="19FA7AA4" w14:textId="77777777" w:rsidR="008B2019" w:rsidRPr="00CF3906" w:rsidRDefault="00DC691E" w:rsidP="008B2019">
            <w:pPr>
              <w:rPr>
                <w:rFonts w:ascii="Helvetica" w:hAnsi="Helvetica" w:cs="Helvetica"/>
              </w:rPr>
            </w:pPr>
          </w:p>
        </w:tc>
        <w:tc>
          <w:tcPr>
            <w:tcW w:w="4077" w:type="dxa"/>
          </w:tcPr>
          <w:p w14:paraId="393F996E" w14:textId="77777777" w:rsidR="008B2019" w:rsidRPr="00CF3906" w:rsidRDefault="00DC691E" w:rsidP="008B2019"/>
        </w:tc>
      </w:tr>
    </w:tbl>
    <w:p w14:paraId="76EC91BD" w14:textId="77777777" w:rsidR="00EA4672" w:rsidRDefault="002B5930" w:rsidP="00AD02BF">
      <w:pPr>
        <w:pStyle w:val="Caption"/>
      </w:pPr>
      <w:bookmarkStart w:id="4" w:name="_Toc509222786"/>
      <w:r w:rsidRPr="00DB75EE">
        <w:t xml:space="preserve">Table </w:t>
      </w:r>
      <w:r>
        <w:rPr>
          <w:noProof/>
        </w:rPr>
        <w:t>1</w:t>
      </w:r>
      <w:r w:rsidRPr="00DB75EE">
        <w:t>: Functions described in this specification</w:t>
      </w:r>
      <w:bookmarkEnd w:id="4"/>
    </w:p>
    <w:p w14:paraId="11263D81" w14:textId="2F4B4D98" w:rsidR="00760465" w:rsidRDefault="002B5930" w:rsidP="00DA3F8D">
      <w:pPr>
        <w:pStyle w:val="Heading2"/>
      </w:pPr>
      <w:bookmarkStart w:id="5" w:name="_Toc46730299"/>
      <w:r>
        <w:t>Audience</w:t>
      </w:r>
      <w:bookmarkEnd w:id="5"/>
    </w:p>
    <w:p w14:paraId="4EFFABDD" w14:textId="77777777" w:rsidR="00EA4672" w:rsidRDefault="002B5930" w:rsidP="008B2019">
      <w:pPr>
        <w:ind w:right="142"/>
        <w:jc w:val="both"/>
        <w:rPr>
          <w:rFonts w:cs="Arial"/>
        </w:rPr>
      </w:pPr>
      <w:r w:rsidRPr="00185AC3">
        <w:rPr>
          <w:rFonts w:cs="Arial"/>
        </w:rPr>
        <w:t xml:space="preserve">The </w:t>
      </w:r>
      <w:r>
        <w:rPr>
          <w:rFonts w:cs="Arial"/>
        </w:rPr>
        <w:t xml:space="preserve">Function </w:t>
      </w:r>
      <w:r>
        <w:t xml:space="preserve">specification </w:t>
      </w:r>
      <w:r>
        <w:rPr>
          <w:rFonts w:cs="Arial"/>
        </w:rPr>
        <w:t>defines OTA software update related in Vehicle HMI.</w:t>
      </w:r>
    </w:p>
    <w:p w14:paraId="08F5A425" w14:textId="6C9FF179" w:rsidR="00760465" w:rsidRDefault="002B5930" w:rsidP="00DA3F8D">
      <w:pPr>
        <w:pStyle w:val="Heading3"/>
      </w:pPr>
      <w:bookmarkStart w:id="6" w:name="_Toc46730300"/>
      <w:r>
        <w:t>Stakeholder List</w:t>
      </w:r>
      <w:bookmarkEnd w:id="6"/>
    </w:p>
    <w:p w14:paraId="52A6D730" w14:textId="77777777" w:rsidR="00A82627" w:rsidRDefault="002B5930" w:rsidP="00A82627">
      <w:r>
        <w:t xml:space="preserve">For the latest list of the feature stakeholder and their roles &amp; responsibilities refer to </w:t>
      </w:r>
      <w:r w:rsidRPr="002A1EEE">
        <w:rPr>
          <w:color w:val="0000FF"/>
        </w:rPr>
        <w:t>&lt;</w:t>
      </w:r>
      <w:r>
        <w:rPr>
          <w:color w:val="0000FF"/>
        </w:rPr>
        <w:t xml:space="preserve">Put </w:t>
      </w:r>
      <w:r w:rsidRPr="002A1EEE">
        <w:rPr>
          <w:color w:val="0000FF"/>
        </w:rPr>
        <w:t>VSEM Link</w:t>
      </w:r>
      <w:r>
        <w:rPr>
          <w:color w:val="0000FF"/>
        </w:rPr>
        <w:t xml:space="preserve"> here</w:t>
      </w:r>
      <w:r w:rsidRPr="002A1EEE">
        <w:rPr>
          <w:color w:val="0000FF"/>
        </w:rPr>
        <w:t>&gt;</w:t>
      </w:r>
      <w:r>
        <w:t>.</w:t>
      </w:r>
    </w:p>
    <w:tbl>
      <w:tblPr>
        <w:tblStyle w:val="TableGrid"/>
        <w:tblW w:w="9810" w:type="dxa"/>
        <w:tblInd w:w="108" w:type="dxa"/>
        <w:tblLayout w:type="fixed"/>
        <w:tblLook w:val="01E0" w:firstRow="1" w:lastRow="1" w:firstColumn="1" w:lastColumn="1" w:noHBand="0" w:noVBand="0"/>
      </w:tblPr>
      <w:tblGrid>
        <w:gridCol w:w="1212"/>
        <w:gridCol w:w="4008"/>
        <w:gridCol w:w="4590"/>
      </w:tblGrid>
      <w:tr w:rsidR="008B2019" w:rsidRPr="00490955" w14:paraId="0E130197" w14:textId="77777777" w:rsidTr="005234AD">
        <w:trPr>
          <w:trHeight w:val="245"/>
        </w:trPr>
        <w:tc>
          <w:tcPr>
            <w:tcW w:w="1212" w:type="dxa"/>
            <w:shd w:val="clear" w:color="auto" w:fill="D9D9D9" w:themeFill="background1" w:themeFillShade="D9"/>
          </w:tcPr>
          <w:p w14:paraId="659A2BAB" w14:textId="77777777" w:rsidR="008B2019" w:rsidRPr="00490955" w:rsidRDefault="002B5930" w:rsidP="005234AD">
            <w:pPr>
              <w:rPr>
                <w:rFonts w:ascii="Helvetica" w:hAnsi="Helvetica" w:cs="Helvetica"/>
                <w:b/>
              </w:rPr>
            </w:pPr>
            <w:r>
              <w:rPr>
                <w:rFonts w:ascii="Helvetica" w:hAnsi="Helvetica" w:cs="Helvetica"/>
                <w:b/>
              </w:rPr>
              <w:t>Function ID</w:t>
            </w:r>
          </w:p>
        </w:tc>
        <w:tc>
          <w:tcPr>
            <w:tcW w:w="4008" w:type="dxa"/>
            <w:shd w:val="clear" w:color="auto" w:fill="D9D9D9" w:themeFill="background1" w:themeFillShade="D9"/>
          </w:tcPr>
          <w:p w14:paraId="668A3A27" w14:textId="77777777" w:rsidR="008B2019" w:rsidRPr="00490955" w:rsidRDefault="002B5930" w:rsidP="005234AD">
            <w:pPr>
              <w:rPr>
                <w:rFonts w:ascii="Helvetica" w:hAnsi="Helvetica" w:cs="Helvetica"/>
                <w:b/>
              </w:rPr>
            </w:pPr>
            <w:r>
              <w:rPr>
                <w:rFonts w:ascii="Helvetica" w:hAnsi="Helvetica" w:cs="Helvetica"/>
                <w:b/>
              </w:rPr>
              <w:t>Function Name</w:t>
            </w:r>
          </w:p>
        </w:tc>
        <w:tc>
          <w:tcPr>
            <w:tcW w:w="4590" w:type="dxa"/>
            <w:shd w:val="clear" w:color="auto" w:fill="D9D9D9" w:themeFill="background1" w:themeFillShade="D9"/>
          </w:tcPr>
          <w:p w14:paraId="5FE5CDBF" w14:textId="77777777" w:rsidR="008B2019" w:rsidRPr="00490955" w:rsidRDefault="002B5930" w:rsidP="005234AD">
            <w:pPr>
              <w:rPr>
                <w:rFonts w:ascii="Helvetica" w:hAnsi="Helvetica" w:cs="Helvetica"/>
                <w:b/>
              </w:rPr>
            </w:pPr>
            <w:r>
              <w:rPr>
                <w:rFonts w:ascii="Helvetica" w:hAnsi="Helvetica" w:cs="Helvetica"/>
                <w:b/>
              </w:rPr>
              <w:t>Owner</w:t>
            </w:r>
          </w:p>
        </w:tc>
      </w:tr>
      <w:tr w:rsidR="008B2019" w:rsidRPr="00E80917" w14:paraId="604DDCB1" w14:textId="77777777" w:rsidTr="005234AD">
        <w:tc>
          <w:tcPr>
            <w:tcW w:w="1212" w:type="dxa"/>
          </w:tcPr>
          <w:p w14:paraId="0A30B23C" w14:textId="77777777" w:rsidR="008B2019" w:rsidRPr="00CF3906" w:rsidRDefault="00DC691E" w:rsidP="005234AD">
            <w:pPr>
              <w:rPr>
                <w:rFonts w:ascii="Helvetica" w:hAnsi="Helvetica" w:cs="Helvetica"/>
              </w:rPr>
            </w:pPr>
          </w:p>
        </w:tc>
        <w:tc>
          <w:tcPr>
            <w:tcW w:w="4008" w:type="dxa"/>
          </w:tcPr>
          <w:p w14:paraId="09325A01" w14:textId="77777777" w:rsidR="008B2019" w:rsidRPr="00CF3906" w:rsidRDefault="002B5930" w:rsidP="005234AD">
            <w:pPr>
              <w:rPr>
                <w:rFonts w:ascii="Helvetica" w:hAnsi="Helvetica" w:cs="Helvetica"/>
              </w:rPr>
            </w:pPr>
            <w:r>
              <w:t xml:space="preserve">John </w:t>
            </w:r>
            <w:proofErr w:type="spellStart"/>
            <w:r>
              <w:t>Vangelov</w:t>
            </w:r>
            <w:proofErr w:type="spellEnd"/>
          </w:p>
        </w:tc>
        <w:tc>
          <w:tcPr>
            <w:tcW w:w="4590" w:type="dxa"/>
          </w:tcPr>
          <w:p w14:paraId="6BB3804C" w14:textId="77777777" w:rsidR="008B2019" w:rsidRPr="00CF3906" w:rsidRDefault="002B5930" w:rsidP="005234AD">
            <w:pPr>
              <w:rPr>
                <w:rFonts w:ascii="Helvetica" w:hAnsi="Helvetica" w:cs="Helvetica"/>
              </w:rPr>
            </w:pPr>
            <w:r>
              <w:rPr>
                <w:rFonts w:ascii="Helvetica" w:hAnsi="Helvetica" w:cs="Helvetica"/>
              </w:rPr>
              <w:t>IVSU team</w:t>
            </w:r>
          </w:p>
        </w:tc>
      </w:tr>
      <w:tr w:rsidR="008B2019" w:rsidRPr="00E80917" w14:paraId="02E40F76" w14:textId="77777777" w:rsidTr="005234AD">
        <w:tc>
          <w:tcPr>
            <w:tcW w:w="1212" w:type="dxa"/>
          </w:tcPr>
          <w:p w14:paraId="26186086" w14:textId="77777777" w:rsidR="008B2019" w:rsidRPr="00CF3906" w:rsidRDefault="00DC691E" w:rsidP="005234AD">
            <w:pPr>
              <w:rPr>
                <w:rFonts w:ascii="Helvetica" w:hAnsi="Helvetica" w:cs="Helvetica"/>
              </w:rPr>
            </w:pPr>
          </w:p>
        </w:tc>
        <w:tc>
          <w:tcPr>
            <w:tcW w:w="4008" w:type="dxa"/>
          </w:tcPr>
          <w:p w14:paraId="103BAF94" w14:textId="77777777" w:rsidR="008B2019" w:rsidRPr="00CF3906" w:rsidRDefault="002B5930" w:rsidP="005234AD">
            <w:pPr>
              <w:rPr>
                <w:rFonts w:ascii="Helvetica" w:hAnsi="Helvetica" w:cs="Helvetica"/>
              </w:rPr>
            </w:pPr>
            <w:r>
              <w:t xml:space="preserve">Brunilda </w:t>
            </w:r>
            <w:proofErr w:type="spellStart"/>
            <w:r>
              <w:t>Caushi</w:t>
            </w:r>
            <w:proofErr w:type="spellEnd"/>
          </w:p>
        </w:tc>
        <w:tc>
          <w:tcPr>
            <w:tcW w:w="4590" w:type="dxa"/>
          </w:tcPr>
          <w:p w14:paraId="5CCB6B66" w14:textId="77777777" w:rsidR="008B2019" w:rsidRPr="00CF3906" w:rsidRDefault="002B5930" w:rsidP="005234AD">
            <w:pPr>
              <w:rPr>
                <w:rFonts w:ascii="Helvetica" w:hAnsi="Helvetica" w:cs="Helvetica"/>
              </w:rPr>
            </w:pPr>
            <w:r>
              <w:rPr>
                <w:rFonts w:ascii="Helvetica" w:hAnsi="Helvetica" w:cs="Helvetica"/>
              </w:rPr>
              <w:t>IVSU team</w:t>
            </w:r>
          </w:p>
        </w:tc>
      </w:tr>
      <w:tr w:rsidR="008B2019" w:rsidRPr="00E80917" w14:paraId="13878DBD" w14:textId="77777777" w:rsidTr="005234AD">
        <w:tc>
          <w:tcPr>
            <w:tcW w:w="1212" w:type="dxa"/>
          </w:tcPr>
          <w:p w14:paraId="0231C876" w14:textId="77777777" w:rsidR="008B2019" w:rsidRPr="002A3D64" w:rsidRDefault="00DC691E" w:rsidP="005234AD">
            <w:pPr>
              <w:rPr>
                <w:rFonts w:ascii="Helvetica" w:hAnsi="Helvetica" w:cs="Helvetica"/>
              </w:rPr>
            </w:pPr>
          </w:p>
        </w:tc>
        <w:tc>
          <w:tcPr>
            <w:tcW w:w="4008" w:type="dxa"/>
          </w:tcPr>
          <w:p w14:paraId="4AE3F8E3" w14:textId="77777777" w:rsidR="008B2019" w:rsidRPr="002A3D64" w:rsidRDefault="002B5930" w:rsidP="005234AD">
            <w:r w:rsidRPr="002A3D64">
              <w:t>Balwinder Gill</w:t>
            </w:r>
          </w:p>
        </w:tc>
        <w:tc>
          <w:tcPr>
            <w:tcW w:w="4590" w:type="dxa"/>
          </w:tcPr>
          <w:p w14:paraId="26CFF8C6" w14:textId="77777777" w:rsidR="008B2019" w:rsidRDefault="002B5930" w:rsidP="005234AD">
            <w:pPr>
              <w:rPr>
                <w:rFonts w:ascii="Helvetica" w:hAnsi="Helvetica" w:cs="Helvetica"/>
              </w:rPr>
            </w:pPr>
            <w:r>
              <w:rPr>
                <w:rFonts w:ascii="Helvetica" w:hAnsi="Helvetica" w:cs="Helvetica"/>
              </w:rPr>
              <w:t>IVSU team</w:t>
            </w:r>
          </w:p>
        </w:tc>
      </w:tr>
      <w:tr w:rsidR="008B2019" w:rsidRPr="00E80917" w14:paraId="2B325691" w14:textId="77777777" w:rsidTr="005234AD">
        <w:tc>
          <w:tcPr>
            <w:tcW w:w="1212" w:type="dxa"/>
          </w:tcPr>
          <w:p w14:paraId="52553BEA" w14:textId="77777777" w:rsidR="008B2019" w:rsidRPr="00CF3906" w:rsidRDefault="00DC691E" w:rsidP="005234AD">
            <w:pPr>
              <w:rPr>
                <w:rFonts w:ascii="Helvetica" w:hAnsi="Helvetica" w:cs="Helvetica"/>
              </w:rPr>
            </w:pPr>
          </w:p>
        </w:tc>
        <w:tc>
          <w:tcPr>
            <w:tcW w:w="4008" w:type="dxa"/>
          </w:tcPr>
          <w:p w14:paraId="2AE858F3" w14:textId="77777777" w:rsidR="008B2019" w:rsidRDefault="002B5930" w:rsidP="005234AD">
            <w:r>
              <w:t xml:space="preserve">David </w:t>
            </w:r>
            <w:proofErr w:type="spellStart"/>
            <w:r>
              <w:t>Kulmaczewski</w:t>
            </w:r>
            <w:proofErr w:type="spellEnd"/>
          </w:p>
        </w:tc>
        <w:tc>
          <w:tcPr>
            <w:tcW w:w="4590" w:type="dxa"/>
          </w:tcPr>
          <w:p w14:paraId="2EA92D0F" w14:textId="77777777" w:rsidR="008B2019" w:rsidRPr="00CF3906" w:rsidRDefault="002B5930" w:rsidP="005234AD">
            <w:pPr>
              <w:rPr>
                <w:rFonts w:ascii="Helvetica" w:hAnsi="Helvetica" w:cs="Helvetica"/>
              </w:rPr>
            </w:pPr>
            <w:r>
              <w:rPr>
                <w:rFonts w:ascii="Helvetica" w:hAnsi="Helvetica" w:cs="Helvetica"/>
              </w:rPr>
              <w:t xml:space="preserve">Vehicle Service </w:t>
            </w:r>
          </w:p>
        </w:tc>
      </w:tr>
      <w:tr w:rsidR="008B2019" w:rsidRPr="00E80917" w14:paraId="7A481C95" w14:textId="77777777" w:rsidTr="005234AD">
        <w:tc>
          <w:tcPr>
            <w:tcW w:w="1212" w:type="dxa"/>
          </w:tcPr>
          <w:p w14:paraId="452FC268" w14:textId="77777777" w:rsidR="008B2019" w:rsidRPr="00CF3906" w:rsidRDefault="00DC691E" w:rsidP="005234AD">
            <w:pPr>
              <w:rPr>
                <w:rFonts w:ascii="Helvetica" w:hAnsi="Helvetica" w:cs="Helvetica"/>
              </w:rPr>
            </w:pPr>
          </w:p>
        </w:tc>
        <w:tc>
          <w:tcPr>
            <w:tcW w:w="4008" w:type="dxa"/>
          </w:tcPr>
          <w:p w14:paraId="5441DF6E" w14:textId="77777777" w:rsidR="008B2019" w:rsidRPr="00DE6E07" w:rsidRDefault="002B5930" w:rsidP="005234AD">
            <w:r>
              <w:t>Christina Michaels</w:t>
            </w:r>
          </w:p>
        </w:tc>
        <w:tc>
          <w:tcPr>
            <w:tcW w:w="4590" w:type="dxa"/>
          </w:tcPr>
          <w:p w14:paraId="7E255C05" w14:textId="77777777" w:rsidR="008B2019" w:rsidRDefault="002B5930" w:rsidP="005234AD">
            <w:pPr>
              <w:rPr>
                <w:rFonts w:ascii="Helvetica" w:hAnsi="Helvetica" w:cs="Helvetica"/>
              </w:rPr>
            </w:pPr>
            <w:r>
              <w:t>Legal</w:t>
            </w:r>
          </w:p>
        </w:tc>
      </w:tr>
      <w:tr w:rsidR="008B2019" w:rsidRPr="00E80917" w14:paraId="163BADDD" w14:textId="77777777" w:rsidTr="005234AD">
        <w:tc>
          <w:tcPr>
            <w:tcW w:w="1212" w:type="dxa"/>
          </w:tcPr>
          <w:p w14:paraId="3B7D6834" w14:textId="77777777" w:rsidR="008B2019" w:rsidRPr="00CF3906" w:rsidRDefault="00DC691E" w:rsidP="005234AD">
            <w:pPr>
              <w:rPr>
                <w:rFonts w:ascii="Helvetica" w:hAnsi="Helvetica" w:cs="Helvetica"/>
              </w:rPr>
            </w:pPr>
          </w:p>
        </w:tc>
        <w:tc>
          <w:tcPr>
            <w:tcW w:w="4008" w:type="dxa"/>
          </w:tcPr>
          <w:p w14:paraId="55137845" w14:textId="77777777" w:rsidR="008B2019" w:rsidRDefault="002B5930" w:rsidP="005234AD">
            <w:proofErr w:type="spellStart"/>
            <w:r>
              <w:t>Shaymala</w:t>
            </w:r>
            <w:proofErr w:type="spellEnd"/>
            <w:r>
              <w:t xml:space="preserve"> </w:t>
            </w:r>
            <w:proofErr w:type="spellStart"/>
            <w:r>
              <w:t>Prayaga</w:t>
            </w:r>
            <w:proofErr w:type="spellEnd"/>
          </w:p>
        </w:tc>
        <w:tc>
          <w:tcPr>
            <w:tcW w:w="4590" w:type="dxa"/>
          </w:tcPr>
          <w:p w14:paraId="66F9BFB0" w14:textId="77777777" w:rsidR="008B2019" w:rsidRDefault="002B5930" w:rsidP="005234AD">
            <w:r>
              <w:t>Vehicle HMI Designer</w:t>
            </w:r>
          </w:p>
        </w:tc>
      </w:tr>
      <w:tr w:rsidR="008B2019" w:rsidRPr="00E80917" w14:paraId="4EB32E4B" w14:textId="77777777" w:rsidTr="005234AD">
        <w:tc>
          <w:tcPr>
            <w:tcW w:w="1212" w:type="dxa"/>
          </w:tcPr>
          <w:p w14:paraId="0A89B27B" w14:textId="77777777" w:rsidR="008B2019" w:rsidRPr="00CF3906" w:rsidRDefault="00DC691E" w:rsidP="005234AD">
            <w:pPr>
              <w:rPr>
                <w:rFonts w:ascii="Helvetica" w:hAnsi="Helvetica" w:cs="Helvetica"/>
              </w:rPr>
            </w:pPr>
          </w:p>
        </w:tc>
        <w:tc>
          <w:tcPr>
            <w:tcW w:w="4008" w:type="dxa"/>
          </w:tcPr>
          <w:p w14:paraId="5F90DF31" w14:textId="77777777" w:rsidR="008B2019" w:rsidRDefault="002B5930" w:rsidP="005234AD">
            <w:r>
              <w:t>Ruth Jones</w:t>
            </w:r>
          </w:p>
        </w:tc>
        <w:tc>
          <w:tcPr>
            <w:tcW w:w="4590" w:type="dxa"/>
          </w:tcPr>
          <w:p w14:paraId="53CF31B7" w14:textId="77777777" w:rsidR="008B2019" w:rsidRDefault="002B5930" w:rsidP="005234AD">
            <w:r>
              <w:t>Vehicle HMI Supervisor</w:t>
            </w:r>
          </w:p>
        </w:tc>
      </w:tr>
      <w:tr w:rsidR="008B2019" w:rsidRPr="00E80917" w14:paraId="02BBEF7C" w14:textId="77777777" w:rsidTr="005234AD">
        <w:tc>
          <w:tcPr>
            <w:tcW w:w="1212" w:type="dxa"/>
          </w:tcPr>
          <w:p w14:paraId="4B03D3E7" w14:textId="77777777" w:rsidR="008B2019" w:rsidRPr="00CF3906" w:rsidRDefault="00DC691E" w:rsidP="005234AD">
            <w:pPr>
              <w:rPr>
                <w:rFonts w:ascii="Helvetica" w:hAnsi="Helvetica" w:cs="Helvetica"/>
              </w:rPr>
            </w:pPr>
          </w:p>
        </w:tc>
        <w:tc>
          <w:tcPr>
            <w:tcW w:w="4008" w:type="dxa"/>
          </w:tcPr>
          <w:p w14:paraId="6CE52AE5" w14:textId="77777777" w:rsidR="008B2019" w:rsidRDefault="002B5930" w:rsidP="005234AD">
            <w:r>
              <w:t>Jason Mick</w:t>
            </w:r>
          </w:p>
        </w:tc>
        <w:tc>
          <w:tcPr>
            <w:tcW w:w="4590" w:type="dxa"/>
          </w:tcPr>
          <w:p w14:paraId="2EAB7533" w14:textId="77777777" w:rsidR="008B2019" w:rsidRDefault="002B5930" w:rsidP="005234AD">
            <w:r>
              <w:t>Vehicle HMI Designer</w:t>
            </w:r>
          </w:p>
        </w:tc>
      </w:tr>
      <w:tr w:rsidR="008B2019" w:rsidRPr="00E80917" w14:paraId="708EBA82" w14:textId="77777777" w:rsidTr="005234AD">
        <w:tc>
          <w:tcPr>
            <w:tcW w:w="1212" w:type="dxa"/>
          </w:tcPr>
          <w:p w14:paraId="7EDF263C" w14:textId="77777777" w:rsidR="008B2019" w:rsidRPr="00CF3906" w:rsidRDefault="00DC691E" w:rsidP="005234AD">
            <w:pPr>
              <w:rPr>
                <w:rFonts w:ascii="Helvetica" w:hAnsi="Helvetica" w:cs="Helvetica"/>
              </w:rPr>
            </w:pPr>
          </w:p>
        </w:tc>
        <w:tc>
          <w:tcPr>
            <w:tcW w:w="4008" w:type="dxa"/>
          </w:tcPr>
          <w:p w14:paraId="51CAC2DC" w14:textId="77777777" w:rsidR="008B2019" w:rsidRDefault="002B5930" w:rsidP="005234AD">
            <w:r>
              <w:t xml:space="preserve">Benjamin </w:t>
            </w:r>
            <w:proofErr w:type="spellStart"/>
            <w:r>
              <w:t>Hamacher</w:t>
            </w:r>
            <w:proofErr w:type="spellEnd"/>
          </w:p>
        </w:tc>
        <w:tc>
          <w:tcPr>
            <w:tcW w:w="4590" w:type="dxa"/>
          </w:tcPr>
          <w:p w14:paraId="6AA25473" w14:textId="77777777" w:rsidR="008B2019" w:rsidRDefault="002B5930" w:rsidP="005234AD">
            <w:r>
              <w:t>CCS Feature Owner</w:t>
            </w:r>
          </w:p>
        </w:tc>
      </w:tr>
      <w:tr w:rsidR="00BB6C32" w:rsidRPr="00E80917" w14:paraId="03660793" w14:textId="77777777" w:rsidTr="005234AD">
        <w:tc>
          <w:tcPr>
            <w:tcW w:w="1212" w:type="dxa"/>
          </w:tcPr>
          <w:p w14:paraId="2E95FB4C" w14:textId="77777777" w:rsidR="00BB6C32" w:rsidRPr="00CF3906" w:rsidRDefault="00DC691E" w:rsidP="00BB6C32">
            <w:pPr>
              <w:rPr>
                <w:rFonts w:ascii="Helvetica" w:hAnsi="Helvetica" w:cs="Helvetica"/>
              </w:rPr>
            </w:pPr>
          </w:p>
        </w:tc>
        <w:tc>
          <w:tcPr>
            <w:tcW w:w="4008" w:type="dxa"/>
          </w:tcPr>
          <w:p w14:paraId="4AD66601" w14:textId="77777777" w:rsidR="00BB6C32" w:rsidRDefault="002B5930" w:rsidP="00BB6C32">
            <w:r>
              <w:t xml:space="preserve">Micha </w:t>
            </w:r>
            <w:proofErr w:type="spellStart"/>
            <w:r>
              <w:t>Kahlen</w:t>
            </w:r>
            <w:proofErr w:type="spellEnd"/>
          </w:p>
        </w:tc>
        <w:tc>
          <w:tcPr>
            <w:tcW w:w="4590" w:type="dxa"/>
          </w:tcPr>
          <w:p w14:paraId="1E141493" w14:textId="77777777" w:rsidR="00BB6C32" w:rsidRDefault="002B5930" w:rsidP="00BB6C32">
            <w:r>
              <w:t xml:space="preserve">Vehicle Connectivity </w:t>
            </w:r>
          </w:p>
        </w:tc>
      </w:tr>
    </w:tbl>
    <w:p w14:paraId="296605C0" w14:textId="77777777" w:rsidR="00EA4672" w:rsidRDefault="002B5930" w:rsidP="008B2019">
      <w:r>
        <w:t xml:space="preserve">Table 2: </w:t>
      </w:r>
      <w:r w:rsidRPr="008B2019">
        <w:t>Stakeholder List</w:t>
      </w:r>
    </w:p>
    <w:p w14:paraId="2FD31A24" w14:textId="77777777" w:rsidR="00EA4672" w:rsidRDefault="002B5930" w:rsidP="00DA3F8D">
      <w:pPr>
        <w:pStyle w:val="Heading2"/>
      </w:pPr>
      <w:bookmarkStart w:id="7" w:name="_Toc46730301"/>
      <w:r>
        <w:t>Document Organization</w:t>
      </w:r>
      <w:bookmarkEnd w:id="7"/>
    </w:p>
    <w:p w14:paraId="1E30B750" w14:textId="49F7505F" w:rsidR="00760465" w:rsidRDefault="002B5930" w:rsidP="00DA3F8D">
      <w:pPr>
        <w:pStyle w:val="Heading3"/>
      </w:pPr>
      <w:bookmarkStart w:id="8" w:name="_Toc46730302"/>
      <w:r>
        <w:t>Document Context</w:t>
      </w:r>
      <w:bookmarkEnd w:id="8"/>
    </w:p>
    <w:p w14:paraId="4DF54B62" w14:textId="77777777" w:rsidR="008B2019" w:rsidRDefault="002B5930" w:rsidP="008B2019">
      <w:pPr>
        <w:ind w:right="142"/>
        <w:jc w:val="both"/>
        <w:rPr>
          <w:rFonts w:cs="Arial"/>
        </w:rPr>
      </w:pPr>
      <w:r>
        <w:rPr>
          <w:rFonts w:cs="Arial"/>
        </w:rPr>
        <w:t>List here all Ford internal documents, which are directly relate to the feature.</w:t>
      </w:r>
    </w:p>
    <w:tbl>
      <w:tblPr>
        <w:tblStyle w:val="TableGrid"/>
        <w:tblW w:w="10457" w:type="dxa"/>
        <w:tblLayout w:type="fixed"/>
        <w:tblLook w:val="01E0" w:firstRow="1" w:lastRow="1" w:firstColumn="1" w:lastColumn="1" w:noHBand="0" w:noVBand="0"/>
      </w:tblPr>
      <w:tblGrid>
        <w:gridCol w:w="1384"/>
        <w:gridCol w:w="6237"/>
        <w:gridCol w:w="1418"/>
        <w:gridCol w:w="1418"/>
      </w:tblGrid>
      <w:tr w:rsidR="008B2019" w:rsidRPr="00490955" w14:paraId="68DFAEFF" w14:textId="77777777" w:rsidTr="005234AD">
        <w:tc>
          <w:tcPr>
            <w:tcW w:w="1384" w:type="dxa"/>
            <w:shd w:val="clear" w:color="auto" w:fill="D9D9D9" w:themeFill="background1" w:themeFillShade="D9"/>
          </w:tcPr>
          <w:p w14:paraId="5659C7D7" w14:textId="77777777" w:rsidR="008B2019" w:rsidRPr="00490955" w:rsidRDefault="002B5930" w:rsidP="005234AD">
            <w:pPr>
              <w:rPr>
                <w:rFonts w:ascii="Helvetica" w:hAnsi="Helvetica" w:cs="Helvetica"/>
                <w:b/>
              </w:rPr>
            </w:pPr>
            <w:r w:rsidRPr="00490955">
              <w:rPr>
                <w:rFonts w:ascii="Helvetica" w:hAnsi="Helvetica" w:cs="Helvetica"/>
                <w:b/>
              </w:rPr>
              <w:t>Reference</w:t>
            </w:r>
          </w:p>
        </w:tc>
        <w:tc>
          <w:tcPr>
            <w:tcW w:w="6237" w:type="dxa"/>
            <w:shd w:val="clear" w:color="auto" w:fill="D9D9D9" w:themeFill="background1" w:themeFillShade="D9"/>
          </w:tcPr>
          <w:p w14:paraId="4D5469C2" w14:textId="77777777" w:rsidR="008B2019" w:rsidRPr="00490955" w:rsidRDefault="002B5930" w:rsidP="005234AD">
            <w:pPr>
              <w:rPr>
                <w:rFonts w:ascii="Helvetica" w:hAnsi="Helvetica" w:cs="Helvetica"/>
                <w:b/>
              </w:rPr>
            </w:pPr>
            <w:r w:rsidRPr="00490955">
              <w:rPr>
                <w:rFonts w:ascii="Helvetica" w:hAnsi="Helvetica" w:cs="Helvetica"/>
                <w:b/>
              </w:rPr>
              <w:t>Title</w:t>
            </w:r>
          </w:p>
        </w:tc>
        <w:tc>
          <w:tcPr>
            <w:tcW w:w="1418" w:type="dxa"/>
            <w:shd w:val="clear" w:color="auto" w:fill="D9D9D9" w:themeFill="background1" w:themeFillShade="D9"/>
          </w:tcPr>
          <w:p w14:paraId="3A6A0B79" w14:textId="77777777" w:rsidR="008B2019" w:rsidRPr="00490955" w:rsidRDefault="002B5930" w:rsidP="005234AD">
            <w:pPr>
              <w:rPr>
                <w:rFonts w:ascii="Helvetica" w:hAnsi="Helvetica" w:cs="Helvetica"/>
                <w:b/>
              </w:rPr>
            </w:pPr>
            <w:r w:rsidRPr="00490955">
              <w:rPr>
                <w:rFonts w:ascii="Helvetica" w:hAnsi="Helvetica" w:cs="Helvetica"/>
                <w:b/>
              </w:rPr>
              <w:t>Doc. ID</w:t>
            </w:r>
          </w:p>
        </w:tc>
        <w:tc>
          <w:tcPr>
            <w:tcW w:w="1418" w:type="dxa"/>
            <w:shd w:val="clear" w:color="auto" w:fill="D9D9D9" w:themeFill="background1" w:themeFillShade="D9"/>
          </w:tcPr>
          <w:p w14:paraId="1146EC30" w14:textId="77777777" w:rsidR="008B2019" w:rsidRPr="00490955" w:rsidRDefault="002B5930" w:rsidP="005234AD">
            <w:pPr>
              <w:rPr>
                <w:rFonts w:ascii="Helvetica" w:hAnsi="Helvetica" w:cs="Helvetica"/>
                <w:b/>
              </w:rPr>
            </w:pPr>
            <w:r w:rsidRPr="00490955">
              <w:rPr>
                <w:rFonts w:ascii="Helvetica" w:hAnsi="Helvetica" w:cs="Helvetica"/>
                <w:b/>
              </w:rPr>
              <w:t>Revision</w:t>
            </w:r>
          </w:p>
        </w:tc>
      </w:tr>
      <w:tr w:rsidR="008B2019" w:rsidRPr="00BD6698" w14:paraId="22B4E80D" w14:textId="77777777" w:rsidTr="005234AD">
        <w:trPr>
          <w:trHeight w:val="104"/>
        </w:trPr>
        <w:tc>
          <w:tcPr>
            <w:tcW w:w="1384" w:type="dxa"/>
          </w:tcPr>
          <w:p w14:paraId="68496A5D" w14:textId="77777777" w:rsidR="008B2019" w:rsidRPr="00223E06" w:rsidRDefault="00DC691E" w:rsidP="005234AD">
            <w:pPr>
              <w:rPr>
                <w:rFonts w:ascii="Helvetica" w:hAnsi="Helvetica" w:cs="Helvetica"/>
              </w:rPr>
            </w:pPr>
          </w:p>
        </w:tc>
        <w:tc>
          <w:tcPr>
            <w:tcW w:w="6237" w:type="dxa"/>
          </w:tcPr>
          <w:p w14:paraId="63826A0B" w14:textId="77777777" w:rsidR="008B2019" w:rsidRPr="00363DD8" w:rsidRDefault="002B5930" w:rsidP="005234AD">
            <w:r>
              <w:rPr>
                <w:rFonts w:ascii="Helvetica" w:hAnsi="Helvetica" w:cs="Helvetica"/>
              </w:rPr>
              <w:t>OTA Manager</w:t>
            </w:r>
          </w:p>
        </w:tc>
        <w:tc>
          <w:tcPr>
            <w:tcW w:w="1418" w:type="dxa"/>
          </w:tcPr>
          <w:p w14:paraId="1D2B164B" w14:textId="77777777" w:rsidR="008B2019" w:rsidRPr="00223E06" w:rsidRDefault="00DC691E" w:rsidP="005234AD">
            <w:pPr>
              <w:rPr>
                <w:rFonts w:ascii="Helvetica" w:hAnsi="Helvetica" w:cs="Helvetica"/>
              </w:rPr>
            </w:pPr>
          </w:p>
        </w:tc>
        <w:tc>
          <w:tcPr>
            <w:tcW w:w="1418" w:type="dxa"/>
          </w:tcPr>
          <w:p w14:paraId="1902FD1C" w14:textId="77777777" w:rsidR="008B2019" w:rsidRPr="00223E06" w:rsidRDefault="00DC691E" w:rsidP="005234AD">
            <w:pPr>
              <w:rPr>
                <w:rFonts w:ascii="Helvetica" w:hAnsi="Helvetica" w:cs="Helvetica"/>
              </w:rPr>
            </w:pPr>
          </w:p>
        </w:tc>
      </w:tr>
      <w:tr w:rsidR="008B2019" w:rsidRPr="00BD6698" w14:paraId="40BFC5F8" w14:textId="77777777" w:rsidTr="005234AD">
        <w:tc>
          <w:tcPr>
            <w:tcW w:w="1384" w:type="dxa"/>
          </w:tcPr>
          <w:p w14:paraId="1136FC23" w14:textId="77777777" w:rsidR="008B2019" w:rsidRPr="00223E06" w:rsidRDefault="00DC691E" w:rsidP="005234AD">
            <w:pPr>
              <w:rPr>
                <w:rFonts w:ascii="Helvetica" w:hAnsi="Helvetica" w:cs="Helvetica"/>
              </w:rPr>
            </w:pPr>
          </w:p>
        </w:tc>
        <w:tc>
          <w:tcPr>
            <w:tcW w:w="6237" w:type="dxa"/>
          </w:tcPr>
          <w:p w14:paraId="05739426" w14:textId="77777777" w:rsidR="008B2019" w:rsidRDefault="002B5930" w:rsidP="005234AD">
            <w:pPr>
              <w:rPr>
                <w:rFonts w:ascii="Helvetica" w:hAnsi="Helvetica" w:cs="Helvetica"/>
              </w:rPr>
            </w:pPr>
            <w:r>
              <w:rPr>
                <w:rFonts w:ascii="Helvetica" w:hAnsi="Helvetica" w:cs="Helvetica"/>
              </w:rPr>
              <w:t>Install Manager</w:t>
            </w:r>
          </w:p>
        </w:tc>
        <w:tc>
          <w:tcPr>
            <w:tcW w:w="1418" w:type="dxa"/>
          </w:tcPr>
          <w:p w14:paraId="3E072995" w14:textId="77777777" w:rsidR="008B2019" w:rsidRPr="00223E06" w:rsidRDefault="00DC691E" w:rsidP="005234AD">
            <w:pPr>
              <w:rPr>
                <w:rFonts w:ascii="Helvetica" w:hAnsi="Helvetica" w:cs="Helvetica"/>
              </w:rPr>
            </w:pPr>
          </w:p>
        </w:tc>
        <w:tc>
          <w:tcPr>
            <w:tcW w:w="1418" w:type="dxa"/>
          </w:tcPr>
          <w:p w14:paraId="33D30050" w14:textId="77777777" w:rsidR="008B2019" w:rsidRPr="00223E06" w:rsidRDefault="00DC691E" w:rsidP="005234AD">
            <w:pPr>
              <w:keepNext/>
              <w:rPr>
                <w:rFonts w:ascii="Helvetica" w:hAnsi="Helvetica" w:cs="Helvetica"/>
              </w:rPr>
            </w:pPr>
          </w:p>
        </w:tc>
      </w:tr>
      <w:tr w:rsidR="008B2019" w:rsidRPr="00BD6698" w14:paraId="7E827C00" w14:textId="77777777" w:rsidTr="005234AD">
        <w:tc>
          <w:tcPr>
            <w:tcW w:w="1384" w:type="dxa"/>
          </w:tcPr>
          <w:p w14:paraId="181A8AD2" w14:textId="77777777" w:rsidR="008B2019" w:rsidRPr="00223E06" w:rsidRDefault="00DC691E" w:rsidP="005234AD">
            <w:pPr>
              <w:rPr>
                <w:rFonts w:ascii="Helvetica" w:hAnsi="Helvetica" w:cs="Helvetica"/>
              </w:rPr>
            </w:pPr>
          </w:p>
        </w:tc>
        <w:tc>
          <w:tcPr>
            <w:tcW w:w="6237" w:type="dxa"/>
          </w:tcPr>
          <w:p w14:paraId="4D4C57F4" w14:textId="77777777" w:rsidR="008B2019" w:rsidRDefault="002B5930" w:rsidP="005234AD">
            <w:pPr>
              <w:rPr>
                <w:rFonts w:ascii="Helvetica" w:hAnsi="Helvetica" w:cs="Helvetica"/>
              </w:rPr>
            </w:pPr>
            <w:r>
              <w:rPr>
                <w:rFonts w:ascii="Helvetica" w:hAnsi="Helvetica" w:cs="Helvetica"/>
              </w:rPr>
              <w:t>Manifest Manager</w:t>
            </w:r>
          </w:p>
        </w:tc>
        <w:tc>
          <w:tcPr>
            <w:tcW w:w="1418" w:type="dxa"/>
          </w:tcPr>
          <w:p w14:paraId="04D7184A" w14:textId="77777777" w:rsidR="008B2019" w:rsidRPr="00223E06" w:rsidRDefault="00DC691E" w:rsidP="005234AD">
            <w:pPr>
              <w:rPr>
                <w:rFonts w:ascii="Helvetica" w:hAnsi="Helvetica" w:cs="Helvetica"/>
              </w:rPr>
            </w:pPr>
          </w:p>
        </w:tc>
        <w:tc>
          <w:tcPr>
            <w:tcW w:w="1418" w:type="dxa"/>
          </w:tcPr>
          <w:p w14:paraId="4ACB90E5" w14:textId="77777777" w:rsidR="008B2019" w:rsidRPr="00223E06" w:rsidRDefault="00DC691E" w:rsidP="005234AD">
            <w:pPr>
              <w:keepNext/>
              <w:rPr>
                <w:rFonts w:ascii="Helvetica" w:hAnsi="Helvetica" w:cs="Helvetica"/>
              </w:rPr>
            </w:pPr>
          </w:p>
        </w:tc>
      </w:tr>
      <w:tr w:rsidR="008B2019" w:rsidRPr="00BD6698" w14:paraId="14B5DB4A" w14:textId="77777777" w:rsidTr="005234AD">
        <w:tc>
          <w:tcPr>
            <w:tcW w:w="1384" w:type="dxa"/>
          </w:tcPr>
          <w:p w14:paraId="6EDC11E5" w14:textId="77777777" w:rsidR="008B2019" w:rsidRPr="00223E06" w:rsidRDefault="00DC691E" w:rsidP="005234AD">
            <w:pPr>
              <w:rPr>
                <w:rFonts w:ascii="Helvetica" w:hAnsi="Helvetica" w:cs="Helvetica"/>
              </w:rPr>
            </w:pPr>
          </w:p>
        </w:tc>
        <w:tc>
          <w:tcPr>
            <w:tcW w:w="6237" w:type="dxa"/>
          </w:tcPr>
          <w:p w14:paraId="0BA76ED0" w14:textId="77777777" w:rsidR="008B2019" w:rsidRDefault="002B5930" w:rsidP="005234AD">
            <w:pPr>
              <w:rPr>
                <w:rFonts w:ascii="Helvetica" w:hAnsi="Helvetica" w:cs="Helvetica"/>
              </w:rPr>
            </w:pPr>
            <w:r>
              <w:rPr>
                <w:rFonts w:ascii="Helvetica" w:hAnsi="Helvetica" w:cs="Helvetica"/>
              </w:rPr>
              <w:t>IVSU Trigger Manager</w:t>
            </w:r>
          </w:p>
        </w:tc>
        <w:tc>
          <w:tcPr>
            <w:tcW w:w="1418" w:type="dxa"/>
          </w:tcPr>
          <w:p w14:paraId="3152D557" w14:textId="77777777" w:rsidR="008B2019" w:rsidRPr="00223E06" w:rsidRDefault="00DC691E" w:rsidP="005234AD">
            <w:pPr>
              <w:rPr>
                <w:rFonts w:ascii="Helvetica" w:hAnsi="Helvetica" w:cs="Helvetica"/>
              </w:rPr>
            </w:pPr>
          </w:p>
        </w:tc>
        <w:tc>
          <w:tcPr>
            <w:tcW w:w="1418" w:type="dxa"/>
          </w:tcPr>
          <w:p w14:paraId="51CF31C9" w14:textId="77777777" w:rsidR="008B2019" w:rsidRPr="00223E06" w:rsidRDefault="00DC691E" w:rsidP="005234AD">
            <w:pPr>
              <w:keepNext/>
              <w:rPr>
                <w:rFonts w:ascii="Helvetica" w:hAnsi="Helvetica" w:cs="Helvetica"/>
              </w:rPr>
            </w:pPr>
          </w:p>
        </w:tc>
      </w:tr>
    </w:tbl>
    <w:p w14:paraId="6E3EAF5B" w14:textId="77777777" w:rsidR="00EA4672" w:rsidRDefault="002B5930" w:rsidP="008B2019">
      <w:pPr>
        <w:pStyle w:val="Caption"/>
      </w:pPr>
      <w:r>
        <w:t>Table 3: Document Context</w:t>
      </w:r>
    </w:p>
    <w:p w14:paraId="4FFBB31A" w14:textId="77777777" w:rsidR="00EA4672" w:rsidRDefault="002B5930" w:rsidP="00DA3F8D">
      <w:pPr>
        <w:pStyle w:val="Heading2"/>
      </w:pPr>
      <w:bookmarkStart w:id="9" w:name="_Toc46730303"/>
      <w:r>
        <w:lastRenderedPageBreak/>
        <w:t>References</w:t>
      </w:r>
      <w:bookmarkEnd w:id="9"/>
    </w:p>
    <w:p w14:paraId="2A6B7C76" w14:textId="75DA3A4E" w:rsidR="00760465" w:rsidRDefault="002B5930" w:rsidP="00DA3F8D">
      <w:pPr>
        <w:pStyle w:val="Heading3"/>
      </w:pPr>
      <w:bookmarkStart w:id="10" w:name="_Toc46730304"/>
      <w:r>
        <w:t>Ford Documents</w:t>
      </w:r>
      <w:bookmarkEnd w:id="10"/>
    </w:p>
    <w:p w14:paraId="78928E1C" w14:textId="77777777" w:rsidR="001E4861" w:rsidRDefault="002B5930" w:rsidP="001E4861">
      <w:pPr>
        <w:ind w:right="142"/>
        <w:jc w:val="both"/>
        <w:rPr>
          <w:rFonts w:cs="Arial"/>
        </w:rPr>
      </w:pPr>
      <w:r>
        <w:rPr>
          <w:rFonts w:cs="Arial"/>
        </w:rPr>
        <w:t>List here all Ford internal documents, which are directly related to the feature.</w:t>
      </w:r>
    </w:p>
    <w:tbl>
      <w:tblPr>
        <w:tblStyle w:val="TableGrid"/>
        <w:tblW w:w="8658" w:type="dxa"/>
        <w:tblInd w:w="427" w:type="dxa"/>
        <w:tblLayout w:type="fixed"/>
        <w:tblLook w:val="0620" w:firstRow="1" w:lastRow="0" w:firstColumn="0" w:lastColumn="0" w:noHBand="1" w:noVBand="1"/>
      </w:tblPr>
      <w:tblGrid>
        <w:gridCol w:w="2268"/>
        <w:gridCol w:w="6390"/>
      </w:tblGrid>
      <w:tr w:rsidR="001E4861" w14:paraId="2030B909" w14:textId="77777777" w:rsidTr="001E4861">
        <w:tc>
          <w:tcPr>
            <w:tcW w:w="2268" w:type="dxa"/>
            <w:shd w:val="clear" w:color="auto" w:fill="D9D9D9" w:themeFill="background1" w:themeFillShade="D9"/>
          </w:tcPr>
          <w:p w14:paraId="2962C0CF" w14:textId="77777777" w:rsidR="001E4861" w:rsidRDefault="002B5930" w:rsidP="001E4861">
            <w:pPr>
              <w:rPr>
                <w:lang w:val="en-GB"/>
              </w:rPr>
            </w:pPr>
            <w:r>
              <w:rPr>
                <w:lang w:val="en-GB"/>
              </w:rPr>
              <w:t>Definition</w:t>
            </w:r>
          </w:p>
        </w:tc>
        <w:tc>
          <w:tcPr>
            <w:tcW w:w="6390" w:type="dxa"/>
            <w:shd w:val="clear" w:color="auto" w:fill="D9D9D9" w:themeFill="background1" w:themeFillShade="D9"/>
          </w:tcPr>
          <w:p w14:paraId="4C8B89C2" w14:textId="77777777" w:rsidR="001E4861" w:rsidRDefault="002B5930" w:rsidP="001E4861">
            <w:pPr>
              <w:rPr>
                <w:lang w:val="en-GB"/>
              </w:rPr>
            </w:pPr>
            <w:r>
              <w:rPr>
                <w:lang w:val="en-GB"/>
              </w:rPr>
              <w:t>Description</w:t>
            </w:r>
          </w:p>
        </w:tc>
      </w:tr>
      <w:tr w:rsidR="001E4861" w14:paraId="471F3F11" w14:textId="77777777" w:rsidTr="001E4861">
        <w:tc>
          <w:tcPr>
            <w:tcW w:w="2268" w:type="dxa"/>
          </w:tcPr>
          <w:p w14:paraId="083754C8" w14:textId="77777777" w:rsidR="001E4861" w:rsidRDefault="002B5930" w:rsidP="001E4861">
            <w:pPr>
              <w:rPr>
                <w:snapToGrid w:val="0"/>
              </w:rPr>
            </w:pPr>
            <w:r>
              <w:rPr>
                <w:snapToGrid w:val="0"/>
              </w:rPr>
              <w:t>H31L</w:t>
            </w:r>
          </w:p>
        </w:tc>
        <w:tc>
          <w:tcPr>
            <w:tcW w:w="6390" w:type="dxa"/>
          </w:tcPr>
          <w:p w14:paraId="4DBC2D36" w14:textId="77777777" w:rsidR="001E4861" w:rsidRDefault="002B5930" w:rsidP="001E4861">
            <w:pPr>
              <w:keepNext/>
              <w:rPr>
                <w:snapToGrid w:val="0"/>
              </w:rPr>
            </w:pPr>
            <w:r w:rsidRPr="00C8517C">
              <w:rPr>
                <w:snapToGrid w:val="0"/>
              </w:rPr>
              <w:t>SYNC4</w:t>
            </w:r>
            <w:r>
              <w:rPr>
                <w:snapToGrid w:val="0"/>
              </w:rPr>
              <w:t xml:space="preserve"> Master Reset</w:t>
            </w:r>
          </w:p>
        </w:tc>
      </w:tr>
      <w:tr w:rsidR="001E4861" w14:paraId="11147911" w14:textId="77777777" w:rsidTr="001E4861">
        <w:tc>
          <w:tcPr>
            <w:tcW w:w="2268" w:type="dxa"/>
          </w:tcPr>
          <w:p w14:paraId="14C34FD6" w14:textId="77777777" w:rsidR="001E4861" w:rsidRDefault="002B5930" w:rsidP="001E4861">
            <w:pPr>
              <w:rPr>
                <w:snapToGrid w:val="0"/>
              </w:rPr>
            </w:pPr>
            <w:r>
              <w:rPr>
                <w:snapToGrid w:val="0"/>
              </w:rPr>
              <w:t>H33</w:t>
            </w:r>
          </w:p>
        </w:tc>
        <w:tc>
          <w:tcPr>
            <w:tcW w:w="6390" w:type="dxa"/>
          </w:tcPr>
          <w:p w14:paraId="23DA845C" w14:textId="77777777" w:rsidR="001E4861" w:rsidRDefault="002B5930" w:rsidP="001E4861">
            <w:pPr>
              <w:keepNext/>
              <w:rPr>
                <w:snapToGrid w:val="0"/>
              </w:rPr>
            </w:pPr>
            <w:r w:rsidRPr="00C8517C">
              <w:rPr>
                <w:snapToGrid w:val="0"/>
              </w:rPr>
              <w:t>SYNC4</w:t>
            </w:r>
            <w:r>
              <w:rPr>
                <w:snapToGrid w:val="0"/>
              </w:rPr>
              <w:t xml:space="preserve"> </w:t>
            </w:r>
            <w:r w:rsidRPr="00C8517C">
              <w:rPr>
                <w:snapToGrid w:val="0"/>
              </w:rPr>
              <w:t>SHMI</w:t>
            </w:r>
            <w:r>
              <w:rPr>
                <w:snapToGrid w:val="0"/>
              </w:rPr>
              <w:t xml:space="preserve"> </w:t>
            </w:r>
            <w:r w:rsidRPr="00C8517C">
              <w:rPr>
                <w:snapToGrid w:val="0"/>
              </w:rPr>
              <w:t>General</w:t>
            </w:r>
            <w:r>
              <w:rPr>
                <w:snapToGrid w:val="0"/>
              </w:rPr>
              <w:t xml:space="preserve"> </w:t>
            </w:r>
            <w:r w:rsidRPr="00C8517C">
              <w:rPr>
                <w:snapToGrid w:val="0"/>
              </w:rPr>
              <w:t>Info</w:t>
            </w:r>
            <w:r>
              <w:rPr>
                <w:snapToGrid w:val="0"/>
              </w:rPr>
              <w:t xml:space="preserve"> </w:t>
            </w:r>
            <w:r w:rsidRPr="00C8517C">
              <w:rPr>
                <w:snapToGrid w:val="0"/>
              </w:rPr>
              <w:t>and</w:t>
            </w:r>
            <w:r>
              <w:rPr>
                <w:snapToGrid w:val="0"/>
              </w:rPr>
              <w:t xml:space="preserve"> </w:t>
            </w:r>
            <w:r w:rsidRPr="00C8517C">
              <w:rPr>
                <w:snapToGrid w:val="0"/>
              </w:rPr>
              <w:t>App</w:t>
            </w:r>
            <w:r>
              <w:rPr>
                <w:snapToGrid w:val="0"/>
              </w:rPr>
              <w:t xml:space="preserve"> </w:t>
            </w:r>
            <w:r w:rsidRPr="00C8517C">
              <w:rPr>
                <w:snapToGrid w:val="0"/>
              </w:rPr>
              <w:t>Install</w:t>
            </w:r>
          </w:p>
        </w:tc>
      </w:tr>
      <w:tr w:rsidR="001E4861" w14:paraId="60D74631" w14:textId="77777777" w:rsidTr="001E4861">
        <w:tc>
          <w:tcPr>
            <w:tcW w:w="2268" w:type="dxa"/>
          </w:tcPr>
          <w:p w14:paraId="59754B21" w14:textId="77777777" w:rsidR="001E4861" w:rsidRDefault="002B5930" w:rsidP="001E4861">
            <w:pPr>
              <w:rPr>
                <w:snapToGrid w:val="0"/>
              </w:rPr>
            </w:pPr>
            <w:r>
              <w:rPr>
                <w:snapToGrid w:val="0"/>
              </w:rPr>
              <w:t>H31a</w:t>
            </w:r>
          </w:p>
        </w:tc>
        <w:tc>
          <w:tcPr>
            <w:tcW w:w="6390" w:type="dxa"/>
          </w:tcPr>
          <w:p w14:paraId="03D0158C" w14:textId="77777777" w:rsidR="001E4861" w:rsidRDefault="002B5930" w:rsidP="001E4861">
            <w:pPr>
              <w:keepNext/>
              <w:rPr>
                <w:snapToGrid w:val="0"/>
              </w:rPr>
            </w:pPr>
            <w:r w:rsidRPr="00C8517C">
              <w:rPr>
                <w:snapToGrid w:val="0"/>
              </w:rPr>
              <w:t>SYNC4</w:t>
            </w:r>
            <w:r>
              <w:rPr>
                <w:snapToGrid w:val="0"/>
              </w:rPr>
              <w:t xml:space="preserve"> Wi-Fi Prompts </w:t>
            </w:r>
          </w:p>
        </w:tc>
      </w:tr>
      <w:tr w:rsidR="001E4861" w14:paraId="49E0BF8B" w14:textId="77777777" w:rsidTr="001E4861">
        <w:tc>
          <w:tcPr>
            <w:tcW w:w="2268" w:type="dxa"/>
          </w:tcPr>
          <w:p w14:paraId="3DACB7B1" w14:textId="77777777" w:rsidR="001E4861" w:rsidRDefault="002B5930" w:rsidP="001E4861">
            <w:pPr>
              <w:rPr>
                <w:snapToGrid w:val="0"/>
              </w:rPr>
            </w:pPr>
            <w:r w:rsidRPr="00C8517C">
              <w:rPr>
                <w:snapToGrid w:val="0"/>
              </w:rPr>
              <w:t>H31j</w:t>
            </w:r>
          </w:p>
        </w:tc>
        <w:tc>
          <w:tcPr>
            <w:tcW w:w="6390" w:type="dxa"/>
          </w:tcPr>
          <w:p w14:paraId="260FDEBD" w14:textId="77777777" w:rsidR="001E4861" w:rsidRDefault="002B5930" w:rsidP="001E4861">
            <w:pPr>
              <w:keepNext/>
              <w:rPr>
                <w:snapToGrid w:val="0"/>
              </w:rPr>
            </w:pPr>
            <w:r w:rsidRPr="00C8517C">
              <w:rPr>
                <w:snapToGrid w:val="0"/>
              </w:rPr>
              <w:t>SYNC4</w:t>
            </w:r>
            <w:r>
              <w:rPr>
                <w:snapToGrid w:val="0"/>
              </w:rPr>
              <w:t xml:space="preserve"> </w:t>
            </w:r>
            <w:r w:rsidRPr="00C8517C">
              <w:rPr>
                <w:snapToGrid w:val="0"/>
              </w:rPr>
              <w:t>Customer</w:t>
            </w:r>
            <w:r>
              <w:rPr>
                <w:snapToGrid w:val="0"/>
              </w:rPr>
              <w:t xml:space="preserve"> </w:t>
            </w:r>
            <w:r w:rsidRPr="00C8517C">
              <w:rPr>
                <w:snapToGrid w:val="0"/>
              </w:rPr>
              <w:t>Connectivity</w:t>
            </w:r>
            <w:r>
              <w:rPr>
                <w:snapToGrid w:val="0"/>
              </w:rPr>
              <w:t xml:space="preserve"> </w:t>
            </w:r>
            <w:r w:rsidRPr="00C8517C">
              <w:rPr>
                <w:snapToGrid w:val="0"/>
              </w:rPr>
              <w:t>Settings</w:t>
            </w:r>
          </w:p>
        </w:tc>
      </w:tr>
      <w:tr w:rsidR="001E4861" w14:paraId="291A14CD" w14:textId="77777777" w:rsidTr="001E4861">
        <w:tc>
          <w:tcPr>
            <w:tcW w:w="2268" w:type="dxa"/>
          </w:tcPr>
          <w:p w14:paraId="4E210AE4" w14:textId="77777777" w:rsidR="001E4861" w:rsidRDefault="002B5930" w:rsidP="001E4861">
            <w:pPr>
              <w:rPr>
                <w:snapToGrid w:val="0"/>
              </w:rPr>
            </w:pPr>
            <w:r>
              <w:rPr>
                <w:snapToGrid w:val="0"/>
              </w:rPr>
              <w:t>H22f</w:t>
            </w:r>
          </w:p>
        </w:tc>
        <w:tc>
          <w:tcPr>
            <w:tcW w:w="6390" w:type="dxa"/>
          </w:tcPr>
          <w:p w14:paraId="64ABAD09" w14:textId="77777777" w:rsidR="001E4861" w:rsidRDefault="002B5930" w:rsidP="001E4861">
            <w:pPr>
              <w:keepNext/>
              <w:rPr>
                <w:snapToGrid w:val="0"/>
              </w:rPr>
            </w:pPr>
            <w:r w:rsidRPr="00C8517C">
              <w:rPr>
                <w:snapToGrid w:val="0"/>
              </w:rPr>
              <w:t>SYNC4</w:t>
            </w:r>
            <w:r>
              <w:rPr>
                <w:snapToGrid w:val="0"/>
              </w:rPr>
              <w:t xml:space="preserve"> </w:t>
            </w:r>
            <w:r w:rsidRPr="00C8517C">
              <w:rPr>
                <w:snapToGrid w:val="0"/>
              </w:rPr>
              <w:t>Transient</w:t>
            </w:r>
            <w:r>
              <w:rPr>
                <w:snapToGrid w:val="0"/>
              </w:rPr>
              <w:t xml:space="preserve"> </w:t>
            </w:r>
            <w:r w:rsidRPr="00C8517C">
              <w:rPr>
                <w:snapToGrid w:val="0"/>
              </w:rPr>
              <w:t>Message</w:t>
            </w:r>
            <w:r>
              <w:rPr>
                <w:snapToGrid w:val="0"/>
              </w:rPr>
              <w:t xml:space="preserve"> </w:t>
            </w:r>
            <w:r w:rsidRPr="00C8517C">
              <w:rPr>
                <w:snapToGrid w:val="0"/>
              </w:rPr>
              <w:t>Table</w:t>
            </w:r>
          </w:p>
        </w:tc>
      </w:tr>
      <w:tr w:rsidR="001E4861" w14:paraId="46CDAFAB" w14:textId="77777777" w:rsidTr="001E4861">
        <w:tc>
          <w:tcPr>
            <w:tcW w:w="2268" w:type="dxa"/>
          </w:tcPr>
          <w:p w14:paraId="689CD0D7" w14:textId="77777777" w:rsidR="001E4861" w:rsidRDefault="002B5930" w:rsidP="001E4861">
            <w:pPr>
              <w:rPr>
                <w:snapToGrid w:val="0"/>
              </w:rPr>
            </w:pPr>
            <w:r w:rsidRPr="00C8517C">
              <w:rPr>
                <w:snapToGrid w:val="0"/>
              </w:rPr>
              <w:t>H31c</w:t>
            </w:r>
          </w:p>
        </w:tc>
        <w:tc>
          <w:tcPr>
            <w:tcW w:w="6390" w:type="dxa"/>
          </w:tcPr>
          <w:p w14:paraId="6304B62C" w14:textId="77777777" w:rsidR="001E4861" w:rsidRPr="00C8517C" w:rsidRDefault="002B5930" w:rsidP="001E4861">
            <w:pPr>
              <w:keepNext/>
              <w:rPr>
                <w:snapToGrid w:val="0"/>
              </w:rPr>
            </w:pPr>
            <w:r w:rsidRPr="00C8517C">
              <w:rPr>
                <w:snapToGrid w:val="0"/>
              </w:rPr>
              <w:t>SYNC4</w:t>
            </w:r>
            <w:r>
              <w:rPr>
                <w:snapToGrid w:val="0"/>
              </w:rPr>
              <w:t xml:space="preserve"> </w:t>
            </w:r>
            <w:r w:rsidRPr="00C8517C">
              <w:rPr>
                <w:snapToGrid w:val="0"/>
              </w:rPr>
              <w:t>InfoBook</w:t>
            </w:r>
            <w:r>
              <w:rPr>
                <w:snapToGrid w:val="0"/>
              </w:rPr>
              <w:t xml:space="preserve"> </w:t>
            </w:r>
            <w:r w:rsidRPr="00C8517C">
              <w:rPr>
                <w:snapToGrid w:val="0"/>
              </w:rPr>
              <w:t>Supplement</w:t>
            </w:r>
          </w:p>
        </w:tc>
      </w:tr>
      <w:tr w:rsidR="001E4861" w14:paraId="392808E6" w14:textId="77777777" w:rsidTr="001E4861">
        <w:tc>
          <w:tcPr>
            <w:tcW w:w="2268" w:type="dxa"/>
          </w:tcPr>
          <w:p w14:paraId="5BD90C5C" w14:textId="77777777" w:rsidR="001E4861" w:rsidRPr="00C8517C" w:rsidRDefault="002B5930" w:rsidP="001E4861">
            <w:pPr>
              <w:rPr>
                <w:snapToGrid w:val="0"/>
              </w:rPr>
            </w:pPr>
            <w:r w:rsidRPr="00C8517C">
              <w:rPr>
                <w:snapToGrid w:val="0"/>
              </w:rPr>
              <w:t>H22e</w:t>
            </w:r>
          </w:p>
        </w:tc>
        <w:tc>
          <w:tcPr>
            <w:tcW w:w="6390" w:type="dxa"/>
          </w:tcPr>
          <w:p w14:paraId="30BC0C13" w14:textId="77777777" w:rsidR="001E4861" w:rsidRPr="00C8517C" w:rsidRDefault="002B5930" w:rsidP="001E4861">
            <w:pPr>
              <w:keepNext/>
              <w:rPr>
                <w:snapToGrid w:val="0"/>
              </w:rPr>
            </w:pPr>
            <w:r w:rsidRPr="00C8517C">
              <w:rPr>
                <w:snapToGrid w:val="0"/>
              </w:rPr>
              <w:t>SYNC4</w:t>
            </w:r>
            <w:r>
              <w:rPr>
                <w:snapToGrid w:val="0"/>
              </w:rPr>
              <w:t xml:space="preserve"> </w:t>
            </w:r>
            <w:r w:rsidRPr="00C8517C">
              <w:rPr>
                <w:snapToGrid w:val="0"/>
              </w:rPr>
              <w:t>Status</w:t>
            </w:r>
            <w:r>
              <w:rPr>
                <w:snapToGrid w:val="0"/>
              </w:rPr>
              <w:t xml:space="preserve"> </w:t>
            </w:r>
            <w:r w:rsidRPr="00C8517C">
              <w:rPr>
                <w:snapToGrid w:val="0"/>
              </w:rPr>
              <w:t>Bars</w:t>
            </w:r>
            <w:r>
              <w:rPr>
                <w:snapToGrid w:val="0"/>
              </w:rPr>
              <w:t xml:space="preserve"> ICONs</w:t>
            </w:r>
          </w:p>
        </w:tc>
      </w:tr>
      <w:tr w:rsidR="001E4861" w14:paraId="4CD3857F" w14:textId="77777777" w:rsidTr="001E4861">
        <w:tc>
          <w:tcPr>
            <w:tcW w:w="2268" w:type="dxa"/>
          </w:tcPr>
          <w:p w14:paraId="4FEA2AC8" w14:textId="77777777" w:rsidR="001E4861" w:rsidRPr="00C8517C" w:rsidRDefault="002B5930" w:rsidP="001E4861">
            <w:pPr>
              <w:rPr>
                <w:snapToGrid w:val="0"/>
              </w:rPr>
            </w:pPr>
            <w:r w:rsidRPr="00C8517C">
              <w:rPr>
                <w:snapToGrid w:val="0"/>
              </w:rPr>
              <w:t>P31a</w:t>
            </w:r>
          </w:p>
        </w:tc>
        <w:tc>
          <w:tcPr>
            <w:tcW w:w="6390" w:type="dxa"/>
          </w:tcPr>
          <w:p w14:paraId="65782294" w14:textId="77777777" w:rsidR="00E854E1" w:rsidRPr="00C8517C" w:rsidRDefault="002B5930" w:rsidP="00E854E1">
            <w:pPr>
              <w:keepNext/>
              <w:rPr>
                <w:snapToGrid w:val="0"/>
              </w:rPr>
            </w:pPr>
            <w:r w:rsidRPr="00C8517C">
              <w:rPr>
                <w:snapToGrid w:val="0"/>
              </w:rPr>
              <w:t>15P</w:t>
            </w:r>
            <w:r>
              <w:rPr>
                <w:snapToGrid w:val="0"/>
              </w:rPr>
              <w:t xml:space="preserve"> </w:t>
            </w:r>
            <w:r w:rsidRPr="00C8517C">
              <w:rPr>
                <w:snapToGrid w:val="0"/>
              </w:rPr>
              <w:t>SYNC4</w:t>
            </w:r>
            <w:r>
              <w:rPr>
                <w:snapToGrid w:val="0"/>
              </w:rPr>
              <w:t xml:space="preserve"> </w:t>
            </w:r>
            <w:r w:rsidRPr="00C8517C">
              <w:rPr>
                <w:snapToGrid w:val="0"/>
              </w:rPr>
              <w:t>Settings</w:t>
            </w:r>
          </w:p>
        </w:tc>
      </w:tr>
      <w:tr w:rsidR="00E854E1" w14:paraId="5D1A4CC0" w14:textId="77777777" w:rsidTr="001E4861">
        <w:tc>
          <w:tcPr>
            <w:tcW w:w="2268" w:type="dxa"/>
          </w:tcPr>
          <w:p w14:paraId="69B52B08" w14:textId="77777777" w:rsidR="00E854E1" w:rsidRPr="00C8517C" w:rsidRDefault="002B5930" w:rsidP="001E4861">
            <w:pPr>
              <w:rPr>
                <w:snapToGrid w:val="0"/>
              </w:rPr>
            </w:pPr>
            <w:r>
              <w:rPr>
                <w:snapToGrid w:val="0"/>
              </w:rPr>
              <w:t>H31c</w:t>
            </w:r>
          </w:p>
        </w:tc>
        <w:tc>
          <w:tcPr>
            <w:tcW w:w="6390" w:type="dxa"/>
          </w:tcPr>
          <w:p w14:paraId="6640C033" w14:textId="77777777" w:rsidR="00E854E1" w:rsidRPr="00C8517C" w:rsidRDefault="002B5930" w:rsidP="001E4861">
            <w:pPr>
              <w:keepNext/>
              <w:rPr>
                <w:snapToGrid w:val="0"/>
              </w:rPr>
            </w:pPr>
            <w:r w:rsidRPr="00E854E1">
              <w:rPr>
                <w:snapToGrid w:val="0"/>
              </w:rPr>
              <w:t>SYNC4</w:t>
            </w:r>
            <w:r>
              <w:rPr>
                <w:snapToGrid w:val="0"/>
              </w:rPr>
              <w:t xml:space="preserve"> </w:t>
            </w:r>
            <w:r w:rsidRPr="00E854E1">
              <w:rPr>
                <w:snapToGrid w:val="0"/>
              </w:rPr>
              <w:t>InfoBook</w:t>
            </w:r>
            <w:r>
              <w:rPr>
                <w:snapToGrid w:val="0"/>
              </w:rPr>
              <w:t xml:space="preserve"> </w:t>
            </w:r>
            <w:r w:rsidRPr="00E854E1">
              <w:rPr>
                <w:snapToGrid w:val="0"/>
              </w:rPr>
              <w:t>Supplement</w:t>
            </w:r>
          </w:p>
        </w:tc>
      </w:tr>
      <w:tr w:rsidR="00E854E1" w14:paraId="71200A5D" w14:textId="77777777" w:rsidTr="001E4861">
        <w:tc>
          <w:tcPr>
            <w:tcW w:w="2268" w:type="dxa"/>
          </w:tcPr>
          <w:p w14:paraId="54FF54FD" w14:textId="77777777" w:rsidR="00E854E1" w:rsidRDefault="002B5930" w:rsidP="001E4861">
            <w:pPr>
              <w:rPr>
                <w:snapToGrid w:val="0"/>
              </w:rPr>
            </w:pPr>
            <w:r w:rsidRPr="00E854E1">
              <w:rPr>
                <w:snapToGrid w:val="0"/>
              </w:rPr>
              <w:t>H29b</w:t>
            </w:r>
          </w:p>
        </w:tc>
        <w:tc>
          <w:tcPr>
            <w:tcW w:w="6390" w:type="dxa"/>
          </w:tcPr>
          <w:p w14:paraId="626C55AF" w14:textId="77777777" w:rsidR="00E854E1" w:rsidRPr="00E854E1" w:rsidRDefault="002B5930" w:rsidP="001E4861">
            <w:pPr>
              <w:keepNext/>
              <w:rPr>
                <w:snapToGrid w:val="0"/>
              </w:rPr>
            </w:pPr>
            <w:r w:rsidRPr="00E854E1">
              <w:rPr>
                <w:snapToGrid w:val="0"/>
              </w:rPr>
              <w:t>SYNC4</w:t>
            </w:r>
            <w:r>
              <w:rPr>
                <w:snapToGrid w:val="0"/>
              </w:rPr>
              <w:t xml:space="preserve"> </w:t>
            </w:r>
            <w:r w:rsidRPr="00E854E1">
              <w:rPr>
                <w:snapToGrid w:val="0"/>
              </w:rPr>
              <w:t>External</w:t>
            </w:r>
            <w:r>
              <w:rPr>
                <w:snapToGrid w:val="0"/>
              </w:rPr>
              <w:t xml:space="preserve"> </w:t>
            </w:r>
            <w:r w:rsidRPr="00E854E1">
              <w:rPr>
                <w:snapToGrid w:val="0"/>
              </w:rPr>
              <w:t>Navigation</w:t>
            </w:r>
          </w:p>
        </w:tc>
      </w:tr>
      <w:tr w:rsidR="00E854E1" w14:paraId="34787D07" w14:textId="77777777" w:rsidTr="001E4861">
        <w:tc>
          <w:tcPr>
            <w:tcW w:w="2268" w:type="dxa"/>
          </w:tcPr>
          <w:p w14:paraId="753A9249" w14:textId="77777777" w:rsidR="00E854E1" w:rsidRPr="00E854E1" w:rsidRDefault="002B5930" w:rsidP="001E4861">
            <w:pPr>
              <w:rPr>
                <w:snapToGrid w:val="0"/>
              </w:rPr>
            </w:pPr>
            <w:r>
              <w:t>A73a</w:t>
            </w:r>
          </w:p>
        </w:tc>
        <w:tc>
          <w:tcPr>
            <w:tcW w:w="6390" w:type="dxa"/>
          </w:tcPr>
          <w:p w14:paraId="630AE823" w14:textId="77777777" w:rsidR="00E854E1" w:rsidRPr="00E854E1" w:rsidRDefault="002B5930" w:rsidP="001E4861">
            <w:pPr>
              <w:keepNext/>
              <w:rPr>
                <w:snapToGrid w:val="0"/>
              </w:rPr>
            </w:pPr>
            <w:r w:rsidRPr="00E854E1">
              <w:rPr>
                <w:snapToGrid w:val="0"/>
              </w:rPr>
              <w:t>Services</w:t>
            </w:r>
            <w:r>
              <w:rPr>
                <w:snapToGrid w:val="0"/>
              </w:rPr>
              <w:t xml:space="preserve"> </w:t>
            </w:r>
            <w:r w:rsidRPr="00E854E1">
              <w:rPr>
                <w:snapToGrid w:val="0"/>
              </w:rPr>
              <w:t>Market</w:t>
            </w:r>
            <w:r>
              <w:rPr>
                <w:snapToGrid w:val="0"/>
              </w:rPr>
              <w:t xml:space="preserve"> B</w:t>
            </w:r>
            <w:r w:rsidRPr="00E854E1">
              <w:rPr>
                <w:snapToGrid w:val="0"/>
              </w:rPr>
              <w:t>ehavior</w:t>
            </w:r>
            <w:r>
              <w:rPr>
                <w:snapToGrid w:val="0"/>
              </w:rPr>
              <w:t xml:space="preserve"> </w:t>
            </w:r>
            <w:r w:rsidRPr="00E854E1">
              <w:rPr>
                <w:snapToGrid w:val="0"/>
              </w:rPr>
              <w:t>Table</w:t>
            </w:r>
          </w:p>
        </w:tc>
      </w:tr>
      <w:tr w:rsidR="00E854E1" w14:paraId="0A471B6E" w14:textId="77777777" w:rsidTr="001E4861">
        <w:tc>
          <w:tcPr>
            <w:tcW w:w="2268" w:type="dxa"/>
          </w:tcPr>
          <w:p w14:paraId="0D61481E" w14:textId="77777777" w:rsidR="00E854E1" w:rsidRDefault="002B5930" w:rsidP="001E4861">
            <w:r>
              <w:t>L31a</w:t>
            </w:r>
          </w:p>
        </w:tc>
        <w:tc>
          <w:tcPr>
            <w:tcW w:w="6390" w:type="dxa"/>
          </w:tcPr>
          <w:p w14:paraId="681860D1" w14:textId="77777777" w:rsidR="00E854E1" w:rsidRPr="00E854E1" w:rsidRDefault="002B5930" w:rsidP="001E4861">
            <w:pPr>
              <w:keepNext/>
              <w:rPr>
                <w:snapToGrid w:val="0"/>
              </w:rPr>
            </w:pPr>
            <w:r>
              <w:t xml:space="preserve">Settings </w:t>
            </w:r>
          </w:p>
        </w:tc>
      </w:tr>
      <w:tr w:rsidR="00E243AF" w14:paraId="1E9B10CF" w14:textId="77777777" w:rsidTr="001E4861">
        <w:tc>
          <w:tcPr>
            <w:tcW w:w="2268" w:type="dxa"/>
          </w:tcPr>
          <w:p w14:paraId="64F3F4D8" w14:textId="77777777" w:rsidR="00E243AF" w:rsidRDefault="002B5930" w:rsidP="00E243AF">
            <w:r>
              <w:t>H29b</w:t>
            </w:r>
          </w:p>
        </w:tc>
        <w:tc>
          <w:tcPr>
            <w:tcW w:w="6390" w:type="dxa"/>
          </w:tcPr>
          <w:p w14:paraId="7E04F0E9" w14:textId="77777777" w:rsidR="00E243AF" w:rsidRDefault="002B5930" w:rsidP="00E243AF">
            <w:pPr>
              <w:keepNext/>
            </w:pPr>
            <w:r>
              <w:t xml:space="preserve">External Navigation </w:t>
            </w:r>
          </w:p>
        </w:tc>
      </w:tr>
      <w:tr w:rsidR="00E243AF" w14:paraId="1D5DB890" w14:textId="77777777" w:rsidTr="001E4861">
        <w:tc>
          <w:tcPr>
            <w:tcW w:w="2268" w:type="dxa"/>
          </w:tcPr>
          <w:p w14:paraId="3DE099E9" w14:textId="77777777" w:rsidR="00E243AF" w:rsidRDefault="002B5930" w:rsidP="00E243AF">
            <w:r>
              <w:t>H75</w:t>
            </w:r>
          </w:p>
        </w:tc>
        <w:tc>
          <w:tcPr>
            <w:tcW w:w="6390" w:type="dxa"/>
          </w:tcPr>
          <w:p w14:paraId="6C7D48C6" w14:textId="77777777" w:rsidR="00E243AF" w:rsidRDefault="002B5930" w:rsidP="00E243AF">
            <w:pPr>
              <w:keepNext/>
            </w:pPr>
            <w:r>
              <w:t>SYNC4 Web Browser</w:t>
            </w:r>
          </w:p>
        </w:tc>
      </w:tr>
      <w:tr w:rsidR="00E243AF" w14:paraId="57560F89" w14:textId="77777777" w:rsidTr="001E4861">
        <w:tc>
          <w:tcPr>
            <w:tcW w:w="2268" w:type="dxa"/>
          </w:tcPr>
          <w:p w14:paraId="2F7E1DB1" w14:textId="77777777" w:rsidR="00E243AF" w:rsidRDefault="002B5930" w:rsidP="00E243AF">
            <w:r>
              <w:t>A73a</w:t>
            </w:r>
          </w:p>
        </w:tc>
        <w:tc>
          <w:tcPr>
            <w:tcW w:w="6390" w:type="dxa"/>
          </w:tcPr>
          <w:p w14:paraId="1445DDAE" w14:textId="77777777" w:rsidR="00E243AF" w:rsidRDefault="002B5930" w:rsidP="00E243AF">
            <w:pPr>
              <w:keepNext/>
            </w:pPr>
            <w:r>
              <w:t xml:space="preserve">Service Market Behavior Table </w:t>
            </w:r>
          </w:p>
        </w:tc>
      </w:tr>
    </w:tbl>
    <w:p w14:paraId="1B6FD79F" w14:textId="77777777" w:rsidR="00EA4672" w:rsidRDefault="002B5930">
      <w:r>
        <w:t>Table 4: Ford Documents</w:t>
      </w:r>
    </w:p>
    <w:p w14:paraId="4EA53EA6" w14:textId="0612D486" w:rsidR="00760465" w:rsidRDefault="002B5930" w:rsidP="00DA3F8D">
      <w:pPr>
        <w:pStyle w:val="Heading3"/>
      </w:pPr>
      <w:bookmarkStart w:id="11" w:name="_Toc46730305"/>
      <w:r>
        <w:t>Abbreviations</w:t>
      </w:r>
      <w:bookmarkEnd w:id="11"/>
    </w:p>
    <w:tbl>
      <w:tblPr>
        <w:tblStyle w:val="TableGrid"/>
        <w:tblW w:w="10456" w:type="dxa"/>
        <w:tblLayout w:type="fixed"/>
        <w:tblLook w:val="0620" w:firstRow="1" w:lastRow="0" w:firstColumn="0" w:lastColumn="0" w:noHBand="1" w:noVBand="1"/>
      </w:tblPr>
      <w:tblGrid>
        <w:gridCol w:w="1370"/>
        <w:gridCol w:w="4447"/>
        <w:gridCol w:w="4639"/>
      </w:tblGrid>
      <w:tr w:rsidR="001E4861" w:rsidRPr="00185AC3" w14:paraId="0F29A6B9" w14:textId="77777777" w:rsidTr="001E4861">
        <w:tc>
          <w:tcPr>
            <w:tcW w:w="1276" w:type="dxa"/>
            <w:shd w:val="clear" w:color="auto" w:fill="D9D9D9" w:themeFill="background1" w:themeFillShade="D9"/>
          </w:tcPr>
          <w:p w14:paraId="34613535" w14:textId="77777777" w:rsidR="001E4861" w:rsidRPr="00185AC3" w:rsidRDefault="002B5930" w:rsidP="001E4861">
            <w:pPr>
              <w:ind w:right="142"/>
            </w:pPr>
            <w:r w:rsidRPr="00185AC3">
              <w:t>Abbr.</w:t>
            </w:r>
          </w:p>
        </w:tc>
        <w:tc>
          <w:tcPr>
            <w:tcW w:w="4142" w:type="dxa"/>
            <w:shd w:val="clear" w:color="auto" w:fill="D9D9D9" w:themeFill="background1" w:themeFillShade="D9"/>
          </w:tcPr>
          <w:p w14:paraId="1042F000" w14:textId="77777777" w:rsidR="001E4861" w:rsidRPr="00185AC3" w:rsidRDefault="002B5930" w:rsidP="001E4861">
            <w:pPr>
              <w:ind w:right="142"/>
            </w:pPr>
            <w:r w:rsidRPr="00185AC3">
              <w:t>Stands for</w:t>
            </w:r>
          </w:p>
        </w:tc>
        <w:tc>
          <w:tcPr>
            <w:tcW w:w="4320" w:type="dxa"/>
            <w:shd w:val="clear" w:color="auto" w:fill="D9D9D9" w:themeFill="background1" w:themeFillShade="D9"/>
          </w:tcPr>
          <w:p w14:paraId="72FDD6E3" w14:textId="77777777" w:rsidR="001E4861" w:rsidRPr="00185AC3" w:rsidRDefault="002B5930" w:rsidP="001E4861">
            <w:pPr>
              <w:ind w:right="142"/>
            </w:pPr>
            <w:r w:rsidRPr="00185AC3">
              <w:t>Description</w:t>
            </w:r>
          </w:p>
        </w:tc>
      </w:tr>
      <w:tr w:rsidR="001E4861" w:rsidRPr="00185AC3" w14:paraId="5D79D3D1" w14:textId="77777777" w:rsidTr="001E4861">
        <w:tc>
          <w:tcPr>
            <w:tcW w:w="1276" w:type="dxa"/>
          </w:tcPr>
          <w:p w14:paraId="4BEDBC2E" w14:textId="77777777" w:rsidR="001E4861" w:rsidRPr="00185AC3" w:rsidRDefault="002B5930" w:rsidP="001E4861">
            <w:pPr>
              <w:ind w:right="142"/>
              <w:rPr>
                <w:rFonts w:cs="Arial"/>
                <w:snapToGrid w:val="0"/>
              </w:rPr>
            </w:pPr>
            <w:r>
              <w:rPr>
                <w:rFonts w:cs="Arial"/>
                <w:snapToGrid w:val="0"/>
              </w:rPr>
              <w:t>FS</w:t>
            </w:r>
          </w:p>
        </w:tc>
        <w:tc>
          <w:tcPr>
            <w:tcW w:w="4142" w:type="dxa"/>
          </w:tcPr>
          <w:p w14:paraId="7A591AA8" w14:textId="77777777" w:rsidR="001E4861" w:rsidRDefault="002B5930" w:rsidP="001E4861">
            <w:pPr>
              <w:ind w:right="142"/>
              <w:rPr>
                <w:rFonts w:cs="Arial"/>
                <w:snapToGrid w:val="0"/>
              </w:rPr>
            </w:pPr>
            <w:r>
              <w:rPr>
                <w:rFonts w:cs="Arial"/>
                <w:snapToGrid w:val="0"/>
              </w:rPr>
              <w:t xml:space="preserve">Function Requirements Specification / </w:t>
            </w:r>
          </w:p>
          <w:p w14:paraId="47609917" w14:textId="77777777" w:rsidR="001E4861" w:rsidRPr="00185AC3" w:rsidRDefault="002B5930" w:rsidP="001E4861">
            <w:pPr>
              <w:ind w:right="142"/>
              <w:rPr>
                <w:rFonts w:cs="Arial"/>
                <w:snapToGrid w:val="0"/>
              </w:rPr>
            </w:pPr>
            <w:r>
              <w:rPr>
                <w:rFonts w:cs="Arial"/>
                <w:snapToGrid w:val="0"/>
              </w:rPr>
              <w:t>Function Group Specification</w:t>
            </w:r>
          </w:p>
        </w:tc>
        <w:tc>
          <w:tcPr>
            <w:tcW w:w="4320" w:type="dxa"/>
          </w:tcPr>
          <w:p w14:paraId="5FDDDD26" w14:textId="77777777" w:rsidR="001E4861" w:rsidRPr="00185AC3" w:rsidRDefault="002B5930" w:rsidP="001E4861">
            <w:pPr>
              <w:ind w:right="142"/>
              <w:rPr>
                <w:rFonts w:cs="Arial"/>
                <w:snapToGrid w:val="0"/>
              </w:rPr>
            </w:pPr>
            <w:r w:rsidRPr="00185AC3">
              <w:rPr>
                <w:rFonts w:cs="Arial"/>
                <w:snapToGrid w:val="0"/>
              </w:rPr>
              <w:t xml:space="preserve">The document describing, collecting and developing the </w:t>
            </w:r>
            <w:r>
              <w:rPr>
                <w:rFonts w:cs="Arial"/>
                <w:snapToGrid w:val="0"/>
              </w:rPr>
              <w:t>requirements of a function or a group of functions</w:t>
            </w:r>
            <w:r w:rsidRPr="00185AC3">
              <w:rPr>
                <w:rFonts w:cs="Arial"/>
                <w:snapToGrid w:val="0"/>
              </w:rPr>
              <w:t>.</w:t>
            </w:r>
          </w:p>
        </w:tc>
      </w:tr>
      <w:tr w:rsidR="001E4861" w:rsidRPr="00185AC3" w14:paraId="0B900B59" w14:textId="77777777" w:rsidTr="001E4861">
        <w:tc>
          <w:tcPr>
            <w:tcW w:w="1276" w:type="dxa"/>
          </w:tcPr>
          <w:p w14:paraId="25BFF10A" w14:textId="77777777" w:rsidR="001E4861" w:rsidRDefault="002B5930" w:rsidP="001E4861">
            <w:pPr>
              <w:ind w:right="142"/>
              <w:rPr>
                <w:rFonts w:cs="Arial"/>
                <w:snapToGrid w:val="0"/>
              </w:rPr>
            </w:pPr>
            <w:r>
              <w:rPr>
                <w:rFonts w:cs="Arial"/>
                <w:snapToGrid w:val="0"/>
              </w:rPr>
              <w:t>SDN</w:t>
            </w:r>
          </w:p>
        </w:tc>
        <w:tc>
          <w:tcPr>
            <w:tcW w:w="4142" w:type="dxa"/>
          </w:tcPr>
          <w:p w14:paraId="4F8EC6A0" w14:textId="77777777" w:rsidR="001E4861" w:rsidRDefault="002B5930" w:rsidP="001E4861">
            <w:pPr>
              <w:ind w:right="142"/>
              <w:rPr>
                <w:rFonts w:cs="Arial"/>
                <w:snapToGrid w:val="0"/>
              </w:rPr>
            </w:pPr>
            <w:r w:rsidRPr="001E1D9C">
              <w:rPr>
                <w:rFonts w:cs="Arial"/>
                <w:snapToGrid w:val="0"/>
              </w:rPr>
              <w:t>Service Delivery Network</w:t>
            </w:r>
          </w:p>
        </w:tc>
        <w:tc>
          <w:tcPr>
            <w:tcW w:w="4320" w:type="dxa"/>
          </w:tcPr>
          <w:p w14:paraId="3366D898" w14:textId="77777777" w:rsidR="001E4861" w:rsidRPr="00185AC3" w:rsidRDefault="002B5930" w:rsidP="001E4861">
            <w:pPr>
              <w:ind w:right="142"/>
              <w:rPr>
                <w:rFonts w:cs="Arial"/>
                <w:snapToGrid w:val="0"/>
              </w:rPr>
            </w:pPr>
            <w:r w:rsidRPr="001E1D9C">
              <w:rPr>
                <w:rFonts w:cs="Arial"/>
                <w:snapToGrid w:val="0"/>
              </w:rPr>
              <w:t>Service Delivery Network</w:t>
            </w:r>
            <w:r>
              <w:rPr>
                <w:rFonts w:cs="Arial"/>
                <w:snapToGrid w:val="0"/>
              </w:rPr>
              <w:t xml:space="preserve"> </w:t>
            </w:r>
            <w:r w:rsidRPr="001E1D9C">
              <w:rPr>
                <w:rFonts w:cs="Arial"/>
                <w:snapToGrid w:val="0"/>
              </w:rPr>
              <w:t>the non-</w:t>
            </w:r>
            <w:proofErr w:type="gramStart"/>
            <w:r w:rsidRPr="001E1D9C">
              <w:rPr>
                <w:rFonts w:cs="Arial"/>
                <w:snapToGrid w:val="0"/>
              </w:rPr>
              <w:t>vehicle based</w:t>
            </w:r>
            <w:proofErr w:type="gramEnd"/>
            <w:r w:rsidRPr="001E1D9C">
              <w:rPr>
                <w:rFonts w:cs="Arial"/>
                <w:snapToGrid w:val="0"/>
              </w:rPr>
              <w:t xml:space="preserve"> infrastructure by which Connected Services and Solutions are transmit and receive from the Vehicle for processing.</w:t>
            </w:r>
          </w:p>
        </w:tc>
      </w:tr>
      <w:tr w:rsidR="001E4861" w:rsidRPr="00185AC3" w14:paraId="5F73D87E" w14:textId="77777777" w:rsidTr="001E4861">
        <w:tc>
          <w:tcPr>
            <w:tcW w:w="1276" w:type="dxa"/>
          </w:tcPr>
          <w:p w14:paraId="30101DCA" w14:textId="77777777" w:rsidR="001E4861" w:rsidRDefault="002B5930" w:rsidP="001E4861">
            <w:pPr>
              <w:ind w:right="142"/>
              <w:rPr>
                <w:rFonts w:cs="Arial"/>
                <w:snapToGrid w:val="0"/>
              </w:rPr>
            </w:pPr>
            <w:r>
              <w:rPr>
                <w:rFonts w:cs="Arial"/>
                <w:snapToGrid w:val="0"/>
              </w:rPr>
              <w:t>ASU</w:t>
            </w:r>
          </w:p>
        </w:tc>
        <w:tc>
          <w:tcPr>
            <w:tcW w:w="4142" w:type="dxa"/>
          </w:tcPr>
          <w:p w14:paraId="75539AA8" w14:textId="77777777" w:rsidR="001E4861" w:rsidRPr="001E1D9C" w:rsidRDefault="002B5930" w:rsidP="001E4861">
            <w:pPr>
              <w:ind w:right="142"/>
              <w:rPr>
                <w:rFonts w:cs="Arial"/>
                <w:snapToGrid w:val="0"/>
              </w:rPr>
            </w:pPr>
            <w:r>
              <w:rPr>
                <w:rFonts w:cs="Arial"/>
                <w:snapToGrid w:val="0"/>
              </w:rPr>
              <w:t>Automatic Software U</w:t>
            </w:r>
            <w:r w:rsidRPr="00A86153">
              <w:rPr>
                <w:rFonts w:cs="Arial"/>
                <w:snapToGrid w:val="0"/>
              </w:rPr>
              <w:t>pdate</w:t>
            </w:r>
            <w:r>
              <w:rPr>
                <w:rFonts w:cs="Arial"/>
                <w:snapToGrid w:val="0"/>
              </w:rPr>
              <w:t xml:space="preserve"> </w:t>
            </w:r>
          </w:p>
        </w:tc>
        <w:tc>
          <w:tcPr>
            <w:tcW w:w="4320" w:type="dxa"/>
          </w:tcPr>
          <w:p w14:paraId="23611BCA" w14:textId="77777777" w:rsidR="001E4861" w:rsidRPr="001E1D9C" w:rsidRDefault="002B5930" w:rsidP="001E4861">
            <w:pPr>
              <w:ind w:right="142"/>
              <w:rPr>
                <w:rFonts w:cs="Arial"/>
                <w:snapToGrid w:val="0"/>
              </w:rPr>
            </w:pPr>
            <w:r>
              <w:rPr>
                <w:rFonts w:cs="Arial"/>
                <w:snapToGrid w:val="0"/>
              </w:rPr>
              <w:t>User Consents for automatic software update by enable or disable (there are different levels of user consent depending on software update type)</w:t>
            </w:r>
          </w:p>
        </w:tc>
      </w:tr>
      <w:tr w:rsidR="00E854E1" w:rsidRPr="00185AC3" w14:paraId="6C41A118" w14:textId="77777777" w:rsidTr="001E4861">
        <w:tc>
          <w:tcPr>
            <w:tcW w:w="1276" w:type="dxa"/>
          </w:tcPr>
          <w:p w14:paraId="7A4537E1" w14:textId="77777777" w:rsidR="00E854E1" w:rsidRDefault="002B5930" w:rsidP="001E4861">
            <w:pPr>
              <w:ind w:right="142"/>
              <w:jc w:val="both"/>
              <w:rPr>
                <w:rFonts w:cs="Arial"/>
              </w:rPr>
            </w:pPr>
            <w:r>
              <w:rPr>
                <w:rFonts w:cs="Arial"/>
              </w:rPr>
              <w:t>AU</w:t>
            </w:r>
          </w:p>
        </w:tc>
        <w:tc>
          <w:tcPr>
            <w:tcW w:w="4142" w:type="dxa"/>
          </w:tcPr>
          <w:p w14:paraId="4C7DB856" w14:textId="77777777" w:rsidR="00E854E1" w:rsidRPr="003F1514" w:rsidRDefault="002B5930" w:rsidP="001E4861">
            <w:pPr>
              <w:ind w:right="142"/>
              <w:jc w:val="both"/>
              <w:rPr>
                <w:rFonts w:cs="Arial"/>
              </w:rPr>
            </w:pPr>
            <w:r>
              <w:rPr>
                <w:rFonts w:cs="Arial"/>
              </w:rPr>
              <w:t>Automatic Updates</w:t>
            </w:r>
          </w:p>
        </w:tc>
        <w:tc>
          <w:tcPr>
            <w:tcW w:w="4320" w:type="dxa"/>
          </w:tcPr>
          <w:p w14:paraId="0E158FFD" w14:textId="77777777" w:rsidR="00E854E1" w:rsidRDefault="002B5930" w:rsidP="001E4861">
            <w:pPr>
              <w:ind w:right="142"/>
              <w:rPr>
                <w:rFonts w:cs="Arial"/>
                <w:snapToGrid w:val="0"/>
              </w:rPr>
            </w:pPr>
            <w:r>
              <w:rPr>
                <w:rFonts w:cs="Arial"/>
                <w:snapToGrid w:val="0"/>
              </w:rPr>
              <w:t>User can opt-in/opt-out of the software updates</w:t>
            </w:r>
          </w:p>
        </w:tc>
      </w:tr>
      <w:tr w:rsidR="001E4861" w:rsidRPr="00185AC3" w14:paraId="1D3509B4" w14:textId="77777777" w:rsidTr="001E4861">
        <w:tc>
          <w:tcPr>
            <w:tcW w:w="1276" w:type="dxa"/>
          </w:tcPr>
          <w:p w14:paraId="2CCDFACC" w14:textId="77777777" w:rsidR="001E4861" w:rsidRPr="00910287" w:rsidRDefault="002B5930" w:rsidP="001E4861">
            <w:pPr>
              <w:ind w:right="142"/>
              <w:jc w:val="both"/>
              <w:rPr>
                <w:rFonts w:cs="Arial"/>
              </w:rPr>
            </w:pPr>
            <w:r>
              <w:rPr>
                <w:rFonts w:cs="Arial"/>
              </w:rPr>
              <w:t>HMI</w:t>
            </w:r>
          </w:p>
        </w:tc>
        <w:tc>
          <w:tcPr>
            <w:tcW w:w="4142" w:type="dxa"/>
          </w:tcPr>
          <w:p w14:paraId="751B3F4B" w14:textId="77777777" w:rsidR="001E4861" w:rsidRPr="00910287" w:rsidRDefault="002B5930" w:rsidP="001E4861">
            <w:pPr>
              <w:ind w:right="142"/>
              <w:jc w:val="both"/>
              <w:rPr>
                <w:rFonts w:cs="Arial"/>
              </w:rPr>
            </w:pPr>
            <w:r w:rsidRPr="003F1514">
              <w:rPr>
                <w:rFonts w:cs="Arial"/>
              </w:rPr>
              <w:t>Human Machine Interface/Interaction</w:t>
            </w:r>
          </w:p>
        </w:tc>
        <w:tc>
          <w:tcPr>
            <w:tcW w:w="4320" w:type="dxa"/>
          </w:tcPr>
          <w:p w14:paraId="3158229F" w14:textId="77777777" w:rsidR="001E4861" w:rsidRDefault="00DC691E" w:rsidP="001E4861">
            <w:pPr>
              <w:ind w:right="142"/>
              <w:rPr>
                <w:rFonts w:cs="Arial"/>
                <w:snapToGrid w:val="0"/>
              </w:rPr>
            </w:pPr>
          </w:p>
        </w:tc>
      </w:tr>
      <w:tr w:rsidR="001E4861" w:rsidRPr="00185AC3" w14:paraId="388607C2" w14:textId="77777777" w:rsidTr="001E4861">
        <w:tc>
          <w:tcPr>
            <w:tcW w:w="1276" w:type="dxa"/>
          </w:tcPr>
          <w:p w14:paraId="16C1ED00" w14:textId="77777777" w:rsidR="001E4861" w:rsidRPr="00910287" w:rsidRDefault="002B5930" w:rsidP="001E4861">
            <w:pPr>
              <w:ind w:right="142"/>
              <w:jc w:val="both"/>
              <w:rPr>
                <w:rFonts w:cs="Arial"/>
              </w:rPr>
            </w:pPr>
            <w:proofErr w:type="spellStart"/>
            <w:r>
              <w:rPr>
                <w:rFonts w:cs="Arial"/>
              </w:rPr>
              <w:t>FordPass</w:t>
            </w:r>
            <w:proofErr w:type="spellEnd"/>
          </w:p>
        </w:tc>
        <w:tc>
          <w:tcPr>
            <w:tcW w:w="4142" w:type="dxa"/>
          </w:tcPr>
          <w:p w14:paraId="28ADCBBA" w14:textId="77777777" w:rsidR="001E4861" w:rsidRPr="00910287" w:rsidRDefault="002B5930" w:rsidP="001E4861">
            <w:pPr>
              <w:ind w:right="142"/>
              <w:jc w:val="both"/>
              <w:rPr>
                <w:rFonts w:cs="Arial"/>
              </w:rPr>
            </w:pPr>
            <w:r w:rsidRPr="009B4E7F">
              <w:rPr>
                <w:rFonts w:cs="Arial"/>
              </w:rPr>
              <w:t xml:space="preserve">The </w:t>
            </w:r>
            <w:proofErr w:type="spellStart"/>
            <w:r w:rsidRPr="009B4E7F">
              <w:rPr>
                <w:rFonts w:cs="Arial"/>
              </w:rPr>
              <w:t>FordPass</w:t>
            </w:r>
            <w:proofErr w:type="spellEnd"/>
            <w:r>
              <w:rPr>
                <w:rFonts w:cs="Arial"/>
              </w:rPr>
              <w:t xml:space="preserve"> </w:t>
            </w:r>
            <w:r w:rsidRPr="009B4E7F">
              <w:rPr>
                <w:rFonts w:cs="Arial"/>
              </w:rPr>
              <w:t xml:space="preserve">App </w:t>
            </w:r>
            <w:r>
              <w:rPr>
                <w:rFonts w:cs="Arial"/>
              </w:rPr>
              <w:t xml:space="preserve">provides </w:t>
            </w:r>
            <w:r w:rsidRPr="009B4E7F">
              <w:rPr>
                <w:rFonts w:cs="Arial"/>
              </w:rPr>
              <w:t>takes what you used to do with multiple apps and does it in one. This one-stop mobility</w:t>
            </w:r>
          </w:p>
        </w:tc>
        <w:tc>
          <w:tcPr>
            <w:tcW w:w="4320" w:type="dxa"/>
          </w:tcPr>
          <w:p w14:paraId="2E6D7749" w14:textId="77777777" w:rsidR="001E4861" w:rsidRDefault="00DC691E" w:rsidP="001E4861">
            <w:pPr>
              <w:ind w:right="142"/>
              <w:rPr>
                <w:rFonts w:cs="Arial"/>
                <w:snapToGrid w:val="0"/>
              </w:rPr>
            </w:pPr>
          </w:p>
        </w:tc>
      </w:tr>
      <w:tr w:rsidR="001E4861" w:rsidRPr="00185AC3" w14:paraId="7F819E9D" w14:textId="77777777" w:rsidTr="001E4861">
        <w:tc>
          <w:tcPr>
            <w:tcW w:w="1276" w:type="dxa"/>
          </w:tcPr>
          <w:p w14:paraId="08E467F5" w14:textId="77777777" w:rsidR="001E4861" w:rsidRDefault="002B5930" w:rsidP="001E4861">
            <w:pPr>
              <w:rPr>
                <w:snapToGrid w:val="0"/>
              </w:rPr>
            </w:pPr>
            <w:r>
              <w:rPr>
                <w:snapToGrid w:val="0"/>
              </w:rPr>
              <w:t>FCSD</w:t>
            </w:r>
          </w:p>
        </w:tc>
        <w:tc>
          <w:tcPr>
            <w:tcW w:w="4142" w:type="dxa"/>
          </w:tcPr>
          <w:p w14:paraId="3D74EA9C" w14:textId="77777777" w:rsidR="001E4861" w:rsidRDefault="002B5930" w:rsidP="001E4861">
            <w:pPr>
              <w:rPr>
                <w:snapToGrid w:val="0"/>
              </w:rPr>
            </w:pPr>
            <w:r w:rsidRPr="001B6F0D">
              <w:rPr>
                <w:snapToGrid w:val="0"/>
              </w:rPr>
              <w:t>Ford Customer Service Division</w:t>
            </w:r>
          </w:p>
        </w:tc>
        <w:tc>
          <w:tcPr>
            <w:tcW w:w="4320" w:type="dxa"/>
          </w:tcPr>
          <w:p w14:paraId="49593CE3" w14:textId="77777777" w:rsidR="001E4861" w:rsidRDefault="00DC691E" w:rsidP="001E4861">
            <w:pPr>
              <w:ind w:right="142"/>
              <w:rPr>
                <w:rFonts w:cs="Arial"/>
                <w:snapToGrid w:val="0"/>
              </w:rPr>
            </w:pPr>
          </w:p>
        </w:tc>
      </w:tr>
      <w:tr w:rsidR="001E4861" w:rsidRPr="00185AC3" w14:paraId="77FF5098" w14:textId="77777777" w:rsidTr="001E4861">
        <w:tc>
          <w:tcPr>
            <w:tcW w:w="1276" w:type="dxa"/>
          </w:tcPr>
          <w:p w14:paraId="2AAED82F" w14:textId="77777777" w:rsidR="001E4861" w:rsidRDefault="002B5930" w:rsidP="001E4861">
            <w:pPr>
              <w:rPr>
                <w:snapToGrid w:val="0"/>
              </w:rPr>
            </w:pPr>
            <w:r>
              <w:t>FMC</w:t>
            </w:r>
          </w:p>
        </w:tc>
        <w:tc>
          <w:tcPr>
            <w:tcW w:w="4142" w:type="dxa"/>
          </w:tcPr>
          <w:p w14:paraId="10A85353" w14:textId="77777777" w:rsidR="001E4861" w:rsidRDefault="002B5930" w:rsidP="001E4861">
            <w:pPr>
              <w:rPr>
                <w:snapToGrid w:val="0"/>
              </w:rPr>
            </w:pPr>
            <w:r w:rsidRPr="002774F1">
              <w:rPr>
                <w:snapToGrid w:val="0"/>
              </w:rPr>
              <w:t>Ford Motor Company</w:t>
            </w:r>
          </w:p>
        </w:tc>
        <w:tc>
          <w:tcPr>
            <w:tcW w:w="4320" w:type="dxa"/>
          </w:tcPr>
          <w:p w14:paraId="24915F3C" w14:textId="77777777" w:rsidR="001E4861" w:rsidRDefault="00DC691E" w:rsidP="001E4861">
            <w:pPr>
              <w:ind w:right="142"/>
              <w:rPr>
                <w:rFonts w:cs="Arial"/>
                <w:snapToGrid w:val="0"/>
              </w:rPr>
            </w:pPr>
          </w:p>
        </w:tc>
      </w:tr>
      <w:tr w:rsidR="001E4861" w:rsidRPr="00185AC3" w14:paraId="4AF42754" w14:textId="77777777" w:rsidTr="001E4861">
        <w:tc>
          <w:tcPr>
            <w:tcW w:w="1276" w:type="dxa"/>
          </w:tcPr>
          <w:p w14:paraId="18C3C238" w14:textId="77777777" w:rsidR="001E4861" w:rsidRDefault="002B5930" w:rsidP="001E4861">
            <w:pPr>
              <w:rPr>
                <w:snapToGrid w:val="0"/>
              </w:rPr>
            </w:pPr>
            <w:r>
              <w:rPr>
                <w:rFonts w:cs="Arial"/>
              </w:rPr>
              <w:t>MMOTA</w:t>
            </w:r>
          </w:p>
        </w:tc>
        <w:tc>
          <w:tcPr>
            <w:tcW w:w="4142" w:type="dxa"/>
          </w:tcPr>
          <w:p w14:paraId="28FEA082" w14:textId="77777777" w:rsidR="001E4861" w:rsidRDefault="002B5930" w:rsidP="001E4861">
            <w:pPr>
              <w:rPr>
                <w:snapToGrid w:val="0"/>
              </w:rPr>
            </w:pPr>
            <w:r>
              <w:rPr>
                <w:rFonts w:cs="Arial"/>
              </w:rPr>
              <w:t xml:space="preserve">Multi Module Over the Air update </w:t>
            </w:r>
          </w:p>
        </w:tc>
        <w:tc>
          <w:tcPr>
            <w:tcW w:w="4320" w:type="dxa"/>
          </w:tcPr>
          <w:p w14:paraId="4B605D9D" w14:textId="77777777" w:rsidR="001E4861" w:rsidRDefault="00DC691E" w:rsidP="001E4861">
            <w:pPr>
              <w:ind w:right="142"/>
              <w:rPr>
                <w:rFonts w:cs="Arial"/>
                <w:snapToGrid w:val="0"/>
              </w:rPr>
            </w:pPr>
          </w:p>
        </w:tc>
      </w:tr>
      <w:tr w:rsidR="001E4861" w:rsidRPr="00185AC3" w14:paraId="5927042D" w14:textId="77777777" w:rsidTr="001E4861">
        <w:tc>
          <w:tcPr>
            <w:tcW w:w="1276" w:type="dxa"/>
          </w:tcPr>
          <w:p w14:paraId="13958C72" w14:textId="77777777" w:rsidR="001E4861" w:rsidRDefault="002B5930" w:rsidP="001E4861">
            <w:pPr>
              <w:rPr>
                <w:snapToGrid w:val="0"/>
              </w:rPr>
            </w:pPr>
            <w:r>
              <w:t>OTA</w:t>
            </w:r>
          </w:p>
        </w:tc>
        <w:tc>
          <w:tcPr>
            <w:tcW w:w="4142" w:type="dxa"/>
          </w:tcPr>
          <w:p w14:paraId="6B39BD77" w14:textId="77777777" w:rsidR="001E4861" w:rsidRDefault="002B5930" w:rsidP="001E4861">
            <w:pPr>
              <w:rPr>
                <w:snapToGrid w:val="0"/>
              </w:rPr>
            </w:pPr>
            <w:r>
              <w:rPr>
                <w:snapToGrid w:val="0"/>
              </w:rPr>
              <w:t xml:space="preserve">Over the Air </w:t>
            </w:r>
          </w:p>
        </w:tc>
        <w:tc>
          <w:tcPr>
            <w:tcW w:w="4320" w:type="dxa"/>
          </w:tcPr>
          <w:p w14:paraId="21266615" w14:textId="77777777" w:rsidR="001E4861" w:rsidRDefault="00DC691E" w:rsidP="001E4861">
            <w:pPr>
              <w:ind w:right="142"/>
              <w:rPr>
                <w:rFonts w:cs="Arial"/>
                <w:snapToGrid w:val="0"/>
              </w:rPr>
            </w:pPr>
          </w:p>
        </w:tc>
      </w:tr>
      <w:tr w:rsidR="001E4861" w:rsidRPr="00185AC3" w14:paraId="14B943EA" w14:textId="77777777" w:rsidTr="001E4861">
        <w:tc>
          <w:tcPr>
            <w:tcW w:w="1276" w:type="dxa"/>
          </w:tcPr>
          <w:p w14:paraId="48D8164D" w14:textId="77777777" w:rsidR="001E4861" w:rsidRDefault="002B5930" w:rsidP="001E4861">
            <w:pPr>
              <w:rPr>
                <w:snapToGrid w:val="0"/>
              </w:rPr>
            </w:pPr>
            <w:r>
              <w:rPr>
                <w:rFonts w:cs="Arial"/>
              </w:rPr>
              <w:t>IVSU</w:t>
            </w:r>
          </w:p>
        </w:tc>
        <w:tc>
          <w:tcPr>
            <w:tcW w:w="4142" w:type="dxa"/>
          </w:tcPr>
          <w:p w14:paraId="24DC6DA7" w14:textId="77777777" w:rsidR="001E4861" w:rsidRDefault="002B5930" w:rsidP="001E4861">
            <w:pPr>
              <w:rPr>
                <w:snapToGrid w:val="0"/>
              </w:rPr>
            </w:pPr>
            <w:r>
              <w:rPr>
                <w:rFonts w:cs="Arial"/>
              </w:rPr>
              <w:t>In vehicle software update</w:t>
            </w:r>
          </w:p>
        </w:tc>
        <w:tc>
          <w:tcPr>
            <w:tcW w:w="4320" w:type="dxa"/>
          </w:tcPr>
          <w:p w14:paraId="376765CD" w14:textId="77777777" w:rsidR="001E4861" w:rsidRDefault="00DC691E" w:rsidP="001E4861">
            <w:pPr>
              <w:ind w:right="142"/>
              <w:rPr>
                <w:rFonts w:cs="Arial"/>
                <w:snapToGrid w:val="0"/>
              </w:rPr>
            </w:pPr>
          </w:p>
        </w:tc>
      </w:tr>
      <w:tr w:rsidR="001E4861" w:rsidRPr="00185AC3" w14:paraId="5CB02DF6" w14:textId="77777777" w:rsidTr="001E4861">
        <w:tc>
          <w:tcPr>
            <w:tcW w:w="1276" w:type="dxa"/>
          </w:tcPr>
          <w:p w14:paraId="226F24B4" w14:textId="77777777" w:rsidR="001E4861" w:rsidRDefault="002B5930" w:rsidP="001E4861">
            <w:pPr>
              <w:rPr>
                <w:snapToGrid w:val="0"/>
              </w:rPr>
            </w:pPr>
            <w:r>
              <w:rPr>
                <w:rFonts w:cs="Arial"/>
                <w:snapToGrid w:val="0"/>
              </w:rPr>
              <w:t>CS</w:t>
            </w:r>
          </w:p>
        </w:tc>
        <w:tc>
          <w:tcPr>
            <w:tcW w:w="4142" w:type="dxa"/>
          </w:tcPr>
          <w:p w14:paraId="1CDFC5D0" w14:textId="77777777" w:rsidR="001E4861" w:rsidRDefault="002B5930" w:rsidP="001E4861">
            <w:pPr>
              <w:rPr>
                <w:snapToGrid w:val="0"/>
              </w:rPr>
            </w:pPr>
            <w:r>
              <w:rPr>
                <w:rFonts w:cs="Arial"/>
                <w:snapToGrid w:val="0"/>
              </w:rPr>
              <w:t xml:space="preserve">User Experience </w:t>
            </w:r>
          </w:p>
        </w:tc>
        <w:tc>
          <w:tcPr>
            <w:tcW w:w="4320" w:type="dxa"/>
          </w:tcPr>
          <w:p w14:paraId="4FB48DC9" w14:textId="77777777" w:rsidR="001E4861" w:rsidRDefault="00DC691E" w:rsidP="001E4861">
            <w:pPr>
              <w:ind w:right="142"/>
              <w:rPr>
                <w:rFonts w:cs="Arial"/>
                <w:snapToGrid w:val="0"/>
              </w:rPr>
            </w:pPr>
          </w:p>
        </w:tc>
      </w:tr>
    </w:tbl>
    <w:p w14:paraId="6C42A98D" w14:textId="77777777" w:rsidR="00EA4672" w:rsidRDefault="002B5930" w:rsidP="001E4861">
      <w:pPr>
        <w:pStyle w:val="Caption"/>
        <w:rPr>
          <w:rFonts w:cs="Arial"/>
        </w:rPr>
      </w:pPr>
      <w:r>
        <w:t xml:space="preserve">Table 5: </w:t>
      </w:r>
      <w:r w:rsidRPr="00797407">
        <w:t>Abbreviations used in this document</w:t>
      </w:r>
    </w:p>
    <w:p w14:paraId="50DECAE2" w14:textId="77777777" w:rsidR="00EA4672" w:rsidRDefault="002B5930" w:rsidP="00DA3F8D">
      <w:pPr>
        <w:pStyle w:val="Heading1"/>
      </w:pPr>
      <w:bookmarkStart w:id="12" w:name="_Toc46730306"/>
      <w:r>
        <w:lastRenderedPageBreak/>
        <w:t>Function Group Description</w:t>
      </w:r>
      <w:bookmarkEnd w:id="12"/>
    </w:p>
    <w:p w14:paraId="4538DFD2" w14:textId="546F6767" w:rsidR="00760465" w:rsidRDefault="002B5930" w:rsidP="00DA3F8D">
      <w:pPr>
        <w:pStyle w:val="Heading2"/>
      </w:pPr>
      <w:bookmarkStart w:id="13" w:name="_Toc46730307"/>
      <w:r>
        <w:t>Overview</w:t>
      </w:r>
      <w:bookmarkEnd w:id="13"/>
    </w:p>
    <w:p w14:paraId="31EF5534" w14:textId="77777777" w:rsidR="001E4861" w:rsidRDefault="002B5930" w:rsidP="001E4861">
      <w:r>
        <w:t xml:space="preserve">The purpose of in vehicle HMI function specific is to provide details of the OTA and USB related HMIs with priorities and default values. This purpose of OTA in vehicle HMI </w:t>
      </w:r>
      <w:r w:rsidRPr="002158EB">
        <w:t>specification</w:t>
      </w:r>
      <w:r>
        <w:t xml:space="preserve"> is to provide corporate/legal requirements and default values for all </w:t>
      </w:r>
      <w:r w:rsidRPr="002158EB">
        <w:t>region</w:t>
      </w:r>
      <w:r>
        <w:t xml:space="preserve">. </w:t>
      </w:r>
    </w:p>
    <w:p w14:paraId="45A48488" w14:textId="77777777" w:rsidR="001E4861" w:rsidRDefault="002B5930" w:rsidP="001E4861">
      <w:r w:rsidRPr="002158EB">
        <w:t xml:space="preserve">The </w:t>
      </w:r>
      <w:r>
        <w:t xml:space="preserve">OTA vehicle HMI </w:t>
      </w:r>
      <w:r w:rsidRPr="002158EB">
        <w:t xml:space="preserve">specification will define safer and reliable user experience </w:t>
      </w:r>
      <w:r>
        <w:t>with IVSU</w:t>
      </w:r>
    </w:p>
    <w:p w14:paraId="537D2AAC" w14:textId="77777777" w:rsidR="001E4861" w:rsidRDefault="002B5930" w:rsidP="002B5930">
      <w:pPr>
        <w:numPr>
          <w:ilvl w:val="0"/>
          <w:numId w:val="7"/>
        </w:numPr>
      </w:pPr>
      <w:r>
        <w:t xml:space="preserve">Software types deliver via </w:t>
      </w:r>
      <w:r w:rsidRPr="002158EB">
        <w:t>OTA</w:t>
      </w:r>
      <w:r>
        <w:t xml:space="preserve"> </w:t>
      </w:r>
    </w:p>
    <w:p w14:paraId="72A1B9C3" w14:textId="77777777" w:rsidR="00EA4672" w:rsidRDefault="002B5930" w:rsidP="002B5930">
      <w:pPr>
        <w:numPr>
          <w:ilvl w:val="1"/>
          <w:numId w:val="7"/>
        </w:numPr>
      </w:pPr>
      <w:r>
        <w:t xml:space="preserve">Recall, regulation, security update, improvements, etc. </w:t>
      </w:r>
    </w:p>
    <w:p w14:paraId="61BCE1B8" w14:textId="77777777" w:rsidR="00EA4672" w:rsidRDefault="002B5930" w:rsidP="00E854E1">
      <w:r>
        <w:t xml:space="preserve">This function specific must be followed by all the different HMI layouts. </w:t>
      </w:r>
    </w:p>
    <w:p w14:paraId="076A6EB3" w14:textId="77777777" w:rsidR="00EA4672" w:rsidRDefault="002B5930" w:rsidP="00DA3F8D">
      <w:pPr>
        <w:pStyle w:val="Heading2"/>
      </w:pPr>
      <w:bookmarkStart w:id="14" w:name="_Toc46730308"/>
      <w:r>
        <w:t>Input Requirements</w:t>
      </w:r>
      <w:bookmarkEnd w:id="14"/>
    </w:p>
    <w:p w14:paraId="6B33CA01" w14:textId="262C2A95" w:rsidR="00D353BB" w:rsidRPr="0040222F" w:rsidRDefault="002B5930" w:rsidP="0040222F">
      <w:pPr>
        <w:pStyle w:val="Heading3"/>
      </w:pPr>
      <w:bookmarkStart w:id="15" w:name="_Toc46730309"/>
      <w:r w:rsidRPr="0040222F">
        <w:t>F-REQ-305324/D-###R_FNC_Veh_HMI_Input_001### OTA Policy Table Check – Condition 1</w:t>
      </w:r>
      <w:bookmarkEnd w:id="15"/>
    </w:p>
    <w:p w14:paraId="529A25A3" w14:textId="77777777" w:rsidR="00EA4672" w:rsidRDefault="002B5930" w:rsidP="001E4861">
      <w:pPr>
        <w:rPr>
          <w:rFonts w:cs="Arial"/>
        </w:rPr>
      </w:pPr>
      <w:r>
        <w:rPr>
          <w:rFonts w:cs="Arial"/>
        </w:rPr>
        <w:t>The OTA Policy table defines default setting for the OTA software updates.</w:t>
      </w:r>
    </w:p>
    <w:p w14:paraId="438D01FB" w14:textId="77777777" w:rsidR="00EA4672" w:rsidRDefault="002B5930" w:rsidP="001E4861">
      <w:pPr>
        <w:rPr>
          <w:rFonts w:cs="Arial"/>
        </w:rPr>
      </w:pPr>
      <w:r>
        <w:rPr>
          <w:rFonts w:cs="Arial"/>
        </w:rPr>
        <w:t xml:space="preserve">The OTA Manager shall define default setting for the IVSU. The IVSU default values are configuration at EOL and/or through OTA/USB. </w:t>
      </w:r>
    </w:p>
    <w:p w14:paraId="74CFD148" w14:textId="77777777" w:rsidR="00EA4672" w:rsidRDefault="002B5930" w:rsidP="001E4861">
      <w:pPr>
        <w:rPr>
          <w:rFonts w:cs="Arial"/>
        </w:rPr>
      </w:pPr>
      <w:r>
        <w:rPr>
          <w:rFonts w:cs="Arial"/>
        </w:rPr>
        <w:t xml:space="preserve">If policy table is not available, then OTA Manager shall cover minimum logic to support OTA updates. </w:t>
      </w:r>
    </w:p>
    <w:p w14:paraId="5DA08306" w14:textId="77683BE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929AA5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CF69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01CD3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R_FNC_Vehicle_HMI_001</w:t>
            </w:r>
          </w:p>
        </w:tc>
      </w:tr>
      <w:tr w:rsidR="006C029A" w:rsidRPr="00520F3E" w14:paraId="59486FF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78A7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C8F414" w14:textId="77777777" w:rsidR="006C029A" w:rsidRPr="00520F3E" w:rsidRDefault="00DC691E" w:rsidP="009E691C">
            <w:pPr>
              <w:rPr>
                <w:rFonts w:eastAsiaTheme="minorHAnsi" w:cs="Arial"/>
                <w:vanish/>
                <w:color w:val="000000" w:themeColor="text1"/>
                <w:sz w:val="16"/>
                <w:szCs w:val="16"/>
              </w:rPr>
            </w:pPr>
          </w:p>
        </w:tc>
      </w:tr>
      <w:tr w:rsidR="006C029A" w:rsidRPr="00520F3E" w14:paraId="566AF1A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D3D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1E5334" w14:textId="77777777" w:rsidR="006C029A" w:rsidRPr="00520F3E" w:rsidRDefault="00DC691E" w:rsidP="009E691C">
            <w:pPr>
              <w:rPr>
                <w:rFonts w:eastAsiaTheme="minorHAnsi" w:cs="Arial"/>
                <w:vanish/>
                <w:color w:val="000000" w:themeColor="text1"/>
                <w:sz w:val="16"/>
                <w:szCs w:val="16"/>
              </w:rPr>
            </w:pPr>
          </w:p>
        </w:tc>
      </w:tr>
      <w:tr w:rsidR="006C029A" w:rsidRPr="00520F3E" w14:paraId="17AB3E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515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CCBE3F" w14:textId="77777777" w:rsidR="006C029A" w:rsidRPr="00520F3E" w:rsidRDefault="00DC691E" w:rsidP="00351BDF">
            <w:pPr>
              <w:rPr>
                <w:rFonts w:eastAsiaTheme="minorHAnsi" w:cs="Arial"/>
                <w:vanish/>
                <w:color w:val="000000" w:themeColor="text1"/>
                <w:sz w:val="16"/>
                <w:szCs w:val="16"/>
              </w:rPr>
            </w:pPr>
          </w:p>
        </w:tc>
      </w:tr>
      <w:tr w:rsidR="006C029A" w:rsidRPr="00520F3E" w14:paraId="4ECB8FA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2E04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B2FB2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D59EE9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2223F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3D763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52E5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35151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C7809E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4217D7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8AECA5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1D9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E444E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34402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8D5FF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9A7A47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F5CDD9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F58252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494700C"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D9B686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E0134E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3969786" w14:textId="77777777" w:rsidR="00DC0771" w:rsidRPr="00106C9E" w:rsidRDefault="00DC691E" w:rsidP="00A03556"/>
    <w:p w14:paraId="133FAC4D" w14:textId="77777777" w:rsidR="00D353BB" w:rsidRPr="0040222F" w:rsidRDefault="002B5930" w:rsidP="0040222F">
      <w:pPr>
        <w:pStyle w:val="Heading3"/>
      </w:pPr>
      <w:bookmarkStart w:id="16" w:name="_Toc46730310"/>
      <w:r w:rsidRPr="0040222F">
        <w:t>F-REQ-305325/E-###R_FNC_Veh_HMI_Input_002### Vehicle Connectivity Settings – Condition 2</w:t>
      </w:r>
      <w:bookmarkEnd w:id="16"/>
    </w:p>
    <w:p w14:paraId="73143367" w14:textId="77777777" w:rsidR="00EA4672" w:rsidRDefault="002B5930" w:rsidP="001E4861">
      <w:pPr>
        <w:rPr>
          <w:rFonts w:cs="Arial"/>
        </w:rPr>
      </w:pPr>
      <w:r>
        <w:t>Vehicle Connectivity Setting</w:t>
      </w:r>
      <w:r w:rsidRPr="00EE192C">
        <w:rPr>
          <w:rFonts w:cs="Arial"/>
        </w:rPr>
        <w:t xml:space="preserve"> </w:t>
      </w:r>
      <w:r>
        <w:rPr>
          <w:rFonts w:cs="Arial"/>
        </w:rPr>
        <w:t>shall be enabled for in the vehicle before vehicle can receive the</w:t>
      </w:r>
      <w:r w:rsidRPr="00EE192C">
        <w:rPr>
          <w:rFonts w:cs="Arial"/>
        </w:rPr>
        <w:t xml:space="preserve"> OTA software updates</w:t>
      </w:r>
      <w:r>
        <w:rPr>
          <w:rFonts w:cs="Arial"/>
        </w:rPr>
        <w:t xml:space="preserve">. </w:t>
      </w:r>
    </w:p>
    <w:p w14:paraId="7B73A62A" w14:textId="77777777" w:rsidR="00EA4672" w:rsidRDefault="002B5930" w:rsidP="001E4861">
      <w:pPr>
        <w:rPr>
          <w:rFonts w:cs="Arial"/>
        </w:rPr>
      </w:pPr>
      <w:r>
        <w:rPr>
          <w:rFonts w:cs="Arial"/>
        </w:rPr>
        <w:t xml:space="preserve">If the </w:t>
      </w:r>
      <w:r>
        <w:t>Vehicle Connectivity Setting</w:t>
      </w:r>
      <w:r w:rsidRPr="00EE192C">
        <w:rPr>
          <w:rFonts w:cs="Arial"/>
        </w:rPr>
        <w:t xml:space="preserve"> </w:t>
      </w:r>
      <w:r>
        <w:rPr>
          <w:rFonts w:cs="Arial"/>
        </w:rPr>
        <w:t xml:space="preserve">is disable, </w:t>
      </w:r>
      <w:r w:rsidRPr="00EE192C">
        <w:rPr>
          <w:rFonts w:cs="Arial"/>
        </w:rPr>
        <w:t>then in vehicle HMI shall hide all the OTA related prompts and settings</w:t>
      </w:r>
      <w:r>
        <w:rPr>
          <w:rFonts w:cs="Arial"/>
        </w:rPr>
        <w:t xml:space="preserve">. </w:t>
      </w:r>
    </w:p>
    <w:p w14:paraId="7909035C" w14:textId="6904E28A" w:rsidR="00E854E1" w:rsidRDefault="002B5930" w:rsidP="001E4861">
      <w:pPr>
        <w:rPr>
          <w:rFonts w:cs="Arial"/>
        </w:rPr>
      </w:pPr>
      <w:r>
        <w:rPr>
          <w:rFonts w:cs="Arial"/>
        </w:rPr>
        <w:t xml:space="preserve">HMI shall not allow the user to enter the automatic system update settings via ICONs, transient message, and popups etc.  </w:t>
      </w:r>
    </w:p>
    <w:p w14:paraId="69D2DDC6" w14:textId="77777777" w:rsidR="001E4861" w:rsidRDefault="002B5930" w:rsidP="001E4861">
      <w:pPr>
        <w:rPr>
          <w:rFonts w:cs="Arial"/>
        </w:rPr>
      </w:pPr>
      <w:r>
        <w:rPr>
          <w:rFonts w:cs="Arial"/>
        </w:rPr>
        <w:t>For Example:</w:t>
      </w:r>
    </w:p>
    <w:p w14:paraId="5992F0C9" w14:textId="77777777" w:rsidR="001E4861" w:rsidRDefault="002B5930" w:rsidP="001E4861">
      <w:pPr>
        <w:ind w:left="720"/>
      </w:pPr>
      <w:r>
        <w:rPr>
          <w:rFonts w:cs="Arial"/>
        </w:rPr>
        <w:t xml:space="preserve">If </w:t>
      </w:r>
      <w:r>
        <w:t>Vehicle Connectivity = ON, then automatic software update is ON</w:t>
      </w:r>
    </w:p>
    <w:p w14:paraId="752C3285" w14:textId="77777777" w:rsidR="001E4861" w:rsidRDefault="002B5930" w:rsidP="001E4861">
      <w:pPr>
        <w:ind w:left="720"/>
      </w:pPr>
      <w:r>
        <w:rPr>
          <w:rFonts w:cs="Arial"/>
        </w:rPr>
        <w:t xml:space="preserve">If </w:t>
      </w:r>
      <w:r>
        <w:t>Vehicle Connectivity = ON, then automatic software update is OFF</w:t>
      </w:r>
    </w:p>
    <w:p w14:paraId="3B9B20E9" w14:textId="77777777" w:rsidR="001E4861" w:rsidRDefault="002B5930" w:rsidP="002B5930">
      <w:pPr>
        <w:numPr>
          <w:ilvl w:val="0"/>
          <w:numId w:val="8"/>
        </w:numPr>
        <w:ind w:left="1440"/>
      </w:pPr>
      <w:r>
        <w:t xml:space="preserve">Automatic software update shall continue with limitation </w:t>
      </w:r>
    </w:p>
    <w:p w14:paraId="494A6994" w14:textId="77777777" w:rsidR="001E4861" w:rsidRDefault="002B5930" w:rsidP="001E4861">
      <w:pPr>
        <w:ind w:left="720"/>
      </w:pPr>
      <w:r>
        <w:rPr>
          <w:rFonts w:cs="Arial"/>
        </w:rPr>
        <w:t xml:space="preserve">If </w:t>
      </w:r>
      <w:r>
        <w:t>Vehicle Connectivity = OFF, then automatic software update is OFF</w:t>
      </w:r>
    </w:p>
    <w:p w14:paraId="7761B867" w14:textId="77777777" w:rsidR="00EA4672" w:rsidRDefault="002B5930" w:rsidP="002B5930">
      <w:pPr>
        <w:numPr>
          <w:ilvl w:val="0"/>
          <w:numId w:val="8"/>
        </w:numPr>
        <w:ind w:left="1440"/>
        <w:rPr>
          <w:rFonts w:cs="Arial"/>
        </w:rPr>
      </w:pPr>
      <w:r>
        <w:t>All OTA activates are pause</w:t>
      </w:r>
    </w:p>
    <w:p w14:paraId="5342AA94" w14:textId="77777777" w:rsidR="00EA4672" w:rsidRDefault="002B5930" w:rsidP="00E854E1">
      <w:pPr>
        <w:rPr>
          <w:rFonts w:cs="Arial"/>
        </w:rPr>
      </w:pPr>
      <w:r>
        <w:rPr>
          <w:rFonts w:cs="Arial"/>
        </w:rPr>
        <w:t>The HMI logic shall read policy table at EOL configuration, after a Master a Reset, and after a change in policy table.</w:t>
      </w:r>
    </w:p>
    <w:p w14:paraId="5C77D170" w14:textId="7AEC388E" w:rsidR="00E854E1" w:rsidRDefault="002B5930" w:rsidP="001E4861">
      <w:r>
        <w:t xml:space="preserve">Note: </w:t>
      </w:r>
      <w:r w:rsidRPr="0040701E">
        <w:t xml:space="preserve">Vehicle Connectivity </w:t>
      </w:r>
      <w:r>
        <w:t xml:space="preserve">Settings are defined in CCS OTA Policy. </w:t>
      </w:r>
    </w:p>
    <w:p w14:paraId="7BAAA2DB" w14:textId="77777777" w:rsidR="001540C0" w:rsidRDefault="002B5930" w:rsidP="001540C0">
      <w:pPr>
        <w:jc w:val="center"/>
      </w:pPr>
      <w:r>
        <w:object w:dxaOrig="9011" w:dyaOrig="8940" w14:anchorId="075290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f1afd8e0000389d2b1cd84a" o:spid="_x0000_i1025" type="#_x0000_t75" style="width:411pt;height:334.5pt" o:ole="">
            <v:imagedata r:id="rId10" o:title=""/>
          </v:shape>
          <o:OLEObject Type="Embed" ProgID="Visio.Drawing.15" ShapeID="5f1afd8e0000389d2b1cd84a" DrawAspect="Content" ObjectID="_1682150965" r:id="rId11"/>
        </w:object>
      </w:r>
    </w:p>
    <w:p w14:paraId="0A5082EB" w14:textId="77777777" w:rsidR="00EA4672" w:rsidRDefault="002B5930" w:rsidP="001540C0">
      <w:pPr>
        <w:jc w:val="center"/>
        <w:rPr>
          <w:rFonts w:cs="Arial"/>
        </w:rPr>
      </w:pPr>
      <w:r w:rsidRPr="001540C0">
        <w:rPr>
          <w:b/>
        </w:rPr>
        <w:t>Flow 1: Vehicle Connectivity and ASU Settings</w:t>
      </w:r>
      <w:r>
        <w:t xml:space="preserve">  </w:t>
      </w:r>
    </w:p>
    <w:p w14:paraId="73D1558C" w14:textId="639C9D6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428442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CBDA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7B66E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R_FNC_Vehicle_HMI_002</w:t>
            </w:r>
          </w:p>
        </w:tc>
      </w:tr>
      <w:tr w:rsidR="006C029A" w:rsidRPr="00520F3E" w14:paraId="5ED07B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CB4C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43D85E" w14:textId="77777777" w:rsidR="006C029A" w:rsidRPr="00520F3E" w:rsidRDefault="00DC691E" w:rsidP="009E691C">
            <w:pPr>
              <w:rPr>
                <w:rFonts w:eastAsiaTheme="minorHAnsi" w:cs="Arial"/>
                <w:vanish/>
                <w:color w:val="000000" w:themeColor="text1"/>
                <w:sz w:val="16"/>
                <w:szCs w:val="16"/>
              </w:rPr>
            </w:pPr>
          </w:p>
        </w:tc>
      </w:tr>
      <w:tr w:rsidR="006C029A" w:rsidRPr="00520F3E" w14:paraId="61646A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2344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123ABF" w14:textId="77777777" w:rsidR="006C029A" w:rsidRPr="00520F3E" w:rsidRDefault="00DC691E" w:rsidP="009E691C">
            <w:pPr>
              <w:rPr>
                <w:rFonts w:eastAsiaTheme="minorHAnsi" w:cs="Arial"/>
                <w:vanish/>
                <w:color w:val="000000" w:themeColor="text1"/>
                <w:sz w:val="16"/>
                <w:szCs w:val="16"/>
              </w:rPr>
            </w:pPr>
          </w:p>
        </w:tc>
      </w:tr>
      <w:tr w:rsidR="006C029A" w:rsidRPr="00520F3E" w14:paraId="24BEAB5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58BA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E95716" w14:textId="77777777" w:rsidR="006C029A" w:rsidRPr="00520F3E" w:rsidRDefault="00DC691E" w:rsidP="00351BDF">
            <w:pPr>
              <w:rPr>
                <w:rFonts w:eastAsiaTheme="minorHAnsi" w:cs="Arial"/>
                <w:vanish/>
                <w:color w:val="000000" w:themeColor="text1"/>
                <w:sz w:val="16"/>
                <w:szCs w:val="16"/>
              </w:rPr>
            </w:pPr>
          </w:p>
        </w:tc>
      </w:tr>
      <w:tr w:rsidR="006C029A" w:rsidRPr="00520F3E" w14:paraId="72B4C3E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BF822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F17E7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D8E7D9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73FCC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D32D8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CCEA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512D3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40D9A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AEA650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742885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B3CB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8DDD5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7241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48C4D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7B43C0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870B7A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49687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E744E9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EF6BA9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A5FEE65"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43A6E68" w14:textId="77777777" w:rsidR="00DC0771" w:rsidRPr="00106C9E" w:rsidRDefault="00DC691E" w:rsidP="00A03556"/>
    <w:p w14:paraId="10AA744F" w14:textId="77777777" w:rsidR="00D353BB" w:rsidRPr="0040222F" w:rsidRDefault="002B5930" w:rsidP="0040222F">
      <w:pPr>
        <w:pStyle w:val="Heading3"/>
      </w:pPr>
      <w:bookmarkStart w:id="17" w:name="_Toc46730311"/>
      <w:r w:rsidRPr="0040222F">
        <w:t>F-REQ-305319/D-###R_FNC_Veh_HMI_Input_003### Software Update Details – Condition 3</w:t>
      </w:r>
      <w:bookmarkEnd w:id="17"/>
    </w:p>
    <w:p w14:paraId="763CBD15" w14:textId="77777777" w:rsidR="005234AD" w:rsidRDefault="002B5930" w:rsidP="005234AD">
      <w:pPr>
        <w:rPr>
          <w:rFonts w:cs="Arial"/>
        </w:rPr>
      </w:pPr>
      <w:r>
        <w:rPr>
          <w:rFonts w:cs="Arial"/>
        </w:rPr>
        <w:t>The Ford Backend shall have a text file containing description of software changes. This text files shall go thru governance and approval process</w:t>
      </w:r>
      <w:r w:rsidRPr="00D55701">
        <w:rPr>
          <w:rFonts w:cs="Arial"/>
        </w:rPr>
        <w:t xml:space="preserve"> </w:t>
      </w:r>
      <w:r>
        <w:rPr>
          <w:rFonts w:cs="Arial"/>
        </w:rPr>
        <w:t xml:space="preserve">before the software can be deliver thru OTA. </w:t>
      </w:r>
    </w:p>
    <w:p w14:paraId="74087DF2" w14:textId="77777777" w:rsidR="00EA4672" w:rsidRDefault="002B5930" w:rsidP="005234AD">
      <w:pPr>
        <w:rPr>
          <w:rFonts w:cs="Arial"/>
        </w:rPr>
      </w:pPr>
      <w:r>
        <w:rPr>
          <w:rFonts w:cs="Arial"/>
        </w:rPr>
        <w:t xml:space="preserve">Software updates with improvements and security update shall have detailed description; </w:t>
      </w:r>
      <w:proofErr w:type="gramStart"/>
      <w:r>
        <w:rPr>
          <w:rFonts w:cs="Arial"/>
        </w:rPr>
        <w:t>where as</w:t>
      </w:r>
      <w:proofErr w:type="gramEnd"/>
      <w:r>
        <w:rPr>
          <w:rFonts w:cs="Arial"/>
        </w:rPr>
        <w:t xml:space="preserve"> other updates can be brief.</w:t>
      </w:r>
    </w:p>
    <w:p w14:paraId="2172B422" w14:textId="77777777" w:rsidR="00EA4672" w:rsidRDefault="002B5930" w:rsidP="00161806">
      <w:pPr>
        <w:rPr>
          <w:rFonts w:cs="Arial"/>
        </w:rPr>
      </w:pPr>
      <w:r>
        <w:rPr>
          <w:rFonts w:cs="Arial"/>
        </w:rPr>
        <w:t xml:space="preserve">The software update details shall contain all translations include consumer website, mobile app, and service/support websites. </w:t>
      </w:r>
    </w:p>
    <w:p w14:paraId="7DD2933F" w14:textId="4DBB31CF"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91D88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7D0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C008C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R_FNC_Vehicle_HMI_003</w:t>
            </w:r>
          </w:p>
        </w:tc>
      </w:tr>
      <w:tr w:rsidR="006C029A" w:rsidRPr="00520F3E" w14:paraId="304D20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B221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26D885" w14:textId="77777777" w:rsidR="006C029A" w:rsidRPr="00520F3E" w:rsidRDefault="00DC691E" w:rsidP="009E691C">
            <w:pPr>
              <w:rPr>
                <w:rFonts w:eastAsiaTheme="minorHAnsi" w:cs="Arial"/>
                <w:vanish/>
                <w:color w:val="000000" w:themeColor="text1"/>
                <w:sz w:val="16"/>
                <w:szCs w:val="16"/>
              </w:rPr>
            </w:pPr>
          </w:p>
        </w:tc>
      </w:tr>
      <w:tr w:rsidR="006C029A" w:rsidRPr="00520F3E" w14:paraId="002BC7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1864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B88DFB" w14:textId="77777777" w:rsidR="006C029A" w:rsidRPr="00520F3E" w:rsidRDefault="00DC691E" w:rsidP="009E691C">
            <w:pPr>
              <w:rPr>
                <w:rFonts w:eastAsiaTheme="minorHAnsi" w:cs="Arial"/>
                <w:vanish/>
                <w:color w:val="000000" w:themeColor="text1"/>
                <w:sz w:val="16"/>
                <w:szCs w:val="16"/>
              </w:rPr>
            </w:pPr>
          </w:p>
        </w:tc>
      </w:tr>
      <w:tr w:rsidR="006C029A" w:rsidRPr="00520F3E" w14:paraId="646519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61F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347B25" w14:textId="77777777" w:rsidR="006C029A" w:rsidRPr="00520F3E" w:rsidRDefault="00DC691E" w:rsidP="00351BDF">
            <w:pPr>
              <w:rPr>
                <w:rFonts w:eastAsiaTheme="minorHAnsi" w:cs="Arial"/>
                <w:vanish/>
                <w:color w:val="000000" w:themeColor="text1"/>
                <w:sz w:val="16"/>
                <w:szCs w:val="16"/>
              </w:rPr>
            </w:pPr>
          </w:p>
        </w:tc>
      </w:tr>
      <w:tr w:rsidR="006C029A" w:rsidRPr="00520F3E" w14:paraId="192078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256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CA1119"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5FEB06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6C2C58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25760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BD8F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24657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B557E5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DCAFF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A153D8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2ABD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C5BC5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71D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9D989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F4593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70E490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FCC35B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E7558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4C8762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968AD4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8366F4C" w14:textId="77777777" w:rsidR="00DC0771" w:rsidRPr="00106C9E" w:rsidRDefault="00DC691E" w:rsidP="00A03556"/>
    <w:p w14:paraId="6B589611" w14:textId="77777777" w:rsidR="00D353BB" w:rsidRPr="0040222F" w:rsidRDefault="002B5930" w:rsidP="0040222F">
      <w:pPr>
        <w:pStyle w:val="Heading3"/>
      </w:pPr>
      <w:bookmarkStart w:id="18" w:name="_Toc46730312"/>
      <w:r w:rsidRPr="0040222F">
        <w:t>F-REQ-305320/C-###R_FNC_Veh_HMI_Input_004### Vehicle Connectivity – Condition 4</w:t>
      </w:r>
      <w:bookmarkEnd w:id="18"/>
    </w:p>
    <w:p w14:paraId="4081F3C0" w14:textId="77777777" w:rsidR="005234AD" w:rsidRDefault="002B5930" w:rsidP="005234AD">
      <w:r>
        <w:rPr>
          <w:snapToGrid w:val="0"/>
        </w:rPr>
        <w:t xml:space="preserve">1. </w:t>
      </w:r>
      <w:r w:rsidRPr="001E5B02">
        <w:rPr>
          <w:snapToGrid w:val="0"/>
        </w:rPr>
        <w:t>Onboard Modem</w:t>
      </w:r>
      <w:r>
        <w:t xml:space="preserve"> Data Accounts: t</w:t>
      </w:r>
      <w:r w:rsidRPr="002158EB">
        <w:t xml:space="preserve">here </w:t>
      </w:r>
      <w:r>
        <w:t>shall</w:t>
      </w:r>
      <w:r w:rsidRPr="002158EB">
        <w:t xml:space="preserve"> be two separate accounts </w:t>
      </w:r>
      <w:r>
        <w:t xml:space="preserve">as following: -  </w:t>
      </w:r>
    </w:p>
    <w:p w14:paraId="5470E40A" w14:textId="77777777" w:rsidR="005234AD" w:rsidRDefault="002B5930" w:rsidP="002B5930">
      <w:pPr>
        <w:numPr>
          <w:ilvl w:val="0"/>
          <w:numId w:val="9"/>
        </w:numPr>
      </w:pPr>
      <w:r>
        <w:t>Consumer Owned Account – consumer pays for this account and if carriages allow consumer shall have access to vehicle</w:t>
      </w:r>
      <w:r w:rsidRPr="00E81502">
        <w:t xml:space="preserve"> hotspot </w:t>
      </w:r>
      <w:r>
        <w:t xml:space="preserve">for personal use. </w:t>
      </w:r>
    </w:p>
    <w:p w14:paraId="72950C50" w14:textId="77777777" w:rsidR="00EA4672" w:rsidRDefault="002B5930" w:rsidP="002B5930">
      <w:pPr>
        <w:numPr>
          <w:ilvl w:val="0"/>
          <w:numId w:val="9"/>
        </w:numPr>
      </w:pPr>
      <w:r>
        <w:t>FMC Account – consumer does</w:t>
      </w:r>
      <w:r w:rsidRPr="002158EB">
        <w:t xml:space="preserve"> not have access to F</w:t>
      </w:r>
      <w:r>
        <w:t>MCA; Ford Motor Company pays this account and does not allow the consumer to access hotspot</w:t>
      </w:r>
      <w:r w:rsidRPr="002158EB">
        <w:t>.</w:t>
      </w:r>
      <w:r w:rsidRPr="00E81502">
        <w:t xml:space="preserve"> </w:t>
      </w:r>
      <w:r>
        <w:t xml:space="preserve">FMCA account data is restricted to communicate with Ford backend for data transfer and OTA Software updates. </w:t>
      </w:r>
    </w:p>
    <w:p w14:paraId="550BAEEB" w14:textId="77777777" w:rsidR="00EA4672" w:rsidRDefault="002B5930" w:rsidP="005234AD">
      <w:r>
        <w:t>2. Wi-Fi Capability: - the vehicle shall have Wi-Fi capability to download software updates. The User shall have the ab</w:t>
      </w:r>
      <w:r w:rsidRPr="00DD2BC0">
        <w:t>ility to connect the vehicle to any chosen Wi-Fi access point as specified by WIR functional requirements</w:t>
      </w:r>
      <w:r>
        <w:t>.</w:t>
      </w:r>
    </w:p>
    <w:p w14:paraId="67456FFA" w14:textId="48753F56"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2C3AC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5B7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C6B96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R_FNC_Vehicle_HMI_004</w:t>
            </w:r>
          </w:p>
        </w:tc>
      </w:tr>
      <w:tr w:rsidR="006C029A" w:rsidRPr="00520F3E" w14:paraId="36A956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BA2B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363559" w14:textId="77777777" w:rsidR="006C029A" w:rsidRPr="00520F3E" w:rsidRDefault="00DC691E" w:rsidP="009E691C">
            <w:pPr>
              <w:rPr>
                <w:rFonts w:eastAsiaTheme="minorHAnsi" w:cs="Arial"/>
                <w:vanish/>
                <w:color w:val="000000" w:themeColor="text1"/>
                <w:sz w:val="16"/>
                <w:szCs w:val="16"/>
              </w:rPr>
            </w:pPr>
          </w:p>
        </w:tc>
      </w:tr>
      <w:tr w:rsidR="006C029A" w:rsidRPr="00520F3E" w14:paraId="163C8A1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3A42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6E4AE9" w14:textId="77777777" w:rsidR="006C029A" w:rsidRPr="00520F3E" w:rsidRDefault="00DC691E" w:rsidP="009E691C">
            <w:pPr>
              <w:rPr>
                <w:rFonts w:eastAsiaTheme="minorHAnsi" w:cs="Arial"/>
                <w:vanish/>
                <w:color w:val="000000" w:themeColor="text1"/>
                <w:sz w:val="16"/>
                <w:szCs w:val="16"/>
              </w:rPr>
            </w:pPr>
          </w:p>
        </w:tc>
      </w:tr>
      <w:tr w:rsidR="006C029A" w:rsidRPr="00520F3E" w14:paraId="4DA69F2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8A45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A20BAB" w14:textId="77777777" w:rsidR="006C029A" w:rsidRPr="00520F3E" w:rsidRDefault="00DC691E" w:rsidP="00351BDF">
            <w:pPr>
              <w:rPr>
                <w:rFonts w:eastAsiaTheme="minorHAnsi" w:cs="Arial"/>
                <w:vanish/>
                <w:color w:val="000000" w:themeColor="text1"/>
                <w:sz w:val="16"/>
                <w:szCs w:val="16"/>
              </w:rPr>
            </w:pPr>
          </w:p>
        </w:tc>
      </w:tr>
      <w:tr w:rsidR="006C029A" w:rsidRPr="00520F3E" w14:paraId="70DF9A4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3545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AAF821"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FDF9B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6167F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154A35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E33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8792C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17983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03661D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C29ECAB"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A19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92F3C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9E9A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9F69C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A90BB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328BC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2B1875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F695AF9"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7D3F03A"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8B3BEF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FA1A8E9" w14:textId="77777777" w:rsidR="00DC0771" w:rsidRPr="00106C9E" w:rsidRDefault="00DC691E" w:rsidP="00A03556"/>
    <w:p w14:paraId="27D9D51B" w14:textId="77777777" w:rsidR="00D353BB" w:rsidRPr="0040222F" w:rsidRDefault="002B5930" w:rsidP="0040222F">
      <w:pPr>
        <w:pStyle w:val="Heading3"/>
      </w:pPr>
      <w:bookmarkStart w:id="19" w:name="_Toc46730313"/>
      <w:r w:rsidRPr="0040222F">
        <w:t>F-REQ-305321/D-###R_FNC_Veh_HMI_Input_005### USB Parser Shall Notify HMI with Errors - Condition 5</w:t>
      </w:r>
      <w:bookmarkEnd w:id="19"/>
    </w:p>
    <w:p w14:paraId="2110258C" w14:textId="77777777" w:rsidR="00EA4672" w:rsidRDefault="002B5930" w:rsidP="005234AD">
      <w:pPr>
        <w:rPr>
          <w:rFonts w:cs="Arial"/>
        </w:rPr>
      </w:pPr>
      <w:r>
        <w:t xml:space="preserve">The USB parser shall </w:t>
      </w:r>
      <w:r w:rsidRPr="003A7617">
        <w:rPr>
          <w:rFonts w:cs="Arial"/>
        </w:rPr>
        <w:t xml:space="preserve">detect </w:t>
      </w:r>
      <w:r>
        <w:rPr>
          <w:rFonts w:cs="Arial"/>
        </w:rPr>
        <w:t xml:space="preserve">if USB contains </w:t>
      </w:r>
      <w:r w:rsidRPr="003A7617">
        <w:rPr>
          <w:rFonts w:cs="Arial"/>
        </w:rPr>
        <w:t xml:space="preserve">OTA </w:t>
      </w:r>
      <w:r>
        <w:rPr>
          <w:rFonts w:cs="Arial"/>
        </w:rPr>
        <w:t xml:space="preserve">Software update file(s) and folder. If any errors occurring during initial parsing of the OTA files, then USB parser shall set a flag for HMI to indicate error. </w:t>
      </w:r>
    </w:p>
    <w:p w14:paraId="4C6B8673" w14:textId="77777777" w:rsidR="00EA4672" w:rsidRDefault="002B5930" w:rsidP="007A20CB">
      <w:pPr>
        <w:rPr>
          <w:rFonts w:cs="Arial"/>
        </w:rPr>
      </w:pPr>
      <w:r>
        <w:rPr>
          <w:rFonts w:cs="Arial"/>
        </w:rPr>
        <w:t xml:space="preserve">The USB Parser shall valid the software files and set an appropriate HMI flag. </w:t>
      </w:r>
    </w:p>
    <w:p w14:paraId="3F366583" w14:textId="192570F8"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B499BF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11CD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1C648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R_FNC_Vehicle_HMI_005</w:t>
            </w:r>
          </w:p>
        </w:tc>
      </w:tr>
      <w:tr w:rsidR="006C029A" w:rsidRPr="00520F3E" w14:paraId="1A66EC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F1DF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1DB9A0" w14:textId="77777777" w:rsidR="006C029A" w:rsidRPr="00520F3E" w:rsidRDefault="00DC691E" w:rsidP="009E691C">
            <w:pPr>
              <w:rPr>
                <w:rFonts w:eastAsiaTheme="minorHAnsi" w:cs="Arial"/>
                <w:vanish/>
                <w:color w:val="000000" w:themeColor="text1"/>
                <w:sz w:val="16"/>
                <w:szCs w:val="16"/>
              </w:rPr>
            </w:pPr>
          </w:p>
        </w:tc>
      </w:tr>
      <w:tr w:rsidR="006C029A" w:rsidRPr="00520F3E" w14:paraId="5E4E12A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7FEF0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031BCB" w14:textId="77777777" w:rsidR="006C029A" w:rsidRPr="00520F3E" w:rsidRDefault="00DC691E" w:rsidP="009E691C">
            <w:pPr>
              <w:rPr>
                <w:rFonts w:eastAsiaTheme="minorHAnsi" w:cs="Arial"/>
                <w:vanish/>
                <w:color w:val="000000" w:themeColor="text1"/>
                <w:sz w:val="16"/>
                <w:szCs w:val="16"/>
              </w:rPr>
            </w:pPr>
          </w:p>
        </w:tc>
      </w:tr>
      <w:tr w:rsidR="006C029A" w:rsidRPr="00520F3E" w14:paraId="57AAAD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DD3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18B37E" w14:textId="77777777" w:rsidR="006C029A" w:rsidRPr="00520F3E" w:rsidRDefault="00DC691E" w:rsidP="00351BDF">
            <w:pPr>
              <w:rPr>
                <w:rFonts w:eastAsiaTheme="minorHAnsi" w:cs="Arial"/>
                <w:vanish/>
                <w:color w:val="000000" w:themeColor="text1"/>
                <w:sz w:val="16"/>
                <w:szCs w:val="16"/>
              </w:rPr>
            </w:pPr>
          </w:p>
        </w:tc>
      </w:tr>
      <w:tr w:rsidR="006C029A" w:rsidRPr="00520F3E" w14:paraId="3FA132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877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9ACA32"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4BB71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6BB6F1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3AC46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2B6DB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1CC11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29B29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B4BC6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CB061A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13FE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23E8D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A7D0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F1D80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9F9669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E2D91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E17B3C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59F83B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38CA57F"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5B5E4C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E591716" w14:textId="77777777" w:rsidR="00DC0771" w:rsidRPr="00106C9E" w:rsidRDefault="00DC691E" w:rsidP="00A03556"/>
    <w:p w14:paraId="4AD78481" w14:textId="77777777" w:rsidR="00D353BB" w:rsidRPr="0040222F" w:rsidRDefault="002B5930" w:rsidP="0040222F">
      <w:pPr>
        <w:pStyle w:val="Heading3"/>
      </w:pPr>
      <w:bookmarkStart w:id="20" w:name="_Toc46730314"/>
      <w:r w:rsidRPr="0040222F">
        <w:t>F-REQ-305322/D-###R_FNC_Veh_HMI_Input_006### Software Delivery Methods - Condition 6</w:t>
      </w:r>
      <w:bookmarkEnd w:id="20"/>
    </w:p>
    <w:p w14:paraId="490316B7" w14:textId="77777777" w:rsidR="00241F36" w:rsidRDefault="002B5930" w:rsidP="00241F36">
      <w:pPr>
        <w:rPr>
          <w:rFonts w:cs="Arial"/>
        </w:rPr>
      </w:pPr>
      <w:r>
        <w:rPr>
          <w:rFonts w:cs="Arial"/>
        </w:rPr>
        <w:t xml:space="preserve">The OTA Software update shall have delivered thru various channels such as Wi-Fi, cellular connection, and USB. </w:t>
      </w:r>
    </w:p>
    <w:p w14:paraId="168B39C2" w14:textId="77777777" w:rsidR="00241F36" w:rsidRDefault="002B5930" w:rsidP="00241F36">
      <w:pPr>
        <w:rPr>
          <w:rFonts w:cs="Arial"/>
        </w:rPr>
      </w:pPr>
      <w:r>
        <w:rPr>
          <w:rFonts w:cs="Arial"/>
        </w:rPr>
        <w:t>Vehicle shall follow the rules in the manifest for which connectivity to use for that download or upload thru embedded modem cellular; Wi-Fi AP</w:t>
      </w:r>
    </w:p>
    <w:p w14:paraId="763381B1" w14:textId="77777777" w:rsidR="00241F36" w:rsidRDefault="002B5930" w:rsidP="00241F36">
      <w:pPr>
        <w:rPr>
          <w:rFonts w:cs="Arial"/>
        </w:rPr>
      </w:pPr>
      <w:r>
        <w:rPr>
          <w:rFonts w:cs="Arial"/>
        </w:rPr>
        <w:t xml:space="preserve">The in-vehicle HMI shall have connection settings where user can select connect to available connections. </w:t>
      </w:r>
    </w:p>
    <w:p w14:paraId="310368AD" w14:textId="77777777" w:rsidR="00241F36" w:rsidRDefault="002B5930" w:rsidP="00241F36">
      <w:pPr>
        <w:rPr>
          <w:rFonts w:cs="Arial"/>
        </w:rPr>
      </w:pPr>
      <w:r>
        <w:rPr>
          <w:rFonts w:cs="Arial"/>
        </w:rPr>
        <w:t xml:space="preserve">Connection Setting: - </w:t>
      </w:r>
    </w:p>
    <w:p w14:paraId="61C105E7" w14:textId="77777777" w:rsidR="00EA4672" w:rsidRDefault="002B5930" w:rsidP="00241F36">
      <w:pPr>
        <w:ind w:left="720"/>
        <w:rPr>
          <w:rFonts w:cs="Arial"/>
        </w:rPr>
      </w:pPr>
      <w:r>
        <w:rPr>
          <w:rFonts w:cs="Arial"/>
        </w:rPr>
        <w:t>Wi-Fi Data: - Wi-Fi connection will be defaulted to ON, but user shall configure the Wi-Fi access point. Cellular/Modem: - Allow the user to select Modem settings and connections</w:t>
      </w:r>
    </w:p>
    <w:p w14:paraId="63DF9342" w14:textId="0ECCCC29"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735FAE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13E3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5CABC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R_FNC_Vehicle_HMI_006</w:t>
            </w:r>
          </w:p>
        </w:tc>
      </w:tr>
      <w:tr w:rsidR="006C029A" w:rsidRPr="00520F3E" w14:paraId="608D1FC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770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D0A66A" w14:textId="77777777" w:rsidR="006C029A" w:rsidRPr="00520F3E" w:rsidRDefault="00DC691E" w:rsidP="009E691C">
            <w:pPr>
              <w:rPr>
                <w:rFonts w:eastAsiaTheme="minorHAnsi" w:cs="Arial"/>
                <w:vanish/>
                <w:color w:val="000000" w:themeColor="text1"/>
                <w:sz w:val="16"/>
                <w:szCs w:val="16"/>
              </w:rPr>
            </w:pPr>
          </w:p>
        </w:tc>
      </w:tr>
      <w:tr w:rsidR="006C029A" w:rsidRPr="00520F3E" w14:paraId="39E6FB3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8E51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498E5A" w14:textId="77777777" w:rsidR="006C029A" w:rsidRPr="00520F3E" w:rsidRDefault="00DC691E" w:rsidP="009E691C">
            <w:pPr>
              <w:rPr>
                <w:rFonts w:eastAsiaTheme="minorHAnsi" w:cs="Arial"/>
                <w:vanish/>
                <w:color w:val="000000" w:themeColor="text1"/>
                <w:sz w:val="16"/>
                <w:szCs w:val="16"/>
              </w:rPr>
            </w:pPr>
          </w:p>
        </w:tc>
      </w:tr>
      <w:tr w:rsidR="006C029A" w:rsidRPr="00520F3E" w14:paraId="3619B40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07C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E85BE1" w14:textId="77777777" w:rsidR="006C029A" w:rsidRPr="00520F3E" w:rsidRDefault="00DC691E" w:rsidP="00351BDF">
            <w:pPr>
              <w:rPr>
                <w:rFonts w:eastAsiaTheme="minorHAnsi" w:cs="Arial"/>
                <w:vanish/>
                <w:color w:val="000000" w:themeColor="text1"/>
                <w:sz w:val="16"/>
                <w:szCs w:val="16"/>
              </w:rPr>
            </w:pPr>
          </w:p>
        </w:tc>
      </w:tr>
      <w:tr w:rsidR="006C029A" w:rsidRPr="00520F3E" w14:paraId="057641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1D7D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7070A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9E733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2B6AF7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49BE90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C31E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83A58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17304F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9148A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97F2C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46C5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05167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3BDC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788BF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9F7D5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3986C4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2BF85C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ECC87E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86F00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EB2219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87C2105" w14:textId="77777777" w:rsidR="00DC0771" w:rsidRPr="00106C9E" w:rsidRDefault="00DC691E" w:rsidP="00A03556"/>
    <w:p w14:paraId="7D0BB513" w14:textId="77777777" w:rsidR="00D353BB" w:rsidRPr="0040222F" w:rsidRDefault="002B5930" w:rsidP="0040222F">
      <w:pPr>
        <w:pStyle w:val="Heading3"/>
      </w:pPr>
      <w:bookmarkStart w:id="21" w:name="_Toc46730315"/>
      <w:r w:rsidRPr="0040222F">
        <w:t>F-REQ-305323/C-###R_FNC_Veh_HMI_Input_007### Software Update Prioritization - Condition 7</w:t>
      </w:r>
      <w:bookmarkEnd w:id="21"/>
    </w:p>
    <w:p w14:paraId="04FC58E2" w14:textId="77777777" w:rsidR="00EA4672" w:rsidRDefault="002B5930" w:rsidP="001F2112">
      <w:r w:rsidRPr="008D709F">
        <w:rPr>
          <w:rFonts w:cs="Arial"/>
        </w:rPr>
        <w:t xml:space="preserve">The </w:t>
      </w:r>
      <w:r>
        <w:rPr>
          <w:rFonts w:cs="Arial"/>
        </w:rPr>
        <w:t xml:space="preserve">OTA Manager and USB Function specific has more details about </w:t>
      </w:r>
      <w:r w:rsidRPr="008D709F">
        <w:rPr>
          <w:rFonts w:cs="Arial"/>
        </w:rPr>
        <w:t>software update prioriti</w:t>
      </w:r>
      <w:r>
        <w:rPr>
          <w:rFonts w:cs="Arial"/>
        </w:rPr>
        <w:t>es for USB and OTA Updates.</w:t>
      </w:r>
    </w:p>
    <w:p w14:paraId="1C999F35" w14:textId="450C53E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48DFD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D75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17EA8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R_FNC_Vehicle_HMI_007</w:t>
            </w:r>
          </w:p>
        </w:tc>
      </w:tr>
      <w:tr w:rsidR="006C029A" w:rsidRPr="00520F3E" w14:paraId="5C08ED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D9F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2EB600" w14:textId="77777777" w:rsidR="006C029A" w:rsidRPr="00520F3E" w:rsidRDefault="00DC691E" w:rsidP="009E691C">
            <w:pPr>
              <w:rPr>
                <w:rFonts w:eastAsiaTheme="minorHAnsi" w:cs="Arial"/>
                <w:vanish/>
                <w:color w:val="000000" w:themeColor="text1"/>
                <w:sz w:val="16"/>
                <w:szCs w:val="16"/>
              </w:rPr>
            </w:pPr>
          </w:p>
        </w:tc>
      </w:tr>
      <w:tr w:rsidR="006C029A" w:rsidRPr="00520F3E" w14:paraId="443D0F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796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667256" w14:textId="77777777" w:rsidR="006C029A" w:rsidRPr="00520F3E" w:rsidRDefault="00DC691E" w:rsidP="009E691C">
            <w:pPr>
              <w:rPr>
                <w:rFonts w:eastAsiaTheme="minorHAnsi" w:cs="Arial"/>
                <w:vanish/>
                <w:color w:val="000000" w:themeColor="text1"/>
                <w:sz w:val="16"/>
                <w:szCs w:val="16"/>
              </w:rPr>
            </w:pPr>
          </w:p>
        </w:tc>
      </w:tr>
      <w:tr w:rsidR="006C029A" w:rsidRPr="00520F3E" w14:paraId="1BE8578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D6AC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464596" w14:textId="77777777" w:rsidR="006C029A" w:rsidRPr="00520F3E" w:rsidRDefault="00DC691E" w:rsidP="00351BDF">
            <w:pPr>
              <w:rPr>
                <w:rFonts w:eastAsiaTheme="minorHAnsi" w:cs="Arial"/>
                <w:vanish/>
                <w:color w:val="000000" w:themeColor="text1"/>
                <w:sz w:val="16"/>
                <w:szCs w:val="16"/>
              </w:rPr>
            </w:pPr>
          </w:p>
        </w:tc>
      </w:tr>
      <w:tr w:rsidR="006C029A" w:rsidRPr="00520F3E" w14:paraId="493219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7357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EAC1B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16F8F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359703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4F63F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18E1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872E4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06DFD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C6F01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1D9BF4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78B1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CF156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7588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05866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0137A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C15B5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BF082B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8B896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9238F0F"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4340D5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4D49F73" w14:textId="77777777" w:rsidR="00DC0771" w:rsidRPr="00106C9E" w:rsidRDefault="00DC691E" w:rsidP="00A03556"/>
    <w:p w14:paraId="6BF5ABF5" w14:textId="77777777" w:rsidR="00D353BB" w:rsidRPr="0040222F" w:rsidRDefault="002B5930" w:rsidP="0040222F">
      <w:pPr>
        <w:pStyle w:val="Heading3"/>
      </w:pPr>
      <w:bookmarkStart w:id="22" w:name="_Toc46730316"/>
      <w:r w:rsidRPr="0040222F">
        <w:t xml:space="preserve">REQ-326585/B-###R_FNC_Veh_HMI_Input_008### OTA Manager input to </w:t>
      </w:r>
      <w:proofErr w:type="gramStart"/>
      <w:r w:rsidRPr="0040222F">
        <w:t>HMI  -</w:t>
      </w:r>
      <w:proofErr w:type="gramEnd"/>
      <w:r w:rsidRPr="0040222F">
        <w:t xml:space="preserve"> Condition 8</w:t>
      </w:r>
      <w:bookmarkEnd w:id="22"/>
    </w:p>
    <w:p w14:paraId="4392E59A" w14:textId="77777777" w:rsidR="00EA4672" w:rsidRDefault="002B5930" w:rsidP="00500605">
      <w:pPr>
        <w:rPr>
          <w:rFonts w:cs="Arial"/>
        </w:rPr>
      </w:pPr>
      <w:r>
        <w:rPr>
          <w:rFonts w:cs="Arial"/>
        </w:rPr>
        <w:t xml:space="preserve">The OTA manager shall set, and clear HMI flags related to IVSU, such as user consent, software update notification, reminders, and activation etc.  </w:t>
      </w:r>
    </w:p>
    <w:p w14:paraId="47CAED94" w14:textId="5FEA88E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9DDE2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9258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F26372" w14:textId="77777777" w:rsidR="006C029A" w:rsidRPr="00520F3E" w:rsidRDefault="00DC691E" w:rsidP="009E691C">
            <w:pPr>
              <w:rPr>
                <w:rFonts w:eastAsiaTheme="minorHAnsi" w:cs="Arial"/>
                <w:vanish/>
                <w:color w:val="000000" w:themeColor="text1"/>
                <w:sz w:val="16"/>
                <w:szCs w:val="16"/>
              </w:rPr>
            </w:pPr>
          </w:p>
        </w:tc>
      </w:tr>
      <w:tr w:rsidR="006C029A" w:rsidRPr="00520F3E" w14:paraId="6B78385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1A4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3DD098" w14:textId="77777777" w:rsidR="006C029A" w:rsidRPr="00520F3E" w:rsidRDefault="00DC691E" w:rsidP="009E691C">
            <w:pPr>
              <w:rPr>
                <w:rFonts w:eastAsiaTheme="minorHAnsi" w:cs="Arial"/>
                <w:vanish/>
                <w:color w:val="000000" w:themeColor="text1"/>
                <w:sz w:val="16"/>
                <w:szCs w:val="16"/>
              </w:rPr>
            </w:pPr>
          </w:p>
        </w:tc>
      </w:tr>
      <w:tr w:rsidR="006C029A" w:rsidRPr="00520F3E" w14:paraId="6DF3978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15BF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722B4B" w14:textId="77777777" w:rsidR="006C029A" w:rsidRPr="00520F3E" w:rsidRDefault="00DC691E" w:rsidP="009E691C">
            <w:pPr>
              <w:rPr>
                <w:rFonts w:eastAsiaTheme="minorHAnsi" w:cs="Arial"/>
                <w:vanish/>
                <w:color w:val="000000" w:themeColor="text1"/>
                <w:sz w:val="16"/>
                <w:szCs w:val="16"/>
              </w:rPr>
            </w:pPr>
          </w:p>
        </w:tc>
      </w:tr>
      <w:tr w:rsidR="006C029A" w:rsidRPr="00520F3E" w14:paraId="3CB8E70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870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CDFEE9" w14:textId="77777777" w:rsidR="006C029A" w:rsidRPr="00520F3E" w:rsidRDefault="00DC691E" w:rsidP="00351BDF">
            <w:pPr>
              <w:rPr>
                <w:rFonts w:eastAsiaTheme="minorHAnsi" w:cs="Arial"/>
                <w:vanish/>
                <w:color w:val="000000" w:themeColor="text1"/>
                <w:sz w:val="16"/>
                <w:szCs w:val="16"/>
              </w:rPr>
            </w:pPr>
          </w:p>
        </w:tc>
      </w:tr>
      <w:tr w:rsidR="006C029A" w:rsidRPr="00520F3E" w14:paraId="4FB41B3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8465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45ADF4"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22F201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4EFD46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A095D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84850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F0A0B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53067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2AF51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3134BC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5BAC7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F3F2F3"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BC241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C0D7E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277B1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6A9970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08D44A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64DA95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C65547B"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666CB2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6909E0E" w14:textId="77777777" w:rsidR="00DC0771" w:rsidRPr="00106C9E" w:rsidRDefault="00DC691E" w:rsidP="00A03556"/>
    <w:p w14:paraId="350C4692" w14:textId="77777777" w:rsidR="00D353BB" w:rsidRPr="0040222F" w:rsidRDefault="002B5930" w:rsidP="0040222F">
      <w:pPr>
        <w:pStyle w:val="Heading3"/>
      </w:pPr>
      <w:bookmarkStart w:id="23" w:name="_Toc46730317"/>
      <w:r w:rsidRPr="0040222F">
        <w:t xml:space="preserve">FUR-REQ-392408/A-###R_FNC_Veh_HMI_Input_009### Software Update Details Description (Release Notes) </w:t>
      </w:r>
      <w:proofErr w:type="gramStart"/>
      <w:r w:rsidRPr="0040222F">
        <w:t>File  –</w:t>
      </w:r>
      <w:proofErr w:type="gramEnd"/>
      <w:r w:rsidRPr="0040222F">
        <w:t xml:space="preserve"> Condition 9</w:t>
      </w:r>
      <w:bookmarkEnd w:id="23"/>
    </w:p>
    <w:p w14:paraId="021C6249" w14:textId="77777777" w:rsidR="00EA4672" w:rsidRDefault="002B5930">
      <w:pPr>
        <w:rPr>
          <w:rFonts w:cs="Arial"/>
        </w:rPr>
      </w:pPr>
      <w:r>
        <w:rPr>
          <w:rFonts w:cs="Arial"/>
        </w:rPr>
        <w:t xml:space="preserve">With each software update trigger OTA cloud shall include update details description (release notes) file URL. </w:t>
      </w:r>
    </w:p>
    <w:p w14:paraId="320DF540" w14:textId="77777777" w:rsidR="00EA4672" w:rsidRDefault="002B5930">
      <w:pPr>
        <w:rPr>
          <w:rFonts w:cs="Arial"/>
        </w:rPr>
      </w:pPr>
      <w:r>
        <w:rPr>
          <w:rFonts w:cs="Arial"/>
        </w:rPr>
        <w:t>The update details description (release notes) text file shall go thru approval process</w:t>
      </w:r>
      <w:r w:rsidRPr="00D55701">
        <w:rPr>
          <w:rFonts w:cs="Arial"/>
        </w:rPr>
        <w:t xml:space="preserve"> </w:t>
      </w:r>
      <w:r>
        <w:rPr>
          <w:rFonts w:cs="Arial"/>
        </w:rPr>
        <w:t>before the software can be deliver thru OTA and file shall include all translations to support i</w:t>
      </w:r>
      <w:r w:rsidRPr="00094544">
        <w:rPr>
          <w:rFonts w:cs="Arial"/>
        </w:rPr>
        <w:t xml:space="preserve">nfotainment </w:t>
      </w:r>
      <w:r>
        <w:rPr>
          <w:rFonts w:cs="Arial"/>
        </w:rPr>
        <w:t>s</w:t>
      </w:r>
      <w:r w:rsidRPr="00094544">
        <w:rPr>
          <w:rFonts w:cs="Arial"/>
        </w:rPr>
        <w:t>ystems</w:t>
      </w:r>
      <w:r>
        <w:rPr>
          <w:rFonts w:cs="Arial"/>
        </w:rPr>
        <w:t xml:space="preserve">, consumer website, mobile app, owner’s fleet portal, and service/support websites. </w:t>
      </w:r>
    </w:p>
    <w:p w14:paraId="288AB9AB" w14:textId="77777777" w:rsidR="00EA4672" w:rsidRDefault="002B5930">
      <w:pPr>
        <w:rPr>
          <w:rFonts w:cs="Arial"/>
        </w:rPr>
      </w:pPr>
      <w:r>
        <w:rPr>
          <w:rFonts w:cs="Arial"/>
        </w:rPr>
        <w:t xml:space="preserve">When additional consent is required, OTA cloud shall have the same text for update details description (release notes) as additional/PII consent text. </w:t>
      </w:r>
    </w:p>
    <w:p w14:paraId="284AF552" w14:textId="757F1D0F"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90DC14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B216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0C1EFD" w14:textId="77777777" w:rsidR="006C029A" w:rsidRPr="00520F3E" w:rsidRDefault="00DC691E" w:rsidP="009E691C">
            <w:pPr>
              <w:rPr>
                <w:rFonts w:eastAsiaTheme="minorHAnsi" w:cs="Arial"/>
                <w:vanish/>
                <w:color w:val="000000" w:themeColor="text1"/>
                <w:sz w:val="16"/>
                <w:szCs w:val="16"/>
              </w:rPr>
            </w:pPr>
          </w:p>
        </w:tc>
      </w:tr>
      <w:tr w:rsidR="006C029A" w:rsidRPr="00520F3E" w14:paraId="433335C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BC93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82563D" w14:textId="77777777" w:rsidR="006C029A" w:rsidRPr="00520F3E" w:rsidRDefault="00DC691E" w:rsidP="009E691C">
            <w:pPr>
              <w:rPr>
                <w:rFonts w:eastAsiaTheme="minorHAnsi" w:cs="Arial"/>
                <w:vanish/>
                <w:color w:val="000000" w:themeColor="text1"/>
                <w:sz w:val="16"/>
                <w:szCs w:val="16"/>
              </w:rPr>
            </w:pPr>
          </w:p>
        </w:tc>
      </w:tr>
      <w:tr w:rsidR="006C029A" w:rsidRPr="00520F3E" w14:paraId="0F4F66C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A308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8653F2" w14:textId="77777777" w:rsidR="006C029A" w:rsidRPr="00520F3E" w:rsidRDefault="00DC691E" w:rsidP="009E691C">
            <w:pPr>
              <w:rPr>
                <w:rFonts w:eastAsiaTheme="minorHAnsi" w:cs="Arial"/>
                <w:vanish/>
                <w:color w:val="000000" w:themeColor="text1"/>
                <w:sz w:val="16"/>
                <w:szCs w:val="16"/>
              </w:rPr>
            </w:pPr>
          </w:p>
        </w:tc>
      </w:tr>
      <w:tr w:rsidR="006C029A" w:rsidRPr="00520F3E" w14:paraId="0F2001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677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B5AFA5" w14:textId="77777777" w:rsidR="006C029A" w:rsidRPr="00520F3E" w:rsidRDefault="00DC691E" w:rsidP="00351BDF">
            <w:pPr>
              <w:rPr>
                <w:rFonts w:eastAsiaTheme="minorHAnsi" w:cs="Arial"/>
                <w:vanish/>
                <w:color w:val="000000" w:themeColor="text1"/>
                <w:sz w:val="16"/>
                <w:szCs w:val="16"/>
              </w:rPr>
            </w:pPr>
          </w:p>
        </w:tc>
      </w:tr>
      <w:tr w:rsidR="006C029A" w:rsidRPr="00520F3E" w14:paraId="2B543D3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DF58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65ED93"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958106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27AC7E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B80C7B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C4AD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8F928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F584B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AF1060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02D131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B299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F6C1AC"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0B21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6CBE3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CA6E7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FBC7C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441F1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C42FAE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09F5E3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CED0E2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6AA9E5" w14:textId="77777777" w:rsidR="00DC0771" w:rsidRPr="00106C9E" w:rsidRDefault="00DC691E" w:rsidP="00A03556"/>
    <w:p w14:paraId="0C04BAE5" w14:textId="77777777" w:rsidR="00D353BB" w:rsidRPr="0040222F" w:rsidRDefault="002B5930" w:rsidP="0040222F">
      <w:pPr>
        <w:pStyle w:val="Heading3"/>
      </w:pPr>
      <w:bookmarkStart w:id="24" w:name="_Toc46730318"/>
      <w:r w:rsidRPr="0040222F">
        <w:lastRenderedPageBreak/>
        <w:t>REQ-394532/A-###R_FNC_Veh_HMI_Input_010### Additional/PII Consent Text File - Condition 10</w:t>
      </w:r>
      <w:bookmarkEnd w:id="24"/>
    </w:p>
    <w:p w14:paraId="2C828AAE" w14:textId="77777777" w:rsidR="00094544" w:rsidRDefault="002B5930" w:rsidP="007E65D5">
      <w:pPr>
        <w:rPr>
          <w:rFonts w:cs="Arial"/>
        </w:rPr>
      </w:pPr>
      <w:r>
        <w:t>If an update requires additional/PII consent, then</w:t>
      </w:r>
      <w:r>
        <w:rPr>
          <w:rFonts w:cs="Arial"/>
        </w:rPr>
        <w:t xml:space="preserve"> OTA cloud shall include the additional/PII consent file URL with the update. </w:t>
      </w:r>
    </w:p>
    <w:p w14:paraId="718888BB" w14:textId="77777777" w:rsidR="00EA4672" w:rsidRDefault="002B5930" w:rsidP="007E65D5">
      <w:pPr>
        <w:rPr>
          <w:rFonts w:cs="Arial"/>
        </w:rPr>
      </w:pPr>
      <w:r>
        <w:rPr>
          <w:rFonts w:cs="Arial"/>
        </w:rPr>
        <w:t>The text file shall go thru approval process</w:t>
      </w:r>
      <w:r w:rsidRPr="00D55701">
        <w:rPr>
          <w:rFonts w:cs="Arial"/>
        </w:rPr>
        <w:t xml:space="preserve"> </w:t>
      </w:r>
      <w:r>
        <w:rPr>
          <w:rFonts w:cs="Arial"/>
        </w:rPr>
        <w:t>before the software can be deliver thru OTA and file shall include all translations to support i</w:t>
      </w:r>
      <w:r w:rsidRPr="00094544">
        <w:rPr>
          <w:rFonts w:cs="Arial"/>
        </w:rPr>
        <w:t xml:space="preserve">nfotainment </w:t>
      </w:r>
      <w:r>
        <w:rPr>
          <w:rFonts w:cs="Arial"/>
        </w:rPr>
        <w:t>s</w:t>
      </w:r>
      <w:r w:rsidRPr="00094544">
        <w:rPr>
          <w:rFonts w:cs="Arial"/>
        </w:rPr>
        <w:t>ystems</w:t>
      </w:r>
      <w:r>
        <w:rPr>
          <w:rFonts w:cs="Arial"/>
        </w:rPr>
        <w:t xml:space="preserve">, consumer website, mobile app, owner’s fleet portal, and service/support websites. </w:t>
      </w:r>
    </w:p>
    <w:p w14:paraId="5DAEA47F" w14:textId="6D019A4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CDD963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E9824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373449" w14:textId="77777777" w:rsidR="006C029A" w:rsidRPr="00520F3E" w:rsidRDefault="00DC691E" w:rsidP="009E691C">
            <w:pPr>
              <w:rPr>
                <w:rFonts w:eastAsiaTheme="minorHAnsi" w:cs="Arial"/>
                <w:vanish/>
                <w:color w:val="000000" w:themeColor="text1"/>
                <w:sz w:val="16"/>
                <w:szCs w:val="16"/>
              </w:rPr>
            </w:pPr>
          </w:p>
        </w:tc>
      </w:tr>
      <w:tr w:rsidR="006C029A" w:rsidRPr="00520F3E" w14:paraId="1690A2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D93A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AF2E50" w14:textId="77777777" w:rsidR="006C029A" w:rsidRPr="00520F3E" w:rsidRDefault="00DC691E" w:rsidP="009E691C">
            <w:pPr>
              <w:rPr>
                <w:rFonts w:eastAsiaTheme="minorHAnsi" w:cs="Arial"/>
                <w:vanish/>
                <w:color w:val="000000" w:themeColor="text1"/>
                <w:sz w:val="16"/>
                <w:szCs w:val="16"/>
              </w:rPr>
            </w:pPr>
          </w:p>
        </w:tc>
      </w:tr>
      <w:tr w:rsidR="006C029A" w:rsidRPr="00520F3E" w14:paraId="2D62F14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7C72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8F880B" w14:textId="77777777" w:rsidR="006C029A" w:rsidRPr="00520F3E" w:rsidRDefault="00DC691E" w:rsidP="009E691C">
            <w:pPr>
              <w:rPr>
                <w:rFonts w:eastAsiaTheme="minorHAnsi" w:cs="Arial"/>
                <w:vanish/>
                <w:color w:val="000000" w:themeColor="text1"/>
                <w:sz w:val="16"/>
                <w:szCs w:val="16"/>
              </w:rPr>
            </w:pPr>
          </w:p>
        </w:tc>
      </w:tr>
      <w:tr w:rsidR="006C029A" w:rsidRPr="00520F3E" w14:paraId="3B2C6C5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CEFE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F7B01E" w14:textId="77777777" w:rsidR="006C029A" w:rsidRPr="00520F3E" w:rsidRDefault="00DC691E" w:rsidP="00351BDF">
            <w:pPr>
              <w:rPr>
                <w:rFonts w:eastAsiaTheme="minorHAnsi" w:cs="Arial"/>
                <w:vanish/>
                <w:color w:val="000000" w:themeColor="text1"/>
                <w:sz w:val="16"/>
                <w:szCs w:val="16"/>
              </w:rPr>
            </w:pPr>
          </w:p>
        </w:tc>
      </w:tr>
      <w:tr w:rsidR="006C029A" w:rsidRPr="00520F3E" w14:paraId="7B3BEB4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4AF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FC6C14"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CAF36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E7F8A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0A6E6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BDC1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C3D2D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7C76D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E8162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D6B507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ED6F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EE2CA1"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32FB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DA2DC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71C36D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070AB6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F029EC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FB208D"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1C9EF5"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60AFFC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2910D74" w14:textId="77777777" w:rsidR="00DC0771" w:rsidRPr="00106C9E" w:rsidRDefault="00DC691E" w:rsidP="00A03556"/>
    <w:p w14:paraId="71BE15F2" w14:textId="77777777" w:rsidR="00760465" w:rsidRDefault="002B5930" w:rsidP="00DA3F8D">
      <w:pPr>
        <w:pStyle w:val="Heading2"/>
      </w:pPr>
      <w:bookmarkStart w:id="25" w:name="_Toc46730319"/>
      <w:r>
        <w:t>Assumptions &amp; Constraints</w:t>
      </w:r>
      <w:bookmarkEnd w:id="25"/>
    </w:p>
    <w:p w14:paraId="007784A9" w14:textId="77777777" w:rsidR="00EA4672" w:rsidRDefault="002B5930" w:rsidP="00633708">
      <w:pPr>
        <w:rPr>
          <w:rFonts w:cs="Arial"/>
        </w:rPr>
      </w:pPr>
      <w:r>
        <w:t xml:space="preserve">This specification is not limited to SYNC but also include sub system other </w:t>
      </w:r>
      <w:r w:rsidRPr="0008678B">
        <w:rPr>
          <w:rFonts w:cs="Arial"/>
          <w:b/>
        </w:rPr>
        <w:t xml:space="preserve">Infotainment </w:t>
      </w:r>
      <w:r>
        <w:rPr>
          <w:rFonts w:cs="Arial"/>
          <w:b/>
        </w:rPr>
        <w:t xml:space="preserve">Systems </w:t>
      </w:r>
      <w:r w:rsidRPr="001E5B02">
        <w:rPr>
          <w:rFonts w:cs="Arial"/>
        </w:rPr>
        <w:t xml:space="preserve">with </w:t>
      </w:r>
      <w:proofErr w:type="spellStart"/>
      <w:r w:rsidRPr="001E5B02">
        <w:rPr>
          <w:rFonts w:cs="Arial"/>
        </w:rPr>
        <w:t>WiFi</w:t>
      </w:r>
      <w:proofErr w:type="spellEnd"/>
      <w:r w:rsidRPr="001E5B02">
        <w:rPr>
          <w:rFonts w:cs="Arial"/>
        </w:rPr>
        <w:t xml:space="preserve"> capability</w:t>
      </w:r>
      <w:r>
        <w:rPr>
          <w:rFonts w:cs="Arial"/>
        </w:rPr>
        <w:t>.</w:t>
      </w:r>
    </w:p>
    <w:p w14:paraId="5057B576" w14:textId="23E76E19" w:rsidR="007A20CB" w:rsidRDefault="002B5930" w:rsidP="002B5930">
      <w:pPr>
        <w:numPr>
          <w:ilvl w:val="0"/>
          <w:numId w:val="10"/>
        </w:numPr>
      </w:pPr>
      <w:r>
        <w:t xml:space="preserve">Users </w:t>
      </w:r>
      <w:r w:rsidRPr="00A3641A">
        <w:t xml:space="preserve">who </w:t>
      </w:r>
      <w:r w:rsidRPr="00277666">
        <w:t>have</w:t>
      </w:r>
      <w:r w:rsidRPr="006B4D22">
        <w:t xml:space="preserve"> </w:t>
      </w:r>
      <w:r w:rsidRPr="007A20CB">
        <w:t xml:space="preserve">appropriate consent </w:t>
      </w:r>
      <w:r w:rsidRPr="00A3641A">
        <w:t xml:space="preserve">for </w:t>
      </w:r>
      <w:r>
        <w:t>MM</w:t>
      </w:r>
      <w:r w:rsidRPr="00A3641A">
        <w:t>OTA updates</w:t>
      </w:r>
      <w:r w:rsidRPr="00277666">
        <w:t xml:space="preserve"> </w:t>
      </w:r>
    </w:p>
    <w:p w14:paraId="4FD94AC1" w14:textId="77777777" w:rsidR="00633708" w:rsidRDefault="002B5930" w:rsidP="002B5930">
      <w:pPr>
        <w:numPr>
          <w:ilvl w:val="0"/>
          <w:numId w:val="10"/>
        </w:numPr>
      </w:pPr>
      <w:r>
        <w:t xml:space="preserve">Embedded Modem will use FMS capability for OTA </w:t>
      </w:r>
    </w:p>
    <w:p w14:paraId="5E15B49D" w14:textId="77777777" w:rsidR="00633708" w:rsidRPr="00FE6EF8" w:rsidRDefault="002B5930" w:rsidP="002B5930">
      <w:pPr>
        <w:numPr>
          <w:ilvl w:val="0"/>
          <w:numId w:val="10"/>
        </w:numPr>
        <w:spacing w:after="200" w:line="276" w:lineRule="auto"/>
        <w:contextualSpacing/>
        <w:rPr>
          <w:rFonts w:cs="Arial"/>
        </w:rPr>
      </w:pPr>
      <w:r w:rsidRPr="00FE6EF8">
        <w:rPr>
          <w:rFonts w:cs="Arial"/>
        </w:rPr>
        <w:t>Cloud is the overall connectivity master</w:t>
      </w:r>
    </w:p>
    <w:p w14:paraId="01BED776" w14:textId="77777777" w:rsidR="00633708" w:rsidRDefault="002B5930" w:rsidP="002B5930">
      <w:pPr>
        <w:numPr>
          <w:ilvl w:val="0"/>
          <w:numId w:val="10"/>
        </w:numPr>
        <w:spacing w:after="200" w:line="276" w:lineRule="auto"/>
        <w:contextualSpacing/>
        <w:rPr>
          <w:rFonts w:cs="Arial"/>
        </w:rPr>
      </w:pPr>
      <w:r w:rsidRPr="00277666">
        <w:rPr>
          <w:rFonts w:cs="Arial"/>
        </w:rPr>
        <w:t xml:space="preserve">USB Updates are included </w:t>
      </w:r>
      <w:r>
        <w:rPr>
          <w:rFonts w:cs="Arial"/>
        </w:rPr>
        <w:t>in this specification</w:t>
      </w:r>
    </w:p>
    <w:p w14:paraId="115C76FA" w14:textId="77777777" w:rsidR="00633708" w:rsidRPr="00771C94" w:rsidRDefault="002B5930" w:rsidP="002B5930">
      <w:pPr>
        <w:numPr>
          <w:ilvl w:val="0"/>
          <w:numId w:val="10"/>
        </w:numPr>
        <w:spacing w:after="200" w:line="276" w:lineRule="auto"/>
        <w:contextualSpacing/>
        <w:rPr>
          <w:rFonts w:cs="Arial"/>
        </w:rPr>
      </w:pPr>
      <w:r>
        <w:rPr>
          <w:rFonts w:cs="Arial"/>
        </w:rPr>
        <w:t>The vehicle has connectivity thru FMS paid cellular connection, Customer Home Wi-Fi or Customer Data Plan</w:t>
      </w:r>
    </w:p>
    <w:p w14:paraId="76671E41" w14:textId="77777777" w:rsidR="00EA4672" w:rsidRDefault="002B5930" w:rsidP="002B5930">
      <w:pPr>
        <w:numPr>
          <w:ilvl w:val="0"/>
          <w:numId w:val="10"/>
        </w:numPr>
        <w:spacing w:after="200" w:line="276" w:lineRule="auto"/>
        <w:contextualSpacing/>
        <w:rPr>
          <w:rFonts w:cs="Arial"/>
        </w:rPr>
      </w:pPr>
      <w:r w:rsidRPr="006B4D22">
        <w:rPr>
          <w:rFonts w:cs="Arial"/>
        </w:rPr>
        <w:t>Assumes that all activations of updated software will only occur on the next ignition cycle</w:t>
      </w:r>
    </w:p>
    <w:p w14:paraId="254E859D" w14:textId="1DF2605A" w:rsidR="00760465" w:rsidRDefault="002B5930" w:rsidP="00DA3F8D">
      <w:pPr>
        <w:pStyle w:val="Heading1"/>
      </w:pPr>
      <w:bookmarkStart w:id="26" w:name="_Toc46730320"/>
      <w:r>
        <w:lastRenderedPageBreak/>
        <w:t>Functional Architecture</w:t>
      </w:r>
      <w:bookmarkEnd w:id="26"/>
    </w:p>
    <w:p w14:paraId="506896AD" w14:textId="77777777" w:rsidR="001E4861" w:rsidRPr="001F2112" w:rsidRDefault="002B5930" w:rsidP="001540C0">
      <w:pPr>
        <w:jc w:val="center"/>
      </w:pPr>
      <w:r w:rsidRPr="0095582A">
        <w:object w:dxaOrig="12991" w:dyaOrig="8761" w14:anchorId="05874BA6">
          <v:shape id="5f1afd8e0000389d04a2c66b" o:spid="_x0000_i1026" type="#_x0000_t75" style="width:525.75pt;height:5in" o:ole="">
            <v:imagedata r:id="rId12" o:title=""/>
          </v:shape>
          <o:OLEObject Type="Embed" ProgID="Visio.Drawing.15" ShapeID="5f1afd8e0000389d04a2c66b" DrawAspect="Content" ObjectID="_1682150966" r:id="rId13"/>
        </w:object>
      </w:r>
    </w:p>
    <w:p w14:paraId="4C3A7F04" w14:textId="77777777" w:rsidR="00EA4672" w:rsidRDefault="002B5930" w:rsidP="001540C0">
      <w:pPr>
        <w:pStyle w:val="Caption"/>
        <w:jc w:val="center"/>
      </w:pPr>
      <w:r w:rsidRPr="00B42A06">
        <w:t xml:space="preserve">Figure </w:t>
      </w:r>
      <w:r>
        <w:rPr>
          <w:noProof/>
        </w:rPr>
        <w:t>1</w:t>
      </w:r>
      <w:r w:rsidRPr="00B42A06">
        <w:t xml:space="preserve">: </w:t>
      </w:r>
      <w:r>
        <w:t xml:space="preserve">Function Group HMI Overall – </w:t>
      </w:r>
      <w:r w:rsidRPr="00B42A06">
        <w:t>Functional Arch</w:t>
      </w:r>
      <w:r>
        <w:t>itecture</w:t>
      </w:r>
    </w:p>
    <w:p w14:paraId="382813A5" w14:textId="77777777" w:rsidR="00EA4672" w:rsidRDefault="002B5930" w:rsidP="00DA3F8D">
      <w:pPr>
        <w:pStyle w:val="Heading2"/>
      </w:pPr>
      <w:bookmarkStart w:id="27" w:name="_Toc46730321"/>
      <w:r>
        <w:t>Function List</w:t>
      </w:r>
      <w:bookmarkEnd w:id="27"/>
    </w:p>
    <w:p w14:paraId="257D01E6" w14:textId="7B279265" w:rsidR="00760465" w:rsidRDefault="002B5930" w:rsidP="00DA3F8D">
      <w:pPr>
        <w:pStyle w:val="Heading3"/>
      </w:pPr>
      <w:bookmarkStart w:id="28" w:name="_Toc46730322"/>
      <w:r>
        <w:t>List of Logical Functions</w:t>
      </w:r>
      <w:bookmarkEnd w:id="28"/>
    </w:p>
    <w:p w14:paraId="47BEA10E" w14:textId="77777777" w:rsidR="00D76DB2" w:rsidRPr="00D76DB2" w:rsidRDefault="00DC691E" w:rsidP="00D76DB2"/>
    <w:tbl>
      <w:tblPr>
        <w:tblStyle w:val="TableGrid"/>
        <w:tblW w:w="10456" w:type="dxa"/>
        <w:tblLook w:val="01E0" w:firstRow="1" w:lastRow="1" w:firstColumn="1" w:lastColumn="1" w:noHBand="0" w:noVBand="0"/>
      </w:tblPr>
      <w:tblGrid>
        <w:gridCol w:w="1231"/>
        <w:gridCol w:w="3797"/>
        <w:gridCol w:w="5428"/>
      </w:tblGrid>
      <w:tr w:rsidR="00AD7649" w:rsidRPr="00717330" w14:paraId="46787258" w14:textId="77777777" w:rsidTr="00C14219">
        <w:tc>
          <w:tcPr>
            <w:tcW w:w="1242" w:type="dxa"/>
            <w:shd w:val="clear" w:color="auto" w:fill="D9D9D9" w:themeFill="background1" w:themeFillShade="D9"/>
          </w:tcPr>
          <w:p w14:paraId="77358161" w14:textId="77777777" w:rsidR="00AD7649" w:rsidRPr="004E7B74" w:rsidRDefault="002B5930" w:rsidP="001F7639">
            <w:pPr>
              <w:rPr>
                <w:b/>
              </w:rPr>
            </w:pPr>
            <w:r>
              <w:rPr>
                <w:b/>
              </w:rPr>
              <w:t>Function ID</w:t>
            </w:r>
          </w:p>
        </w:tc>
        <w:tc>
          <w:tcPr>
            <w:tcW w:w="3544" w:type="dxa"/>
            <w:shd w:val="clear" w:color="auto" w:fill="D9D9D9" w:themeFill="background1" w:themeFillShade="D9"/>
          </w:tcPr>
          <w:p w14:paraId="5AB16AA3" w14:textId="77777777" w:rsidR="00AD7649" w:rsidRPr="004E7B74" w:rsidRDefault="002B5930" w:rsidP="00AD7649">
            <w:pPr>
              <w:rPr>
                <w:b/>
              </w:rPr>
            </w:pPr>
            <w:r>
              <w:rPr>
                <w:b/>
              </w:rPr>
              <w:t>Function</w:t>
            </w:r>
            <w:r w:rsidRPr="004E7B74">
              <w:rPr>
                <w:b/>
              </w:rPr>
              <w:t xml:space="preserve"> </w:t>
            </w:r>
            <w:r>
              <w:rPr>
                <w:b/>
              </w:rPr>
              <w:t>Name</w:t>
            </w:r>
          </w:p>
        </w:tc>
        <w:tc>
          <w:tcPr>
            <w:tcW w:w="5670" w:type="dxa"/>
            <w:shd w:val="clear" w:color="auto" w:fill="D9D9D9" w:themeFill="background1" w:themeFillShade="D9"/>
          </w:tcPr>
          <w:p w14:paraId="6354C78E" w14:textId="77777777" w:rsidR="00AD7649" w:rsidRPr="004E7B74" w:rsidRDefault="002B5930" w:rsidP="001F7639">
            <w:pPr>
              <w:rPr>
                <w:b/>
              </w:rPr>
            </w:pPr>
            <w:r>
              <w:rPr>
                <w:b/>
              </w:rPr>
              <w:t>Function</w:t>
            </w:r>
            <w:r w:rsidRPr="004E7B74">
              <w:rPr>
                <w:b/>
              </w:rPr>
              <w:t xml:space="preserve"> Description</w:t>
            </w:r>
          </w:p>
        </w:tc>
      </w:tr>
      <w:tr w:rsidR="00633708" w:rsidRPr="00C27C3F" w14:paraId="240724D7" w14:textId="77777777" w:rsidTr="00C14219">
        <w:tc>
          <w:tcPr>
            <w:tcW w:w="1242" w:type="dxa"/>
          </w:tcPr>
          <w:p w14:paraId="15C7790E" w14:textId="77777777" w:rsidR="00633708" w:rsidRPr="00CC07C9" w:rsidRDefault="002B5930" w:rsidP="00633708">
            <w:pPr>
              <w:jc w:val="center"/>
              <w:rPr>
                <w:color w:val="0000CC"/>
              </w:rPr>
            </w:pPr>
            <w:r w:rsidRPr="00CC07C9">
              <w:rPr>
                <w:color w:val="0000CC"/>
              </w:rPr>
              <w:t>&lt;F1&gt;</w:t>
            </w:r>
          </w:p>
        </w:tc>
        <w:tc>
          <w:tcPr>
            <w:tcW w:w="3544" w:type="dxa"/>
          </w:tcPr>
          <w:p w14:paraId="207BD4D2" w14:textId="77777777" w:rsidR="00633708" w:rsidRPr="00CC07C9" w:rsidRDefault="002B5930" w:rsidP="00633708">
            <w:pPr>
              <w:rPr>
                <w:color w:val="000000" w:themeColor="text1"/>
              </w:rPr>
            </w:pPr>
            <w:r>
              <w:rPr>
                <w:color w:val="000000" w:themeColor="text1"/>
              </w:rPr>
              <w:t>Software Consent</w:t>
            </w:r>
          </w:p>
        </w:tc>
        <w:tc>
          <w:tcPr>
            <w:tcW w:w="5670" w:type="dxa"/>
          </w:tcPr>
          <w:p w14:paraId="49A041BF" w14:textId="77777777" w:rsidR="00633708" w:rsidRPr="00CC07C9" w:rsidRDefault="002B5930" w:rsidP="00633708">
            <w:pPr>
              <w:rPr>
                <w:color w:val="333333"/>
              </w:rPr>
            </w:pPr>
            <w:r w:rsidRPr="002A4348">
              <w:rPr>
                <w:color w:val="333333"/>
              </w:rPr>
              <w:t>The authorization is required to update the software under the electronic &amp; communication and privacy rules and product liability. The default setting for OTA Software updates are defined in the Policy table per region and/or country.</w:t>
            </w:r>
          </w:p>
        </w:tc>
      </w:tr>
      <w:tr w:rsidR="00633708" w:rsidRPr="00C27C3F" w14:paraId="44D2D701" w14:textId="77777777" w:rsidTr="00C14219">
        <w:tc>
          <w:tcPr>
            <w:tcW w:w="1242" w:type="dxa"/>
          </w:tcPr>
          <w:p w14:paraId="411D0786" w14:textId="77777777" w:rsidR="00633708" w:rsidRPr="00CC07C9" w:rsidRDefault="002B5930" w:rsidP="00633708">
            <w:pPr>
              <w:jc w:val="center"/>
              <w:rPr>
                <w:color w:val="0000CC"/>
              </w:rPr>
            </w:pPr>
            <w:r w:rsidRPr="00CC07C9">
              <w:rPr>
                <w:color w:val="0000CC"/>
              </w:rPr>
              <w:t>&lt;F2&gt;</w:t>
            </w:r>
          </w:p>
        </w:tc>
        <w:tc>
          <w:tcPr>
            <w:tcW w:w="3544" w:type="dxa"/>
          </w:tcPr>
          <w:p w14:paraId="11B67B18" w14:textId="77777777" w:rsidR="00633708" w:rsidRPr="00CC07C9" w:rsidRDefault="002B5930" w:rsidP="00633708">
            <w:pPr>
              <w:rPr>
                <w:color w:val="000000" w:themeColor="text1"/>
              </w:rPr>
            </w:pPr>
            <w:r>
              <w:rPr>
                <w:color w:val="000000" w:themeColor="text1"/>
              </w:rPr>
              <w:t>Software Update Scheduler</w:t>
            </w:r>
          </w:p>
        </w:tc>
        <w:tc>
          <w:tcPr>
            <w:tcW w:w="5670" w:type="dxa"/>
          </w:tcPr>
          <w:p w14:paraId="209D1246" w14:textId="77777777" w:rsidR="00633708" w:rsidRPr="00CC07C9" w:rsidRDefault="002B5930" w:rsidP="00633708">
            <w:pPr>
              <w:rPr>
                <w:color w:val="000000" w:themeColor="text1"/>
              </w:rPr>
            </w:pPr>
            <w:r>
              <w:t xml:space="preserve">The update scheduler </w:t>
            </w:r>
            <w:r w:rsidRPr="00D74D79">
              <w:t>function</w:t>
            </w:r>
            <w:r>
              <w:t xml:space="preserve"> is required for all vehicle inhibits and once the schedule is set there is no action needed from the customer, vehicle automatically shall complete the software updates at schedule time. Once the u</w:t>
            </w:r>
            <w:r w:rsidRPr="007C44D4">
              <w:t xml:space="preserve">pdate </w:t>
            </w:r>
            <w:r>
              <w:t>s</w:t>
            </w:r>
            <w:r w:rsidRPr="007C44D4">
              <w:t xml:space="preserve">cheduler in process user </w:t>
            </w:r>
            <w:r>
              <w:t xml:space="preserve">cannot abort and </w:t>
            </w:r>
            <w:r w:rsidRPr="007C44D4">
              <w:t xml:space="preserve">shall wait until </w:t>
            </w:r>
            <w:r>
              <w:t xml:space="preserve">software update is </w:t>
            </w:r>
            <w:r w:rsidRPr="007C44D4">
              <w:t>complete.</w:t>
            </w:r>
          </w:p>
        </w:tc>
      </w:tr>
      <w:tr w:rsidR="00633708" w:rsidRPr="00C27C3F" w14:paraId="602DB98D" w14:textId="77777777" w:rsidTr="00C14219">
        <w:tc>
          <w:tcPr>
            <w:tcW w:w="1242" w:type="dxa"/>
          </w:tcPr>
          <w:p w14:paraId="678F1774" w14:textId="77777777" w:rsidR="00633708" w:rsidRPr="00CC07C9" w:rsidRDefault="002B5930" w:rsidP="00633708">
            <w:pPr>
              <w:jc w:val="center"/>
              <w:rPr>
                <w:color w:val="0000CC"/>
              </w:rPr>
            </w:pPr>
            <w:r w:rsidRPr="00CC07C9">
              <w:rPr>
                <w:color w:val="0000CC"/>
              </w:rPr>
              <w:lastRenderedPageBreak/>
              <w:t>&lt;F3&gt;</w:t>
            </w:r>
          </w:p>
        </w:tc>
        <w:tc>
          <w:tcPr>
            <w:tcW w:w="3544" w:type="dxa"/>
          </w:tcPr>
          <w:p w14:paraId="7783B207" w14:textId="77777777" w:rsidR="00633708" w:rsidRPr="00CC07C9" w:rsidRDefault="002B5930" w:rsidP="00633708">
            <w:pPr>
              <w:rPr>
                <w:color w:val="000000" w:themeColor="text1"/>
              </w:rPr>
            </w:pPr>
            <w:r>
              <w:rPr>
                <w:color w:val="000000" w:themeColor="text1"/>
              </w:rPr>
              <w:t>Software Notification</w:t>
            </w:r>
          </w:p>
        </w:tc>
        <w:tc>
          <w:tcPr>
            <w:tcW w:w="5670" w:type="dxa"/>
          </w:tcPr>
          <w:p w14:paraId="12519E2C" w14:textId="77777777" w:rsidR="00633708" w:rsidRPr="00CC07C9" w:rsidRDefault="002B5930" w:rsidP="00633708">
            <w:pPr>
              <w:rPr>
                <w:color w:val="000000" w:themeColor="text1"/>
              </w:rPr>
            </w:pPr>
            <w:r>
              <w:rPr>
                <w:color w:val="000000" w:themeColor="text1"/>
              </w:rPr>
              <w:t>Software n</w:t>
            </w:r>
            <w:r w:rsidRPr="00365913">
              <w:rPr>
                <w:color w:val="000000" w:themeColor="text1"/>
              </w:rPr>
              <w:t>otification</w:t>
            </w:r>
            <w:r>
              <w:rPr>
                <w:color w:val="000000" w:themeColor="text1"/>
              </w:rPr>
              <w:t xml:space="preserve"> allows the user to get notification about updates, such as update is pending for activation, upcoming schedule reminder, successful update, and schedule is required</w:t>
            </w:r>
            <w:r w:rsidRPr="00365913">
              <w:rPr>
                <w:color w:val="000000" w:themeColor="text1"/>
              </w:rPr>
              <w:t xml:space="preserve"> </w:t>
            </w:r>
            <w:r>
              <w:rPr>
                <w:color w:val="000000" w:themeColor="text1"/>
              </w:rPr>
              <w:t>etc</w:t>
            </w:r>
            <w:r w:rsidRPr="00365913">
              <w:rPr>
                <w:color w:val="000000" w:themeColor="text1"/>
              </w:rPr>
              <w:t>.</w:t>
            </w:r>
          </w:p>
        </w:tc>
      </w:tr>
      <w:tr w:rsidR="00633708" w:rsidRPr="00C27C3F" w14:paraId="4DA385E3" w14:textId="77777777" w:rsidTr="00C14219">
        <w:tc>
          <w:tcPr>
            <w:tcW w:w="1242" w:type="dxa"/>
          </w:tcPr>
          <w:p w14:paraId="55343F92" w14:textId="77777777" w:rsidR="00633708" w:rsidRPr="00CC07C9" w:rsidRDefault="002B5930" w:rsidP="00633708">
            <w:pPr>
              <w:jc w:val="center"/>
              <w:rPr>
                <w:color w:val="0000CC"/>
              </w:rPr>
            </w:pPr>
            <w:r w:rsidRPr="00CC07C9">
              <w:rPr>
                <w:color w:val="0000CC"/>
              </w:rPr>
              <w:t>&lt;F4&gt;</w:t>
            </w:r>
          </w:p>
        </w:tc>
        <w:tc>
          <w:tcPr>
            <w:tcW w:w="3544" w:type="dxa"/>
          </w:tcPr>
          <w:p w14:paraId="5077ACB7" w14:textId="77777777" w:rsidR="00633708" w:rsidRPr="00CC07C9" w:rsidRDefault="002B5930" w:rsidP="00633708">
            <w:pPr>
              <w:rPr>
                <w:color w:val="000000" w:themeColor="text1"/>
              </w:rPr>
            </w:pPr>
            <w:r>
              <w:rPr>
                <w:color w:val="000000" w:themeColor="text1"/>
              </w:rPr>
              <w:t>Check for Updates</w:t>
            </w:r>
          </w:p>
        </w:tc>
        <w:tc>
          <w:tcPr>
            <w:tcW w:w="5670" w:type="dxa"/>
          </w:tcPr>
          <w:p w14:paraId="1A29B8CE" w14:textId="77777777" w:rsidR="00633708" w:rsidRPr="00365913" w:rsidRDefault="002B5930" w:rsidP="00633708">
            <w:pPr>
              <w:rPr>
                <w:rFonts w:cs="Arial"/>
              </w:rPr>
            </w:pPr>
            <w:r w:rsidRPr="00AC0E27">
              <w:rPr>
                <w:rFonts w:cs="Arial"/>
              </w:rPr>
              <w:t>HMI shall allow the customer to “</w:t>
            </w:r>
            <w:r w:rsidRPr="00AC0E27">
              <w:t>Check for Updates</w:t>
            </w:r>
            <w:r w:rsidRPr="00AC0E27">
              <w:rPr>
                <w:rFonts w:cs="Arial"/>
              </w:rPr>
              <w:t>” under Automatic software updates settings. Check for Updates button shall allow the customer to check for App updates and provide one time all level user consent to dow</w:t>
            </w:r>
            <w:r>
              <w:rPr>
                <w:rFonts w:cs="Arial"/>
              </w:rPr>
              <w:t>nload the latest apps.</w:t>
            </w:r>
          </w:p>
        </w:tc>
      </w:tr>
      <w:tr w:rsidR="00633708" w:rsidRPr="00C27C3F" w14:paraId="3BB9E1CD" w14:textId="77777777" w:rsidTr="00C14219">
        <w:tc>
          <w:tcPr>
            <w:tcW w:w="1242" w:type="dxa"/>
          </w:tcPr>
          <w:p w14:paraId="15542125" w14:textId="77777777" w:rsidR="00633708" w:rsidRPr="00CC07C9" w:rsidRDefault="002B5930" w:rsidP="00633708">
            <w:pPr>
              <w:jc w:val="center"/>
            </w:pPr>
            <w:r>
              <w:rPr>
                <w:color w:val="0000CC"/>
              </w:rPr>
              <w:t>&lt;F5</w:t>
            </w:r>
            <w:r w:rsidRPr="00CC07C9">
              <w:rPr>
                <w:color w:val="0000CC"/>
              </w:rPr>
              <w:t>&gt;</w:t>
            </w:r>
          </w:p>
        </w:tc>
        <w:tc>
          <w:tcPr>
            <w:tcW w:w="3544" w:type="dxa"/>
          </w:tcPr>
          <w:p w14:paraId="57884D73" w14:textId="77777777" w:rsidR="00633708" w:rsidRPr="00CC07C9" w:rsidRDefault="002B5930" w:rsidP="00633708">
            <w:r>
              <w:t xml:space="preserve">Software </w:t>
            </w:r>
            <w:r w:rsidRPr="00B91934">
              <w:t>Update</w:t>
            </w:r>
            <w:r>
              <w:t xml:space="preserve"> Details</w:t>
            </w:r>
          </w:p>
        </w:tc>
        <w:tc>
          <w:tcPr>
            <w:tcW w:w="5670" w:type="dxa"/>
          </w:tcPr>
          <w:p w14:paraId="231019C8" w14:textId="77777777" w:rsidR="00633708" w:rsidRPr="00CC07C9" w:rsidRDefault="002B5930" w:rsidP="00633708">
            <w:r>
              <w:rPr>
                <w:rFonts w:cs="Arial"/>
              </w:rPr>
              <w:t xml:space="preserve">Software Update Details shall have </w:t>
            </w:r>
            <w:r>
              <w:t xml:space="preserve">description of contents of the updates and shall be </w:t>
            </w:r>
            <w:r>
              <w:rPr>
                <w:rFonts w:cs="Arial"/>
              </w:rPr>
              <w:t xml:space="preserve">deliver part of the OTA software update. </w:t>
            </w:r>
          </w:p>
        </w:tc>
      </w:tr>
      <w:tr w:rsidR="00633708" w:rsidRPr="00C27C3F" w14:paraId="4EDE7656" w14:textId="77777777" w:rsidTr="00C14219">
        <w:tc>
          <w:tcPr>
            <w:tcW w:w="1242" w:type="dxa"/>
          </w:tcPr>
          <w:p w14:paraId="65184EA3" w14:textId="77777777" w:rsidR="00633708" w:rsidRPr="00CC07C9" w:rsidRDefault="002B5930" w:rsidP="00633708">
            <w:pPr>
              <w:jc w:val="center"/>
              <w:rPr>
                <w:color w:val="0000CC"/>
              </w:rPr>
            </w:pPr>
            <w:r w:rsidRPr="00CC07C9">
              <w:rPr>
                <w:color w:val="0000CC"/>
              </w:rPr>
              <w:t>&lt;F</w:t>
            </w:r>
            <w:r>
              <w:rPr>
                <w:color w:val="0000CC"/>
              </w:rPr>
              <w:t>6</w:t>
            </w:r>
            <w:r w:rsidRPr="00CC07C9">
              <w:rPr>
                <w:color w:val="0000CC"/>
              </w:rPr>
              <w:t>&gt;</w:t>
            </w:r>
          </w:p>
        </w:tc>
        <w:tc>
          <w:tcPr>
            <w:tcW w:w="3544" w:type="dxa"/>
          </w:tcPr>
          <w:p w14:paraId="708DA2E5" w14:textId="77777777" w:rsidR="00633708" w:rsidRPr="00CC07C9" w:rsidRDefault="002B5930" w:rsidP="00633708">
            <w:pPr>
              <w:rPr>
                <w:color w:val="000000" w:themeColor="text1"/>
              </w:rPr>
            </w:pPr>
            <w:r>
              <w:rPr>
                <w:color w:val="000000" w:themeColor="text1"/>
              </w:rPr>
              <w:t>Software Progress Bar</w:t>
            </w:r>
          </w:p>
        </w:tc>
        <w:tc>
          <w:tcPr>
            <w:tcW w:w="5670" w:type="dxa"/>
          </w:tcPr>
          <w:p w14:paraId="04AF29AD" w14:textId="77777777" w:rsidR="00633708" w:rsidRPr="00365913" w:rsidRDefault="002B5930" w:rsidP="00633708">
            <w:r>
              <w:rPr>
                <w:color w:val="000000" w:themeColor="text1"/>
              </w:rPr>
              <w:t xml:space="preserve">Software progress </w:t>
            </w:r>
            <w:r>
              <w:t xml:space="preserve">shall provide the customer the ability to monitor download, install, and activation certain types of software updates. </w:t>
            </w:r>
            <w:r w:rsidRPr="005E4E34">
              <w:rPr>
                <w:rFonts w:cs="Arial"/>
              </w:rPr>
              <w:t xml:space="preserve">Progress bar shall be capable to have </w:t>
            </w:r>
            <w:r>
              <w:rPr>
                <w:rFonts w:cs="Arial"/>
              </w:rPr>
              <w:t xml:space="preserve">single or </w:t>
            </w:r>
            <w:r w:rsidRPr="005E4E34">
              <w:rPr>
                <w:rFonts w:cs="Arial"/>
              </w:rPr>
              <w:t xml:space="preserve">multiple </w:t>
            </w:r>
            <w:r>
              <w:rPr>
                <w:rFonts w:cs="Arial"/>
              </w:rPr>
              <w:t>progress bars</w:t>
            </w:r>
          </w:p>
        </w:tc>
      </w:tr>
      <w:tr w:rsidR="00633708" w:rsidRPr="00C27C3F" w14:paraId="79DB4AA8" w14:textId="77777777" w:rsidTr="00C14219">
        <w:tc>
          <w:tcPr>
            <w:tcW w:w="1242" w:type="dxa"/>
          </w:tcPr>
          <w:p w14:paraId="476EACB0" w14:textId="77777777" w:rsidR="00633708" w:rsidRPr="00CC07C9" w:rsidRDefault="002B5930" w:rsidP="00633708">
            <w:pPr>
              <w:jc w:val="center"/>
              <w:rPr>
                <w:color w:val="0000CC"/>
              </w:rPr>
            </w:pPr>
            <w:r>
              <w:rPr>
                <w:color w:val="0000CC"/>
              </w:rPr>
              <w:t>&lt;F7</w:t>
            </w:r>
            <w:r w:rsidRPr="00CC07C9">
              <w:rPr>
                <w:color w:val="0000CC"/>
              </w:rPr>
              <w:t>&gt;</w:t>
            </w:r>
          </w:p>
        </w:tc>
        <w:tc>
          <w:tcPr>
            <w:tcW w:w="3544" w:type="dxa"/>
          </w:tcPr>
          <w:p w14:paraId="7BE3C7E8" w14:textId="60D21A06" w:rsidR="00633708" w:rsidRDefault="0096216A" w:rsidP="00633708">
            <w:pPr>
              <w:rPr>
                <w:color w:val="000000" w:themeColor="text1"/>
              </w:rPr>
            </w:pPr>
            <w:r w:rsidRPr="0096216A">
              <w:rPr>
                <w:color w:val="000000" w:themeColor="text1"/>
              </w:rPr>
              <w:t>4.1.5.2.2</w:t>
            </w:r>
            <w:r w:rsidRPr="0096216A">
              <w:rPr>
                <w:color w:val="000000" w:themeColor="text1"/>
              </w:rPr>
              <w:tab/>
              <w:t>REQ-347385/A-###R_FNC_Veh_HMI_Consent_016### Automatic System Updates Changes</w:t>
            </w:r>
          </w:p>
        </w:tc>
        <w:tc>
          <w:tcPr>
            <w:tcW w:w="5670" w:type="dxa"/>
          </w:tcPr>
          <w:p w14:paraId="6C7905AA" w14:textId="77777777" w:rsidR="00633708" w:rsidRPr="00365913" w:rsidRDefault="002B5930" w:rsidP="00633708">
            <w:r>
              <w:t xml:space="preserve">During OTA software updates if vehicle has reduced functionality or vehicle inhibit and USB update, the customer shall be </w:t>
            </w:r>
            <w:proofErr w:type="gramStart"/>
            <w:r>
              <w:t>notify</w:t>
            </w:r>
            <w:proofErr w:type="gramEnd"/>
            <w:r>
              <w:t xml:space="preserve"> in details for errors that occur with any action required from the customer.</w:t>
            </w:r>
          </w:p>
        </w:tc>
      </w:tr>
    </w:tbl>
    <w:p w14:paraId="63B43843" w14:textId="77777777" w:rsidR="00EA4672" w:rsidRDefault="002B5930" w:rsidP="00797407">
      <w:pPr>
        <w:rPr>
          <w:color w:val="000000" w:themeColor="text1"/>
        </w:rPr>
      </w:pPr>
      <w:r>
        <w:t>Table 6: List of Logical Functions</w:t>
      </w:r>
    </w:p>
    <w:p w14:paraId="1857B819" w14:textId="74866A98" w:rsidR="00760465" w:rsidRDefault="002B5930" w:rsidP="00DA3F8D">
      <w:pPr>
        <w:pStyle w:val="Heading4"/>
      </w:pPr>
      <w:bookmarkStart w:id="29" w:name="_Toc46730323"/>
      <w:r>
        <w:t>Logical Inputs</w:t>
      </w:r>
      <w:bookmarkEnd w:id="29"/>
    </w:p>
    <w:p w14:paraId="783E6873" w14:textId="77777777" w:rsidR="001E4861" w:rsidRDefault="00DC691E"/>
    <w:tbl>
      <w:tblPr>
        <w:tblStyle w:val="TableGrid"/>
        <w:tblW w:w="10456" w:type="dxa"/>
        <w:tblLayout w:type="fixed"/>
        <w:tblLook w:val="04A0" w:firstRow="1" w:lastRow="0" w:firstColumn="1" w:lastColumn="0" w:noHBand="0" w:noVBand="1"/>
      </w:tblPr>
      <w:tblGrid>
        <w:gridCol w:w="1242"/>
        <w:gridCol w:w="3636"/>
        <w:gridCol w:w="5578"/>
      </w:tblGrid>
      <w:tr w:rsidR="001E4861" w14:paraId="1F84CC91" w14:textId="77777777" w:rsidTr="001E4861">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D3A0E06" w14:textId="77777777" w:rsidR="001E4861" w:rsidRDefault="002B5930">
            <w:pPr>
              <w:rPr>
                <w:rFonts w:cs="Arial"/>
                <w:sz w:val="16"/>
              </w:rPr>
            </w:pPr>
            <w:r>
              <w:rPr>
                <w:rFonts w:cs="Arial"/>
                <w:sz w:val="16"/>
              </w:rPr>
              <w:t>Signal ID</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0738B49B" w14:textId="77777777" w:rsidR="001E4861" w:rsidRDefault="002B5930">
            <w:pPr>
              <w:rPr>
                <w:rFonts w:cs="Arial"/>
                <w:sz w:val="16"/>
              </w:rPr>
            </w:pPr>
            <w:r>
              <w:rPr>
                <w:rFonts w:cs="Arial"/>
                <w:sz w:val="16"/>
              </w:rPr>
              <w:t>Signal Name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2575492B" w14:textId="77777777" w:rsidR="001E4861" w:rsidRDefault="002B5930">
            <w:pPr>
              <w:rPr>
                <w:rFonts w:cs="Arial"/>
                <w:sz w:val="16"/>
              </w:rPr>
            </w:pPr>
            <w:r>
              <w:rPr>
                <w:rFonts w:cs="Arial"/>
                <w:sz w:val="16"/>
              </w:rPr>
              <w:t>Description</w:t>
            </w:r>
          </w:p>
        </w:tc>
      </w:tr>
      <w:tr w:rsidR="001E4861" w14:paraId="4CB639D8"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A89744"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2BFD536" w14:textId="77777777" w:rsidR="001E4861" w:rsidRDefault="002B5930">
            <w:pPr>
              <w:rPr>
                <w:rFonts w:cs="Arial"/>
                <w:color w:val="0000CC"/>
                <w:sz w:val="16"/>
              </w:rPr>
            </w:pPr>
            <w:proofErr w:type="spellStart"/>
            <w:r>
              <w:rPr>
                <w:rFonts w:cs="Arial"/>
                <w:color w:val="0000CC"/>
                <w:sz w:val="16"/>
              </w:rPr>
              <w:t>LS_OTAM_Activation_Type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463335C" w14:textId="77777777" w:rsidR="001E4861" w:rsidRDefault="002B5930">
            <w:pPr>
              <w:rPr>
                <w:rFonts w:cs="Arial"/>
                <w:sz w:val="16"/>
                <w:szCs w:val="18"/>
              </w:rPr>
            </w:pPr>
            <w:r>
              <w:rPr>
                <w:rFonts w:cs="Arial"/>
                <w:sz w:val="16"/>
                <w:szCs w:val="18"/>
              </w:rPr>
              <w:t>Software activation types: (1) No Ignition Cycle (2) Ignition Cycle (3) Inhibit</w:t>
            </w:r>
          </w:p>
        </w:tc>
      </w:tr>
      <w:tr w:rsidR="001E4861" w14:paraId="209CC126"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D6031E"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E423BBC" w14:textId="77777777" w:rsidR="001E4861" w:rsidRDefault="002B5930">
            <w:pPr>
              <w:rPr>
                <w:rFonts w:cs="Arial"/>
                <w:color w:val="0000CC"/>
                <w:sz w:val="16"/>
                <w:szCs w:val="18"/>
              </w:rPr>
            </w:pPr>
            <w:proofErr w:type="spellStart"/>
            <w:r>
              <w:rPr>
                <w:rFonts w:ascii="Calisto MT" w:hAnsi="Calisto MT" w:cs="Calisto MT"/>
                <w:color w:val="0000CC"/>
                <w:sz w:val="16"/>
                <w:szCs w:val="16"/>
              </w:rPr>
              <w:t>LS_OTAM_SW_Update_State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DFA9115" w14:textId="77777777" w:rsidR="001E4861" w:rsidRDefault="002B5930">
            <w:pPr>
              <w:rPr>
                <w:rFonts w:cs="Arial"/>
                <w:sz w:val="16"/>
                <w:szCs w:val="18"/>
              </w:rPr>
            </w:pPr>
            <w:r>
              <w:rPr>
                <w:rFonts w:cs="Arial"/>
                <w:sz w:val="16"/>
                <w:szCs w:val="18"/>
              </w:rPr>
              <w:t xml:space="preserve">The signal </w:t>
            </w:r>
            <w:proofErr w:type="gramStart"/>
            <w:r>
              <w:rPr>
                <w:rFonts w:cs="Arial"/>
                <w:sz w:val="16"/>
                <w:szCs w:val="18"/>
              </w:rPr>
              <w:t>identify</w:t>
            </w:r>
            <w:proofErr w:type="gramEnd"/>
            <w:r>
              <w:rPr>
                <w:rFonts w:cs="Arial"/>
                <w:sz w:val="16"/>
                <w:szCs w:val="18"/>
              </w:rPr>
              <w:t xml:space="preserve"> status of the software update as in progress, pending, successful, failed, up to date, none.</w:t>
            </w:r>
          </w:p>
        </w:tc>
      </w:tr>
      <w:tr w:rsidR="001E4861" w14:paraId="7A099682"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AAA593"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59EB8EB" w14:textId="77777777" w:rsidR="001E4861" w:rsidRDefault="002B5930">
            <w:pPr>
              <w:rPr>
                <w:rFonts w:cs="Arial"/>
                <w:color w:val="0000CC"/>
                <w:sz w:val="16"/>
                <w:szCs w:val="18"/>
              </w:rPr>
            </w:pPr>
            <w:proofErr w:type="spellStart"/>
            <w:r>
              <w:rPr>
                <w:rFonts w:ascii="Calisto MT" w:hAnsi="Calisto MT" w:cs="Calisto MT"/>
                <w:color w:val="0000CC"/>
                <w:sz w:val="16"/>
                <w:szCs w:val="16"/>
              </w:rPr>
              <w:t>LS_OTAM_SW_Activation_Fail_Reason</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528D1E9" w14:textId="77777777" w:rsidR="001E4861" w:rsidRDefault="002B5930" w:rsidP="001E4861">
            <w:pPr>
              <w:rPr>
                <w:rFonts w:cs="Arial"/>
                <w:sz w:val="16"/>
                <w:szCs w:val="18"/>
              </w:rPr>
            </w:pPr>
            <w:r>
              <w:rPr>
                <w:rFonts w:cs="Arial"/>
                <w:sz w:val="16"/>
                <w:szCs w:val="18"/>
              </w:rPr>
              <w:t xml:space="preserve">The signal </w:t>
            </w:r>
            <w:proofErr w:type="gramStart"/>
            <w:r>
              <w:rPr>
                <w:rFonts w:cs="Arial"/>
                <w:sz w:val="16"/>
                <w:szCs w:val="18"/>
              </w:rPr>
              <w:t>identify</w:t>
            </w:r>
            <w:proofErr w:type="gramEnd"/>
            <w:r>
              <w:rPr>
                <w:rFonts w:cs="Arial"/>
                <w:sz w:val="16"/>
                <w:szCs w:val="18"/>
              </w:rPr>
              <w:t xml:space="preserve"> types of failure and action for user such as permanent inhibit, USB failure, warning, partial, none.</w:t>
            </w:r>
          </w:p>
        </w:tc>
      </w:tr>
      <w:tr w:rsidR="001E4861" w14:paraId="40850FE0"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FE246"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3F88ABF" w14:textId="77777777" w:rsidR="001E4861" w:rsidRDefault="002B5930">
            <w:pPr>
              <w:rPr>
                <w:rFonts w:cs="Arial"/>
                <w:color w:val="0000CC"/>
                <w:sz w:val="16"/>
              </w:rPr>
            </w:pPr>
            <w:proofErr w:type="spellStart"/>
            <w:r>
              <w:rPr>
                <w:rFonts w:ascii="Calisto MT" w:hAnsi="Calisto MT" w:cs="Calisto MT"/>
                <w:color w:val="0000CC"/>
                <w:sz w:val="16"/>
                <w:szCs w:val="16"/>
              </w:rPr>
              <w:t>LS_OTAM_SW_Installation_State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0EF89C5" w14:textId="77777777" w:rsidR="001E4861" w:rsidRDefault="002B5930">
            <w:pPr>
              <w:rPr>
                <w:rFonts w:cs="Arial"/>
                <w:sz w:val="16"/>
                <w:szCs w:val="18"/>
              </w:rPr>
            </w:pPr>
            <w:r>
              <w:rPr>
                <w:rFonts w:cs="Arial"/>
                <w:sz w:val="16"/>
                <w:szCs w:val="18"/>
              </w:rPr>
              <w:t xml:space="preserve">The signal </w:t>
            </w:r>
            <w:proofErr w:type="gramStart"/>
            <w:r>
              <w:rPr>
                <w:rFonts w:cs="Arial"/>
                <w:sz w:val="16"/>
                <w:szCs w:val="18"/>
              </w:rPr>
              <w:t>identify</w:t>
            </w:r>
            <w:proofErr w:type="gramEnd"/>
            <w:r>
              <w:rPr>
                <w:rFonts w:cs="Arial"/>
                <w:sz w:val="16"/>
                <w:szCs w:val="18"/>
              </w:rPr>
              <w:t xml:space="preserve"> each state of the software install for USB or Check for updates as in progress, failed, paused, successful.</w:t>
            </w:r>
          </w:p>
        </w:tc>
      </w:tr>
      <w:tr w:rsidR="001E4861" w14:paraId="47865CA6"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BEDEE3"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479947C" w14:textId="77777777" w:rsidR="001E4861" w:rsidRDefault="002B5930">
            <w:pPr>
              <w:rPr>
                <w:rFonts w:cs="Arial"/>
                <w:color w:val="0000CC"/>
                <w:sz w:val="16"/>
                <w:szCs w:val="16"/>
              </w:rPr>
            </w:pPr>
            <w:proofErr w:type="spellStart"/>
            <w:r>
              <w:rPr>
                <w:rFonts w:ascii="Calisto MT" w:hAnsi="Calisto MT" w:cs="Calisto MT"/>
                <w:color w:val="0000CC"/>
                <w:sz w:val="16"/>
                <w:szCs w:val="16"/>
              </w:rPr>
              <w:t>LS_OTAM_SW_Update_Fail_Reason</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7425A12" w14:textId="77777777" w:rsidR="001E4861" w:rsidRDefault="002B5930">
            <w:pPr>
              <w:rPr>
                <w:rFonts w:cs="Arial"/>
                <w:sz w:val="16"/>
                <w:szCs w:val="18"/>
              </w:rPr>
            </w:pPr>
            <w:r>
              <w:rPr>
                <w:rFonts w:cs="Arial"/>
                <w:sz w:val="16"/>
                <w:szCs w:val="18"/>
              </w:rPr>
              <w:t xml:space="preserve">The signal </w:t>
            </w:r>
            <w:proofErr w:type="gramStart"/>
            <w:r>
              <w:rPr>
                <w:rFonts w:cs="Arial"/>
                <w:sz w:val="16"/>
                <w:szCs w:val="18"/>
              </w:rPr>
              <w:t>identify</w:t>
            </w:r>
            <w:proofErr w:type="gramEnd"/>
            <w:r>
              <w:rPr>
                <w:rFonts w:cs="Arial"/>
                <w:sz w:val="16"/>
                <w:szCs w:val="18"/>
              </w:rPr>
              <w:t xml:space="preserve"> error codes for software failure reasons from OTA manager.</w:t>
            </w:r>
          </w:p>
        </w:tc>
      </w:tr>
      <w:tr w:rsidR="001E4861" w14:paraId="15C6742B"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9D2CBE"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0CA1FBC" w14:textId="77777777" w:rsidR="001E4861" w:rsidRDefault="002B5930">
            <w:pPr>
              <w:rPr>
                <w:rFonts w:cs="Arial"/>
                <w:color w:val="0000CC"/>
                <w:sz w:val="16"/>
                <w:szCs w:val="16"/>
              </w:rPr>
            </w:pPr>
            <w:proofErr w:type="spellStart"/>
            <w:r>
              <w:rPr>
                <w:rFonts w:ascii="Calisto MT" w:hAnsi="Calisto MT" w:cs="Calisto MT"/>
                <w:color w:val="0000CC"/>
                <w:sz w:val="16"/>
                <w:szCs w:val="16"/>
              </w:rPr>
              <w:t>LS_OTAM_SW_Download_State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530374E" w14:textId="77777777" w:rsidR="001E4861" w:rsidRDefault="002B5930">
            <w:pPr>
              <w:rPr>
                <w:rFonts w:cs="Arial"/>
                <w:sz w:val="16"/>
                <w:szCs w:val="18"/>
              </w:rPr>
            </w:pPr>
            <w:r>
              <w:rPr>
                <w:rFonts w:cs="Arial"/>
                <w:sz w:val="16"/>
                <w:szCs w:val="18"/>
              </w:rPr>
              <w:t xml:space="preserve">The signal </w:t>
            </w:r>
            <w:proofErr w:type="gramStart"/>
            <w:r>
              <w:rPr>
                <w:rFonts w:cs="Arial"/>
                <w:sz w:val="16"/>
                <w:szCs w:val="18"/>
              </w:rPr>
              <w:t>identify</w:t>
            </w:r>
            <w:proofErr w:type="gramEnd"/>
            <w:r>
              <w:rPr>
                <w:rFonts w:cs="Arial"/>
                <w:sz w:val="16"/>
                <w:szCs w:val="18"/>
              </w:rPr>
              <w:t xml:space="preserve"> each state of the software download/transfer for USB or check for updates as in progress, failed, paused, successful.</w:t>
            </w:r>
          </w:p>
        </w:tc>
      </w:tr>
      <w:tr w:rsidR="001E4861" w14:paraId="5A82EA7D"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635E60"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4287106" w14:textId="77777777" w:rsidR="001E4861" w:rsidRDefault="002B5930">
            <w:pPr>
              <w:rPr>
                <w:rFonts w:cs="Arial"/>
                <w:color w:val="0000CC"/>
                <w:sz w:val="16"/>
                <w:szCs w:val="16"/>
              </w:rPr>
            </w:pPr>
            <w:proofErr w:type="spellStart"/>
            <w:r>
              <w:rPr>
                <w:rFonts w:ascii="Calisto MT" w:hAnsi="Calisto MT" w:cs="Calisto MT"/>
                <w:color w:val="0000CC"/>
                <w:sz w:val="16"/>
                <w:szCs w:val="16"/>
              </w:rPr>
              <w:t>LS_OTAM_UpdateExpiration_Time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E84DF9A" w14:textId="77777777" w:rsidR="001E4861" w:rsidRDefault="002B5930">
            <w:pPr>
              <w:rPr>
                <w:rFonts w:cs="Arial"/>
                <w:sz w:val="16"/>
                <w:szCs w:val="18"/>
              </w:rPr>
            </w:pPr>
            <w:r>
              <w:rPr>
                <w:rFonts w:cs="Arial"/>
                <w:sz w:val="16"/>
                <w:szCs w:val="18"/>
              </w:rPr>
              <w:t>The signal identify time allowed to update the software.</w:t>
            </w:r>
          </w:p>
        </w:tc>
      </w:tr>
      <w:tr w:rsidR="001E4861" w14:paraId="5CF7F6BE"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AAB8D"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64440DF" w14:textId="77777777" w:rsidR="001E4861" w:rsidRDefault="002B5930">
            <w:pPr>
              <w:rPr>
                <w:rFonts w:cs="Arial"/>
                <w:color w:val="0000CC"/>
                <w:sz w:val="16"/>
                <w:szCs w:val="16"/>
              </w:rPr>
            </w:pPr>
            <w:proofErr w:type="spellStart"/>
            <w:r>
              <w:rPr>
                <w:rFonts w:ascii="Calisto MT" w:hAnsi="Calisto MT" w:cs="Calisto MT"/>
                <w:color w:val="0000CC"/>
                <w:sz w:val="16"/>
                <w:szCs w:val="16"/>
              </w:rPr>
              <w:t>LS_OTAM_SW_Update_Notify</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379A692" w14:textId="77777777" w:rsidR="001E4861" w:rsidRDefault="002B5930">
            <w:pPr>
              <w:rPr>
                <w:rFonts w:cs="Arial"/>
                <w:sz w:val="16"/>
                <w:szCs w:val="18"/>
              </w:rPr>
            </w:pPr>
            <w:r>
              <w:rPr>
                <w:rFonts w:cs="Arial"/>
                <w:sz w:val="16"/>
                <w:szCs w:val="18"/>
              </w:rPr>
              <w:t>The signal can identify type of user consent required for software update.</w:t>
            </w:r>
          </w:p>
        </w:tc>
      </w:tr>
      <w:tr w:rsidR="001E4861" w14:paraId="32FA7E18"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1D0B5"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97088FF" w14:textId="77777777" w:rsidR="001E4861" w:rsidRDefault="002B5930">
            <w:pPr>
              <w:rPr>
                <w:rFonts w:cs="Arial"/>
                <w:color w:val="0000CC"/>
                <w:sz w:val="16"/>
                <w:szCs w:val="16"/>
              </w:rPr>
            </w:pPr>
            <w:proofErr w:type="spellStart"/>
            <w:r>
              <w:rPr>
                <w:rFonts w:ascii="Calisto MT" w:hAnsi="Calisto MT" w:cs="Calisto MT"/>
                <w:color w:val="0000CC"/>
                <w:sz w:val="16"/>
                <w:szCs w:val="16"/>
              </w:rPr>
              <w:t>LS_OTAM_Release_Notes_Info</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D445EED" w14:textId="77777777" w:rsidR="001E4861" w:rsidRDefault="002B5930">
            <w:pPr>
              <w:rPr>
                <w:rFonts w:cs="Arial"/>
                <w:sz w:val="16"/>
                <w:szCs w:val="18"/>
              </w:rPr>
            </w:pPr>
            <w:r>
              <w:rPr>
                <w:rFonts w:cs="Arial"/>
                <w:sz w:val="16"/>
                <w:szCs w:val="18"/>
              </w:rPr>
              <w:t xml:space="preserve">The signal </w:t>
            </w:r>
            <w:proofErr w:type="gramStart"/>
            <w:r>
              <w:rPr>
                <w:rFonts w:cs="Arial"/>
                <w:sz w:val="16"/>
                <w:szCs w:val="18"/>
              </w:rPr>
              <w:t>identify</w:t>
            </w:r>
            <w:proofErr w:type="gramEnd"/>
            <w:r>
              <w:rPr>
                <w:rFonts w:cs="Arial"/>
                <w:sz w:val="16"/>
                <w:szCs w:val="18"/>
              </w:rPr>
              <w:t xml:space="preserve"> release notes which will be displayed in vehicle HMI.</w:t>
            </w:r>
          </w:p>
        </w:tc>
      </w:tr>
      <w:tr w:rsidR="001E4861" w14:paraId="7AEDF6DA"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C429F2"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68A10D7" w14:textId="77777777" w:rsidR="001E4861" w:rsidRDefault="002B5930">
            <w:pPr>
              <w:rPr>
                <w:rFonts w:cs="Arial"/>
                <w:color w:val="0000CC"/>
                <w:sz w:val="16"/>
                <w:szCs w:val="16"/>
              </w:rPr>
            </w:pPr>
            <w:proofErr w:type="spellStart"/>
            <w:r>
              <w:rPr>
                <w:rFonts w:ascii="Calisto MT" w:hAnsi="Calisto MT" w:cs="Calisto MT"/>
                <w:color w:val="0000CC"/>
                <w:sz w:val="16"/>
                <w:szCs w:val="16"/>
              </w:rPr>
              <w:t>LS_OTAM_Update_Percentage_OverallProgress</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9B4DF7A" w14:textId="77777777" w:rsidR="001E4861" w:rsidRDefault="002B5930">
            <w:pPr>
              <w:rPr>
                <w:rFonts w:cs="Arial"/>
                <w:sz w:val="16"/>
                <w:szCs w:val="18"/>
              </w:rPr>
            </w:pPr>
            <w:r>
              <w:rPr>
                <w:rFonts w:cs="Arial"/>
                <w:sz w:val="16"/>
                <w:szCs w:val="18"/>
              </w:rPr>
              <w:t xml:space="preserve">This signal </w:t>
            </w:r>
            <w:proofErr w:type="gramStart"/>
            <w:r>
              <w:rPr>
                <w:rFonts w:cs="Arial"/>
                <w:sz w:val="16"/>
                <w:szCs w:val="18"/>
              </w:rPr>
              <w:t>identify</w:t>
            </w:r>
            <w:proofErr w:type="gramEnd"/>
            <w:r>
              <w:rPr>
                <w:rFonts w:cs="Arial"/>
                <w:sz w:val="16"/>
                <w:szCs w:val="18"/>
              </w:rPr>
              <w:t xml:space="preserve"> overall progress of the software update in percentage.</w:t>
            </w:r>
          </w:p>
        </w:tc>
      </w:tr>
      <w:tr w:rsidR="001E4861" w14:paraId="5F0C3A48"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3F77E"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CDA5EA2" w14:textId="77777777" w:rsidR="001E4861" w:rsidRDefault="002B5930">
            <w:pPr>
              <w:rPr>
                <w:rFonts w:cs="Arial"/>
                <w:color w:val="0000CC"/>
                <w:sz w:val="16"/>
                <w:szCs w:val="16"/>
              </w:rPr>
            </w:pPr>
            <w:proofErr w:type="spellStart"/>
            <w:r>
              <w:rPr>
                <w:rFonts w:ascii="Calisto MT" w:hAnsi="Calisto MT" w:cs="Calisto MT"/>
                <w:color w:val="0000CC"/>
                <w:sz w:val="16"/>
                <w:szCs w:val="16"/>
              </w:rPr>
              <w:t>LS_OTAM_Activation_Schedule_Type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06D6017" w14:textId="77777777" w:rsidR="001E4861" w:rsidRDefault="002B5930">
            <w:r>
              <w:rPr>
                <w:rFonts w:cs="Arial"/>
                <w:sz w:val="16"/>
                <w:szCs w:val="18"/>
              </w:rPr>
              <w:t xml:space="preserve">Identify the range of software update schedule as a week or a day, if automation software update default values is </w:t>
            </w:r>
            <w:proofErr w:type="gramStart"/>
            <w:r>
              <w:rPr>
                <w:rFonts w:cs="Arial"/>
                <w:sz w:val="16"/>
                <w:szCs w:val="18"/>
              </w:rPr>
              <w:t>enable</w:t>
            </w:r>
            <w:proofErr w:type="gramEnd"/>
            <w:r>
              <w:rPr>
                <w:rFonts w:cs="Arial"/>
                <w:sz w:val="16"/>
                <w:szCs w:val="18"/>
              </w:rPr>
              <w:t xml:space="preserve">, then schedule default value = week. If automation software update default values </w:t>
            </w:r>
            <w:proofErr w:type="gramStart"/>
            <w:r>
              <w:rPr>
                <w:rFonts w:cs="Arial"/>
                <w:sz w:val="16"/>
                <w:szCs w:val="18"/>
              </w:rPr>
              <w:t>is</w:t>
            </w:r>
            <w:proofErr w:type="gramEnd"/>
            <w:r>
              <w:rPr>
                <w:rFonts w:cs="Arial"/>
                <w:sz w:val="16"/>
                <w:szCs w:val="18"/>
              </w:rPr>
              <w:t xml:space="preserve"> disable, then schedule default value is day.</w:t>
            </w:r>
          </w:p>
        </w:tc>
      </w:tr>
      <w:tr w:rsidR="001E4861" w14:paraId="4C6D8AC2"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24B385"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207ED93" w14:textId="77777777" w:rsidR="001E4861" w:rsidRDefault="002B5930">
            <w:pPr>
              <w:rPr>
                <w:rFonts w:cs="Arial"/>
                <w:color w:val="0000CC"/>
                <w:sz w:val="16"/>
                <w:szCs w:val="16"/>
              </w:rPr>
            </w:pPr>
            <w:proofErr w:type="spellStart"/>
            <w:r>
              <w:rPr>
                <w:rFonts w:ascii="Calisto MT" w:hAnsi="Calisto MT" w:cs="Calisto MT"/>
                <w:color w:val="0000CC"/>
                <w:sz w:val="16"/>
                <w:szCs w:val="16"/>
              </w:rPr>
              <w:t>LS_OTAM_Activation_Time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5320EC5" w14:textId="77777777" w:rsidR="001E4861" w:rsidRDefault="002B5930">
            <w:pPr>
              <w:rPr>
                <w:rFonts w:cs="Arial"/>
                <w:sz w:val="16"/>
                <w:szCs w:val="18"/>
              </w:rPr>
            </w:pPr>
            <w:r>
              <w:rPr>
                <w:rFonts w:cs="Arial"/>
                <w:sz w:val="16"/>
                <w:szCs w:val="18"/>
              </w:rPr>
              <w:t>Identify how long software activation time will take.</w:t>
            </w:r>
          </w:p>
        </w:tc>
      </w:tr>
      <w:tr w:rsidR="001E4861" w14:paraId="11FDC4C5"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12399"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C6F665F" w14:textId="77777777" w:rsidR="001E4861" w:rsidRDefault="002B5930">
            <w:pPr>
              <w:rPr>
                <w:rFonts w:ascii="Calisto MT" w:hAnsi="Calisto MT" w:cs="Calisto MT"/>
                <w:color w:val="0000CC"/>
                <w:sz w:val="16"/>
                <w:szCs w:val="16"/>
              </w:rPr>
            </w:pPr>
            <w:proofErr w:type="spellStart"/>
            <w:r>
              <w:rPr>
                <w:rFonts w:ascii="Calisto MT" w:hAnsi="Calisto MT" w:cs="Calisto MT"/>
                <w:color w:val="0000CC"/>
                <w:sz w:val="16"/>
                <w:szCs w:val="16"/>
              </w:rPr>
              <w:t>LS_OTAM_OTAUSB_Number_of_Files</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8B7106C" w14:textId="77777777" w:rsidR="001E4861" w:rsidRDefault="002B5930">
            <w:pPr>
              <w:rPr>
                <w:rFonts w:cs="Arial"/>
                <w:sz w:val="16"/>
                <w:szCs w:val="18"/>
              </w:rPr>
            </w:pPr>
            <w:r>
              <w:rPr>
                <w:rFonts w:cs="Arial"/>
                <w:sz w:val="16"/>
                <w:szCs w:val="18"/>
              </w:rPr>
              <w:t>HMI shall display number of files OTA system processing</w:t>
            </w:r>
          </w:p>
        </w:tc>
      </w:tr>
      <w:tr w:rsidR="001E4861" w14:paraId="62852F49"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72829F"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709EB6B" w14:textId="77777777" w:rsidR="001E4861" w:rsidRDefault="002B5930">
            <w:pPr>
              <w:rPr>
                <w:rFonts w:ascii="Calisto MT" w:hAnsi="Calisto MT" w:cs="Calisto MT"/>
                <w:color w:val="0000CC"/>
                <w:sz w:val="16"/>
                <w:szCs w:val="16"/>
              </w:rPr>
            </w:pPr>
            <w:proofErr w:type="spellStart"/>
            <w:r>
              <w:rPr>
                <w:rFonts w:ascii="Calisto MT" w:hAnsi="Calisto MT" w:cs="Calisto MT"/>
                <w:color w:val="0000CC"/>
                <w:sz w:val="16"/>
                <w:szCs w:val="16"/>
              </w:rPr>
              <w:t>LS_OTAM_Update_Percentage_Progress_APP_x</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2996A05" w14:textId="77777777" w:rsidR="001E4861" w:rsidRDefault="002B5930">
            <w:pPr>
              <w:rPr>
                <w:rFonts w:cs="Arial"/>
                <w:sz w:val="16"/>
                <w:szCs w:val="18"/>
              </w:rPr>
            </w:pPr>
            <w:r>
              <w:rPr>
                <w:rFonts w:cs="Arial"/>
                <w:sz w:val="16"/>
                <w:szCs w:val="18"/>
              </w:rPr>
              <w:t xml:space="preserve">HMI shall show progress of </w:t>
            </w:r>
            <w:proofErr w:type="gramStart"/>
            <w:r>
              <w:rPr>
                <w:rFonts w:cs="Arial"/>
                <w:sz w:val="16"/>
                <w:szCs w:val="18"/>
              </w:rPr>
              <w:t>the each</w:t>
            </w:r>
            <w:proofErr w:type="gramEnd"/>
            <w:r>
              <w:rPr>
                <w:rFonts w:cs="Arial"/>
                <w:sz w:val="16"/>
                <w:szCs w:val="18"/>
              </w:rPr>
              <w:t xml:space="preserve"> Application update when user request Check for Update.</w:t>
            </w:r>
          </w:p>
        </w:tc>
      </w:tr>
      <w:tr w:rsidR="001E4861" w14:paraId="6EBCE587"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73EBD2"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C2AAB22" w14:textId="77777777" w:rsidR="001E4861" w:rsidRDefault="002B5930">
            <w:pPr>
              <w:rPr>
                <w:rFonts w:ascii="Calisto MT" w:hAnsi="Calisto MT" w:cs="Calisto MT"/>
                <w:color w:val="0000CC"/>
                <w:sz w:val="16"/>
                <w:szCs w:val="16"/>
              </w:rPr>
            </w:pPr>
            <w:proofErr w:type="spellStart"/>
            <w:r>
              <w:rPr>
                <w:rFonts w:ascii="Calisto MT" w:hAnsi="Calisto MT" w:cs="Calisto MT"/>
                <w:color w:val="0000CC"/>
                <w:sz w:val="16"/>
                <w:szCs w:val="16"/>
              </w:rPr>
              <w:t>LS_OTAM_HMI_OTAUSB_Clear</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BF41B01" w14:textId="77777777" w:rsidR="001E4861" w:rsidRDefault="002B5930">
            <w:pPr>
              <w:rPr>
                <w:rFonts w:cs="Arial"/>
                <w:sz w:val="16"/>
                <w:szCs w:val="18"/>
              </w:rPr>
            </w:pPr>
            <w:r>
              <w:rPr>
                <w:rFonts w:cs="Arial"/>
                <w:sz w:val="16"/>
                <w:szCs w:val="18"/>
              </w:rPr>
              <w:t>Reset all HMIs when software update is cleared</w:t>
            </w:r>
          </w:p>
        </w:tc>
      </w:tr>
      <w:tr w:rsidR="001E4861" w14:paraId="1792181D"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BE6906"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6CFE41F" w14:textId="77777777" w:rsidR="001E4861" w:rsidRDefault="002B5930">
            <w:pPr>
              <w:rPr>
                <w:rFonts w:ascii="Calisto MT" w:hAnsi="Calisto MT" w:cs="Calisto MT"/>
                <w:color w:val="0000CC"/>
                <w:sz w:val="16"/>
                <w:szCs w:val="16"/>
              </w:rPr>
            </w:pPr>
            <w:proofErr w:type="spellStart"/>
            <w:r>
              <w:rPr>
                <w:rFonts w:ascii="Calisto MT" w:hAnsi="Calisto MT" w:cs="Calisto MT"/>
                <w:color w:val="0000CC"/>
                <w:sz w:val="16"/>
                <w:szCs w:val="16"/>
              </w:rPr>
              <w:t>LS_OTAM_No_ProgSession_Preconditions_Supported</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06F440B" w14:textId="77777777" w:rsidR="001E4861" w:rsidRDefault="002B5930">
            <w:pPr>
              <w:rPr>
                <w:rFonts w:cs="Arial"/>
                <w:sz w:val="16"/>
                <w:szCs w:val="18"/>
              </w:rPr>
            </w:pPr>
            <w:r>
              <w:rPr>
                <w:rFonts w:cs="Arial"/>
                <w:sz w:val="16"/>
                <w:szCs w:val="18"/>
              </w:rPr>
              <w:t xml:space="preserve">If software activation is postponed due to vehicle precondition are not </w:t>
            </w:r>
            <w:proofErr w:type="gramStart"/>
            <w:r>
              <w:rPr>
                <w:rFonts w:cs="Arial"/>
                <w:sz w:val="16"/>
                <w:szCs w:val="18"/>
              </w:rPr>
              <w:t>set</w:t>
            </w:r>
            <w:proofErr w:type="gramEnd"/>
            <w:r>
              <w:rPr>
                <w:rFonts w:cs="Arial"/>
                <w:sz w:val="16"/>
                <w:szCs w:val="18"/>
              </w:rPr>
              <w:t xml:space="preserve"> then this flag is used to notify the customer with action item</w:t>
            </w:r>
          </w:p>
        </w:tc>
      </w:tr>
      <w:tr w:rsidR="001E4861" w14:paraId="12D473E2"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3DA43"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0C9325A" w14:textId="77777777" w:rsidR="001E4861" w:rsidRDefault="002B5930">
            <w:pPr>
              <w:rPr>
                <w:rFonts w:ascii="Calisto MT" w:hAnsi="Calisto MT" w:cs="Calisto MT"/>
                <w:color w:val="0000CC"/>
                <w:sz w:val="16"/>
                <w:szCs w:val="16"/>
              </w:rPr>
            </w:pPr>
            <w:proofErr w:type="spellStart"/>
            <w:r>
              <w:rPr>
                <w:rFonts w:ascii="Calisto MT" w:hAnsi="Calisto MT" w:cs="Calisto MT"/>
                <w:color w:val="0000CC"/>
                <w:sz w:val="16"/>
                <w:szCs w:val="16"/>
              </w:rPr>
              <w:t>LS_USBOTA_SW_Update_Status</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19D83C3" w14:textId="77777777" w:rsidR="001E4861" w:rsidRDefault="002B5930">
            <w:pPr>
              <w:rPr>
                <w:rFonts w:cs="Arial"/>
                <w:sz w:val="16"/>
                <w:szCs w:val="18"/>
              </w:rPr>
            </w:pPr>
            <w:r>
              <w:rPr>
                <w:rFonts w:cs="Arial"/>
                <w:sz w:val="16"/>
                <w:szCs w:val="18"/>
              </w:rPr>
              <w:t>Details of USB software update during download, File Transfer, and installation</w:t>
            </w:r>
          </w:p>
        </w:tc>
      </w:tr>
      <w:tr w:rsidR="001E4861" w14:paraId="75189AD5"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E66BD"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5684A7F" w14:textId="77777777" w:rsidR="001E4861" w:rsidRDefault="002B5930">
            <w:pPr>
              <w:rPr>
                <w:rFonts w:ascii="Calisto MT" w:hAnsi="Calisto MT" w:cs="Calisto MT"/>
                <w:color w:val="0000CC"/>
                <w:sz w:val="16"/>
                <w:szCs w:val="16"/>
              </w:rPr>
            </w:pPr>
            <w:proofErr w:type="spellStart"/>
            <w:r>
              <w:rPr>
                <w:rFonts w:ascii="Calisto MT" w:hAnsi="Calisto MT" w:cs="Calisto MT"/>
                <w:color w:val="0000CC"/>
                <w:sz w:val="16"/>
                <w:szCs w:val="16"/>
              </w:rPr>
              <w:t>LS_USBOTA_System_Updating</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CFEC6AD" w14:textId="77777777" w:rsidR="001E4861" w:rsidRDefault="002B5930">
            <w:pPr>
              <w:rPr>
                <w:rFonts w:cs="Arial"/>
                <w:sz w:val="16"/>
                <w:szCs w:val="18"/>
              </w:rPr>
            </w:pPr>
            <w:r>
              <w:rPr>
                <w:rFonts w:cs="Arial"/>
                <w:sz w:val="16"/>
                <w:szCs w:val="18"/>
              </w:rPr>
              <w:t>To determine if USB device contain valid software</w:t>
            </w:r>
          </w:p>
        </w:tc>
      </w:tr>
      <w:tr w:rsidR="001E4861" w14:paraId="17B6CDFA"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F8E23A"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60BA6DC" w14:textId="77777777" w:rsidR="001E4861" w:rsidRDefault="002B5930">
            <w:pPr>
              <w:rPr>
                <w:rFonts w:ascii="Calisto MT" w:hAnsi="Calisto MT" w:cs="Calisto MT"/>
                <w:color w:val="0000CC"/>
                <w:sz w:val="16"/>
                <w:szCs w:val="16"/>
              </w:rPr>
            </w:pPr>
            <w:proofErr w:type="spellStart"/>
            <w:r>
              <w:rPr>
                <w:rFonts w:ascii="Calisto MT" w:hAnsi="Calisto MT" w:cs="Calisto MT"/>
                <w:color w:val="0000CC"/>
                <w:sz w:val="16"/>
                <w:szCs w:val="16"/>
              </w:rPr>
              <w:t>LS_OTAM_Update_Time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80D0CF5" w14:textId="77777777" w:rsidR="001E4861" w:rsidRDefault="002B5930">
            <w:pPr>
              <w:rPr>
                <w:rFonts w:cs="Arial"/>
                <w:sz w:val="16"/>
                <w:szCs w:val="18"/>
              </w:rPr>
            </w:pPr>
            <w:r>
              <w:rPr>
                <w:rFonts w:cs="Arial"/>
                <w:sz w:val="16"/>
                <w:szCs w:val="18"/>
              </w:rPr>
              <w:t>HMI shall display data and time after each software activation</w:t>
            </w:r>
          </w:p>
        </w:tc>
      </w:tr>
      <w:tr w:rsidR="001E4861" w14:paraId="321BF704"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08A16C"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5258F83" w14:textId="77777777" w:rsidR="001E4861" w:rsidRDefault="002B5930">
            <w:pPr>
              <w:rPr>
                <w:rFonts w:ascii="Calisto MT" w:hAnsi="Calisto MT" w:cs="Calisto MT"/>
                <w:color w:val="0000CC"/>
                <w:sz w:val="16"/>
                <w:szCs w:val="16"/>
              </w:rPr>
            </w:pPr>
            <w:proofErr w:type="spellStart"/>
            <w:r>
              <w:rPr>
                <w:rFonts w:ascii="Calisto MT" w:hAnsi="Calisto MT" w:cs="Calisto MT"/>
                <w:color w:val="0000CC"/>
                <w:sz w:val="16"/>
                <w:szCs w:val="16"/>
              </w:rPr>
              <w:t>LS_ASUHMI_ASU_Consent</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CFF8848" w14:textId="77777777" w:rsidR="001E4861" w:rsidRDefault="002B5930">
            <w:pPr>
              <w:rPr>
                <w:rFonts w:cs="Arial"/>
                <w:sz w:val="16"/>
                <w:szCs w:val="18"/>
              </w:rPr>
            </w:pPr>
            <w:r w:rsidRPr="001929D3">
              <w:rPr>
                <w:sz w:val="16"/>
              </w:rPr>
              <w:t xml:space="preserve">Vehicle </w:t>
            </w:r>
            <w:r>
              <w:rPr>
                <w:rFonts w:cs="Arial"/>
                <w:sz w:val="16"/>
                <w:szCs w:val="18"/>
              </w:rPr>
              <w:t>Connectivity Settings</w:t>
            </w:r>
          </w:p>
        </w:tc>
      </w:tr>
    </w:tbl>
    <w:p w14:paraId="13DF43AD" w14:textId="77777777" w:rsidR="00EA4672" w:rsidRDefault="00EA4672"/>
    <w:p w14:paraId="7985036E" w14:textId="77777777" w:rsidR="00760465" w:rsidRDefault="002B5930" w:rsidP="00DA3F8D">
      <w:pPr>
        <w:pStyle w:val="Heading4"/>
      </w:pPr>
      <w:bookmarkStart w:id="30" w:name="_Toc46730324"/>
      <w:r>
        <w:t>Logical Outputs</w:t>
      </w:r>
      <w:bookmarkEnd w:id="30"/>
    </w:p>
    <w:tbl>
      <w:tblPr>
        <w:tblStyle w:val="TableGrid"/>
        <w:tblW w:w="0" w:type="dxa"/>
        <w:tblLayout w:type="fixed"/>
        <w:tblLook w:val="04A0" w:firstRow="1" w:lastRow="0" w:firstColumn="1" w:lastColumn="0" w:noHBand="0" w:noVBand="1"/>
      </w:tblPr>
      <w:tblGrid>
        <w:gridCol w:w="1242"/>
        <w:gridCol w:w="3636"/>
        <w:gridCol w:w="5578"/>
      </w:tblGrid>
      <w:tr w:rsidR="001E4861" w14:paraId="3988AD12" w14:textId="77777777" w:rsidTr="001E4861">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EE1902A" w14:textId="77777777" w:rsidR="001E4861" w:rsidRDefault="002B5930">
            <w:pPr>
              <w:rPr>
                <w:rFonts w:cs="Arial"/>
                <w:sz w:val="16"/>
              </w:rPr>
            </w:pPr>
            <w:r>
              <w:rPr>
                <w:rFonts w:cs="Arial"/>
                <w:sz w:val="16"/>
              </w:rPr>
              <w:t>Signal ID</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2E64892E" w14:textId="77777777" w:rsidR="001E4861" w:rsidRDefault="002B5930">
            <w:pPr>
              <w:rPr>
                <w:rFonts w:cs="Arial"/>
                <w:sz w:val="16"/>
              </w:rPr>
            </w:pPr>
            <w:r>
              <w:rPr>
                <w:rFonts w:cs="Arial"/>
                <w:sz w:val="16"/>
              </w:rPr>
              <w:t>Signal Name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61EF6F2B" w14:textId="77777777" w:rsidR="001E4861" w:rsidRDefault="002B5930">
            <w:pPr>
              <w:rPr>
                <w:rFonts w:cs="Arial"/>
                <w:sz w:val="16"/>
              </w:rPr>
            </w:pPr>
            <w:r>
              <w:rPr>
                <w:rFonts w:cs="Arial"/>
                <w:sz w:val="16"/>
              </w:rPr>
              <w:t>Description</w:t>
            </w:r>
          </w:p>
        </w:tc>
      </w:tr>
      <w:tr w:rsidR="001E4861" w14:paraId="36E333FD"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646D52" w14:textId="77777777" w:rsidR="001E4861" w:rsidRDefault="002B5930">
            <w:pPr>
              <w:rPr>
                <w:rFonts w:cs="Arial"/>
                <w:sz w:val="16"/>
              </w:rPr>
            </w:pPr>
            <w:r>
              <w:rPr>
                <w:rFonts w:cs="Arial"/>
                <w:sz w:val="16"/>
              </w:rPr>
              <w:t>HMI Only</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6C2BE33" w14:textId="77777777" w:rsidR="001E4861" w:rsidRDefault="002B5930">
            <w:pPr>
              <w:rPr>
                <w:rFonts w:cs="Arial"/>
                <w:color w:val="0000CC"/>
                <w:sz w:val="16"/>
              </w:rPr>
            </w:pPr>
            <w:proofErr w:type="spellStart"/>
            <w:r>
              <w:rPr>
                <w:rFonts w:cs="Arial"/>
                <w:color w:val="0000CC"/>
                <w:sz w:val="16"/>
                <w:szCs w:val="16"/>
              </w:rPr>
              <w:t>LS_ASUHMI_ASU_Consent</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8079B71" w14:textId="77777777" w:rsidR="001E4861" w:rsidRDefault="002B5930">
            <w:pPr>
              <w:rPr>
                <w:rFonts w:cs="Arial"/>
                <w:sz w:val="16"/>
                <w:szCs w:val="18"/>
              </w:rPr>
            </w:pPr>
            <w:r>
              <w:rPr>
                <w:rFonts w:cs="Arial"/>
                <w:sz w:val="16"/>
                <w:szCs w:val="18"/>
              </w:rPr>
              <w:t xml:space="preserve">Vehicle Connectivity setting for Automatic software update Feature consent = enabled or disabled. When Vehicle Connectivity has feature = disabled, this signal shall be </w:t>
            </w:r>
            <w:proofErr w:type="gramStart"/>
            <w:r>
              <w:rPr>
                <w:rFonts w:cs="Arial"/>
                <w:sz w:val="16"/>
                <w:szCs w:val="18"/>
              </w:rPr>
              <w:t>use</w:t>
            </w:r>
            <w:proofErr w:type="gramEnd"/>
            <w:r>
              <w:rPr>
                <w:rFonts w:cs="Arial"/>
                <w:sz w:val="16"/>
                <w:szCs w:val="18"/>
              </w:rPr>
              <w:t xml:space="preserve"> to hide all ASU related HMIs.</w:t>
            </w:r>
          </w:p>
        </w:tc>
      </w:tr>
      <w:tr w:rsidR="001E4861" w14:paraId="58E6CD46"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E4701"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706BFE3" w14:textId="77777777" w:rsidR="001E4861" w:rsidRDefault="002B5930">
            <w:pPr>
              <w:rPr>
                <w:rFonts w:cs="Arial"/>
                <w:color w:val="0000CC"/>
                <w:sz w:val="16"/>
                <w:szCs w:val="18"/>
              </w:rPr>
            </w:pPr>
            <w:proofErr w:type="spellStart"/>
            <w:r>
              <w:rPr>
                <w:rFonts w:cs="Arial"/>
                <w:color w:val="0000CC"/>
                <w:sz w:val="16"/>
                <w:szCs w:val="16"/>
              </w:rPr>
              <w:t>LS_ASUHMI_Activation_Consent</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8FC4F18" w14:textId="77777777" w:rsidR="001E4861" w:rsidRDefault="002B5930">
            <w:pPr>
              <w:rPr>
                <w:rFonts w:cs="Arial"/>
                <w:sz w:val="16"/>
                <w:szCs w:val="18"/>
              </w:rPr>
            </w:pPr>
            <w:r>
              <w:rPr>
                <w:rFonts w:cs="Arial"/>
                <w:sz w:val="16"/>
                <w:szCs w:val="18"/>
              </w:rPr>
              <w:t>Allow the customer chooses to activate time</w:t>
            </w:r>
          </w:p>
          <w:p w14:paraId="52730736" w14:textId="77777777" w:rsidR="001E4861" w:rsidRDefault="002B5930">
            <w:pPr>
              <w:rPr>
                <w:rFonts w:cs="Arial"/>
                <w:sz w:val="16"/>
                <w:szCs w:val="18"/>
              </w:rPr>
            </w:pPr>
            <w:r>
              <w:rPr>
                <w:rFonts w:cs="Arial"/>
                <w:sz w:val="16"/>
                <w:szCs w:val="18"/>
              </w:rPr>
              <w:t>1.</w:t>
            </w:r>
            <w:r>
              <w:rPr>
                <w:rFonts w:cs="Arial"/>
                <w:sz w:val="16"/>
                <w:szCs w:val="18"/>
              </w:rPr>
              <w:tab/>
              <w:t xml:space="preserve">NOW; </w:t>
            </w:r>
          </w:p>
          <w:p w14:paraId="21E88500" w14:textId="77777777" w:rsidR="001E4861" w:rsidRDefault="002B5930">
            <w:pPr>
              <w:rPr>
                <w:rFonts w:cs="Arial"/>
                <w:sz w:val="16"/>
                <w:szCs w:val="18"/>
              </w:rPr>
            </w:pPr>
            <w:r>
              <w:rPr>
                <w:rFonts w:cs="Arial"/>
                <w:sz w:val="16"/>
                <w:szCs w:val="18"/>
              </w:rPr>
              <w:t>2.</w:t>
            </w:r>
            <w:r>
              <w:rPr>
                <w:rFonts w:cs="Arial"/>
                <w:sz w:val="16"/>
                <w:szCs w:val="18"/>
              </w:rPr>
              <w:tab/>
              <w:t>DATETIME;</w:t>
            </w:r>
          </w:p>
          <w:p w14:paraId="7043176E" w14:textId="77777777" w:rsidR="001E4861" w:rsidRDefault="002B5930">
            <w:pPr>
              <w:rPr>
                <w:rFonts w:cs="Arial"/>
                <w:sz w:val="16"/>
                <w:szCs w:val="18"/>
              </w:rPr>
            </w:pPr>
            <w:r>
              <w:rPr>
                <w:rFonts w:cs="Arial"/>
                <w:sz w:val="16"/>
                <w:szCs w:val="18"/>
              </w:rPr>
              <w:t>3.</w:t>
            </w:r>
            <w:r>
              <w:rPr>
                <w:rFonts w:cs="Arial"/>
                <w:sz w:val="16"/>
                <w:szCs w:val="18"/>
              </w:rPr>
              <w:tab/>
              <w:t xml:space="preserve">UNDEFINED </w:t>
            </w:r>
          </w:p>
        </w:tc>
      </w:tr>
      <w:tr w:rsidR="001E4861" w14:paraId="17F9217C"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5DC914"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DF7C528" w14:textId="77777777" w:rsidR="001E4861" w:rsidRDefault="002B5930">
            <w:pPr>
              <w:rPr>
                <w:rFonts w:cs="Arial"/>
                <w:color w:val="0000CC"/>
                <w:sz w:val="16"/>
                <w:szCs w:val="18"/>
              </w:rPr>
            </w:pPr>
            <w:proofErr w:type="spellStart"/>
            <w:r>
              <w:rPr>
                <w:rFonts w:cs="Arial"/>
                <w:color w:val="0000CC"/>
                <w:sz w:val="16"/>
                <w:szCs w:val="16"/>
              </w:rPr>
              <w:t>LS_ASUHMI_ASU_Additional_Consent</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5534E8B" w14:textId="77777777" w:rsidR="001E4861" w:rsidRDefault="002B5930">
            <w:pPr>
              <w:rPr>
                <w:rFonts w:cs="Arial"/>
                <w:sz w:val="16"/>
                <w:szCs w:val="18"/>
              </w:rPr>
            </w:pPr>
            <w:r>
              <w:rPr>
                <w:rFonts w:cs="Arial"/>
                <w:sz w:val="16"/>
                <w:szCs w:val="18"/>
              </w:rPr>
              <w:t>When ASU = OFF and Manage Notification = ON, then this signal can be used to require one-time consent</w:t>
            </w:r>
          </w:p>
        </w:tc>
      </w:tr>
      <w:tr w:rsidR="001E4861" w14:paraId="3B86B586"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86569B"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BB559DD" w14:textId="77777777" w:rsidR="001E4861" w:rsidRDefault="002B5930">
            <w:pPr>
              <w:rPr>
                <w:rFonts w:cs="Arial"/>
                <w:color w:val="0000CC"/>
                <w:sz w:val="16"/>
              </w:rPr>
            </w:pPr>
            <w:proofErr w:type="spellStart"/>
            <w:r>
              <w:rPr>
                <w:rFonts w:cs="Arial"/>
                <w:color w:val="0000CC"/>
                <w:sz w:val="16"/>
                <w:szCs w:val="16"/>
              </w:rPr>
              <w:t>LS_ASUHMI_ASU_ScheduleTime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7456027" w14:textId="77777777" w:rsidR="001E4861" w:rsidRDefault="002B5930">
            <w:pPr>
              <w:rPr>
                <w:rFonts w:cs="Arial"/>
                <w:sz w:val="16"/>
                <w:szCs w:val="18"/>
              </w:rPr>
            </w:pPr>
            <w:r>
              <w:rPr>
                <w:rFonts w:cs="Arial"/>
                <w:sz w:val="16"/>
                <w:szCs w:val="18"/>
              </w:rPr>
              <w:t>Signal identify scheduled time/day for activation</w:t>
            </w:r>
          </w:p>
        </w:tc>
      </w:tr>
      <w:tr w:rsidR="001E4861" w14:paraId="184B6571"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EEAB2C"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4299A7E" w14:textId="77777777" w:rsidR="001E4861" w:rsidRDefault="002B5930">
            <w:pPr>
              <w:rPr>
                <w:rFonts w:cs="Arial"/>
                <w:color w:val="0000CC"/>
                <w:sz w:val="16"/>
                <w:szCs w:val="16"/>
              </w:rPr>
            </w:pPr>
            <w:proofErr w:type="spellStart"/>
            <w:r>
              <w:rPr>
                <w:rFonts w:cs="Arial"/>
                <w:color w:val="0000CC"/>
                <w:sz w:val="16"/>
                <w:szCs w:val="16"/>
              </w:rPr>
              <w:t>LS_ASUHMI_ASU_CheckUpdate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B188FA5" w14:textId="77777777" w:rsidR="001E4861" w:rsidRDefault="002B5930">
            <w:pPr>
              <w:rPr>
                <w:rFonts w:cs="Arial"/>
                <w:sz w:val="16"/>
                <w:szCs w:val="18"/>
              </w:rPr>
            </w:pPr>
            <w:r>
              <w:rPr>
                <w:rFonts w:cs="Arial"/>
                <w:sz w:val="16"/>
                <w:szCs w:val="18"/>
              </w:rPr>
              <w:t>Customer checking for software updates and provided consent.</w:t>
            </w:r>
          </w:p>
        </w:tc>
      </w:tr>
      <w:tr w:rsidR="001E4861" w14:paraId="50A170DA"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7F51E1" w14:textId="77777777" w:rsidR="001E4861" w:rsidRDefault="002B5930">
            <w:pPr>
              <w:rPr>
                <w:rFonts w:cs="Arial"/>
                <w:sz w:val="16"/>
              </w:rPr>
            </w:pPr>
            <w:r>
              <w:rPr>
                <w:rFonts w:cs="Arial"/>
                <w:sz w:val="16"/>
              </w:rPr>
              <w:t>HMI Only</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74F68F" w14:textId="77777777" w:rsidR="001E4861" w:rsidRDefault="002B5930">
            <w:pPr>
              <w:rPr>
                <w:rFonts w:cs="Arial"/>
                <w:color w:val="0000CC"/>
                <w:sz w:val="16"/>
                <w:szCs w:val="16"/>
              </w:rPr>
            </w:pPr>
            <w:proofErr w:type="spellStart"/>
            <w:r>
              <w:rPr>
                <w:rFonts w:cs="Arial"/>
                <w:color w:val="0000CC"/>
                <w:sz w:val="16"/>
                <w:szCs w:val="16"/>
              </w:rPr>
              <w:t>LS_ASUHMI_ASU_ReoccuringSchedule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C23B347" w14:textId="77777777" w:rsidR="001E4861" w:rsidRDefault="002B5930">
            <w:pPr>
              <w:rPr>
                <w:rFonts w:cs="Arial"/>
                <w:sz w:val="16"/>
                <w:szCs w:val="18"/>
              </w:rPr>
            </w:pPr>
            <w:r>
              <w:rPr>
                <w:rFonts w:cs="Arial"/>
                <w:sz w:val="16"/>
                <w:szCs w:val="18"/>
              </w:rPr>
              <w:t xml:space="preserve">HMI logic shall keep track of </w:t>
            </w:r>
            <w:r w:rsidRPr="000F121B">
              <w:rPr>
                <w:rFonts w:cs="Arial"/>
                <w:sz w:val="16"/>
                <w:szCs w:val="18"/>
              </w:rPr>
              <w:t xml:space="preserve">recurring </w:t>
            </w:r>
            <w:r>
              <w:rPr>
                <w:rFonts w:cs="Arial"/>
                <w:sz w:val="16"/>
                <w:szCs w:val="18"/>
              </w:rPr>
              <w:t>schedule and display to customers as requested</w:t>
            </w:r>
          </w:p>
        </w:tc>
      </w:tr>
      <w:tr w:rsidR="001E4861" w14:paraId="3EF1B7AE"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732EAA"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9D216EF" w14:textId="77777777" w:rsidR="001E4861" w:rsidRDefault="002B5930">
            <w:pPr>
              <w:rPr>
                <w:rFonts w:cs="Arial"/>
                <w:color w:val="0000CC"/>
                <w:sz w:val="16"/>
                <w:szCs w:val="16"/>
              </w:rPr>
            </w:pPr>
            <w:proofErr w:type="spellStart"/>
            <w:r>
              <w:rPr>
                <w:rFonts w:cs="Arial"/>
                <w:color w:val="0000CC"/>
                <w:sz w:val="16"/>
                <w:szCs w:val="16"/>
              </w:rPr>
              <w:t>LS_ASUHMI_ASU_FeatureStatus</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BC6AD3D" w14:textId="77777777" w:rsidR="001E4861" w:rsidRDefault="002B5930">
            <w:pPr>
              <w:rPr>
                <w:rFonts w:cs="Arial"/>
                <w:sz w:val="16"/>
                <w:szCs w:val="18"/>
              </w:rPr>
            </w:pPr>
            <w:r>
              <w:rPr>
                <w:rFonts w:cs="Arial"/>
                <w:sz w:val="16"/>
                <w:szCs w:val="18"/>
              </w:rPr>
              <w:t>Feature enable or disable based on consumer desires or Vehicle Connectivity Settings.</w:t>
            </w:r>
          </w:p>
          <w:p w14:paraId="2FF0AB8B" w14:textId="77777777" w:rsidR="001E4861" w:rsidRDefault="002B5930">
            <w:pPr>
              <w:rPr>
                <w:rFonts w:cs="Arial"/>
                <w:sz w:val="16"/>
                <w:szCs w:val="18"/>
              </w:rPr>
            </w:pPr>
            <w:r>
              <w:rPr>
                <w:rFonts w:cs="Arial"/>
                <w:sz w:val="16"/>
                <w:szCs w:val="18"/>
              </w:rPr>
              <w:t>If software update is pending and trigger expires, then HMI shall disable the feature with how to enable prompt.</w:t>
            </w:r>
          </w:p>
        </w:tc>
      </w:tr>
      <w:tr w:rsidR="001E4861" w14:paraId="37876A45"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0734A"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9F3B8FF" w14:textId="77777777" w:rsidR="001E4861" w:rsidRDefault="002B5930">
            <w:pPr>
              <w:rPr>
                <w:rFonts w:cs="Arial"/>
                <w:color w:val="0000CC"/>
                <w:sz w:val="16"/>
                <w:szCs w:val="16"/>
              </w:rPr>
            </w:pPr>
            <w:proofErr w:type="spellStart"/>
            <w:r>
              <w:rPr>
                <w:rFonts w:cs="Arial"/>
                <w:color w:val="0000CC"/>
                <w:sz w:val="16"/>
                <w:szCs w:val="16"/>
              </w:rPr>
              <w:t>LS_OTAM_TriggerExpiration_Time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60CE3AF" w14:textId="77777777" w:rsidR="001E4861" w:rsidRPr="007A20CB" w:rsidRDefault="002B5930" w:rsidP="001E4861">
            <w:pPr>
              <w:rPr>
                <w:rFonts w:cs="Arial"/>
                <w:sz w:val="16"/>
                <w:szCs w:val="18"/>
              </w:rPr>
            </w:pPr>
            <w:r w:rsidRPr="007A20CB">
              <w:rPr>
                <w:rFonts w:cs="Arial"/>
                <w:sz w:val="16"/>
                <w:szCs w:val="18"/>
              </w:rPr>
              <w:t>Each software update is allowed for a period of time, HMI logic shall use to clear the all HMIs and if user input was needed, then educate the user.</w:t>
            </w:r>
          </w:p>
        </w:tc>
      </w:tr>
      <w:tr w:rsidR="001E4861" w14:paraId="55640BF0"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4ADA9"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B870902" w14:textId="77777777" w:rsidR="001E4861" w:rsidRDefault="002B5930">
            <w:pPr>
              <w:rPr>
                <w:rFonts w:cs="Arial"/>
                <w:color w:val="0000CC"/>
                <w:sz w:val="16"/>
                <w:szCs w:val="16"/>
              </w:rPr>
            </w:pPr>
            <w:proofErr w:type="spellStart"/>
            <w:r>
              <w:rPr>
                <w:rFonts w:cs="Arial"/>
                <w:color w:val="0000CC"/>
                <w:sz w:val="16"/>
                <w:szCs w:val="16"/>
              </w:rPr>
              <w:t>LS_OTAM_UpdateReminder_Time</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67158AF" w14:textId="77777777" w:rsidR="001E4861" w:rsidRPr="007A20CB" w:rsidRDefault="002B5930" w:rsidP="001E4861">
            <w:pPr>
              <w:rPr>
                <w:rFonts w:cs="Arial"/>
                <w:sz w:val="16"/>
                <w:szCs w:val="18"/>
              </w:rPr>
            </w:pPr>
            <w:r w:rsidRPr="007A20CB">
              <w:rPr>
                <w:rFonts w:cs="Arial"/>
                <w:sz w:val="16"/>
                <w:szCs w:val="18"/>
              </w:rPr>
              <w:t xml:space="preserve">OTAM sets this flag, then HMI shall reminder the user. Time could come from cloud or user. </w:t>
            </w:r>
          </w:p>
        </w:tc>
      </w:tr>
      <w:tr w:rsidR="001E4861" w14:paraId="583F29D2"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AD245"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7D1AA55" w14:textId="77777777" w:rsidR="001E4861" w:rsidRDefault="002B5930">
            <w:pPr>
              <w:rPr>
                <w:rFonts w:cs="Arial"/>
                <w:color w:val="0000CC"/>
                <w:sz w:val="16"/>
                <w:szCs w:val="16"/>
              </w:rPr>
            </w:pPr>
            <w:proofErr w:type="spellStart"/>
            <w:r>
              <w:rPr>
                <w:rFonts w:cs="Arial"/>
                <w:color w:val="0000CC"/>
                <w:sz w:val="16"/>
                <w:szCs w:val="16"/>
              </w:rPr>
              <w:t>LS_ASUHMI_Manage_Notification</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1807618" w14:textId="77777777" w:rsidR="001E4861" w:rsidRDefault="002B5930">
            <w:pPr>
              <w:rPr>
                <w:rFonts w:cs="Arial"/>
                <w:sz w:val="16"/>
                <w:szCs w:val="18"/>
              </w:rPr>
            </w:pPr>
            <w:r>
              <w:rPr>
                <w:rFonts w:cs="Arial"/>
                <w:sz w:val="16"/>
                <w:szCs w:val="18"/>
              </w:rPr>
              <w:t>This signal determines if user will get notifications thru HMI when software update is available</w:t>
            </w:r>
          </w:p>
        </w:tc>
      </w:tr>
      <w:tr w:rsidR="001E4861" w14:paraId="03FBAAAD"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4327C"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F8186AE" w14:textId="77777777" w:rsidR="001E4861" w:rsidRDefault="002B5930">
            <w:pPr>
              <w:rPr>
                <w:rFonts w:cs="Arial"/>
                <w:color w:val="0000CC"/>
                <w:sz w:val="16"/>
                <w:szCs w:val="16"/>
              </w:rPr>
            </w:pPr>
            <w:proofErr w:type="spellStart"/>
            <w:r>
              <w:rPr>
                <w:rFonts w:cs="Arial"/>
                <w:color w:val="0000CC"/>
                <w:sz w:val="16"/>
                <w:szCs w:val="16"/>
              </w:rPr>
              <w:t>LS_OTAHMI_Master_Reset_Status</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7188D8F" w14:textId="77777777" w:rsidR="001E4861" w:rsidRDefault="002B5930">
            <w:pPr>
              <w:rPr>
                <w:rFonts w:cs="Arial"/>
                <w:sz w:val="16"/>
                <w:szCs w:val="18"/>
              </w:rPr>
            </w:pPr>
            <w:r>
              <w:rPr>
                <w:rFonts w:cs="Arial"/>
                <w:sz w:val="16"/>
                <w:szCs w:val="18"/>
              </w:rPr>
              <w:t>Notify OTA Manager that Master reset is in progress</w:t>
            </w:r>
          </w:p>
        </w:tc>
      </w:tr>
      <w:tr w:rsidR="001E4861" w14:paraId="7F88A15B"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F6EE9"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8DEC618" w14:textId="77777777" w:rsidR="001E4861" w:rsidRDefault="002B5930">
            <w:pPr>
              <w:rPr>
                <w:rFonts w:cs="Arial"/>
                <w:color w:val="0000CC"/>
                <w:sz w:val="16"/>
                <w:szCs w:val="16"/>
              </w:rPr>
            </w:pPr>
            <w:r>
              <w:rPr>
                <w:rFonts w:cs="Arial"/>
                <w:color w:val="0000CC"/>
                <w:sz w:val="16"/>
                <w:szCs w:val="16"/>
              </w:rPr>
              <w:t xml:space="preserve">LS_ </w:t>
            </w:r>
            <w:proofErr w:type="spellStart"/>
            <w:r>
              <w:rPr>
                <w:rFonts w:cs="Arial"/>
                <w:color w:val="0000CC"/>
                <w:sz w:val="16"/>
                <w:szCs w:val="16"/>
              </w:rPr>
              <w:t>PARSERUSB_Conn_Status</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56284AD" w14:textId="77777777" w:rsidR="001E4861" w:rsidRDefault="002B5930">
            <w:pPr>
              <w:rPr>
                <w:rFonts w:cs="Arial"/>
                <w:sz w:val="16"/>
                <w:szCs w:val="18"/>
              </w:rPr>
            </w:pPr>
            <w:r>
              <w:rPr>
                <w:rFonts w:cs="Arial"/>
                <w:sz w:val="16"/>
                <w:szCs w:val="18"/>
              </w:rPr>
              <w:t>Status of the USB device connection</w:t>
            </w:r>
          </w:p>
        </w:tc>
      </w:tr>
      <w:tr w:rsidR="001E4861" w14:paraId="2FB52DAB"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32F53"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A5B4205" w14:textId="77777777" w:rsidR="001E4861" w:rsidRDefault="002B5930">
            <w:pPr>
              <w:rPr>
                <w:rFonts w:cs="Arial"/>
                <w:color w:val="0000CC"/>
                <w:sz w:val="16"/>
                <w:szCs w:val="16"/>
              </w:rPr>
            </w:pPr>
            <w:proofErr w:type="spellStart"/>
            <w:r>
              <w:rPr>
                <w:rFonts w:cs="Arial"/>
                <w:color w:val="0000CC"/>
                <w:sz w:val="16"/>
                <w:szCs w:val="16"/>
              </w:rPr>
              <w:t>LS_PARSER_USBSW_Update_Detected</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A007C80" w14:textId="77777777" w:rsidR="001E4861" w:rsidRDefault="002B5930">
            <w:pPr>
              <w:rPr>
                <w:rFonts w:cs="Arial"/>
                <w:sz w:val="16"/>
                <w:szCs w:val="18"/>
              </w:rPr>
            </w:pPr>
            <w:r>
              <w:rPr>
                <w:rFonts w:cs="Arial"/>
                <w:sz w:val="16"/>
                <w:szCs w:val="18"/>
              </w:rPr>
              <w:t>To determine when to show Processing Update…transient message</w:t>
            </w:r>
          </w:p>
        </w:tc>
      </w:tr>
      <w:tr w:rsidR="001E4861" w14:paraId="0D154599"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5B390" w14:textId="77777777" w:rsidR="001E4861" w:rsidRDefault="00DC691E">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3E68F39" w14:textId="77777777" w:rsidR="001E4861" w:rsidRDefault="002B5930">
            <w:pPr>
              <w:rPr>
                <w:rFonts w:cs="Arial"/>
                <w:color w:val="0000CC"/>
                <w:sz w:val="16"/>
                <w:szCs w:val="16"/>
              </w:rPr>
            </w:pPr>
            <w:proofErr w:type="spellStart"/>
            <w:r>
              <w:rPr>
                <w:rFonts w:cs="Arial"/>
                <w:color w:val="0000CC"/>
                <w:sz w:val="16"/>
                <w:szCs w:val="16"/>
              </w:rPr>
              <w:t>LS_PARSER_USBSW_Update_URL</w:t>
            </w:r>
            <w:proofErr w:type="spellEnd"/>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F117DD5" w14:textId="77777777" w:rsidR="001E4861" w:rsidRDefault="002B5930">
            <w:pPr>
              <w:rPr>
                <w:rFonts w:cs="Arial"/>
                <w:sz w:val="16"/>
                <w:szCs w:val="18"/>
              </w:rPr>
            </w:pPr>
            <w:r>
              <w:rPr>
                <w:rFonts w:cs="Arial"/>
                <w:sz w:val="16"/>
                <w:szCs w:val="18"/>
              </w:rPr>
              <w:t xml:space="preserve">Signal is used to set IVSU trigger with USB content details </w:t>
            </w:r>
          </w:p>
        </w:tc>
      </w:tr>
    </w:tbl>
    <w:p w14:paraId="7733F572" w14:textId="77777777" w:rsidR="00EA4672" w:rsidRDefault="00EA4672" w:rsidP="001E4861"/>
    <w:p w14:paraId="2C46ACDA" w14:textId="77777777" w:rsidR="00EA4672" w:rsidRDefault="002B5930" w:rsidP="00DA3F8D">
      <w:pPr>
        <w:pStyle w:val="Heading1"/>
      </w:pPr>
      <w:bookmarkStart w:id="31" w:name="_Toc46730325"/>
      <w:r>
        <w:lastRenderedPageBreak/>
        <w:t>Logical Functions</w:t>
      </w:r>
      <w:bookmarkEnd w:id="31"/>
    </w:p>
    <w:p w14:paraId="7EB5001F" w14:textId="77777777" w:rsidR="00EA4672" w:rsidRDefault="002B5930" w:rsidP="00DA3F8D">
      <w:pPr>
        <w:pStyle w:val="Heading2"/>
      </w:pPr>
      <w:bookmarkStart w:id="32" w:name="_Toc46730326"/>
      <w:r>
        <w:t>Logical Function Software Consent</w:t>
      </w:r>
      <w:bookmarkEnd w:id="32"/>
    </w:p>
    <w:p w14:paraId="3F7B5CFD" w14:textId="2E61F306" w:rsidR="00760465" w:rsidRDefault="002B5930" w:rsidP="00DA3F8D">
      <w:pPr>
        <w:pStyle w:val="Heading3"/>
      </w:pPr>
      <w:bookmarkStart w:id="33" w:name="_Toc46730327"/>
      <w:r>
        <w:t>Function Description</w:t>
      </w:r>
      <w:bookmarkEnd w:id="33"/>
    </w:p>
    <w:p w14:paraId="696FE70A" w14:textId="77777777" w:rsidR="00EA4672" w:rsidRDefault="002B5930" w:rsidP="001E4861">
      <w:r>
        <w:t xml:space="preserve">Software Updates in the vehicle require user consent, and default values are based on the global regions and/or centuries.   For software update types, system require user to accept additional/PII agreement/consent. In very rare cases, if </w:t>
      </w:r>
      <w:proofErr w:type="spellStart"/>
      <w:proofErr w:type="gramStart"/>
      <w:r>
        <w:t>a</w:t>
      </w:r>
      <w:proofErr w:type="spellEnd"/>
      <w:proofErr w:type="gramEnd"/>
      <w:r>
        <w:t xml:space="preserve"> application update requires PII such as GPS, then the customer additional consent will be required from the user thru in vehicle HMI. </w:t>
      </w:r>
      <w:r>
        <w:rPr>
          <w:rFonts w:cs="Arial"/>
        </w:rPr>
        <w:t>The default setting for OTA Software updates are define in the OTA Policy table per region and/or country. HMI shall have one-time reminder after the vehicle is purchase (in Normal mode 1</w:t>
      </w:r>
      <w:r>
        <w:rPr>
          <w:rFonts w:cs="Arial"/>
          <w:vertAlign w:val="superscript"/>
        </w:rPr>
        <w:t>st</w:t>
      </w:r>
      <w:r>
        <w:rPr>
          <w:rFonts w:cs="Arial"/>
        </w:rPr>
        <w:t xml:space="preserve"> time) and configurable ignition cycle = true, customer shall see notification to</w:t>
      </w:r>
      <w:r>
        <w:t xml:space="preserve"> set a </w:t>
      </w:r>
      <w:r>
        <w:rPr>
          <w:rFonts w:cs="Arial"/>
        </w:rPr>
        <w:t xml:space="preserve">recurring </w:t>
      </w:r>
      <w:r>
        <w:t>schedule for faster updates.</w:t>
      </w:r>
    </w:p>
    <w:p w14:paraId="50C19E51" w14:textId="77777777" w:rsidR="00EA4672" w:rsidRDefault="002B5930" w:rsidP="001E4861">
      <w:r>
        <w:t>In special cases when vehicles are in Ford Plants, no user consent is required for a software update.</w:t>
      </w:r>
    </w:p>
    <w:p w14:paraId="2C92B303" w14:textId="77777777" w:rsidR="00EA4672" w:rsidRDefault="002B5930" w:rsidP="001E4861">
      <w:r>
        <w:t xml:space="preserve">When vehicle connectivity is enabling, then customer shall also have the ability to turn ON and/or OFF IVSU feature. </w:t>
      </w:r>
      <w:r>
        <w:rPr>
          <w:rFonts w:cs="Arial"/>
        </w:rPr>
        <w:t>Depending on the region and/or country, HMI will have been configuring for both changeable and/or unchangeable; HMI shall hide all the unchangeable settings.</w:t>
      </w:r>
    </w:p>
    <w:p w14:paraId="6FBAB42A" w14:textId="00D2A864" w:rsidR="00760465" w:rsidRDefault="002B5930" w:rsidP="00DA3F8D">
      <w:pPr>
        <w:pStyle w:val="Heading3"/>
      </w:pPr>
      <w:bookmarkStart w:id="34" w:name="_Toc46730328"/>
      <w:r>
        <w:t>Function Scope</w:t>
      </w:r>
      <w:bookmarkEnd w:id="34"/>
    </w:p>
    <w:p w14:paraId="3DD1861E" w14:textId="77777777" w:rsidR="00EA4672" w:rsidRDefault="00DC691E" w:rsidP="001540C0">
      <w:pPr>
        <w:jc w:val="center"/>
      </w:pPr>
      <w:r>
        <w:rPr>
          <w:b/>
          <w:bCs/>
          <w:noProof/>
          <w:szCs w:val="20"/>
        </w:rPr>
        <w:object w:dxaOrig="1440" w:dyaOrig="1440" w14:anchorId="326DE07E">
          <v:shape id="5f1afd8e0000389d5876ff18" o:spid="_x0000_s1131" type="#_x0000_t75" style="position:absolute;left:0;text-align:left;margin-left:1.6pt;margin-top:5.25pt;width:512.9pt;height:335.75pt;z-index:251662336;mso-position-horizontal-relative:text;mso-position-vertical-relative:text">
            <v:imagedata r:id="rId14" o:title=""/>
            <w10:wrap type="topAndBottom"/>
          </v:shape>
          <o:OLEObject Type="Embed" ProgID="Visio.Drawing.11" ShapeID="5f1afd8e0000389d5876ff18" DrawAspect="Content" ObjectID="_1682150993" r:id="rId15"/>
        </w:object>
      </w:r>
      <w:bookmarkStart w:id="35" w:name="_Toc509229983"/>
      <w:r w:rsidR="002B5930" w:rsidRPr="001540C0">
        <w:rPr>
          <w:b/>
        </w:rPr>
        <w:t xml:space="preserve">Figure </w:t>
      </w:r>
      <w:r w:rsidR="002B5930" w:rsidRPr="001540C0">
        <w:rPr>
          <w:b/>
          <w:noProof/>
        </w:rPr>
        <w:t>2</w:t>
      </w:r>
      <w:r w:rsidR="002B5930" w:rsidRPr="001540C0">
        <w:rPr>
          <w:b/>
        </w:rPr>
        <w:t>: Context Diagram of Function Software Consent</w:t>
      </w:r>
    </w:p>
    <w:p w14:paraId="33D2E671" w14:textId="77777777" w:rsidR="00EA4672" w:rsidRDefault="002B5930" w:rsidP="00DA3F8D">
      <w:pPr>
        <w:pStyle w:val="Heading3"/>
      </w:pPr>
      <w:bookmarkStart w:id="36" w:name="_Toc46730329"/>
      <w:r>
        <w:lastRenderedPageBreak/>
        <w:t>Function Interfaces</w:t>
      </w:r>
      <w:bookmarkEnd w:id="36"/>
    </w:p>
    <w:p w14:paraId="2BCBD7D8" w14:textId="2A12F1CC" w:rsidR="00760465" w:rsidRDefault="002B5930" w:rsidP="00DA3F8D">
      <w:pPr>
        <w:pStyle w:val="Heading4"/>
      </w:pPr>
      <w:bookmarkStart w:id="37" w:name="_Toc46730330"/>
      <w:r>
        <w:t>Logical Inputs</w:t>
      </w:r>
      <w:bookmarkEnd w:id="37"/>
    </w:p>
    <w:p w14:paraId="46243BC8" w14:textId="77777777" w:rsidR="002D3052" w:rsidRDefault="00DC691E"/>
    <w:tbl>
      <w:tblPr>
        <w:tblStyle w:val="TableGrid"/>
        <w:tblW w:w="0" w:type="dxa"/>
        <w:tblLayout w:type="fixed"/>
        <w:tblLook w:val="04A0" w:firstRow="1" w:lastRow="0" w:firstColumn="1" w:lastColumn="0" w:noHBand="0" w:noVBand="1"/>
      </w:tblPr>
      <w:tblGrid>
        <w:gridCol w:w="1242"/>
        <w:gridCol w:w="3883"/>
        <w:gridCol w:w="5331"/>
      </w:tblGrid>
      <w:tr w:rsidR="006F5F0C" w14:paraId="599BD133" w14:textId="77777777" w:rsidTr="006F5F0C">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71637FA" w14:textId="77777777" w:rsidR="006F5F0C" w:rsidRDefault="002B5930">
            <w:pPr>
              <w:rPr>
                <w:rFonts w:cs="Arial"/>
                <w:b/>
                <w:bCs/>
                <w:color w:val="000000"/>
                <w:sz w:val="16"/>
                <w:szCs w:val="16"/>
              </w:rPr>
            </w:pPr>
            <w:r>
              <w:rPr>
                <w:rFonts w:cs="Arial"/>
                <w:b/>
                <w:bCs/>
                <w:color w:val="000000"/>
                <w:sz w:val="16"/>
                <w:szCs w:val="16"/>
              </w:rPr>
              <w:t>Signal ID</w:t>
            </w: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2A6E673C" w14:textId="77777777" w:rsidR="006F5F0C" w:rsidRDefault="002B5930">
            <w:pPr>
              <w:rPr>
                <w:rFonts w:cs="Arial"/>
                <w:b/>
                <w:bCs/>
                <w:color w:val="000000"/>
                <w:sz w:val="16"/>
                <w:szCs w:val="16"/>
              </w:rPr>
            </w:pPr>
            <w:r>
              <w:rPr>
                <w:rFonts w:cs="Arial"/>
                <w:b/>
                <w:bCs/>
                <w:color w:val="000000"/>
                <w:sz w:val="16"/>
                <w:szCs w:val="16"/>
              </w:rPr>
              <w:t>Signal Name</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687B348C" w14:textId="77777777" w:rsidR="006F5F0C" w:rsidRDefault="002B5930">
            <w:pPr>
              <w:rPr>
                <w:rFonts w:cs="Arial"/>
                <w:b/>
                <w:bCs/>
                <w:color w:val="000000"/>
                <w:sz w:val="16"/>
                <w:szCs w:val="16"/>
              </w:rPr>
            </w:pPr>
            <w:r>
              <w:rPr>
                <w:rFonts w:cs="Arial"/>
                <w:b/>
                <w:bCs/>
                <w:color w:val="000000"/>
                <w:sz w:val="16"/>
                <w:szCs w:val="16"/>
              </w:rPr>
              <w:t>Description</w:t>
            </w:r>
          </w:p>
        </w:tc>
      </w:tr>
      <w:tr w:rsidR="006F5F0C" w14:paraId="1F193780" w14:textId="77777777" w:rsidTr="006F5F0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57269" w14:textId="77777777" w:rsidR="006F5F0C" w:rsidRDefault="00DC691E">
            <w:pPr>
              <w:rPr>
                <w:sz w:val="16"/>
                <w:szCs w:val="16"/>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0F2FAAA" w14:textId="77777777" w:rsidR="006F5F0C" w:rsidRDefault="002B5930">
            <w:pPr>
              <w:rPr>
                <w:rFonts w:cs="Arial"/>
                <w:sz w:val="16"/>
                <w:szCs w:val="16"/>
              </w:rPr>
            </w:pPr>
            <w:r>
              <w:rPr>
                <w:rFonts w:cs="Arial"/>
                <w:sz w:val="16"/>
                <w:szCs w:val="16"/>
              </w:rPr>
              <w:t>Customer Choice</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4872167" w14:textId="77777777" w:rsidR="006F5F0C" w:rsidRDefault="002B5930">
            <w:pPr>
              <w:rPr>
                <w:rFonts w:cs="Arial"/>
                <w:sz w:val="16"/>
                <w:szCs w:val="16"/>
              </w:rPr>
            </w:pPr>
            <w:r>
              <w:rPr>
                <w:rFonts w:cs="Arial"/>
                <w:sz w:val="16"/>
                <w:szCs w:val="16"/>
              </w:rPr>
              <w:t>This is the customer selection of the consent settings that will be shown in the screen</w:t>
            </w:r>
          </w:p>
        </w:tc>
      </w:tr>
      <w:tr w:rsidR="006F5F0C" w14:paraId="2EB57CE4" w14:textId="77777777" w:rsidTr="006F5F0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2DD21" w14:textId="77777777" w:rsidR="006F5F0C" w:rsidRDefault="00DC691E">
            <w:pPr>
              <w:rPr>
                <w:rFonts w:cs="Arial"/>
                <w:color w:val="000000"/>
                <w:sz w:val="16"/>
                <w:szCs w:val="16"/>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299F43C" w14:textId="77777777" w:rsidR="006F5F0C" w:rsidRDefault="002B5930">
            <w:pPr>
              <w:rPr>
                <w:rFonts w:cs="Arial"/>
                <w:sz w:val="16"/>
                <w:szCs w:val="16"/>
              </w:rPr>
            </w:pPr>
            <w:proofErr w:type="spellStart"/>
            <w:r>
              <w:rPr>
                <w:sz w:val="16"/>
                <w:szCs w:val="16"/>
              </w:rPr>
              <w:t>LS_OTAM_SW_Update_Notify</w:t>
            </w:r>
            <w:proofErr w:type="spellEnd"/>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73B72F2" w14:textId="77777777" w:rsidR="006F5F0C" w:rsidRDefault="002B5930">
            <w:pPr>
              <w:rPr>
                <w:i/>
                <w:vanish/>
                <w:sz w:val="16"/>
                <w:szCs w:val="16"/>
              </w:rPr>
            </w:pPr>
            <w:r>
              <w:rPr>
                <w:rFonts w:cs="Arial"/>
                <w:sz w:val="16"/>
                <w:szCs w:val="16"/>
              </w:rPr>
              <w:t>Type of Consent needed</w:t>
            </w:r>
          </w:p>
        </w:tc>
      </w:tr>
    </w:tbl>
    <w:p w14:paraId="3CDF53E5" w14:textId="77777777" w:rsidR="00EA4672" w:rsidRDefault="00EA4672"/>
    <w:p w14:paraId="7BACCDC2" w14:textId="77777777" w:rsidR="00760465" w:rsidRDefault="002B5930" w:rsidP="00DA3F8D">
      <w:pPr>
        <w:pStyle w:val="Heading4"/>
      </w:pPr>
      <w:bookmarkStart w:id="38" w:name="_Toc46730331"/>
      <w:r>
        <w:t>Logical Outputs</w:t>
      </w:r>
      <w:bookmarkEnd w:id="38"/>
    </w:p>
    <w:p w14:paraId="2F5E793F" w14:textId="77777777" w:rsidR="002D3052" w:rsidRDefault="00DC691E"/>
    <w:tbl>
      <w:tblPr>
        <w:tblStyle w:val="TableGrid"/>
        <w:tblW w:w="0" w:type="dxa"/>
        <w:tblLayout w:type="fixed"/>
        <w:tblLook w:val="04A0" w:firstRow="1" w:lastRow="0" w:firstColumn="1" w:lastColumn="0" w:noHBand="0" w:noVBand="1"/>
      </w:tblPr>
      <w:tblGrid>
        <w:gridCol w:w="1242"/>
        <w:gridCol w:w="3883"/>
        <w:gridCol w:w="5331"/>
      </w:tblGrid>
      <w:tr w:rsidR="000C5E45" w14:paraId="1834B543" w14:textId="77777777" w:rsidTr="000C5E45">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65E43C5" w14:textId="77777777" w:rsidR="000C5E45" w:rsidRDefault="002B5930">
            <w:pPr>
              <w:rPr>
                <w:rFonts w:cs="Arial"/>
                <w:b/>
                <w:bCs/>
                <w:color w:val="000000"/>
                <w:sz w:val="16"/>
                <w:szCs w:val="18"/>
              </w:rPr>
            </w:pPr>
            <w:r>
              <w:rPr>
                <w:rFonts w:cs="Arial"/>
                <w:b/>
                <w:bCs/>
                <w:color w:val="000000"/>
                <w:sz w:val="16"/>
                <w:szCs w:val="18"/>
              </w:rPr>
              <w:t>Signal ID</w:t>
            </w: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795ACD41" w14:textId="77777777" w:rsidR="000C5E45" w:rsidRDefault="002B5930">
            <w:pPr>
              <w:rPr>
                <w:rFonts w:cs="Arial"/>
                <w:b/>
                <w:bCs/>
                <w:color w:val="000000"/>
                <w:sz w:val="16"/>
                <w:szCs w:val="18"/>
              </w:rPr>
            </w:pPr>
            <w:r>
              <w:rPr>
                <w:rFonts w:cs="Arial"/>
                <w:b/>
                <w:bCs/>
                <w:color w:val="000000"/>
                <w:sz w:val="16"/>
                <w:szCs w:val="18"/>
              </w:rPr>
              <w:t>Signal Name</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2B813E03" w14:textId="77777777" w:rsidR="000C5E45" w:rsidRDefault="002B5930">
            <w:pPr>
              <w:rPr>
                <w:rFonts w:cs="Arial"/>
                <w:b/>
                <w:bCs/>
                <w:color w:val="000000"/>
                <w:sz w:val="16"/>
                <w:szCs w:val="18"/>
              </w:rPr>
            </w:pPr>
            <w:r>
              <w:rPr>
                <w:rFonts w:cs="Arial"/>
                <w:b/>
                <w:bCs/>
                <w:color w:val="000000"/>
                <w:sz w:val="16"/>
                <w:szCs w:val="18"/>
              </w:rPr>
              <w:t>Description</w:t>
            </w:r>
          </w:p>
        </w:tc>
      </w:tr>
      <w:tr w:rsidR="000C5E45" w14:paraId="08451EE2" w14:textId="77777777"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1A7959" w14:textId="77777777" w:rsidR="000C5E45" w:rsidRDefault="00DC691E">
            <w:pPr>
              <w:rPr>
                <w:rFonts w:cs="Arial"/>
                <w:color w:val="000000"/>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7AE130A" w14:textId="77777777" w:rsidR="000C5E45" w:rsidRDefault="002B5930">
            <w:pPr>
              <w:rPr>
                <w:sz w:val="16"/>
                <w:szCs w:val="18"/>
              </w:rPr>
            </w:pPr>
            <w:proofErr w:type="spellStart"/>
            <w:r>
              <w:rPr>
                <w:rFonts w:cs="Arial"/>
                <w:sz w:val="16"/>
                <w:szCs w:val="18"/>
              </w:rPr>
              <w:t>LS_ASUHMI_ASU_Consent</w:t>
            </w:r>
            <w:proofErr w:type="spellEnd"/>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C1D39F3" w14:textId="77777777" w:rsidR="000C5E45" w:rsidRDefault="002B5930">
            <w:pPr>
              <w:rPr>
                <w:rFonts w:cs="Arial"/>
                <w:sz w:val="16"/>
                <w:szCs w:val="18"/>
              </w:rPr>
            </w:pPr>
            <w:r>
              <w:rPr>
                <w:rFonts w:cs="Arial"/>
                <w:sz w:val="16"/>
                <w:szCs w:val="18"/>
              </w:rPr>
              <w:t xml:space="preserve"> Vehicle Connectivity setting True/False</w:t>
            </w:r>
          </w:p>
        </w:tc>
      </w:tr>
      <w:tr w:rsidR="000C5E45" w14:paraId="3393145E" w14:textId="77777777"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E8477" w14:textId="77777777" w:rsidR="000C5E45" w:rsidRDefault="00DC691E">
            <w:pPr>
              <w:rPr>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DECA431" w14:textId="77777777" w:rsidR="000C5E45" w:rsidRDefault="002B5930">
            <w:pPr>
              <w:rPr>
                <w:rFonts w:cs="Arial"/>
                <w:sz w:val="16"/>
                <w:szCs w:val="18"/>
              </w:rPr>
            </w:pPr>
            <w:proofErr w:type="spellStart"/>
            <w:r>
              <w:rPr>
                <w:sz w:val="16"/>
                <w:szCs w:val="18"/>
              </w:rPr>
              <w:t>LS_ASUHMI_ASU_FeatureStatus</w:t>
            </w:r>
            <w:proofErr w:type="spellEnd"/>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A63D946" w14:textId="77777777" w:rsidR="000C5E45" w:rsidRDefault="002B5930">
            <w:pPr>
              <w:rPr>
                <w:rFonts w:cs="Arial"/>
                <w:sz w:val="16"/>
                <w:szCs w:val="18"/>
              </w:rPr>
            </w:pPr>
            <w:r>
              <w:rPr>
                <w:rFonts w:cs="Arial"/>
                <w:sz w:val="16"/>
                <w:szCs w:val="18"/>
              </w:rPr>
              <w:t>Automatic software update Feature enable or disable.</w:t>
            </w:r>
          </w:p>
        </w:tc>
      </w:tr>
      <w:tr w:rsidR="000C5E45" w14:paraId="52FED765" w14:textId="77777777"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12DFF" w14:textId="77777777" w:rsidR="000C5E45" w:rsidRDefault="00DC691E">
            <w:pPr>
              <w:rPr>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CE4CED" w14:textId="77777777" w:rsidR="000C5E45" w:rsidRDefault="002B5930">
            <w:pPr>
              <w:rPr>
                <w:rFonts w:cs="Arial"/>
                <w:sz w:val="16"/>
                <w:szCs w:val="18"/>
              </w:rPr>
            </w:pPr>
            <w:proofErr w:type="spellStart"/>
            <w:r>
              <w:rPr>
                <w:sz w:val="16"/>
                <w:szCs w:val="18"/>
              </w:rPr>
              <w:t>LS_ASUHMI_ASU_Additional_Consent</w:t>
            </w:r>
            <w:proofErr w:type="spellEnd"/>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F6A1043" w14:textId="77777777" w:rsidR="000C5E45" w:rsidRDefault="002B5930">
            <w:pPr>
              <w:rPr>
                <w:rFonts w:cs="Arial"/>
                <w:sz w:val="16"/>
                <w:szCs w:val="18"/>
              </w:rPr>
            </w:pPr>
            <w:r>
              <w:rPr>
                <w:rFonts w:cs="Arial"/>
                <w:sz w:val="16"/>
                <w:szCs w:val="18"/>
              </w:rPr>
              <w:t>Type of consent received from the user</w:t>
            </w:r>
          </w:p>
        </w:tc>
      </w:tr>
      <w:tr w:rsidR="000C5E45" w14:paraId="781BA1E1" w14:textId="77777777"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9A1DAD" w14:textId="77777777" w:rsidR="000C5E45" w:rsidRDefault="00DC691E">
            <w:pPr>
              <w:rPr>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714379" w14:textId="77777777" w:rsidR="000C5E45" w:rsidRDefault="002B5930">
            <w:pPr>
              <w:rPr>
                <w:sz w:val="16"/>
                <w:szCs w:val="18"/>
              </w:rPr>
            </w:pPr>
            <w:proofErr w:type="gramStart"/>
            <w:r>
              <w:rPr>
                <w:rFonts w:cs="Arial"/>
                <w:sz w:val="16"/>
                <w:szCs w:val="18"/>
              </w:rPr>
              <w:t xml:space="preserve">Vehicle  </w:t>
            </w:r>
            <w:r>
              <w:rPr>
                <w:sz w:val="16"/>
                <w:szCs w:val="18"/>
              </w:rPr>
              <w:t>Connectivity</w:t>
            </w:r>
            <w:proofErr w:type="gramEnd"/>
            <w:r>
              <w:rPr>
                <w:sz w:val="16"/>
                <w:szCs w:val="18"/>
              </w:rPr>
              <w:t xml:space="preserve"> Settings </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83659B1" w14:textId="77777777" w:rsidR="000C5E45" w:rsidRDefault="002B5930">
            <w:pPr>
              <w:rPr>
                <w:rFonts w:cs="Arial"/>
                <w:sz w:val="16"/>
                <w:szCs w:val="18"/>
              </w:rPr>
            </w:pPr>
            <w:proofErr w:type="gramStart"/>
            <w:r>
              <w:rPr>
                <w:rFonts w:cs="Arial"/>
                <w:sz w:val="16"/>
                <w:szCs w:val="18"/>
              </w:rPr>
              <w:t>Vehicle  Connectivity</w:t>
            </w:r>
            <w:proofErr w:type="gramEnd"/>
            <w:r>
              <w:rPr>
                <w:rFonts w:cs="Arial"/>
                <w:sz w:val="16"/>
                <w:szCs w:val="18"/>
              </w:rPr>
              <w:t xml:space="preserve"> Settings </w:t>
            </w:r>
          </w:p>
        </w:tc>
      </w:tr>
    </w:tbl>
    <w:p w14:paraId="5EA23FAC" w14:textId="77777777" w:rsidR="00EA4672" w:rsidRDefault="00EA4672"/>
    <w:p w14:paraId="3222E126" w14:textId="77777777" w:rsidR="00760465" w:rsidRDefault="002B5930" w:rsidP="00DA3F8D">
      <w:pPr>
        <w:pStyle w:val="Heading3"/>
      </w:pPr>
      <w:bookmarkStart w:id="39" w:name="_Toc46730332"/>
      <w:r>
        <w:lastRenderedPageBreak/>
        <w:t>Function Modeling</w:t>
      </w:r>
      <w:bookmarkEnd w:id="39"/>
    </w:p>
    <w:p w14:paraId="7F243C94" w14:textId="77777777" w:rsidR="00633708" w:rsidRDefault="002B5930" w:rsidP="001540C0">
      <w:pPr>
        <w:pStyle w:val="Caption"/>
        <w:jc w:val="center"/>
      </w:pPr>
      <w:r w:rsidRPr="0095582A">
        <w:object w:dxaOrig="8476" w:dyaOrig="9061" w14:anchorId="3C4A1CA9">
          <v:shape id="5f1afd8e0000389d7c65f2f3" o:spid="_x0000_i1028" type="#_x0000_t75" style="width:424.5pt;height:453.75pt" o:ole="">
            <v:imagedata r:id="rId16" o:title=""/>
          </v:shape>
          <o:OLEObject Type="Embed" ProgID="Visio.Drawing.15" ShapeID="5f1afd8e0000389d7c65f2f3" DrawAspect="Content" ObjectID="_1682150967" r:id="rId17"/>
        </w:object>
      </w:r>
    </w:p>
    <w:p w14:paraId="4C6B85F1" w14:textId="77777777" w:rsidR="00EA4672" w:rsidRDefault="002B5930" w:rsidP="001540C0">
      <w:pPr>
        <w:pStyle w:val="Caption"/>
        <w:jc w:val="center"/>
      </w:pPr>
      <w:r>
        <w:t xml:space="preserve">Figure </w:t>
      </w:r>
      <w:r>
        <w:rPr>
          <w:noProof/>
        </w:rPr>
        <w:t>3: State Machine of Function Software Consent</w:t>
      </w:r>
    </w:p>
    <w:p w14:paraId="5EEC61D3" w14:textId="77777777" w:rsidR="00EA4672" w:rsidRDefault="002B5930" w:rsidP="00DA3F8D">
      <w:pPr>
        <w:pStyle w:val="Heading3"/>
      </w:pPr>
      <w:bookmarkStart w:id="40" w:name="_Toc46730333"/>
      <w:r>
        <w:t>Function Requirements</w:t>
      </w:r>
      <w:bookmarkEnd w:id="40"/>
    </w:p>
    <w:p w14:paraId="4B9832E5" w14:textId="77777777" w:rsidR="00EA4672" w:rsidRDefault="002B5930" w:rsidP="00DA3F8D">
      <w:pPr>
        <w:pStyle w:val="Heading4"/>
      </w:pPr>
      <w:bookmarkStart w:id="41" w:name="_Toc46730334"/>
      <w:r>
        <w:t>Functional Requirements</w:t>
      </w:r>
      <w:bookmarkEnd w:id="41"/>
    </w:p>
    <w:p w14:paraId="1D086F47" w14:textId="5411D7FF" w:rsidR="00D353BB" w:rsidRPr="0040222F" w:rsidRDefault="002B5930" w:rsidP="0040222F">
      <w:pPr>
        <w:pStyle w:val="Heading5"/>
      </w:pPr>
      <w:bookmarkStart w:id="42" w:name="_Toc46730335"/>
      <w:r w:rsidRPr="0040222F">
        <w:t>F-REQ-305211/C-###R_FNC_Veh_HMI_Consent_001### Appropriate User Consent Required for In Vehicle Software Update</w:t>
      </w:r>
      <w:bookmarkEnd w:id="42"/>
    </w:p>
    <w:p w14:paraId="67A1AFA9" w14:textId="77777777" w:rsidR="00AE2B71" w:rsidRDefault="002B5930" w:rsidP="00680113">
      <w:r>
        <w:rPr>
          <w:rFonts w:cs="Arial"/>
        </w:rPr>
        <w:t>In Vehicle Software U</w:t>
      </w:r>
      <w:r w:rsidRPr="006607F7">
        <w:rPr>
          <w:rFonts w:cs="Arial"/>
        </w:rPr>
        <w:t>pdate</w:t>
      </w:r>
      <w:r>
        <w:rPr>
          <w:rFonts w:cs="Arial"/>
        </w:rPr>
        <w:t xml:space="preserve">s </w:t>
      </w:r>
      <w:r w:rsidRPr="006607F7">
        <w:rPr>
          <w:rFonts w:cs="Arial"/>
        </w:rPr>
        <w:t>require</w:t>
      </w:r>
      <w:r>
        <w:rPr>
          <w:rFonts w:cs="Arial"/>
        </w:rPr>
        <w:t>s</w:t>
      </w:r>
      <w:r w:rsidRPr="006607F7">
        <w:rPr>
          <w:rFonts w:cs="Arial"/>
        </w:rPr>
        <w:t xml:space="preserve"> a </w:t>
      </w:r>
      <w:r>
        <w:rPr>
          <w:rFonts w:cs="Arial"/>
        </w:rPr>
        <w:t xml:space="preserve">customer </w:t>
      </w:r>
      <w:r w:rsidRPr="006607F7">
        <w:rPr>
          <w:rFonts w:cs="Arial"/>
        </w:rPr>
        <w:t xml:space="preserve">authorization </w:t>
      </w:r>
      <w:r>
        <w:rPr>
          <w:rFonts w:cs="Arial"/>
        </w:rPr>
        <w:t xml:space="preserve">before vehicle can receive latest software form the Ford Backend. </w:t>
      </w:r>
      <w:r>
        <w:t xml:space="preserve">The software update shall require </w:t>
      </w:r>
      <w:r w:rsidRPr="00AE2B71">
        <w:t>appropriate</w:t>
      </w:r>
      <w:r>
        <w:t xml:space="preserve"> consent from the user thru in vehicle HMI or Ford mobile app or consumer website.</w:t>
      </w:r>
    </w:p>
    <w:p w14:paraId="40DCE16D" w14:textId="77777777" w:rsidR="00AE2B71" w:rsidRDefault="002B5930" w:rsidP="00680113">
      <w:r>
        <w:t xml:space="preserve"> </w:t>
      </w:r>
    </w:p>
    <w:p w14:paraId="74C0F62D" w14:textId="77777777" w:rsidR="00680113" w:rsidRDefault="002B5930" w:rsidP="00680113">
      <w:pPr>
        <w:rPr>
          <w:rFonts w:cs="Arial"/>
        </w:rPr>
      </w:pPr>
      <w:r w:rsidRPr="006F0D72">
        <w:rPr>
          <w:rFonts w:cs="Arial"/>
        </w:rPr>
        <w:t>For the regions and/or countries where Automatic Software updates is default to ON</w:t>
      </w:r>
      <w:r>
        <w:rPr>
          <w:rFonts w:cs="Arial"/>
        </w:rPr>
        <w:t xml:space="preserve">. </w:t>
      </w:r>
    </w:p>
    <w:p w14:paraId="7DF8F8A4" w14:textId="77777777" w:rsidR="00EA4672" w:rsidRDefault="002B5930" w:rsidP="002B5930">
      <w:pPr>
        <w:numPr>
          <w:ilvl w:val="0"/>
          <w:numId w:val="11"/>
        </w:numPr>
      </w:pPr>
      <w:r>
        <w:lastRenderedPageBreak/>
        <w:t xml:space="preserve">Vehicle is able to </w:t>
      </w:r>
      <w:proofErr w:type="gramStart"/>
      <w:r>
        <w:t>received</w:t>
      </w:r>
      <w:proofErr w:type="gramEnd"/>
      <w:r>
        <w:t xml:space="preserve"> software updates and if </w:t>
      </w:r>
      <w:r w:rsidRPr="00AE2B71">
        <w:t>incremental consent</w:t>
      </w:r>
      <w:r>
        <w:t xml:space="preserve"> is required, then user will be asked to provide additional consent thru in vehicle HMI or Ford mobile app</w:t>
      </w:r>
    </w:p>
    <w:p w14:paraId="23BA1426" w14:textId="40B51525" w:rsidR="00680113" w:rsidRPr="00E90E43" w:rsidRDefault="002B5930" w:rsidP="00680113">
      <w:pPr>
        <w:rPr>
          <w:rFonts w:cs="Arial"/>
        </w:rPr>
      </w:pPr>
      <w:r w:rsidRPr="006F0D72">
        <w:rPr>
          <w:rFonts w:cs="Arial"/>
        </w:rPr>
        <w:t>For some regions and/or countries where Automatic Software updates is default to OFF</w:t>
      </w:r>
      <w:r w:rsidRPr="00E90E43">
        <w:rPr>
          <w:rFonts w:cs="Arial"/>
        </w:rPr>
        <w:t xml:space="preserve">. </w:t>
      </w:r>
    </w:p>
    <w:p w14:paraId="34A3C41B" w14:textId="77777777" w:rsidR="00AE2B71" w:rsidRDefault="002B5930" w:rsidP="002B5930">
      <w:pPr>
        <w:numPr>
          <w:ilvl w:val="0"/>
          <w:numId w:val="11"/>
        </w:numPr>
      </w:pPr>
      <w:r>
        <w:t xml:space="preserve">Vehicle is not able to receive software updates but </w:t>
      </w:r>
      <w:r w:rsidRPr="001B6963">
        <w:t>vehicle</w:t>
      </w:r>
      <w:r>
        <w:t>’s ability to</w:t>
      </w:r>
      <w:r w:rsidRPr="001B6963">
        <w:t xml:space="preserve"> communicate wi</w:t>
      </w:r>
      <w:r>
        <w:t xml:space="preserve">th the Ford Backend. </w:t>
      </w:r>
    </w:p>
    <w:p w14:paraId="09A71288" w14:textId="77777777" w:rsidR="00680113" w:rsidRDefault="002B5930" w:rsidP="002B5930">
      <w:pPr>
        <w:numPr>
          <w:ilvl w:val="1"/>
          <w:numId w:val="11"/>
        </w:numPr>
      </w:pPr>
      <w:r>
        <w:t xml:space="preserve">Posting the current part numbers in order to get available software information </w:t>
      </w:r>
    </w:p>
    <w:p w14:paraId="697EB343" w14:textId="77777777" w:rsidR="00680113" w:rsidRDefault="002B5930" w:rsidP="002B5930">
      <w:pPr>
        <w:numPr>
          <w:ilvl w:val="2"/>
          <w:numId w:val="11"/>
        </w:numPr>
      </w:pPr>
      <w:r>
        <w:t>Download of the ODL file</w:t>
      </w:r>
    </w:p>
    <w:p w14:paraId="3CAFF299" w14:textId="77777777" w:rsidR="00680113" w:rsidRDefault="002B5930" w:rsidP="002B5930">
      <w:pPr>
        <w:numPr>
          <w:ilvl w:val="1"/>
          <w:numId w:val="11"/>
        </w:numPr>
      </w:pPr>
      <w:r>
        <w:t>Software Update Details</w:t>
      </w:r>
    </w:p>
    <w:p w14:paraId="44FAA894" w14:textId="77777777" w:rsidR="00680113" w:rsidRPr="00AE2B71" w:rsidRDefault="002B5930" w:rsidP="002B5930">
      <w:pPr>
        <w:numPr>
          <w:ilvl w:val="1"/>
          <w:numId w:val="11"/>
        </w:numPr>
      </w:pPr>
      <w:r>
        <w:t xml:space="preserve">Download cloud </w:t>
      </w:r>
      <w:r w:rsidRPr="00AB3FE8">
        <w:rPr>
          <w:rFonts w:cs="Arial"/>
        </w:rPr>
        <w:t>authorization</w:t>
      </w:r>
      <w:r>
        <w:rPr>
          <w:rFonts w:cs="Arial"/>
        </w:rPr>
        <w:t xml:space="preserve"> commands</w:t>
      </w:r>
    </w:p>
    <w:p w14:paraId="49A65B4E" w14:textId="77777777" w:rsidR="00EA4672" w:rsidRDefault="002B5930" w:rsidP="00AE2B71">
      <w:pPr>
        <w:ind w:left="720"/>
      </w:pPr>
      <w:r>
        <w:t>Software update setting shall allow the user to get notification of software update is available thru in vehicle HMI or Ford mobile app and given option to provide user consent before receiving the software updates.</w:t>
      </w:r>
    </w:p>
    <w:p w14:paraId="13372F11" w14:textId="77777777" w:rsidR="00EA4672" w:rsidRDefault="002B5930" w:rsidP="00680113">
      <w:pPr>
        <w:rPr>
          <w:rFonts w:cs="Arial"/>
        </w:rPr>
      </w:pPr>
      <w:r>
        <w:rPr>
          <w:rFonts w:cs="Arial"/>
        </w:rPr>
        <w:t xml:space="preserve">During software activation vehicle will be inoperable for few minutes and customers shall set a one time or recurring </w:t>
      </w:r>
      <w:r w:rsidRPr="00E80793">
        <w:rPr>
          <w:rFonts w:cs="Arial"/>
        </w:rPr>
        <w:t>schedul</w:t>
      </w:r>
      <w:r>
        <w:rPr>
          <w:rFonts w:cs="Arial"/>
        </w:rPr>
        <w:t>e.</w:t>
      </w:r>
    </w:p>
    <w:p w14:paraId="7802AF07" w14:textId="2A90E1E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D246D1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189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075A6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R_FNC_Vehicle_HMI_008</w:t>
            </w:r>
          </w:p>
        </w:tc>
      </w:tr>
      <w:tr w:rsidR="006C029A" w:rsidRPr="00520F3E" w14:paraId="056297E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9403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A0DD9D" w14:textId="77777777" w:rsidR="006C029A" w:rsidRPr="00520F3E" w:rsidRDefault="00DC691E" w:rsidP="009E691C">
            <w:pPr>
              <w:rPr>
                <w:rFonts w:eastAsiaTheme="minorHAnsi" w:cs="Arial"/>
                <w:vanish/>
                <w:color w:val="000000" w:themeColor="text1"/>
                <w:sz w:val="16"/>
                <w:szCs w:val="16"/>
              </w:rPr>
            </w:pPr>
          </w:p>
        </w:tc>
      </w:tr>
      <w:tr w:rsidR="006C029A" w:rsidRPr="00520F3E" w14:paraId="71E65C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69E71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D307FE" w14:textId="77777777" w:rsidR="006C029A" w:rsidRPr="00520F3E" w:rsidRDefault="00DC691E" w:rsidP="009E691C">
            <w:pPr>
              <w:rPr>
                <w:rFonts w:eastAsiaTheme="minorHAnsi" w:cs="Arial"/>
                <w:vanish/>
                <w:color w:val="000000" w:themeColor="text1"/>
                <w:sz w:val="16"/>
                <w:szCs w:val="16"/>
              </w:rPr>
            </w:pPr>
          </w:p>
        </w:tc>
      </w:tr>
      <w:tr w:rsidR="006C029A" w:rsidRPr="00520F3E" w14:paraId="3A6A59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036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D4FFE9" w14:textId="77777777" w:rsidR="006C029A" w:rsidRPr="00520F3E" w:rsidRDefault="00DC691E" w:rsidP="00351BDF">
            <w:pPr>
              <w:rPr>
                <w:rFonts w:eastAsiaTheme="minorHAnsi" w:cs="Arial"/>
                <w:vanish/>
                <w:color w:val="000000" w:themeColor="text1"/>
                <w:sz w:val="16"/>
                <w:szCs w:val="16"/>
              </w:rPr>
            </w:pPr>
          </w:p>
        </w:tc>
      </w:tr>
      <w:tr w:rsidR="006C029A" w:rsidRPr="00520F3E" w14:paraId="37DA649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889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817B0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596C5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9D693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BE942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2714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D0FBB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54D75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AD72D1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DB453B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B22AD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2286A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9545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8627D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DB4089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BAC21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F2F0FE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FC038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41FEB13"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789DEA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B81A79F" w14:textId="77777777" w:rsidR="00DC0771" w:rsidRPr="00106C9E" w:rsidRDefault="00DC691E" w:rsidP="00A03556"/>
    <w:p w14:paraId="28085A07" w14:textId="77777777" w:rsidR="00D353BB" w:rsidRPr="0040222F" w:rsidRDefault="002B5930" w:rsidP="0040222F">
      <w:pPr>
        <w:pStyle w:val="Heading5"/>
      </w:pPr>
      <w:bookmarkStart w:id="43" w:name="_Toc46730336"/>
      <w:r w:rsidRPr="0040222F">
        <w:t>F-REQ-305316/E-###R_FNC_Veh_HMI_Consent_002### Feature Enable/Disable</w:t>
      </w:r>
      <w:bookmarkEnd w:id="43"/>
    </w:p>
    <w:p w14:paraId="70E6892A" w14:textId="77777777" w:rsidR="00EA4672" w:rsidRDefault="002B5930" w:rsidP="009C3E6C">
      <w:r w:rsidRPr="009C3E6C">
        <w:t>The customer shall have the ability to</w:t>
      </w:r>
      <w:r>
        <w:t xml:space="preserve"> change automatic system updates enable/disable</w:t>
      </w:r>
      <w:r w:rsidRPr="009C3E6C">
        <w:t xml:space="preserve">. This is to allow more flexibility to the customer on how to manage the feature. IVSU feature default settings shall be input to the HMI and </w:t>
      </w:r>
      <w:r>
        <w:t>Vehicle Connectivity Settings</w:t>
      </w:r>
      <w:r w:rsidRPr="009C3E6C">
        <w:t xml:space="preserve">. </w:t>
      </w:r>
      <w:proofErr w:type="spellStart"/>
      <w:r w:rsidRPr="003B14F2">
        <w:rPr>
          <w:color w:val="0000CC"/>
        </w:rPr>
        <w:t>LS_ASUHMI_ASU_FeatureStatus</w:t>
      </w:r>
      <w:proofErr w:type="spellEnd"/>
      <w:r w:rsidRPr="003B14F2">
        <w:rPr>
          <w:color w:val="0000CC"/>
        </w:rPr>
        <w:t xml:space="preserve"> = Enable/Disable</w:t>
      </w:r>
      <w:r w:rsidRPr="009C3E6C">
        <w:t xml:space="preserve"> (Reference flow in REQ-305287)</w:t>
      </w:r>
    </w:p>
    <w:p w14:paraId="17F6C382" w14:textId="77777777" w:rsidR="00EA4672" w:rsidRDefault="002B5930" w:rsidP="009C3E6C">
      <w:r>
        <w:t xml:space="preserve">If software update is in progress downloading, installing, or pending for activation and vehicle lost vehicle connectivity then system shall pause all OTA activities. </w:t>
      </w:r>
    </w:p>
    <w:p w14:paraId="406A0ACC" w14:textId="471551FA"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6C1E55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2D12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23AD7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R_FNC_Vehicle_HMI_013</w:t>
            </w:r>
          </w:p>
        </w:tc>
      </w:tr>
      <w:tr w:rsidR="006C029A" w:rsidRPr="00520F3E" w14:paraId="05A57B8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8785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0A427C" w14:textId="77777777" w:rsidR="006C029A" w:rsidRPr="00520F3E" w:rsidRDefault="00DC691E" w:rsidP="009E691C">
            <w:pPr>
              <w:rPr>
                <w:rFonts w:eastAsiaTheme="minorHAnsi" w:cs="Arial"/>
                <w:vanish/>
                <w:color w:val="000000" w:themeColor="text1"/>
                <w:sz w:val="16"/>
                <w:szCs w:val="16"/>
              </w:rPr>
            </w:pPr>
          </w:p>
        </w:tc>
      </w:tr>
      <w:tr w:rsidR="006C029A" w:rsidRPr="00520F3E" w14:paraId="78ACA2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815D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FD7CE1" w14:textId="77777777" w:rsidR="006C029A" w:rsidRPr="00520F3E" w:rsidRDefault="00DC691E" w:rsidP="009E691C">
            <w:pPr>
              <w:rPr>
                <w:rFonts w:eastAsiaTheme="minorHAnsi" w:cs="Arial"/>
                <w:vanish/>
                <w:color w:val="000000" w:themeColor="text1"/>
                <w:sz w:val="16"/>
                <w:szCs w:val="16"/>
              </w:rPr>
            </w:pPr>
          </w:p>
        </w:tc>
      </w:tr>
      <w:tr w:rsidR="006C029A" w:rsidRPr="00520F3E" w14:paraId="37509C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E3BFE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45D6DC" w14:textId="77777777" w:rsidR="006C029A" w:rsidRPr="00520F3E" w:rsidRDefault="00DC691E" w:rsidP="00351BDF">
            <w:pPr>
              <w:rPr>
                <w:rFonts w:eastAsiaTheme="minorHAnsi" w:cs="Arial"/>
                <w:vanish/>
                <w:color w:val="000000" w:themeColor="text1"/>
                <w:sz w:val="16"/>
                <w:szCs w:val="16"/>
              </w:rPr>
            </w:pPr>
          </w:p>
        </w:tc>
      </w:tr>
      <w:tr w:rsidR="006C029A" w:rsidRPr="00520F3E" w14:paraId="73F5FD2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F06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D7C6D9"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F435E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CC45B7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20632F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DDD5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205AF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4DCCA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B2161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9C51B7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DE1A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985DE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5709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18836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760F8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A3EE43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D0E1FD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9BAB09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A166CE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95C82A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1E8FBD0" w14:textId="77777777" w:rsidR="00DC0771" w:rsidRPr="00106C9E" w:rsidRDefault="00DC691E" w:rsidP="00A03556"/>
    <w:p w14:paraId="32111994" w14:textId="77777777" w:rsidR="00D353BB" w:rsidRPr="0040222F" w:rsidRDefault="002B5930" w:rsidP="0040222F">
      <w:pPr>
        <w:pStyle w:val="Heading5"/>
      </w:pPr>
      <w:bookmarkStart w:id="44" w:name="_Toc46730337"/>
      <w:r w:rsidRPr="0040222F">
        <w:t>F-REQ-305221/E-###R_FNC_Veh_HMI_Consent_003### Vehicle Authorization State</w:t>
      </w:r>
      <w:bookmarkEnd w:id="44"/>
    </w:p>
    <w:p w14:paraId="2E8EA958" w14:textId="77777777" w:rsidR="00EA4672" w:rsidRDefault="002B5930" w:rsidP="003B14F2">
      <w:r>
        <w:t xml:space="preserve">The authorization is required to update the software under the electronic &amp; communication and privacy rules and product liability. The default setting for OTA Software updates are define in the Policy table per region and/or country. </w:t>
      </w:r>
    </w:p>
    <w:p w14:paraId="29A09106" w14:textId="7F8F1111" w:rsidR="003B14F2" w:rsidRDefault="002B5930" w:rsidP="003B14F2">
      <w:r>
        <w:t>Automatic Software Updates settings can have enabled or disable or ‘Ask me Later’:</w:t>
      </w:r>
    </w:p>
    <w:p w14:paraId="0FE859B1" w14:textId="77777777" w:rsidR="003B14F2" w:rsidRDefault="002B5930" w:rsidP="002B5930">
      <w:pPr>
        <w:numPr>
          <w:ilvl w:val="0"/>
          <w:numId w:val="12"/>
        </w:numPr>
      </w:pPr>
      <w:r>
        <w:t xml:space="preserve">In some regions and/or countries, the software update </w:t>
      </w:r>
      <w:r w:rsidRPr="00F11549">
        <w:rPr>
          <w:b/>
        </w:rPr>
        <w:t>enabled</w:t>
      </w:r>
      <w:r>
        <w:t xml:space="preserve"> by default, customer has option to disable thru in vehicle HMI.</w:t>
      </w:r>
    </w:p>
    <w:p w14:paraId="5FC58BDA" w14:textId="77777777" w:rsidR="003B14F2" w:rsidRDefault="002B5930" w:rsidP="002B5930">
      <w:pPr>
        <w:numPr>
          <w:ilvl w:val="0"/>
          <w:numId w:val="12"/>
        </w:numPr>
      </w:pPr>
      <w:bookmarkStart w:id="45" w:name="_Hlk43114392"/>
      <w:r>
        <w:t xml:space="preserve">In some regions and/or countries, the software updates </w:t>
      </w:r>
      <w:r w:rsidRPr="00F11549">
        <w:rPr>
          <w:b/>
        </w:rPr>
        <w:t>disabled</w:t>
      </w:r>
      <w:r>
        <w:t xml:space="preserve"> by </w:t>
      </w:r>
      <w:proofErr w:type="gramStart"/>
      <w:r>
        <w:t>default</w:t>
      </w:r>
      <w:proofErr w:type="gramEnd"/>
      <w:r>
        <w:t xml:space="preserve"> but customer has option to enable through in vehicle HMI or ASK ME LATER option</w:t>
      </w:r>
      <w:bookmarkEnd w:id="45"/>
      <w:r>
        <w:t>.</w:t>
      </w:r>
    </w:p>
    <w:p w14:paraId="38931F02" w14:textId="77777777" w:rsidR="003B14F2" w:rsidRDefault="002B5930" w:rsidP="002B5930">
      <w:pPr>
        <w:numPr>
          <w:ilvl w:val="1"/>
          <w:numId w:val="12"/>
        </w:numPr>
      </w:pPr>
      <w:r>
        <w:t xml:space="preserve">If user select ‘Ask me Later’, then HMI shall re-prompt the customer based on Ask me later configuration time = expire OR software update is available </w:t>
      </w:r>
    </w:p>
    <w:p w14:paraId="7F197061" w14:textId="77777777" w:rsidR="003B14F2" w:rsidRDefault="002B5930" w:rsidP="002B5930">
      <w:pPr>
        <w:numPr>
          <w:ilvl w:val="0"/>
          <w:numId w:val="12"/>
        </w:numPr>
      </w:pPr>
      <w:r>
        <w:t xml:space="preserve">FMC Owned vehicles shall have an </w:t>
      </w:r>
      <w:r w:rsidRPr="00501093">
        <w:rPr>
          <w:rFonts w:cs="Arial"/>
        </w:rPr>
        <w:t xml:space="preserve">OVERRIDE Op-Out options </w:t>
      </w:r>
      <w:r>
        <w:t>to update vehicle while in factory, transport, Ford Fleet, and dealer, and other parking lots without in vehicle HMI inputs.</w:t>
      </w:r>
    </w:p>
    <w:p w14:paraId="0DF94595" w14:textId="77777777" w:rsidR="003B14F2" w:rsidRDefault="002B5930" w:rsidP="002B5930">
      <w:pPr>
        <w:numPr>
          <w:ilvl w:val="0"/>
          <w:numId w:val="13"/>
        </w:numPr>
        <w:rPr>
          <w:rFonts w:cs="Arial"/>
        </w:rPr>
      </w:pPr>
      <w:r>
        <w:rPr>
          <w:rFonts w:cs="Arial"/>
        </w:rPr>
        <w:t xml:space="preserve">Ford backend shall </w:t>
      </w:r>
      <w:r w:rsidRPr="00501093">
        <w:rPr>
          <w:rFonts w:cs="Arial"/>
        </w:rPr>
        <w:t>OVERRIDE</w:t>
      </w:r>
      <w:r>
        <w:rPr>
          <w:rFonts w:cs="Arial"/>
        </w:rPr>
        <w:t xml:space="preserve"> in vehicle consent</w:t>
      </w:r>
    </w:p>
    <w:p w14:paraId="2EEF20D9" w14:textId="77777777" w:rsidR="003B14F2" w:rsidRDefault="002B5930" w:rsidP="002B5930">
      <w:pPr>
        <w:numPr>
          <w:ilvl w:val="0"/>
          <w:numId w:val="13"/>
        </w:numPr>
        <w:rPr>
          <w:rFonts w:cs="Arial"/>
        </w:rPr>
      </w:pPr>
      <w:r>
        <w:rPr>
          <w:rFonts w:cs="Arial"/>
        </w:rPr>
        <w:t>T</w:t>
      </w:r>
      <w:r w:rsidRPr="00501093">
        <w:rPr>
          <w:rFonts w:cs="Arial"/>
        </w:rPr>
        <w:t xml:space="preserve">his update </w:t>
      </w:r>
      <w:r>
        <w:rPr>
          <w:rFonts w:cs="Arial"/>
        </w:rPr>
        <w:t xml:space="preserve">can be </w:t>
      </w:r>
      <w:r w:rsidRPr="00501093">
        <w:rPr>
          <w:rFonts w:cs="Arial"/>
        </w:rPr>
        <w:t>completely silent in th</w:t>
      </w:r>
      <w:r>
        <w:rPr>
          <w:rFonts w:cs="Arial"/>
        </w:rPr>
        <w:t>e background</w:t>
      </w:r>
      <w:r w:rsidRPr="00501093">
        <w:rPr>
          <w:rFonts w:cs="Arial"/>
        </w:rPr>
        <w:t xml:space="preserve"> </w:t>
      </w:r>
    </w:p>
    <w:p w14:paraId="26CBF5C2" w14:textId="77777777" w:rsidR="003B14F2" w:rsidRDefault="002B5930" w:rsidP="002B5930">
      <w:pPr>
        <w:numPr>
          <w:ilvl w:val="0"/>
          <w:numId w:val="13"/>
        </w:numPr>
        <w:rPr>
          <w:rFonts w:cs="Arial"/>
        </w:rPr>
      </w:pPr>
      <w:r>
        <w:rPr>
          <w:rFonts w:cs="Arial"/>
        </w:rPr>
        <w:t>Schedule shall come from the Ford backed and share with HMI logic</w:t>
      </w:r>
    </w:p>
    <w:p w14:paraId="799FCD8B" w14:textId="77777777" w:rsidR="003B14F2" w:rsidRDefault="002B5930" w:rsidP="002B5930">
      <w:pPr>
        <w:numPr>
          <w:ilvl w:val="0"/>
          <w:numId w:val="12"/>
        </w:numPr>
        <w:rPr>
          <w:rFonts w:cs="Arial"/>
        </w:rPr>
      </w:pPr>
      <w:r>
        <w:rPr>
          <w:rFonts w:cs="Arial"/>
        </w:rPr>
        <w:t xml:space="preserve">Additional Consent: - </w:t>
      </w:r>
      <w:r w:rsidRPr="006F0D72">
        <w:rPr>
          <w:rFonts w:cs="Arial"/>
        </w:rPr>
        <w:t xml:space="preserve">Ford backend shall </w:t>
      </w:r>
      <w:r>
        <w:rPr>
          <w:rFonts w:cs="Arial"/>
        </w:rPr>
        <w:t xml:space="preserve">determine if </w:t>
      </w:r>
      <w:r w:rsidRPr="006F0D72">
        <w:rPr>
          <w:rFonts w:cs="Arial"/>
        </w:rPr>
        <w:t xml:space="preserve">software update </w:t>
      </w:r>
      <w:r>
        <w:rPr>
          <w:rFonts w:cs="Arial"/>
        </w:rPr>
        <w:t xml:space="preserve">requires </w:t>
      </w:r>
      <w:r w:rsidRPr="00F11549">
        <w:rPr>
          <w:rFonts w:cs="Arial"/>
        </w:rPr>
        <w:t xml:space="preserve">additional consent </w:t>
      </w:r>
      <w:r>
        <w:rPr>
          <w:rFonts w:cs="Arial"/>
        </w:rPr>
        <w:t xml:space="preserve">from the user. </w:t>
      </w:r>
    </w:p>
    <w:p w14:paraId="029D44F0" w14:textId="77777777" w:rsidR="003B14F2" w:rsidRPr="007A20CB" w:rsidRDefault="002B5930" w:rsidP="002B5930">
      <w:pPr>
        <w:numPr>
          <w:ilvl w:val="0"/>
          <w:numId w:val="12"/>
        </w:numPr>
        <w:rPr>
          <w:rFonts w:cs="Arial"/>
        </w:rPr>
      </w:pPr>
      <w:r>
        <w:rPr>
          <w:rFonts w:cs="Arial"/>
        </w:rPr>
        <w:t xml:space="preserve">PII Consent: - </w:t>
      </w:r>
      <w:r w:rsidRPr="007A20CB">
        <w:rPr>
          <w:rFonts w:cs="Arial"/>
        </w:rPr>
        <w:t xml:space="preserve">Ford backend shall determine if software update requires </w:t>
      </w:r>
      <w:r>
        <w:rPr>
          <w:rFonts w:cs="Arial"/>
        </w:rPr>
        <w:t>PII</w:t>
      </w:r>
      <w:r w:rsidRPr="007A20CB">
        <w:rPr>
          <w:rFonts w:cs="Arial"/>
        </w:rPr>
        <w:t xml:space="preserve"> consent from the user.</w:t>
      </w:r>
    </w:p>
    <w:p w14:paraId="666A4CFA" w14:textId="77777777" w:rsidR="003B14F2" w:rsidRDefault="002B5930" w:rsidP="002B5930">
      <w:pPr>
        <w:numPr>
          <w:ilvl w:val="0"/>
          <w:numId w:val="12"/>
        </w:numPr>
        <w:rPr>
          <w:rFonts w:cs="Arial"/>
        </w:rPr>
      </w:pPr>
      <w:r>
        <w:rPr>
          <w:rFonts w:cs="Arial"/>
        </w:rPr>
        <w:t>Direct Configuration may have special use case for user consent</w:t>
      </w:r>
    </w:p>
    <w:p w14:paraId="17180FF5" w14:textId="77777777" w:rsidR="003B14F2" w:rsidRDefault="002B5930" w:rsidP="002B5930">
      <w:pPr>
        <w:numPr>
          <w:ilvl w:val="1"/>
          <w:numId w:val="12"/>
        </w:numPr>
        <w:rPr>
          <w:rFonts w:cs="Arial"/>
        </w:rPr>
      </w:pPr>
      <w:r w:rsidRPr="003D16FA">
        <w:rPr>
          <w:rFonts w:cs="Arial"/>
        </w:rPr>
        <w:t>If direct configuration is result of customer subscribing</w:t>
      </w:r>
      <w:r w:rsidRPr="003D16FA" w:rsidDel="003D16FA">
        <w:rPr>
          <w:rFonts w:cs="Arial"/>
        </w:rPr>
        <w:t xml:space="preserve"> </w:t>
      </w:r>
      <w:r w:rsidRPr="003D16FA">
        <w:rPr>
          <w:rFonts w:cs="Arial"/>
        </w:rPr>
        <w:t>App, then change doesn’t require consent</w:t>
      </w:r>
      <w:r>
        <w:rPr>
          <w:rFonts w:cs="Arial"/>
        </w:rPr>
        <w:t>.</w:t>
      </w:r>
    </w:p>
    <w:p w14:paraId="38207F0A" w14:textId="77777777" w:rsidR="00EA4672" w:rsidRDefault="002B5930" w:rsidP="002B5930">
      <w:pPr>
        <w:numPr>
          <w:ilvl w:val="0"/>
          <w:numId w:val="12"/>
        </w:numPr>
        <w:rPr>
          <w:rFonts w:cs="Arial"/>
        </w:rPr>
      </w:pPr>
      <w:r>
        <w:rPr>
          <w:rFonts w:cs="Arial"/>
        </w:rPr>
        <w:t>USB Software update does not require vehicle authorization through in vehicle HMI.</w:t>
      </w:r>
    </w:p>
    <w:p w14:paraId="45AC6ED6" w14:textId="70B703FA"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30F39C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24F0B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3388A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R_FNC_Vehicle_HMI_009</w:t>
            </w:r>
          </w:p>
        </w:tc>
      </w:tr>
      <w:tr w:rsidR="006C029A" w:rsidRPr="00520F3E" w14:paraId="6391FF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86B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AFD52D" w14:textId="77777777" w:rsidR="006C029A" w:rsidRPr="00520F3E" w:rsidRDefault="00DC691E" w:rsidP="009E691C">
            <w:pPr>
              <w:rPr>
                <w:rFonts w:eastAsiaTheme="minorHAnsi" w:cs="Arial"/>
                <w:vanish/>
                <w:color w:val="000000" w:themeColor="text1"/>
                <w:sz w:val="16"/>
                <w:szCs w:val="16"/>
              </w:rPr>
            </w:pPr>
          </w:p>
        </w:tc>
      </w:tr>
      <w:tr w:rsidR="006C029A" w:rsidRPr="00520F3E" w14:paraId="0A4EEA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02ED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546260" w14:textId="77777777" w:rsidR="006C029A" w:rsidRPr="00520F3E" w:rsidRDefault="00DC691E" w:rsidP="009E691C">
            <w:pPr>
              <w:rPr>
                <w:rFonts w:eastAsiaTheme="minorHAnsi" w:cs="Arial"/>
                <w:vanish/>
                <w:color w:val="000000" w:themeColor="text1"/>
                <w:sz w:val="16"/>
                <w:szCs w:val="16"/>
              </w:rPr>
            </w:pPr>
          </w:p>
        </w:tc>
      </w:tr>
      <w:tr w:rsidR="006C029A" w:rsidRPr="00520F3E" w14:paraId="1B96BB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8C99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F34478" w14:textId="77777777" w:rsidR="006C029A" w:rsidRPr="00520F3E" w:rsidRDefault="00DC691E" w:rsidP="00351BDF">
            <w:pPr>
              <w:rPr>
                <w:rFonts w:eastAsiaTheme="minorHAnsi" w:cs="Arial"/>
                <w:vanish/>
                <w:color w:val="000000" w:themeColor="text1"/>
                <w:sz w:val="16"/>
                <w:szCs w:val="16"/>
              </w:rPr>
            </w:pPr>
          </w:p>
        </w:tc>
      </w:tr>
      <w:tr w:rsidR="006C029A" w:rsidRPr="00520F3E" w14:paraId="1CEF366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95036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B0654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2A2CF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60C9CF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8045A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7ED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299C4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65CBF3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F21353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28A258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0525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852A2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B030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3620B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29206F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22F12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62D83D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CEAD5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BDDDC9F"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96581B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B28E5AB" w14:textId="77777777" w:rsidR="00DC0771" w:rsidRPr="00106C9E" w:rsidRDefault="00DC691E" w:rsidP="00A03556"/>
    <w:p w14:paraId="5AFF9AED" w14:textId="77777777" w:rsidR="00D353BB" w:rsidRPr="0040222F" w:rsidRDefault="002B5930" w:rsidP="0040222F">
      <w:pPr>
        <w:pStyle w:val="Heading5"/>
      </w:pPr>
      <w:bookmarkStart w:id="46" w:name="_Toc46730338"/>
      <w:r w:rsidRPr="0040222F">
        <w:lastRenderedPageBreak/>
        <w:t xml:space="preserve">REQ-326624/E-###R_FNC_Veh_HMI_Consent_004### Interface Between HMI, OTA, and </w:t>
      </w:r>
      <w:proofErr w:type="gramStart"/>
      <w:r w:rsidRPr="0040222F">
        <w:t>Vehicle  Connectivity</w:t>
      </w:r>
      <w:proofErr w:type="gramEnd"/>
      <w:r w:rsidRPr="0040222F">
        <w:t xml:space="preserve"> Settings</w:t>
      </w:r>
      <w:bookmarkEnd w:id="46"/>
    </w:p>
    <w:p w14:paraId="7CE7F520" w14:textId="77777777" w:rsidR="00EA4672" w:rsidRDefault="002B5930" w:rsidP="000750CD">
      <w:r w:rsidRPr="000750CD">
        <w:t xml:space="preserve">In Vehicle Software Update: then OTA manager shall share automatic software update settings current and update default setting, notify to HMI. HMI logic shall make sure new automatic software update default setting reflect under </w:t>
      </w:r>
      <w:r>
        <w:rPr>
          <w:snapToGrid w:val="0"/>
        </w:rPr>
        <w:t xml:space="preserve">Vehicle Connectivity </w:t>
      </w:r>
      <w:r w:rsidRPr="000750CD">
        <w:t xml:space="preserve">settings. </w:t>
      </w:r>
      <w:proofErr w:type="spellStart"/>
      <w:r w:rsidRPr="003B14F2">
        <w:rPr>
          <w:color w:val="0000CC"/>
        </w:rPr>
        <w:t>LS_ASUHMI_ASU_FeatureStatus</w:t>
      </w:r>
      <w:proofErr w:type="spellEnd"/>
      <w:r w:rsidRPr="003B14F2">
        <w:rPr>
          <w:color w:val="0000CC"/>
        </w:rPr>
        <w:t xml:space="preserve"> = new values</w:t>
      </w:r>
      <w:r w:rsidRPr="000750CD">
        <w:t>.</w:t>
      </w:r>
    </w:p>
    <w:p w14:paraId="09B2B704" w14:textId="433900FE" w:rsidR="003B14F2" w:rsidRPr="000750CD" w:rsidRDefault="002B5930" w:rsidP="000750CD">
      <w:r>
        <w:t>Vehicle</w:t>
      </w:r>
      <w:r w:rsidRPr="009E5EE4">
        <w:t xml:space="preserve"> Connectivity Settings: If vehicle connectivity default setting is change, then HMI shall notify OTA Manager with new default values. When automatic software update any of the </w:t>
      </w:r>
      <w:r>
        <w:rPr>
          <w:snapToGrid w:val="0"/>
        </w:rPr>
        <w:t xml:space="preserve">Vehicle Connectivity </w:t>
      </w:r>
      <w:r w:rsidRPr="009E5EE4">
        <w:t xml:space="preserve">setting </w:t>
      </w:r>
      <w:proofErr w:type="spellStart"/>
      <w:r w:rsidRPr="003B14F2">
        <w:rPr>
          <w:color w:val="0000CC"/>
        </w:rPr>
        <w:t>LS_ASUHMI_ASU_Consent</w:t>
      </w:r>
      <w:proofErr w:type="spellEnd"/>
      <w:r w:rsidRPr="003B14F2">
        <w:rPr>
          <w:color w:val="0000CC"/>
        </w:rPr>
        <w:t xml:space="preserve"> = new value</w:t>
      </w:r>
      <w:r w:rsidRPr="009E5EE4">
        <w:t>.</w:t>
      </w:r>
    </w:p>
    <w:p w14:paraId="2823D292" w14:textId="77777777" w:rsidR="003B14F2" w:rsidRPr="000750CD" w:rsidRDefault="002B5930" w:rsidP="001540C0">
      <w:pPr>
        <w:jc w:val="center"/>
      </w:pPr>
      <w:r w:rsidRPr="0095582A">
        <w:object w:dxaOrig="8715" w:dyaOrig="5491" w14:anchorId="023A65E7">
          <v:shape id="5f1afd8e0000389d5edabdba" o:spid="_x0000_i1029" type="#_x0000_t75" style="width:6in;height:273.6pt" o:ole="">
            <v:imagedata r:id="rId18" o:title=""/>
          </v:shape>
          <o:OLEObject Type="Embed" ProgID="Visio.Drawing.15" ShapeID="5f1afd8e0000389d5edabdba" DrawAspect="Content" ObjectID="_1682150968" r:id="rId19"/>
        </w:object>
      </w:r>
    </w:p>
    <w:p w14:paraId="5DB8A352" w14:textId="77777777" w:rsidR="00EA4672" w:rsidRDefault="002B5930" w:rsidP="001540C0">
      <w:pPr>
        <w:jc w:val="center"/>
      </w:pPr>
      <w:r w:rsidRPr="001540C0">
        <w:rPr>
          <w:b/>
        </w:rPr>
        <w:t xml:space="preserve">Flow 2: Interface between HMI, OTA, and </w:t>
      </w:r>
      <w:r w:rsidRPr="001540C0">
        <w:rPr>
          <w:b/>
          <w:snapToGrid w:val="0"/>
        </w:rPr>
        <w:t>Vehicle Connectivity</w:t>
      </w:r>
    </w:p>
    <w:p w14:paraId="5890900B" w14:textId="51B667CA"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E00CDB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F2CBD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83BD45" w14:textId="77777777" w:rsidR="006C029A" w:rsidRPr="00520F3E" w:rsidRDefault="00DC691E" w:rsidP="009E691C">
            <w:pPr>
              <w:rPr>
                <w:rFonts w:eastAsiaTheme="minorHAnsi" w:cs="Arial"/>
                <w:vanish/>
                <w:color w:val="000000" w:themeColor="text1"/>
                <w:sz w:val="16"/>
                <w:szCs w:val="16"/>
              </w:rPr>
            </w:pPr>
          </w:p>
        </w:tc>
      </w:tr>
      <w:tr w:rsidR="006C029A" w:rsidRPr="00520F3E" w14:paraId="370FAC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FE0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A27FDB" w14:textId="77777777" w:rsidR="006C029A" w:rsidRPr="00520F3E" w:rsidRDefault="00DC691E" w:rsidP="009E691C">
            <w:pPr>
              <w:rPr>
                <w:rFonts w:eastAsiaTheme="minorHAnsi" w:cs="Arial"/>
                <w:vanish/>
                <w:color w:val="000000" w:themeColor="text1"/>
                <w:sz w:val="16"/>
                <w:szCs w:val="16"/>
              </w:rPr>
            </w:pPr>
          </w:p>
        </w:tc>
      </w:tr>
      <w:tr w:rsidR="006C029A" w:rsidRPr="00520F3E" w14:paraId="424676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96B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BF7709" w14:textId="77777777" w:rsidR="006C029A" w:rsidRPr="00520F3E" w:rsidRDefault="00DC691E" w:rsidP="009E691C">
            <w:pPr>
              <w:rPr>
                <w:rFonts w:eastAsiaTheme="minorHAnsi" w:cs="Arial"/>
                <w:vanish/>
                <w:color w:val="000000" w:themeColor="text1"/>
                <w:sz w:val="16"/>
                <w:szCs w:val="16"/>
              </w:rPr>
            </w:pPr>
          </w:p>
        </w:tc>
      </w:tr>
      <w:tr w:rsidR="006C029A" w:rsidRPr="00520F3E" w14:paraId="2582038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486A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3A880D" w14:textId="77777777" w:rsidR="006C029A" w:rsidRPr="00520F3E" w:rsidRDefault="00DC691E" w:rsidP="00351BDF">
            <w:pPr>
              <w:rPr>
                <w:rFonts w:eastAsiaTheme="minorHAnsi" w:cs="Arial"/>
                <w:vanish/>
                <w:color w:val="000000" w:themeColor="text1"/>
                <w:sz w:val="16"/>
                <w:szCs w:val="16"/>
              </w:rPr>
            </w:pPr>
          </w:p>
        </w:tc>
      </w:tr>
      <w:tr w:rsidR="006C029A" w:rsidRPr="00520F3E" w14:paraId="0A21719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F5E9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6B9D71"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83DDC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DE0F4F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FA86A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0F25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11936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50936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733F77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FF311D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59ED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7ADD85"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90FB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FEE33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5FF16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BDB5C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2F8660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B01608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EE187B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D21564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E6EA16F" w14:textId="77777777" w:rsidR="00DC0771" w:rsidRPr="00106C9E" w:rsidRDefault="00DC691E" w:rsidP="00A03556"/>
    <w:p w14:paraId="55341470" w14:textId="77777777" w:rsidR="00D353BB" w:rsidRPr="0040222F" w:rsidRDefault="002B5930" w:rsidP="0040222F">
      <w:pPr>
        <w:pStyle w:val="Heading5"/>
      </w:pPr>
      <w:bookmarkStart w:id="47" w:name="_Toc46730339"/>
      <w:r w:rsidRPr="0040222F">
        <w:t>F-REQ-305287/D-###R_FNC_Veh_HMI_Consent_005### OTA and Vehicle Connectivity Settings and Other Default Settings</w:t>
      </w:r>
      <w:bookmarkEnd w:id="47"/>
    </w:p>
    <w:p w14:paraId="2F9E3082" w14:textId="77777777" w:rsidR="00EA4672" w:rsidRDefault="002B5930" w:rsidP="003B14F2">
      <w:pPr>
        <w:rPr>
          <w:rFonts w:cs="Arial"/>
        </w:rPr>
      </w:pPr>
      <w:r w:rsidRPr="00B8182D">
        <w:rPr>
          <w:rFonts w:cs="Arial"/>
        </w:rPr>
        <w:t xml:space="preserve">The OTA Manager shall </w:t>
      </w:r>
      <w:r>
        <w:rPr>
          <w:rFonts w:cs="Arial"/>
        </w:rPr>
        <w:t xml:space="preserve">store default values of </w:t>
      </w:r>
      <w:r w:rsidRPr="00B8182D">
        <w:rPr>
          <w:rFonts w:cs="Arial"/>
        </w:rPr>
        <w:t>vehicle authorization level</w:t>
      </w:r>
      <w:r>
        <w:rPr>
          <w:rFonts w:cs="Arial"/>
        </w:rPr>
        <w:t xml:space="preserve">. OTA default values are updateable through OTA. New default values shall be shared with HMI from OTA Manager.  </w:t>
      </w:r>
    </w:p>
    <w:p w14:paraId="20F9F33B" w14:textId="2C5763D8" w:rsidR="003B14F2" w:rsidRDefault="002B5930" w:rsidP="003B14F2">
      <w:pPr>
        <w:rPr>
          <w:rFonts w:cs="Arial"/>
        </w:rPr>
      </w:pPr>
      <w:r w:rsidRPr="00B8182D">
        <w:rPr>
          <w:rFonts w:cs="Arial"/>
        </w:rPr>
        <w:t xml:space="preserve">HMI logic shall read the </w:t>
      </w:r>
      <w:r>
        <w:rPr>
          <w:snapToGrid w:val="0"/>
        </w:rPr>
        <w:t>Vehicle Connectivity Settings (</w:t>
      </w:r>
      <w:r w:rsidRPr="00B8182D">
        <w:rPr>
          <w:rFonts w:cs="Arial"/>
        </w:rPr>
        <w:t>CCS policy table</w:t>
      </w:r>
      <w:r>
        <w:rPr>
          <w:rFonts w:cs="Arial"/>
        </w:rPr>
        <w:t>)</w:t>
      </w:r>
      <w:r w:rsidRPr="00B8182D">
        <w:rPr>
          <w:rFonts w:cs="Arial"/>
        </w:rPr>
        <w:t xml:space="preserve"> for default settings per region and/or county.</w:t>
      </w:r>
      <w:r>
        <w:rPr>
          <w:rFonts w:cs="Arial"/>
        </w:rPr>
        <w:t xml:space="preserve"> </w:t>
      </w:r>
    </w:p>
    <w:p w14:paraId="2FF4DA4D" w14:textId="77777777" w:rsidR="001540C0" w:rsidRDefault="002B5930" w:rsidP="003B14F2">
      <w:r w:rsidRPr="0095582A">
        <w:object w:dxaOrig="10501" w:dyaOrig="6061" w14:anchorId="1563EE9E">
          <v:shape id="5f1afd8e0000389d4e611e90" o:spid="_x0000_i1030" type="#_x0000_t75" style="width:518.4pt;height:302.4pt" o:ole="">
            <v:imagedata r:id="rId20" o:title=""/>
          </v:shape>
          <o:OLEObject Type="Embed" ProgID="Visio.Drawing.15" ShapeID="5f1afd8e0000389d4e611e90" DrawAspect="Content" ObjectID="_1682150969" r:id="rId21"/>
        </w:object>
      </w:r>
    </w:p>
    <w:p w14:paraId="3570BA00" w14:textId="77777777" w:rsidR="00EA4672" w:rsidRDefault="002B5930" w:rsidP="003B14F2">
      <w:pPr>
        <w:jc w:val="center"/>
        <w:rPr>
          <w:rFonts w:cs="Arial"/>
          <w:b/>
        </w:rPr>
      </w:pPr>
      <w:r w:rsidRPr="001540C0">
        <w:rPr>
          <w:b/>
        </w:rPr>
        <w:t xml:space="preserve">Flow 3: OTA and </w:t>
      </w:r>
      <w:r w:rsidRPr="001540C0">
        <w:rPr>
          <w:b/>
          <w:snapToGrid w:val="0"/>
        </w:rPr>
        <w:t xml:space="preserve">Vehicle Connectivity (CCS) </w:t>
      </w:r>
      <w:r w:rsidRPr="001540C0">
        <w:rPr>
          <w:b/>
        </w:rPr>
        <w:t>and Other Default Settings</w:t>
      </w:r>
    </w:p>
    <w:p w14:paraId="6A6173DC" w14:textId="0F5E730F"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869E9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A6A6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44AB3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R_FNC_Vehicle_HMI_011</w:t>
            </w:r>
          </w:p>
        </w:tc>
      </w:tr>
      <w:tr w:rsidR="006C029A" w:rsidRPr="00520F3E" w14:paraId="7A37A0C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27F3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C4E952" w14:textId="77777777" w:rsidR="006C029A" w:rsidRPr="00520F3E" w:rsidRDefault="00DC691E" w:rsidP="009E691C">
            <w:pPr>
              <w:rPr>
                <w:rFonts w:eastAsiaTheme="minorHAnsi" w:cs="Arial"/>
                <w:vanish/>
                <w:color w:val="000000" w:themeColor="text1"/>
                <w:sz w:val="16"/>
                <w:szCs w:val="16"/>
              </w:rPr>
            </w:pPr>
          </w:p>
        </w:tc>
      </w:tr>
      <w:tr w:rsidR="006C029A" w:rsidRPr="00520F3E" w14:paraId="5F939B0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F5E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8AF988" w14:textId="77777777" w:rsidR="006C029A" w:rsidRPr="00520F3E" w:rsidRDefault="00DC691E" w:rsidP="009E691C">
            <w:pPr>
              <w:rPr>
                <w:rFonts w:eastAsiaTheme="minorHAnsi" w:cs="Arial"/>
                <w:vanish/>
                <w:color w:val="000000" w:themeColor="text1"/>
                <w:sz w:val="16"/>
                <w:szCs w:val="16"/>
              </w:rPr>
            </w:pPr>
          </w:p>
        </w:tc>
      </w:tr>
      <w:tr w:rsidR="006C029A" w:rsidRPr="00520F3E" w14:paraId="28513B7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AFB7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126248" w14:textId="77777777" w:rsidR="006C029A" w:rsidRPr="00520F3E" w:rsidRDefault="00DC691E" w:rsidP="00351BDF">
            <w:pPr>
              <w:rPr>
                <w:rFonts w:eastAsiaTheme="minorHAnsi" w:cs="Arial"/>
                <w:vanish/>
                <w:color w:val="000000" w:themeColor="text1"/>
                <w:sz w:val="16"/>
                <w:szCs w:val="16"/>
              </w:rPr>
            </w:pPr>
          </w:p>
        </w:tc>
      </w:tr>
      <w:tr w:rsidR="006C029A" w:rsidRPr="00520F3E" w14:paraId="1ED6BB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6275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4A6CC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3D02B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09CEA5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1A70A5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DAC0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27087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7BA0D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6D5583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9A79C8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49C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38702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24D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D7B57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15A2AC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B2871E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7F61AE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E2D353F"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76086EF"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D25388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7733955" w14:textId="77777777" w:rsidR="00DC0771" w:rsidRPr="00106C9E" w:rsidRDefault="00DC691E" w:rsidP="00A03556"/>
    <w:p w14:paraId="2A6B3FCE" w14:textId="77777777" w:rsidR="00D353BB" w:rsidRPr="0040222F" w:rsidRDefault="002B5930" w:rsidP="0040222F">
      <w:pPr>
        <w:pStyle w:val="Heading5"/>
      </w:pPr>
      <w:bookmarkStart w:id="48" w:name="_Toc46730340"/>
      <w:r w:rsidRPr="0040222F">
        <w:t>F-REQ-305296/F-###R_FNC_Veh_HMI_Consent_006### Automatic Software Update Regional or/and Countries User Consent – Vehicle Authorization State</w:t>
      </w:r>
      <w:bookmarkEnd w:id="48"/>
    </w:p>
    <w:p w14:paraId="6F7B9813" w14:textId="77777777" w:rsidR="00A474F2" w:rsidRDefault="002B5930" w:rsidP="002B5930">
      <w:pPr>
        <w:numPr>
          <w:ilvl w:val="0"/>
          <w:numId w:val="14"/>
        </w:numPr>
      </w:pPr>
      <w:r w:rsidRPr="00CB37A3">
        <w:t xml:space="preserve">Loss of all connection – TCU Ford account is </w:t>
      </w:r>
      <w:proofErr w:type="gramStart"/>
      <w:r w:rsidRPr="00CB37A3">
        <w:t>disabled</w:t>
      </w:r>
      <w:proofErr w:type="gramEnd"/>
      <w:r w:rsidRPr="00CB37A3">
        <w:t xml:space="preserve"> and no </w:t>
      </w:r>
      <w:r>
        <w:t xml:space="preserve">Wi-Fi </w:t>
      </w:r>
      <w:r w:rsidRPr="00CB37A3">
        <w:t xml:space="preserve">or smartphone parried without </w:t>
      </w:r>
      <w:r>
        <w:t>mobile app</w:t>
      </w:r>
      <w:r w:rsidRPr="00CB37A3">
        <w:t>.</w:t>
      </w:r>
    </w:p>
    <w:p w14:paraId="738613B9" w14:textId="77777777" w:rsidR="00A474F2" w:rsidRDefault="002B5930" w:rsidP="002B5930">
      <w:pPr>
        <w:numPr>
          <w:ilvl w:val="0"/>
          <w:numId w:val="14"/>
        </w:numPr>
        <w:ind w:left="720"/>
        <w:rPr>
          <w:rFonts w:cs="Arial"/>
        </w:rPr>
      </w:pPr>
      <w:r>
        <w:t>FMC Owned Vehicles – FMC shall be able to do OTA software update for All FMC owned vehicles without in vehicle HMI input.</w:t>
      </w:r>
    </w:p>
    <w:p w14:paraId="79AFA61A" w14:textId="77777777" w:rsidR="00A474F2" w:rsidRDefault="002B5930" w:rsidP="002B5930">
      <w:pPr>
        <w:numPr>
          <w:ilvl w:val="0"/>
          <w:numId w:val="14"/>
        </w:numPr>
        <w:ind w:left="720"/>
        <w:rPr>
          <w:rFonts w:cs="Arial"/>
        </w:rPr>
      </w:pPr>
      <w:r>
        <w:t>Vehicle</w:t>
      </w:r>
      <w:r w:rsidRPr="00B8182D">
        <w:t xml:space="preserve"> </w:t>
      </w:r>
      <w:r w:rsidRPr="0095447F">
        <w:t>C</w:t>
      </w:r>
      <w:r w:rsidRPr="00B8182D">
        <w:t xml:space="preserve">onnectivity </w:t>
      </w:r>
      <w:r w:rsidRPr="0095447F">
        <w:t>Settings</w:t>
      </w:r>
      <w:r w:rsidRPr="00B8182D">
        <w:t xml:space="preserve"> – </w:t>
      </w:r>
      <w:r>
        <w:t xml:space="preserve">as long as the vehicle has vehicle connection </w:t>
      </w:r>
      <w:r w:rsidRPr="00B8182D">
        <w:t xml:space="preserve">OTA Manager </w:t>
      </w:r>
      <w:r>
        <w:t xml:space="preserve">shall continue to do software updates </w:t>
      </w:r>
      <w:proofErr w:type="spellStart"/>
      <w:r w:rsidRPr="009C5DC3">
        <w:rPr>
          <w:rFonts w:cs="Arial"/>
          <w:color w:val="0000CC"/>
          <w:sz w:val="18"/>
          <w:szCs w:val="18"/>
        </w:rPr>
        <w:t>LS_ASUHMI_ASU_Consent</w:t>
      </w:r>
      <w:proofErr w:type="spellEnd"/>
      <w:r w:rsidRPr="009C5DC3">
        <w:rPr>
          <w:rFonts w:cs="Arial"/>
          <w:color w:val="0000CC"/>
          <w:sz w:val="18"/>
          <w:szCs w:val="18"/>
        </w:rPr>
        <w:t xml:space="preserve"> = True</w:t>
      </w:r>
      <w:r w:rsidRPr="00B8182D">
        <w:rPr>
          <w:rFonts w:cs="Arial"/>
        </w:rPr>
        <w:t>.</w:t>
      </w:r>
    </w:p>
    <w:p w14:paraId="62842410" w14:textId="77777777" w:rsidR="00A474F2" w:rsidRDefault="002B5930" w:rsidP="002B5930">
      <w:pPr>
        <w:numPr>
          <w:ilvl w:val="1"/>
          <w:numId w:val="14"/>
        </w:numPr>
        <w:ind w:left="1152"/>
      </w:pPr>
      <w:r>
        <w:t xml:space="preserve">Purchased agreement and if Wi-Fi is available: - </w:t>
      </w:r>
    </w:p>
    <w:p w14:paraId="026853F5" w14:textId="77777777" w:rsidR="00A474F2" w:rsidRDefault="002B5930" w:rsidP="002B5930">
      <w:pPr>
        <w:numPr>
          <w:ilvl w:val="2"/>
          <w:numId w:val="14"/>
        </w:numPr>
        <w:ind w:left="1584"/>
      </w:pPr>
      <w:r>
        <w:t xml:space="preserve"> User Base Consent Default = OFF </w:t>
      </w:r>
      <w:r w:rsidRPr="009C5DC3">
        <w:rPr>
          <w:color w:val="0000CC"/>
        </w:rPr>
        <w:t>(</w:t>
      </w:r>
      <w:proofErr w:type="spellStart"/>
      <w:r w:rsidRPr="009C5DC3">
        <w:rPr>
          <w:color w:val="0000CC"/>
        </w:rPr>
        <w:t>LS_ASUHMI_ASU_FeatureStatus</w:t>
      </w:r>
      <w:proofErr w:type="spellEnd"/>
      <w:r w:rsidRPr="009C5DC3">
        <w:rPr>
          <w:color w:val="0000CC"/>
        </w:rPr>
        <w:t xml:space="preserve"> = Disable)</w:t>
      </w:r>
    </w:p>
    <w:p w14:paraId="77697ED2" w14:textId="77777777" w:rsidR="00A474F2" w:rsidRDefault="002B5930" w:rsidP="002B5930">
      <w:pPr>
        <w:numPr>
          <w:ilvl w:val="3"/>
          <w:numId w:val="14"/>
        </w:numPr>
        <w:ind w:left="2088"/>
      </w:pPr>
      <w:r>
        <w:t>V</w:t>
      </w:r>
      <w:r w:rsidRPr="001B6963">
        <w:t xml:space="preserve">ehicle </w:t>
      </w:r>
      <w:r>
        <w:t>has ability to</w:t>
      </w:r>
      <w:r w:rsidRPr="001B6963">
        <w:t xml:space="preserve"> communicate with the Ford Backend </w:t>
      </w:r>
      <w:r>
        <w:t xml:space="preserve">in order to get available software information, posting the current part numbers, download of the ODL file, download Software Release Notes, and download cloud </w:t>
      </w:r>
      <w:r w:rsidRPr="006F0D72">
        <w:rPr>
          <w:rFonts w:cs="Arial"/>
        </w:rPr>
        <w:t>authorization commands</w:t>
      </w:r>
    </w:p>
    <w:p w14:paraId="25332D90" w14:textId="77777777" w:rsidR="00A474F2" w:rsidRDefault="002B5930" w:rsidP="002B5930">
      <w:pPr>
        <w:numPr>
          <w:ilvl w:val="3"/>
          <w:numId w:val="14"/>
        </w:numPr>
        <w:ind w:left="2088"/>
      </w:pPr>
      <w:r>
        <w:rPr>
          <w:rFonts w:cs="Arial"/>
        </w:rPr>
        <w:t xml:space="preserve">One-time or recurring </w:t>
      </w:r>
      <w:r w:rsidRPr="00C472C1">
        <w:rPr>
          <w:rFonts w:cs="Arial"/>
        </w:rPr>
        <w:t>User consent is need in order to download the software files.</w:t>
      </w:r>
    </w:p>
    <w:p w14:paraId="3767ADAD" w14:textId="77777777" w:rsidR="00A474F2" w:rsidRDefault="002B5930" w:rsidP="002B5930">
      <w:pPr>
        <w:numPr>
          <w:ilvl w:val="2"/>
          <w:numId w:val="14"/>
        </w:numPr>
        <w:ind w:left="1584"/>
      </w:pPr>
      <w:r>
        <w:t xml:space="preserve"> User Base Consent Default = ON (</w:t>
      </w:r>
      <w:proofErr w:type="spellStart"/>
      <w:r w:rsidRPr="0045613D">
        <w:rPr>
          <w:color w:val="0000CC"/>
        </w:rPr>
        <w:t>LS_ASUHMI_ASU_FeatureStatus</w:t>
      </w:r>
      <w:proofErr w:type="spellEnd"/>
      <w:r>
        <w:rPr>
          <w:color w:val="0000CC"/>
        </w:rPr>
        <w:t xml:space="preserve"> = En</w:t>
      </w:r>
      <w:r w:rsidRPr="0045613D">
        <w:rPr>
          <w:color w:val="0000CC"/>
        </w:rPr>
        <w:t>able</w:t>
      </w:r>
      <w:r>
        <w:rPr>
          <w:color w:val="0000CC"/>
        </w:rPr>
        <w:t>)</w:t>
      </w:r>
    </w:p>
    <w:p w14:paraId="1F7EA0D0" w14:textId="77777777" w:rsidR="00A474F2" w:rsidRDefault="002B5930" w:rsidP="002B5930">
      <w:pPr>
        <w:numPr>
          <w:ilvl w:val="0"/>
          <w:numId w:val="15"/>
        </w:numPr>
        <w:ind w:left="1944"/>
      </w:pPr>
      <w:r>
        <w:rPr>
          <w:rFonts w:cs="Arial"/>
        </w:rPr>
        <w:t xml:space="preserve">Depending on </w:t>
      </w:r>
      <w:r w:rsidRPr="0008690B">
        <w:rPr>
          <w:rFonts w:cs="Arial"/>
        </w:rPr>
        <w:t>r</w:t>
      </w:r>
      <w:r>
        <w:t xml:space="preserve">egion and/or countries User Consent can be default to ON and in vehicle HMI allow the customer to disable consent. </w:t>
      </w:r>
    </w:p>
    <w:p w14:paraId="57EC12AB" w14:textId="77777777" w:rsidR="00A474F2" w:rsidRDefault="002B5930" w:rsidP="002B5930">
      <w:pPr>
        <w:numPr>
          <w:ilvl w:val="0"/>
          <w:numId w:val="15"/>
        </w:numPr>
        <w:ind w:left="1944"/>
      </w:pPr>
      <w:r>
        <w:rPr>
          <w:rFonts w:cs="Arial"/>
        </w:rPr>
        <w:t xml:space="preserve">In vehicle HMI shall have initial </w:t>
      </w:r>
      <w:r w:rsidRPr="006113A5">
        <w:rPr>
          <w:rFonts w:cs="Arial"/>
        </w:rPr>
        <w:t xml:space="preserve">reminder </w:t>
      </w:r>
      <w:r>
        <w:rPr>
          <w:rFonts w:cs="Arial"/>
        </w:rPr>
        <w:t xml:space="preserve">after the vehicle is sold; vehicle mode = Normal &amp;&amp; </w:t>
      </w:r>
      <w:proofErr w:type="spellStart"/>
      <w:r w:rsidRPr="006113A5">
        <w:rPr>
          <w:rFonts w:cs="Arial"/>
        </w:rPr>
        <w:t>ignition</w:t>
      </w:r>
      <w:r>
        <w:rPr>
          <w:rFonts w:cs="Arial"/>
        </w:rPr>
        <w:t>_</w:t>
      </w:r>
      <w:r w:rsidRPr="006113A5">
        <w:rPr>
          <w:rFonts w:cs="Arial"/>
        </w:rPr>
        <w:t>cycle</w:t>
      </w:r>
      <w:r>
        <w:rPr>
          <w:rFonts w:cs="Arial"/>
        </w:rPr>
        <w:t>_count</w:t>
      </w:r>
      <w:proofErr w:type="spellEnd"/>
      <w:r>
        <w:rPr>
          <w:rFonts w:cs="Arial"/>
        </w:rPr>
        <w:t xml:space="preserve"> = X, then </w:t>
      </w:r>
      <w:r w:rsidRPr="007F322F">
        <w:rPr>
          <w:rFonts w:cs="Arial"/>
        </w:rPr>
        <w:t>prompt the user</w:t>
      </w:r>
      <w:r>
        <w:rPr>
          <w:rFonts w:cs="Arial"/>
        </w:rPr>
        <w:t xml:space="preserve"> with consent reminder and allow to </w:t>
      </w:r>
      <w:r w:rsidRPr="007F322F">
        <w:rPr>
          <w:rFonts w:cs="Arial"/>
        </w:rPr>
        <w:t xml:space="preserve">set a </w:t>
      </w:r>
      <w:r>
        <w:rPr>
          <w:rFonts w:cs="Arial"/>
        </w:rPr>
        <w:t xml:space="preserve">recurring </w:t>
      </w:r>
      <w:r w:rsidRPr="007F322F">
        <w:rPr>
          <w:rFonts w:cs="Arial"/>
        </w:rPr>
        <w:t>schedule.</w:t>
      </w:r>
    </w:p>
    <w:p w14:paraId="1695126D" w14:textId="77777777" w:rsidR="00A474F2" w:rsidRDefault="002B5930" w:rsidP="002B5930">
      <w:pPr>
        <w:numPr>
          <w:ilvl w:val="1"/>
          <w:numId w:val="15"/>
        </w:numPr>
      </w:pPr>
      <w:r>
        <w:lastRenderedPageBreak/>
        <w:t xml:space="preserve">Notification shall have details that the vehicle’s </w:t>
      </w:r>
      <w:r w:rsidRPr="006113A5">
        <w:t xml:space="preserve">OTA Software updates feature is activated and able to receive software updates automatically, configure AP </w:t>
      </w:r>
      <w:r>
        <w:t xml:space="preserve">and set a </w:t>
      </w:r>
      <w:r>
        <w:rPr>
          <w:rFonts w:cs="Arial"/>
        </w:rPr>
        <w:t xml:space="preserve">recurring </w:t>
      </w:r>
      <w:r>
        <w:t xml:space="preserve">schedule </w:t>
      </w:r>
      <w:r w:rsidRPr="006113A5">
        <w:t>for faster updates</w:t>
      </w:r>
      <w:r>
        <w:t>.</w:t>
      </w:r>
    </w:p>
    <w:p w14:paraId="6FF08D14" w14:textId="77777777" w:rsidR="00A474F2" w:rsidRDefault="002B5930" w:rsidP="002B5930">
      <w:pPr>
        <w:numPr>
          <w:ilvl w:val="2"/>
          <w:numId w:val="14"/>
        </w:numPr>
        <w:ind w:left="1584"/>
      </w:pPr>
      <w:r>
        <w:t xml:space="preserve"> </w:t>
      </w:r>
      <w:r w:rsidRPr="00A43F17">
        <w:t xml:space="preserve">Current </w:t>
      </w:r>
      <w:r>
        <w:t xml:space="preserve">Base </w:t>
      </w:r>
      <w:r w:rsidRPr="00A43F17">
        <w:t xml:space="preserve">Consent Values </w:t>
      </w:r>
      <w:r>
        <w:t xml:space="preserve">– </w:t>
      </w:r>
      <w:r>
        <w:rPr>
          <w:rFonts w:cs="Arial"/>
        </w:rPr>
        <w:t xml:space="preserve">HMI logic shall send a flag to </w:t>
      </w:r>
      <w:r w:rsidRPr="00AB3FE8">
        <w:rPr>
          <w:rFonts w:cs="Arial"/>
        </w:rPr>
        <w:t>OTA Manager each time it changes</w:t>
      </w:r>
      <w:r>
        <w:rPr>
          <w:rFonts w:cs="Arial"/>
        </w:rPr>
        <w:t>.</w:t>
      </w:r>
    </w:p>
    <w:p w14:paraId="7A611BEB" w14:textId="77777777" w:rsidR="00A474F2" w:rsidRDefault="002B5930" w:rsidP="002B5930">
      <w:pPr>
        <w:numPr>
          <w:ilvl w:val="0"/>
          <w:numId w:val="17"/>
        </w:numPr>
      </w:pPr>
      <w:r>
        <w:t xml:space="preserve">If User Consent changes from OFF </w:t>
      </w:r>
      <w:r>
        <w:sym w:font="Wingdings" w:char="F0E0"/>
      </w:r>
      <w:r>
        <w:t xml:space="preserve"> ON  </w:t>
      </w:r>
    </w:p>
    <w:p w14:paraId="7A78F6AF" w14:textId="77777777" w:rsidR="00A474F2" w:rsidRDefault="002B5930" w:rsidP="002B5930">
      <w:pPr>
        <w:numPr>
          <w:ilvl w:val="1"/>
          <w:numId w:val="17"/>
        </w:numPr>
      </w:pPr>
      <w:r w:rsidRPr="00DB1F84">
        <w:t xml:space="preserve">Prompt the customer for Wi-Fi connection set </w:t>
      </w:r>
      <w:r>
        <w:rPr>
          <w:rFonts w:cs="Arial"/>
        </w:rPr>
        <w:t xml:space="preserve">recurring </w:t>
      </w:r>
      <w:r w:rsidRPr="00DB1F84">
        <w:t>schedule for faster updates</w:t>
      </w:r>
    </w:p>
    <w:p w14:paraId="0D9CA292" w14:textId="77777777" w:rsidR="009371CC" w:rsidRDefault="002B5930" w:rsidP="002B5930">
      <w:pPr>
        <w:numPr>
          <w:ilvl w:val="0"/>
          <w:numId w:val="16"/>
        </w:numPr>
        <w:ind w:left="1944"/>
      </w:pPr>
      <w:r>
        <w:t xml:space="preserve">If User Consent changed from ON </w:t>
      </w:r>
      <w:r>
        <w:sym w:font="Wingdings" w:char="F0E0"/>
      </w:r>
      <w:r>
        <w:t xml:space="preserve"> OFF, then HMI shall display:</w:t>
      </w:r>
    </w:p>
    <w:p w14:paraId="4D156C6B" w14:textId="77777777" w:rsidR="009371CC" w:rsidRDefault="002B5930" w:rsidP="002B5930">
      <w:pPr>
        <w:numPr>
          <w:ilvl w:val="0"/>
          <w:numId w:val="18"/>
        </w:numPr>
      </w:pPr>
      <w:r>
        <w:t>If update is not in progress, then HMI shall show disclaimer that i</w:t>
      </w:r>
      <w:r w:rsidRPr="009371CC">
        <w:t xml:space="preserve">f you turn off </w:t>
      </w:r>
      <w:r>
        <w:t>ASU</w:t>
      </w:r>
      <w:r w:rsidRPr="009371CC">
        <w:t>, your vehicle won’t receive new features or critical updates automatically.</w:t>
      </w:r>
    </w:p>
    <w:p w14:paraId="49ED133F" w14:textId="77777777" w:rsidR="00A474F2" w:rsidRPr="009371CC" w:rsidRDefault="002B5930" w:rsidP="002B5930">
      <w:pPr>
        <w:numPr>
          <w:ilvl w:val="0"/>
          <w:numId w:val="18"/>
        </w:numPr>
      </w:pPr>
      <w:r>
        <w:t xml:space="preserve">If update is in progress, then HMI shall display update is in progress do you want to continue or wait until update is complete, if user choose to continue HMI shall display disclaimer 3.1.3A. </w:t>
      </w:r>
    </w:p>
    <w:p w14:paraId="27083194" w14:textId="77777777" w:rsidR="00A474F2" w:rsidRDefault="002B5930" w:rsidP="002B5930">
      <w:pPr>
        <w:numPr>
          <w:ilvl w:val="0"/>
          <w:numId w:val="16"/>
        </w:numPr>
        <w:ind w:left="1944"/>
      </w:pPr>
      <w:r>
        <w:t xml:space="preserve">If download is NOT complete, then pause the software update and wait for user input before resume the current download or start new download. </w:t>
      </w:r>
    </w:p>
    <w:p w14:paraId="0062BE81" w14:textId="77777777" w:rsidR="00A474F2" w:rsidRDefault="002B5930" w:rsidP="002B5930">
      <w:pPr>
        <w:numPr>
          <w:ilvl w:val="0"/>
          <w:numId w:val="16"/>
        </w:numPr>
        <w:ind w:left="1944"/>
      </w:pPr>
      <w:r>
        <w:t xml:space="preserve">If download is hundred </w:t>
      </w:r>
      <w:r w:rsidRPr="00DB1F84">
        <w:rPr>
          <w:rFonts w:cs="Arial"/>
          <w:color w:val="222222"/>
          <w:shd w:val="clear" w:color="auto" w:fill="FFFFFF"/>
        </w:rPr>
        <w:t>percent</w:t>
      </w:r>
      <w:r>
        <w:t xml:space="preserve"> complete, then vehicle shall continue processing the current software update until completion </w:t>
      </w:r>
      <w:r w:rsidRPr="00DB1F84">
        <w:rPr>
          <w:rFonts w:cs="Arial"/>
        </w:rPr>
        <w:t>based on the previous user consent.</w:t>
      </w:r>
    </w:p>
    <w:p w14:paraId="67331621" w14:textId="77777777" w:rsidR="00A474F2" w:rsidRPr="00B1685A" w:rsidRDefault="002B5930" w:rsidP="002B5930">
      <w:pPr>
        <w:numPr>
          <w:ilvl w:val="1"/>
          <w:numId w:val="14"/>
        </w:numPr>
        <w:ind w:left="1152"/>
      </w:pPr>
      <w:r>
        <w:t xml:space="preserve">Additional </w:t>
      </w:r>
      <w:r w:rsidRPr="00A43F17">
        <w:t xml:space="preserve">Consent </w:t>
      </w:r>
      <w:r>
        <w:t xml:space="preserve">or PII – </w:t>
      </w:r>
      <w:r w:rsidRPr="00833436">
        <w:t xml:space="preserve">Ford Motor Company may require additional Consent </w:t>
      </w:r>
      <w:r>
        <w:t xml:space="preserve">and/or PII </w:t>
      </w:r>
      <w:r w:rsidRPr="00833436">
        <w:t>for specification type(s) of software</w:t>
      </w:r>
      <w:r>
        <w:t xml:space="preserve"> </w:t>
      </w:r>
      <w:r w:rsidRPr="009C5DC3">
        <w:rPr>
          <w:color w:val="0000CC"/>
        </w:rPr>
        <w:t>(</w:t>
      </w:r>
      <w:proofErr w:type="spellStart"/>
      <w:r w:rsidRPr="009C5DC3">
        <w:rPr>
          <w:color w:val="0000CC"/>
        </w:rPr>
        <w:t>LS_ASUHMI_ASU_Additional_Consent</w:t>
      </w:r>
      <w:proofErr w:type="spellEnd"/>
      <w:r w:rsidRPr="009C5DC3">
        <w:rPr>
          <w:color w:val="0000CC"/>
        </w:rPr>
        <w:t xml:space="preserve"> = ONE_TIME or PII_UPDATE</w:t>
      </w:r>
      <w:r>
        <w:rPr>
          <w:color w:val="0000CC"/>
        </w:rPr>
        <w:t xml:space="preserve"> or Additional</w:t>
      </w:r>
      <w:r w:rsidRPr="009C5DC3">
        <w:rPr>
          <w:color w:val="0000CC"/>
        </w:rPr>
        <w:t>).</w:t>
      </w:r>
    </w:p>
    <w:p w14:paraId="2DE4E3D5" w14:textId="77777777" w:rsidR="00A474F2" w:rsidRDefault="002B5930" w:rsidP="002B5930">
      <w:pPr>
        <w:numPr>
          <w:ilvl w:val="0"/>
          <w:numId w:val="16"/>
        </w:numPr>
        <w:ind w:left="1944"/>
      </w:pPr>
      <w:r>
        <w:t>The OTA Manager shall notify the HMI if additional and/or PII User Consent as needed and it shall store user selection and post it to Ford backend</w:t>
      </w:r>
    </w:p>
    <w:p w14:paraId="41051D33" w14:textId="77777777" w:rsidR="00A474F2" w:rsidRDefault="002B5930" w:rsidP="002B5930">
      <w:pPr>
        <w:numPr>
          <w:ilvl w:val="1"/>
          <w:numId w:val="14"/>
        </w:numPr>
        <w:ind w:left="1152"/>
      </w:pPr>
      <w:r>
        <w:t xml:space="preserve">One-time </w:t>
      </w:r>
      <w:r w:rsidRPr="00A43F17">
        <w:t xml:space="preserve">Consent </w:t>
      </w:r>
      <w:r>
        <w:t xml:space="preserve">– Customer can use </w:t>
      </w:r>
      <w:r w:rsidRPr="007E4345">
        <w:rPr>
          <w:b/>
        </w:rPr>
        <w:t>“Check Updates</w:t>
      </w:r>
      <w:r>
        <w:t xml:space="preserve">” </w:t>
      </w:r>
      <w:proofErr w:type="spellStart"/>
      <w:r w:rsidRPr="007B2F5F">
        <w:rPr>
          <w:color w:val="0000CC"/>
        </w:rPr>
        <w:t>LS_ASUHMI_ASU_CheckUpdate</w:t>
      </w:r>
      <w:proofErr w:type="spellEnd"/>
      <w:r w:rsidRPr="007B2F5F">
        <w:rPr>
          <w:color w:val="0000CC"/>
        </w:rPr>
        <w:t xml:space="preserve"> = True</w:t>
      </w:r>
      <w:r>
        <w:rPr>
          <w:color w:val="0000CC"/>
        </w:rPr>
        <w:t xml:space="preserve"> </w:t>
      </w:r>
      <w:r>
        <w:t>and/or “</w:t>
      </w:r>
      <w:r w:rsidRPr="007B2F5F">
        <w:rPr>
          <w:b/>
        </w:rPr>
        <w:t>Update</w:t>
      </w:r>
      <w:r>
        <w:t xml:space="preserve">” button as one-time consent </w:t>
      </w:r>
      <w:proofErr w:type="spellStart"/>
      <w:r w:rsidRPr="007B2F5F">
        <w:rPr>
          <w:color w:val="0000CC"/>
        </w:rPr>
        <w:t>LS_ASUH</w:t>
      </w:r>
      <w:r>
        <w:rPr>
          <w:color w:val="0000CC"/>
        </w:rPr>
        <w:t>MI_ASU_Additional_Consent</w:t>
      </w:r>
      <w:proofErr w:type="spellEnd"/>
      <w:r>
        <w:rPr>
          <w:color w:val="0000CC"/>
        </w:rPr>
        <w:t xml:space="preserve"> = One-</w:t>
      </w:r>
      <w:r w:rsidRPr="007B2F5F">
        <w:rPr>
          <w:color w:val="0000CC"/>
        </w:rPr>
        <w:t>time</w:t>
      </w:r>
      <w:r>
        <w:t xml:space="preserve">. In order to this option to work vehicle requires network connection. </w:t>
      </w:r>
    </w:p>
    <w:p w14:paraId="7C3DF78E" w14:textId="77777777" w:rsidR="00A474F2" w:rsidRPr="009C5DC3" w:rsidRDefault="002B5930" w:rsidP="002B5930">
      <w:pPr>
        <w:numPr>
          <w:ilvl w:val="1"/>
          <w:numId w:val="14"/>
        </w:numPr>
        <w:ind w:left="1152"/>
      </w:pPr>
      <w:r w:rsidRPr="006F0D72">
        <w:rPr>
          <w:rFonts w:cs="Arial"/>
        </w:rPr>
        <w:t>Di</w:t>
      </w:r>
      <w:r w:rsidRPr="00F11549">
        <w:rPr>
          <w:rFonts w:cs="Arial"/>
        </w:rPr>
        <w:t xml:space="preserve">rect Configuration may have special use case for user consent </w:t>
      </w:r>
    </w:p>
    <w:p w14:paraId="704EEE1B" w14:textId="77777777" w:rsidR="00A474F2" w:rsidRPr="009C5DC3" w:rsidRDefault="002B5930" w:rsidP="002B5930">
      <w:pPr>
        <w:numPr>
          <w:ilvl w:val="2"/>
          <w:numId w:val="14"/>
        </w:numPr>
        <w:ind w:left="1584"/>
      </w:pPr>
      <w:r w:rsidRPr="009C5DC3">
        <w:rPr>
          <w:rFonts w:cs="Arial"/>
        </w:rPr>
        <w:t>If the change occurs because customer subscribe an App through in vehicle settings, then direct configuration update does not require user consent.</w:t>
      </w:r>
    </w:p>
    <w:p w14:paraId="1F1174D3" w14:textId="77777777" w:rsidR="00A474F2" w:rsidRDefault="002B5930" w:rsidP="002B5930">
      <w:pPr>
        <w:numPr>
          <w:ilvl w:val="2"/>
          <w:numId w:val="14"/>
        </w:numPr>
        <w:ind w:left="1584"/>
      </w:pPr>
      <w:r w:rsidRPr="009C5DC3">
        <w:t xml:space="preserve">For all direct configuration change occur automatically shall have software update </w:t>
      </w:r>
    </w:p>
    <w:p w14:paraId="7BBB9598" w14:textId="77777777" w:rsidR="00A474F2" w:rsidRDefault="002B5930" w:rsidP="002B5930">
      <w:pPr>
        <w:numPr>
          <w:ilvl w:val="0"/>
          <w:numId w:val="14"/>
        </w:numPr>
        <w:rPr>
          <w:rFonts w:cs="Arial"/>
        </w:rPr>
      </w:pPr>
      <w:r>
        <w:t>USB Update User Consent – User consent is provided when customer login into consumer website and downloads the software.</w:t>
      </w:r>
    </w:p>
    <w:p w14:paraId="4BB3EAD9" w14:textId="77777777" w:rsidR="00EA4672" w:rsidRDefault="002B5930" w:rsidP="003F35B3">
      <w:pPr>
        <w:rPr>
          <w:rFonts w:cs="Arial"/>
        </w:rPr>
      </w:pPr>
      <w:r>
        <w:t>Vehicle consent is stored in OTA Manager – HMI logic shall notify OTA manager with all consent related changes and OTA Manager shall notify user consent changes to Ford Backend.</w:t>
      </w:r>
    </w:p>
    <w:p w14:paraId="078CA727" w14:textId="409C6AA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78E511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531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74F2A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R_FNC_Vehicle_HMI_012</w:t>
            </w:r>
          </w:p>
        </w:tc>
      </w:tr>
      <w:tr w:rsidR="006C029A" w:rsidRPr="00520F3E" w14:paraId="56B06C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946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A76A93" w14:textId="77777777" w:rsidR="006C029A" w:rsidRPr="00520F3E" w:rsidRDefault="00DC691E" w:rsidP="009E691C">
            <w:pPr>
              <w:rPr>
                <w:rFonts w:eastAsiaTheme="minorHAnsi" w:cs="Arial"/>
                <w:vanish/>
                <w:color w:val="000000" w:themeColor="text1"/>
                <w:sz w:val="16"/>
                <w:szCs w:val="16"/>
              </w:rPr>
            </w:pPr>
          </w:p>
        </w:tc>
      </w:tr>
      <w:tr w:rsidR="006C029A" w:rsidRPr="00520F3E" w14:paraId="1853845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7E3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214B54" w14:textId="77777777" w:rsidR="006C029A" w:rsidRPr="00520F3E" w:rsidRDefault="00DC691E" w:rsidP="009E691C">
            <w:pPr>
              <w:rPr>
                <w:rFonts w:eastAsiaTheme="minorHAnsi" w:cs="Arial"/>
                <w:vanish/>
                <w:color w:val="000000" w:themeColor="text1"/>
                <w:sz w:val="16"/>
                <w:szCs w:val="16"/>
              </w:rPr>
            </w:pPr>
          </w:p>
        </w:tc>
      </w:tr>
      <w:tr w:rsidR="006C029A" w:rsidRPr="00520F3E" w14:paraId="19DB1B3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911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030B74" w14:textId="77777777" w:rsidR="006C029A" w:rsidRPr="00520F3E" w:rsidRDefault="00DC691E" w:rsidP="00351BDF">
            <w:pPr>
              <w:rPr>
                <w:rFonts w:eastAsiaTheme="minorHAnsi" w:cs="Arial"/>
                <w:vanish/>
                <w:color w:val="000000" w:themeColor="text1"/>
                <w:sz w:val="16"/>
                <w:szCs w:val="16"/>
              </w:rPr>
            </w:pPr>
          </w:p>
        </w:tc>
      </w:tr>
      <w:tr w:rsidR="006C029A" w:rsidRPr="00520F3E" w14:paraId="34DD13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AFB7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26C94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05A48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B85BE2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58A32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30794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A9119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7150A0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2D7FB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1C0BC2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AF05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85E95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5A9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51162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4CCD84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191CF0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A58046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FDFD6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FEE4AC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3B88F2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DAF048A" w14:textId="77777777" w:rsidR="00DC0771" w:rsidRPr="00106C9E" w:rsidRDefault="00DC691E" w:rsidP="00A03556"/>
    <w:p w14:paraId="3E4E29C1" w14:textId="77777777" w:rsidR="00D353BB" w:rsidRPr="0040222F" w:rsidRDefault="002B5930" w:rsidP="0040222F">
      <w:pPr>
        <w:pStyle w:val="Heading5"/>
      </w:pPr>
      <w:bookmarkStart w:id="49" w:name="_Toc46730341"/>
      <w:r w:rsidRPr="0040222F">
        <w:t>F-REQ-305317/B-###R_FNC_Veh_HMI_Consent_007### User Consent Priority – Vehicle vs Ford Backend</w:t>
      </w:r>
      <w:bookmarkEnd w:id="49"/>
    </w:p>
    <w:p w14:paraId="120CD96F" w14:textId="77777777" w:rsidR="00EA4672" w:rsidRDefault="002B5930" w:rsidP="003B14F2">
      <w:r>
        <w:t xml:space="preserve">For all </w:t>
      </w:r>
      <w:proofErr w:type="gramStart"/>
      <w:r>
        <w:t>non FMC</w:t>
      </w:r>
      <w:proofErr w:type="gramEnd"/>
      <w:r>
        <w:t xml:space="preserve"> owned vehicles, user consent stored in OTA Manager shall have higher priority, then what is stored in the Ford Backend.</w:t>
      </w:r>
    </w:p>
    <w:p w14:paraId="0EEB4B8F" w14:textId="77777777" w:rsidR="00EA4672" w:rsidRDefault="002B5930" w:rsidP="000B5470">
      <w:r>
        <w:t>For all FMC owned vehicles, user consent stored in Ford backend shall have higher priority, then what is stored in the OTA Manager.</w:t>
      </w:r>
    </w:p>
    <w:p w14:paraId="262A7519" w14:textId="5045556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619245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DB17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2AE82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R_FNC_Vehicle_HMI_014</w:t>
            </w:r>
          </w:p>
        </w:tc>
      </w:tr>
      <w:tr w:rsidR="006C029A" w:rsidRPr="00520F3E" w14:paraId="48C67C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94075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EA1222" w14:textId="77777777" w:rsidR="006C029A" w:rsidRPr="00520F3E" w:rsidRDefault="00DC691E" w:rsidP="009E691C">
            <w:pPr>
              <w:rPr>
                <w:rFonts w:eastAsiaTheme="minorHAnsi" w:cs="Arial"/>
                <w:vanish/>
                <w:color w:val="000000" w:themeColor="text1"/>
                <w:sz w:val="16"/>
                <w:szCs w:val="16"/>
              </w:rPr>
            </w:pPr>
          </w:p>
        </w:tc>
      </w:tr>
      <w:tr w:rsidR="006C029A" w:rsidRPr="00520F3E" w14:paraId="08A8316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A2B4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04E3E8" w14:textId="77777777" w:rsidR="006C029A" w:rsidRPr="00520F3E" w:rsidRDefault="00DC691E" w:rsidP="009E691C">
            <w:pPr>
              <w:rPr>
                <w:rFonts w:eastAsiaTheme="minorHAnsi" w:cs="Arial"/>
                <w:vanish/>
                <w:color w:val="000000" w:themeColor="text1"/>
                <w:sz w:val="16"/>
                <w:szCs w:val="16"/>
              </w:rPr>
            </w:pPr>
          </w:p>
        </w:tc>
      </w:tr>
      <w:tr w:rsidR="006C029A" w:rsidRPr="00520F3E" w14:paraId="71FA42E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AD2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EFC234" w14:textId="77777777" w:rsidR="006C029A" w:rsidRPr="00520F3E" w:rsidRDefault="00DC691E" w:rsidP="00351BDF">
            <w:pPr>
              <w:rPr>
                <w:rFonts w:eastAsiaTheme="minorHAnsi" w:cs="Arial"/>
                <w:vanish/>
                <w:color w:val="000000" w:themeColor="text1"/>
                <w:sz w:val="16"/>
                <w:szCs w:val="16"/>
              </w:rPr>
            </w:pPr>
          </w:p>
        </w:tc>
      </w:tr>
      <w:tr w:rsidR="006C029A" w:rsidRPr="00520F3E" w14:paraId="1813F6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E61F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4B45B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BDF2D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1A03E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E701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2E0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9383D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3502A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AB49C9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A521FE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3166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31CA7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3123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31912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599D2E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3C533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ADA9EE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9ECB8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5F3592D"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3B110B5"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00E279C" w14:textId="77777777" w:rsidR="00DC0771" w:rsidRPr="00106C9E" w:rsidRDefault="00DC691E" w:rsidP="00A03556"/>
    <w:p w14:paraId="3A12478A" w14:textId="77777777" w:rsidR="00D353BB" w:rsidRPr="0040222F" w:rsidRDefault="002B5930" w:rsidP="0040222F">
      <w:pPr>
        <w:pStyle w:val="Heading5"/>
      </w:pPr>
      <w:bookmarkStart w:id="50" w:name="_Toc46730342"/>
      <w:r w:rsidRPr="0040222F">
        <w:t>F-REQ-305266/E-###R_FNC_Veh_HMI_Consent_008### Master Reset when Software Update is NOT in Progress</w:t>
      </w:r>
      <w:bookmarkEnd w:id="50"/>
    </w:p>
    <w:p w14:paraId="0E8A3F57" w14:textId="77777777" w:rsidR="00EA4672" w:rsidRDefault="002B5930" w:rsidP="00A14C1A">
      <w:pPr>
        <w:rPr>
          <w:rFonts w:cs="Arial"/>
        </w:rPr>
      </w:pPr>
      <w:r>
        <w:t xml:space="preserve">If customer initiate </w:t>
      </w:r>
      <w:r w:rsidRPr="007B2F5F">
        <w:rPr>
          <w:rFonts w:cs="Arial"/>
        </w:rPr>
        <w:t>Master Reset when software update is not in progress and regardless of the IVSU default settings</w:t>
      </w:r>
      <w:r>
        <w:rPr>
          <w:rFonts w:cs="Arial"/>
        </w:rPr>
        <w:t>, then HMI</w:t>
      </w:r>
      <w:r w:rsidRPr="007B2F5F">
        <w:rPr>
          <w:rFonts w:cs="Arial"/>
        </w:rPr>
        <w:t xml:space="preserve"> shall restore the all </w:t>
      </w:r>
      <w:r w:rsidRPr="005553C2">
        <w:t xml:space="preserve">Automatic Update settings </w:t>
      </w:r>
      <w:r>
        <w:t xml:space="preserve">feature consent </w:t>
      </w:r>
      <w:r w:rsidRPr="007B2F5F">
        <w:rPr>
          <w:rFonts w:cs="Arial"/>
        </w:rPr>
        <w:t xml:space="preserve">to factory/default settings and </w:t>
      </w:r>
      <w:proofErr w:type="gramStart"/>
      <w:r w:rsidRPr="007B2F5F">
        <w:rPr>
          <w:rFonts w:cs="Arial"/>
        </w:rPr>
        <w:t>over write</w:t>
      </w:r>
      <w:proofErr w:type="gramEnd"/>
      <w:r w:rsidRPr="007B2F5F">
        <w:rPr>
          <w:rFonts w:cs="Arial"/>
        </w:rPr>
        <w:t xml:space="preserve"> user preference.</w:t>
      </w:r>
    </w:p>
    <w:p w14:paraId="019E6685" w14:textId="32D41DDC" w:rsidR="00E02E79" w:rsidRDefault="002B5930" w:rsidP="00A14C1A">
      <w:r>
        <w:lastRenderedPageBreak/>
        <w:t>A</w:t>
      </w:r>
      <w:r w:rsidRPr="005553C2">
        <w:rPr>
          <w:rFonts w:cs="Arial"/>
        </w:rPr>
        <w:t xml:space="preserve">fter Master reset is complete, </w:t>
      </w:r>
      <w:r>
        <w:rPr>
          <w:rFonts w:cs="Arial"/>
        </w:rPr>
        <w:t xml:space="preserve">HMI shall </w:t>
      </w:r>
      <w:r w:rsidRPr="005553C2">
        <w:rPr>
          <w:rFonts w:cs="Arial"/>
        </w:rPr>
        <w:t xml:space="preserve">prompt the customer to </w:t>
      </w:r>
      <w:r>
        <w:rPr>
          <w:rFonts w:cs="Arial"/>
        </w:rPr>
        <w:t xml:space="preserve">remind or </w:t>
      </w:r>
      <w:r w:rsidRPr="005553C2">
        <w:rPr>
          <w:rFonts w:cs="Arial"/>
        </w:rPr>
        <w:t>accept</w:t>
      </w:r>
      <w:r>
        <w:rPr>
          <w:rFonts w:cs="Arial"/>
        </w:rPr>
        <w:t xml:space="preserve"> </w:t>
      </w:r>
      <w:r w:rsidRPr="005553C2">
        <w:t>Automatic Update settings</w:t>
      </w:r>
      <w:r>
        <w:t>.</w:t>
      </w:r>
    </w:p>
    <w:p w14:paraId="34CFA827" w14:textId="77777777" w:rsidR="00E02E79" w:rsidRDefault="002B5930" w:rsidP="002B5930">
      <w:pPr>
        <w:numPr>
          <w:ilvl w:val="0"/>
          <w:numId w:val="19"/>
        </w:numPr>
        <w:ind w:left="1080"/>
      </w:pPr>
      <w:r w:rsidRPr="00AB3FE8">
        <w:rPr>
          <w:rFonts w:cs="Arial"/>
        </w:rPr>
        <w:t xml:space="preserve">If </w:t>
      </w:r>
      <w:r w:rsidRPr="005553C2">
        <w:t>Automatic Update settings</w:t>
      </w:r>
      <w:r>
        <w:t xml:space="preserve"> default = OFF, then HMI shall ask the customer to accept the consent. </w:t>
      </w:r>
    </w:p>
    <w:p w14:paraId="434962FF" w14:textId="77777777" w:rsidR="00EA4672" w:rsidRDefault="002B5930" w:rsidP="002B5930">
      <w:pPr>
        <w:numPr>
          <w:ilvl w:val="0"/>
          <w:numId w:val="19"/>
        </w:numPr>
        <w:ind w:left="1080"/>
        <w:rPr>
          <w:rFonts w:cs="Arial"/>
        </w:rPr>
      </w:pPr>
      <w:r w:rsidRPr="003C7740">
        <w:rPr>
          <w:rFonts w:cs="Arial"/>
        </w:rPr>
        <w:t xml:space="preserve">If </w:t>
      </w:r>
      <w:r w:rsidRPr="004A5177">
        <w:rPr>
          <w:rFonts w:cs="Arial"/>
        </w:rPr>
        <w:t>Automatic Update settings default = ON, then No HMI</w:t>
      </w:r>
    </w:p>
    <w:p w14:paraId="534153CD" w14:textId="68ACABD8" w:rsidR="00E02E79" w:rsidRDefault="002B5930" w:rsidP="00A14C1A">
      <w:pPr>
        <w:rPr>
          <w:rFonts w:cs="Arial"/>
        </w:rPr>
      </w:pPr>
      <w:r>
        <w:rPr>
          <w:rFonts w:cs="Arial"/>
        </w:rPr>
        <w:t xml:space="preserve">Example: - </w:t>
      </w:r>
    </w:p>
    <w:p w14:paraId="0C38CB86" w14:textId="77777777" w:rsidR="00E02E79" w:rsidRPr="003C7740" w:rsidRDefault="002B5930" w:rsidP="002B5930">
      <w:pPr>
        <w:numPr>
          <w:ilvl w:val="0"/>
          <w:numId w:val="20"/>
        </w:numPr>
        <w:rPr>
          <w:rFonts w:cs="Arial"/>
        </w:rPr>
      </w:pPr>
      <w:r w:rsidRPr="003C7740">
        <w:rPr>
          <w:rFonts w:cs="Arial"/>
        </w:rPr>
        <w:t>Default ASU Consent = ON</w:t>
      </w:r>
    </w:p>
    <w:p w14:paraId="79E4844E" w14:textId="77777777" w:rsidR="00E02E79" w:rsidRPr="003C7740" w:rsidRDefault="002B5930" w:rsidP="00A14C1A">
      <w:pPr>
        <w:ind w:left="720" w:firstLine="720"/>
        <w:rPr>
          <w:rFonts w:cs="Arial"/>
        </w:rPr>
      </w:pPr>
      <w:r w:rsidRPr="003C7740">
        <w:rPr>
          <w:rFonts w:cs="Arial"/>
        </w:rPr>
        <w:t xml:space="preserve">User selection = On </w:t>
      </w:r>
      <w:r w:rsidRPr="00E90E43">
        <w:sym w:font="Wingdings" w:char="F0E0"/>
      </w:r>
      <w:r w:rsidRPr="003C7740">
        <w:rPr>
          <w:rFonts w:cs="Arial"/>
        </w:rPr>
        <w:t xml:space="preserve"> OFF</w:t>
      </w:r>
    </w:p>
    <w:p w14:paraId="31B8F3D9" w14:textId="77777777" w:rsidR="00EA4672" w:rsidRDefault="002B5930" w:rsidP="00A14C1A">
      <w:pPr>
        <w:ind w:left="720"/>
        <w:rPr>
          <w:rFonts w:cs="Arial"/>
        </w:rPr>
      </w:pPr>
      <w:r w:rsidRPr="003C7740">
        <w:rPr>
          <w:rFonts w:cs="Arial"/>
        </w:rPr>
        <w:t>Master Reset shall restore the ASU default = ON</w:t>
      </w:r>
    </w:p>
    <w:p w14:paraId="09DF37AE" w14:textId="7167AF32" w:rsidR="00E02E79" w:rsidRPr="003C7740" w:rsidRDefault="002B5930" w:rsidP="002B5930">
      <w:pPr>
        <w:numPr>
          <w:ilvl w:val="0"/>
          <w:numId w:val="20"/>
        </w:numPr>
        <w:rPr>
          <w:rFonts w:cs="Arial"/>
        </w:rPr>
      </w:pPr>
      <w:r w:rsidRPr="003C7740">
        <w:rPr>
          <w:rFonts w:cs="Arial"/>
        </w:rPr>
        <w:t>Default ASU Consent = OFF</w:t>
      </w:r>
    </w:p>
    <w:p w14:paraId="5367C655" w14:textId="77777777" w:rsidR="00E02E79" w:rsidRPr="003C7740" w:rsidRDefault="002B5930" w:rsidP="00A14C1A">
      <w:pPr>
        <w:ind w:left="720" w:firstLine="720"/>
        <w:rPr>
          <w:rFonts w:cs="Arial"/>
        </w:rPr>
      </w:pPr>
      <w:r w:rsidRPr="003C7740">
        <w:rPr>
          <w:rFonts w:cs="Arial"/>
        </w:rPr>
        <w:t>User selection = OFF</w:t>
      </w:r>
      <w:r w:rsidRPr="00E90E43">
        <w:sym w:font="Wingdings" w:char="F0E0"/>
      </w:r>
      <w:r w:rsidRPr="003C7740">
        <w:rPr>
          <w:rFonts w:cs="Arial"/>
        </w:rPr>
        <w:t xml:space="preserve"> ON</w:t>
      </w:r>
    </w:p>
    <w:p w14:paraId="6A1B808B" w14:textId="77777777" w:rsidR="00EA4672" w:rsidRDefault="002B5930" w:rsidP="00A14C1A">
      <w:pPr>
        <w:ind w:left="720"/>
        <w:rPr>
          <w:rFonts w:cs="Arial"/>
        </w:rPr>
      </w:pPr>
      <w:r w:rsidRPr="003C7740">
        <w:rPr>
          <w:rFonts w:cs="Arial"/>
        </w:rPr>
        <w:t>Master Reset shall restore the ASU default = OFF</w:t>
      </w:r>
    </w:p>
    <w:p w14:paraId="67B80BDA" w14:textId="73BE645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4E39F2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ABA4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DD466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R_FNC_Vehicle_HMI_010</w:t>
            </w:r>
          </w:p>
        </w:tc>
      </w:tr>
      <w:tr w:rsidR="006C029A" w:rsidRPr="00520F3E" w14:paraId="20CA03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5DC0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AA5D4D" w14:textId="77777777" w:rsidR="006C029A" w:rsidRPr="00520F3E" w:rsidRDefault="00DC691E" w:rsidP="009E691C">
            <w:pPr>
              <w:rPr>
                <w:rFonts w:eastAsiaTheme="minorHAnsi" w:cs="Arial"/>
                <w:vanish/>
                <w:color w:val="000000" w:themeColor="text1"/>
                <w:sz w:val="16"/>
                <w:szCs w:val="16"/>
              </w:rPr>
            </w:pPr>
          </w:p>
        </w:tc>
      </w:tr>
      <w:tr w:rsidR="006C029A" w:rsidRPr="00520F3E" w14:paraId="0005AB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F340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2F88B" w14:textId="77777777" w:rsidR="006C029A" w:rsidRPr="00520F3E" w:rsidRDefault="00DC691E" w:rsidP="009E691C">
            <w:pPr>
              <w:rPr>
                <w:rFonts w:eastAsiaTheme="minorHAnsi" w:cs="Arial"/>
                <w:vanish/>
                <w:color w:val="000000" w:themeColor="text1"/>
                <w:sz w:val="16"/>
                <w:szCs w:val="16"/>
              </w:rPr>
            </w:pPr>
          </w:p>
        </w:tc>
      </w:tr>
      <w:tr w:rsidR="006C029A" w:rsidRPr="00520F3E" w14:paraId="66849F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A3C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09295C" w14:textId="77777777" w:rsidR="006C029A" w:rsidRPr="00520F3E" w:rsidRDefault="00DC691E" w:rsidP="00351BDF">
            <w:pPr>
              <w:rPr>
                <w:rFonts w:eastAsiaTheme="minorHAnsi" w:cs="Arial"/>
                <w:vanish/>
                <w:color w:val="000000" w:themeColor="text1"/>
                <w:sz w:val="16"/>
                <w:szCs w:val="16"/>
              </w:rPr>
            </w:pPr>
          </w:p>
        </w:tc>
      </w:tr>
      <w:tr w:rsidR="006C029A" w:rsidRPr="00520F3E" w14:paraId="667E540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75BE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BE3A9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DA5BC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DFF4EC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B4C8F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A76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576E1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72643E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0740C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3FCF77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F46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DC254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FAC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DC66A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5C14E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C9AA6C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121E92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AAD40AF"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397278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8D366F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CFB15DA" w14:textId="77777777" w:rsidR="00DC0771" w:rsidRPr="00106C9E" w:rsidRDefault="00DC691E" w:rsidP="00A03556"/>
    <w:p w14:paraId="28E92743" w14:textId="77777777" w:rsidR="00EA4672" w:rsidRDefault="002B5930" w:rsidP="0040222F">
      <w:pPr>
        <w:pStyle w:val="Heading5"/>
      </w:pPr>
      <w:bookmarkStart w:id="51" w:name="_Toc46730343"/>
      <w:r w:rsidRPr="0040222F">
        <w:t>REQ-347785/B-###R_FNC_Veh_HMI_Consent_009### Master Reset when Software Update is in Progress and Default ASU Setting is disabled</w:t>
      </w:r>
      <w:bookmarkEnd w:id="51"/>
    </w:p>
    <w:bookmarkEnd w:id="35" w:displacedByCustomXml="next"/>
    <w:sdt>
      <w:sdtPr>
        <w:id w:val="-1241255007"/>
      </w:sdtPr>
      <w:sdtEndPr>
        <w:rPr>
          <w:b/>
        </w:rPr>
      </w:sdtEndPr>
      <w:sdtContent>
        <w:p w14:paraId="167F46DF" w14:textId="77A8FC6F" w:rsidR="00C8517C" w:rsidRDefault="002B5930" w:rsidP="000A065C">
          <w:r>
            <w:t xml:space="preserve">If default ASU = OFF and software trigger is processing (pre-download) state with any consent level and customer initiate </w:t>
          </w:r>
          <w:r>
            <w:rPr>
              <w:rFonts w:cs="Arial"/>
            </w:rPr>
            <w:t>Master Reset</w:t>
          </w:r>
          <w:r>
            <w:t xml:space="preserve">, then HMI shall prompt the HMI that update is in progress and if customer continue with master reset, then HMI shall reset all OTA related HMIs to factory/default settings. </w:t>
          </w:r>
        </w:p>
        <w:p w14:paraId="2BCE8692" w14:textId="77777777" w:rsidR="00993FF2" w:rsidRPr="00CF199C" w:rsidRDefault="002B5930" w:rsidP="000A065C">
          <w:r w:rsidRPr="00C8517C">
            <w:object w:dxaOrig="13335" w:dyaOrig="7320" w14:anchorId="35C5D082">
              <v:shape id="5f1afd8e0000389d0443fcc3" o:spid="_x0000_i1031" type="#_x0000_t75" style="width:540pt;height:295.2pt" o:ole="">
                <v:imagedata r:id="rId22" o:title=""/>
              </v:shape>
              <o:OLEObject Type="Embed" ProgID="Visio.Drawing.15" ShapeID="5f1afd8e0000389d0443fcc3" DrawAspect="Content" ObjectID="_1682150970" r:id="rId23"/>
            </w:object>
          </w:r>
          <w:r w:rsidRPr="00CF199C">
            <w:t xml:space="preserve">. </w:t>
          </w:r>
        </w:p>
        <w:p w14:paraId="55880477" w14:textId="77777777" w:rsidR="00EA4672" w:rsidRDefault="002B5930" w:rsidP="000A065C">
          <w:pPr>
            <w:jc w:val="center"/>
            <w:rPr>
              <w:b/>
            </w:rPr>
          </w:pPr>
          <w:r w:rsidRPr="003F5194">
            <w:rPr>
              <w:b/>
            </w:rPr>
            <w:t xml:space="preserve">Flow </w:t>
          </w:r>
          <w:r>
            <w:rPr>
              <w:b/>
            </w:rPr>
            <w:t>4</w:t>
          </w:r>
          <w:r w:rsidRPr="003F5194">
            <w:rPr>
              <w:b/>
            </w:rPr>
            <w:t>: Master Reset when system was process trigger and Default ASU = OFF</w:t>
          </w:r>
        </w:p>
      </w:sdtContent>
    </w:sdt>
    <w:p w14:paraId="78F8D5AB" w14:textId="7C0E8EC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C323A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A0A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F46E24" w14:textId="77777777" w:rsidR="006C029A" w:rsidRPr="00520F3E" w:rsidRDefault="00DC691E" w:rsidP="009E691C">
            <w:pPr>
              <w:rPr>
                <w:rFonts w:eastAsiaTheme="minorHAnsi" w:cs="Arial"/>
                <w:vanish/>
                <w:color w:val="000000" w:themeColor="text1"/>
                <w:sz w:val="16"/>
                <w:szCs w:val="16"/>
              </w:rPr>
            </w:pPr>
          </w:p>
        </w:tc>
      </w:tr>
      <w:tr w:rsidR="006C029A" w:rsidRPr="00520F3E" w14:paraId="0E7629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E864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5AB8F4" w14:textId="77777777" w:rsidR="006C029A" w:rsidRPr="00520F3E" w:rsidRDefault="00DC691E" w:rsidP="009E691C">
            <w:pPr>
              <w:rPr>
                <w:rFonts w:eastAsiaTheme="minorHAnsi" w:cs="Arial"/>
                <w:vanish/>
                <w:color w:val="000000" w:themeColor="text1"/>
                <w:sz w:val="16"/>
                <w:szCs w:val="16"/>
              </w:rPr>
            </w:pPr>
          </w:p>
        </w:tc>
      </w:tr>
      <w:tr w:rsidR="006C029A" w:rsidRPr="00520F3E" w14:paraId="5B532D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3544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974C34" w14:textId="77777777" w:rsidR="006C029A" w:rsidRPr="00520F3E" w:rsidRDefault="00DC691E" w:rsidP="009E691C">
            <w:pPr>
              <w:rPr>
                <w:rFonts w:eastAsiaTheme="minorHAnsi" w:cs="Arial"/>
                <w:vanish/>
                <w:color w:val="000000" w:themeColor="text1"/>
                <w:sz w:val="16"/>
                <w:szCs w:val="16"/>
              </w:rPr>
            </w:pPr>
          </w:p>
        </w:tc>
      </w:tr>
      <w:tr w:rsidR="006C029A" w:rsidRPr="00520F3E" w14:paraId="01C903C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CF87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A45E79" w14:textId="77777777" w:rsidR="006C029A" w:rsidRPr="00520F3E" w:rsidRDefault="00DC691E" w:rsidP="00351BDF">
            <w:pPr>
              <w:rPr>
                <w:rFonts w:eastAsiaTheme="minorHAnsi" w:cs="Arial"/>
                <w:vanish/>
                <w:color w:val="000000" w:themeColor="text1"/>
                <w:sz w:val="16"/>
                <w:szCs w:val="16"/>
              </w:rPr>
            </w:pPr>
          </w:p>
        </w:tc>
      </w:tr>
      <w:tr w:rsidR="006C029A" w:rsidRPr="00520F3E" w14:paraId="544C3DD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1B4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9BD3E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21CBA4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323179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4B4D67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EC457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324F4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176D1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C01A1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925F25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9385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826C50"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81FF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309B3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BF63A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5F9D6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8C12C4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FCF253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8D268A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B05635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5CC0BDD" w14:textId="77777777" w:rsidR="00DC0771" w:rsidRPr="00106C9E" w:rsidRDefault="00DC691E" w:rsidP="00A03556"/>
    <w:p w14:paraId="1FEFEB23" w14:textId="77777777" w:rsidR="00D353BB" w:rsidRPr="0040222F" w:rsidRDefault="002B5930" w:rsidP="0040222F">
      <w:pPr>
        <w:pStyle w:val="Heading5"/>
      </w:pPr>
      <w:bookmarkStart w:id="52" w:name="_Toc46730344"/>
      <w:r w:rsidRPr="0040222F">
        <w:lastRenderedPageBreak/>
        <w:t>REQ-347787/A-###R_FNC_Veh_HMI_Consent_010###Additional Consent and PII Consent</w:t>
      </w:r>
      <w:bookmarkEnd w:id="52"/>
    </w:p>
    <w:sdt>
      <w:sdtPr>
        <w:id w:val="1498841318"/>
      </w:sdtPr>
      <w:sdtEndPr/>
      <w:sdtContent>
        <w:p w14:paraId="3441F76A" w14:textId="77777777" w:rsidR="00EA4672" w:rsidRDefault="002B5930" w:rsidP="004065B1">
          <w:r w:rsidRPr="004065B1">
            <w:t xml:space="preserve">If software update requires PII data for the update, then OTA Manager shall set a flag </w:t>
          </w:r>
          <w:proofErr w:type="spellStart"/>
          <w:r w:rsidRPr="004065B1">
            <w:t>LS_OTAM_SW_Update_Notify</w:t>
          </w:r>
          <w:proofErr w:type="spellEnd"/>
          <w:r w:rsidRPr="004065B1">
            <w:t xml:space="preserve"> = PII_UPDATE for HMI to prompt the user for PII Consent </w:t>
          </w:r>
          <w:proofErr w:type="spellStart"/>
          <w:r w:rsidRPr="004065B1">
            <w:t>LS_ASUHMI_ASU_Additional_Consent</w:t>
          </w:r>
          <w:proofErr w:type="spellEnd"/>
          <w:r w:rsidRPr="004065B1">
            <w:t xml:space="preserve"> = PII_UPDATE. </w:t>
          </w:r>
        </w:p>
        <w:p w14:paraId="38780288" w14:textId="77777777" w:rsidR="00EA4672" w:rsidRDefault="002B5930" w:rsidP="004065B1">
          <w:r w:rsidRPr="004065B1">
            <w:t>If the PII feature or (location sharing) is enabled, then HMI logic shall skip the popup and response OTA manager with consent is given by the user.</w:t>
          </w:r>
        </w:p>
        <w:p w14:paraId="7D5999C5" w14:textId="77777777" w:rsidR="00EA4672" w:rsidRDefault="002B5930" w:rsidP="004065B1">
          <w:r w:rsidRPr="004065B1">
            <w:t>HMI shall have dynamic screen to display Additional/PII and other consents.</w:t>
          </w:r>
        </w:p>
      </w:sdtContent>
    </w:sdt>
    <w:p w14:paraId="4C163F69" w14:textId="75313F6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BD7B6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8B6F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4B9D20" w14:textId="77777777" w:rsidR="006C029A" w:rsidRPr="00520F3E" w:rsidRDefault="00DC691E" w:rsidP="009E691C">
            <w:pPr>
              <w:rPr>
                <w:rFonts w:eastAsiaTheme="minorHAnsi" w:cs="Arial"/>
                <w:vanish/>
                <w:color w:val="000000" w:themeColor="text1"/>
                <w:sz w:val="16"/>
                <w:szCs w:val="16"/>
              </w:rPr>
            </w:pPr>
          </w:p>
        </w:tc>
      </w:tr>
      <w:tr w:rsidR="006C029A" w:rsidRPr="00520F3E" w14:paraId="5579E0C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74EF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17FE0D" w14:textId="77777777" w:rsidR="006C029A" w:rsidRPr="00520F3E" w:rsidRDefault="00DC691E" w:rsidP="009E691C">
            <w:pPr>
              <w:rPr>
                <w:rFonts w:eastAsiaTheme="minorHAnsi" w:cs="Arial"/>
                <w:vanish/>
                <w:color w:val="000000" w:themeColor="text1"/>
                <w:sz w:val="16"/>
                <w:szCs w:val="16"/>
              </w:rPr>
            </w:pPr>
          </w:p>
        </w:tc>
      </w:tr>
      <w:tr w:rsidR="006C029A" w:rsidRPr="00520F3E" w14:paraId="5ED011C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B245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2EC889" w14:textId="77777777" w:rsidR="006C029A" w:rsidRPr="00520F3E" w:rsidRDefault="00DC691E" w:rsidP="009E691C">
            <w:pPr>
              <w:rPr>
                <w:rFonts w:eastAsiaTheme="minorHAnsi" w:cs="Arial"/>
                <w:vanish/>
                <w:color w:val="000000" w:themeColor="text1"/>
                <w:sz w:val="16"/>
                <w:szCs w:val="16"/>
              </w:rPr>
            </w:pPr>
          </w:p>
        </w:tc>
      </w:tr>
      <w:tr w:rsidR="006C029A" w:rsidRPr="00520F3E" w14:paraId="5AD171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6C9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A35A72" w14:textId="77777777" w:rsidR="006C029A" w:rsidRPr="00520F3E" w:rsidRDefault="00DC691E" w:rsidP="00351BDF">
            <w:pPr>
              <w:rPr>
                <w:rFonts w:eastAsiaTheme="minorHAnsi" w:cs="Arial"/>
                <w:vanish/>
                <w:color w:val="000000" w:themeColor="text1"/>
                <w:sz w:val="16"/>
                <w:szCs w:val="16"/>
              </w:rPr>
            </w:pPr>
          </w:p>
        </w:tc>
      </w:tr>
      <w:tr w:rsidR="006C029A" w:rsidRPr="00520F3E" w14:paraId="4292CD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0B5E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22BB03"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26D29B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E66A9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78365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B35F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B28F5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31B61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22DCF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A44ACF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DE24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20D05D"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64C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2356A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C023F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E31097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9D46E3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7AC42F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690EEC5"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124BF8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5951B75" w14:textId="77777777" w:rsidR="00DC0771" w:rsidRPr="00106C9E" w:rsidRDefault="00DC691E" w:rsidP="00A03556"/>
    <w:p w14:paraId="344B2B6D" w14:textId="77777777" w:rsidR="00D353BB" w:rsidRPr="0040222F" w:rsidRDefault="002B5930" w:rsidP="0040222F">
      <w:pPr>
        <w:pStyle w:val="Heading5"/>
      </w:pPr>
      <w:bookmarkStart w:id="53" w:name="_Toc46730345"/>
      <w:r w:rsidRPr="0040222F">
        <w:t>F-REQ-305210/F-###R_FNC_Veh_HMI_Consent_011### OVERRIDE – Vehicle Authorization State</w:t>
      </w:r>
      <w:bookmarkEnd w:id="53"/>
    </w:p>
    <w:p w14:paraId="6D79273B" w14:textId="77777777" w:rsidR="00EA4672" w:rsidRDefault="002B5930" w:rsidP="00E02E79">
      <w:r w:rsidRPr="00E02E79">
        <w:t xml:space="preserve">For all FMC vehicle shall have capability to update software updates without user consent through in vehicle HMI. </w:t>
      </w:r>
    </w:p>
    <w:p w14:paraId="2F113727" w14:textId="77777777" w:rsidR="00EA4672" w:rsidRDefault="002B5930" w:rsidP="00E02E79">
      <w:pPr>
        <w:rPr>
          <w:noProof/>
        </w:rPr>
      </w:pPr>
      <w:r w:rsidRPr="00E02E79">
        <w:t xml:space="preserve">Ford backend shall OVERRIDE in vehicle all level user consent and some HMI options. Software activation schedule timer come from the Ford backend and HMI shall reflect the choose time </w:t>
      </w:r>
      <w:proofErr w:type="spellStart"/>
      <w:r w:rsidRPr="00E02E79">
        <w:t>LS_OTAM_UpdateReminder_Time</w:t>
      </w:r>
      <w:proofErr w:type="spellEnd"/>
      <w:r w:rsidRPr="00E02E79">
        <w:t xml:space="preserve"> = time.</w:t>
      </w:r>
    </w:p>
    <w:p w14:paraId="09769DDE" w14:textId="5BE303AF" w:rsidR="001540C0" w:rsidRPr="00E02E79" w:rsidRDefault="002B5930" w:rsidP="00E02E79">
      <w:r w:rsidRPr="0095582A">
        <w:object w:dxaOrig="10501" w:dyaOrig="4606" w14:anchorId="00DCE30C">
          <v:shape id="5f1afd8e0000389d7df42982" o:spid="_x0000_i1032" type="#_x0000_t75" style="width:518.4pt;height:230.4pt" o:ole="">
            <v:imagedata r:id="rId24" o:title=""/>
          </v:shape>
          <o:OLEObject Type="Embed" ProgID="Visio.Drawing.15" ShapeID="5f1afd8e0000389d7df42982" DrawAspect="Content" ObjectID="_1682150971" r:id="rId25"/>
        </w:object>
      </w:r>
    </w:p>
    <w:p w14:paraId="7FD15E85" w14:textId="77777777" w:rsidR="00EA4672" w:rsidRDefault="002B5930" w:rsidP="003F5194">
      <w:pPr>
        <w:jc w:val="center"/>
        <w:rPr>
          <w:b/>
        </w:rPr>
      </w:pPr>
      <w:r w:rsidRPr="003F5194">
        <w:rPr>
          <w:b/>
        </w:rPr>
        <w:t>Flow 5: Override Vehicle Authorization</w:t>
      </w:r>
    </w:p>
    <w:p w14:paraId="0DE422BE" w14:textId="716D0E7A"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6BD250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5931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B8987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R_FNC_Vehicle_HMI_016</w:t>
            </w:r>
          </w:p>
        </w:tc>
      </w:tr>
      <w:tr w:rsidR="006C029A" w:rsidRPr="00520F3E" w14:paraId="622B61C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417E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91F331" w14:textId="77777777" w:rsidR="006C029A" w:rsidRPr="00520F3E" w:rsidRDefault="00DC691E" w:rsidP="009E691C">
            <w:pPr>
              <w:rPr>
                <w:rFonts w:eastAsiaTheme="minorHAnsi" w:cs="Arial"/>
                <w:vanish/>
                <w:color w:val="000000" w:themeColor="text1"/>
                <w:sz w:val="16"/>
                <w:szCs w:val="16"/>
              </w:rPr>
            </w:pPr>
          </w:p>
        </w:tc>
      </w:tr>
      <w:tr w:rsidR="006C029A" w:rsidRPr="00520F3E" w14:paraId="688728F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5344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7F30FC" w14:textId="77777777" w:rsidR="006C029A" w:rsidRPr="00520F3E" w:rsidRDefault="00DC691E" w:rsidP="009E691C">
            <w:pPr>
              <w:rPr>
                <w:rFonts w:eastAsiaTheme="minorHAnsi" w:cs="Arial"/>
                <w:vanish/>
                <w:color w:val="000000" w:themeColor="text1"/>
                <w:sz w:val="16"/>
                <w:szCs w:val="16"/>
              </w:rPr>
            </w:pPr>
          </w:p>
        </w:tc>
      </w:tr>
      <w:tr w:rsidR="006C029A" w:rsidRPr="00520F3E" w14:paraId="4D92212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3B31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D55E5F" w14:textId="77777777" w:rsidR="006C029A" w:rsidRPr="00520F3E" w:rsidRDefault="00DC691E" w:rsidP="00351BDF">
            <w:pPr>
              <w:rPr>
                <w:rFonts w:eastAsiaTheme="minorHAnsi" w:cs="Arial"/>
                <w:vanish/>
                <w:color w:val="000000" w:themeColor="text1"/>
                <w:sz w:val="16"/>
                <w:szCs w:val="16"/>
              </w:rPr>
            </w:pPr>
          </w:p>
        </w:tc>
      </w:tr>
      <w:tr w:rsidR="006C029A" w:rsidRPr="00520F3E" w14:paraId="24C7E11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EA9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823B3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226FFE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D3426F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8A79E5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235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96627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04B563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537CC5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88E3A9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73662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2380A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B31E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863D5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4EC1BF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F8EC4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B754E3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369721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F49C22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BAA330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E47762A" w14:textId="77777777" w:rsidR="00DC0771" w:rsidRPr="00106C9E" w:rsidRDefault="00DC691E" w:rsidP="00A03556"/>
    <w:p w14:paraId="768D1AC5" w14:textId="77777777" w:rsidR="00D353BB" w:rsidRPr="0040222F" w:rsidRDefault="002B5930" w:rsidP="0040222F">
      <w:pPr>
        <w:pStyle w:val="Heading5"/>
      </w:pPr>
      <w:bookmarkStart w:id="54" w:name="_Toc46730346"/>
      <w:r w:rsidRPr="0040222F">
        <w:t>REQ-331790/D-###R_FNC_Veh_HMI_Consent_012### One-Time Consent</w:t>
      </w:r>
      <w:bookmarkEnd w:id="54"/>
    </w:p>
    <w:p w14:paraId="4E7799F7" w14:textId="77777777" w:rsidR="00EA4672" w:rsidRDefault="002B5930" w:rsidP="001E4861">
      <w:pPr>
        <w:rPr>
          <w:rFonts w:cs="Arial"/>
        </w:rPr>
      </w:pPr>
      <w:r>
        <w:t xml:space="preserve">If software update is pending and requires one-time consent, then HMI shall prompt the user for one-time </w:t>
      </w:r>
      <w:r>
        <w:rPr>
          <w:rFonts w:cs="Arial"/>
        </w:rPr>
        <w:t xml:space="preserve">user consent is needed </w:t>
      </w:r>
      <w:r w:rsidRPr="00F443AB">
        <w:rPr>
          <w:rFonts w:cs="Arial"/>
        </w:rPr>
        <w:t xml:space="preserve">in order to complete the software update. </w:t>
      </w:r>
    </w:p>
    <w:p w14:paraId="67FD9207" w14:textId="77777777" w:rsidR="00EA4672" w:rsidRDefault="002B5930" w:rsidP="001E4861">
      <w:pPr>
        <w:rPr>
          <w:rFonts w:cs="Arial"/>
        </w:rPr>
      </w:pPr>
      <w:r w:rsidRPr="006301AE">
        <w:rPr>
          <w:rFonts w:cs="Arial"/>
        </w:rPr>
        <w:t>If user input is required, then HMI shall continue to display notification until user input is received or software update is expired; once the user input is received or update expire HMI shall clear the notification.</w:t>
      </w:r>
    </w:p>
    <w:p w14:paraId="050525BC" w14:textId="1E240C6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4AB7A1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8559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BA7F1D" w14:textId="77777777" w:rsidR="006C029A" w:rsidRPr="00520F3E" w:rsidRDefault="00DC691E" w:rsidP="009E691C">
            <w:pPr>
              <w:rPr>
                <w:rFonts w:eastAsiaTheme="minorHAnsi" w:cs="Arial"/>
                <w:vanish/>
                <w:color w:val="000000" w:themeColor="text1"/>
                <w:sz w:val="16"/>
                <w:szCs w:val="16"/>
              </w:rPr>
            </w:pPr>
          </w:p>
        </w:tc>
      </w:tr>
      <w:tr w:rsidR="006C029A" w:rsidRPr="00520F3E" w14:paraId="766A69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7796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C923AD" w14:textId="77777777" w:rsidR="006C029A" w:rsidRPr="00520F3E" w:rsidRDefault="00DC691E" w:rsidP="009E691C">
            <w:pPr>
              <w:rPr>
                <w:rFonts w:eastAsiaTheme="minorHAnsi" w:cs="Arial"/>
                <w:vanish/>
                <w:color w:val="000000" w:themeColor="text1"/>
                <w:sz w:val="16"/>
                <w:szCs w:val="16"/>
              </w:rPr>
            </w:pPr>
          </w:p>
        </w:tc>
      </w:tr>
      <w:tr w:rsidR="006C029A" w:rsidRPr="00520F3E" w14:paraId="46870A4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ADCE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A88F1B" w14:textId="77777777" w:rsidR="006C029A" w:rsidRPr="00520F3E" w:rsidRDefault="00DC691E" w:rsidP="009E691C">
            <w:pPr>
              <w:rPr>
                <w:rFonts w:eastAsiaTheme="minorHAnsi" w:cs="Arial"/>
                <w:vanish/>
                <w:color w:val="000000" w:themeColor="text1"/>
                <w:sz w:val="16"/>
                <w:szCs w:val="16"/>
              </w:rPr>
            </w:pPr>
          </w:p>
        </w:tc>
      </w:tr>
      <w:tr w:rsidR="006C029A" w:rsidRPr="00520F3E" w14:paraId="5E80F6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114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99E8B3" w14:textId="77777777" w:rsidR="006C029A" w:rsidRPr="00520F3E" w:rsidRDefault="00DC691E" w:rsidP="00351BDF">
            <w:pPr>
              <w:rPr>
                <w:rFonts w:eastAsiaTheme="minorHAnsi" w:cs="Arial"/>
                <w:vanish/>
                <w:color w:val="000000" w:themeColor="text1"/>
                <w:sz w:val="16"/>
                <w:szCs w:val="16"/>
              </w:rPr>
            </w:pPr>
          </w:p>
        </w:tc>
      </w:tr>
      <w:tr w:rsidR="006C029A" w:rsidRPr="00520F3E" w14:paraId="46A4FF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8F36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324A1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552399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79184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76430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FA56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CBAF7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917366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A8E126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A09AD4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4B6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233FD5"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54924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7C03E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3AEC6E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10794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A5CCCE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04A3D4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B1D087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3DA578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52CB0BA" w14:textId="77777777" w:rsidR="00DC0771" w:rsidRPr="00106C9E" w:rsidRDefault="00DC691E" w:rsidP="00A03556"/>
    <w:p w14:paraId="6E849301" w14:textId="77777777" w:rsidR="00D353BB" w:rsidRPr="0040222F" w:rsidRDefault="002B5930" w:rsidP="0040222F">
      <w:pPr>
        <w:pStyle w:val="Heading5"/>
      </w:pPr>
      <w:bookmarkStart w:id="55" w:name="_Toc46730347"/>
      <w:r w:rsidRPr="0040222F">
        <w:lastRenderedPageBreak/>
        <w:t>REQ-347788/B-###R_FNC_Veh_HMI_Consent_013### Automatic Software Updates Settings when Vehicle Connectivity is Off</w:t>
      </w:r>
      <w:bookmarkEnd w:id="55"/>
    </w:p>
    <w:sdt>
      <w:sdtPr>
        <w:id w:val="-1885854615"/>
      </w:sdtPr>
      <w:sdtEndPr/>
      <w:sdtContent>
        <w:p w14:paraId="6F08797B" w14:textId="77777777" w:rsidR="00DA61FF" w:rsidRDefault="002B5930" w:rsidP="00DA61FF">
          <w:pPr>
            <w:autoSpaceDE w:val="0"/>
            <w:autoSpaceDN w:val="0"/>
          </w:pPr>
          <w:r>
            <w:t>If vehicle connectivity is off and customer try to access the “system update” then HMI shall prompt the user to enable vehicle connectivity (CCS Entity: MMOTA (ID 33, Type 1)</w:t>
          </w:r>
          <w:r>
            <w:rPr>
              <w:rFonts w:ascii="Calibri" w:hAnsi="Calibri"/>
              <w:szCs w:val="22"/>
            </w:rPr>
            <w:t>)</w:t>
          </w:r>
          <w:r>
            <w:t xml:space="preserve"> before continuing with “system update” tile. </w:t>
          </w:r>
        </w:p>
        <w:p w14:paraId="33296815" w14:textId="77777777" w:rsidR="00DA61FF" w:rsidRDefault="002B5930" w:rsidP="002B5930">
          <w:pPr>
            <w:numPr>
              <w:ilvl w:val="0"/>
              <w:numId w:val="21"/>
            </w:numPr>
            <w:autoSpaceDE w:val="0"/>
            <w:autoSpaceDN w:val="0"/>
          </w:pPr>
          <w:r>
            <w:t>If MMOTA ID 33, Type 1 is off, then do not allow the user to access system updates tile, notify the user that vehicle connectivity is off and popup option shall allow the user to enable the vehicle connectivity.</w:t>
          </w:r>
        </w:p>
        <w:p w14:paraId="76B73D9B" w14:textId="77777777" w:rsidR="00EA4672" w:rsidRDefault="002B5930" w:rsidP="002B5930">
          <w:pPr>
            <w:numPr>
              <w:ilvl w:val="0"/>
              <w:numId w:val="21"/>
            </w:numPr>
            <w:autoSpaceDE w:val="0"/>
            <w:autoSpaceDN w:val="0"/>
          </w:pPr>
          <w:r>
            <w:t>If MMOTA ID 33, Type 1 is on, then allow the user to access system updates tile</w:t>
          </w:r>
        </w:p>
      </w:sdtContent>
    </w:sdt>
    <w:p w14:paraId="4B167C47" w14:textId="429C06A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9E584F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AA9C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519C4A" w14:textId="77777777" w:rsidR="006C029A" w:rsidRPr="00520F3E" w:rsidRDefault="00DC691E" w:rsidP="009E691C">
            <w:pPr>
              <w:rPr>
                <w:rFonts w:eastAsiaTheme="minorHAnsi" w:cs="Arial"/>
                <w:vanish/>
                <w:color w:val="000000" w:themeColor="text1"/>
                <w:sz w:val="16"/>
                <w:szCs w:val="16"/>
              </w:rPr>
            </w:pPr>
          </w:p>
        </w:tc>
      </w:tr>
      <w:tr w:rsidR="006C029A" w:rsidRPr="00520F3E" w14:paraId="6D1582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2AFFE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A70FC9" w14:textId="77777777" w:rsidR="006C029A" w:rsidRPr="00520F3E" w:rsidRDefault="00DC691E" w:rsidP="009E691C">
            <w:pPr>
              <w:rPr>
                <w:rFonts w:eastAsiaTheme="minorHAnsi" w:cs="Arial"/>
                <w:vanish/>
                <w:color w:val="000000" w:themeColor="text1"/>
                <w:sz w:val="16"/>
                <w:szCs w:val="16"/>
              </w:rPr>
            </w:pPr>
          </w:p>
        </w:tc>
      </w:tr>
      <w:tr w:rsidR="006C029A" w:rsidRPr="00520F3E" w14:paraId="6206752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D00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230F15" w14:textId="77777777" w:rsidR="006C029A" w:rsidRPr="00520F3E" w:rsidRDefault="00DC691E" w:rsidP="009E691C">
            <w:pPr>
              <w:rPr>
                <w:rFonts w:eastAsiaTheme="minorHAnsi" w:cs="Arial"/>
                <w:vanish/>
                <w:color w:val="000000" w:themeColor="text1"/>
                <w:sz w:val="16"/>
                <w:szCs w:val="16"/>
              </w:rPr>
            </w:pPr>
          </w:p>
        </w:tc>
      </w:tr>
      <w:tr w:rsidR="006C029A" w:rsidRPr="00520F3E" w14:paraId="395E7F3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9B2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D5E928" w14:textId="77777777" w:rsidR="006C029A" w:rsidRPr="00520F3E" w:rsidRDefault="00DC691E" w:rsidP="00351BDF">
            <w:pPr>
              <w:rPr>
                <w:rFonts w:eastAsiaTheme="minorHAnsi" w:cs="Arial"/>
                <w:vanish/>
                <w:color w:val="000000" w:themeColor="text1"/>
                <w:sz w:val="16"/>
                <w:szCs w:val="16"/>
              </w:rPr>
            </w:pPr>
          </w:p>
        </w:tc>
      </w:tr>
      <w:tr w:rsidR="006C029A" w:rsidRPr="00520F3E" w14:paraId="2203266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4453F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5576B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2B8BBA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04AA3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73A38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4DA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AA590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25BC0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AA4C3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31164E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8C5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E5589E"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8571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52B12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C62B97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72396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981001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590A79"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BF396E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AF0F8A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4EDDDEF" w14:textId="77777777" w:rsidR="00DC0771" w:rsidRPr="00106C9E" w:rsidRDefault="00DC691E" w:rsidP="00A03556"/>
    <w:p w14:paraId="0467D04D" w14:textId="77777777" w:rsidR="00D353BB" w:rsidRPr="0040222F" w:rsidRDefault="002B5930" w:rsidP="0040222F">
      <w:pPr>
        <w:pStyle w:val="Heading5"/>
      </w:pPr>
      <w:bookmarkStart w:id="56" w:name="_Toc46730348"/>
      <w:r w:rsidRPr="0040222F">
        <w:t>REQ-369545/B-###R_FNC_Veh_HMI_Consent_017### Software Update is in process and User Change the ASU to OFF</w:t>
      </w:r>
      <w:bookmarkEnd w:id="56"/>
    </w:p>
    <w:p w14:paraId="1DAECF79" w14:textId="77777777" w:rsidR="002B40A3" w:rsidRDefault="002B5930" w:rsidP="00632F34">
      <w:r w:rsidRPr="002B40A3">
        <w:t>When ASU = ON and Software update is the progress, but customer change the ASU setting to OFF, then software update shall pause and wait for the user input.</w:t>
      </w:r>
    </w:p>
    <w:p w14:paraId="565A22F5" w14:textId="77777777" w:rsidR="002B40A3" w:rsidRDefault="002B5930" w:rsidP="00632F34">
      <w:r w:rsidRPr="00632F34">
        <w:object w:dxaOrig="24346" w:dyaOrig="6871" w14:anchorId="34FEF257">
          <v:shape id="5f1afd8f0000389d41660628" o:spid="_x0000_i1033" type="#_x0000_t75" style="width:540pt;height:151.2pt" o:ole="">
            <v:imagedata r:id="rId26" o:title=""/>
          </v:shape>
          <o:OLEObject Type="Embed" ProgID="Visio.Drawing.15" ShapeID="5f1afd8f0000389d41660628" DrawAspect="Content" ObjectID="_1682150972" r:id="rId27"/>
        </w:object>
      </w:r>
    </w:p>
    <w:p w14:paraId="5532B3ED" w14:textId="77777777" w:rsidR="00EA4672" w:rsidRDefault="002B5930" w:rsidP="003F5194">
      <w:pPr>
        <w:jc w:val="center"/>
        <w:rPr>
          <w:b/>
        </w:rPr>
      </w:pPr>
      <w:r w:rsidRPr="003F5194">
        <w:rPr>
          <w:b/>
        </w:rPr>
        <w:t>Flow 6: User change the ASU setting when software update is in progress</w:t>
      </w:r>
    </w:p>
    <w:p w14:paraId="138A058D" w14:textId="6EC34B7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9D4C1C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03AAF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C1CCA5" w14:textId="77777777" w:rsidR="006C029A" w:rsidRPr="00520F3E" w:rsidRDefault="00DC691E" w:rsidP="009E691C">
            <w:pPr>
              <w:rPr>
                <w:rFonts w:eastAsiaTheme="minorHAnsi" w:cs="Arial"/>
                <w:vanish/>
                <w:color w:val="000000" w:themeColor="text1"/>
                <w:sz w:val="16"/>
                <w:szCs w:val="16"/>
              </w:rPr>
            </w:pPr>
          </w:p>
        </w:tc>
      </w:tr>
      <w:tr w:rsidR="006C029A" w:rsidRPr="00520F3E" w14:paraId="385285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A3E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D75E89" w14:textId="77777777" w:rsidR="006C029A" w:rsidRPr="00520F3E" w:rsidRDefault="00DC691E" w:rsidP="009E691C">
            <w:pPr>
              <w:rPr>
                <w:rFonts w:eastAsiaTheme="minorHAnsi" w:cs="Arial"/>
                <w:vanish/>
                <w:color w:val="000000" w:themeColor="text1"/>
                <w:sz w:val="16"/>
                <w:szCs w:val="16"/>
              </w:rPr>
            </w:pPr>
          </w:p>
        </w:tc>
      </w:tr>
      <w:tr w:rsidR="006C029A" w:rsidRPr="00520F3E" w14:paraId="4D9E173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C798B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3B9A60" w14:textId="77777777" w:rsidR="006C029A" w:rsidRPr="00520F3E" w:rsidRDefault="00DC691E" w:rsidP="009E691C">
            <w:pPr>
              <w:rPr>
                <w:rFonts w:eastAsiaTheme="minorHAnsi" w:cs="Arial"/>
                <w:vanish/>
                <w:color w:val="000000" w:themeColor="text1"/>
                <w:sz w:val="16"/>
                <w:szCs w:val="16"/>
              </w:rPr>
            </w:pPr>
          </w:p>
        </w:tc>
      </w:tr>
      <w:tr w:rsidR="006C029A" w:rsidRPr="00520F3E" w14:paraId="77FDBD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EC5C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AF73E4" w14:textId="77777777" w:rsidR="006C029A" w:rsidRPr="00520F3E" w:rsidRDefault="00DC691E" w:rsidP="00351BDF">
            <w:pPr>
              <w:rPr>
                <w:rFonts w:eastAsiaTheme="minorHAnsi" w:cs="Arial"/>
                <w:vanish/>
                <w:color w:val="000000" w:themeColor="text1"/>
                <w:sz w:val="16"/>
                <w:szCs w:val="16"/>
              </w:rPr>
            </w:pPr>
          </w:p>
        </w:tc>
      </w:tr>
      <w:tr w:rsidR="006C029A" w:rsidRPr="00520F3E" w14:paraId="3DEA01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BE9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0F87E0"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DC777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FE0CB7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E0B54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3CD61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EF3FE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723B5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5B063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E9EE5B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B9C7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2A499D"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56E5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AF34B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85584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9927F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23A079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0E00DD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E8032A5"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723C49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740DAF4" w14:textId="77777777" w:rsidR="00DC0771" w:rsidRPr="00106C9E" w:rsidRDefault="00DC691E" w:rsidP="00A03556"/>
    <w:p w14:paraId="6E1CB2F5" w14:textId="77777777" w:rsidR="00D353BB" w:rsidRPr="0040222F" w:rsidRDefault="002B5930" w:rsidP="0040222F">
      <w:pPr>
        <w:pStyle w:val="Heading5"/>
      </w:pPr>
      <w:bookmarkStart w:id="57" w:name="_Toc46730349"/>
      <w:r w:rsidRPr="0040222F">
        <w:t>REQ-380245/A-###R_FNC_Veh_HMI_Consent_018### Prompt the User for Consent</w:t>
      </w:r>
      <w:bookmarkEnd w:id="57"/>
    </w:p>
    <w:p w14:paraId="755B527C" w14:textId="77777777" w:rsidR="00EA4672" w:rsidRDefault="002B5930" w:rsidP="00842B56">
      <w:r>
        <w:t xml:space="preserve">When ASU = ON and additional consent is required &amp;&amp; ASU = OFF and Notification is ON, then OTAM shall download the software binaries in the background. HMI shall prompt the customer for required consent once all required files download is complete (including release notes). </w:t>
      </w:r>
    </w:p>
    <w:p w14:paraId="71D11E92" w14:textId="1D7A3BF8" w:rsidR="003F5194" w:rsidRDefault="002B5930" w:rsidP="003F5194">
      <w:pPr>
        <w:jc w:val="center"/>
      </w:pPr>
      <w:r>
        <w:object w:dxaOrig="6526" w:dyaOrig="10156" w14:anchorId="33A3C92D">
          <v:shape id="5f1afd8f0000389d478f209e" o:spid="_x0000_i1034" type="#_x0000_t75" style="width:324pt;height:511.2pt" o:ole="">
            <v:imagedata r:id="rId28" o:title=""/>
          </v:shape>
          <o:OLEObject Type="Embed" ProgID="Visio.Drawing.15" ShapeID="5f1afd8f0000389d478f209e" DrawAspect="Content" ObjectID="_1682150973" r:id="rId29"/>
        </w:object>
      </w:r>
    </w:p>
    <w:p w14:paraId="0894A7BA" w14:textId="77777777" w:rsidR="00EA4672" w:rsidRDefault="002B5930" w:rsidP="003F5194">
      <w:pPr>
        <w:jc w:val="center"/>
      </w:pPr>
      <w:r w:rsidRPr="003F5194">
        <w:rPr>
          <w:b/>
        </w:rPr>
        <w:t xml:space="preserve">Flow 7: </w:t>
      </w:r>
      <w:r>
        <w:rPr>
          <w:b/>
        </w:rPr>
        <w:t>Download Binaries Before Asking for User Input (when possible)</w:t>
      </w:r>
      <w:r w:rsidRPr="003F5194">
        <w:rPr>
          <w:b/>
        </w:rPr>
        <w:t xml:space="preserve"> </w:t>
      </w:r>
    </w:p>
    <w:p w14:paraId="453EFD47" w14:textId="152D5EA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D28E4C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876D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6D7B89" w14:textId="77777777" w:rsidR="006C029A" w:rsidRPr="00520F3E" w:rsidRDefault="00DC691E" w:rsidP="009E691C">
            <w:pPr>
              <w:rPr>
                <w:rFonts w:eastAsiaTheme="minorHAnsi" w:cs="Arial"/>
                <w:vanish/>
                <w:color w:val="000000" w:themeColor="text1"/>
                <w:sz w:val="16"/>
                <w:szCs w:val="16"/>
              </w:rPr>
            </w:pPr>
          </w:p>
        </w:tc>
      </w:tr>
      <w:tr w:rsidR="006C029A" w:rsidRPr="00520F3E" w14:paraId="242528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D6D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D1C951" w14:textId="77777777" w:rsidR="006C029A" w:rsidRPr="00520F3E" w:rsidRDefault="00DC691E" w:rsidP="009E691C">
            <w:pPr>
              <w:rPr>
                <w:rFonts w:eastAsiaTheme="minorHAnsi" w:cs="Arial"/>
                <w:vanish/>
                <w:color w:val="000000" w:themeColor="text1"/>
                <w:sz w:val="16"/>
                <w:szCs w:val="16"/>
              </w:rPr>
            </w:pPr>
          </w:p>
        </w:tc>
      </w:tr>
      <w:tr w:rsidR="006C029A" w:rsidRPr="00520F3E" w14:paraId="6F3BB7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7D7B4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EEE108" w14:textId="77777777" w:rsidR="006C029A" w:rsidRPr="00520F3E" w:rsidRDefault="00DC691E" w:rsidP="009E691C">
            <w:pPr>
              <w:rPr>
                <w:rFonts w:eastAsiaTheme="minorHAnsi" w:cs="Arial"/>
                <w:vanish/>
                <w:color w:val="000000" w:themeColor="text1"/>
                <w:sz w:val="16"/>
                <w:szCs w:val="16"/>
              </w:rPr>
            </w:pPr>
          </w:p>
        </w:tc>
      </w:tr>
      <w:tr w:rsidR="006C029A" w:rsidRPr="00520F3E" w14:paraId="3BDC11A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E8D6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758E2C" w14:textId="77777777" w:rsidR="006C029A" w:rsidRPr="00520F3E" w:rsidRDefault="00DC691E" w:rsidP="00351BDF">
            <w:pPr>
              <w:rPr>
                <w:rFonts w:eastAsiaTheme="minorHAnsi" w:cs="Arial"/>
                <w:vanish/>
                <w:color w:val="000000" w:themeColor="text1"/>
                <w:sz w:val="16"/>
                <w:szCs w:val="16"/>
              </w:rPr>
            </w:pPr>
          </w:p>
        </w:tc>
      </w:tr>
      <w:tr w:rsidR="006C029A" w:rsidRPr="00520F3E" w14:paraId="4E8C643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9D8A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D2A83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8C454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64ACC4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DF144E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EE4F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793F6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D82F01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429F9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1A503B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EC9A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001D22"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6A938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AB0E7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55E1C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7C4BD7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28D29E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28BCDD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643C1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8633FA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C8D6D04" w14:textId="77777777" w:rsidR="00DC0771" w:rsidRPr="00106C9E" w:rsidRDefault="00DC691E" w:rsidP="00A03556"/>
    <w:p w14:paraId="189C1416" w14:textId="77777777" w:rsidR="00D353BB" w:rsidRPr="0040222F" w:rsidRDefault="002B5930" w:rsidP="0040222F">
      <w:pPr>
        <w:pStyle w:val="Heading5"/>
      </w:pPr>
      <w:bookmarkStart w:id="58" w:name="_Toc46730350"/>
      <w:r w:rsidRPr="0040222F">
        <w:t>REQ-380372/A-###R_FNC_Veh_HMI_Consent_019### Remote Consent Changes</w:t>
      </w:r>
      <w:bookmarkEnd w:id="58"/>
    </w:p>
    <w:p w14:paraId="30D56FF0" w14:textId="77777777" w:rsidR="00EA4672" w:rsidRDefault="002B5930" w:rsidP="001540C0">
      <w:r>
        <w:t xml:space="preserve">When HMI receives remote consent update from the OTAM, then HMI shall update the current settings to reflect the new setting including all levels of consent. </w:t>
      </w:r>
    </w:p>
    <w:p w14:paraId="37A5A627" w14:textId="6DAD6A57" w:rsidR="001540C0" w:rsidRDefault="002B5930" w:rsidP="001540C0">
      <w:pPr>
        <w:ind w:left="720"/>
      </w:pPr>
      <w:proofErr w:type="spellStart"/>
      <w:r>
        <w:t>LS_OTAM_HMI_Remote_Consent</w:t>
      </w:r>
      <w:proofErr w:type="spellEnd"/>
      <w:r>
        <w:t xml:space="preserve"> </w:t>
      </w:r>
    </w:p>
    <w:p w14:paraId="68E4034D" w14:textId="77777777" w:rsidR="001540C0" w:rsidRDefault="002B5930" w:rsidP="001540C0">
      <w:pPr>
        <w:ind w:left="720"/>
      </w:pPr>
      <w:proofErr w:type="gramStart"/>
      <w:r>
        <w:t>Value{</w:t>
      </w:r>
      <w:proofErr w:type="gramEnd"/>
      <w:r>
        <w:t xml:space="preserve"> </w:t>
      </w:r>
    </w:p>
    <w:p w14:paraId="0E5F98B6" w14:textId="77777777" w:rsidR="001540C0" w:rsidRDefault="002B5930" w:rsidP="001540C0">
      <w:pPr>
        <w:ind w:left="720"/>
      </w:pPr>
      <w:r>
        <w:t xml:space="preserve">00 </w:t>
      </w:r>
      <w:proofErr w:type="gramStart"/>
      <w:r>
        <w:t>-  ASU</w:t>
      </w:r>
      <w:proofErr w:type="gramEnd"/>
      <w:r>
        <w:t xml:space="preserve"> Setting On/OFF </w:t>
      </w:r>
    </w:p>
    <w:p w14:paraId="04723BA3" w14:textId="77777777" w:rsidR="001540C0" w:rsidRDefault="002B5930" w:rsidP="001540C0">
      <w:pPr>
        <w:ind w:left="720"/>
      </w:pPr>
      <w:r>
        <w:lastRenderedPageBreak/>
        <w:t>01 – One-time Consent</w:t>
      </w:r>
    </w:p>
    <w:p w14:paraId="2D669490" w14:textId="77777777" w:rsidR="001540C0" w:rsidRDefault="002B5930" w:rsidP="001540C0">
      <w:pPr>
        <w:ind w:left="720"/>
      </w:pPr>
      <w:r>
        <w:t>02 – Additional Consent</w:t>
      </w:r>
    </w:p>
    <w:p w14:paraId="535E2291" w14:textId="77777777" w:rsidR="001540C0" w:rsidRDefault="002B5930" w:rsidP="001540C0">
      <w:pPr>
        <w:ind w:left="720"/>
      </w:pPr>
      <w:r>
        <w:t>03 – PII Consent</w:t>
      </w:r>
    </w:p>
    <w:p w14:paraId="13B16342" w14:textId="77777777" w:rsidR="00EA4672" w:rsidRDefault="002B5930" w:rsidP="001540C0">
      <w:pPr>
        <w:ind w:left="720"/>
      </w:pPr>
      <w:r>
        <w:t>}</w:t>
      </w:r>
    </w:p>
    <w:p w14:paraId="0A568431" w14:textId="49F33E7F"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A2C7D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19F4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D0AA92" w14:textId="77777777" w:rsidR="006C029A" w:rsidRPr="00520F3E" w:rsidRDefault="00DC691E" w:rsidP="009E691C">
            <w:pPr>
              <w:rPr>
                <w:rFonts w:eastAsiaTheme="minorHAnsi" w:cs="Arial"/>
                <w:vanish/>
                <w:color w:val="000000" w:themeColor="text1"/>
                <w:sz w:val="16"/>
                <w:szCs w:val="16"/>
              </w:rPr>
            </w:pPr>
          </w:p>
        </w:tc>
      </w:tr>
      <w:tr w:rsidR="006C029A" w:rsidRPr="00520F3E" w14:paraId="223AD6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E7D39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AD8101" w14:textId="77777777" w:rsidR="006C029A" w:rsidRPr="00520F3E" w:rsidRDefault="00DC691E" w:rsidP="009E691C">
            <w:pPr>
              <w:rPr>
                <w:rFonts w:eastAsiaTheme="minorHAnsi" w:cs="Arial"/>
                <w:vanish/>
                <w:color w:val="000000" w:themeColor="text1"/>
                <w:sz w:val="16"/>
                <w:szCs w:val="16"/>
              </w:rPr>
            </w:pPr>
          </w:p>
        </w:tc>
      </w:tr>
      <w:tr w:rsidR="006C029A" w:rsidRPr="00520F3E" w14:paraId="27A98C6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0908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C67600" w14:textId="77777777" w:rsidR="006C029A" w:rsidRPr="00520F3E" w:rsidRDefault="00DC691E" w:rsidP="009E691C">
            <w:pPr>
              <w:rPr>
                <w:rFonts w:eastAsiaTheme="minorHAnsi" w:cs="Arial"/>
                <w:vanish/>
                <w:color w:val="000000" w:themeColor="text1"/>
                <w:sz w:val="16"/>
                <w:szCs w:val="16"/>
              </w:rPr>
            </w:pPr>
          </w:p>
        </w:tc>
      </w:tr>
      <w:tr w:rsidR="006C029A" w:rsidRPr="00520F3E" w14:paraId="556D15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7B4F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B0B719" w14:textId="77777777" w:rsidR="006C029A" w:rsidRPr="00520F3E" w:rsidRDefault="00DC691E" w:rsidP="00351BDF">
            <w:pPr>
              <w:rPr>
                <w:rFonts w:eastAsiaTheme="minorHAnsi" w:cs="Arial"/>
                <w:vanish/>
                <w:color w:val="000000" w:themeColor="text1"/>
                <w:sz w:val="16"/>
                <w:szCs w:val="16"/>
              </w:rPr>
            </w:pPr>
          </w:p>
        </w:tc>
      </w:tr>
      <w:tr w:rsidR="006C029A" w:rsidRPr="00520F3E" w14:paraId="532B27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D2F43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EF7550"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7452A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593D3A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2D263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A67C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131F7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AAAE6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F1C2F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E48F62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91E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317F32"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E947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5B808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5EA15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B5F9E4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8E5CBF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018B5AD"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EFE7075"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22D24B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2CE432D" w14:textId="77777777" w:rsidR="00DC0771" w:rsidRPr="00106C9E" w:rsidRDefault="00DC691E" w:rsidP="00A03556"/>
    <w:p w14:paraId="6DF418FF" w14:textId="77777777" w:rsidR="00D353BB" w:rsidRPr="0040222F" w:rsidRDefault="002B5930" w:rsidP="0040222F">
      <w:pPr>
        <w:pStyle w:val="Heading5"/>
      </w:pPr>
      <w:bookmarkStart w:id="59" w:name="_Toc46730351"/>
      <w:r w:rsidRPr="0040222F">
        <w:t>REQ-387747/A-###R_FNC_Veh_HMI_Consent_020### Fleet Vehicles User Consent</w:t>
      </w:r>
      <w:bookmarkEnd w:id="59"/>
    </w:p>
    <w:sdt>
      <w:sdtPr>
        <w:id w:val="-532043372"/>
      </w:sdtPr>
      <w:sdtEndPr>
        <w:rPr>
          <w:rFonts w:asciiTheme="minorHAnsi" w:eastAsiaTheme="minorHAnsi" w:hAnsiTheme="minorHAnsi" w:cstheme="minorBidi"/>
          <w:sz w:val="22"/>
          <w:szCs w:val="22"/>
        </w:rPr>
      </w:sdtEndPr>
      <w:sdtContent>
        <w:p w14:paraId="486FCE05" w14:textId="77777777" w:rsidR="00A055AA" w:rsidRDefault="002B5930" w:rsidP="00A055AA">
          <w:r>
            <w:t xml:space="preserve">If vehicle is fleet owned, then fleet owners shall provide the all user consent; HMI shall NOT allow the user to edit the user consent. When update is available fleet owner shall provide the user consent remotely. </w:t>
          </w:r>
        </w:p>
        <w:p w14:paraId="043F7880" w14:textId="77777777" w:rsidR="00A055AA" w:rsidRPr="00A055AA" w:rsidRDefault="002B5930" w:rsidP="00A055AA">
          <w:pPr>
            <w:rPr>
              <w:color w:val="0000CC"/>
            </w:rPr>
          </w:pPr>
          <w:proofErr w:type="spellStart"/>
          <w:r w:rsidRPr="00A055AA">
            <w:rPr>
              <w:color w:val="0000CC"/>
            </w:rPr>
            <w:t>LS_OTA_Fleet_Status</w:t>
          </w:r>
          <w:proofErr w:type="spellEnd"/>
        </w:p>
        <w:p w14:paraId="11FE8272" w14:textId="77777777" w:rsidR="00A055AA" w:rsidRDefault="002B5930" w:rsidP="00A055AA">
          <w:pPr>
            <w:ind w:left="2160"/>
          </w:pPr>
          <w:r>
            <w:t xml:space="preserve">Value { </w:t>
          </w:r>
        </w:p>
        <w:p w14:paraId="6BDF0EE0" w14:textId="77777777" w:rsidR="00A055AA" w:rsidRDefault="002B5930" w:rsidP="002B5930">
          <w:pPr>
            <w:numPr>
              <w:ilvl w:val="0"/>
              <w:numId w:val="22"/>
            </w:numPr>
          </w:pPr>
          <w:r>
            <w:t>None</w:t>
          </w:r>
        </w:p>
        <w:p w14:paraId="674AA1CE" w14:textId="77777777" w:rsidR="00A055AA" w:rsidRDefault="002B5930" w:rsidP="002B5930">
          <w:pPr>
            <w:numPr>
              <w:ilvl w:val="0"/>
              <w:numId w:val="22"/>
            </w:numPr>
          </w:pPr>
          <w:r>
            <w:t>Ford Fleet</w:t>
          </w:r>
        </w:p>
        <w:p w14:paraId="5FAAC78D" w14:textId="77777777" w:rsidR="00EA4672" w:rsidRDefault="002B5930" w:rsidP="002B5930">
          <w:pPr>
            <w:numPr>
              <w:ilvl w:val="0"/>
              <w:numId w:val="22"/>
            </w:numPr>
          </w:pPr>
          <w:r>
            <w:t>Commercial Fleet}</w:t>
          </w:r>
        </w:p>
      </w:sdtContent>
    </w:sdt>
    <w:p w14:paraId="226B8385" w14:textId="6D25D6B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D3915C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A157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85F9E" w14:textId="77777777" w:rsidR="006C029A" w:rsidRPr="00520F3E" w:rsidRDefault="00DC691E" w:rsidP="009E691C">
            <w:pPr>
              <w:rPr>
                <w:rFonts w:eastAsiaTheme="minorHAnsi" w:cs="Arial"/>
                <w:vanish/>
                <w:color w:val="000000" w:themeColor="text1"/>
                <w:sz w:val="16"/>
                <w:szCs w:val="16"/>
              </w:rPr>
            </w:pPr>
          </w:p>
        </w:tc>
      </w:tr>
      <w:tr w:rsidR="006C029A" w:rsidRPr="00520F3E" w14:paraId="4EBFBFE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0543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0E32CD" w14:textId="77777777" w:rsidR="006C029A" w:rsidRPr="00520F3E" w:rsidRDefault="00DC691E" w:rsidP="009E691C">
            <w:pPr>
              <w:rPr>
                <w:rFonts w:eastAsiaTheme="minorHAnsi" w:cs="Arial"/>
                <w:vanish/>
                <w:color w:val="000000" w:themeColor="text1"/>
                <w:sz w:val="16"/>
                <w:szCs w:val="16"/>
              </w:rPr>
            </w:pPr>
          </w:p>
        </w:tc>
      </w:tr>
      <w:tr w:rsidR="006C029A" w:rsidRPr="00520F3E" w14:paraId="3F4972E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3214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4A526F" w14:textId="77777777" w:rsidR="006C029A" w:rsidRPr="00520F3E" w:rsidRDefault="00DC691E" w:rsidP="009E691C">
            <w:pPr>
              <w:rPr>
                <w:rFonts w:eastAsiaTheme="minorHAnsi" w:cs="Arial"/>
                <w:vanish/>
                <w:color w:val="000000" w:themeColor="text1"/>
                <w:sz w:val="16"/>
                <w:szCs w:val="16"/>
              </w:rPr>
            </w:pPr>
          </w:p>
        </w:tc>
      </w:tr>
      <w:tr w:rsidR="006C029A" w:rsidRPr="00520F3E" w14:paraId="4F01739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C99DB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B49693" w14:textId="77777777" w:rsidR="006C029A" w:rsidRPr="00520F3E" w:rsidRDefault="00DC691E" w:rsidP="00351BDF">
            <w:pPr>
              <w:rPr>
                <w:rFonts w:eastAsiaTheme="minorHAnsi" w:cs="Arial"/>
                <w:vanish/>
                <w:color w:val="000000" w:themeColor="text1"/>
                <w:sz w:val="16"/>
                <w:szCs w:val="16"/>
              </w:rPr>
            </w:pPr>
          </w:p>
        </w:tc>
      </w:tr>
      <w:tr w:rsidR="006C029A" w:rsidRPr="00520F3E" w14:paraId="70FE97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D7C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4E7CA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B1228D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2B626E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FB49DB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0022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2D9AE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29B902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4F680B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7DF43D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30F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4B7C63"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FC7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B98BD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36F70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8AE758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67824E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B3A3E62"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478270C"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7EAB2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A2C5476" w14:textId="77777777" w:rsidR="00DC0771" w:rsidRPr="00106C9E" w:rsidRDefault="00DC691E" w:rsidP="00A03556"/>
    <w:p w14:paraId="01B10298" w14:textId="77777777" w:rsidR="00D353BB" w:rsidRPr="0040222F" w:rsidRDefault="002B5930" w:rsidP="0040222F">
      <w:pPr>
        <w:pStyle w:val="Heading5"/>
      </w:pPr>
      <w:bookmarkStart w:id="60" w:name="_Toc46730352"/>
      <w:r w:rsidRPr="0040222F">
        <w:t>REQ-392413/A-###R_FNC_Veh_HMI_Consent_020### When ASU = OFF and additional consent is required</w:t>
      </w:r>
      <w:bookmarkEnd w:id="60"/>
    </w:p>
    <w:p w14:paraId="0AE9889B" w14:textId="77777777" w:rsidR="00EA4672" w:rsidRDefault="002B5930" w:rsidP="00B85858">
      <w:r>
        <w:t xml:space="preserve">When ASU = off and update requires additional consent, the HMI shall notify the user for consent required. </w:t>
      </w:r>
    </w:p>
    <w:p w14:paraId="2F6805EE" w14:textId="77777777" w:rsidR="00EA4672" w:rsidRDefault="002B5930" w:rsidP="007E65D5">
      <w:r>
        <w:t>HMI shall allow the user to accept the update when user click update button from popup or from update details screen (ref REQ-394234).</w:t>
      </w:r>
    </w:p>
    <w:p w14:paraId="0A69C288" w14:textId="35B65858"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914CAB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87F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210049" w14:textId="77777777" w:rsidR="006C029A" w:rsidRPr="00520F3E" w:rsidRDefault="00DC691E" w:rsidP="009E691C">
            <w:pPr>
              <w:rPr>
                <w:rFonts w:eastAsiaTheme="minorHAnsi" w:cs="Arial"/>
                <w:vanish/>
                <w:color w:val="000000" w:themeColor="text1"/>
                <w:sz w:val="16"/>
                <w:szCs w:val="16"/>
              </w:rPr>
            </w:pPr>
          </w:p>
        </w:tc>
      </w:tr>
      <w:tr w:rsidR="006C029A" w:rsidRPr="00520F3E" w14:paraId="1C0180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B25C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916CA3" w14:textId="77777777" w:rsidR="006C029A" w:rsidRPr="00520F3E" w:rsidRDefault="00DC691E" w:rsidP="009E691C">
            <w:pPr>
              <w:rPr>
                <w:rFonts w:eastAsiaTheme="minorHAnsi" w:cs="Arial"/>
                <w:vanish/>
                <w:color w:val="000000" w:themeColor="text1"/>
                <w:sz w:val="16"/>
                <w:szCs w:val="16"/>
              </w:rPr>
            </w:pPr>
          </w:p>
        </w:tc>
      </w:tr>
      <w:tr w:rsidR="006C029A" w:rsidRPr="00520F3E" w14:paraId="431A235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326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0A7AEA" w14:textId="77777777" w:rsidR="006C029A" w:rsidRPr="00520F3E" w:rsidRDefault="00DC691E" w:rsidP="009E691C">
            <w:pPr>
              <w:rPr>
                <w:rFonts w:eastAsiaTheme="minorHAnsi" w:cs="Arial"/>
                <w:vanish/>
                <w:color w:val="000000" w:themeColor="text1"/>
                <w:sz w:val="16"/>
                <w:szCs w:val="16"/>
              </w:rPr>
            </w:pPr>
          </w:p>
        </w:tc>
      </w:tr>
      <w:tr w:rsidR="006C029A" w:rsidRPr="00520F3E" w14:paraId="35F17D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CBD9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76218B" w14:textId="77777777" w:rsidR="006C029A" w:rsidRPr="00520F3E" w:rsidRDefault="00DC691E" w:rsidP="00351BDF">
            <w:pPr>
              <w:rPr>
                <w:rFonts w:eastAsiaTheme="minorHAnsi" w:cs="Arial"/>
                <w:vanish/>
                <w:color w:val="000000" w:themeColor="text1"/>
                <w:sz w:val="16"/>
                <w:szCs w:val="16"/>
              </w:rPr>
            </w:pPr>
          </w:p>
        </w:tc>
      </w:tr>
      <w:tr w:rsidR="006C029A" w:rsidRPr="00520F3E" w14:paraId="5C4DBD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5C23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CDC4C0"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01C76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94A8E9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6C94D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625B8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5D252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661E7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1AC371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5D5BBDB"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B329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508B55"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FE1C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8B3A7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4EE4D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ACC38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A668CA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39481A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33F776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4D4950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B2FC634" w14:textId="77777777" w:rsidR="00DC0771" w:rsidRPr="00106C9E" w:rsidRDefault="00DC691E" w:rsidP="00A03556"/>
    <w:p w14:paraId="32D38E4F" w14:textId="77777777" w:rsidR="00D353BB" w:rsidRPr="0040222F" w:rsidRDefault="002B5930" w:rsidP="0040222F">
      <w:pPr>
        <w:pStyle w:val="Heading5"/>
      </w:pPr>
      <w:bookmarkStart w:id="61" w:name="_Toc46730353"/>
      <w:r w:rsidRPr="0040222F">
        <w:t>REQ-392414/A-###R_FNC_Veh_HMI_Consent_021### ICON enter to System updates when vehicle Connectivity to enable</w:t>
      </w:r>
      <w:bookmarkEnd w:id="61"/>
    </w:p>
    <w:p w14:paraId="6D658B63" w14:textId="77777777" w:rsidR="00EA4672" w:rsidRDefault="002B5930" w:rsidP="00B85858">
      <w:r>
        <w:t xml:space="preserve">When vehicle connectivity is disable user shall not be able to enter system update settings from ICON or from settings. System shall pause all OTA updates when vehicle connectivity is disabled. </w:t>
      </w:r>
    </w:p>
    <w:p w14:paraId="74EC7355" w14:textId="44B84CC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0BA9FE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188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ABA3DF" w14:textId="77777777" w:rsidR="006C029A" w:rsidRPr="00520F3E" w:rsidRDefault="00DC691E" w:rsidP="009E691C">
            <w:pPr>
              <w:rPr>
                <w:rFonts w:eastAsiaTheme="minorHAnsi" w:cs="Arial"/>
                <w:vanish/>
                <w:color w:val="000000" w:themeColor="text1"/>
                <w:sz w:val="16"/>
                <w:szCs w:val="16"/>
              </w:rPr>
            </w:pPr>
          </w:p>
        </w:tc>
      </w:tr>
      <w:tr w:rsidR="006C029A" w:rsidRPr="00520F3E" w14:paraId="69A4A88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94CD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A2B272" w14:textId="77777777" w:rsidR="006C029A" w:rsidRPr="00520F3E" w:rsidRDefault="00DC691E" w:rsidP="009E691C">
            <w:pPr>
              <w:rPr>
                <w:rFonts w:eastAsiaTheme="minorHAnsi" w:cs="Arial"/>
                <w:vanish/>
                <w:color w:val="000000" w:themeColor="text1"/>
                <w:sz w:val="16"/>
                <w:szCs w:val="16"/>
              </w:rPr>
            </w:pPr>
          </w:p>
        </w:tc>
      </w:tr>
      <w:tr w:rsidR="006C029A" w:rsidRPr="00520F3E" w14:paraId="7B81EB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289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D13F9B" w14:textId="77777777" w:rsidR="006C029A" w:rsidRPr="00520F3E" w:rsidRDefault="00DC691E" w:rsidP="009E691C">
            <w:pPr>
              <w:rPr>
                <w:rFonts w:eastAsiaTheme="minorHAnsi" w:cs="Arial"/>
                <w:vanish/>
                <w:color w:val="000000" w:themeColor="text1"/>
                <w:sz w:val="16"/>
                <w:szCs w:val="16"/>
              </w:rPr>
            </w:pPr>
          </w:p>
        </w:tc>
      </w:tr>
      <w:tr w:rsidR="006C029A" w:rsidRPr="00520F3E" w14:paraId="3C053F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2D12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3B4CFC" w14:textId="77777777" w:rsidR="006C029A" w:rsidRPr="00520F3E" w:rsidRDefault="00DC691E" w:rsidP="00351BDF">
            <w:pPr>
              <w:rPr>
                <w:rFonts w:eastAsiaTheme="minorHAnsi" w:cs="Arial"/>
                <w:vanish/>
                <w:color w:val="000000" w:themeColor="text1"/>
                <w:sz w:val="16"/>
                <w:szCs w:val="16"/>
              </w:rPr>
            </w:pPr>
          </w:p>
        </w:tc>
      </w:tr>
      <w:tr w:rsidR="006C029A" w:rsidRPr="00520F3E" w14:paraId="402F6F4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5A72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E45FF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42728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C3173A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7821C7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C5F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6CAC5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1BB79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75F8BC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DECD04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8A22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557200"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33B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0F4F2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D5BA1D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5BC04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BCD331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0FEA46F"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3F70719"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6D81C9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A2D73E3" w14:textId="77777777" w:rsidR="00DC0771" w:rsidRPr="00106C9E" w:rsidRDefault="00DC691E" w:rsidP="00A03556"/>
    <w:p w14:paraId="202D6BC4" w14:textId="77777777" w:rsidR="00EA4672" w:rsidRDefault="002B5930" w:rsidP="00DA3F8D">
      <w:pPr>
        <w:pStyle w:val="Heading5"/>
      </w:pPr>
      <w:bookmarkStart w:id="62" w:name="_Toc46730354"/>
      <w:r>
        <w:t>Error Handling</w:t>
      </w:r>
      <w:bookmarkEnd w:id="62"/>
    </w:p>
    <w:p w14:paraId="45F14C52" w14:textId="52B26083" w:rsidR="00D353BB" w:rsidRPr="0040222F" w:rsidRDefault="002B5930" w:rsidP="0040222F">
      <w:pPr>
        <w:pStyle w:val="Heading6"/>
      </w:pPr>
      <w:r w:rsidRPr="0040222F">
        <w:t>F-REQ-305202/C-###R_FNC_Veh_HMI_Consent_014### Local Default Values</w:t>
      </w:r>
    </w:p>
    <w:p w14:paraId="12BCF7B8" w14:textId="77777777" w:rsidR="00EA4672" w:rsidRDefault="002B5930" w:rsidP="005D66EF">
      <w:pPr>
        <w:rPr>
          <w:rFonts w:cs="Arial"/>
        </w:rPr>
      </w:pPr>
      <w:r>
        <w:rPr>
          <w:rFonts w:cs="Arial"/>
        </w:rPr>
        <w:t xml:space="preserve">The component that hosts the vehicle HMI logic shall have local default values. </w:t>
      </w:r>
    </w:p>
    <w:p w14:paraId="7E580222" w14:textId="79A6E570"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AB3FF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56D0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87E6F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R_FNC_Vehicle_HMI_017</w:t>
            </w:r>
          </w:p>
        </w:tc>
      </w:tr>
      <w:tr w:rsidR="006C029A" w:rsidRPr="00520F3E" w14:paraId="7352B0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5EC9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62187F" w14:textId="77777777" w:rsidR="006C029A" w:rsidRPr="00520F3E" w:rsidRDefault="00DC691E" w:rsidP="009E691C">
            <w:pPr>
              <w:rPr>
                <w:rFonts w:eastAsiaTheme="minorHAnsi" w:cs="Arial"/>
                <w:vanish/>
                <w:color w:val="000000" w:themeColor="text1"/>
                <w:sz w:val="16"/>
                <w:szCs w:val="16"/>
              </w:rPr>
            </w:pPr>
          </w:p>
        </w:tc>
      </w:tr>
      <w:tr w:rsidR="006C029A" w:rsidRPr="00520F3E" w14:paraId="1D974A0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4836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671B83" w14:textId="77777777" w:rsidR="006C029A" w:rsidRPr="00520F3E" w:rsidRDefault="00DC691E" w:rsidP="009E691C">
            <w:pPr>
              <w:rPr>
                <w:rFonts w:eastAsiaTheme="minorHAnsi" w:cs="Arial"/>
                <w:vanish/>
                <w:color w:val="000000" w:themeColor="text1"/>
                <w:sz w:val="16"/>
                <w:szCs w:val="16"/>
              </w:rPr>
            </w:pPr>
          </w:p>
        </w:tc>
      </w:tr>
      <w:tr w:rsidR="006C029A" w:rsidRPr="00520F3E" w14:paraId="0C740EB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00D0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4321CA" w14:textId="77777777" w:rsidR="006C029A" w:rsidRPr="00520F3E" w:rsidRDefault="00DC691E" w:rsidP="00351BDF">
            <w:pPr>
              <w:rPr>
                <w:rFonts w:eastAsiaTheme="minorHAnsi" w:cs="Arial"/>
                <w:vanish/>
                <w:color w:val="000000" w:themeColor="text1"/>
                <w:sz w:val="16"/>
                <w:szCs w:val="16"/>
              </w:rPr>
            </w:pPr>
          </w:p>
        </w:tc>
      </w:tr>
      <w:tr w:rsidR="006C029A" w:rsidRPr="00520F3E" w14:paraId="696AE69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661F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D9564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D0EC3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502D9D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FCA64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1DFE0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A67EE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06008A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392EF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BC8443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6F657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94FB5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A58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98529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A60FD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B9F3B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D46AA4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CEDF8C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6DBB7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CBCAD0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AFE48D2" w14:textId="77777777" w:rsidR="00DC0771" w:rsidRPr="00106C9E" w:rsidRDefault="00DC691E" w:rsidP="00A03556"/>
    <w:p w14:paraId="5AF9B867" w14:textId="77777777" w:rsidR="00EA4672" w:rsidRDefault="002B5930" w:rsidP="00DA3F8D">
      <w:pPr>
        <w:pStyle w:val="Heading4"/>
      </w:pPr>
      <w:bookmarkStart w:id="63" w:name="_Toc46730355"/>
      <w:r>
        <w:t>Non-Functional Requirements</w:t>
      </w:r>
      <w:bookmarkEnd w:id="63"/>
    </w:p>
    <w:p w14:paraId="3CAFF02B" w14:textId="098C0072" w:rsidR="00D353BB" w:rsidRPr="0040222F" w:rsidRDefault="002B5930" w:rsidP="0040222F">
      <w:pPr>
        <w:pStyle w:val="Heading5"/>
      </w:pPr>
      <w:bookmarkStart w:id="64" w:name="_Toc46730356"/>
      <w:r w:rsidRPr="0040222F">
        <w:t>F-REQ-305212/C-###R_FNC_Veh_HMI_Consent_015### Screen Refresh</w:t>
      </w:r>
      <w:bookmarkEnd w:id="64"/>
    </w:p>
    <w:p w14:paraId="4A0D085C" w14:textId="77777777" w:rsidR="00EA4672" w:rsidRDefault="002B5930" w:rsidP="00C324CA">
      <w:pPr>
        <w:rPr>
          <w:rFonts w:cs="Arial"/>
        </w:rPr>
      </w:pPr>
      <w:r>
        <w:rPr>
          <w:rFonts w:cs="Arial"/>
        </w:rPr>
        <w:t xml:space="preserve">If default values in the </w:t>
      </w:r>
      <w:r>
        <w:rPr>
          <w:snapToGrid w:val="0"/>
        </w:rPr>
        <w:t xml:space="preserve">Vehicle Connectivity </w:t>
      </w:r>
      <w:r>
        <w:rPr>
          <w:rFonts w:cs="Arial"/>
        </w:rPr>
        <w:t xml:space="preserve">and OTA changes, then an ignition cycle is requiring </w:t>
      </w:r>
      <w:proofErr w:type="gramStart"/>
      <w:r>
        <w:rPr>
          <w:rFonts w:cs="Arial"/>
        </w:rPr>
        <w:t>to reflect</w:t>
      </w:r>
      <w:proofErr w:type="gramEnd"/>
      <w:r>
        <w:rPr>
          <w:rFonts w:cs="Arial"/>
        </w:rPr>
        <w:t xml:space="preserve"> the changes and the customer shall not able to visually detect any changes in the vehicle HMI settings.</w:t>
      </w:r>
    </w:p>
    <w:p w14:paraId="47798D69" w14:textId="7AEBFB1A"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06FA2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2DCD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4F334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R_FNC_Vehicle_HMI_018</w:t>
            </w:r>
          </w:p>
        </w:tc>
      </w:tr>
      <w:tr w:rsidR="006C029A" w:rsidRPr="00520F3E" w14:paraId="3294FDF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BA1C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D251B3" w14:textId="77777777" w:rsidR="006C029A" w:rsidRPr="00520F3E" w:rsidRDefault="00DC691E" w:rsidP="009E691C">
            <w:pPr>
              <w:rPr>
                <w:rFonts w:eastAsiaTheme="minorHAnsi" w:cs="Arial"/>
                <w:vanish/>
                <w:color w:val="000000" w:themeColor="text1"/>
                <w:sz w:val="16"/>
                <w:szCs w:val="16"/>
              </w:rPr>
            </w:pPr>
          </w:p>
        </w:tc>
      </w:tr>
      <w:tr w:rsidR="006C029A" w:rsidRPr="00520F3E" w14:paraId="3E61A18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E0DB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4EE2DB" w14:textId="77777777" w:rsidR="006C029A" w:rsidRPr="00520F3E" w:rsidRDefault="00DC691E" w:rsidP="009E691C">
            <w:pPr>
              <w:rPr>
                <w:rFonts w:eastAsiaTheme="minorHAnsi" w:cs="Arial"/>
                <w:vanish/>
                <w:color w:val="000000" w:themeColor="text1"/>
                <w:sz w:val="16"/>
                <w:szCs w:val="16"/>
              </w:rPr>
            </w:pPr>
          </w:p>
        </w:tc>
      </w:tr>
      <w:tr w:rsidR="006C029A" w:rsidRPr="00520F3E" w14:paraId="3F95B57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7DC9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AEB654" w14:textId="77777777" w:rsidR="006C029A" w:rsidRPr="00520F3E" w:rsidRDefault="00DC691E" w:rsidP="00351BDF">
            <w:pPr>
              <w:rPr>
                <w:rFonts w:eastAsiaTheme="minorHAnsi" w:cs="Arial"/>
                <w:vanish/>
                <w:color w:val="000000" w:themeColor="text1"/>
                <w:sz w:val="16"/>
                <w:szCs w:val="16"/>
              </w:rPr>
            </w:pPr>
          </w:p>
        </w:tc>
      </w:tr>
      <w:tr w:rsidR="006C029A" w:rsidRPr="00520F3E" w14:paraId="135AD7C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F87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D64C20"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330F1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D79AC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CB26F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14F2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AE49E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55530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5FB51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41C2DF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7998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D930B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FA3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AA7FA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EF0CC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C9ADC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BB435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1D316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2FE1FBB"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A14097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412394A" w14:textId="77777777" w:rsidR="00DC0771" w:rsidRPr="00106C9E" w:rsidRDefault="00DC691E" w:rsidP="00A03556"/>
    <w:p w14:paraId="5A2CB4EE" w14:textId="77777777" w:rsidR="00D353BB" w:rsidRPr="0040222F" w:rsidRDefault="002B5930" w:rsidP="0040222F">
      <w:pPr>
        <w:pStyle w:val="Heading5"/>
      </w:pPr>
      <w:bookmarkStart w:id="65" w:name="_Toc46730357"/>
      <w:r w:rsidRPr="0040222F">
        <w:lastRenderedPageBreak/>
        <w:t>REQ-347385/A-###R_FNC_Veh_HMI_Consent_016### Automatic System Updates Changes</w:t>
      </w:r>
      <w:bookmarkEnd w:id="65"/>
    </w:p>
    <w:p w14:paraId="23195B04" w14:textId="77777777" w:rsidR="00EA4672" w:rsidRDefault="002B5930" w:rsidP="007E65D5">
      <w:r>
        <w:t xml:space="preserve">The HMI manager shall provide the OTAMC with the status of the automatic software updates anytime the status is changed. </w:t>
      </w:r>
    </w:p>
    <w:p w14:paraId="5B839960" w14:textId="71068B4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43651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9FE0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623274" w14:textId="77777777" w:rsidR="006C029A" w:rsidRPr="00520F3E" w:rsidRDefault="00DC691E" w:rsidP="009E691C">
            <w:pPr>
              <w:rPr>
                <w:rFonts w:eastAsiaTheme="minorHAnsi" w:cs="Arial"/>
                <w:vanish/>
                <w:color w:val="000000" w:themeColor="text1"/>
                <w:sz w:val="16"/>
                <w:szCs w:val="16"/>
              </w:rPr>
            </w:pPr>
          </w:p>
        </w:tc>
      </w:tr>
      <w:tr w:rsidR="006C029A" w:rsidRPr="00520F3E" w14:paraId="0F016A8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822E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8FD595" w14:textId="77777777" w:rsidR="006C029A" w:rsidRPr="00520F3E" w:rsidRDefault="00DC691E" w:rsidP="009E691C">
            <w:pPr>
              <w:rPr>
                <w:rFonts w:eastAsiaTheme="minorHAnsi" w:cs="Arial"/>
                <w:vanish/>
                <w:color w:val="000000" w:themeColor="text1"/>
                <w:sz w:val="16"/>
                <w:szCs w:val="16"/>
              </w:rPr>
            </w:pPr>
          </w:p>
        </w:tc>
      </w:tr>
      <w:tr w:rsidR="006C029A" w:rsidRPr="00520F3E" w14:paraId="4ADF80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1A79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685706" w14:textId="77777777" w:rsidR="006C029A" w:rsidRPr="00520F3E" w:rsidRDefault="00DC691E" w:rsidP="009E691C">
            <w:pPr>
              <w:rPr>
                <w:rFonts w:eastAsiaTheme="minorHAnsi" w:cs="Arial"/>
                <w:vanish/>
                <w:color w:val="000000" w:themeColor="text1"/>
                <w:sz w:val="16"/>
                <w:szCs w:val="16"/>
              </w:rPr>
            </w:pPr>
          </w:p>
        </w:tc>
      </w:tr>
      <w:tr w:rsidR="006C029A" w:rsidRPr="00520F3E" w14:paraId="657F59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4B202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1D9239" w14:textId="77777777" w:rsidR="006C029A" w:rsidRPr="00520F3E" w:rsidRDefault="00DC691E" w:rsidP="00351BDF">
            <w:pPr>
              <w:rPr>
                <w:rFonts w:eastAsiaTheme="minorHAnsi" w:cs="Arial"/>
                <w:vanish/>
                <w:color w:val="000000" w:themeColor="text1"/>
                <w:sz w:val="16"/>
                <w:szCs w:val="16"/>
              </w:rPr>
            </w:pPr>
          </w:p>
        </w:tc>
      </w:tr>
      <w:tr w:rsidR="006C029A" w:rsidRPr="00520F3E" w14:paraId="68D2EEE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9BE6B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EFE369"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1F40B8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6C53A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179D95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2348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A2BA5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D2635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3A812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1EC319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93911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32A2FC"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A36B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56379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99F5E5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F227C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09C396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D3842B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263D81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B65EF5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453A319" w14:textId="77777777" w:rsidR="00DC0771" w:rsidRPr="00106C9E" w:rsidRDefault="00DC691E" w:rsidP="00A03556"/>
    <w:p w14:paraId="14590BA7" w14:textId="77777777" w:rsidR="00EA4672" w:rsidRDefault="002B5930" w:rsidP="00DA3F8D">
      <w:pPr>
        <w:pStyle w:val="Heading2"/>
      </w:pPr>
      <w:bookmarkStart w:id="66" w:name="_Toc46730358"/>
      <w:r>
        <w:t>Logical Function Software Update Scheduler</w:t>
      </w:r>
      <w:bookmarkEnd w:id="66"/>
    </w:p>
    <w:p w14:paraId="6BDD445E" w14:textId="1EC55BA2" w:rsidR="00760465" w:rsidRDefault="002B5930" w:rsidP="00DA3F8D">
      <w:pPr>
        <w:pStyle w:val="Heading3"/>
      </w:pPr>
      <w:bookmarkStart w:id="67" w:name="_Toc46730359"/>
      <w:r>
        <w:t>Function Description</w:t>
      </w:r>
      <w:bookmarkEnd w:id="67"/>
    </w:p>
    <w:p w14:paraId="75FAC669" w14:textId="77777777" w:rsidR="00EA4672" w:rsidRDefault="002B5930" w:rsidP="00E272CE">
      <w:r>
        <w:t xml:space="preserve">The update scheduler function shall allow the user to schedule a time when vehicle in inoperable to complete software update. This specific will cover both types OTA software updates erase and replace update and A/B memory swap. The update schedule function allows configurable day/time, which can be DAY (24hr) or WEEKLY (7days) depending on the default values. The update scheduler function is required for all vehicle inhibits and once the schedule is set there is no action needed from the customer, vehicle automatically shall complete the software updates at schedule time. </w:t>
      </w:r>
    </w:p>
    <w:p w14:paraId="22F13564" w14:textId="78D09BED" w:rsidR="00F90484" w:rsidRDefault="002B5930" w:rsidP="00E272CE">
      <w:r>
        <w:t>Once the software activation is in process user cannot abort but shall wait until software update is complete fail/pass.</w:t>
      </w:r>
    </w:p>
    <w:p w14:paraId="7FD2B66F" w14:textId="77777777" w:rsidR="00EA4672" w:rsidRDefault="002B5930" w:rsidP="00E272CE">
      <w:r>
        <w:t xml:space="preserve">In vehicle system shall prompt the user that schedule is required with or without the vehicle inhibit. </w:t>
      </w:r>
    </w:p>
    <w:p w14:paraId="5F3DB0B1" w14:textId="3720C92E" w:rsidR="00760465" w:rsidRDefault="002B5930" w:rsidP="00DA3F8D">
      <w:pPr>
        <w:pStyle w:val="Heading3"/>
      </w:pPr>
      <w:bookmarkStart w:id="68" w:name="_Toc46730360"/>
      <w:r>
        <w:t>Function Scope</w:t>
      </w:r>
      <w:bookmarkEnd w:id="68"/>
    </w:p>
    <w:p w14:paraId="5A4C52F4" w14:textId="77777777" w:rsidR="00EA4672" w:rsidRDefault="002B5930" w:rsidP="00633708">
      <w:r>
        <w:rPr>
          <w:noProof/>
        </w:rPr>
        <w:drawing>
          <wp:anchor distT="0" distB="0" distL="114300" distR="114300" simplePos="0" relativeHeight="251668480" behindDoc="0" locked="0" layoutInCell="1" allowOverlap="1" wp14:anchorId="2D6992F6" wp14:editId="4637ADC3">
            <wp:simplePos x="0" y="0"/>
            <wp:positionH relativeFrom="column">
              <wp:posOffset>220345</wp:posOffset>
            </wp:positionH>
            <wp:positionV relativeFrom="paragraph">
              <wp:posOffset>147320</wp:posOffset>
            </wp:positionV>
            <wp:extent cx="6322695" cy="3698240"/>
            <wp:effectExtent l="0" t="0" r="0" b="0"/>
            <wp:wrapTopAndBottom/>
            <wp:docPr id="6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2695" cy="3698240"/>
                    </a:xfrm>
                    <a:prstGeom prst="rect">
                      <a:avLst/>
                    </a:prstGeom>
                    <a:noFill/>
                  </pic:spPr>
                </pic:pic>
              </a:graphicData>
            </a:graphic>
            <wp14:sizeRelH relativeFrom="page">
              <wp14:pctWidth>0</wp14:pctWidth>
            </wp14:sizeRelH>
            <wp14:sizeRelV relativeFrom="page">
              <wp14:pctHeight>0</wp14:pctHeight>
            </wp14:sizeRelV>
          </wp:anchor>
        </w:drawing>
      </w:r>
    </w:p>
    <w:p w14:paraId="11BFCCCB" w14:textId="77777777" w:rsidR="00EA4672" w:rsidRDefault="002B5930" w:rsidP="001540C0">
      <w:pPr>
        <w:jc w:val="center"/>
      </w:pPr>
      <w:r w:rsidRPr="003F5194">
        <w:rPr>
          <w:b/>
        </w:rPr>
        <w:t>Figure 4: Context Diagram of Function Software Update Scheduler</w:t>
      </w:r>
    </w:p>
    <w:p w14:paraId="1E86E021" w14:textId="77777777" w:rsidR="00EA4672" w:rsidRDefault="002B5930" w:rsidP="00DA3F8D">
      <w:pPr>
        <w:pStyle w:val="Heading3"/>
      </w:pPr>
      <w:bookmarkStart w:id="69" w:name="_Toc46730361"/>
      <w:r>
        <w:lastRenderedPageBreak/>
        <w:t>Function Interfaces</w:t>
      </w:r>
      <w:bookmarkEnd w:id="69"/>
    </w:p>
    <w:p w14:paraId="61BEBE13" w14:textId="062041BF" w:rsidR="00760465" w:rsidRDefault="002B5930" w:rsidP="00DA3F8D">
      <w:pPr>
        <w:pStyle w:val="Heading4"/>
      </w:pPr>
      <w:bookmarkStart w:id="70" w:name="_Toc46730362"/>
      <w:r>
        <w:t>Logical Inputs</w:t>
      </w:r>
      <w:bookmarkEnd w:id="70"/>
    </w:p>
    <w:tbl>
      <w:tblPr>
        <w:tblStyle w:val="TableGrid"/>
        <w:tblW w:w="0" w:type="dxa"/>
        <w:tblLayout w:type="fixed"/>
        <w:tblLook w:val="04A0" w:firstRow="1" w:lastRow="0" w:firstColumn="1" w:lastColumn="0" w:noHBand="0" w:noVBand="1"/>
      </w:tblPr>
      <w:tblGrid>
        <w:gridCol w:w="1242"/>
        <w:gridCol w:w="3973"/>
        <w:gridCol w:w="5241"/>
      </w:tblGrid>
      <w:tr w:rsidR="00EC499F" w14:paraId="20272DFC" w14:textId="77777777" w:rsidTr="00EC499F">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D8EC720" w14:textId="77777777" w:rsidR="00EC499F" w:rsidRDefault="002B5930">
            <w:pPr>
              <w:rPr>
                <w:rFonts w:cs="Arial"/>
                <w:b/>
                <w:bCs/>
                <w:color w:val="000000"/>
              </w:rPr>
            </w:pPr>
            <w:r>
              <w:rPr>
                <w:rFonts w:cs="Arial"/>
                <w:b/>
                <w:bCs/>
                <w:color w:val="000000"/>
              </w:rPr>
              <w:t>Signal ID</w:t>
            </w: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197A09DE" w14:textId="77777777" w:rsidR="00EC499F" w:rsidRDefault="002B5930">
            <w:pPr>
              <w:rPr>
                <w:rFonts w:cs="Arial"/>
                <w:b/>
                <w:bCs/>
                <w:color w:val="000000"/>
              </w:rPr>
            </w:pPr>
            <w:r>
              <w:rPr>
                <w:rFonts w:cs="Arial"/>
                <w:b/>
                <w:bCs/>
                <w:color w:val="000000"/>
              </w:rPr>
              <w:t>Signal Name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79D94B35" w14:textId="77777777" w:rsidR="00EC499F" w:rsidRDefault="002B5930">
            <w:pPr>
              <w:rPr>
                <w:rFonts w:cs="Arial"/>
                <w:b/>
                <w:bCs/>
                <w:color w:val="000000"/>
              </w:rPr>
            </w:pPr>
            <w:r>
              <w:rPr>
                <w:rFonts w:cs="Arial"/>
                <w:b/>
                <w:bCs/>
                <w:color w:val="000000"/>
              </w:rPr>
              <w:t>Description</w:t>
            </w:r>
          </w:p>
        </w:tc>
      </w:tr>
      <w:tr w:rsidR="00EC499F" w14:paraId="11CECE73" w14:textId="77777777" w:rsidTr="00EC499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1BEE99" w14:textId="77777777" w:rsidR="00EC499F" w:rsidRDefault="00DC691E"/>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C9D1316" w14:textId="77777777" w:rsidR="00EC499F" w:rsidRDefault="002B5930">
            <w:pPr>
              <w:rPr>
                <w:rFonts w:cs="Arial"/>
                <w:sz w:val="18"/>
                <w:szCs w:val="18"/>
              </w:rPr>
            </w:pPr>
            <w:proofErr w:type="spellStart"/>
            <w:r>
              <w:rPr>
                <w:rFonts w:cs="Arial"/>
                <w:sz w:val="18"/>
                <w:szCs w:val="18"/>
              </w:rPr>
              <w:t>CustomerChoice</w:t>
            </w:r>
            <w:proofErr w:type="spellEnd"/>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0F212F9" w14:textId="77777777" w:rsidR="00EC499F" w:rsidRDefault="002B5930">
            <w:pPr>
              <w:rPr>
                <w:rFonts w:cs="Arial"/>
                <w:sz w:val="18"/>
                <w:szCs w:val="18"/>
              </w:rPr>
            </w:pPr>
            <w:r>
              <w:rPr>
                <w:rFonts w:cs="Arial"/>
                <w:sz w:val="18"/>
                <w:szCs w:val="18"/>
              </w:rPr>
              <w:t>This is the customer selection of the consent settings that will be shown in the screen</w:t>
            </w:r>
          </w:p>
        </w:tc>
      </w:tr>
      <w:tr w:rsidR="00EC499F" w14:paraId="2D65B087" w14:textId="77777777" w:rsidTr="00EC499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2CC25" w14:textId="77777777" w:rsidR="00EC499F" w:rsidRDefault="00DC691E">
            <w:pPr>
              <w:rPr>
                <w:rFonts w:cs="Arial"/>
                <w:color w:val="000000"/>
                <w:sz w:val="18"/>
                <w:szCs w:val="18"/>
              </w:rPr>
            </w:pP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42EE9463" w14:textId="77777777" w:rsidR="00EC499F" w:rsidRDefault="00DC691E">
            <w:pPr>
              <w:rPr>
                <w:rFonts w:cs="Arial"/>
                <w:sz w:val="18"/>
                <w:szCs w:val="18"/>
              </w:rPr>
            </w:pP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55BF77D9" w14:textId="77777777" w:rsidR="00EC499F" w:rsidRDefault="00DC691E">
            <w:pPr>
              <w:rPr>
                <w:i/>
                <w:vanish/>
              </w:rPr>
            </w:pPr>
          </w:p>
        </w:tc>
      </w:tr>
    </w:tbl>
    <w:p w14:paraId="37511E1E" w14:textId="77777777" w:rsidR="00EA4672" w:rsidRDefault="00EA4672"/>
    <w:p w14:paraId="223B8FAA" w14:textId="77777777" w:rsidR="00760465" w:rsidRDefault="002B5930" w:rsidP="00DA3F8D">
      <w:pPr>
        <w:pStyle w:val="Heading4"/>
      </w:pPr>
      <w:bookmarkStart w:id="71" w:name="_Toc46730363"/>
      <w:r>
        <w:t>Logical Outputs</w:t>
      </w:r>
      <w:bookmarkEnd w:id="71"/>
    </w:p>
    <w:tbl>
      <w:tblPr>
        <w:tblStyle w:val="TableGrid"/>
        <w:tblW w:w="0" w:type="dxa"/>
        <w:tblLayout w:type="fixed"/>
        <w:tblLook w:val="04A0" w:firstRow="1" w:lastRow="0" w:firstColumn="1" w:lastColumn="0" w:noHBand="0" w:noVBand="1"/>
      </w:tblPr>
      <w:tblGrid>
        <w:gridCol w:w="1242"/>
        <w:gridCol w:w="3973"/>
        <w:gridCol w:w="5241"/>
      </w:tblGrid>
      <w:tr w:rsidR="00105CFB" w14:paraId="7C1351EE" w14:textId="77777777" w:rsidTr="00105CFB">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2033FB4" w14:textId="77777777" w:rsidR="00105CFB" w:rsidRDefault="002B5930">
            <w:pPr>
              <w:rPr>
                <w:rFonts w:cs="Arial"/>
                <w:b/>
                <w:bCs/>
                <w:color w:val="000000"/>
              </w:rPr>
            </w:pPr>
            <w:r>
              <w:rPr>
                <w:rFonts w:cs="Arial"/>
                <w:b/>
                <w:bCs/>
                <w:color w:val="000000"/>
              </w:rPr>
              <w:t>Signal ID</w:t>
            </w: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31AFB927" w14:textId="77777777" w:rsidR="00105CFB" w:rsidRDefault="002B5930">
            <w:pPr>
              <w:rPr>
                <w:rFonts w:cs="Arial"/>
                <w:b/>
                <w:bCs/>
                <w:color w:val="000000"/>
              </w:rPr>
            </w:pPr>
            <w:r>
              <w:rPr>
                <w:rFonts w:cs="Arial"/>
                <w:b/>
                <w:bCs/>
                <w:color w:val="000000"/>
              </w:rPr>
              <w:t>Signal Name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3D5EE210" w14:textId="77777777" w:rsidR="00105CFB" w:rsidRDefault="002B5930">
            <w:pPr>
              <w:rPr>
                <w:rFonts w:cs="Arial"/>
                <w:b/>
                <w:bCs/>
                <w:color w:val="000000"/>
              </w:rPr>
            </w:pPr>
            <w:r>
              <w:rPr>
                <w:rFonts w:cs="Arial"/>
                <w:b/>
                <w:bCs/>
                <w:color w:val="000000"/>
              </w:rPr>
              <w:t>Description</w:t>
            </w:r>
          </w:p>
        </w:tc>
      </w:tr>
      <w:tr w:rsidR="00105CFB" w14:paraId="27C8C0EF" w14:textId="77777777"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3B1AAA" w14:textId="77777777" w:rsidR="00105CFB" w:rsidRDefault="00DC691E">
            <w:pPr>
              <w:rPr>
                <w:rFonts w:cs="Arial"/>
                <w:color w:val="000000"/>
                <w:sz w:val="18"/>
                <w:szCs w:val="18"/>
              </w:rPr>
            </w:pP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27AA155" w14:textId="77777777" w:rsidR="00105CFB" w:rsidRDefault="002B5930">
            <w:pPr>
              <w:rPr>
                <w:rFonts w:cs="Arial"/>
                <w:sz w:val="18"/>
                <w:szCs w:val="18"/>
              </w:rPr>
            </w:pPr>
            <w:proofErr w:type="spellStart"/>
            <w:r>
              <w:rPr>
                <w:rFonts w:cs="Arial"/>
                <w:sz w:val="18"/>
                <w:szCs w:val="18"/>
              </w:rPr>
              <w:t>LS_ASUHMI_Activation_Consent</w:t>
            </w:r>
            <w:proofErr w:type="spellEnd"/>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58C0ED9" w14:textId="77777777" w:rsidR="00105CFB" w:rsidRDefault="002B5930">
            <w:pPr>
              <w:rPr>
                <w:rFonts w:cs="Arial"/>
              </w:rPr>
            </w:pPr>
            <w:r>
              <w:rPr>
                <w:rFonts w:cs="Arial"/>
              </w:rPr>
              <w:t>Allow the customer chooses to activate time</w:t>
            </w:r>
          </w:p>
          <w:p w14:paraId="292273EC" w14:textId="77777777" w:rsidR="00105CFB" w:rsidRDefault="002B5930" w:rsidP="002B5930">
            <w:pPr>
              <w:numPr>
                <w:ilvl w:val="0"/>
                <w:numId w:val="23"/>
              </w:numPr>
              <w:rPr>
                <w:rFonts w:cs="Arial"/>
              </w:rPr>
            </w:pPr>
            <w:r>
              <w:rPr>
                <w:rFonts w:cs="Arial"/>
              </w:rPr>
              <w:t xml:space="preserve">NOW; </w:t>
            </w:r>
          </w:p>
          <w:p w14:paraId="29C5FD73" w14:textId="77777777" w:rsidR="00105CFB" w:rsidRDefault="002B5930" w:rsidP="002B5930">
            <w:pPr>
              <w:numPr>
                <w:ilvl w:val="0"/>
                <w:numId w:val="23"/>
              </w:numPr>
              <w:rPr>
                <w:rFonts w:cs="Arial"/>
              </w:rPr>
            </w:pPr>
            <w:r>
              <w:rPr>
                <w:rFonts w:cs="Arial"/>
              </w:rPr>
              <w:t>DATETIME;</w:t>
            </w:r>
          </w:p>
          <w:p w14:paraId="2B990104" w14:textId="77777777" w:rsidR="00105CFB" w:rsidRDefault="002B5930" w:rsidP="002B5930">
            <w:pPr>
              <w:numPr>
                <w:ilvl w:val="0"/>
                <w:numId w:val="23"/>
              </w:numPr>
              <w:rPr>
                <w:rFonts w:cs="Arial"/>
              </w:rPr>
            </w:pPr>
            <w:r>
              <w:rPr>
                <w:rFonts w:cs="Arial"/>
              </w:rPr>
              <w:t xml:space="preserve">UNDEFINED </w:t>
            </w:r>
          </w:p>
        </w:tc>
      </w:tr>
      <w:tr w:rsidR="00105CFB" w14:paraId="4F281249" w14:textId="77777777"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9E596E" w14:textId="77777777" w:rsidR="00105CFB" w:rsidRDefault="00DC691E"/>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4D9AB2C" w14:textId="77777777" w:rsidR="00105CFB" w:rsidRDefault="002B5930" w:rsidP="00FF76A0">
            <w:pPr>
              <w:rPr>
                <w:rFonts w:cs="Arial"/>
                <w:sz w:val="18"/>
                <w:szCs w:val="18"/>
              </w:rPr>
            </w:pPr>
            <w:proofErr w:type="spellStart"/>
            <w:r>
              <w:t>LS_ASUHMI_ASU_ScheduleTime</w:t>
            </w:r>
            <w:proofErr w:type="spellEnd"/>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D88AB80" w14:textId="77777777" w:rsidR="00105CFB" w:rsidRDefault="002B5930">
            <w:pPr>
              <w:rPr>
                <w:rFonts w:cs="Arial"/>
              </w:rPr>
            </w:pPr>
            <w:r>
              <w:rPr>
                <w:rFonts w:cs="Arial"/>
              </w:rPr>
              <w:t>Value in seconds for the scheduled time</w:t>
            </w:r>
          </w:p>
        </w:tc>
      </w:tr>
      <w:tr w:rsidR="00105CFB" w14:paraId="5FC40709" w14:textId="77777777"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24A9E" w14:textId="77777777" w:rsidR="00105CFB" w:rsidRDefault="00DC691E"/>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3056FE8" w14:textId="77777777" w:rsidR="00105CFB" w:rsidRDefault="002B5930">
            <w:pPr>
              <w:rPr>
                <w:rFonts w:cs="Arial"/>
                <w:sz w:val="18"/>
                <w:szCs w:val="18"/>
              </w:rPr>
            </w:pPr>
            <w:proofErr w:type="spellStart"/>
            <w:r>
              <w:t>LS_ASUHMI_ASU_ReoccuringSchedule</w:t>
            </w:r>
            <w:proofErr w:type="spellEnd"/>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2A2EF53" w14:textId="77777777" w:rsidR="00105CFB" w:rsidRDefault="002B5930">
            <w:pPr>
              <w:rPr>
                <w:rFonts w:cs="Arial"/>
              </w:rPr>
            </w:pPr>
            <w:r>
              <w:rPr>
                <w:rFonts w:cs="Arial"/>
              </w:rPr>
              <w:t>Identify if it is a recurring schedule is True or False</w:t>
            </w:r>
          </w:p>
        </w:tc>
      </w:tr>
      <w:tr w:rsidR="00105CFB" w14:paraId="0FC3ACF4" w14:textId="77777777"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4ED3D6" w14:textId="77777777" w:rsidR="00105CFB" w:rsidRDefault="00DC691E"/>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121A457" w14:textId="77777777" w:rsidR="00105CFB" w:rsidRDefault="002B5930">
            <w:proofErr w:type="spellStart"/>
            <w:r>
              <w:t>LS_OTAM_Activation_Schedule_Type</w:t>
            </w:r>
            <w:proofErr w:type="spellEnd"/>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AA7126" w14:textId="77777777" w:rsidR="00105CFB" w:rsidRDefault="002B5930">
            <w:pPr>
              <w:rPr>
                <w:rFonts w:cs="Arial"/>
              </w:rPr>
            </w:pPr>
            <w:r>
              <w:t xml:space="preserve">Based on software update priority HMI shall have options set </w:t>
            </w:r>
            <w:r>
              <w:rPr>
                <w:rFonts w:cs="Arial"/>
              </w:rPr>
              <w:t xml:space="preserve">recurring </w:t>
            </w:r>
            <w:r>
              <w:t>Weekly schedule or select onetime</w:t>
            </w:r>
            <w:r>
              <w:rPr>
                <w:vanish/>
              </w:rPr>
              <w:t>Default value is week, defines range of software update schedule as week/day.</w:t>
            </w:r>
          </w:p>
        </w:tc>
      </w:tr>
      <w:tr w:rsidR="00105CFB" w14:paraId="1B6AEDE3" w14:textId="77777777"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EC0B7" w14:textId="77777777" w:rsidR="00105CFB" w:rsidRDefault="00DC691E"/>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6C40F88" w14:textId="77777777" w:rsidR="00105CFB" w:rsidRDefault="002B5930">
            <w:proofErr w:type="spellStart"/>
            <w:r>
              <w:t>LS_OTAM_UpdateReminder_Time</w:t>
            </w:r>
            <w:proofErr w:type="spellEnd"/>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A94D98D" w14:textId="77777777" w:rsidR="00105CFB" w:rsidRDefault="002B5930">
            <w:r>
              <w:t>Reminder Notification for upcoming software update (timer comes from the user or cloud)</w:t>
            </w:r>
          </w:p>
        </w:tc>
      </w:tr>
    </w:tbl>
    <w:p w14:paraId="3DFD2D5B" w14:textId="77777777" w:rsidR="00EA4672" w:rsidRDefault="00EA4672"/>
    <w:p w14:paraId="5450507E" w14:textId="77777777" w:rsidR="00760465" w:rsidRDefault="002B5930" w:rsidP="00DA3F8D">
      <w:pPr>
        <w:pStyle w:val="Heading3"/>
      </w:pPr>
      <w:bookmarkStart w:id="72" w:name="_Toc46730364"/>
      <w:r>
        <w:lastRenderedPageBreak/>
        <w:t>Function Modeling</w:t>
      </w:r>
      <w:bookmarkEnd w:id="72"/>
    </w:p>
    <w:p w14:paraId="282CC279" w14:textId="7DE35160" w:rsidR="007708B2" w:rsidRDefault="00523FC4" w:rsidP="003F5194">
      <w:pPr>
        <w:pStyle w:val="Caption"/>
        <w:jc w:val="center"/>
      </w:pPr>
      <w:r>
        <w:rPr>
          <w:noProof/>
        </w:rPr>
        <w:drawing>
          <wp:inline distT="0" distB="0" distL="0" distR="0" wp14:anchorId="6111F17C" wp14:editId="7F6FC4F1">
            <wp:extent cx="6236970" cy="4324350"/>
            <wp:effectExtent l="0" t="0" r="0" b="0"/>
            <wp:docPr id="11" name="5f1afd8f0000389d4cd0fd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8f0000389d4cd0fd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6970" cy="4324350"/>
                    </a:xfrm>
                    <a:prstGeom prst="rect">
                      <a:avLst/>
                    </a:prstGeom>
                    <a:noFill/>
                    <a:ln>
                      <a:noFill/>
                    </a:ln>
                  </pic:spPr>
                </pic:pic>
              </a:graphicData>
            </a:graphic>
          </wp:inline>
        </w:drawing>
      </w:r>
    </w:p>
    <w:p w14:paraId="3EDC9BF2" w14:textId="77777777" w:rsidR="00EA4672" w:rsidRDefault="002B5930" w:rsidP="003F5194">
      <w:pPr>
        <w:pStyle w:val="Caption"/>
        <w:jc w:val="center"/>
      </w:pPr>
      <w:r>
        <w:t>Figure 5</w:t>
      </w:r>
      <w:r>
        <w:rPr>
          <w:noProof/>
        </w:rPr>
        <w:t>: State Machine of Function Software Scheduling</w:t>
      </w:r>
    </w:p>
    <w:p w14:paraId="0CAF6465" w14:textId="392440F4" w:rsidR="00EA4672" w:rsidRDefault="002B5930" w:rsidP="00DA3F8D">
      <w:pPr>
        <w:pStyle w:val="Heading3"/>
      </w:pPr>
      <w:bookmarkStart w:id="73" w:name="_Toc46730365"/>
      <w:r>
        <w:t>Function Requirements</w:t>
      </w:r>
      <w:bookmarkEnd w:id="73"/>
    </w:p>
    <w:p w14:paraId="225BF7A9" w14:textId="77777777" w:rsidR="00EA4672" w:rsidRDefault="002B5930" w:rsidP="00DA3F8D">
      <w:pPr>
        <w:pStyle w:val="Heading4"/>
      </w:pPr>
      <w:bookmarkStart w:id="74" w:name="_Toc46730366"/>
      <w:r>
        <w:t>Functional Requirements</w:t>
      </w:r>
      <w:bookmarkEnd w:id="74"/>
    </w:p>
    <w:p w14:paraId="2CF6D23D" w14:textId="30575B72" w:rsidR="00D353BB" w:rsidRPr="0040222F" w:rsidRDefault="002B5930" w:rsidP="0040222F">
      <w:pPr>
        <w:pStyle w:val="Heading5"/>
      </w:pPr>
      <w:bookmarkStart w:id="75" w:name="_Toc46730367"/>
      <w:r w:rsidRPr="0040222F">
        <w:t>F-REQ-305213/C-###R_FNC_Veh_HMI_Sch_001### OTA Software Update Scheduler Range</w:t>
      </w:r>
      <w:bookmarkEnd w:id="75"/>
    </w:p>
    <w:p w14:paraId="32EBDEBA" w14:textId="77777777" w:rsidR="00EA4672" w:rsidRDefault="002B5930" w:rsidP="00117794">
      <w:r>
        <w:t>The update schedule function is configurable day/time, which can be DAY or Weekly depending on the region’s default values. The OTA Manager shall notify the HMI for the type of the range that it would prefer to display to the customer.</w:t>
      </w:r>
    </w:p>
    <w:p w14:paraId="23DE6C32" w14:textId="7DA80C46" w:rsidR="00117794" w:rsidRDefault="002B5930" w:rsidP="00117794">
      <w:pPr>
        <w:rPr>
          <w:rFonts w:cs="Arial"/>
        </w:rPr>
      </w:pPr>
      <w:r>
        <w:t xml:space="preserve">If </w:t>
      </w:r>
      <w:proofErr w:type="spellStart"/>
      <w:r>
        <w:rPr>
          <w:color w:val="0000CC"/>
        </w:rPr>
        <w:t>LS_OTAM_Activation_Schedule_Type</w:t>
      </w:r>
      <w:proofErr w:type="spellEnd"/>
      <w:r>
        <w:rPr>
          <w:color w:val="0000CC"/>
        </w:rPr>
        <w:t xml:space="preserve"> = DAY</w:t>
      </w:r>
      <w:r>
        <w:t xml:space="preserve">, then HMI screen shall have a DAY range to choose from. </w:t>
      </w:r>
      <w:r>
        <w:rPr>
          <w:rFonts w:cs="Arial"/>
        </w:rPr>
        <w:t>This variable is read and utilized when the customer is notified for a pending activation while the recurring schedule is OFF</w:t>
      </w:r>
    </w:p>
    <w:p w14:paraId="390FC065" w14:textId="77777777" w:rsidR="00EA4672" w:rsidRDefault="002B5930" w:rsidP="007708B2">
      <w:pPr>
        <w:rPr>
          <w:rFonts w:cs="Arial"/>
        </w:rPr>
      </w:pPr>
      <w:r>
        <w:t xml:space="preserve">If </w:t>
      </w:r>
      <w:proofErr w:type="spellStart"/>
      <w:r>
        <w:rPr>
          <w:rFonts w:cs="Arial"/>
          <w:color w:val="0000CC"/>
        </w:rPr>
        <w:t>LS_OTAM_Activation_Schedule_Type</w:t>
      </w:r>
      <w:proofErr w:type="spellEnd"/>
      <w:r>
        <w:rPr>
          <w:rFonts w:cs="Arial"/>
          <w:color w:val="0000CC"/>
        </w:rPr>
        <w:t xml:space="preserve"> = WEEKLY</w:t>
      </w:r>
      <w:r>
        <w:rPr>
          <w:rFonts w:cs="Arial"/>
        </w:rPr>
        <w:t>, then HMI shall have WEEKLY range to set day and time. Initial timer shall have increments of 30mins form the current onwards.</w:t>
      </w:r>
    </w:p>
    <w:p w14:paraId="3F97B220" w14:textId="21A459A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AD0BBF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995D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A101D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R_FNC_Vehicle_HMI_019</w:t>
            </w:r>
          </w:p>
        </w:tc>
      </w:tr>
      <w:tr w:rsidR="006C029A" w:rsidRPr="00520F3E" w14:paraId="1ADA46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C806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B38AA1" w14:textId="77777777" w:rsidR="006C029A" w:rsidRPr="00520F3E" w:rsidRDefault="00DC691E" w:rsidP="009E691C">
            <w:pPr>
              <w:rPr>
                <w:rFonts w:eastAsiaTheme="minorHAnsi" w:cs="Arial"/>
                <w:vanish/>
                <w:color w:val="000000" w:themeColor="text1"/>
                <w:sz w:val="16"/>
                <w:szCs w:val="16"/>
              </w:rPr>
            </w:pPr>
          </w:p>
        </w:tc>
      </w:tr>
      <w:tr w:rsidR="006C029A" w:rsidRPr="00520F3E" w14:paraId="292E9F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FEB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8B6F03" w14:textId="77777777" w:rsidR="006C029A" w:rsidRPr="00520F3E" w:rsidRDefault="00DC691E" w:rsidP="009E691C">
            <w:pPr>
              <w:rPr>
                <w:rFonts w:eastAsiaTheme="minorHAnsi" w:cs="Arial"/>
                <w:vanish/>
                <w:color w:val="000000" w:themeColor="text1"/>
                <w:sz w:val="16"/>
                <w:szCs w:val="16"/>
              </w:rPr>
            </w:pPr>
          </w:p>
        </w:tc>
      </w:tr>
      <w:tr w:rsidR="006C029A" w:rsidRPr="00520F3E" w14:paraId="693729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D80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54B1D6" w14:textId="77777777" w:rsidR="006C029A" w:rsidRPr="00520F3E" w:rsidRDefault="00DC691E" w:rsidP="00351BDF">
            <w:pPr>
              <w:rPr>
                <w:rFonts w:eastAsiaTheme="minorHAnsi" w:cs="Arial"/>
                <w:vanish/>
                <w:color w:val="000000" w:themeColor="text1"/>
                <w:sz w:val="16"/>
                <w:szCs w:val="16"/>
              </w:rPr>
            </w:pPr>
          </w:p>
        </w:tc>
      </w:tr>
      <w:tr w:rsidR="006C029A" w:rsidRPr="00520F3E" w14:paraId="6BD172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3818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04992A"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74D52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21D41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0D851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107F4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F0006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4BD33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F3E65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A453FE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CDAA6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0F0F4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CAED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0C73C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C2EEE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7545B7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3F5000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DB0E40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27832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4DE6C7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90E053A" w14:textId="77777777" w:rsidR="00DC0771" w:rsidRPr="00106C9E" w:rsidRDefault="00DC691E" w:rsidP="00A03556"/>
    <w:p w14:paraId="49EB340C" w14:textId="77777777" w:rsidR="00D353BB" w:rsidRPr="0040222F" w:rsidRDefault="002B5930" w:rsidP="0040222F">
      <w:pPr>
        <w:pStyle w:val="Heading5"/>
      </w:pPr>
      <w:bookmarkStart w:id="76" w:name="_Toc46730368"/>
      <w:r w:rsidRPr="0040222F">
        <w:t>F-REQ-305214/C-###R_FNC_Veh_HMI_Sch_002### NOW Activation Options</w:t>
      </w:r>
      <w:bookmarkEnd w:id="76"/>
    </w:p>
    <w:p w14:paraId="056E04FE" w14:textId="77777777" w:rsidR="00EA4672" w:rsidRDefault="002B5930" w:rsidP="00367B22">
      <w:pPr>
        <w:rPr>
          <w:rFonts w:cs="Arial"/>
        </w:rPr>
      </w:pPr>
      <w:r>
        <w:rPr>
          <w:rFonts w:cs="Arial"/>
        </w:rPr>
        <w:t xml:space="preserve">If OTA software update type is E/R </w:t>
      </w:r>
      <w:proofErr w:type="spellStart"/>
      <w:r>
        <w:rPr>
          <w:rFonts w:cs="Arial"/>
          <w:color w:val="0000CC"/>
        </w:rPr>
        <w:t>LS_OTAM_Activation_TypeSW_AB_ER</w:t>
      </w:r>
      <w:proofErr w:type="spellEnd"/>
      <w:r>
        <w:rPr>
          <w:rFonts w:cs="Arial"/>
          <w:color w:val="0000CC"/>
        </w:rPr>
        <w:t xml:space="preserve"> = ER</w:t>
      </w:r>
      <w:r>
        <w:rPr>
          <w:rFonts w:cs="Arial"/>
        </w:rPr>
        <w:t xml:space="preserve">, then OTA manager shall set a flag for HMI to allow the user to update the software NOW or schedule it for Later </w:t>
      </w:r>
      <w:proofErr w:type="spellStart"/>
      <w:r>
        <w:rPr>
          <w:rFonts w:cs="Arial"/>
          <w:color w:val="0000CC"/>
        </w:rPr>
        <w:t>LS_ASUHMI_Activation_Consent</w:t>
      </w:r>
      <w:proofErr w:type="spellEnd"/>
      <w:r>
        <w:rPr>
          <w:rFonts w:cs="Arial"/>
          <w:color w:val="0000CC"/>
        </w:rPr>
        <w:t xml:space="preserve"> = NOW or Later</w:t>
      </w:r>
      <w:r>
        <w:rPr>
          <w:rFonts w:cs="Arial"/>
        </w:rPr>
        <w:t>.</w:t>
      </w:r>
    </w:p>
    <w:p w14:paraId="492506D6" w14:textId="77777777" w:rsidR="00EA4672" w:rsidRDefault="002B5930" w:rsidP="00367B22">
      <w:pPr>
        <w:rPr>
          <w:rFonts w:cs="Arial"/>
        </w:rPr>
      </w:pPr>
      <w:r>
        <w:rPr>
          <w:rFonts w:cs="Arial"/>
        </w:rPr>
        <w:lastRenderedPageBreak/>
        <w:t xml:space="preserve">All USB software update types A/B and/or E/R </w:t>
      </w:r>
      <w:proofErr w:type="spellStart"/>
      <w:r>
        <w:rPr>
          <w:rFonts w:cs="Arial"/>
          <w:color w:val="0000CC"/>
        </w:rPr>
        <w:t>LS_OTAM_Activation_TypeSW_AB_ER</w:t>
      </w:r>
      <w:proofErr w:type="spellEnd"/>
      <w:r>
        <w:rPr>
          <w:rFonts w:cs="Arial"/>
          <w:color w:val="0000CC"/>
        </w:rPr>
        <w:t xml:space="preserve"> = AB and ER</w:t>
      </w:r>
      <w:r>
        <w:rPr>
          <w:rFonts w:cs="Arial"/>
        </w:rPr>
        <w:t xml:space="preserve">, then OTA manager shall set a flag for HMI to allow the user to update the software NOW or schedule it for Later </w:t>
      </w:r>
      <w:proofErr w:type="spellStart"/>
      <w:r>
        <w:rPr>
          <w:rFonts w:cs="Arial"/>
          <w:color w:val="0000CC"/>
        </w:rPr>
        <w:t>LS_ASUHMI_Activation_Consent</w:t>
      </w:r>
      <w:proofErr w:type="spellEnd"/>
      <w:r>
        <w:rPr>
          <w:rFonts w:cs="Arial"/>
          <w:color w:val="0000CC"/>
        </w:rPr>
        <w:t xml:space="preserve"> = NOW or Later</w:t>
      </w:r>
      <w:r>
        <w:rPr>
          <w:rFonts w:cs="Arial"/>
        </w:rPr>
        <w:t>.</w:t>
      </w:r>
    </w:p>
    <w:p w14:paraId="509A1D8F" w14:textId="2C54B809"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DDBEDB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6CDFB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CEAD5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R_FNC_Vehicle_HMI_020</w:t>
            </w:r>
          </w:p>
        </w:tc>
      </w:tr>
      <w:tr w:rsidR="006C029A" w:rsidRPr="00520F3E" w14:paraId="2D379A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B77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73740C" w14:textId="77777777" w:rsidR="006C029A" w:rsidRPr="00520F3E" w:rsidRDefault="00DC691E" w:rsidP="009E691C">
            <w:pPr>
              <w:rPr>
                <w:rFonts w:eastAsiaTheme="minorHAnsi" w:cs="Arial"/>
                <w:vanish/>
                <w:color w:val="000000" w:themeColor="text1"/>
                <w:sz w:val="16"/>
                <w:szCs w:val="16"/>
              </w:rPr>
            </w:pPr>
          </w:p>
        </w:tc>
      </w:tr>
      <w:tr w:rsidR="006C029A" w:rsidRPr="00520F3E" w14:paraId="221525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2AEA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7B0FAD" w14:textId="77777777" w:rsidR="006C029A" w:rsidRPr="00520F3E" w:rsidRDefault="00DC691E" w:rsidP="009E691C">
            <w:pPr>
              <w:rPr>
                <w:rFonts w:eastAsiaTheme="minorHAnsi" w:cs="Arial"/>
                <w:vanish/>
                <w:color w:val="000000" w:themeColor="text1"/>
                <w:sz w:val="16"/>
                <w:szCs w:val="16"/>
              </w:rPr>
            </w:pPr>
          </w:p>
        </w:tc>
      </w:tr>
      <w:tr w:rsidR="006C029A" w:rsidRPr="00520F3E" w14:paraId="5D5754A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229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4EDBEA" w14:textId="77777777" w:rsidR="006C029A" w:rsidRPr="00520F3E" w:rsidRDefault="00DC691E" w:rsidP="00351BDF">
            <w:pPr>
              <w:rPr>
                <w:rFonts w:eastAsiaTheme="minorHAnsi" w:cs="Arial"/>
                <w:vanish/>
                <w:color w:val="000000" w:themeColor="text1"/>
                <w:sz w:val="16"/>
                <w:szCs w:val="16"/>
              </w:rPr>
            </w:pPr>
          </w:p>
        </w:tc>
      </w:tr>
      <w:tr w:rsidR="006C029A" w:rsidRPr="00520F3E" w14:paraId="1775E7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588B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F2437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613C05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EC6B0B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D9879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3342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78F0B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8B7851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793FF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384674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8253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BCA16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913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B87E9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DC922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BE10B8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FF73BC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97AE6D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AF663B4"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95BC09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ABD884D" w14:textId="77777777" w:rsidR="00DC0771" w:rsidRPr="00106C9E" w:rsidRDefault="00DC691E" w:rsidP="00A03556"/>
    <w:p w14:paraId="5422DC98" w14:textId="77777777" w:rsidR="00D353BB" w:rsidRPr="0040222F" w:rsidRDefault="002B5930" w:rsidP="0040222F">
      <w:pPr>
        <w:pStyle w:val="Heading5"/>
      </w:pPr>
      <w:bookmarkStart w:id="77" w:name="_Toc46730369"/>
      <w:r w:rsidRPr="0040222F">
        <w:t>F-REQ-305215/D-###R_FNC_Veh_HMI_Sch_003### Set a Recurring Schedule to Complete New Software Update</w:t>
      </w:r>
      <w:bookmarkEnd w:id="77"/>
    </w:p>
    <w:p w14:paraId="58759F57" w14:textId="77777777" w:rsidR="00684FC0" w:rsidRDefault="002B5930" w:rsidP="00684FC0">
      <w:pPr>
        <w:rPr>
          <w:rFonts w:cs="Arial"/>
        </w:rPr>
      </w:pPr>
      <w:r>
        <w:rPr>
          <w:rFonts w:cs="Arial"/>
        </w:rPr>
        <w:t xml:space="preserve">HMI logic shall be allowing the user to set a </w:t>
      </w:r>
      <w:r w:rsidRPr="006D06CC">
        <w:rPr>
          <w:rFonts w:cs="Arial"/>
        </w:rPr>
        <w:t>recurring</w:t>
      </w:r>
      <w:r>
        <w:rPr>
          <w:rFonts w:cs="Arial"/>
        </w:rPr>
        <w:t xml:space="preserve"> schedule to complete software updates. Whenever </w:t>
      </w:r>
      <w:r w:rsidRPr="006D06CC">
        <w:rPr>
          <w:rFonts w:cs="Arial"/>
        </w:rPr>
        <w:t>recurring</w:t>
      </w:r>
      <w:r>
        <w:rPr>
          <w:rFonts w:cs="Arial"/>
        </w:rPr>
        <w:t xml:space="preserve"> schedule value change HMI logic shall notify the OTA Manager with change </w:t>
      </w:r>
      <w:proofErr w:type="spellStart"/>
      <w:r>
        <w:rPr>
          <w:rFonts w:cs="Arial"/>
          <w:color w:val="0000CC"/>
        </w:rPr>
        <w:t>LS_ASUHMI_ASU_ReoccuringSchedule</w:t>
      </w:r>
      <w:proofErr w:type="spellEnd"/>
      <w:r>
        <w:rPr>
          <w:rFonts w:cs="Arial"/>
          <w:color w:val="0000CC"/>
        </w:rPr>
        <w:t xml:space="preserve"> = True/False</w:t>
      </w:r>
      <w:r>
        <w:rPr>
          <w:rFonts w:cs="Arial"/>
        </w:rPr>
        <w:t xml:space="preserve">. </w:t>
      </w:r>
    </w:p>
    <w:p w14:paraId="336EAA91" w14:textId="77777777" w:rsidR="00684FC0" w:rsidRDefault="002B5930" w:rsidP="00684FC0">
      <w:pPr>
        <w:rPr>
          <w:rFonts w:cs="Arial"/>
        </w:rPr>
      </w:pPr>
      <w:r>
        <w:rPr>
          <w:rFonts w:cs="Arial"/>
        </w:rPr>
        <w:t xml:space="preserve"> </w:t>
      </w:r>
    </w:p>
    <w:p w14:paraId="58B4FEE7" w14:textId="77777777" w:rsidR="00EA4672" w:rsidRDefault="002B5930" w:rsidP="00684FC0">
      <w:pPr>
        <w:rPr>
          <w:rFonts w:cs="Arial"/>
        </w:rPr>
      </w:pPr>
      <w:r>
        <w:rPr>
          <w:rFonts w:cs="Arial"/>
        </w:rPr>
        <w:t xml:space="preserve">Under settings, HMI shall allow the user to have access to </w:t>
      </w:r>
      <w:r w:rsidRPr="006D06CC">
        <w:rPr>
          <w:rFonts w:cs="Arial"/>
        </w:rPr>
        <w:t>recurring</w:t>
      </w:r>
      <w:r>
        <w:rPr>
          <w:rFonts w:cs="Arial"/>
        </w:rPr>
        <w:t xml:space="preserve"> schedule with current value and allow the user to change the current values as many </w:t>
      </w:r>
      <w:proofErr w:type="gramStart"/>
      <w:r>
        <w:rPr>
          <w:rFonts w:cs="Arial"/>
        </w:rPr>
        <w:t>time</w:t>
      </w:r>
      <w:proofErr w:type="gramEnd"/>
      <w:r>
        <w:rPr>
          <w:rFonts w:cs="Arial"/>
        </w:rPr>
        <w:t xml:space="preserve"> as needed. If customer decides to unselect the </w:t>
      </w:r>
      <w:r w:rsidRPr="006D06CC">
        <w:rPr>
          <w:rFonts w:cs="Arial"/>
        </w:rPr>
        <w:t>recurring</w:t>
      </w:r>
      <w:r>
        <w:rPr>
          <w:rFonts w:cs="Arial"/>
        </w:rPr>
        <w:t xml:space="preserve"> schedule, then HMI logic shall keep track of user selection and update the HMI screen and notify the OTA Manager.</w:t>
      </w:r>
    </w:p>
    <w:p w14:paraId="06BAC6FC" w14:textId="7F0E0A7B" w:rsidR="00684FC0" w:rsidRDefault="002B5930" w:rsidP="00684FC0">
      <w:r>
        <w:t xml:space="preserve">For most software updates vehicle preconditions can be met after 30min of cool down (such as PCM requires proper cool down before switching from memory A to B), so HMI logic shall allow the user to schedule activation 30mins from selection. </w:t>
      </w:r>
    </w:p>
    <w:p w14:paraId="46705511" w14:textId="77777777" w:rsidR="00684FC0" w:rsidRDefault="002B5930" w:rsidP="00684FC0">
      <w:pPr>
        <w:rPr>
          <w:rFonts w:cs="Arial"/>
        </w:rPr>
      </w:pPr>
      <w:r>
        <w:rPr>
          <w:rFonts w:cs="Arial"/>
        </w:rPr>
        <w:t xml:space="preserve">Example: Allow the customer to set </w:t>
      </w:r>
      <w:r w:rsidRPr="006D06CC">
        <w:rPr>
          <w:rFonts w:cs="Arial"/>
        </w:rPr>
        <w:t>recurring</w:t>
      </w:r>
      <w:r>
        <w:rPr>
          <w:rFonts w:cs="Arial"/>
        </w:rPr>
        <w:t xml:space="preserve"> schedule minimum of 30mins from now onwards. </w:t>
      </w:r>
    </w:p>
    <w:p w14:paraId="5E7C3B64" w14:textId="77777777" w:rsidR="00684FC0" w:rsidRDefault="002B5930" w:rsidP="00684FC0">
      <w:pPr>
        <w:rPr>
          <w:rFonts w:cs="Arial"/>
        </w:rPr>
      </w:pPr>
      <w:r>
        <w:rPr>
          <w:rFonts w:cs="Arial"/>
        </w:rPr>
        <w:t xml:space="preserve">Now is 11:00 am and customer is trying to set schedule HMI shall only allow first time selection to be 11:30am onward. </w:t>
      </w:r>
    </w:p>
    <w:p w14:paraId="5EFF4E28" w14:textId="54E779D5" w:rsidR="00684FC0" w:rsidRDefault="00523FC4" w:rsidP="00684FC0">
      <w:pPr>
        <w:jc w:val="center"/>
      </w:pPr>
      <w:r>
        <w:rPr>
          <w:noProof/>
        </w:rPr>
        <w:drawing>
          <wp:inline distT="0" distB="0" distL="0" distR="0" wp14:anchorId="086A09E7" wp14:editId="044E8F98">
            <wp:extent cx="4572000" cy="1916430"/>
            <wp:effectExtent l="0" t="0" r="0" b="0"/>
            <wp:docPr id="12" name="5f1afd8f0000389d383e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8f0000389d383e30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1916430"/>
                    </a:xfrm>
                    <a:prstGeom prst="rect">
                      <a:avLst/>
                    </a:prstGeom>
                    <a:noFill/>
                    <a:ln>
                      <a:noFill/>
                    </a:ln>
                  </pic:spPr>
                </pic:pic>
              </a:graphicData>
            </a:graphic>
          </wp:inline>
        </w:drawing>
      </w:r>
    </w:p>
    <w:p w14:paraId="65545E17" w14:textId="77777777" w:rsidR="00EA4672" w:rsidRDefault="002B5930" w:rsidP="00684FC0">
      <w:pPr>
        <w:jc w:val="center"/>
        <w:rPr>
          <w:rFonts w:cs="Arial"/>
        </w:rPr>
      </w:pPr>
      <w:r w:rsidRPr="003F5194">
        <w:rPr>
          <w:b/>
        </w:rPr>
        <w:t xml:space="preserve">Flow </w:t>
      </w:r>
      <w:r>
        <w:rPr>
          <w:b/>
        </w:rPr>
        <w:t>8</w:t>
      </w:r>
      <w:r w:rsidRPr="003F5194">
        <w:rPr>
          <w:b/>
        </w:rPr>
        <w:t>: Set Schedule</w:t>
      </w:r>
      <w:r>
        <w:t xml:space="preserve"> </w:t>
      </w:r>
    </w:p>
    <w:p w14:paraId="3169C5C6" w14:textId="2C842A38"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004CB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508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A3EE9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R_FNC_Vehicle_HMI_021</w:t>
            </w:r>
          </w:p>
        </w:tc>
      </w:tr>
      <w:tr w:rsidR="006C029A" w:rsidRPr="00520F3E" w14:paraId="5CF57B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122D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704435" w14:textId="77777777" w:rsidR="006C029A" w:rsidRPr="00520F3E" w:rsidRDefault="00DC691E" w:rsidP="009E691C">
            <w:pPr>
              <w:rPr>
                <w:rFonts w:eastAsiaTheme="minorHAnsi" w:cs="Arial"/>
                <w:vanish/>
                <w:color w:val="000000" w:themeColor="text1"/>
                <w:sz w:val="16"/>
                <w:szCs w:val="16"/>
              </w:rPr>
            </w:pPr>
          </w:p>
        </w:tc>
      </w:tr>
      <w:tr w:rsidR="006C029A" w:rsidRPr="00520F3E" w14:paraId="3EA15DF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98333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F171A2" w14:textId="77777777" w:rsidR="006C029A" w:rsidRPr="00520F3E" w:rsidRDefault="00DC691E" w:rsidP="009E691C">
            <w:pPr>
              <w:rPr>
                <w:rFonts w:eastAsiaTheme="minorHAnsi" w:cs="Arial"/>
                <w:vanish/>
                <w:color w:val="000000" w:themeColor="text1"/>
                <w:sz w:val="16"/>
                <w:szCs w:val="16"/>
              </w:rPr>
            </w:pPr>
          </w:p>
        </w:tc>
      </w:tr>
      <w:tr w:rsidR="006C029A" w:rsidRPr="00520F3E" w14:paraId="2A28948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9DDD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515B4D" w14:textId="77777777" w:rsidR="006C029A" w:rsidRPr="00520F3E" w:rsidRDefault="00DC691E" w:rsidP="00351BDF">
            <w:pPr>
              <w:rPr>
                <w:rFonts w:eastAsiaTheme="minorHAnsi" w:cs="Arial"/>
                <w:vanish/>
                <w:color w:val="000000" w:themeColor="text1"/>
                <w:sz w:val="16"/>
                <w:szCs w:val="16"/>
              </w:rPr>
            </w:pPr>
          </w:p>
        </w:tc>
      </w:tr>
      <w:tr w:rsidR="006C029A" w:rsidRPr="00520F3E" w14:paraId="3CE172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D6ED1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5344D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E855EC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929EC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3D9D32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FF46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52800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B06172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3B4381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9574E9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8578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7EB62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1F04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F2344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CBA63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B538F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B7A165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56F089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FA96DDC"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1E8651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5B7E74B" w14:textId="77777777" w:rsidR="00DC0771" w:rsidRPr="00106C9E" w:rsidRDefault="00DC691E" w:rsidP="00A03556"/>
    <w:p w14:paraId="7B30D9FF" w14:textId="77777777" w:rsidR="00D353BB" w:rsidRPr="0040222F" w:rsidRDefault="002B5930" w:rsidP="0040222F">
      <w:pPr>
        <w:pStyle w:val="Heading5"/>
      </w:pPr>
      <w:bookmarkStart w:id="78" w:name="_Toc46730370"/>
      <w:r w:rsidRPr="0040222F">
        <w:t xml:space="preserve">F-REQ-305216/E-###R_FNC_Veh_HMI_Sch_004### Set </w:t>
      </w:r>
      <w:proofErr w:type="gramStart"/>
      <w:r w:rsidRPr="0040222F">
        <w:t>an</w:t>
      </w:r>
      <w:proofErr w:type="gramEnd"/>
      <w:r w:rsidRPr="0040222F">
        <w:t xml:space="preserve"> One Time Schedule to Complete New Software Update</w:t>
      </w:r>
      <w:bookmarkEnd w:id="78"/>
    </w:p>
    <w:p w14:paraId="1C27FCDB" w14:textId="77777777" w:rsidR="00E91C0B" w:rsidRDefault="002B5930" w:rsidP="00E91C0B">
      <w:pPr>
        <w:rPr>
          <w:rFonts w:cs="Arial"/>
        </w:rPr>
      </w:pPr>
      <w:r>
        <w:rPr>
          <w:rFonts w:cs="Arial"/>
        </w:rPr>
        <w:t xml:space="preserve">One-time schedule allows the user to complete software updates that requires vehicle inhibit. </w:t>
      </w:r>
    </w:p>
    <w:p w14:paraId="0854D4AB" w14:textId="77777777" w:rsidR="00EA4672" w:rsidRDefault="002B5930" w:rsidP="00E91C0B">
      <w:pPr>
        <w:rPr>
          <w:rFonts w:cs="Arial"/>
        </w:rPr>
      </w:pPr>
      <w:r>
        <w:rPr>
          <w:rFonts w:cs="Arial"/>
        </w:rPr>
        <w:t xml:space="preserve">If the recurring or one-time schedule is not set (schedule value = null) and OTA Manager required the software activation, then HMI shall set notify the user to set one-time schedule to complete the new software update within </w:t>
      </w:r>
      <w:proofErr w:type="spellStart"/>
      <w:r>
        <w:rPr>
          <w:rFonts w:cs="Arial"/>
          <w:color w:val="0000CC"/>
        </w:rPr>
        <w:t>LS_OTAM_Activation_Schedule_Type</w:t>
      </w:r>
      <w:proofErr w:type="spellEnd"/>
      <w:r>
        <w:rPr>
          <w:rFonts w:cs="Arial"/>
          <w:color w:val="0000CC"/>
        </w:rPr>
        <w:t xml:space="preserve"> = DAY</w:t>
      </w:r>
      <w:r>
        <w:rPr>
          <w:rFonts w:cs="Arial"/>
        </w:rPr>
        <w:t xml:space="preserve">. If software update is expired or user provided with day/time, then clear the HMI ICON. </w:t>
      </w:r>
    </w:p>
    <w:p w14:paraId="021B3C41" w14:textId="77777777" w:rsidR="00EA4672" w:rsidRDefault="002B5930" w:rsidP="00E91C0B">
      <w:pPr>
        <w:rPr>
          <w:rFonts w:cs="Arial"/>
        </w:rPr>
      </w:pPr>
      <w:r>
        <w:rPr>
          <w:rFonts w:cs="Arial"/>
        </w:rPr>
        <w:t xml:space="preserve">HMI logic shall keep track of software activation is pending and schedule time </w:t>
      </w:r>
      <w:proofErr w:type="spellStart"/>
      <w:r w:rsidRPr="00CF4BCC">
        <w:rPr>
          <w:rFonts w:cs="Arial"/>
          <w:color w:val="0000CC"/>
        </w:rPr>
        <w:t>LS_ASUHMI_ASU_ScheduleTime</w:t>
      </w:r>
      <w:proofErr w:type="spellEnd"/>
      <w:r w:rsidRPr="00CF4BCC">
        <w:rPr>
          <w:rFonts w:cs="Arial"/>
          <w:color w:val="0000CC"/>
        </w:rPr>
        <w:t xml:space="preserve"> = null</w:t>
      </w:r>
      <w:r>
        <w:rPr>
          <w:rFonts w:cs="Arial"/>
        </w:rPr>
        <w:t xml:space="preserve"> to show the ICON. If customer did not provide the input within 24hours, then HMI shall continue to show the ICON until software update expires </w:t>
      </w:r>
      <w:proofErr w:type="spellStart"/>
      <w:r>
        <w:rPr>
          <w:rFonts w:cs="Arial"/>
          <w:color w:val="0000CC"/>
        </w:rPr>
        <w:t>LS_OTAM_TriggerExpiration_Time</w:t>
      </w:r>
      <w:proofErr w:type="spellEnd"/>
      <w:r>
        <w:rPr>
          <w:rFonts w:cs="Arial"/>
          <w:color w:val="0000CC"/>
        </w:rPr>
        <w:t xml:space="preserve"> = expire</w:t>
      </w:r>
      <w:r>
        <w:rPr>
          <w:rFonts w:cs="Arial"/>
        </w:rPr>
        <w:t>.</w:t>
      </w:r>
    </w:p>
    <w:p w14:paraId="56BAB086" w14:textId="77777777" w:rsidR="00EA4672" w:rsidRDefault="002B5930" w:rsidP="00E91C0B">
      <w:pPr>
        <w:rPr>
          <w:rFonts w:cs="Arial"/>
        </w:rPr>
      </w:pPr>
      <w:r w:rsidRPr="009F53D9">
        <w:rPr>
          <w:rFonts w:cs="Arial"/>
        </w:rPr>
        <w:t>When software activation is pending and requires one-time schedule time, then HMI shall prompt popup that schedule time is needed in order to complete the software update. HMI shall allow the user to disable the popup by selecting “Do not show this message again”.</w:t>
      </w:r>
    </w:p>
    <w:p w14:paraId="363626BA" w14:textId="70AA7796"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F4C1E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883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62BF2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R_FNC_Vehicle_HMI_022</w:t>
            </w:r>
          </w:p>
        </w:tc>
      </w:tr>
      <w:tr w:rsidR="006C029A" w:rsidRPr="00520F3E" w14:paraId="452D9E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418EB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0CE156" w14:textId="77777777" w:rsidR="006C029A" w:rsidRPr="00520F3E" w:rsidRDefault="00DC691E" w:rsidP="009E691C">
            <w:pPr>
              <w:rPr>
                <w:rFonts w:eastAsiaTheme="minorHAnsi" w:cs="Arial"/>
                <w:vanish/>
                <w:color w:val="000000" w:themeColor="text1"/>
                <w:sz w:val="16"/>
                <w:szCs w:val="16"/>
              </w:rPr>
            </w:pPr>
          </w:p>
        </w:tc>
      </w:tr>
      <w:tr w:rsidR="006C029A" w:rsidRPr="00520F3E" w14:paraId="1117F3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31CA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1F76A8" w14:textId="77777777" w:rsidR="006C029A" w:rsidRPr="00520F3E" w:rsidRDefault="00DC691E" w:rsidP="009E691C">
            <w:pPr>
              <w:rPr>
                <w:rFonts w:eastAsiaTheme="minorHAnsi" w:cs="Arial"/>
                <w:vanish/>
                <w:color w:val="000000" w:themeColor="text1"/>
                <w:sz w:val="16"/>
                <w:szCs w:val="16"/>
              </w:rPr>
            </w:pPr>
          </w:p>
        </w:tc>
      </w:tr>
      <w:tr w:rsidR="006C029A" w:rsidRPr="00520F3E" w14:paraId="25ED0F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DC0E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32C645" w14:textId="77777777" w:rsidR="006C029A" w:rsidRPr="00520F3E" w:rsidRDefault="00DC691E" w:rsidP="00351BDF">
            <w:pPr>
              <w:rPr>
                <w:rFonts w:eastAsiaTheme="minorHAnsi" w:cs="Arial"/>
                <w:vanish/>
                <w:color w:val="000000" w:themeColor="text1"/>
                <w:sz w:val="16"/>
                <w:szCs w:val="16"/>
              </w:rPr>
            </w:pPr>
          </w:p>
        </w:tc>
      </w:tr>
      <w:tr w:rsidR="006C029A" w:rsidRPr="00520F3E" w14:paraId="332D95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196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B50FC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F2AEBF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CAAE55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DEF8B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64C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77385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B88EA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B45C05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F5FEAD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C801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E4B3D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5074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85923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246931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8855D7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C5D6CB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C1D61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03ECD8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45E9A9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71FC8B5" w14:textId="77777777" w:rsidR="00DC0771" w:rsidRPr="00106C9E" w:rsidRDefault="00DC691E" w:rsidP="00A03556"/>
    <w:p w14:paraId="4963ABDC" w14:textId="77777777" w:rsidR="00D353BB" w:rsidRPr="0040222F" w:rsidRDefault="002B5930" w:rsidP="0040222F">
      <w:pPr>
        <w:pStyle w:val="Heading5"/>
      </w:pPr>
      <w:bookmarkStart w:id="79" w:name="_Toc46730371"/>
      <w:r w:rsidRPr="0040222F">
        <w:t>F-REQ-305217/F-###R_FNC_Veh_HMI_Sch_005### Master Reset Clears Schedule Selection</w:t>
      </w:r>
      <w:bookmarkEnd w:id="79"/>
    </w:p>
    <w:p w14:paraId="50E1843D" w14:textId="77777777" w:rsidR="00EA4672" w:rsidRDefault="002B5930" w:rsidP="0036493B">
      <w:pPr>
        <w:rPr>
          <w:rFonts w:cs="Arial"/>
        </w:rPr>
      </w:pPr>
      <w:r>
        <w:rPr>
          <w:rFonts w:cs="Arial"/>
        </w:rPr>
        <w:t xml:space="preserve">When customer initiate a Master reset, then HMI shall clear the update schedule preferences </w:t>
      </w:r>
      <w:r w:rsidRPr="00CF4BCC">
        <w:rPr>
          <w:rFonts w:cs="Arial"/>
        </w:rPr>
        <w:t>and notify to OTAM with default values of following signals.</w:t>
      </w:r>
    </w:p>
    <w:p w14:paraId="2F7D0F59" w14:textId="69DCA637" w:rsidR="0036493B" w:rsidRDefault="002B5930" w:rsidP="0036493B">
      <w:pPr>
        <w:rPr>
          <w:rFonts w:cs="Arial"/>
        </w:rPr>
      </w:pPr>
      <w:r>
        <w:rPr>
          <w:rFonts w:cs="Arial"/>
        </w:rPr>
        <w:t>The schedule time shall go to default values of:</w:t>
      </w:r>
    </w:p>
    <w:p w14:paraId="6BC2A557" w14:textId="77777777" w:rsidR="0036493B" w:rsidRDefault="002B5930" w:rsidP="0036493B">
      <w:pPr>
        <w:ind w:left="720"/>
        <w:rPr>
          <w:rFonts w:cs="Arial"/>
          <w:color w:val="0000CC"/>
        </w:rPr>
      </w:pPr>
      <w:proofErr w:type="spellStart"/>
      <w:r>
        <w:rPr>
          <w:rFonts w:cs="Arial"/>
          <w:color w:val="0000CC"/>
        </w:rPr>
        <w:t>LS_ASUHMI_Activation_Consent</w:t>
      </w:r>
      <w:proofErr w:type="spellEnd"/>
      <w:r>
        <w:rPr>
          <w:rFonts w:cs="Arial"/>
          <w:color w:val="0000CC"/>
        </w:rPr>
        <w:t xml:space="preserve"> = UNDEFINED</w:t>
      </w:r>
    </w:p>
    <w:p w14:paraId="254DFCE8" w14:textId="77777777" w:rsidR="0036493B" w:rsidRDefault="002B5930" w:rsidP="0036493B">
      <w:pPr>
        <w:ind w:left="720"/>
        <w:rPr>
          <w:rFonts w:cs="Arial"/>
          <w:color w:val="0000CC"/>
        </w:rPr>
      </w:pPr>
      <w:proofErr w:type="spellStart"/>
      <w:r>
        <w:rPr>
          <w:rFonts w:cs="Arial"/>
          <w:color w:val="0000CC"/>
        </w:rPr>
        <w:t>LS_ASUHMI_ASU_ScheduleTime</w:t>
      </w:r>
      <w:proofErr w:type="spellEnd"/>
      <w:r>
        <w:rPr>
          <w:rFonts w:cs="Arial"/>
          <w:color w:val="0000CC"/>
        </w:rPr>
        <w:t xml:space="preserve"> = NULL</w:t>
      </w:r>
    </w:p>
    <w:p w14:paraId="3453785E" w14:textId="77777777" w:rsidR="00EA4672" w:rsidRDefault="002B5930" w:rsidP="007D298D">
      <w:pPr>
        <w:ind w:left="720"/>
        <w:rPr>
          <w:rFonts w:cs="Arial"/>
          <w:color w:val="0000CC"/>
        </w:rPr>
      </w:pPr>
      <w:proofErr w:type="spellStart"/>
      <w:r>
        <w:rPr>
          <w:rFonts w:cs="Arial"/>
          <w:color w:val="0000CC"/>
        </w:rPr>
        <w:t>LS_ASUHMI_ASU_ReoccuringSchedule</w:t>
      </w:r>
      <w:proofErr w:type="spellEnd"/>
      <w:r>
        <w:rPr>
          <w:rFonts w:cs="Arial"/>
          <w:color w:val="0000CC"/>
        </w:rPr>
        <w:t xml:space="preserve"> = FALSE</w:t>
      </w:r>
    </w:p>
    <w:p w14:paraId="33E10936" w14:textId="769B0674" w:rsidR="0036493B" w:rsidRDefault="002B5930" w:rsidP="0036493B">
      <w:r>
        <w:rPr>
          <w:rFonts w:cs="Arial"/>
        </w:rPr>
        <w:t xml:space="preserve">HMI logic shall check default user consent value if </w:t>
      </w:r>
      <w:proofErr w:type="spellStart"/>
      <w:r>
        <w:rPr>
          <w:rFonts w:cs="Arial"/>
          <w:color w:val="0000CC"/>
        </w:rPr>
        <w:t>LS_ASUHMI_ASU_FeatureStatus</w:t>
      </w:r>
      <w:proofErr w:type="spellEnd"/>
      <w:r>
        <w:rPr>
          <w:rFonts w:cs="Arial"/>
          <w:color w:val="0000CC"/>
        </w:rPr>
        <w:t xml:space="preserve"> = Enable</w:t>
      </w:r>
      <w:r>
        <w:rPr>
          <w:rFonts w:cs="Arial"/>
        </w:rPr>
        <w:t xml:space="preserve">, then prompt the user with reoccurring schedule </w:t>
      </w:r>
      <w:proofErr w:type="spellStart"/>
      <w:r>
        <w:rPr>
          <w:rFonts w:cs="Arial"/>
          <w:color w:val="0000CC"/>
        </w:rPr>
        <w:t>LS_OTAM_Activation_Schedule_Type</w:t>
      </w:r>
      <w:proofErr w:type="spellEnd"/>
      <w:r>
        <w:rPr>
          <w:rFonts w:cs="Arial"/>
          <w:color w:val="0000CC"/>
        </w:rPr>
        <w:t xml:space="preserve"> = Weekly </w:t>
      </w:r>
      <w:r>
        <w:rPr>
          <w:rFonts w:cs="Arial"/>
        </w:rPr>
        <w:t xml:space="preserve">otherwise feature is </w:t>
      </w:r>
      <w:proofErr w:type="spellStart"/>
      <w:r>
        <w:rPr>
          <w:rFonts w:cs="Arial"/>
          <w:color w:val="0000CC"/>
        </w:rPr>
        <w:t>LS_ASUHMI_ASU_FeatureStatus</w:t>
      </w:r>
      <w:proofErr w:type="spellEnd"/>
      <w:r>
        <w:rPr>
          <w:rFonts w:cs="Arial"/>
          <w:color w:val="0000CC"/>
        </w:rPr>
        <w:t xml:space="preserve"> = Disable </w:t>
      </w:r>
      <w:r>
        <w:rPr>
          <w:rFonts w:cs="Arial"/>
        </w:rPr>
        <w:sym w:font="Wingdings" w:char="F0E0"/>
      </w:r>
      <w:r>
        <w:rPr>
          <w:rFonts w:cs="Arial"/>
        </w:rPr>
        <w:t xml:space="preserve"> one-time schedule</w:t>
      </w:r>
      <w:r>
        <w:rPr>
          <w:rFonts w:cs="Arial"/>
          <w:color w:val="0000CC"/>
        </w:rPr>
        <w:t xml:space="preserve"> </w:t>
      </w:r>
      <w:proofErr w:type="spellStart"/>
      <w:r>
        <w:rPr>
          <w:rFonts w:cs="Arial"/>
          <w:color w:val="0000CC"/>
        </w:rPr>
        <w:t>LS_OTAM_Activation_Schedule_Type</w:t>
      </w:r>
      <w:proofErr w:type="spellEnd"/>
      <w:r>
        <w:rPr>
          <w:rFonts w:cs="Arial"/>
          <w:color w:val="0000CC"/>
        </w:rPr>
        <w:t xml:space="preserve"> = Day</w:t>
      </w:r>
      <w:r>
        <w:rPr>
          <w:rFonts w:cs="Arial"/>
        </w:rPr>
        <w:t>.</w:t>
      </w:r>
    </w:p>
    <w:p w14:paraId="5B2B394D" w14:textId="77777777" w:rsidR="0036493B" w:rsidRDefault="002B5930" w:rsidP="0036493B">
      <w:pPr>
        <w:jc w:val="center"/>
      </w:pPr>
      <w:r>
        <w:object w:dxaOrig="7335" w:dyaOrig="4470" w14:anchorId="670A8CF3">
          <v:shape id="5f1afd8f0000389d08614b02" o:spid="_x0000_i1035" type="#_x0000_t75" style="width:367.2pt;height:223.2pt" o:ole="">
            <v:imagedata r:id="rId33" o:title=""/>
          </v:shape>
          <o:OLEObject Type="Embed" ProgID="Visio.Drawing.15" ShapeID="5f1afd8f0000389d08614b02" DrawAspect="Content" ObjectID="_1682150974" r:id="rId34"/>
        </w:object>
      </w:r>
    </w:p>
    <w:p w14:paraId="176AD4EC" w14:textId="77777777" w:rsidR="00EA4672" w:rsidRDefault="002B5930" w:rsidP="0036493B">
      <w:pPr>
        <w:jc w:val="center"/>
        <w:rPr>
          <w:rFonts w:cs="Arial"/>
          <w:b/>
          <w:color w:val="0000CC"/>
        </w:rPr>
      </w:pPr>
      <w:r w:rsidRPr="003F5194">
        <w:rPr>
          <w:b/>
        </w:rPr>
        <w:t>Flow 9: Master Reset and Prompt After Schedule is Cleared</w:t>
      </w:r>
    </w:p>
    <w:p w14:paraId="3C539B97" w14:textId="5312E869"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B27EF8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84CF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0F39C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R_FNC_Vehicle_HMI_023</w:t>
            </w:r>
          </w:p>
        </w:tc>
      </w:tr>
      <w:tr w:rsidR="006C029A" w:rsidRPr="00520F3E" w14:paraId="573E07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D6B2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A4B844" w14:textId="77777777" w:rsidR="006C029A" w:rsidRPr="00520F3E" w:rsidRDefault="00DC691E" w:rsidP="009E691C">
            <w:pPr>
              <w:rPr>
                <w:rFonts w:eastAsiaTheme="minorHAnsi" w:cs="Arial"/>
                <w:vanish/>
                <w:color w:val="000000" w:themeColor="text1"/>
                <w:sz w:val="16"/>
                <w:szCs w:val="16"/>
              </w:rPr>
            </w:pPr>
          </w:p>
        </w:tc>
      </w:tr>
      <w:tr w:rsidR="006C029A" w:rsidRPr="00520F3E" w14:paraId="5D0C287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7A0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8D8AA0" w14:textId="77777777" w:rsidR="006C029A" w:rsidRPr="00520F3E" w:rsidRDefault="00DC691E" w:rsidP="009E691C">
            <w:pPr>
              <w:rPr>
                <w:rFonts w:eastAsiaTheme="minorHAnsi" w:cs="Arial"/>
                <w:vanish/>
                <w:color w:val="000000" w:themeColor="text1"/>
                <w:sz w:val="16"/>
                <w:szCs w:val="16"/>
              </w:rPr>
            </w:pPr>
          </w:p>
        </w:tc>
      </w:tr>
      <w:tr w:rsidR="006C029A" w:rsidRPr="00520F3E" w14:paraId="3B83268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956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EE4969" w14:textId="77777777" w:rsidR="006C029A" w:rsidRPr="00520F3E" w:rsidRDefault="00DC691E" w:rsidP="00351BDF">
            <w:pPr>
              <w:rPr>
                <w:rFonts w:eastAsiaTheme="minorHAnsi" w:cs="Arial"/>
                <w:vanish/>
                <w:color w:val="000000" w:themeColor="text1"/>
                <w:sz w:val="16"/>
                <w:szCs w:val="16"/>
              </w:rPr>
            </w:pPr>
          </w:p>
        </w:tc>
      </w:tr>
      <w:tr w:rsidR="006C029A" w:rsidRPr="00520F3E" w14:paraId="1E593FF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69B3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107BE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6DE1B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7A494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591359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F7E29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BC780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5453D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224A8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D0B95F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0DB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AF106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1552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1C272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167B5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F87EFE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CF95BC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085C46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6CBA34B"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D4436D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541E00C" w14:textId="77777777" w:rsidR="00DC0771" w:rsidRPr="00106C9E" w:rsidRDefault="00DC691E" w:rsidP="00A03556"/>
    <w:p w14:paraId="4B3CD33F" w14:textId="77777777" w:rsidR="00D353BB" w:rsidRPr="0040222F" w:rsidRDefault="002B5930" w:rsidP="0040222F">
      <w:pPr>
        <w:pStyle w:val="Heading5"/>
      </w:pPr>
      <w:bookmarkStart w:id="80" w:name="_Toc46730372"/>
      <w:r w:rsidRPr="0040222F">
        <w:t>F-REQ-305218/D-###R_FNC_Veh_HMI_Sch_006### Editing Schedule and Software Update expired</w:t>
      </w:r>
      <w:bookmarkEnd w:id="80"/>
    </w:p>
    <w:p w14:paraId="28DFB42B" w14:textId="77777777" w:rsidR="00EA4672" w:rsidRDefault="002B5930" w:rsidP="007708B2">
      <w:pPr>
        <w:rPr>
          <w:rFonts w:cs="Arial"/>
        </w:rPr>
      </w:pPr>
      <w:r>
        <w:rPr>
          <w:rFonts w:cs="Arial"/>
        </w:rPr>
        <w:t xml:space="preserve">The customer shall have ability to change the day/time prior to activation starts. </w:t>
      </w:r>
      <w:r w:rsidRPr="0095447F">
        <w:rPr>
          <w:rFonts w:cs="Arial"/>
        </w:rPr>
        <w:t>However, each software update shall have an expiration time</w:t>
      </w:r>
      <w:r>
        <w:rPr>
          <w:rFonts w:cs="Arial"/>
        </w:rPr>
        <w:t xml:space="preserve"> </w:t>
      </w:r>
      <w:proofErr w:type="spellStart"/>
      <w:r>
        <w:rPr>
          <w:rFonts w:ascii="Calibri" w:hAnsi="Calibri" w:cs="Calibri"/>
          <w:color w:val="0000CC"/>
          <w:sz w:val="22"/>
          <w:szCs w:val="22"/>
        </w:rPr>
        <w:t>LS_OTAM_TriggerExpiration_Time</w:t>
      </w:r>
      <w:proofErr w:type="spellEnd"/>
      <w:r>
        <w:rPr>
          <w:rFonts w:ascii="Calibri" w:hAnsi="Calibri" w:cs="Calibri"/>
          <w:color w:val="0000CC"/>
          <w:sz w:val="22"/>
          <w:szCs w:val="22"/>
        </w:rPr>
        <w:t xml:space="preserve"> = expire</w:t>
      </w:r>
      <w:r w:rsidRPr="0095447F">
        <w:rPr>
          <w:rFonts w:cs="Arial"/>
        </w:rPr>
        <w:t xml:space="preserve">. </w:t>
      </w:r>
    </w:p>
    <w:p w14:paraId="0A5BD6F7" w14:textId="77777777" w:rsidR="00EA4672" w:rsidRDefault="002B5930" w:rsidP="007708B2">
      <w:pPr>
        <w:rPr>
          <w:rFonts w:cs="Arial"/>
        </w:rPr>
      </w:pPr>
      <w:r w:rsidRPr="007A20CB">
        <w:rPr>
          <w:rFonts w:cs="Arial"/>
        </w:rPr>
        <w:t>If customer input was not received within allowed time, then HMI shall prompt the user with “Software update was cancelled because a time was not scheduled. Do you want to set up a recurring schedule for future updates</w:t>
      </w:r>
      <w:r>
        <w:rPr>
          <w:rFonts w:cs="Arial"/>
        </w:rPr>
        <w:t xml:space="preserve">?” </w:t>
      </w:r>
    </w:p>
    <w:p w14:paraId="1DB6D7BC" w14:textId="78770DDD"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3058EE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7EFA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58F04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R_FNC_Vehicle_HMI_024</w:t>
            </w:r>
          </w:p>
        </w:tc>
      </w:tr>
      <w:tr w:rsidR="006C029A" w:rsidRPr="00520F3E" w14:paraId="23A837C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47407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807F80" w14:textId="77777777" w:rsidR="006C029A" w:rsidRPr="00520F3E" w:rsidRDefault="00DC691E" w:rsidP="009E691C">
            <w:pPr>
              <w:rPr>
                <w:rFonts w:eastAsiaTheme="minorHAnsi" w:cs="Arial"/>
                <w:vanish/>
                <w:color w:val="000000" w:themeColor="text1"/>
                <w:sz w:val="16"/>
                <w:szCs w:val="16"/>
              </w:rPr>
            </w:pPr>
          </w:p>
        </w:tc>
      </w:tr>
      <w:tr w:rsidR="006C029A" w:rsidRPr="00520F3E" w14:paraId="48C977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70A4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7258E8" w14:textId="77777777" w:rsidR="006C029A" w:rsidRPr="00520F3E" w:rsidRDefault="00DC691E" w:rsidP="009E691C">
            <w:pPr>
              <w:rPr>
                <w:rFonts w:eastAsiaTheme="minorHAnsi" w:cs="Arial"/>
                <w:vanish/>
                <w:color w:val="000000" w:themeColor="text1"/>
                <w:sz w:val="16"/>
                <w:szCs w:val="16"/>
              </w:rPr>
            </w:pPr>
          </w:p>
        </w:tc>
      </w:tr>
      <w:tr w:rsidR="006C029A" w:rsidRPr="00520F3E" w14:paraId="3A83D0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07A92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F23262" w14:textId="77777777" w:rsidR="006C029A" w:rsidRPr="00520F3E" w:rsidRDefault="00DC691E" w:rsidP="00351BDF">
            <w:pPr>
              <w:rPr>
                <w:rFonts w:eastAsiaTheme="minorHAnsi" w:cs="Arial"/>
                <w:vanish/>
                <w:color w:val="000000" w:themeColor="text1"/>
                <w:sz w:val="16"/>
                <w:szCs w:val="16"/>
              </w:rPr>
            </w:pPr>
          </w:p>
        </w:tc>
      </w:tr>
      <w:tr w:rsidR="006C029A" w:rsidRPr="00520F3E" w14:paraId="01555C6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DD55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318764"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23F32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33E14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0A551E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66A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E1585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07C2D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4C9E6B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EE64DC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43C6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2DEBE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BEFA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98BE7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D0F33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E0F601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EBF66D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44211E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B5792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DF5836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FD8AD75" w14:textId="77777777" w:rsidR="00DC0771" w:rsidRPr="00106C9E" w:rsidRDefault="00DC691E" w:rsidP="00A03556"/>
    <w:p w14:paraId="56831E32" w14:textId="77777777" w:rsidR="00D353BB" w:rsidRPr="0040222F" w:rsidRDefault="002B5930" w:rsidP="0040222F">
      <w:pPr>
        <w:pStyle w:val="Heading5"/>
      </w:pPr>
      <w:bookmarkStart w:id="81" w:name="_Toc46730373"/>
      <w:r w:rsidRPr="0040222F">
        <w:t>F-REQ-305220/C-###R_FNC_Veh_HMI_Sch_007### Activate Schedule Priority Recurring vs one time or Software updates</w:t>
      </w:r>
      <w:bookmarkEnd w:id="81"/>
    </w:p>
    <w:p w14:paraId="795E21C8" w14:textId="77777777" w:rsidR="00EA4672" w:rsidRDefault="002B5930" w:rsidP="001C25F0">
      <w:r>
        <w:t xml:space="preserve">The OTA software activation shall have two options to activate the software. Based on default settings and user selection, HMI shall present the user with two options 24hrs as one-time or 7days as </w:t>
      </w:r>
      <w:r>
        <w:rPr>
          <w:rFonts w:cs="Arial"/>
        </w:rPr>
        <w:t>recurring</w:t>
      </w:r>
      <w:r>
        <w:t>.</w:t>
      </w:r>
    </w:p>
    <w:p w14:paraId="13AC4572" w14:textId="005288F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D0B57C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F0E70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DADAD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R_FNC_Vehicle_HMI_026</w:t>
            </w:r>
          </w:p>
        </w:tc>
      </w:tr>
      <w:tr w:rsidR="006C029A" w:rsidRPr="00520F3E" w14:paraId="0138D9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270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142769" w14:textId="77777777" w:rsidR="006C029A" w:rsidRPr="00520F3E" w:rsidRDefault="00DC691E" w:rsidP="009E691C">
            <w:pPr>
              <w:rPr>
                <w:rFonts w:eastAsiaTheme="minorHAnsi" w:cs="Arial"/>
                <w:vanish/>
                <w:color w:val="000000" w:themeColor="text1"/>
                <w:sz w:val="16"/>
                <w:szCs w:val="16"/>
              </w:rPr>
            </w:pPr>
          </w:p>
        </w:tc>
      </w:tr>
      <w:tr w:rsidR="006C029A" w:rsidRPr="00520F3E" w14:paraId="53214F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04EA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A69EA7" w14:textId="77777777" w:rsidR="006C029A" w:rsidRPr="00520F3E" w:rsidRDefault="00DC691E" w:rsidP="009E691C">
            <w:pPr>
              <w:rPr>
                <w:rFonts w:eastAsiaTheme="minorHAnsi" w:cs="Arial"/>
                <w:vanish/>
                <w:color w:val="000000" w:themeColor="text1"/>
                <w:sz w:val="16"/>
                <w:szCs w:val="16"/>
              </w:rPr>
            </w:pPr>
          </w:p>
        </w:tc>
      </w:tr>
      <w:tr w:rsidR="006C029A" w:rsidRPr="00520F3E" w14:paraId="220AE34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26C2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5C0A7A" w14:textId="77777777" w:rsidR="006C029A" w:rsidRPr="00520F3E" w:rsidRDefault="00DC691E" w:rsidP="00351BDF">
            <w:pPr>
              <w:rPr>
                <w:rFonts w:eastAsiaTheme="minorHAnsi" w:cs="Arial"/>
                <w:vanish/>
                <w:color w:val="000000" w:themeColor="text1"/>
                <w:sz w:val="16"/>
                <w:szCs w:val="16"/>
              </w:rPr>
            </w:pPr>
          </w:p>
        </w:tc>
      </w:tr>
      <w:tr w:rsidR="006C029A" w:rsidRPr="00520F3E" w14:paraId="714AAF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D15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DD3E6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B0F05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00B5C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4EE9D8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44F0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BA0F7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EF51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812666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0F5DE3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1D71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8E62B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6ED9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964D9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2B23D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40A0F3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723CFF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35995E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ED991AB"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BB62E8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3EE88FC" w14:textId="77777777" w:rsidR="00DC0771" w:rsidRPr="00106C9E" w:rsidRDefault="00DC691E" w:rsidP="00A03556"/>
    <w:p w14:paraId="7109D2E2" w14:textId="77777777" w:rsidR="00D353BB" w:rsidRPr="0040222F" w:rsidRDefault="002B5930" w:rsidP="0040222F">
      <w:pPr>
        <w:pStyle w:val="Heading5"/>
      </w:pPr>
      <w:bookmarkStart w:id="82" w:name="_Toc46730374"/>
      <w:r w:rsidRPr="0040222F">
        <w:t>F-REQ-305230/E-###R_FNC_Veh_HMI_Sch_008### Software Update Schedule Time &amp; Reminder</w:t>
      </w:r>
      <w:bookmarkEnd w:id="82"/>
    </w:p>
    <w:p w14:paraId="68EDFE2B" w14:textId="77777777" w:rsidR="00EA4672" w:rsidRDefault="002B5930" w:rsidP="00533B28">
      <w:pPr>
        <w:rPr>
          <w:rFonts w:cs="Arial"/>
        </w:rPr>
      </w:pPr>
      <w:r>
        <w:rPr>
          <w:rFonts w:cs="Arial"/>
        </w:rPr>
        <w:t xml:space="preserve">HMI shall prompt with pre-activation reminder that the software update </w:t>
      </w:r>
      <w:r w:rsidRPr="007A20CB">
        <w:rPr>
          <w:rFonts w:cs="Arial"/>
        </w:rPr>
        <w:t xml:space="preserve">scheduled when it receives from the OTAM </w:t>
      </w:r>
      <w:proofErr w:type="spellStart"/>
      <w:r w:rsidRPr="007A20CB">
        <w:rPr>
          <w:rFonts w:cs="Arial"/>
          <w:color w:val="0000CC"/>
        </w:rPr>
        <w:t>LS_OTAM_UpdateReminder_Time</w:t>
      </w:r>
      <w:proofErr w:type="spellEnd"/>
      <w:r w:rsidRPr="007A20CB">
        <w:rPr>
          <w:rFonts w:cs="Arial"/>
        </w:rPr>
        <w:t xml:space="preserve">. HMI shall notify the user with schedule time and allow them to edit the schedule. </w:t>
      </w:r>
    </w:p>
    <w:p w14:paraId="6A4E6EE3" w14:textId="77777777" w:rsidR="00EA4672" w:rsidRDefault="002B5930" w:rsidP="00533B28">
      <w:pPr>
        <w:rPr>
          <w:rFonts w:cs="Arial"/>
        </w:rPr>
      </w:pPr>
      <w:r w:rsidRPr="007A20CB">
        <w:rPr>
          <w:rFonts w:cs="Arial"/>
        </w:rPr>
        <w:t>If the schedule time in now</w:t>
      </w:r>
      <w:r>
        <w:rPr>
          <w:rFonts w:cs="Arial"/>
        </w:rPr>
        <w:t xml:space="preserve"> or schedule time reaches</w:t>
      </w:r>
      <w:r w:rsidRPr="007A20CB">
        <w:rPr>
          <w:rFonts w:cs="Arial"/>
        </w:rPr>
        <w:t xml:space="preserve">, then HMI shall </w:t>
      </w:r>
      <w:r>
        <w:rPr>
          <w:rFonts w:cs="Arial"/>
        </w:rPr>
        <w:t xml:space="preserve">check the ignition status and if ignition is on than </w:t>
      </w:r>
      <w:r w:rsidRPr="007A20CB">
        <w:rPr>
          <w:rFonts w:cs="Arial"/>
        </w:rPr>
        <w:t xml:space="preserve">prompt the customer to ignition off </w:t>
      </w:r>
      <w:r>
        <w:rPr>
          <w:rFonts w:cs="Arial"/>
        </w:rPr>
        <w:t xml:space="preserve">or if ignition is off than start the </w:t>
      </w:r>
      <w:r w:rsidRPr="007A20CB">
        <w:rPr>
          <w:rFonts w:cs="Arial"/>
        </w:rPr>
        <w:t>minutes’ countdown</w:t>
      </w:r>
      <w:r>
        <w:rPr>
          <w:rFonts w:cs="Arial"/>
        </w:rPr>
        <w:t xml:space="preserve"> and allow the customer to cancel the update. </w:t>
      </w:r>
      <w:r w:rsidRPr="00A017B1">
        <w:rPr>
          <w:rFonts w:cs="Arial"/>
          <w:highlight w:val="yellow"/>
        </w:rPr>
        <w:t xml:space="preserve"> </w:t>
      </w:r>
    </w:p>
    <w:p w14:paraId="0EA57EB8" w14:textId="0D3CA339" w:rsidR="00CF66F9" w:rsidRDefault="002B5930" w:rsidP="00533B28">
      <w:pPr>
        <w:rPr>
          <w:rFonts w:cs="Arial"/>
        </w:rPr>
      </w:pPr>
      <w:r>
        <w:rPr>
          <w:rFonts w:cs="Arial"/>
        </w:rPr>
        <w:t xml:space="preserve">If user press cancel update, then HMI shall send </w:t>
      </w:r>
      <w:proofErr w:type="spellStart"/>
      <w:r w:rsidRPr="00CF66F9">
        <w:rPr>
          <w:rFonts w:cs="Arial"/>
          <w:color w:val="0000CC"/>
        </w:rPr>
        <w:t>LS_OTAM_HMI_User_Press_Cancel</w:t>
      </w:r>
      <w:proofErr w:type="spellEnd"/>
      <w:r w:rsidRPr="00CF66F9">
        <w:rPr>
          <w:rFonts w:cs="Arial"/>
          <w:color w:val="0000CC"/>
        </w:rPr>
        <w:t xml:space="preserve"> = true </w:t>
      </w:r>
      <w:r>
        <w:rPr>
          <w:rFonts w:cs="Arial"/>
        </w:rPr>
        <w:t>to OTAM.</w:t>
      </w:r>
    </w:p>
    <w:p w14:paraId="7DFB16CE" w14:textId="77777777" w:rsidR="00CF66F9" w:rsidRPr="00CF66F9" w:rsidRDefault="002B5930" w:rsidP="00CF66F9">
      <w:pPr>
        <w:rPr>
          <w:rFonts w:cs="Arial"/>
          <w:color w:val="0000CC"/>
        </w:rPr>
      </w:pPr>
      <w:proofErr w:type="spellStart"/>
      <w:r w:rsidRPr="00CF66F9">
        <w:rPr>
          <w:rFonts w:cs="Arial"/>
          <w:color w:val="0000CC"/>
        </w:rPr>
        <w:t>LS_OTAM_HMI_User_Press_Cancel</w:t>
      </w:r>
      <w:proofErr w:type="spellEnd"/>
      <w:r w:rsidRPr="00CF66F9">
        <w:rPr>
          <w:rFonts w:cs="Arial"/>
          <w:color w:val="0000CC"/>
        </w:rPr>
        <w:t xml:space="preserve"> </w:t>
      </w:r>
      <w:r w:rsidRPr="00CF66F9">
        <w:rPr>
          <w:rFonts w:cs="Arial"/>
          <w:color w:val="0000CC"/>
        </w:rPr>
        <w:tab/>
      </w:r>
    </w:p>
    <w:p w14:paraId="24A6E55B" w14:textId="77777777" w:rsidR="00CF66F9" w:rsidRPr="00CF66F9" w:rsidRDefault="002B5930" w:rsidP="00CF66F9">
      <w:pPr>
        <w:ind w:left="3600"/>
        <w:rPr>
          <w:rFonts w:cs="Arial"/>
        </w:rPr>
      </w:pPr>
      <w:proofErr w:type="gramStart"/>
      <w:r w:rsidRPr="00CF66F9">
        <w:rPr>
          <w:rFonts w:cs="Arial"/>
        </w:rPr>
        <w:t>Value{</w:t>
      </w:r>
      <w:proofErr w:type="gramEnd"/>
      <w:r w:rsidRPr="00CF66F9">
        <w:rPr>
          <w:rFonts w:cs="Arial"/>
        </w:rPr>
        <w:t xml:space="preserve"> </w:t>
      </w:r>
    </w:p>
    <w:p w14:paraId="31B9AC1A" w14:textId="77777777" w:rsidR="00CF66F9" w:rsidRPr="00CF66F9" w:rsidRDefault="002B5930" w:rsidP="00CF66F9">
      <w:pPr>
        <w:ind w:left="3600"/>
        <w:rPr>
          <w:rFonts w:cs="Arial"/>
        </w:rPr>
      </w:pPr>
      <w:r w:rsidRPr="00CF66F9">
        <w:rPr>
          <w:rFonts w:cs="Arial"/>
        </w:rPr>
        <w:t xml:space="preserve">00 </w:t>
      </w:r>
      <w:proofErr w:type="gramStart"/>
      <w:r w:rsidRPr="00CF66F9">
        <w:rPr>
          <w:rFonts w:cs="Arial"/>
        </w:rPr>
        <w:t>-  True</w:t>
      </w:r>
      <w:proofErr w:type="gramEnd"/>
      <w:r w:rsidRPr="00CF66F9">
        <w:rPr>
          <w:rFonts w:cs="Arial"/>
        </w:rPr>
        <w:t xml:space="preserve"> </w:t>
      </w:r>
    </w:p>
    <w:p w14:paraId="40BCB1A1" w14:textId="77777777" w:rsidR="00EA4672" w:rsidRDefault="002B5930" w:rsidP="00CF66F9">
      <w:pPr>
        <w:ind w:left="3600"/>
        <w:rPr>
          <w:rFonts w:cs="Arial"/>
          <w:highlight w:val="yellow"/>
        </w:rPr>
      </w:pPr>
      <w:r w:rsidRPr="00CF66F9">
        <w:rPr>
          <w:rFonts w:cs="Arial"/>
        </w:rPr>
        <w:t>01 - False}</w:t>
      </w:r>
    </w:p>
    <w:p w14:paraId="2C13CC3A" w14:textId="2B42E7A0"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ACBDFF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8EA0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B4952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R_FNC_Vehicle_HMI_036</w:t>
            </w:r>
          </w:p>
        </w:tc>
      </w:tr>
      <w:tr w:rsidR="006C029A" w:rsidRPr="00520F3E" w14:paraId="73CFA2A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5D35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CBA6EC" w14:textId="77777777" w:rsidR="006C029A" w:rsidRPr="00520F3E" w:rsidRDefault="00DC691E" w:rsidP="009E691C">
            <w:pPr>
              <w:rPr>
                <w:rFonts w:eastAsiaTheme="minorHAnsi" w:cs="Arial"/>
                <w:vanish/>
                <w:color w:val="000000" w:themeColor="text1"/>
                <w:sz w:val="16"/>
                <w:szCs w:val="16"/>
              </w:rPr>
            </w:pPr>
          </w:p>
        </w:tc>
      </w:tr>
      <w:tr w:rsidR="006C029A" w:rsidRPr="00520F3E" w14:paraId="356DFD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9F77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C77205" w14:textId="77777777" w:rsidR="006C029A" w:rsidRPr="00520F3E" w:rsidRDefault="00DC691E" w:rsidP="009E691C">
            <w:pPr>
              <w:rPr>
                <w:rFonts w:eastAsiaTheme="minorHAnsi" w:cs="Arial"/>
                <w:vanish/>
                <w:color w:val="000000" w:themeColor="text1"/>
                <w:sz w:val="16"/>
                <w:szCs w:val="16"/>
              </w:rPr>
            </w:pPr>
          </w:p>
        </w:tc>
      </w:tr>
      <w:tr w:rsidR="006C029A" w:rsidRPr="00520F3E" w14:paraId="3CFEBE7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B49F8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590417" w14:textId="77777777" w:rsidR="006C029A" w:rsidRPr="00520F3E" w:rsidRDefault="00DC691E" w:rsidP="00351BDF">
            <w:pPr>
              <w:rPr>
                <w:rFonts w:eastAsiaTheme="minorHAnsi" w:cs="Arial"/>
                <w:vanish/>
                <w:color w:val="000000" w:themeColor="text1"/>
                <w:sz w:val="16"/>
                <w:szCs w:val="16"/>
              </w:rPr>
            </w:pPr>
          </w:p>
        </w:tc>
      </w:tr>
      <w:tr w:rsidR="006C029A" w:rsidRPr="00520F3E" w14:paraId="3D24987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DDF2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B8DAA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A8D7E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26FFC0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A84DC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940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2F4E9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9E62AF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0AAC6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B2A230B"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B5EA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3A41C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F90E8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AE6E1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5C137A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81B5D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63C39B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A8F355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FE040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5EC531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F7F5A06" w14:textId="77777777" w:rsidR="00DC0771" w:rsidRPr="00106C9E" w:rsidRDefault="00DC691E" w:rsidP="00A03556"/>
    <w:p w14:paraId="53ADA711" w14:textId="77777777" w:rsidR="00D353BB" w:rsidRPr="0040222F" w:rsidRDefault="002B5930" w:rsidP="0040222F">
      <w:pPr>
        <w:pStyle w:val="Heading5"/>
      </w:pPr>
      <w:bookmarkStart w:id="83" w:name="_Toc46730375"/>
      <w:r w:rsidRPr="0040222F">
        <w:t>F-REQ-305219/D-###R_FNC_Veh_HMI_Sch_009### Schedule Time Reached While Ignition RUN/</w:t>
      </w:r>
      <w:proofErr w:type="gramStart"/>
      <w:r w:rsidRPr="0040222F">
        <w:t>START</w:t>
      </w:r>
      <w:proofErr w:type="gramEnd"/>
      <w:r w:rsidRPr="0040222F">
        <w:t xml:space="preserve"> and Vehicle is in Park</w:t>
      </w:r>
      <w:bookmarkEnd w:id="83"/>
    </w:p>
    <w:p w14:paraId="74213812" w14:textId="77777777" w:rsidR="00EA4672" w:rsidRDefault="002B5930" w:rsidP="002D2F56">
      <w:r>
        <w:t>If the Ignition status is RUN/START and vehicle is Park when the schedule time reaches, then HMI shall have notified then customer that software is ready to activated turn the ignition off or reschedule the software update to later time, then the HMI shall immediately notify the OTA Manager on the change of time.</w:t>
      </w:r>
    </w:p>
    <w:p w14:paraId="23563745" w14:textId="77777777" w:rsidR="00EA4672" w:rsidRDefault="002B5930" w:rsidP="002D2F56">
      <w:r>
        <w:t>HMI shall only display if vehicle driver distraction rules apply otherwise postpone the update.</w:t>
      </w:r>
    </w:p>
    <w:p w14:paraId="3A8210C3" w14:textId="21F7326D"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10BE7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C9EA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49108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R_FNC_Vehicle_HMI_025</w:t>
            </w:r>
          </w:p>
        </w:tc>
      </w:tr>
      <w:tr w:rsidR="006C029A" w:rsidRPr="00520F3E" w14:paraId="61559AB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75F8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D7C2B7" w14:textId="77777777" w:rsidR="006C029A" w:rsidRPr="00520F3E" w:rsidRDefault="00DC691E" w:rsidP="009E691C">
            <w:pPr>
              <w:rPr>
                <w:rFonts w:eastAsiaTheme="minorHAnsi" w:cs="Arial"/>
                <w:vanish/>
                <w:color w:val="000000" w:themeColor="text1"/>
                <w:sz w:val="16"/>
                <w:szCs w:val="16"/>
              </w:rPr>
            </w:pPr>
          </w:p>
        </w:tc>
      </w:tr>
      <w:tr w:rsidR="006C029A" w:rsidRPr="00520F3E" w14:paraId="1F0AC7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CDC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3F7224" w14:textId="77777777" w:rsidR="006C029A" w:rsidRPr="00520F3E" w:rsidRDefault="00DC691E" w:rsidP="009E691C">
            <w:pPr>
              <w:rPr>
                <w:rFonts w:eastAsiaTheme="minorHAnsi" w:cs="Arial"/>
                <w:vanish/>
                <w:color w:val="000000" w:themeColor="text1"/>
                <w:sz w:val="16"/>
                <w:szCs w:val="16"/>
              </w:rPr>
            </w:pPr>
          </w:p>
        </w:tc>
      </w:tr>
      <w:tr w:rsidR="006C029A" w:rsidRPr="00520F3E" w14:paraId="415EA2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0FC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3005E4" w14:textId="77777777" w:rsidR="006C029A" w:rsidRPr="00520F3E" w:rsidRDefault="00DC691E" w:rsidP="00351BDF">
            <w:pPr>
              <w:rPr>
                <w:rFonts w:eastAsiaTheme="minorHAnsi" w:cs="Arial"/>
                <w:vanish/>
                <w:color w:val="000000" w:themeColor="text1"/>
                <w:sz w:val="16"/>
                <w:szCs w:val="16"/>
              </w:rPr>
            </w:pPr>
          </w:p>
        </w:tc>
      </w:tr>
      <w:tr w:rsidR="006C029A" w:rsidRPr="00520F3E" w14:paraId="5CA99F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952A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95497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130F61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E5C796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B7DD2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96C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8425B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5A8067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A0C0DE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08CFDC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0CB6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BB5C4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D0E1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59325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EDD3E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7E8298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770F1F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EF781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CDF76FC"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3E4467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2FE7DCB" w14:textId="77777777" w:rsidR="00DC0771" w:rsidRPr="00106C9E" w:rsidRDefault="00DC691E" w:rsidP="00A03556"/>
    <w:p w14:paraId="582CCD61" w14:textId="77777777" w:rsidR="00D353BB" w:rsidRPr="0040222F" w:rsidRDefault="002B5930" w:rsidP="0040222F">
      <w:pPr>
        <w:pStyle w:val="Heading5"/>
      </w:pPr>
      <w:bookmarkStart w:id="84" w:name="_Toc46730376"/>
      <w:r w:rsidRPr="0040222F">
        <w:t>REQ-326160/B-###R_FNC_Veh_HMI_Sch_010###HMI Display during Programming Session</w:t>
      </w:r>
      <w:bookmarkEnd w:id="84"/>
    </w:p>
    <w:p w14:paraId="48AA8BBF" w14:textId="77777777" w:rsidR="00EA4672" w:rsidRDefault="002B5930" w:rsidP="00630D67">
      <w:r w:rsidRPr="00E306C5">
        <w:t xml:space="preserve">In vehicle HMI shall have functional display during programming session and shall show progress of the software update with downtime of vehicle inhibit </w:t>
      </w:r>
      <w:r w:rsidRPr="00E306C5">
        <w:rPr>
          <w:color w:val="0000CC"/>
        </w:rPr>
        <w:t>(</w:t>
      </w:r>
      <w:proofErr w:type="spellStart"/>
      <w:r w:rsidRPr="00E306C5">
        <w:rPr>
          <w:color w:val="0000CC"/>
        </w:rPr>
        <w:t>LS_OTAM_Activation_Time</w:t>
      </w:r>
      <w:proofErr w:type="spellEnd"/>
      <w:r w:rsidRPr="00E306C5">
        <w:rPr>
          <w:color w:val="0000CC"/>
        </w:rPr>
        <w:t xml:space="preserve"> = Seconds).</w:t>
      </w:r>
    </w:p>
    <w:p w14:paraId="51CBD7AB" w14:textId="77777777" w:rsidR="00EA4672" w:rsidRDefault="002B5930" w:rsidP="00630D67">
      <w:r w:rsidRPr="00E306C5">
        <w:rPr>
          <w:rFonts w:cs="Arial"/>
        </w:rPr>
        <w:t xml:space="preserve">If OTA Manager set flag </w:t>
      </w:r>
      <w:proofErr w:type="spellStart"/>
      <w:r w:rsidRPr="00E306C5">
        <w:rPr>
          <w:rFonts w:cs="Arial"/>
          <w:color w:val="0000CC"/>
        </w:rPr>
        <w:t>LS_OTAM_Vehicle_Inhibit_Type</w:t>
      </w:r>
      <w:proofErr w:type="spellEnd"/>
      <w:r w:rsidRPr="00E306C5">
        <w:rPr>
          <w:rFonts w:cs="Arial"/>
          <w:color w:val="0000CC"/>
        </w:rPr>
        <w:t xml:space="preserve"> = </w:t>
      </w:r>
      <w:proofErr w:type="spellStart"/>
      <w:r w:rsidRPr="00E306C5">
        <w:rPr>
          <w:rFonts w:cs="Arial"/>
          <w:color w:val="0000CC"/>
        </w:rPr>
        <w:t>ProgrammingSession</w:t>
      </w:r>
      <w:proofErr w:type="spellEnd"/>
      <w:r w:rsidRPr="00E306C5">
        <w:rPr>
          <w:rFonts w:cs="Arial"/>
          <w:color w:val="0000CC"/>
        </w:rPr>
        <w:t xml:space="preserve"> or </w:t>
      </w:r>
      <w:proofErr w:type="spellStart"/>
      <w:r w:rsidRPr="00E306C5">
        <w:rPr>
          <w:rFonts w:cs="Arial"/>
          <w:color w:val="0000CC"/>
        </w:rPr>
        <w:t>ActivatingNow</w:t>
      </w:r>
      <w:proofErr w:type="spellEnd"/>
      <w:r w:rsidRPr="00E306C5">
        <w:rPr>
          <w:rFonts w:cs="Arial"/>
          <w:color w:val="0000CC"/>
        </w:rPr>
        <w:t xml:space="preserve">, </w:t>
      </w:r>
      <w:r w:rsidRPr="00E306C5">
        <w:rPr>
          <w:rFonts w:cs="Arial"/>
        </w:rPr>
        <w:t xml:space="preserve">then HMI shall show programming screen with software activation progress bar. </w:t>
      </w:r>
      <w:r w:rsidRPr="00E306C5">
        <w:t>Other HMI notifies and user selections shall wait until software update complete pass or fail.</w:t>
      </w:r>
    </w:p>
    <w:p w14:paraId="4B11286B" w14:textId="3D932A5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EBE0F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4874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A5691B" w14:textId="77777777" w:rsidR="006C029A" w:rsidRPr="00520F3E" w:rsidRDefault="00DC691E" w:rsidP="009E691C">
            <w:pPr>
              <w:rPr>
                <w:rFonts w:eastAsiaTheme="minorHAnsi" w:cs="Arial"/>
                <w:vanish/>
                <w:color w:val="000000" w:themeColor="text1"/>
                <w:sz w:val="16"/>
                <w:szCs w:val="16"/>
              </w:rPr>
            </w:pPr>
          </w:p>
        </w:tc>
      </w:tr>
      <w:tr w:rsidR="006C029A" w:rsidRPr="00520F3E" w14:paraId="074C6EA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ECB2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7597C7" w14:textId="77777777" w:rsidR="006C029A" w:rsidRPr="00520F3E" w:rsidRDefault="00DC691E" w:rsidP="009E691C">
            <w:pPr>
              <w:rPr>
                <w:rFonts w:eastAsiaTheme="minorHAnsi" w:cs="Arial"/>
                <w:vanish/>
                <w:color w:val="000000" w:themeColor="text1"/>
                <w:sz w:val="16"/>
                <w:szCs w:val="16"/>
              </w:rPr>
            </w:pPr>
          </w:p>
        </w:tc>
      </w:tr>
      <w:tr w:rsidR="006C029A" w:rsidRPr="00520F3E" w14:paraId="06C9FCF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3CFF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1B7E53" w14:textId="77777777" w:rsidR="006C029A" w:rsidRPr="00520F3E" w:rsidRDefault="00DC691E" w:rsidP="009E691C">
            <w:pPr>
              <w:rPr>
                <w:rFonts w:eastAsiaTheme="minorHAnsi" w:cs="Arial"/>
                <w:vanish/>
                <w:color w:val="000000" w:themeColor="text1"/>
                <w:sz w:val="16"/>
                <w:szCs w:val="16"/>
              </w:rPr>
            </w:pPr>
          </w:p>
        </w:tc>
      </w:tr>
      <w:tr w:rsidR="006C029A" w:rsidRPr="00520F3E" w14:paraId="2540680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FA35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EE9113" w14:textId="77777777" w:rsidR="006C029A" w:rsidRPr="00520F3E" w:rsidRDefault="00DC691E" w:rsidP="00351BDF">
            <w:pPr>
              <w:rPr>
                <w:rFonts w:eastAsiaTheme="minorHAnsi" w:cs="Arial"/>
                <w:vanish/>
                <w:color w:val="000000" w:themeColor="text1"/>
                <w:sz w:val="16"/>
                <w:szCs w:val="16"/>
              </w:rPr>
            </w:pPr>
          </w:p>
        </w:tc>
      </w:tr>
      <w:tr w:rsidR="006C029A" w:rsidRPr="00520F3E" w14:paraId="55BF22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E4DF5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58E8E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AEC50D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E54CC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FA058F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9C13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92845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5EB585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0A9DD6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D871BD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1E8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C812E3"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940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7A0ED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96FA7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91248F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BB1215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344636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1A5F46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69EF88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558FFB1" w14:textId="77777777" w:rsidR="00DC0771" w:rsidRPr="00106C9E" w:rsidRDefault="00DC691E" w:rsidP="00A03556"/>
    <w:p w14:paraId="4F4FC2DF" w14:textId="77777777" w:rsidR="00EA4672" w:rsidRDefault="002B5930" w:rsidP="0040222F">
      <w:pPr>
        <w:pStyle w:val="Heading5"/>
      </w:pPr>
      <w:bookmarkStart w:id="85" w:name="_Toc46730377"/>
      <w:r w:rsidRPr="0040222F">
        <w:t>REQ-326157/F-###R_FNC_Veh_HMI_Sch_011###Precondition are not Met and Requires User Action</w:t>
      </w:r>
      <w:bookmarkEnd w:id="85"/>
    </w:p>
    <w:p w14:paraId="59C2579E" w14:textId="141D9E54" w:rsidR="00EA4672" w:rsidRDefault="002B5930" w:rsidP="00DA1FC9">
      <w:r w:rsidRPr="0032066A">
        <w:t>If software activation was postponed due to vehicle conditions not met</w:t>
      </w:r>
      <w:r>
        <w:t xml:space="preserve">, then HMI popup shall list the preconditions from below table based on the priority (0 is highest) and </w:t>
      </w:r>
      <w:r w:rsidRPr="0032066A">
        <w:t>prompt the uses to take an action</w:t>
      </w:r>
      <w:r>
        <w:t xml:space="preserve">. </w:t>
      </w:r>
    </w:p>
    <w:p w14:paraId="07E493CA" w14:textId="5E03FB08" w:rsidR="00DA1FC9" w:rsidRPr="0032066A" w:rsidRDefault="002B5930" w:rsidP="00DA1FC9">
      <w:r w:rsidRPr="0032066A">
        <w:t xml:space="preserve">HMI Logic shall check to see if schedule is required and prompt the user appropriately. </w:t>
      </w:r>
    </w:p>
    <w:p w14:paraId="670671D7" w14:textId="77777777" w:rsidR="00DA1FC9" w:rsidRPr="0032066A" w:rsidRDefault="002B5930" w:rsidP="002B5930">
      <w:pPr>
        <w:numPr>
          <w:ilvl w:val="0"/>
          <w:numId w:val="24"/>
        </w:numPr>
      </w:pPr>
      <w:r w:rsidRPr="0032066A">
        <w:t xml:space="preserve">If </w:t>
      </w:r>
      <w:r w:rsidRPr="0032066A">
        <w:rPr>
          <w:rFonts w:cs="Arial"/>
        </w:rPr>
        <w:t xml:space="preserve">recurring </w:t>
      </w:r>
      <w:r w:rsidRPr="0032066A">
        <w:t xml:space="preserve">schedule is set, then HMI shall show that when the system will retry. </w:t>
      </w:r>
    </w:p>
    <w:p w14:paraId="4244582A" w14:textId="77777777" w:rsidR="00EA4672" w:rsidRDefault="002B5930" w:rsidP="002B5930">
      <w:pPr>
        <w:numPr>
          <w:ilvl w:val="0"/>
          <w:numId w:val="24"/>
        </w:numPr>
      </w:pPr>
      <w:r w:rsidRPr="0032066A">
        <w:t>If the schedule was one time, then HMI shall allow to user to se</w:t>
      </w:r>
      <w:r>
        <w:t>t a schedule</w:t>
      </w:r>
      <w:r w:rsidRPr="0032066A">
        <w:t xml:space="preserve">. </w:t>
      </w:r>
    </w:p>
    <w:p w14:paraId="6F09E3E5" w14:textId="77777777" w:rsidR="00EA4672" w:rsidRDefault="002B5930" w:rsidP="00DA1FC9">
      <w:r>
        <w:t xml:space="preserve">HMI shall display the preconditions based on the priority: -  </w:t>
      </w:r>
    </w:p>
    <w:p w14:paraId="3E55671D" w14:textId="52F729C2" w:rsidR="00DA1FC9" w:rsidRDefault="002B5930" w:rsidP="00DA1FC9">
      <w:pPr>
        <w:jc w:val="center"/>
      </w:pPr>
      <w:r>
        <w:object w:dxaOrig="6691" w:dyaOrig="8581" w14:anchorId="1ACE42A9">
          <v:shape id="5f1afd8f0000389d59abfb38" o:spid="_x0000_i1036" type="#_x0000_t75" style="width:331.2pt;height:424.8pt" o:ole="">
            <v:imagedata r:id="rId35" o:title=""/>
          </v:shape>
          <o:OLEObject Type="Embed" ProgID="Visio.Drawing.15" ShapeID="5f1afd8f0000389d59abfb38" DrawAspect="Content" ObjectID="_1682150975" r:id="rId36"/>
        </w:object>
      </w:r>
    </w:p>
    <w:p w14:paraId="58B84781" w14:textId="77777777" w:rsidR="00EA4672" w:rsidRDefault="002B5930" w:rsidP="00DA1FC9">
      <w:pPr>
        <w:jc w:val="center"/>
        <w:rPr>
          <w:b/>
        </w:rPr>
      </w:pPr>
      <w:r w:rsidRPr="003F5194">
        <w:rPr>
          <w:b/>
        </w:rPr>
        <w:t>Flow 10: Priority to display the HMI messages</w:t>
      </w:r>
    </w:p>
    <w:p w14:paraId="6D8D401E" w14:textId="77777777" w:rsidR="00EA4672" w:rsidRDefault="002B5930" w:rsidP="00DA1FC9">
      <w:r w:rsidRPr="0032066A">
        <w:t xml:space="preserve">If </w:t>
      </w:r>
      <w:r>
        <w:t xml:space="preserve">at schedule time </w:t>
      </w:r>
      <w:r w:rsidRPr="0032066A">
        <w:t>following preconditions are not complete</w:t>
      </w:r>
      <w:r>
        <w:t xml:space="preserve">, then HMI shall receive a flag </w:t>
      </w:r>
      <w:proofErr w:type="spellStart"/>
      <w:r w:rsidRPr="006E1BC0">
        <w:rPr>
          <w:color w:val="0000CC"/>
        </w:rPr>
        <w:t>LS_OTAM_SW_Update_Postpone</w:t>
      </w:r>
      <w:proofErr w:type="spellEnd"/>
      <w:r w:rsidRPr="006E1BC0">
        <w:rPr>
          <w:color w:val="0000CC"/>
        </w:rPr>
        <w:t xml:space="preserve"> = True</w:t>
      </w:r>
      <w:r>
        <w:t xml:space="preserve"> with list </w:t>
      </w:r>
      <w:proofErr w:type="spellStart"/>
      <w:r w:rsidRPr="0056305A">
        <w:rPr>
          <w:color w:val="0000CC"/>
        </w:rPr>
        <w:t>LS_OTAM_PreconditionList</w:t>
      </w:r>
      <w:proofErr w:type="spellEnd"/>
      <w:r w:rsidRPr="0056305A">
        <w:rPr>
          <w:color w:val="0000CC"/>
        </w:rPr>
        <w:t xml:space="preserve"> = list</w:t>
      </w:r>
      <w:r w:rsidRPr="006E1BC0">
        <w:rPr>
          <w:color w:val="0000CC"/>
        </w:rPr>
        <w:t xml:space="preserve"> </w:t>
      </w:r>
      <w:r>
        <w:t xml:space="preserve">of the preconditions that are not met. </w:t>
      </w:r>
    </w:p>
    <w:p w14:paraId="5357F85C" w14:textId="309C0C36" w:rsidR="00DA1FC9" w:rsidRDefault="002B5930" w:rsidP="00DA1FC9">
      <w:pPr>
        <w:rPr>
          <w:rFonts w:ascii="Segoe UI" w:hAnsi="Segoe UI" w:cs="Segoe UI"/>
          <w:color w:val="4E586A"/>
          <w:sz w:val="16"/>
          <w:szCs w:val="16"/>
        </w:rPr>
      </w:pPr>
      <w:r w:rsidRPr="00E300D8">
        <w:t xml:space="preserve">HMI </w:t>
      </w:r>
      <w:r>
        <w:t xml:space="preserve">popup shall have </w:t>
      </w:r>
      <w:r w:rsidRPr="00E300D8">
        <w:t>refer</w:t>
      </w:r>
      <w:r>
        <w:t>ence</w:t>
      </w:r>
      <w:r w:rsidRPr="00E300D8">
        <w:t xml:space="preserve"> to owner manual </w:t>
      </w:r>
      <w:r>
        <w:t xml:space="preserve">where user can see full actionable preconditions </w:t>
      </w:r>
      <w:r w:rsidRPr="00E300D8">
        <w:t>list.</w:t>
      </w:r>
      <w:r>
        <w:t xml:space="preserve"> </w:t>
      </w:r>
    </w:p>
    <w:p w14:paraId="70DFB44A" w14:textId="77777777" w:rsidR="00DA1FC9" w:rsidRDefault="00DC691E" w:rsidP="00DA1FC9"/>
    <w:tbl>
      <w:tblPr>
        <w:tblStyle w:val="TableGrid"/>
        <w:tblW w:w="10595" w:type="dxa"/>
        <w:tblLook w:val="04A0" w:firstRow="1" w:lastRow="0" w:firstColumn="1" w:lastColumn="0" w:noHBand="0" w:noVBand="1"/>
      </w:tblPr>
      <w:tblGrid>
        <w:gridCol w:w="900"/>
        <w:gridCol w:w="1036"/>
        <w:gridCol w:w="1238"/>
        <w:gridCol w:w="1230"/>
        <w:gridCol w:w="839"/>
        <w:gridCol w:w="5352"/>
      </w:tblGrid>
      <w:tr w:rsidR="00DA1FC9" w:rsidRPr="00E300D8" w14:paraId="77B8CACA" w14:textId="77777777" w:rsidTr="00DA1FC9">
        <w:trPr>
          <w:tblHeader/>
        </w:trPr>
        <w:tc>
          <w:tcPr>
            <w:tcW w:w="1936" w:type="dxa"/>
            <w:gridSpan w:val="2"/>
            <w:shd w:val="clear" w:color="auto" w:fill="A6A6A6" w:themeFill="background1" w:themeFillShade="A6"/>
          </w:tcPr>
          <w:p w14:paraId="5114770A" w14:textId="77777777" w:rsidR="00DA1FC9" w:rsidRPr="00E300D8" w:rsidRDefault="002B5930" w:rsidP="00DA1FC9">
            <w:r w:rsidRPr="00E300D8">
              <w:t>System Behavior</w:t>
            </w:r>
          </w:p>
        </w:tc>
        <w:tc>
          <w:tcPr>
            <w:tcW w:w="1238" w:type="dxa"/>
            <w:shd w:val="clear" w:color="auto" w:fill="A6A6A6" w:themeFill="background1" w:themeFillShade="A6"/>
          </w:tcPr>
          <w:p w14:paraId="192793BA" w14:textId="77777777" w:rsidR="00DA1FC9" w:rsidRPr="00E300D8" w:rsidRDefault="002B5930" w:rsidP="00DA1FC9">
            <w:r w:rsidRPr="00E300D8">
              <w:t>Popup Title</w:t>
            </w:r>
          </w:p>
        </w:tc>
        <w:tc>
          <w:tcPr>
            <w:tcW w:w="1230" w:type="dxa"/>
            <w:shd w:val="clear" w:color="auto" w:fill="A6A6A6" w:themeFill="background1" w:themeFillShade="A6"/>
          </w:tcPr>
          <w:p w14:paraId="1E5AF8ED" w14:textId="77777777" w:rsidR="00DA1FC9" w:rsidRPr="00E300D8" w:rsidRDefault="002B5930" w:rsidP="00DA1FC9">
            <w:r>
              <w:t xml:space="preserve">List Text </w:t>
            </w:r>
          </w:p>
        </w:tc>
        <w:tc>
          <w:tcPr>
            <w:tcW w:w="839" w:type="dxa"/>
            <w:shd w:val="clear" w:color="auto" w:fill="A6A6A6" w:themeFill="background1" w:themeFillShade="A6"/>
          </w:tcPr>
          <w:p w14:paraId="230C51F9" w14:textId="77777777" w:rsidR="00DA1FC9" w:rsidRPr="00E300D8" w:rsidRDefault="002B5930" w:rsidP="00DA1FC9">
            <w:r w:rsidRPr="00E300D8">
              <w:t>Priority</w:t>
            </w:r>
          </w:p>
        </w:tc>
        <w:tc>
          <w:tcPr>
            <w:tcW w:w="5352" w:type="dxa"/>
            <w:shd w:val="clear" w:color="auto" w:fill="A6A6A6" w:themeFill="background1" w:themeFillShade="A6"/>
          </w:tcPr>
          <w:p w14:paraId="2AB187F0" w14:textId="77777777" w:rsidR="00DA1FC9" w:rsidRPr="00E300D8" w:rsidRDefault="002B5930" w:rsidP="00DA1FC9">
            <w:r w:rsidRPr="00E300D8">
              <w:t>HMI Popup Text</w:t>
            </w:r>
          </w:p>
        </w:tc>
      </w:tr>
      <w:tr w:rsidR="00DA1FC9" w:rsidRPr="00E300D8" w14:paraId="4FE3F11A" w14:textId="77777777" w:rsidTr="00DA1FC9">
        <w:tc>
          <w:tcPr>
            <w:tcW w:w="900" w:type="dxa"/>
            <w:shd w:val="clear" w:color="auto" w:fill="A6A6A6" w:themeFill="background1" w:themeFillShade="A6"/>
          </w:tcPr>
          <w:p w14:paraId="0748A7F7" w14:textId="77777777" w:rsidR="00DA1FC9" w:rsidRDefault="00DC691E" w:rsidP="00DA1FC9">
            <w:pPr>
              <w:jc w:val="center"/>
              <w:rPr>
                <w:sz w:val="16"/>
              </w:rPr>
            </w:pPr>
          </w:p>
        </w:tc>
        <w:tc>
          <w:tcPr>
            <w:tcW w:w="9695" w:type="dxa"/>
            <w:gridSpan w:val="5"/>
            <w:shd w:val="clear" w:color="auto" w:fill="A6A6A6" w:themeFill="background1" w:themeFillShade="A6"/>
          </w:tcPr>
          <w:p w14:paraId="09605685" w14:textId="77777777" w:rsidR="00DA1FC9" w:rsidRPr="00E300D8" w:rsidRDefault="002B5930" w:rsidP="00DA1FC9">
            <w:pPr>
              <w:jc w:val="center"/>
              <w:rPr>
                <w:sz w:val="16"/>
              </w:rPr>
            </w:pPr>
            <w:r>
              <w:rPr>
                <w:sz w:val="16"/>
              </w:rPr>
              <w:t>User Action</w:t>
            </w:r>
          </w:p>
        </w:tc>
      </w:tr>
      <w:tr w:rsidR="00DA1FC9" w:rsidRPr="0032066A" w14:paraId="4F942664" w14:textId="77777777" w:rsidTr="00DA1FC9">
        <w:tc>
          <w:tcPr>
            <w:tcW w:w="1936" w:type="dxa"/>
            <w:gridSpan w:val="2"/>
          </w:tcPr>
          <w:p w14:paraId="76A5428A" w14:textId="77777777" w:rsidR="00DA1FC9" w:rsidRPr="0032066A" w:rsidRDefault="002B5930" w:rsidP="00DA1FC9">
            <w:r w:rsidRPr="001A4D43">
              <w:t>Vehicle Speed Too High</w:t>
            </w:r>
            <w:r w:rsidRPr="0032066A">
              <w:t>/Speed</w:t>
            </w:r>
          </w:p>
        </w:tc>
        <w:tc>
          <w:tcPr>
            <w:tcW w:w="1238" w:type="dxa"/>
          </w:tcPr>
          <w:p w14:paraId="3CF6AF01" w14:textId="77777777" w:rsidR="00DA1FC9" w:rsidRPr="0032066A" w:rsidRDefault="002B5930" w:rsidP="00DA1FC9">
            <w:r w:rsidRPr="0032066A">
              <w:t>System Not Updated</w:t>
            </w:r>
          </w:p>
        </w:tc>
        <w:tc>
          <w:tcPr>
            <w:tcW w:w="1230" w:type="dxa"/>
          </w:tcPr>
          <w:p w14:paraId="5EA49167" w14:textId="77777777" w:rsidR="00DA1FC9" w:rsidRDefault="002B5930" w:rsidP="00DA1FC9">
            <w:r w:rsidRPr="001A4D43">
              <w:t>Vehicle Speed</w:t>
            </w:r>
          </w:p>
        </w:tc>
        <w:tc>
          <w:tcPr>
            <w:tcW w:w="839" w:type="dxa"/>
          </w:tcPr>
          <w:p w14:paraId="6A6B06AA" w14:textId="77777777" w:rsidR="00DA1FC9" w:rsidRPr="0032066A" w:rsidRDefault="002B5930" w:rsidP="00DA1FC9">
            <w:r>
              <w:t>/&lt;5&gt;</w:t>
            </w:r>
          </w:p>
        </w:tc>
        <w:tc>
          <w:tcPr>
            <w:tcW w:w="5352" w:type="dxa"/>
          </w:tcPr>
          <w:p w14:paraId="26EB9754" w14:textId="77777777" w:rsidR="00DA1FC9" w:rsidRPr="0032066A" w:rsidRDefault="002B5930" w:rsidP="00DA1FC9">
            <w:r w:rsidRPr="0032066A">
              <w:t xml:space="preserve">The update was </w:t>
            </w:r>
            <w:r>
              <w:t xml:space="preserve">postponed </w:t>
            </w:r>
            <w:r w:rsidRPr="0032066A">
              <w:t xml:space="preserve">because the vehicle was in motion. </w:t>
            </w:r>
          </w:p>
          <w:p w14:paraId="371936C0" w14:textId="77777777" w:rsidR="00DA1FC9" w:rsidRDefault="002B5930" w:rsidP="00DA1FC9">
            <w:r>
              <w:t>{The vehicle will try again on {schedule date and time}.} / {Schedule a time to retry the update.}</w:t>
            </w:r>
          </w:p>
          <w:p w14:paraId="5D56374B" w14:textId="77777777" w:rsidR="00DA1FC9" w:rsidRPr="0032066A" w:rsidRDefault="002B5930" w:rsidP="00DA1FC9">
            <w:r w:rsidRPr="005451B4">
              <w:t>For more information, see the Owner’s Manual.</w:t>
            </w:r>
          </w:p>
        </w:tc>
      </w:tr>
      <w:tr w:rsidR="00DA1FC9" w:rsidRPr="0032066A" w14:paraId="36C9376E" w14:textId="77777777" w:rsidTr="00DA1FC9">
        <w:tc>
          <w:tcPr>
            <w:tcW w:w="1936" w:type="dxa"/>
            <w:gridSpan w:val="2"/>
          </w:tcPr>
          <w:p w14:paraId="0191A49F" w14:textId="77777777" w:rsidR="00DA1FC9" w:rsidRPr="0032066A" w:rsidRDefault="002B5930" w:rsidP="00DA1FC9">
            <w:r w:rsidRPr="0032066A">
              <w:t>DC Charging (E</w:t>
            </w:r>
            <w:r>
              <w:t>V</w:t>
            </w:r>
            <w:r w:rsidRPr="0032066A">
              <w:t xml:space="preserve"> &amp; Plug In PHEV)</w:t>
            </w:r>
          </w:p>
        </w:tc>
        <w:tc>
          <w:tcPr>
            <w:tcW w:w="1238" w:type="dxa"/>
          </w:tcPr>
          <w:p w14:paraId="4B651684" w14:textId="77777777" w:rsidR="00DA1FC9" w:rsidRPr="0032066A" w:rsidRDefault="002B5930" w:rsidP="00DA1FC9">
            <w:r w:rsidRPr="0032066A">
              <w:t>System Not Updated</w:t>
            </w:r>
          </w:p>
        </w:tc>
        <w:tc>
          <w:tcPr>
            <w:tcW w:w="1230" w:type="dxa"/>
          </w:tcPr>
          <w:p w14:paraId="001DACFC" w14:textId="77777777" w:rsidR="00DA1FC9" w:rsidRDefault="00DC691E" w:rsidP="00DA1FC9"/>
        </w:tc>
        <w:tc>
          <w:tcPr>
            <w:tcW w:w="839" w:type="dxa"/>
          </w:tcPr>
          <w:p w14:paraId="0D81F520" w14:textId="77777777" w:rsidR="00DA1FC9" w:rsidRPr="0032066A" w:rsidRDefault="002B5930" w:rsidP="00DA1FC9">
            <w:r>
              <w:t>/&lt;4&gt;</w:t>
            </w:r>
          </w:p>
        </w:tc>
        <w:tc>
          <w:tcPr>
            <w:tcW w:w="5352" w:type="dxa"/>
          </w:tcPr>
          <w:p w14:paraId="4DA57B3B" w14:textId="77777777" w:rsidR="00DA1FC9" w:rsidRPr="009535E1" w:rsidRDefault="002B5930" w:rsidP="00DA1FC9">
            <w:r w:rsidRPr="0032066A">
              <w:t xml:space="preserve">The update was </w:t>
            </w:r>
            <w:r>
              <w:t xml:space="preserve">postponed </w:t>
            </w:r>
            <w:r w:rsidRPr="0032066A">
              <w:t>because the vehicle was charging.</w:t>
            </w:r>
            <w:r w:rsidRPr="00420040">
              <w:rPr>
                <w:b/>
              </w:rPr>
              <w:t xml:space="preserve"> </w:t>
            </w:r>
          </w:p>
          <w:p w14:paraId="60756DE4" w14:textId="77777777" w:rsidR="00DA1FC9" w:rsidRDefault="002B5930" w:rsidP="00DA1FC9">
            <w:r>
              <w:t>{The vehicle will try again on {schedule date and time}.} / {Schedule a time to retry the update.}</w:t>
            </w:r>
          </w:p>
          <w:p w14:paraId="14059F9E" w14:textId="77777777" w:rsidR="00DA1FC9" w:rsidRPr="0032066A" w:rsidRDefault="002B5930" w:rsidP="00DA1FC9">
            <w:r w:rsidRPr="009535E1">
              <w:lastRenderedPageBreak/>
              <w:t>For more information, see the Owner’s Manual.</w:t>
            </w:r>
          </w:p>
        </w:tc>
      </w:tr>
      <w:tr w:rsidR="00DA1FC9" w:rsidRPr="0032066A" w14:paraId="00992F00" w14:textId="77777777" w:rsidTr="00DA1FC9">
        <w:tc>
          <w:tcPr>
            <w:tcW w:w="1936" w:type="dxa"/>
            <w:gridSpan w:val="2"/>
          </w:tcPr>
          <w:p w14:paraId="6060584B" w14:textId="77777777" w:rsidR="00DA1FC9" w:rsidRPr="0032066A" w:rsidRDefault="002B5930" w:rsidP="00DA1FC9">
            <w:r w:rsidRPr="001A4D43">
              <w:lastRenderedPageBreak/>
              <w:t>PRNDL Out of Range</w:t>
            </w:r>
            <w:r w:rsidRPr="0032066A">
              <w:t>/</w:t>
            </w:r>
            <w:r w:rsidRPr="001A4D43">
              <w:t xml:space="preserve"> PRNDL State</w:t>
            </w:r>
          </w:p>
        </w:tc>
        <w:tc>
          <w:tcPr>
            <w:tcW w:w="1238" w:type="dxa"/>
          </w:tcPr>
          <w:p w14:paraId="6B280D36" w14:textId="77777777" w:rsidR="00DA1FC9" w:rsidRPr="0032066A" w:rsidRDefault="002B5930" w:rsidP="00DA1FC9">
            <w:r w:rsidRPr="0032066A">
              <w:t>System Not Updated</w:t>
            </w:r>
          </w:p>
        </w:tc>
        <w:tc>
          <w:tcPr>
            <w:tcW w:w="1230" w:type="dxa"/>
          </w:tcPr>
          <w:p w14:paraId="7A8FB3E5" w14:textId="77777777" w:rsidR="00DA1FC9" w:rsidRDefault="00DC691E" w:rsidP="00DA1FC9"/>
        </w:tc>
        <w:tc>
          <w:tcPr>
            <w:tcW w:w="839" w:type="dxa"/>
          </w:tcPr>
          <w:p w14:paraId="75F54BF4" w14:textId="77777777" w:rsidR="00DA1FC9" w:rsidRPr="0032066A" w:rsidRDefault="002B5930" w:rsidP="00DA1FC9">
            <w:r>
              <w:t>/&lt;8&gt;</w:t>
            </w:r>
          </w:p>
        </w:tc>
        <w:tc>
          <w:tcPr>
            <w:tcW w:w="5352" w:type="dxa"/>
          </w:tcPr>
          <w:p w14:paraId="5E6FC1E8" w14:textId="77777777" w:rsidR="00DA1FC9" w:rsidRPr="0032066A" w:rsidRDefault="002B5930" w:rsidP="00DA1FC9">
            <w:r w:rsidRPr="0032066A">
              <w:t xml:space="preserve">The update was </w:t>
            </w:r>
            <w:r>
              <w:t xml:space="preserve">postponed </w:t>
            </w:r>
            <w:r w:rsidRPr="0032066A">
              <w:t>because the vehicle was not in park (P).</w:t>
            </w:r>
          </w:p>
          <w:p w14:paraId="006EBB46" w14:textId="77777777" w:rsidR="00DA1FC9" w:rsidRDefault="002B5930" w:rsidP="00DA1FC9">
            <w:r>
              <w:t>{The vehicle will try again on {schedule date and time}.} / {Schedule a time to retry the update.}</w:t>
            </w:r>
          </w:p>
          <w:p w14:paraId="331325AD" w14:textId="77777777" w:rsidR="00DA1FC9" w:rsidRPr="0032066A" w:rsidRDefault="002B5930" w:rsidP="00DA1FC9">
            <w:r w:rsidRPr="009535E1">
              <w:t>For more information, see the Owner’s Manual.</w:t>
            </w:r>
          </w:p>
        </w:tc>
      </w:tr>
      <w:tr w:rsidR="00DA1FC9" w:rsidRPr="0032066A" w14:paraId="69534EC4" w14:textId="77777777" w:rsidTr="00DA1FC9">
        <w:tc>
          <w:tcPr>
            <w:tcW w:w="1936" w:type="dxa"/>
            <w:gridSpan w:val="2"/>
          </w:tcPr>
          <w:p w14:paraId="0FACC71E" w14:textId="77777777" w:rsidR="00DA1FC9" w:rsidRPr="0032066A" w:rsidRDefault="002B5930" w:rsidP="00DA1FC9">
            <w:r w:rsidRPr="0032066A">
              <w:t>Hazards On</w:t>
            </w:r>
          </w:p>
        </w:tc>
        <w:tc>
          <w:tcPr>
            <w:tcW w:w="1238" w:type="dxa"/>
          </w:tcPr>
          <w:p w14:paraId="725F76E4" w14:textId="77777777" w:rsidR="00DA1FC9" w:rsidRPr="0032066A" w:rsidRDefault="002B5930" w:rsidP="00DA1FC9">
            <w:r w:rsidRPr="0032066A">
              <w:t>System Not Updated</w:t>
            </w:r>
          </w:p>
        </w:tc>
        <w:tc>
          <w:tcPr>
            <w:tcW w:w="1230" w:type="dxa"/>
          </w:tcPr>
          <w:p w14:paraId="5361043C" w14:textId="77777777" w:rsidR="00DA1FC9" w:rsidRDefault="00DC691E" w:rsidP="00DA1FC9"/>
        </w:tc>
        <w:tc>
          <w:tcPr>
            <w:tcW w:w="839" w:type="dxa"/>
          </w:tcPr>
          <w:p w14:paraId="4BEC51EE" w14:textId="77777777" w:rsidR="00DA1FC9" w:rsidRPr="0032066A" w:rsidRDefault="002B5930" w:rsidP="00DA1FC9">
            <w:r>
              <w:t>/&lt;4&gt;</w:t>
            </w:r>
          </w:p>
        </w:tc>
        <w:tc>
          <w:tcPr>
            <w:tcW w:w="5352" w:type="dxa"/>
          </w:tcPr>
          <w:p w14:paraId="440FF306" w14:textId="77777777" w:rsidR="00DA1FC9" w:rsidRPr="0032066A" w:rsidRDefault="002B5930" w:rsidP="00DA1FC9">
            <w:r w:rsidRPr="0032066A">
              <w:t xml:space="preserve">The update was </w:t>
            </w:r>
            <w:r>
              <w:t xml:space="preserve">postponed </w:t>
            </w:r>
            <w:r w:rsidRPr="0032066A">
              <w:t>because the hazard lights were on.</w:t>
            </w:r>
          </w:p>
          <w:p w14:paraId="32EB05AC" w14:textId="77777777" w:rsidR="00DA1FC9" w:rsidRDefault="002B5930" w:rsidP="00DA1FC9">
            <w:r>
              <w:t>{The vehicle will try again on {schedule date and time}.} / {Schedule a time to retry the update.}</w:t>
            </w:r>
          </w:p>
          <w:p w14:paraId="7D455ED0" w14:textId="77777777" w:rsidR="00DA1FC9" w:rsidRPr="0032066A" w:rsidRDefault="002B5930" w:rsidP="00DA1FC9">
            <w:r w:rsidRPr="009535E1">
              <w:t>For more information, see the Owner’s Manual.</w:t>
            </w:r>
          </w:p>
        </w:tc>
      </w:tr>
      <w:tr w:rsidR="00DA1FC9" w:rsidRPr="0032066A" w14:paraId="1E1E55B4" w14:textId="77777777" w:rsidTr="00DA1FC9">
        <w:tc>
          <w:tcPr>
            <w:tcW w:w="1936" w:type="dxa"/>
            <w:gridSpan w:val="2"/>
          </w:tcPr>
          <w:p w14:paraId="3C01A320" w14:textId="77777777" w:rsidR="00DA1FC9" w:rsidRPr="0032066A" w:rsidRDefault="002B5930" w:rsidP="00DA1FC9">
            <w:r w:rsidRPr="0032066A">
              <w:t>Alarm Actively Sounding</w:t>
            </w:r>
          </w:p>
        </w:tc>
        <w:tc>
          <w:tcPr>
            <w:tcW w:w="1238" w:type="dxa"/>
          </w:tcPr>
          <w:p w14:paraId="25DBC803" w14:textId="77777777" w:rsidR="00DA1FC9" w:rsidRPr="0032066A" w:rsidRDefault="002B5930" w:rsidP="00DA1FC9">
            <w:r w:rsidRPr="0032066A">
              <w:t>System Not Updated</w:t>
            </w:r>
          </w:p>
        </w:tc>
        <w:tc>
          <w:tcPr>
            <w:tcW w:w="1230" w:type="dxa"/>
          </w:tcPr>
          <w:p w14:paraId="7B94D634" w14:textId="77777777" w:rsidR="00DA1FC9" w:rsidRDefault="00DC691E" w:rsidP="00DA1FC9"/>
        </w:tc>
        <w:tc>
          <w:tcPr>
            <w:tcW w:w="839" w:type="dxa"/>
          </w:tcPr>
          <w:p w14:paraId="17EA9529" w14:textId="77777777" w:rsidR="00DA1FC9" w:rsidRPr="0032066A" w:rsidRDefault="002B5930" w:rsidP="00DA1FC9">
            <w:r>
              <w:t>/&lt;4&gt;</w:t>
            </w:r>
          </w:p>
        </w:tc>
        <w:tc>
          <w:tcPr>
            <w:tcW w:w="5352" w:type="dxa"/>
          </w:tcPr>
          <w:p w14:paraId="1D68FA92" w14:textId="77777777" w:rsidR="00DA1FC9" w:rsidRPr="0032066A" w:rsidRDefault="002B5930" w:rsidP="00DA1FC9">
            <w:r w:rsidRPr="0032066A">
              <w:t xml:space="preserve">The update was </w:t>
            </w:r>
            <w:r>
              <w:t xml:space="preserve">postponed </w:t>
            </w:r>
            <w:r w:rsidRPr="0032066A">
              <w:t xml:space="preserve">because the alarm sounded. </w:t>
            </w:r>
          </w:p>
          <w:p w14:paraId="5F61811D" w14:textId="77777777" w:rsidR="00DA1FC9" w:rsidRDefault="002B5930" w:rsidP="00DA1FC9">
            <w:r>
              <w:t>{The vehicle will try again on {schedule date and time}.} / {Schedule a time to retry the update.}</w:t>
            </w:r>
          </w:p>
          <w:p w14:paraId="3AA319B7" w14:textId="77777777" w:rsidR="00DA1FC9" w:rsidRPr="0032066A" w:rsidRDefault="002B5930" w:rsidP="00DA1FC9">
            <w:r w:rsidRPr="009535E1">
              <w:t>For more information, see the Owner’s Manual.</w:t>
            </w:r>
          </w:p>
        </w:tc>
      </w:tr>
      <w:tr w:rsidR="00DA1FC9" w:rsidRPr="0032066A" w14:paraId="067A102A" w14:textId="77777777" w:rsidTr="00DA1FC9">
        <w:tc>
          <w:tcPr>
            <w:tcW w:w="1936" w:type="dxa"/>
            <w:gridSpan w:val="2"/>
          </w:tcPr>
          <w:p w14:paraId="0CCA942A" w14:textId="77777777" w:rsidR="00DA1FC9" w:rsidRPr="0032066A" w:rsidRDefault="002B5930" w:rsidP="00DA1FC9">
            <w:r w:rsidRPr="001A4D43">
              <w:t xml:space="preserve">Engine RPM Too High </w:t>
            </w:r>
            <w:r w:rsidRPr="00E300D8">
              <w:rPr>
                <w:sz w:val="16"/>
              </w:rPr>
              <w:t>(or Torque Available)/Engine Status</w:t>
            </w:r>
          </w:p>
        </w:tc>
        <w:tc>
          <w:tcPr>
            <w:tcW w:w="1238" w:type="dxa"/>
          </w:tcPr>
          <w:p w14:paraId="52A2C475" w14:textId="77777777" w:rsidR="00DA1FC9" w:rsidRPr="0032066A" w:rsidRDefault="002B5930" w:rsidP="00DA1FC9">
            <w:r w:rsidRPr="0032066A">
              <w:t>System Not Updated</w:t>
            </w:r>
          </w:p>
        </w:tc>
        <w:tc>
          <w:tcPr>
            <w:tcW w:w="1230" w:type="dxa"/>
          </w:tcPr>
          <w:p w14:paraId="495794FE" w14:textId="77777777" w:rsidR="00DA1FC9" w:rsidRDefault="00DC691E" w:rsidP="00DA1FC9"/>
        </w:tc>
        <w:tc>
          <w:tcPr>
            <w:tcW w:w="839" w:type="dxa"/>
          </w:tcPr>
          <w:p w14:paraId="3FFBC1F8" w14:textId="77777777" w:rsidR="00DA1FC9" w:rsidRPr="0032066A" w:rsidRDefault="002B5930" w:rsidP="00DA1FC9">
            <w:r>
              <w:t>/&lt;6&gt;</w:t>
            </w:r>
          </w:p>
        </w:tc>
        <w:tc>
          <w:tcPr>
            <w:tcW w:w="5352" w:type="dxa"/>
          </w:tcPr>
          <w:p w14:paraId="384D1DF0" w14:textId="77777777" w:rsidR="00DA1FC9" w:rsidRPr="0032066A" w:rsidRDefault="002B5930" w:rsidP="00DA1FC9">
            <w:r w:rsidRPr="0032066A">
              <w:t xml:space="preserve">The update was </w:t>
            </w:r>
            <w:r>
              <w:t xml:space="preserve">postponed </w:t>
            </w:r>
            <w:r w:rsidRPr="0032066A">
              <w:t>because the</w:t>
            </w:r>
            <w:r>
              <w:t xml:space="preserve"> engine </w:t>
            </w:r>
            <w:r w:rsidRPr="00FD7825">
              <w:t>was</w:t>
            </w:r>
            <w:r>
              <w:t xml:space="preserve"> running</w:t>
            </w:r>
            <w:r w:rsidRPr="0032066A">
              <w:t xml:space="preserve">. </w:t>
            </w:r>
          </w:p>
          <w:p w14:paraId="018247AC" w14:textId="77777777" w:rsidR="00DA1FC9" w:rsidRDefault="002B5930" w:rsidP="00DA1FC9">
            <w:r>
              <w:t>{The vehicle will try again on {schedule date and time}.} / {Schedule a time to retry the update.}</w:t>
            </w:r>
          </w:p>
          <w:p w14:paraId="7E044FE5" w14:textId="77777777" w:rsidR="00DA1FC9" w:rsidRPr="0032066A" w:rsidRDefault="002B5930" w:rsidP="00DA1FC9">
            <w:r w:rsidRPr="009535E1">
              <w:t>For more information, see the Owner’s Manual.</w:t>
            </w:r>
          </w:p>
        </w:tc>
      </w:tr>
      <w:tr w:rsidR="00DA1FC9" w:rsidRPr="0032066A" w14:paraId="3718DD81" w14:textId="77777777" w:rsidTr="00DA1FC9">
        <w:tc>
          <w:tcPr>
            <w:tcW w:w="1936" w:type="dxa"/>
            <w:gridSpan w:val="2"/>
          </w:tcPr>
          <w:p w14:paraId="13CABF9A" w14:textId="77777777" w:rsidR="00DA1FC9" w:rsidRPr="0032066A" w:rsidRDefault="002B5930" w:rsidP="00DA1FC9">
            <w:r w:rsidRPr="0032066A">
              <w:t xml:space="preserve">Liftgate Ajar </w:t>
            </w:r>
          </w:p>
        </w:tc>
        <w:tc>
          <w:tcPr>
            <w:tcW w:w="1238" w:type="dxa"/>
          </w:tcPr>
          <w:p w14:paraId="64252E17" w14:textId="77777777" w:rsidR="00DA1FC9" w:rsidRPr="0032066A" w:rsidRDefault="002B5930" w:rsidP="00DA1FC9">
            <w:r w:rsidRPr="0032066A">
              <w:t>System Not Updated</w:t>
            </w:r>
          </w:p>
        </w:tc>
        <w:tc>
          <w:tcPr>
            <w:tcW w:w="1230" w:type="dxa"/>
          </w:tcPr>
          <w:p w14:paraId="01661C93" w14:textId="77777777" w:rsidR="00DA1FC9" w:rsidRDefault="00DC691E" w:rsidP="00DA1FC9"/>
        </w:tc>
        <w:tc>
          <w:tcPr>
            <w:tcW w:w="839" w:type="dxa"/>
          </w:tcPr>
          <w:p w14:paraId="4562DC50" w14:textId="77777777" w:rsidR="00DA1FC9" w:rsidRPr="0032066A" w:rsidRDefault="002B5930" w:rsidP="00DA1FC9">
            <w:r>
              <w:t>/&lt;8&gt;</w:t>
            </w:r>
          </w:p>
        </w:tc>
        <w:tc>
          <w:tcPr>
            <w:tcW w:w="5352" w:type="dxa"/>
          </w:tcPr>
          <w:p w14:paraId="7CAAC9A5" w14:textId="77777777" w:rsidR="00DA1FC9" w:rsidRPr="0032066A" w:rsidRDefault="002B5930" w:rsidP="00DA1FC9">
            <w:r w:rsidRPr="0032066A">
              <w:t xml:space="preserve">The update was </w:t>
            </w:r>
            <w:r>
              <w:t xml:space="preserve">postponed </w:t>
            </w:r>
            <w:r w:rsidRPr="0032066A">
              <w:t>because the liftgate was open.</w:t>
            </w:r>
          </w:p>
          <w:p w14:paraId="3F06A96A" w14:textId="77777777" w:rsidR="00DA1FC9" w:rsidRDefault="002B5930" w:rsidP="00DA1FC9">
            <w:r>
              <w:t>{The vehicle will try again on {schedule date and time}.} / {Schedule a time to retry the update.}</w:t>
            </w:r>
          </w:p>
          <w:p w14:paraId="7D9E25B0" w14:textId="77777777" w:rsidR="00DA1FC9" w:rsidRPr="0032066A" w:rsidRDefault="002B5930" w:rsidP="00DA1FC9">
            <w:r w:rsidRPr="009535E1">
              <w:t>For more information, see the Owner’s Manual.</w:t>
            </w:r>
          </w:p>
        </w:tc>
      </w:tr>
      <w:tr w:rsidR="00DA1FC9" w:rsidRPr="0032066A" w14:paraId="38C73299" w14:textId="77777777" w:rsidTr="00DA1FC9">
        <w:tc>
          <w:tcPr>
            <w:tcW w:w="1936" w:type="dxa"/>
            <w:gridSpan w:val="2"/>
          </w:tcPr>
          <w:p w14:paraId="4FF66E69" w14:textId="77777777" w:rsidR="00DA1FC9" w:rsidRPr="0032066A" w:rsidRDefault="002B5930" w:rsidP="00DA1FC9">
            <w:r w:rsidRPr="0032066A">
              <w:t>Park Lamps On</w:t>
            </w:r>
          </w:p>
        </w:tc>
        <w:tc>
          <w:tcPr>
            <w:tcW w:w="1238" w:type="dxa"/>
          </w:tcPr>
          <w:p w14:paraId="3BF69619" w14:textId="77777777" w:rsidR="00DA1FC9" w:rsidRPr="0032066A" w:rsidRDefault="002B5930" w:rsidP="00DA1FC9">
            <w:r w:rsidRPr="0032066A">
              <w:t>System Not Updated</w:t>
            </w:r>
          </w:p>
        </w:tc>
        <w:tc>
          <w:tcPr>
            <w:tcW w:w="1230" w:type="dxa"/>
          </w:tcPr>
          <w:p w14:paraId="7DE922C2" w14:textId="77777777" w:rsidR="00DA1FC9" w:rsidRDefault="00DC691E" w:rsidP="00DA1FC9"/>
        </w:tc>
        <w:tc>
          <w:tcPr>
            <w:tcW w:w="839" w:type="dxa"/>
          </w:tcPr>
          <w:p w14:paraId="73E758F8" w14:textId="77777777" w:rsidR="00DA1FC9" w:rsidRPr="0032066A" w:rsidRDefault="002B5930" w:rsidP="00DA1FC9">
            <w:r>
              <w:t>/&lt;8&gt;</w:t>
            </w:r>
          </w:p>
        </w:tc>
        <w:tc>
          <w:tcPr>
            <w:tcW w:w="5352" w:type="dxa"/>
          </w:tcPr>
          <w:p w14:paraId="0D4D22E6" w14:textId="77777777" w:rsidR="00DA1FC9" w:rsidRPr="0032066A" w:rsidRDefault="002B5930" w:rsidP="00DA1FC9">
            <w:r w:rsidRPr="0032066A">
              <w:t xml:space="preserve">The update was </w:t>
            </w:r>
            <w:r>
              <w:t xml:space="preserve">postponed </w:t>
            </w:r>
            <w:r w:rsidRPr="0032066A">
              <w:t xml:space="preserve">because the parking lights were on. </w:t>
            </w:r>
          </w:p>
          <w:p w14:paraId="63408E52" w14:textId="77777777" w:rsidR="00DA1FC9" w:rsidRDefault="002B5930" w:rsidP="00DA1FC9">
            <w:r>
              <w:t>{The vehicle will try again on {schedule date and time}.} / {Schedule a time to retry the update.}</w:t>
            </w:r>
          </w:p>
          <w:p w14:paraId="3EA0C58B" w14:textId="77777777" w:rsidR="00DA1FC9" w:rsidRPr="0032066A" w:rsidRDefault="002B5930" w:rsidP="00DA1FC9">
            <w:r w:rsidRPr="009535E1">
              <w:t>For more information, see the Owner’s Manual.</w:t>
            </w:r>
          </w:p>
        </w:tc>
      </w:tr>
      <w:tr w:rsidR="00DA1FC9" w:rsidRPr="0032066A" w14:paraId="01FF8FE2" w14:textId="77777777" w:rsidTr="00DA1FC9">
        <w:tc>
          <w:tcPr>
            <w:tcW w:w="1936" w:type="dxa"/>
            <w:gridSpan w:val="2"/>
          </w:tcPr>
          <w:p w14:paraId="4CECEDE6" w14:textId="77777777" w:rsidR="00DA1FC9" w:rsidRPr="0032066A" w:rsidRDefault="002B5930" w:rsidP="00DA1FC9">
            <w:r w:rsidRPr="0032066A">
              <w:t>Illuminated Exit Active</w:t>
            </w:r>
          </w:p>
        </w:tc>
        <w:tc>
          <w:tcPr>
            <w:tcW w:w="1238" w:type="dxa"/>
          </w:tcPr>
          <w:p w14:paraId="386F73FC" w14:textId="77777777" w:rsidR="00DA1FC9" w:rsidRPr="0032066A" w:rsidRDefault="002B5930" w:rsidP="00DA1FC9">
            <w:r w:rsidRPr="0032066A">
              <w:t>System Not Updated</w:t>
            </w:r>
          </w:p>
        </w:tc>
        <w:tc>
          <w:tcPr>
            <w:tcW w:w="1230" w:type="dxa"/>
          </w:tcPr>
          <w:p w14:paraId="26C165D0" w14:textId="77777777" w:rsidR="00DA1FC9" w:rsidRDefault="00DC691E" w:rsidP="00DA1FC9"/>
        </w:tc>
        <w:tc>
          <w:tcPr>
            <w:tcW w:w="839" w:type="dxa"/>
          </w:tcPr>
          <w:p w14:paraId="646B992D" w14:textId="77777777" w:rsidR="00DA1FC9" w:rsidRPr="0032066A" w:rsidRDefault="002B5930" w:rsidP="00DA1FC9">
            <w:r>
              <w:t>/&lt;6&gt;</w:t>
            </w:r>
          </w:p>
        </w:tc>
        <w:tc>
          <w:tcPr>
            <w:tcW w:w="5352" w:type="dxa"/>
          </w:tcPr>
          <w:p w14:paraId="0EE05188" w14:textId="77777777" w:rsidR="00DA1FC9" w:rsidRPr="0032066A" w:rsidRDefault="002B5930" w:rsidP="00DA1FC9">
            <w:r w:rsidRPr="0032066A">
              <w:t xml:space="preserve">The update was </w:t>
            </w:r>
            <w:r>
              <w:t xml:space="preserve">postponed </w:t>
            </w:r>
            <w:r w:rsidRPr="0032066A">
              <w:t>because the Illuminated Exit system was on.</w:t>
            </w:r>
          </w:p>
          <w:p w14:paraId="4EA47D63" w14:textId="77777777" w:rsidR="00DA1FC9" w:rsidRDefault="002B5930" w:rsidP="00DA1FC9">
            <w:r>
              <w:t>{The vehicle will try again on {schedule date and time}.} / {Schedule a time to retry the update.}</w:t>
            </w:r>
          </w:p>
          <w:p w14:paraId="176B1489" w14:textId="77777777" w:rsidR="00DA1FC9" w:rsidRPr="0032066A" w:rsidRDefault="002B5930" w:rsidP="00DA1FC9">
            <w:r w:rsidRPr="009535E1">
              <w:t>For more information, see the Owner’s Manual.</w:t>
            </w:r>
          </w:p>
        </w:tc>
      </w:tr>
      <w:tr w:rsidR="00DA1FC9" w:rsidRPr="0032066A" w14:paraId="142F7685" w14:textId="77777777" w:rsidTr="00DA1FC9">
        <w:tc>
          <w:tcPr>
            <w:tcW w:w="1936" w:type="dxa"/>
            <w:gridSpan w:val="2"/>
          </w:tcPr>
          <w:p w14:paraId="443F88D9" w14:textId="77777777" w:rsidR="00DA1FC9" w:rsidRPr="0032066A" w:rsidRDefault="002B5930" w:rsidP="00DA1FC9">
            <w:r w:rsidRPr="0032066A">
              <w:t>Door Ajar</w:t>
            </w:r>
          </w:p>
        </w:tc>
        <w:tc>
          <w:tcPr>
            <w:tcW w:w="1238" w:type="dxa"/>
          </w:tcPr>
          <w:p w14:paraId="5471CC11" w14:textId="77777777" w:rsidR="00DA1FC9" w:rsidRPr="0032066A" w:rsidRDefault="002B5930" w:rsidP="00DA1FC9">
            <w:r w:rsidRPr="0032066A">
              <w:t>System Not Updated</w:t>
            </w:r>
          </w:p>
        </w:tc>
        <w:tc>
          <w:tcPr>
            <w:tcW w:w="1230" w:type="dxa"/>
          </w:tcPr>
          <w:p w14:paraId="2CAE93D9" w14:textId="77777777" w:rsidR="00DA1FC9" w:rsidRDefault="00DC691E" w:rsidP="00DA1FC9"/>
        </w:tc>
        <w:tc>
          <w:tcPr>
            <w:tcW w:w="839" w:type="dxa"/>
          </w:tcPr>
          <w:p w14:paraId="406AC659" w14:textId="77777777" w:rsidR="00DA1FC9" w:rsidRPr="0032066A" w:rsidRDefault="002B5930" w:rsidP="00DA1FC9">
            <w:r>
              <w:t>/&lt;8&gt;</w:t>
            </w:r>
          </w:p>
        </w:tc>
        <w:tc>
          <w:tcPr>
            <w:tcW w:w="5352" w:type="dxa"/>
          </w:tcPr>
          <w:p w14:paraId="5B4807FE" w14:textId="77777777" w:rsidR="00DA1FC9" w:rsidRPr="0032066A" w:rsidRDefault="002B5930" w:rsidP="00DA1FC9">
            <w:r w:rsidRPr="0032066A">
              <w:t xml:space="preserve">The update was </w:t>
            </w:r>
            <w:r>
              <w:t xml:space="preserve">postponed </w:t>
            </w:r>
            <w:r w:rsidRPr="0032066A">
              <w:t xml:space="preserve">because a </w:t>
            </w:r>
            <w:r w:rsidRPr="00E13067">
              <w:t>door was open.</w:t>
            </w:r>
            <w:r w:rsidRPr="0032066A">
              <w:t xml:space="preserve"> </w:t>
            </w:r>
          </w:p>
          <w:p w14:paraId="756775EF" w14:textId="77777777" w:rsidR="00DA1FC9" w:rsidRDefault="002B5930" w:rsidP="00DA1FC9">
            <w:r>
              <w:t>{The vehicle will try again on {schedule date and time}.} / {Schedule a time to retry the update.}</w:t>
            </w:r>
          </w:p>
          <w:p w14:paraId="1D2449C9" w14:textId="77777777" w:rsidR="00DA1FC9" w:rsidRPr="0032066A" w:rsidRDefault="002B5930" w:rsidP="00DA1FC9">
            <w:r w:rsidRPr="009535E1">
              <w:t>For more information, see the Owner’s Manual.</w:t>
            </w:r>
          </w:p>
        </w:tc>
      </w:tr>
      <w:tr w:rsidR="00DA1FC9" w:rsidRPr="0032066A" w14:paraId="7AB34064" w14:textId="77777777" w:rsidTr="00DA1FC9">
        <w:tc>
          <w:tcPr>
            <w:tcW w:w="1936" w:type="dxa"/>
            <w:gridSpan w:val="2"/>
          </w:tcPr>
          <w:p w14:paraId="7BE27F44" w14:textId="77777777" w:rsidR="00DA1FC9" w:rsidRPr="0032066A" w:rsidRDefault="002B5930" w:rsidP="00DA1FC9">
            <w:r w:rsidRPr="0032066A">
              <w:t>Brake Pedal Pressed</w:t>
            </w:r>
          </w:p>
        </w:tc>
        <w:tc>
          <w:tcPr>
            <w:tcW w:w="1238" w:type="dxa"/>
          </w:tcPr>
          <w:p w14:paraId="3B394153" w14:textId="77777777" w:rsidR="00DA1FC9" w:rsidRPr="0032066A" w:rsidRDefault="002B5930" w:rsidP="00DA1FC9">
            <w:r w:rsidRPr="0032066A">
              <w:t>System Not Updated</w:t>
            </w:r>
          </w:p>
        </w:tc>
        <w:tc>
          <w:tcPr>
            <w:tcW w:w="1230" w:type="dxa"/>
          </w:tcPr>
          <w:p w14:paraId="1E8BDD1A" w14:textId="77777777" w:rsidR="00DA1FC9" w:rsidRDefault="00DC691E" w:rsidP="00DA1FC9"/>
        </w:tc>
        <w:tc>
          <w:tcPr>
            <w:tcW w:w="839" w:type="dxa"/>
          </w:tcPr>
          <w:p w14:paraId="76AE0103" w14:textId="77777777" w:rsidR="00DA1FC9" w:rsidRPr="0032066A" w:rsidRDefault="002B5930" w:rsidP="00DA1FC9">
            <w:r>
              <w:t>/&lt;8&gt;</w:t>
            </w:r>
          </w:p>
        </w:tc>
        <w:tc>
          <w:tcPr>
            <w:tcW w:w="5352" w:type="dxa"/>
          </w:tcPr>
          <w:p w14:paraId="0C69D6BD" w14:textId="77777777" w:rsidR="00DA1FC9" w:rsidRPr="0032066A" w:rsidRDefault="002B5930" w:rsidP="00DA1FC9">
            <w:r w:rsidRPr="0032066A">
              <w:t xml:space="preserve">The update was </w:t>
            </w:r>
            <w:r>
              <w:t xml:space="preserve">postponed </w:t>
            </w:r>
            <w:r w:rsidRPr="0032066A">
              <w:t xml:space="preserve">because the brake pedal was pressed. </w:t>
            </w:r>
          </w:p>
          <w:p w14:paraId="535FD3DF" w14:textId="77777777" w:rsidR="00DA1FC9" w:rsidRDefault="002B5930" w:rsidP="00DA1FC9">
            <w:r>
              <w:t>{The vehicle will try again on {schedule date and time}.} / {Schedule a time to retry the update.}</w:t>
            </w:r>
          </w:p>
          <w:p w14:paraId="1E4FE93B" w14:textId="77777777" w:rsidR="00DA1FC9" w:rsidRPr="0032066A" w:rsidRDefault="002B5930" w:rsidP="00DA1FC9">
            <w:r w:rsidRPr="009535E1">
              <w:t>For more information, see the Owner’s Manual.</w:t>
            </w:r>
          </w:p>
        </w:tc>
      </w:tr>
      <w:tr w:rsidR="00DA1FC9" w:rsidRPr="0032066A" w14:paraId="1174C9FF" w14:textId="77777777" w:rsidTr="00DA1FC9">
        <w:tc>
          <w:tcPr>
            <w:tcW w:w="1936" w:type="dxa"/>
            <w:gridSpan w:val="2"/>
          </w:tcPr>
          <w:p w14:paraId="49BA32DD" w14:textId="77777777" w:rsidR="00DA1FC9" w:rsidRPr="0032066A" w:rsidRDefault="002B5930" w:rsidP="00DA1FC9">
            <w:r w:rsidRPr="0032066A">
              <w:t>Remote</w:t>
            </w:r>
            <w:r>
              <w:t xml:space="preserve"> </w:t>
            </w:r>
            <w:r w:rsidRPr="0032066A">
              <w:t>Start</w:t>
            </w:r>
          </w:p>
        </w:tc>
        <w:tc>
          <w:tcPr>
            <w:tcW w:w="1238" w:type="dxa"/>
          </w:tcPr>
          <w:p w14:paraId="073E2FEA" w14:textId="77777777" w:rsidR="00DA1FC9" w:rsidRPr="0032066A" w:rsidRDefault="002B5930" w:rsidP="00DA1FC9">
            <w:r w:rsidRPr="0032066A">
              <w:t>System Not Updated</w:t>
            </w:r>
          </w:p>
        </w:tc>
        <w:tc>
          <w:tcPr>
            <w:tcW w:w="1230" w:type="dxa"/>
          </w:tcPr>
          <w:p w14:paraId="77C0DF7F" w14:textId="77777777" w:rsidR="00DA1FC9" w:rsidRDefault="00DC691E" w:rsidP="00DA1FC9"/>
        </w:tc>
        <w:tc>
          <w:tcPr>
            <w:tcW w:w="839" w:type="dxa"/>
          </w:tcPr>
          <w:p w14:paraId="3D4B13E2" w14:textId="77777777" w:rsidR="00DA1FC9" w:rsidRDefault="002B5930" w:rsidP="00DA1FC9">
            <w:r>
              <w:t>/&lt;5&gt;</w:t>
            </w:r>
          </w:p>
        </w:tc>
        <w:tc>
          <w:tcPr>
            <w:tcW w:w="5352" w:type="dxa"/>
          </w:tcPr>
          <w:p w14:paraId="04468B9D" w14:textId="77777777" w:rsidR="00DA1FC9" w:rsidRDefault="002B5930" w:rsidP="00DA1FC9">
            <w:pPr>
              <w:rPr>
                <w:rFonts w:ascii="Calibri" w:eastAsiaTheme="minorHAnsi" w:hAnsi="Calibri"/>
                <w:szCs w:val="22"/>
              </w:rPr>
            </w:pPr>
            <w:r>
              <w:t>The update was postponed because the vehicle was started remotely.</w:t>
            </w:r>
          </w:p>
          <w:p w14:paraId="2166B697" w14:textId="77777777" w:rsidR="00DA1FC9" w:rsidRDefault="002B5930" w:rsidP="00DA1FC9">
            <w:r>
              <w:t>{The vehicle will try again on {schedule date and time}.} / {Schedule a time to retry the update.}</w:t>
            </w:r>
          </w:p>
          <w:p w14:paraId="7C778D4D" w14:textId="77777777" w:rsidR="00DA1FC9" w:rsidRPr="0032066A" w:rsidRDefault="002B5930" w:rsidP="00DA1FC9">
            <w:r w:rsidRPr="009535E1">
              <w:t>For more information, see the Owner’s Manual.</w:t>
            </w:r>
          </w:p>
        </w:tc>
      </w:tr>
      <w:tr w:rsidR="00DA1FC9" w:rsidRPr="004A7208" w14:paraId="00925C8C" w14:textId="77777777" w:rsidTr="00DA1FC9">
        <w:tc>
          <w:tcPr>
            <w:tcW w:w="1936" w:type="dxa"/>
            <w:gridSpan w:val="2"/>
          </w:tcPr>
          <w:p w14:paraId="4875FB67" w14:textId="77777777" w:rsidR="00DA1FC9" w:rsidRPr="0032066A" w:rsidRDefault="002B5930" w:rsidP="00DA1FC9">
            <w:bookmarkStart w:id="86" w:name="_Hlk39508497"/>
            <w:r w:rsidRPr="0032066A">
              <w:t>Vehicle Theft</w:t>
            </w:r>
          </w:p>
        </w:tc>
        <w:tc>
          <w:tcPr>
            <w:tcW w:w="1238" w:type="dxa"/>
          </w:tcPr>
          <w:p w14:paraId="713A67FF" w14:textId="77777777" w:rsidR="00DA1FC9" w:rsidRPr="0032066A" w:rsidRDefault="002B5930" w:rsidP="00DA1FC9">
            <w:r w:rsidRPr="0032066A">
              <w:t>System Not Updated</w:t>
            </w:r>
          </w:p>
        </w:tc>
        <w:tc>
          <w:tcPr>
            <w:tcW w:w="1230" w:type="dxa"/>
          </w:tcPr>
          <w:p w14:paraId="68B489B6" w14:textId="77777777" w:rsidR="00DA1FC9" w:rsidRDefault="00DC691E" w:rsidP="00DA1FC9"/>
        </w:tc>
        <w:tc>
          <w:tcPr>
            <w:tcW w:w="839" w:type="dxa"/>
          </w:tcPr>
          <w:p w14:paraId="7113F07E" w14:textId="77777777" w:rsidR="00DA1FC9" w:rsidRDefault="002B5930" w:rsidP="00DA1FC9">
            <w:r>
              <w:t>/&lt;1&gt;</w:t>
            </w:r>
          </w:p>
        </w:tc>
        <w:tc>
          <w:tcPr>
            <w:tcW w:w="5352" w:type="dxa"/>
          </w:tcPr>
          <w:p w14:paraId="24FE08C3" w14:textId="77777777" w:rsidR="00DA1FC9" w:rsidRDefault="002B5930" w:rsidP="00DA1FC9">
            <w:pPr>
              <w:rPr>
                <w:rFonts w:ascii="Calibri" w:eastAsiaTheme="minorHAnsi" w:hAnsi="Calibri"/>
                <w:szCs w:val="22"/>
              </w:rPr>
            </w:pPr>
            <w:r>
              <w:t>The update was postponed because the anti-theft system was activated.</w:t>
            </w:r>
          </w:p>
          <w:p w14:paraId="40A2E566" w14:textId="77777777" w:rsidR="00DA1FC9" w:rsidRDefault="002B5930" w:rsidP="00DA1FC9">
            <w:r>
              <w:t>{The vehicle will try again on {schedule date and time}.} / {Schedule a time to retry the update.}</w:t>
            </w:r>
          </w:p>
          <w:p w14:paraId="44475B9D" w14:textId="77777777" w:rsidR="00DA1FC9" w:rsidRDefault="002B5930" w:rsidP="00DA1FC9">
            <w:r w:rsidRPr="009535E1">
              <w:lastRenderedPageBreak/>
              <w:t>For more information, see the Owner’s Manual.</w:t>
            </w:r>
          </w:p>
        </w:tc>
      </w:tr>
      <w:bookmarkEnd w:id="86"/>
      <w:tr w:rsidR="00DA1FC9" w:rsidRPr="004A7208" w14:paraId="01F67D27" w14:textId="77777777" w:rsidTr="00DA1FC9">
        <w:tc>
          <w:tcPr>
            <w:tcW w:w="1936" w:type="dxa"/>
            <w:gridSpan w:val="2"/>
          </w:tcPr>
          <w:p w14:paraId="09F5176B" w14:textId="77777777" w:rsidR="00DA1FC9" w:rsidRPr="0032066A" w:rsidRDefault="002B5930" w:rsidP="00DA1FC9">
            <w:r w:rsidRPr="001A4D43">
              <w:lastRenderedPageBreak/>
              <w:t>Remote Park Assist</w:t>
            </w:r>
            <w:r>
              <w:rPr>
                <w:rFonts w:asciiTheme="minorHAnsi" w:hAnsiTheme="minorHAnsi" w:cstheme="minorBidi"/>
              </w:rPr>
              <w:t xml:space="preserve"> </w:t>
            </w:r>
          </w:p>
        </w:tc>
        <w:tc>
          <w:tcPr>
            <w:tcW w:w="1238" w:type="dxa"/>
          </w:tcPr>
          <w:p w14:paraId="1A900BF6" w14:textId="77777777" w:rsidR="00DA1FC9" w:rsidRPr="0032066A" w:rsidRDefault="002B5930" w:rsidP="00DA1FC9">
            <w:r>
              <w:rPr>
                <w:szCs w:val="20"/>
              </w:rPr>
              <w:t>System Not Updated</w:t>
            </w:r>
          </w:p>
        </w:tc>
        <w:tc>
          <w:tcPr>
            <w:tcW w:w="1230" w:type="dxa"/>
          </w:tcPr>
          <w:p w14:paraId="2327A22A" w14:textId="77777777" w:rsidR="00DA1FC9" w:rsidRDefault="00DC691E" w:rsidP="00DA1FC9"/>
        </w:tc>
        <w:tc>
          <w:tcPr>
            <w:tcW w:w="839" w:type="dxa"/>
          </w:tcPr>
          <w:p w14:paraId="4284F385" w14:textId="77777777" w:rsidR="00DA1FC9" w:rsidRDefault="002B5930" w:rsidP="00DA1FC9">
            <w:r>
              <w:t>/&lt;9&gt;</w:t>
            </w:r>
          </w:p>
        </w:tc>
        <w:tc>
          <w:tcPr>
            <w:tcW w:w="5352" w:type="dxa"/>
          </w:tcPr>
          <w:p w14:paraId="017F17BD" w14:textId="77777777" w:rsidR="00DA1FC9" w:rsidRDefault="002B5930" w:rsidP="00DA1FC9">
            <w:r>
              <w:t xml:space="preserve">The update was postponed because the vehicle was being parked remotely. </w:t>
            </w:r>
          </w:p>
          <w:p w14:paraId="03BE645D" w14:textId="77777777" w:rsidR="00DA1FC9" w:rsidRDefault="002B5930" w:rsidP="00DA1FC9">
            <w:r>
              <w:t>{The vehicle will try again on {schedule date and time}.} / {Schedule a time to retry the update.}</w:t>
            </w:r>
          </w:p>
          <w:p w14:paraId="3A1CE7D4" w14:textId="77777777" w:rsidR="00DA1FC9" w:rsidRDefault="002B5930" w:rsidP="00DA1FC9">
            <w:r w:rsidRPr="009535E1">
              <w:t>For more information, see the Owner’s Manual.</w:t>
            </w:r>
          </w:p>
        </w:tc>
      </w:tr>
      <w:tr w:rsidR="00DA1FC9" w:rsidRPr="00B93387" w14:paraId="3CDEFAFC" w14:textId="77777777" w:rsidTr="00DA1FC9">
        <w:tc>
          <w:tcPr>
            <w:tcW w:w="1936" w:type="dxa"/>
            <w:gridSpan w:val="2"/>
          </w:tcPr>
          <w:p w14:paraId="682C002E" w14:textId="77777777" w:rsidR="00DA1FC9" w:rsidRPr="00546ED6" w:rsidRDefault="002B5930" w:rsidP="00DA1FC9">
            <w:r w:rsidRPr="00546ED6">
              <w:t>Neutral Tow Active</w:t>
            </w:r>
          </w:p>
        </w:tc>
        <w:tc>
          <w:tcPr>
            <w:tcW w:w="1238" w:type="dxa"/>
          </w:tcPr>
          <w:p w14:paraId="7B0FDBB2" w14:textId="77777777" w:rsidR="00DA1FC9" w:rsidRPr="00546ED6" w:rsidRDefault="002B5930" w:rsidP="00DA1FC9">
            <w:pPr>
              <w:rPr>
                <w:szCs w:val="20"/>
              </w:rPr>
            </w:pPr>
            <w:r w:rsidRPr="00546ED6">
              <w:rPr>
                <w:szCs w:val="20"/>
              </w:rPr>
              <w:t>System Not Updated</w:t>
            </w:r>
          </w:p>
        </w:tc>
        <w:tc>
          <w:tcPr>
            <w:tcW w:w="1230" w:type="dxa"/>
          </w:tcPr>
          <w:p w14:paraId="2A6C3D97" w14:textId="77777777" w:rsidR="00DA1FC9" w:rsidRPr="00546ED6" w:rsidRDefault="00DC691E" w:rsidP="00DA1FC9"/>
        </w:tc>
        <w:tc>
          <w:tcPr>
            <w:tcW w:w="839" w:type="dxa"/>
          </w:tcPr>
          <w:p w14:paraId="1583A280" w14:textId="77777777" w:rsidR="00DA1FC9" w:rsidRPr="00546ED6" w:rsidRDefault="002B5930" w:rsidP="00DA1FC9">
            <w:r w:rsidRPr="00546ED6">
              <w:t>/&lt;9&gt;</w:t>
            </w:r>
          </w:p>
        </w:tc>
        <w:tc>
          <w:tcPr>
            <w:tcW w:w="5352" w:type="dxa"/>
          </w:tcPr>
          <w:p w14:paraId="75FDB767" w14:textId="77777777" w:rsidR="00DA1FC9" w:rsidRPr="00546ED6" w:rsidRDefault="002B5930" w:rsidP="00DA1FC9">
            <w:pPr>
              <w:rPr>
                <w:rFonts w:ascii="Calibri" w:eastAsiaTheme="minorHAnsi" w:hAnsi="Calibri"/>
                <w:szCs w:val="22"/>
              </w:rPr>
            </w:pPr>
            <w:r w:rsidRPr="00546ED6">
              <w:t xml:space="preserve">The update was postponed because the vehicle was in neutral towing mode. </w:t>
            </w:r>
          </w:p>
          <w:p w14:paraId="2171DF62" w14:textId="77777777" w:rsidR="00DA1FC9" w:rsidRPr="00546ED6" w:rsidRDefault="002B5930" w:rsidP="00DA1FC9">
            <w:r w:rsidRPr="00546ED6">
              <w:t>{The vehicle will try again on {schedule date and time}.} / {Schedule a time to retry the update.}</w:t>
            </w:r>
          </w:p>
          <w:p w14:paraId="28937AE9" w14:textId="77777777" w:rsidR="00DA1FC9" w:rsidRPr="00546ED6" w:rsidRDefault="002B5930" w:rsidP="00DA1FC9">
            <w:r w:rsidRPr="00546ED6">
              <w:t>For more information, see the Owner’s Manual.</w:t>
            </w:r>
          </w:p>
        </w:tc>
      </w:tr>
      <w:tr w:rsidR="00DA1FC9" w:rsidRPr="00B93387" w14:paraId="632C402D" w14:textId="77777777" w:rsidTr="00DA1FC9">
        <w:tc>
          <w:tcPr>
            <w:tcW w:w="1936" w:type="dxa"/>
            <w:gridSpan w:val="2"/>
          </w:tcPr>
          <w:p w14:paraId="514F742E" w14:textId="77777777" w:rsidR="00DA1FC9" w:rsidRPr="00546ED6" w:rsidRDefault="002B5930" w:rsidP="00DA1FC9">
            <w:r w:rsidRPr="00546ED6">
              <w:t>Windows Down</w:t>
            </w:r>
          </w:p>
        </w:tc>
        <w:tc>
          <w:tcPr>
            <w:tcW w:w="1238" w:type="dxa"/>
          </w:tcPr>
          <w:p w14:paraId="7028F25B" w14:textId="77777777" w:rsidR="00DA1FC9" w:rsidRPr="00546ED6" w:rsidRDefault="002B5930" w:rsidP="00DA1FC9">
            <w:pPr>
              <w:rPr>
                <w:szCs w:val="20"/>
              </w:rPr>
            </w:pPr>
            <w:r w:rsidRPr="00546ED6">
              <w:rPr>
                <w:szCs w:val="20"/>
              </w:rPr>
              <w:t>System Not Updated</w:t>
            </w:r>
          </w:p>
        </w:tc>
        <w:tc>
          <w:tcPr>
            <w:tcW w:w="1230" w:type="dxa"/>
          </w:tcPr>
          <w:p w14:paraId="6DE6919B" w14:textId="77777777" w:rsidR="00DA1FC9" w:rsidRPr="00546ED6" w:rsidRDefault="00DC691E" w:rsidP="00DA1FC9"/>
        </w:tc>
        <w:tc>
          <w:tcPr>
            <w:tcW w:w="839" w:type="dxa"/>
          </w:tcPr>
          <w:p w14:paraId="416CCD96" w14:textId="77777777" w:rsidR="00DA1FC9" w:rsidRPr="00546ED6" w:rsidRDefault="002B5930" w:rsidP="00DA1FC9">
            <w:r w:rsidRPr="00546ED6">
              <w:t>/&lt;8&gt;</w:t>
            </w:r>
          </w:p>
        </w:tc>
        <w:tc>
          <w:tcPr>
            <w:tcW w:w="5352" w:type="dxa"/>
          </w:tcPr>
          <w:p w14:paraId="0617CB16" w14:textId="77777777" w:rsidR="00DA1FC9" w:rsidRPr="00546ED6" w:rsidRDefault="002B5930" w:rsidP="00DA1FC9">
            <w:pPr>
              <w:rPr>
                <w:rFonts w:ascii="Calibri" w:eastAsiaTheme="minorHAnsi" w:hAnsi="Calibri"/>
                <w:szCs w:val="22"/>
              </w:rPr>
            </w:pPr>
            <w:r w:rsidRPr="00546ED6">
              <w:t xml:space="preserve">The update was postponed because a window was open. </w:t>
            </w:r>
          </w:p>
          <w:p w14:paraId="59D6CB6E" w14:textId="77777777" w:rsidR="00DA1FC9" w:rsidRPr="00546ED6" w:rsidRDefault="002B5930" w:rsidP="00DA1FC9">
            <w:r w:rsidRPr="00546ED6">
              <w:t>{The vehicle will try again on {schedule date and time}.} / {Schedule a time to retry the update.}</w:t>
            </w:r>
          </w:p>
          <w:p w14:paraId="20471CE5" w14:textId="77777777" w:rsidR="00DA1FC9" w:rsidRPr="00546ED6" w:rsidRDefault="002B5930" w:rsidP="00DA1FC9">
            <w:r w:rsidRPr="00546ED6">
              <w:t>For more information, see the Owner’s Manual.</w:t>
            </w:r>
          </w:p>
        </w:tc>
      </w:tr>
      <w:tr w:rsidR="00DA1FC9" w:rsidRPr="00B93387" w14:paraId="6976781E" w14:textId="77777777" w:rsidTr="00DA1FC9">
        <w:tc>
          <w:tcPr>
            <w:tcW w:w="1936" w:type="dxa"/>
            <w:gridSpan w:val="2"/>
          </w:tcPr>
          <w:p w14:paraId="33A6E706" w14:textId="77777777" w:rsidR="00DA1FC9" w:rsidRPr="00546ED6" w:rsidRDefault="002B5930" w:rsidP="00DA1FC9">
            <w:r w:rsidRPr="00546ED6">
              <w:t>4X4 High/Low Active</w:t>
            </w:r>
          </w:p>
        </w:tc>
        <w:tc>
          <w:tcPr>
            <w:tcW w:w="1238" w:type="dxa"/>
          </w:tcPr>
          <w:p w14:paraId="24F9A181" w14:textId="77777777" w:rsidR="00DA1FC9" w:rsidRPr="00546ED6" w:rsidRDefault="002B5930" w:rsidP="00DA1FC9">
            <w:pPr>
              <w:rPr>
                <w:szCs w:val="20"/>
              </w:rPr>
            </w:pPr>
            <w:r w:rsidRPr="00546ED6">
              <w:rPr>
                <w:szCs w:val="20"/>
              </w:rPr>
              <w:t>System Not Updated</w:t>
            </w:r>
          </w:p>
        </w:tc>
        <w:tc>
          <w:tcPr>
            <w:tcW w:w="1230" w:type="dxa"/>
          </w:tcPr>
          <w:p w14:paraId="17B5A0EA" w14:textId="77777777" w:rsidR="00DA1FC9" w:rsidRPr="00546ED6" w:rsidRDefault="00DC691E" w:rsidP="00DA1FC9"/>
        </w:tc>
        <w:tc>
          <w:tcPr>
            <w:tcW w:w="839" w:type="dxa"/>
          </w:tcPr>
          <w:p w14:paraId="2DEAFCB0" w14:textId="77777777" w:rsidR="00DA1FC9" w:rsidRPr="00546ED6" w:rsidRDefault="002B5930" w:rsidP="00DA1FC9">
            <w:r w:rsidRPr="00546ED6">
              <w:t>/&lt;9&gt;</w:t>
            </w:r>
          </w:p>
        </w:tc>
        <w:tc>
          <w:tcPr>
            <w:tcW w:w="5352" w:type="dxa"/>
          </w:tcPr>
          <w:p w14:paraId="2AECB0F3" w14:textId="77777777" w:rsidR="00DA1FC9" w:rsidRPr="00546ED6" w:rsidRDefault="002B5930" w:rsidP="00DA1FC9">
            <w:pPr>
              <w:rPr>
                <w:rFonts w:ascii="Calibri" w:eastAsiaTheme="minorHAnsi" w:hAnsi="Calibri"/>
                <w:szCs w:val="22"/>
              </w:rPr>
            </w:pPr>
            <w:r w:rsidRPr="00546ED6">
              <w:t xml:space="preserve">The update was postponed because the vehicle was in 4x4 mode. </w:t>
            </w:r>
          </w:p>
          <w:p w14:paraId="554D18EB" w14:textId="77777777" w:rsidR="00DA1FC9" w:rsidRPr="00546ED6" w:rsidRDefault="002B5930" w:rsidP="00DA1FC9">
            <w:r w:rsidRPr="00546ED6">
              <w:t>{The vehicle will try again on {schedule date and time}.} / {Schedule a time to retry the update.}</w:t>
            </w:r>
          </w:p>
          <w:p w14:paraId="09C1C385" w14:textId="77777777" w:rsidR="00DA1FC9" w:rsidRPr="00546ED6" w:rsidRDefault="002B5930" w:rsidP="00DA1FC9">
            <w:r w:rsidRPr="00546ED6">
              <w:t>For more information, see the Owner’s Manual.</w:t>
            </w:r>
          </w:p>
        </w:tc>
      </w:tr>
      <w:tr w:rsidR="00DA1FC9" w:rsidRPr="00E300D8" w14:paraId="697E5DBD" w14:textId="77777777" w:rsidTr="00DA1FC9">
        <w:tc>
          <w:tcPr>
            <w:tcW w:w="900" w:type="dxa"/>
            <w:shd w:val="clear" w:color="auto" w:fill="A6A6A6" w:themeFill="background1" w:themeFillShade="A6"/>
          </w:tcPr>
          <w:p w14:paraId="00EAF696" w14:textId="77777777" w:rsidR="00DA1FC9" w:rsidRDefault="00DC691E" w:rsidP="00DA1FC9">
            <w:pPr>
              <w:jc w:val="center"/>
              <w:rPr>
                <w:sz w:val="16"/>
              </w:rPr>
            </w:pPr>
          </w:p>
        </w:tc>
        <w:tc>
          <w:tcPr>
            <w:tcW w:w="9695" w:type="dxa"/>
            <w:gridSpan w:val="5"/>
            <w:shd w:val="clear" w:color="auto" w:fill="A6A6A6" w:themeFill="background1" w:themeFillShade="A6"/>
          </w:tcPr>
          <w:p w14:paraId="51028A3E" w14:textId="77777777" w:rsidR="00DA1FC9" w:rsidRPr="00E300D8" w:rsidRDefault="002B5930" w:rsidP="00DA1FC9">
            <w:pPr>
              <w:jc w:val="center"/>
              <w:rPr>
                <w:sz w:val="16"/>
              </w:rPr>
            </w:pPr>
            <w:r>
              <w:rPr>
                <w:sz w:val="16"/>
              </w:rPr>
              <w:t>Service Required</w:t>
            </w:r>
          </w:p>
        </w:tc>
      </w:tr>
      <w:tr w:rsidR="00DA1FC9" w:rsidRPr="0032066A" w14:paraId="17043DAE" w14:textId="77777777" w:rsidTr="00DA1FC9">
        <w:tc>
          <w:tcPr>
            <w:tcW w:w="1936" w:type="dxa"/>
            <w:gridSpan w:val="2"/>
          </w:tcPr>
          <w:p w14:paraId="2FDF1293" w14:textId="77777777" w:rsidR="00DA1FC9" w:rsidRPr="0032066A" w:rsidRDefault="002B5930" w:rsidP="00DA1FC9">
            <w:r w:rsidRPr="0032066A">
              <w:t>Limp Home Active</w:t>
            </w:r>
          </w:p>
        </w:tc>
        <w:tc>
          <w:tcPr>
            <w:tcW w:w="1238" w:type="dxa"/>
          </w:tcPr>
          <w:p w14:paraId="1BD84EFF" w14:textId="77777777" w:rsidR="00DA1FC9" w:rsidRPr="0032066A" w:rsidRDefault="002B5930" w:rsidP="00DA1FC9">
            <w:r w:rsidRPr="0032066A">
              <w:t>System Not Updated</w:t>
            </w:r>
          </w:p>
        </w:tc>
        <w:tc>
          <w:tcPr>
            <w:tcW w:w="1230" w:type="dxa"/>
          </w:tcPr>
          <w:p w14:paraId="545B4BF3" w14:textId="77777777" w:rsidR="00DA1FC9" w:rsidRDefault="00DC691E" w:rsidP="00DA1FC9"/>
        </w:tc>
        <w:tc>
          <w:tcPr>
            <w:tcW w:w="839" w:type="dxa"/>
          </w:tcPr>
          <w:p w14:paraId="4D7D95C6" w14:textId="77777777" w:rsidR="00DA1FC9" w:rsidRPr="0032066A" w:rsidRDefault="002B5930" w:rsidP="00DA1FC9">
            <w:r>
              <w:t>/&lt;0&gt;</w:t>
            </w:r>
          </w:p>
        </w:tc>
        <w:tc>
          <w:tcPr>
            <w:tcW w:w="5352" w:type="dxa"/>
          </w:tcPr>
          <w:p w14:paraId="65E7A75E" w14:textId="77777777" w:rsidR="00DA1FC9" w:rsidRPr="0032066A" w:rsidRDefault="002B5930" w:rsidP="00DA1FC9">
            <w:r w:rsidRPr="0032066A">
              <w:t xml:space="preserve">The update was </w:t>
            </w:r>
            <w:r>
              <w:t xml:space="preserve">postponed </w:t>
            </w:r>
            <w:r w:rsidRPr="0032066A">
              <w:t xml:space="preserve">because the </w:t>
            </w:r>
            <w:r w:rsidRPr="00E13067">
              <w:t>vehicle requires service</w:t>
            </w:r>
            <w:r w:rsidRPr="0032066A">
              <w:t>.</w:t>
            </w:r>
          </w:p>
          <w:p w14:paraId="030CA435" w14:textId="77777777" w:rsidR="00DA1FC9" w:rsidRPr="0032066A" w:rsidRDefault="002B5930" w:rsidP="00DA1FC9">
            <w:r>
              <w:t>{The vehicle will try again on {schedule date and time}.} / {Schedule a time to retry the update.}</w:t>
            </w:r>
          </w:p>
        </w:tc>
      </w:tr>
      <w:tr w:rsidR="00DA1FC9" w:rsidRPr="00B93387" w14:paraId="798A150A" w14:textId="77777777" w:rsidTr="00DA1FC9">
        <w:tc>
          <w:tcPr>
            <w:tcW w:w="1936" w:type="dxa"/>
            <w:gridSpan w:val="2"/>
          </w:tcPr>
          <w:p w14:paraId="18BEE713" w14:textId="77777777" w:rsidR="00DA1FC9" w:rsidRPr="00546ED6" w:rsidRDefault="002B5930" w:rsidP="00DA1FC9">
            <w:r w:rsidRPr="00546ED6">
              <w:t>Too Many Confirmed DTCs Active</w:t>
            </w:r>
          </w:p>
        </w:tc>
        <w:tc>
          <w:tcPr>
            <w:tcW w:w="1238" w:type="dxa"/>
          </w:tcPr>
          <w:p w14:paraId="6EB38A7B" w14:textId="77777777" w:rsidR="00DA1FC9" w:rsidRPr="00546ED6" w:rsidRDefault="002B5930" w:rsidP="00DA1FC9">
            <w:r w:rsidRPr="00546ED6">
              <w:t>System Not Updated</w:t>
            </w:r>
          </w:p>
        </w:tc>
        <w:tc>
          <w:tcPr>
            <w:tcW w:w="1230" w:type="dxa"/>
          </w:tcPr>
          <w:p w14:paraId="78D494EE" w14:textId="77777777" w:rsidR="00DA1FC9" w:rsidRPr="00546ED6" w:rsidRDefault="00DC691E" w:rsidP="00DA1FC9"/>
        </w:tc>
        <w:tc>
          <w:tcPr>
            <w:tcW w:w="839" w:type="dxa"/>
          </w:tcPr>
          <w:p w14:paraId="0E625F3B" w14:textId="77777777" w:rsidR="00DA1FC9" w:rsidRPr="00546ED6" w:rsidRDefault="002B5930" w:rsidP="00DA1FC9">
            <w:r w:rsidRPr="00546ED6">
              <w:t>/&lt;0&gt;</w:t>
            </w:r>
          </w:p>
        </w:tc>
        <w:tc>
          <w:tcPr>
            <w:tcW w:w="5352" w:type="dxa"/>
          </w:tcPr>
          <w:p w14:paraId="6EEC1C25" w14:textId="77777777" w:rsidR="00DA1FC9" w:rsidRPr="00546ED6" w:rsidRDefault="002B5930" w:rsidP="00DA1FC9">
            <w:r w:rsidRPr="00546ED6">
              <w:t>The update was postponed because the vehicle requires service.</w:t>
            </w:r>
          </w:p>
          <w:p w14:paraId="73009CBE" w14:textId="77777777" w:rsidR="00DA1FC9" w:rsidRPr="00546ED6" w:rsidRDefault="002B5930" w:rsidP="00DA1FC9">
            <w:r w:rsidRPr="00546ED6">
              <w:t>{The vehicle will try again on {schedule date and time}.} / {Schedule a time to retry the update.}</w:t>
            </w:r>
          </w:p>
        </w:tc>
      </w:tr>
      <w:tr w:rsidR="00DA1FC9" w:rsidRPr="00E300D8" w14:paraId="2FA8E3B3" w14:textId="77777777" w:rsidTr="00DA1FC9">
        <w:tc>
          <w:tcPr>
            <w:tcW w:w="900" w:type="dxa"/>
            <w:shd w:val="clear" w:color="auto" w:fill="A6A6A6" w:themeFill="background1" w:themeFillShade="A6"/>
          </w:tcPr>
          <w:p w14:paraId="41560FC0" w14:textId="77777777" w:rsidR="00DA1FC9" w:rsidRPr="00E300D8" w:rsidRDefault="00DC691E" w:rsidP="00DA1FC9">
            <w:pPr>
              <w:jc w:val="center"/>
              <w:rPr>
                <w:sz w:val="16"/>
              </w:rPr>
            </w:pPr>
          </w:p>
        </w:tc>
        <w:tc>
          <w:tcPr>
            <w:tcW w:w="9695" w:type="dxa"/>
            <w:gridSpan w:val="5"/>
            <w:shd w:val="clear" w:color="auto" w:fill="A6A6A6" w:themeFill="background1" w:themeFillShade="A6"/>
          </w:tcPr>
          <w:p w14:paraId="1DA720FA" w14:textId="77777777" w:rsidR="00DA1FC9" w:rsidRPr="00E300D8" w:rsidRDefault="002B5930" w:rsidP="00DA1FC9">
            <w:pPr>
              <w:jc w:val="center"/>
              <w:rPr>
                <w:sz w:val="16"/>
              </w:rPr>
            </w:pPr>
            <w:r w:rsidRPr="00E300D8">
              <w:rPr>
                <w:sz w:val="16"/>
              </w:rPr>
              <w:t>Automatic process</w:t>
            </w:r>
            <w:r>
              <w:rPr>
                <w:sz w:val="16"/>
              </w:rPr>
              <w:t>: only display one of the following preconditions</w:t>
            </w:r>
          </w:p>
        </w:tc>
      </w:tr>
      <w:tr w:rsidR="00DA1FC9" w:rsidRPr="004A7208" w14:paraId="10F83693" w14:textId="77777777" w:rsidTr="00DA1FC9">
        <w:tc>
          <w:tcPr>
            <w:tcW w:w="1936" w:type="dxa"/>
            <w:gridSpan w:val="2"/>
          </w:tcPr>
          <w:p w14:paraId="7D340B70" w14:textId="77777777" w:rsidR="00DA1FC9" w:rsidRPr="0032066A" w:rsidRDefault="002B5930" w:rsidP="00DA1FC9">
            <w:r w:rsidRPr="0032066A">
              <w:t>ESCL Lock Pending</w:t>
            </w:r>
          </w:p>
        </w:tc>
        <w:tc>
          <w:tcPr>
            <w:tcW w:w="1238" w:type="dxa"/>
          </w:tcPr>
          <w:p w14:paraId="50A7B77B" w14:textId="77777777" w:rsidR="00DA1FC9" w:rsidRPr="0032066A" w:rsidRDefault="002B5930" w:rsidP="00DA1FC9">
            <w:r w:rsidRPr="0032066A">
              <w:t>System Not Updated</w:t>
            </w:r>
          </w:p>
        </w:tc>
        <w:tc>
          <w:tcPr>
            <w:tcW w:w="1230" w:type="dxa"/>
          </w:tcPr>
          <w:p w14:paraId="4D36C3D2" w14:textId="77777777" w:rsidR="00DA1FC9" w:rsidRDefault="00DC691E" w:rsidP="00DA1FC9"/>
        </w:tc>
        <w:tc>
          <w:tcPr>
            <w:tcW w:w="839" w:type="dxa"/>
          </w:tcPr>
          <w:p w14:paraId="49033CD6" w14:textId="77777777" w:rsidR="00DA1FC9" w:rsidRPr="0032066A" w:rsidRDefault="002B5930" w:rsidP="00DA1FC9">
            <w:r>
              <w:t>/&lt;3&gt;</w:t>
            </w:r>
          </w:p>
        </w:tc>
        <w:tc>
          <w:tcPr>
            <w:tcW w:w="5352" w:type="dxa"/>
          </w:tcPr>
          <w:p w14:paraId="1C41A6A6" w14:textId="77777777" w:rsidR="00DA1FC9" w:rsidRDefault="002B5930" w:rsidP="00DA1FC9">
            <w:r w:rsidRPr="0032066A">
              <w:t>The update was</w:t>
            </w:r>
            <w:r>
              <w:t xml:space="preserve"> postponed </w:t>
            </w:r>
            <w:r w:rsidRPr="0032066A">
              <w:t xml:space="preserve">because it was interrupted by another process. </w:t>
            </w:r>
          </w:p>
          <w:p w14:paraId="1DA2FE08" w14:textId="77777777" w:rsidR="00DA1FC9" w:rsidRPr="0032066A" w:rsidRDefault="002B5930" w:rsidP="00DA1FC9">
            <w:r>
              <w:t>{The vehicle will try again on {schedule date and time}.} / {Schedule a time to retry the update.}</w:t>
            </w:r>
          </w:p>
        </w:tc>
      </w:tr>
      <w:tr w:rsidR="00546ED6" w:rsidRPr="004A7208" w14:paraId="68C1BF8B" w14:textId="77777777" w:rsidTr="00DA1FC9">
        <w:tc>
          <w:tcPr>
            <w:tcW w:w="1936" w:type="dxa"/>
            <w:gridSpan w:val="2"/>
          </w:tcPr>
          <w:p w14:paraId="1D526BB0" w14:textId="77777777" w:rsidR="00546ED6" w:rsidRPr="00197D29" w:rsidRDefault="002B5930" w:rsidP="00546ED6">
            <w:proofErr w:type="spellStart"/>
            <w:r w:rsidRPr="00197D29">
              <w:t>eCall</w:t>
            </w:r>
            <w:proofErr w:type="spellEnd"/>
            <w:r w:rsidRPr="00197D29">
              <w:t xml:space="preserve"> Status</w:t>
            </w:r>
          </w:p>
          <w:p w14:paraId="7DFA00F2" w14:textId="77777777" w:rsidR="00546ED6" w:rsidRPr="00197D29" w:rsidRDefault="002B5930" w:rsidP="00546ED6">
            <w:r w:rsidRPr="00197D29">
              <w:t>(CAN Signal = value) add details…for example: progress, pending, etc.?</w:t>
            </w:r>
          </w:p>
        </w:tc>
        <w:tc>
          <w:tcPr>
            <w:tcW w:w="1238" w:type="dxa"/>
          </w:tcPr>
          <w:p w14:paraId="7B034516" w14:textId="77777777" w:rsidR="00546ED6" w:rsidRPr="00197D29" w:rsidRDefault="002B5930" w:rsidP="00546ED6">
            <w:r w:rsidRPr="00197D29">
              <w:t>System Not Updated</w:t>
            </w:r>
          </w:p>
        </w:tc>
        <w:tc>
          <w:tcPr>
            <w:tcW w:w="1230" w:type="dxa"/>
          </w:tcPr>
          <w:p w14:paraId="477E62E4" w14:textId="77777777" w:rsidR="00546ED6" w:rsidRPr="00197D29" w:rsidRDefault="00DC691E" w:rsidP="00546ED6"/>
        </w:tc>
        <w:tc>
          <w:tcPr>
            <w:tcW w:w="839" w:type="dxa"/>
          </w:tcPr>
          <w:p w14:paraId="56A48F15" w14:textId="77777777" w:rsidR="00546ED6" w:rsidRPr="00197D29" w:rsidRDefault="002B5930" w:rsidP="00546ED6">
            <w:r w:rsidRPr="00197D29">
              <w:t>/&lt;</w:t>
            </w:r>
            <w:r>
              <w:t>3</w:t>
            </w:r>
            <w:r w:rsidRPr="00197D29">
              <w:t>&gt;</w:t>
            </w:r>
          </w:p>
        </w:tc>
        <w:tc>
          <w:tcPr>
            <w:tcW w:w="5352" w:type="dxa"/>
          </w:tcPr>
          <w:p w14:paraId="0211F2B2" w14:textId="77777777" w:rsidR="00546ED6" w:rsidRDefault="002B5930" w:rsidP="00546ED6">
            <w:pPr>
              <w:rPr>
                <w:rFonts w:ascii="Calibri" w:eastAsiaTheme="minorHAnsi" w:hAnsi="Calibri"/>
                <w:color w:val="FF0000"/>
                <w:szCs w:val="22"/>
              </w:rPr>
            </w:pPr>
            <w:r>
              <w:t xml:space="preserve">The update was postponed because it was interrupted by another process. </w:t>
            </w:r>
          </w:p>
          <w:p w14:paraId="059856E2" w14:textId="77777777" w:rsidR="00546ED6" w:rsidRDefault="002B5930" w:rsidP="00546ED6">
            <w:r>
              <w:t>{The vehicle will try again on {schedule date and time}.} / {Schedule a time to retry the update.}</w:t>
            </w:r>
          </w:p>
          <w:p w14:paraId="4049C2C4" w14:textId="77777777" w:rsidR="00546ED6" w:rsidRPr="00197D29" w:rsidRDefault="00DC691E" w:rsidP="00546ED6"/>
        </w:tc>
      </w:tr>
      <w:tr w:rsidR="00DA1FC9" w:rsidRPr="0032066A" w14:paraId="6CD12692" w14:textId="77777777" w:rsidTr="00DA1FC9">
        <w:tc>
          <w:tcPr>
            <w:tcW w:w="1936" w:type="dxa"/>
            <w:gridSpan w:val="2"/>
          </w:tcPr>
          <w:p w14:paraId="6BDE2D0E" w14:textId="77777777" w:rsidR="00DA1FC9" w:rsidRPr="0032066A" w:rsidRDefault="002B5930" w:rsidP="00DA1FC9">
            <w:r w:rsidRPr="0032066A">
              <w:t>Motor Movement Active</w:t>
            </w:r>
          </w:p>
        </w:tc>
        <w:tc>
          <w:tcPr>
            <w:tcW w:w="1238" w:type="dxa"/>
          </w:tcPr>
          <w:p w14:paraId="45737210" w14:textId="77777777" w:rsidR="00DA1FC9" w:rsidRPr="0032066A" w:rsidRDefault="002B5930" w:rsidP="00DA1FC9">
            <w:r w:rsidRPr="0032066A">
              <w:t>System Not Updated</w:t>
            </w:r>
          </w:p>
        </w:tc>
        <w:tc>
          <w:tcPr>
            <w:tcW w:w="1230" w:type="dxa"/>
          </w:tcPr>
          <w:p w14:paraId="78EBB2F1" w14:textId="77777777" w:rsidR="00DA1FC9" w:rsidRDefault="00DC691E" w:rsidP="00DA1FC9"/>
        </w:tc>
        <w:tc>
          <w:tcPr>
            <w:tcW w:w="839" w:type="dxa"/>
          </w:tcPr>
          <w:p w14:paraId="053CAD4F" w14:textId="77777777" w:rsidR="00DA1FC9" w:rsidRPr="0032066A" w:rsidRDefault="002B5930" w:rsidP="00DA1FC9">
            <w:r>
              <w:t>/&lt;7&gt;</w:t>
            </w:r>
          </w:p>
        </w:tc>
        <w:tc>
          <w:tcPr>
            <w:tcW w:w="5352" w:type="dxa"/>
          </w:tcPr>
          <w:p w14:paraId="03D15697" w14:textId="77777777" w:rsidR="00DA1FC9" w:rsidRPr="009535E1" w:rsidRDefault="002B5930" w:rsidP="00DA1FC9">
            <w:r w:rsidRPr="009535E1">
              <w:t xml:space="preserve">The update was postponed because it was interrupted by another process. </w:t>
            </w:r>
          </w:p>
          <w:p w14:paraId="10F39CC0" w14:textId="77777777" w:rsidR="00DA1FC9" w:rsidRPr="0032066A" w:rsidRDefault="002B5930" w:rsidP="00DA1FC9">
            <w:r>
              <w:t>{The vehicle will try again on {schedule date and time}.} / {Schedule a time to retry the update.}</w:t>
            </w:r>
          </w:p>
        </w:tc>
      </w:tr>
      <w:tr w:rsidR="00DA1FC9" w:rsidRPr="004A7208" w14:paraId="6DF5B3AB" w14:textId="77777777" w:rsidTr="00DA1FC9">
        <w:tc>
          <w:tcPr>
            <w:tcW w:w="1936" w:type="dxa"/>
            <w:gridSpan w:val="2"/>
          </w:tcPr>
          <w:p w14:paraId="2EC1B16A" w14:textId="77777777" w:rsidR="00DA1FC9" w:rsidRPr="0032066A" w:rsidRDefault="002B5930" w:rsidP="00DA1FC9">
            <w:r w:rsidRPr="0032066A">
              <w:t>Steering Pension Torque Out of Range</w:t>
            </w:r>
          </w:p>
        </w:tc>
        <w:tc>
          <w:tcPr>
            <w:tcW w:w="1238" w:type="dxa"/>
          </w:tcPr>
          <w:p w14:paraId="57C00B72" w14:textId="77777777" w:rsidR="00DA1FC9" w:rsidRPr="0032066A" w:rsidRDefault="002B5930" w:rsidP="00DA1FC9">
            <w:r w:rsidRPr="0032066A">
              <w:t>System Not Updated</w:t>
            </w:r>
          </w:p>
        </w:tc>
        <w:tc>
          <w:tcPr>
            <w:tcW w:w="1230" w:type="dxa"/>
          </w:tcPr>
          <w:p w14:paraId="7D83E961" w14:textId="77777777" w:rsidR="00DA1FC9" w:rsidRDefault="00DC691E" w:rsidP="00DA1FC9"/>
        </w:tc>
        <w:tc>
          <w:tcPr>
            <w:tcW w:w="839" w:type="dxa"/>
          </w:tcPr>
          <w:p w14:paraId="489D2DB1" w14:textId="77777777" w:rsidR="00DA1FC9" w:rsidRPr="0032066A" w:rsidRDefault="002B5930" w:rsidP="00DA1FC9">
            <w:r>
              <w:t>/&lt;3&gt;</w:t>
            </w:r>
          </w:p>
        </w:tc>
        <w:tc>
          <w:tcPr>
            <w:tcW w:w="5352" w:type="dxa"/>
          </w:tcPr>
          <w:p w14:paraId="50EEB817" w14:textId="77777777" w:rsidR="00DA1FC9" w:rsidRDefault="002B5930" w:rsidP="00DA1FC9">
            <w:r w:rsidRPr="0032066A">
              <w:t xml:space="preserve">The update was </w:t>
            </w:r>
            <w:r>
              <w:t xml:space="preserve">postponed </w:t>
            </w:r>
            <w:r w:rsidRPr="0032066A">
              <w:t xml:space="preserve">because it was interrupted by another process. </w:t>
            </w:r>
          </w:p>
          <w:p w14:paraId="71192D8F" w14:textId="77777777" w:rsidR="00DA1FC9" w:rsidRPr="0032066A" w:rsidRDefault="002B5930" w:rsidP="00DA1FC9">
            <w:r>
              <w:t>{The vehicle will try again on {schedule date and time}.} / {Schedule a time to retry the update.}</w:t>
            </w:r>
          </w:p>
        </w:tc>
      </w:tr>
      <w:tr w:rsidR="00DA1FC9" w:rsidRPr="004A7208" w14:paraId="18369024" w14:textId="77777777" w:rsidTr="00DA1FC9">
        <w:tc>
          <w:tcPr>
            <w:tcW w:w="1936" w:type="dxa"/>
            <w:gridSpan w:val="2"/>
          </w:tcPr>
          <w:p w14:paraId="05FA968B" w14:textId="77777777" w:rsidR="00DA1FC9" w:rsidRPr="0032066A" w:rsidRDefault="002B5930" w:rsidP="00DA1FC9">
            <w:r w:rsidRPr="0032066A">
              <w:t>Diagnostic Self-Test Active</w:t>
            </w:r>
          </w:p>
        </w:tc>
        <w:tc>
          <w:tcPr>
            <w:tcW w:w="1238" w:type="dxa"/>
          </w:tcPr>
          <w:p w14:paraId="796E09DD" w14:textId="77777777" w:rsidR="00DA1FC9" w:rsidRPr="0032066A" w:rsidRDefault="002B5930" w:rsidP="00DA1FC9">
            <w:r w:rsidRPr="0032066A">
              <w:t>System Not Updated</w:t>
            </w:r>
          </w:p>
        </w:tc>
        <w:tc>
          <w:tcPr>
            <w:tcW w:w="1230" w:type="dxa"/>
          </w:tcPr>
          <w:p w14:paraId="0D7D6C68" w14:textId="77777777" w:rsidR="00DA1FC9" w:rsidRDefault="00DC691E" w:rsidP="00DA1FC9"/>
        </w:tc>
        <w:tc>
          <w:tcPr>
            <w:tcW w:w="839" w:type="dxa"/>
          </w:tcPr>
          <w:p w14:paraId="1FB494D8" w14:textId="77777777" w:rsidR="00DA1FC9" w:rsidRPr="0032066A" w:rsidRDefault="002B5930" w:rsidP="00DA1FC9">
            <w:r>
              <w:t>/&lt;3&gt;</w:t>
            </w:r>
          </w:p>
        </w:tc>
        <w:tc>
          <w:tcPr>
            <w:tcW w:w="5352" w:type="dxa"/>
          </w:tcPr>
          <w:p w14:paraId="6DBEEBBF" w14:textId="77777777" w:rsidR="00DA1FC9" w:rsidRDefault="002B5930" w:rsidP="00DA1FC9">
            <w:r w:rsidRPr="0032066A">
              <w:t>The update was</w:t>
            </w:r>
            <w:r>
              <w:t xml:space="preserve"> postponed </w:t>
            </w:r>
            <w:r w:rsidRPr="0032066A">
              <w:t xml:space="preserve">because it was interrupted by another process. </w:t>
            </w:r>
          </w:p>
          <w:p w14:paraId="5066F0F4" w14:textId="77777777" w:rsidR="00DA1FC9" w:rsidRPr="0032066A" w:rsidRDefault="002B5930" w:rsidP="00DA1FC9">
            <w:r>
              <w:t>{The vehicle will try again on {schedule date and time}.} / {Schedule a time to retry the update.}</w:t>
            </w:r>
          </w:p>
        </w:tc>
      </w:tr>
      <w:tr w:rsidR="00DA1FC9" w:rsidRPr="004A7208" w14:paraId="235FBE0A" w14:textId="77777777" w:rsidTr="00DA1FC9">
        <w:tc>
          <w:tcPr>
            <w:tcW w:w="1936" w:type="dxa"/>
            <w:gridSpan w:val="2"/>
          </w:tcPr>
          <w:p w14:paraId="00448435" w14:textId="77777777" w:rsidR="00DA1FC9" w:rsidRPr="0032066A" w:rsidRDefault="002B5930" w:rsidP="00DA1FC9">
            <w:r w:rsidRPr="0032066A">
              <w:lastRenderedPageBreak/>
              <w:t>Charging Fault</w:t>
            </w:r>
          </w:p>
        </w:tc>
        <w:tc>
          <w:tcPr>
            <w:tcW w:w="1238" w:type="dxa"/>
          </w:tcPr>
          <w:p w14:paraId="5F909189" w14:textId="77777777" w:rsidR="00DA1FC9" w:rsidRPr="0032066A" w:rsidRDefault="002B5930" w:rsidP="00DA1FC9">
            <w:r w:rsidRPr="0032066A">
              <w:t>System Not Updated</w:t>
            </w:r>
          </w:p>
        </w:tc>
        <w:tc>
          <w:tcPr>
            <w:tcW w:w="1230" w:type="dxa"/>
          </w:tcPr>
          <w:p w14:paraId="482C1C06" w14:textId="77777777" w:rsidR="00DA1FC9" w:rsidRDefault="00DC691E" w:rsidP="00DA1FC9"/>
        </w:tc>
        <w:tc>
          <w:tcPr>
            <w:tcW w:w="839" w:type="dxa"/>
          </w:tcPr>
          <w:p w14:paraId="5F3BDF94" w14:textId="77777777" w:rsidR="00DA1FC9" w:rsidRPr="0032066A" w:rsidRDefault="002B5930" w:rsidP="00DA1FC9">
            <w:r>
              <w:t>/&lt;3&gt;</w:t>
            </w:r>
          </w:p>
        </w:tc>
        <w:tc>
          <w:tcPr>
            <w:tcW w:w="5352" w:type="dxa"/>
          </w:tcPr>
          <w:p w14:paraId="16FD22F6" w14:textId="77777777" w:rsidR="00DA1FC9" w:rsidRDefault="002B5930" w:rsidP="00DA1FC9">
            <w:r w:rsidRPr="0032066A">
              <w:t>The update was</w:t>
            </w:r>
            <w:r>
              <w:t xml:space="preserve"> postponed </w:t>
            </w:r>
            <w:r w:rsidRPr="0032066A">
              <w:t xml:space="preserve">because it was interrupted by another process. </w:t>
            </w:r>
          </w:p>
          <w:p w14:paraId="0832E3F4" w14:textId="77777777" w:rsidR="00DA1FC9" w:rsidRPr="0032066A" w:rsidRDefault="002B5930" w:rsidP="00DA1FC9">
            <w:r>
              <w:t>{The vehicle will try again on {schedule date and time}.} / {Schedule a time to retry the update.}</w:t>
            </w:r>
          </w:p>
        </w:tc>
      </w:tr>
      <w:tr w:rsidR="00DA1FC9" w:rsidRPr="004A7208" w14:paraId="7478F4A5" w14:textId="77777777" w:rsidTr="00DA1FC9">
        <w:tc>
          <w:tcPr>
            <w:tcW w:w="1936" w:type="dxa"/>
            <w:gridSpan w:val="2"/>
          </w:tcPr>
          <w:p w14:paraId="2B0A5A87" w14:textId="77777777" w:rsidR="00DA1FC9" w:rsidRPr="0032066A" w:rsidRDefault="002B5930" w:rsidP="00DA1FC9">
            <w:r w:rsidRPr="0032066A">
              <w:t>Ignition Status Out of Range</w:t>
            </w:r>
          </w:p>
        </w:tc>
        <w:tc>
          <w:tcPr>
            <w:tcW w:w="1238" w:type="dxa"/>
          </w:tcPr>
          <w:p w14:paraId="473FBF2A" w14:textId="77777777" w:rsidR="00DA1FC9" w:rsidRPr="0032066A" w:rsidRDefault="002B5930" w:rsidP="00DA1FC9">
            <w:r w:rsidRPr="0032066A">
              <w:t>System Not Updated</w:t>
            </w:r>
          </w:p>
        </w:tc>
        <w:tc>
          <w:tcPr>
            <w:tcW w:w="1230" w:type="dxa"/>
          </w:tcPr>
          <w:p w14:paraId="73958B17" w14:textId="77777777" w:rsidR="00DA1FC9" w:rsidRDefault="00DC691E" w:rsidP="00DA1FC9"/>
        </w:tc>
        <w:tc>
          <w:tcPr>
            <w:tcW w:w="839" w:type="dxa"/>
          </w:tcPr>
          <w:p w14:paraId="4B05F395" w14:textId="77777777" w:rsidR="00DA1FC9" w:rsidRPr="0032066A" w:rsidRDefault="002B5930" w:rsidP="00DA1FC9">
            <w:r>
              <w:t>/&lt;3&gt;</w:t>
            </w:r>
          </w:p>
        </w:tc>
        <w:tc>
          <w:tcPr>
            <w:tcW w:w="5352" w:type="dxa"/>
          </w:tcPr>
          <w:p w14:paraId="3E5E6948" w14:textId="77777777" w:rsidR="00DA1FC9" w:rsidRDefault="002B5930" w:rsidP="00DA1FC9">
            <w:r w:rsidRPr="0032066A">
              <w:t>The update was</w:t>
            </w:r>
            <w:r>
              <w:t xml:space="preserve"> postponed </w:t>
            </w:r>
            <w:r w:rsidRPr="0032066A">
              <w:t xml:space="preserve">because it was interrupted by another process. </w:t>
            </w:r>
          </w:p>
          <w:p w14:paraId="46F9B3F1" w14:textId="77777777" w:rsidR="00DA1FC9" w:rsidRPr="0032066A" w:rsidRDefault="002B5930" w:rsidP="00DA1FC9">
            <w:r>
              <w:t>{The vehicle will try again on {schedule date and time}.} / {Schedule a time to retry the update.}</w:t>
            </w:r>
          </w:p>
        </w:tc>
      </w:tr>
      <w:tr w:rsidR="00DA1FC9" w:rsidRPr="004A7208" w14:paraId="5668179B" w14:textId="77777777" w:rsidTr="00DA1FC9">
        <w:tc>
          <w:tcPr>
            <w:tcW w:w="1936" w:type="dxa"/>
            <w:gridSpan w:val="2"/>
          </w:tcPr>
          <w:p w14:paraId="5F4E64D0" w14:textId="77777777" w:rsidR="00DA1FC9" w:rsidRPr="0032066A" w:rsidRDefault="002B5930" w:rsidP="00DA1FC9">
            <w:r w:rsidRPr="0032066A">
              <w:t>Ignition Off / ACC Functionality Active</w:t>
            </w:r>
          </w:p>
        </w:tc>
        <w:tc>
          <w:tcPr>
            <w:tcW w:w="1238" w:type="dxa"/>
          </w:tcPr>
          <w:p w14:paraId="5D7E579A" w14:textId="77777777" w:rsidR="00DA1FC9" w:rsidRPr="0032066A" w:rsidRDefault="002B5930" w:rsidP="00DA1FC9">
            <w:r w:rsidRPr="0032066A">
              <w:t>System Not Updated</w:t>
            </w:r>
          </w:p>
        </w:tc>
        <w:tc>
          <w:tcPr>
            <w:tcW w:w="1230" w:type="dxa"/>
          </w:tcPr>
          <w:p w14:paraId="52F39931" w14:textId="77777777" w:rsidR="00DA1FC9" w:rsidRDefault="00DC691E" w:rsidP="00DA1FC9"/>
        </w:tc>
        <w:tc>
          <w:tcPr>
            <w:tcW w:w="839" w:type="dxa"/>
          </w:tcPr>
          <w:p w14:paraId="6648DC5E" w14:textId="77777777" w:rsidR="00DA1FC9" w:rsidRPr="0032066A" w:rsidRDefault="002B5930" w:rsidP="00DA1FC9">
            <w:r>
              <w:t>/&lt;3&gt;</w:t>
            </w:r>
          </w:p>
        </w:tc>
        <w:tc>
          <w:tcPr>
            <w:tcW w:w="5352" w:type="dxa"/>
          </w:tcPr>
          <w:p w14:paraId="143AEDC0" w14:textId="77777777" w:rsidR="00DA1FC9" w:rsidRDefault="002B5930" w:rsidP="00DA1FC9">
            <w:r w:rsidRPr="0032066A">
              <w:t>The update was</w:t>
            </w:r>
            <w:r>
              <w:t xml:space="preserve"> postponed </w:t>
            </w:r>
            <w:r w:rsidRPr="0032066A">
              <w:t xml:space="preserve">because it was interrupted by another process. </w:t>
            </w:r>
          </w:p>
          <w:p w14:paraId="33BF8BEF" w14:textId="77777777" w:rsidR="00DA1FC9" w:rsidRPr="0032066A" w:rsidRDefault="002B5930" w:rsidP="00DA1FC9">
            <w:r>
              <w:t>{The vehicle will try again on {schedule date and time}.} / {Schedule a time to retry the update.}</w:t>
            </w:r>
          </w:p>
        </w:tc>
      </w:tr>
      <w:tr w:rsidR="00DA1FC9" w:rsidRPr="004A7208" w14:paraId="7A9543E1" w14:textId="77777777" w:rsidTr="00DA1FC9">
        <w:tc>
          <w:tcPr>
            <w:tcW w:w="1936" w:type="dxa"/>
            <w:gridSpan w:val="2"/>
          </w:tcPr>
          <w:p w14:paraId="725E6F98" w14:textId="77777777" w:rsidR="00DA1FC9" w:rsidRPr="0032066A" w:rsidRDefault="002B5930" w:rsidP="00DA1FC9">
            <w:r w:rsidRPr="001A4D43">
              <w:t>Voltage Out of Range</w:t>
            </w:r>
            <w:r>
              <w:t xml:space="preserve"> </w:t>
            </w:r>
            <w:r>
              <w:rPr>
                <w:sz w:val="14"/>
              </w:rPr>
              <w:t>(p</w:t>
            </w:r>
            <w:r w:rsidRPr="00E300D8">
              <w:rPr>
                <w:sz w:val="14"/>
              </w:rPr>
              <w:t>ower manager or SOC/ Load Shed</w:t>
            </w:r>
            <w:r>
              <w:rPr>
                <w:sz w:val="14"/>
              </w:rPr>
              <w:t>)</w:t>
            </w:r>
          </w:p>
        </w:tc>
        <w:tc>
          <w:tcPr>
            <w:tcW w:w="1238" w:type="dxa"/>
          </w:tcPr>
          <w:p w14:paraId="2BEC15B4" w14:textId="77777777" w:rsidR="00DA1FC9" w:rsidRPr="0032066A" w:rsidRDefault="002B5930" w:rsidP="00DA1FC9">
            <w:r w:rsidRPr="0032066A">
              <w:t>System Not Updated</w:t>
            </w:r>
          </w:p>
        </w:tc>
        <w:tc>
          <w:tcPr>
            <w:tcW w:w="1230" w:type="dxa"/>
          </w:tcPr>
          <w:p w14:paraId="1B095B0E" w14:textId="77777777" w:rsidR="00DA1FC9" w:rsidRDefault="00DC691E" w:rsidP="00DA1FC9"/>
        </w:tc>
        <w:tc>
          <w:tcPr>
            <w:tcW w:w="839" w:type="dxa"/>
          </w:tcPr>
          <w:p w14:paraId="50F6F88F" w14:textId="77777777" w:rsidR="00DA1FC9" w:rsidRPr="0032066A" w:rsidRDefault="002B5930" w:rsidP="00DA1FC9">
            <w:r>
              <w:t>/&lt;3&gt;</w:t>
            </w:r>
          </w:p>
        </w:tc>
        <w:tc>
          <w:tcPr>
            <w:tcW w:w="5352" w:type="dxa"/>
          </w:tcPr>
          <w:p w14:paraId="2DAA62F0" w14:textId="77777777" w:rsidR="00DA1FC9" w:rsidRDefault="002B5930" w:rsidP="00DA1FC9">
            <w:r w:rsidRPr="0032066A">
              <w:t xml:space="preserve">The update was </w:t>
            </w:r>
            <w:r>
              <w:t xml:space="preserve">postponed </w:t>
            </w:r>
            <w:r w:rsidRPr="0032066A">
              <w:t xml:space="preserve">because it was interrupted by another process. </w:t>
            </w:r>
          </w:p>
          <w:p w14:paraId="7CA2549F" w14:textId="77777777" w:rsidR="00DA1FC9" w:rsidRPr="0032066A" w:rsidRDefault="002B5930" w:rsidP="00DA1FC9">
            <w:r>
              <w:t>{The vehicle will try again on {schedule date and time}.} / {Schedule a time to retry the update.}</w:t>
            </w:r>
          </w:p>
        </w:tc>
      </w:tr>
      <w:tr w:rsidR="00DA1FC9" w:rsidRPr="004A7208" w14:paraId="2630E31A" w14:textId="77777777" w:rsidTr="00DA1FC9">
        <w:tc>
          <w:tcPr>
            <w:tcW w:w="1936" w:type="dxa"/>
            <w:gridSpan w:val="2"/>
          </w:tcPr>
          <w:p w14:paraId="4B5A1323" w14:textId="77777777" w:rsidR="00DA1FC9" w:rsidRPr="0032066A" w:rsidRDefault="002B5930" w:rsidP="00DA1FC9">
            <w:r w:rsidRPr="0032066A">
              <w:t>Park Brake Out of Range or Activation in Progress</w:t>
            </w:r>
          </w:p>
        </w:tc>
        <w:tc>
          <w:tcPr>
            <w:tcW w:w="1238" w:type="dxa"/>
          </w:tcPr>
          <w:p w14:paraId="599CFE0E" w14:textId="77777777" w:rsidR="00DA1FC9" w:rsidRPr="0032066A" w:rsidRDefault="002B5930" w:rsidP="00DA1FC9">
            <w:r w:rsidRPr="0032066A">
              <w:t>System Not Updated</w:t>
            </w:r>
          </w:p>
        </w:tc>
        <w:tc>
          <w:tcPr>
            <w:tcW w:w="1230" w:type="dxa"/>
          </w:tcPr>
          <w:p w14:paraId="76CB3ED7" w14:textId="77777777" w:rsidR="00DA1FC9" w:rsidRDefault="00DC691E" w:rsidP="00DA1FC9"/>
        </w:tc>
        <w:tc>
          <w:tcPr>
            <w:tcW w:w="839" w:type="dxa"/>
          </w:tcPr>
          <w:p w14:paraId="6E36C38D" w14:textId="77777777" w:rsidR="00DA1FC9" w:rsidRPr="0032066A" w:rsidRDefault="002B5930" w:rsidP="00DA1FC9">
            <w:r>
              <w:t>/&lt;3&gt;</w:t>
            </w:r>
          </w:p>
        </w:tc>
        <w:tc>
          <w:tcPr>
            <w:tcW w:w="5352" w:type="dxa"/>
          </w:tcPr>
          <w:p w14:paraId="45F8E565" w14:textId="77777777" w:rsidR="00DA1FC9" w:rsidRDefault="002B5930" w:rsidP="00DA1FC9">
            <w:r w:rsidRPr="0032066A">
              <w:t xml:space="preserve">The update was </w:t>
            </w:r>
            <w:r>
              <w:t xml:space="preserve">postponed </w:t>
            </w:r>
            <w:r w:rsidRPr="0032066A">
              <w:t xml:space="preserve">because it was interrupted by another process. </w:t>
            </w:r>
          </w:p>
          <w:p w14:paraId="78852031" w14:textId="77777777" w:rsidR="00DA1FC9" w:rsidRPr="0032066A" w:rsidRDefault="002B5930" w:rsidP="00DA1FC9">
            <w:r>
              <w:t>{The vehicle will try again on {schedule date and time}.} / {Schedule a time to retry the update.}</w:t>
            </w:r>
          </w:p>
        </w:tc>
      </w:tr>
      <w:tr w:rsidR="00DA1FC9" w:rsidRPr="004A7208" w14:paraId="73E75EF0" w14:textId="77777777" w:rsidTr="00DA1FC9">
        <w:tc>
          <w:tcPr>
            <w:tcW w:w="1936" w:type="dxa"/>
            <w:gridSpan w:val="2"/>
          </w:tcPr>
          <w:p w14:paraId="3C85141E" w14:textId="77777777" w:rsidR="00DA1FC9" w:rsidRPr="001A4D43" w:rsidRDefault="002B5930" w:rsidP="00DA1FC9">
            <w:r w:rsidRPr="001A4D43">
              <w:t>Unknown Precondition is not Met</w:t>
            </w:r>
          </w:p>
        </w:tc>
        <w:tc>
          <w:tcPr>
            <w:tcW w:w="1238" w:type="dxa"/>
          </w:tcPr>
          <w:p w14:paraId="58619B2A" w14:textId="77777777" w:rsidR="00DA1FC9" w:rsidRPr="001A4D43" w:rsidRDefault="002B5930" w:rsidP="00DA1FC9">
            <w:r w:rsidRPr="0032066A">
              <w:t>System Not Updated</w:t>
            </w:r>
          </w:p>
        </w:tc>
        <w:tc>
          <w:tcPr>
            <w:tcW w:w="1230" w:type="dxa"/>
          </w:tcPr>
          <w:p w14:paraId="338A730D" w14:textId="77777777" w:rsidR="00DA1FC9" w:rsidRDefault="00DC691E" w:rsidP="00DA1FC9"/>
        </w:tc>
        <w:tc>
          <w:tcPr>
            <w:tcW w:w="839" w:type="dxa"/>
          </w:tcPr>
          <w:p w14:paraId="616C7690" w14:textId="77777777" w:rsidR="00DA1FC9" w:rsidRPr="001A4D43" w:rsidRDefault="002B5930" w:rsidP="00DA1FC9">
            <w:r>
              <w:t>/&lt;10&gt;</w:t>
            </w:r>
          </w:p>
        </w:tc>
        <w:tc>
          <w:tcPr>
            <w:tcW w:w="5352" w:type="dxa"/>
          </w:tcPr>
          <w:p w14:paraId="190D5F09" w14:textId="77777777" w:rsidR="00DA1FC9" w:rsidRDefault="002B5930" w:rsidP="00DA1FC9">
            <w:r w:rsidRPr="001A4D43">
              <w:t>The update was</w:t>
            </w:r>
            <w:r>
              <w:t xml:space="preserve"> postponed </w:t>
            </w:r>
            <w:r w:rsidRPr="001A4D43">
              <w:t xml:space="preserve">because it was interrupted by another process. </w:t>
            </w:r>
          </w:p>
          <w:p w14:paraId="3103A540" w14:textId="77777777" w:rsidR="00DA1FC9" w:rsidRPr="0032066A" w:rsidRDefault="002B5930" w:rsidP="00DA1FC9">
            <w:r>
              <w:t>{The vehicle will try again on {schedule date and time}.} / {Schedule a time to retry the update.}</w:t>
            </w:r>
          </w:p>
        </w:tc>
      </w:tr>
    </w:tbl>
    <w:p w14:paraId="0E322376" w14:textId="77777777" w:rsidR="00DA1FC9" w:rsidRDefault="00DC691E" w:rsidP="00DA1FC9">
      <w:pPr>
        <w:jc w:val="center"/>
      </w:pPr>
    </w:p>
    <w:p w14:paraId="124B1E34" w14:textId="77777777" w:rsidR="00EA4672" w:rsidRDefault="002B5930" w:rsidP="00DA1FC9">
      <w:pPr>
        <w:jc w:val="center"/>
      </w:pPr>
      <w:r>
        <w:t>Table x: List of Precondition with priority</w:t>
      </w:r>
    </w:p>
    <w:p w14:paraId="42267DC0" w14:textId="77777777" w:rsidR="00EA4672" w:rsidRDefault="002B5930" w:rsidP="002D2F56">
      <w:r>
        <w:t xml:space="preserve"> </w:t>
      </w:r>
    </w:p>
    <w:p w14:paraId="15A9C602" w14:textId="41F3D45B"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D8455F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1DF3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142961" w14:textId="77777777" w:rsidR="006C029A" w:rsidRPr="00520F3E" w:rsidRDefault="00DC691E" w:rsidP="009E691C">
            <w:pPr>
              <w:rPr>
                <w:rFonts w:eastAsiaTheme="minorHAnsi" w:cs="Arial"/>
                <w:vanish/>
                <w:color w:val="000000" w:themeColor="text1"/>
                <w:sz w:val="16"/>
                <w:szCs w:val="16"/>
              </w:rPr>
            </w:pPr>
          </w:p>
        </w:tc>
      </w:tr>
      <w:tr w:rsidR="006C029A" w:rsidRPr="00520F3E" w14:paraId="4CB439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E1C1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B66E5A" w14:textId="77777777" w:rsidR="006C029A" w:rsidRPr="00520F3E" w:rsidRDefault="00DC691E" w:rsidP="009E691C">
            <w:pPr>
              <w:rPr>
                <w:rFonts w:eastAsiaTheme="minorHAnsi" w:cs="Arial"/>
                <w:vanish/>
                <w:color w:val="000000" w:themeColor="text1"/>
                <w:sz w:val="16"/>
                <w:szCs w:val="16"/>
              </w:rPr>
            </w:pPr>
          </w:p>
        </w:tc>
      </w:tr>
      <w:tr w:rsidR="006C029A" w:rsidRPr="00520F3E" w14:paraId="6CB12EC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0ED64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3FB937" w14:textId="77777777" w:rsidR="006C029A" w:rsidRPr="00520F3E" w:rsidRDefault="00DC691E" w:rsidP="009E691C">
            <w:pPr>
              <w:rPr>
                <w:rFonts w:eastAsiaTheme="minorHAnsi" w:cs="Arial"/>
                <w:vanish/>
                <w:color w:val="000000" w:themeColor="text1"/>
                <w:sz w:val="16"/>
                <w:szCs w:val="16"/>
              </w:rPr>
            </w:pPr>
          </w:p>
        </w:tc>
      </w:tr>
      <w:tr w:rsidR="006C029A" w:rsidRPr="00520F3E" w14:paraId="78370A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5C39D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2309AD" w14:textId="77777777" w:rsidR="006C029A" w:rsidRPr="00520F3E" w:rsidRDefault="00DC691E" w:rsidP="00351BDF">
            <w:pPr>
              <w:rPr>
                <w:rFonts w:eastAsiaTheme="minorHAnsi" w:cs="Arial"/>
                <w:vanish/>
                <w:color w:val="000000" w:themeColor="text1"/>
                <w:sz w:val="16"/>
                <w:szCs w:val="16"/>
              </w:rPr>
            </w:pPr>
          </w:p>
        </w:tc>
      </w:tr>
      <w:tr w:rsidR="006C029A" w:rsidRPr="00520F3E" w14:paraId="4882C9D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91931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C3CE3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3CAE22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51F72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671DD5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85111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ECB79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4B930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53C9C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D36BA0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4650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972A76"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49D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64A10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582279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D359F8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4907BD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78B0478"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B37415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1D286F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5EB8CDE" w14:textId="77777777" w:rsidR="00DC0771" w:rsidRPr="00106C9E" w:rsidRDefault="00DC691E" w:rsidP="00A03556"/>
    <w:p w14:paraId="18880F78" w14:textId="77777777" w:rsidR="00D353BB" w:rsidRPr="0040222F" w:rsidRDefault="002B5930" w:rsidP="0040222F">
      <w:pPr>
        <w:pStyle w:val="Heading5"/>
      </w:pPr>
      <w:bookmarkStart w:id="87" w:name="_Toc46730378"/>
      <w:r w:rsidRPr="0040222F">
        <w:t>REQ-329373/B-###R_FNC_Veh_HMI_Sch_012### Activation Postponed due to Vehicle Conditions not Met</w:t>
      </w:r>
      <w:bookmarkEnd w:id="87"/>
    </w:p>
    <w:p w14:paraId="36C63ADF" w14:textId="77777777" w:rsidR="00500605" w:rsidRDefault="002B5930" w:rsidP="00500605">
      <w:r>
        <w:t xml:space="preserve">If the update scheduler is, postpone due to vehicle conditions at time of schedule or vehicle is not ready to complete software activation and customer cannot fix the preconditions, then prompt the customer with a warning that vehicle update is not complete due to vehicle conditions </w:t>
      </w:r>
      <w:proofErr w:type="spellStart"/>
      <w:r w:rsidRPr="0027107E">
        <w:rPr>
          <w:color w:val="0000CC"/>
        </w:rPr>
        <w:t>LS_OTAM_SW_Update_Postpone</w:t>
      </w:r>
      <w:proofErr w:type="spellEnd"/>
      <w:r w:rsidRPr="0027107E">
        <w:rPr>
          <w:color w:val="0000CC"/>
        </w:rPr>
        <w:t xml:space="preserve"> = True</w:t>
      </w:r>
      <w:r>
        <w:t xml:space="preserve"> and system shall automatically retry at next schedule time (show day/time).</w:t>
      </w:r>
    </w:p>
    <w:p w14:paraId="4546300D" w14:textId="77777777" w:rsidR="00EA4672" w:rsidRDefault="002B5930" w:rsidP="00500605">
      <w:r>
        <w:t xml:space="preserve">If </w:t>
      </w:r>
      <w:r>
        <w:rPr>
          <w:rFonts w:cs="Arial"/>
        </w:rPr>
        <w:t xml:space="preserve">recurring </w:t>
      </w:r>
      <w:r>
        <w:t>schedule time = null, then prompt the user to set time.</w:t>
      </w:r>
    </w:p>
    <w:p w14:paraId="632BA911" w14:textId="59B30EA8"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E4FD90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1D4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461992" w14:textId="77777777" w:rsidR="006C029A" w:rsidRPr="00520F3E" w:rsidRDefault="00DC691E" w:rsidP="009E691C">
            <w:pPr>
              <w:rPr>
                <w:rFonts w:eastAsiaTheme="minorHAnsi" w:cs="Arial"/>
                <w:vanish/>
                <w:color w:val="000000" w:themeColor="text1"/>
                <w:sz w:val="16"/>
                <w:szCs w:val="16"/>
              </w:rPr>
            </w:pPr>
          </w:p>
        </w:tc>
      </w:tr>
      <w:tr w:rsidR="006C029A" w:rsidRPr="00520F3E" w14:paraId="3CF54BC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56C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655833" w14:textId="77777777" w:rsidR="006C029A" w:rsidRPr="00520F3E" w:rsidRDefault="00DC691E" w:rsidP="009E691C">
            <w:pPr>
              <w:rPr>
                <w:rFonts w:eastAsiaTheme="minorHAnsi" w:cs="Arial"/>
                <w:vanish/>
                <w:color w:val="000000" w:themeColor="text1"/>
                <w:sz w:val="16"/>
                <w:szCs w:val="16"/>
              </w:rPr>
            </w:pPr>
          </w:p>
        </w:tc>
      </w:tr>
      <w:tr w:rsidR="006C029A" w:rsidRPr="00520F3E" w14:paraId="719A08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6A0F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D8F0C8" w14:textId="77777777" w:rsidR="006C029A" w:rsidRPr="00520F3E" w:rsidRDefault="00DC691E" w:rsidP="009E691C">
            <w:pPr>
              <w:rPr>
                <w:rFonts w:eastAsiaTheme="minorHAnsi" w:cs="Arial"/>
                <w:vanish/>
                <w:color w:val="000000" w:themeColor="text1"/>
                <w:sz w:val="16"/>
                <w:szCs w:val="16"/>
              </w:rPr>
            </w:pPr>
          </w:p>
        </w:tc>
      </w:tr>
      <w:tr w:rsidR="006C029A" w:rsidRPr="00520F3E" w14:paraId="60C67F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3BE9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871F3F" w14:textId="77777777" w:rsidR="006C029A" w:rsidRPr="00520F3E" w:rsidRDefault="00DC691E" w:rsidP="00351BDF">
            <w:pPr>
              <w:rPr>
                <w:rFonts w:eastAsiaTheme="minorHAnsi" w:cs="Arial"/>
                <w:vanish/>
                <w:color w:val="000000" w:themeColor="text1"/>
                <w:sz w:val="16"/>
                <w:szCs w:val="16"/>
              </w:rPr>
            </w:pPr>
          </w:p>
        </w:tc>
      </w:tr>
      <w:tr w:rsidR="006C029A" w:rsidRPr="00520F3E" w14:paraId="602E5D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18A2A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25F893"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1BE19E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4F4D8D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13533A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B3E1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F05CF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82BCF1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B4914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3B7482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C04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204872"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8804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1F6AC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4EF95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C0D4F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90A56F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9579EA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16EB6E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F6B78E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CB61C4A" w14:textId="77777777" w:rsidR="00DC0771" w:rsidRPr="00106C9E" w:rsidRDefault="00DC691E" w:rsidP="00A03556"/>
    <w:p w14:paraId="51681A53" w14:textId="77777777" w:rsidR="00D353BB" w:rsidRPr="0040222F" w:rsidRDefault="002B5930" w:rsidP="0040222F">
      <w:pPr>
        <w:pStyle w:val="Heading5"/>
      </w:pPr>
      <w:bookmarkStart w:id="88" w:name="_Toc46730379"/>
      <w:r w:rsidRPr="0040222F">
        <w:t>REQ-326161/A-###R_FNC_Veh_HMI_Sch_013###OVERRIDE – HMI Notifications</w:t>
      </w:r>
      <w:bookmarkEnd w:id="88"/>
    </w:p>
    <w:p w14:paraId="28FCBEFA" w14:textId="77777777" w:rsidR="00EA4672" w:rsidRDefault="002B5930" w:rsidP="00A31B3D">
      <w:pPr>
        <w:rPr>
          <w:rFonts w:cs="Arial"/>
        </w:rPr>
      </w:pPr>
      <w:r>
        <w:rPr>
          <w:rFonts w:cs="Arial"/>
        </w:rPr>
        <w:t>Override update can be completely silent and does not require a schedule for software update to complete; vehicle shall update at first availability,</w:t>
      </w:r>
      <w:r w:rsidRPr="007B6FCB">
        <w:rPr>
          <w:rFonts w:cs="Arial"/>
        </w:rPr>
        <w:t xml:space="preserve"> and user sh</w:t>
      </w:r>
      <w:r>
        <w:rPr>
          <w:rFonts w:cs="Arial"/>
        </w:rPr>
        <w:t>all not be allowing to interrupt</w:t>
      </w:r>
      <w:r w:rsidRPr="007B6FCB">
        <w:rPr>
          <w:rFonts w:cs="Arial"/>
        </w:rPr>
        <w:t>.</w:t>
      </w:r>
    </w:p>
    <w:p w14:paraId="32974CBA" w14:textId="30AE479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BD921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6744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CC0B45" w14:textId="77777777" w:rsidR="006C029A" w:rsidRPr="00520F3E" w:rsidRDefault="00DC691E" w:rsidP="009E691C">
            <w:pPr>
              <w:rPr>
                <w:rFonts w:eastAsiaTheme="minorHAnsi" w:cs="Arial"/>
                <w:vanish/>
                <w:color w:val="000000" w:themeColor="text1"/>
                <w:sz w:val="16"/>
                <w:szCs w:val="16"/>
              </w:rPr>
            </w:pPr>
          </w:p>
        </w:tc>
      </w:tr>
      <w:tr w:rsidR="006C029A" w:rsidRPr="00520F3E" w14:paraId="41D444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E7C1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20706" w14:textId="77777777" w:rsidR="006C029A" w:rsidRPr="00520F3E" w:rsidRDefault="00DC691E" w:rsidP="009E691C">
            <w:pPr>
              <w:rPr>
                <w:rFonts w:eastAsiaTheme="minorHAnsi" w:cs="Arial"/>
                <w:vanish/>
                <w:color w:val="000000" w:themeColor="text1"/>
                <w:sz w:val="16"/>
                <w:szCs w:val="16"/>
              </w:rPr>
            </w:pPr>
          </w:p>
        </w:tc>
      </w:tr>
      <w:tr w:rsidR="006C029A" w:rsidRPr="00520F3E" w14:paraId="5EED183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493C4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9980C0" w14:textId="77777777" w:rsidR="006C029A" w:rsidRPr="00520F3E" w:rsidRDefault="00DC691E" w:rsidP="009E691C">
            <w:pPr>
              <w:rPr>
                <w:rFonts w:eastAsiaTheme="minorHAnsi" w:cs="Arial"/>
                <w:vanish/>
                <w:color w:val="000000" w:themeColor="text1"/>
                <w:sz w:val="16"/>
                <w:szCs w:val="16"/>
              </w:rPr>
            </w:pPr>
          </w:p>
        </w:tc>
      </w:tr>
      <w:tr w:rsidR="006C029A" w:rsidRPr="00520F3E" w14:paraId="4BBB1DA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C802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094C26" w14:textId="77777777" w:rsidR="006C029A" w:rsidRPr="00520F3E" w:rsidRDefault="00DC691E" w:rsidP="00351BDF">
            <w:pPr>
              <w:rPr>
                <w:rFonts w:eastAsiaTheme="minorHAnsi" w:cs="Arial"/>
                <w:vanish/>
                <w:color w:val="000000" w:themeColor="text1"/>
                <w:sz w:val="16"/>
                <w:szCs w:val="16"/>
              </w:rPr>
            </w:pPr>
          </w:p>
        </w:tc>
      </w:tr>
      <w:tr w:rsidR="006C029A" w:rsidRPr="00520F3E" w14:paraId="24C4F21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E67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917AF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273ED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A32B6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D67AE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78C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2DD26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9EC5F7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16AFE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970124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ABAA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C915BF"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541D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FD6F0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9A299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3AD7A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4C46C4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7A54A8"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F0E9EA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EE93C8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E799F4C" w14:textId="77777777" w:rsidR="00DC0771" w:rsidRPr="00106C9E" w:rsidRDefault="00DC691E" w:rsidP="00A03556"/>
    <w:p w14:paraId="1AE134D3" w14:textId="77777777" w:rsidR="00D353BB" w:rsidRPr="0040222F" w:rsidRDefault="002B5930" w:rsidP="0040222F">
      <w:pPr>
        <w:pStyle w:val="Heading5"/>
      </w:pPr>
      <w:bookmarkStart w:id="89" w:name="_Toc46730380"/>
      <w:r w:rsidRPr="0040222F">
        <w:t xml:space="preserve">REQ-346981/C-###R_FNC_Veh_HMI_Sch_014### When </w:t>
      </w:r>
      <w:proofErr w:type="gramStart"/>
      <w:r w:rsidRPr="0040222F">
        <w:t>User  Disable</w:t>
      </w:r>
      <w:proofErr w:type="gramEnd"/>
      <w:r w:rsidRPr="0040222F">
        <w:t xml:space="preserve"> Recurring  Schedule: clear the set date/time</w:t>
      </w:r>
      <w:bookmarkEnd w:id="89"/>
    </w:p>
    <w:p w14:paraId="4AE23BBB" w14:textId="77777777" w:rsidR="00EA4672" w:rsidRDefault="002B5930" w:rsidP="0049733A">
      <w:r w:rsidRPr="007A20CB">
        <w:t xml:space="preserve">If </w:t>
      </w:r>
      <w:r w:rsidRPr="007A20CB">
        <w:rPr>
          <w:rFonts w:cs="Arial"/>
        </w:rPr>
        <w:t xml:space="preserve">recurring </w:t>
      </w:r>
      <w:r w:rsidRPr="007A20CB">
        <w:t xml:space="preserve">schedule is set and user disables the </w:t>
      </w:r>
      <w:r w:rsidRPr="007A20CB">
        <w:rPr>
          <w:rFonts w:cs="Arial"/>
        </w:rPr>
        <w:t xml:space="preserve">recurring </w:t>
      </w:r>
      <w:r w:rsidRPr="007A20CB">
        <w:t xml:space="preserve">schedule option, then HMI shall clear the </w:t>
      </w:r>
      <w:r w:rsidRPr="007A20CB">
        <w:rPr>
          <w:rFonts w:cs="Arial"/>
        </w:rPr>
        <w:t xml:space="preserve">recurring </w:t>
      </w:r>
      <w:r w:rsidRPr="007A20CB">
        <w:t xml:space="preserve">set day/time and send notification to OTAM. </w:t>
      </w:r>
    </w:p>
    <w:p w14:paraId="45A0E75C" w14:textId="1C0D722F" w:rsidR="007D298D" w:rsidRPr="007A20CB" w:rsidRDefault="002B5930" w:rsidP="0049733A">
      <w:proofErr w:type="spellStart"/>
      <w:r w:rsidRPr="007A20CB">
        <w:t>LS_ASUHMI_Activation_Consent</w:t>
      </w:r>
      <w:proofErr w:type="spellEnd"/>
      <w:r w:rsidRPr="007A20CB">
        <w:t xml:space="preserve"> = UNDEFINED</w:t>
      </w:r>
    </w:p>
    <w:p w14:paraId="48D8A0EB" w14:textId="77777777" w:rsidR="007D298D" w:rsidRPr="007A20CB" w:rsidRDefault="002B5930" w:rsidP="0049733A">
      <w:proofErr w:type="spellStart"/>
      <w:r w:rsidRPr="007A20CB">
        <w:lastRenderedPageBreak/>
        <w:t>LS_ASUHMI_ASU_ScheduleTime</w:t>
      </w:r>
      <w:proofErr w:type="spellEnd"/>
      <w:r w:rsidRPr="007A20CB">
        <w:t xml:space="preserve"> = NULL</w:t>
      </w:r>
    </w:p>
    <w:p w14:paraId="7866F837" w14:textId="77777777" w:rsidR="00EA4672" w:rsidRDefault="002B5930" w:rsidP="0049733A">
      <w:proofErr w:type="spellStart"/>
      <w:r w:rsidRPr="007A20CB">
        <w:t>LS_ASUHMI_ASU_ReoccuringSchedule</w:t>
      </w:r>
      <w:proofErr w:type="spellEnd"/>
      <w:r w:rsidRPr="007A20CB">
        <w:t xml:space="preserve"> = FALSE</w:t>
      </w:r>
    </w:p>
    <w:p w14:paraId="0BFF5D67" w14:textId="033737D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08D434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EE3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51F0BC" w14:textId="77777777" w:rsidR="006C029A" w:rsidRPr="00520F3E" w:rsidRDefault="00DC691E" w:rsidP="009E691C">
            <w:pPr>
              <w:rPr>
                <w:rFonts w:eastAsiaTheme="minorHAnsi" w:cs="Arial"/>
                <w:vanish/>
                <w:color w:val="000000" w:themeColor="text1"/>
                <w:sz w:val="16"/>
                <w:szCs w:val="16"/>
              </w:rPr>
            </w:pPr>
          </w:p>
        </w:tc>
      </w:tr>
      <w:tr w:rsidR="006C029A" w:rsidRPr="00520F3E" w14:paraId="4BCB498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59B7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F107F6" w14:textId="77777777" w:rsidR="006C029A" w:rsidRPr="00520F3E" w:rsidRDefault="00DC691E" w:rsidP="009E691C">
            <w:pPr>
              <w:rPr>
                <w:rFonts w:eastAsiaTheme="minorHAnsi" w:cs="Arial"/>
                <w:vanish/>
                <w:color w:val="000000" w:themeColor="text1"/>
                <w:sz w:val="16"/>
                <w:szCs w:val="16"/>
              </w:rPr>
            </w:pPr>
          </w:p>
        </w:tc>
      </w:tr>
      <w:tr w:rsidR="006C029A" w:rsidRPr="00520F3E" w14:paraId="6DC4A2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D170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CC32C7" w14:textId="77777777" w:rsidR="006C029A" w:rsidRPr="00520F3E" w:rsidRDefault="00DC691E" w:rsidP="009E691C">
            <w:pPr>
              <w:rPr>
                <w:rFonts w:eastAsiaTheme="minorHAnsi" w:cs="Arial"/>
                <w:vanish/>
                <w:color w:val="000000" w:themeColor="text1"/>
                <w:sz w:val="16"/>
                <w:szCs w:val="16"/>
              </w:rPr>
            </w:pPr>
          </w:p>
        </w:tc>
      </w:tr>
      <w:tr w:rsidR="006C029A" w:rsidRPr="00520F3E" w14:paraId="77F4FE6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B21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52C8F9" w14:textId="77777777" w:rsidR="006C029A" w:rsidRPr="00520F3E" w:rsidRDefault="00DC691E" w:rsidP="00351BDF">
            <w:pPr>
              <w:rPr>
                <w:rFonts w:eastAsiaTheme="minorHAnsi" w:cs="Arial"/>
                <w:vanish/>
                <w:color w:val="000000" w:themeColor="text1"/>
                <w:sz w:val="16"/>
                <w:szCs w:val="16"/>
              </w:rPr>
            </w:pPr>
          </w:p>
        </w:tc>
      </w:tr>
      <w:tr w:rsidR="006C029A" w:rsidRPr="00520F3E" w14:paraId="07AEB58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D193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05683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7C1E6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DA680F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6B8611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7723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A86A2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CFCED8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E301C3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E0319E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0D4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998C83"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B052A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5EF0E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4CEF3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882D3C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4BB1D8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04F3D4"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10AE81B"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A77105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694275" w14:textId="77777777" w:rsidR="00DC0771" w:rsidRPr="00106C9E" w:rsidRDefault="00DC691E" w:rsidP="00A03556"/>
    <w:p w14:paraId="56278CAC" w14:textId="77777777" w:rsidR="00D353BB" w:rsidRPr="0040222F" w:rsidRDefault="002B5930" w:rsidP="0040222F">
      <w:pPr>
        <w:pStyle w:val="Heading5"/>
      </w:pPr>
      <w:bookmarkStart w:id="90" w:name="_Toc46730381"/>
      <w:r w:rsidRPr="0040222F">
        <w:t>REQ-347386/B-###R_FNC_Veh_HMI_Sch_015### HMI allow the user to select and save the time before setting it to OTAM</w:t>
      </w:r>
      <w:bookmarkEnd w:id="90"/>
    </w:p>
    <w:p w14:paraId="464C7A3A" w14:textId="77777777" w:rsidR="00676687" w:rsidRDefault="002B5930" w:rsidP="00676687">
      <w:r>
        <w:t xml:space="preserve">HMI shall have a “SAVE” button to save the schedule, if there is not selection then, HMO shall gray the clear button. </w:t>
      </w:r>
    </w:p>
    <w:p w14:paraId="7EF9D171" w14:textId="77777777" w:rsidR="00676687" w:rsidRDefault="002B5930" w:rsidP="00676687">
      <w:r>
        <w:t xml:space="preserve">HMI shall have a “Clear” button to clear the current schedule, if there is not selection then, HMI shall gray the clear button. </w:t>
      </w:r>
    </w:p>
    <w:p w14:paraId="723F8345" w14:textId="77777777" w:rsidR="00EA4672" w:rsidRDefault="002B5930" w:rsidP="00676687">
      <w:r>
        <w:t xml:space="preserve">After customer make changes to the schedule, HMI shall show confirmation popup with Day and time. </w:t>
      </w:r>
    </w:p>
    <w:p w14:paraId="3EDCB5B5" w14:textId="77777777" w:rsidR="00EA4672" w:rsidRDefault="002B5930" w:rsidP="00E3725C">
      <w:r w:rsidRPr="00FF76A0">
        <w:t xml:space="preserve">HMI </w:t>
      </w:r>
      <w:r>
        <w:t xml:space="preserve">shall prompt the customer if customer schedule selection is not valid. </w:t>
      </w:r>
    </w:p>
    <w:p w14:paraId="3DF4DD20" w14:textId="77777777" w:rsidR="00EA4672" w:rsidRDefault="002B5930" w:rsidP="00E3725C">
      <w:r>
        <w:t xml:space="preserve">If customer try to exit the HMI schedule screen after making changes to the schedule, then HMI shall have prompt to ASK the customer to save the new schedule before exit. </w:t>
      </w:r>
    </w:p>
    <w:p w14:paraId="2FBC48A5" w14:textId="77777777" w:rsidR="00EA4672" w:rsidRDefault="002B5930" w:rsidP="00E3725C">
      <w:r>
        <w:t xml:space="preserve">HMI shall send the latest update schedule date/time to </w:t>
      </w:r>
      <w:r w:rsidRPr="00FF76A0">
        <w:t>OTAM</w:t>
      </w:r>
      <w:r>
        <w:t xml:space="preserve">. </w:t>
      </w:r>
    </w:p>
    <w:p w14:paraId="62084C64" w14:textId="214D5B8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6D4BC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77F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8D9688" w14:textId="77777777" w:rsidR="006C029A" w:rsidRPr="00520F3E" w:rsidRDefault="00DC691E" w:rsidP="009E691C">
            <w:pPr>
              <w:rPr>
                <w:rFonts w:eastAsiaTheme="minorHAnsi" w:cs="Arial"/>
                <w:vanish/>
                <w:color w:val="000000" w:themeColor="text1"/>
                <w:sz w:val="16"/>
                <w:szCs w:val="16"/>
              </w:rPr>
            </w:pPr>
          </w:p>
        </w:tc>
      </w:tr>
      <w:tr w:rsidR="006C029A" w:rsidRPr="00520F3E" w14:paraId="7D18DAC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1F1D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B8B587" w14:textId="77777777" w:rsidR="006C029A" w:rsidRPr="00520F3E" w:rsidRDefault="00DC691E" w:rsidP="009E691C">
            <w:pPr>
              <w:rPr>
                <w:rFonts w:eastAsiaTheme="minorHAnsi" w:cs="Arial"/>
                <w:vanish/>
                <w:color w:val="000000" w:themeColor="text1"/>
                <w:sz w:val="16"/>
                <w:szCs w:val="16"/>
              </w:rPr>
            </w:pPr>
          </w:p>
        </w:tc>
      </w:tr>
      <w:tr w:rsidR="006C029A" w:rsidRPr="00520F3E" w14:paraId="666B36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CE8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BB3849" w14:textId="77777777" w:rsidR="006C029A" w:rsidRPr="00520F3E" w:rsidRDefault="00DC691E" w:rsidP="009E691C">
            <w:pPr>
              <w:rPr>
                <w:rFonts w:eastAsiaTheme="minorHAnsi" w:cs="Arial"/>
                <w:vanish/>
                <w:color w:val="000000" w:themeColor="text1"/>
                <w:sz w:val="16"/>
                <w:szCs w:val="16"/>
              </w:rPr>
            </w:pPr>
          </w:p>
        </w:tc>
      </w:tr>
      <w:tr w:rsidR="006C029A" w:rsidRPr="00520F3E" w14:paraId="0E572CB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05F3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4B3C5B" w14:textId="77777777" w:rsidR="006C029A" w:rsidRPr="00520F3E" w:rsidRDefault="00DC691E" w:rsidP="00351BDF">
            <w:pPr>
              <w:rPr>
                <w:rFonts w:eastAsiaTheme="minorHAnsi" w:cs="Arial"/>
                <w:vanish/>
                <w:color w:val="000000" w:themeColor="text1"/>
                <w:sz w:val="16"/>
                <w:szCs w:val="16"/>
              </w:rPr>
            </w:pPr>
          </w:p>
        </w:tc>
      </w:tr>
      <w:tr w:rsidR="006C029A" w:rsidRPr="00520F3E" w14:paraId="59D515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BA1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5D1091"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518BD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6F09B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7C7D4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97CC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92273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F6291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932A3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E9BDA3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2AC4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C09492"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10A8D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2A071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5DCB2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C48597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9410D6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C0FDA4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735D5B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753E9E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FABCAA9" w14:textId="77777777" w:rsidR="00DC0771" w:rsidRPr="00106C9E" w:rsidRDefault="00DC691E" w:rsidP="00A03556"/>
    <w:p w14:paraId="6C8A8F9B" w14:textId="77777777" w:rsidR="00D353BB" w:rsidRPr="0040222F" w:rsidRDefault="002B5930" w:rsidP="0040222F">
      <w:pPr>
        <w:pStyle w:val="Heading5"/>
      </w:pPr>
      <w:bookmarkStart w:id="91" w:name="_Toc46730382"/>
      <w:r w:rsidRPr="0040222F">
        <w:t>REQ-347783/B-###R_FNC_Veh_HMI_Sch_016### Stolen Vehicle Service is Active</w:t>
      </w:r>
      <w:bookmarkEnd w:id="91"/>
    </w:p>
    <w:p w14:paraId="394759C9" w14:textId="77777777" w:rsidR="00EA4672" w:rsidRDefault="002B5930" w:rsidP="00124A2A">
      <w:r w:rsidRPr="007A20CB">
        <w:t xml:space="preserve">If stolen vehicle service is active OTAM will set flag </w:t>
      </w:r>
      <w:proofErr w:type="spellStart"/>
      <w:r w:rsidRPr="007A20CB">
        <w:rPr>
          <w:color w:val="0000CC"/>
        </w:rPr>
        <w:t>LS_SVS_OTAM_Active</w:t>
      </w:r>
      <w:proofErr w:type="spellEnd"/>
      <w:r w:rsidRPr="007A20CB">
        <w:rPr>
          <w:color w:val="0000CC"/>
        </w:rPr>
        <w:t xml:space="preserve"> = True,</w:t>
      </w:r>
      <w:r w:rsidRPr="007A20CB">
        <w:t xml:space="preserve"> then HMI shall skip all software update related HMI notifications. </w:t>
      </w:r>
    </w:p>
    <w:p w14:paraId="3BA3473D" w14:textId="77777777" w:rsidR="00EA4672" w:rsidRDefault="002B5930" w:rsidP="00124A2A">
      <w:pPr>
        <w:rPr>
          <w:highlight w:val="yellow"/>
        </w:rPr>
      </w:pPr>
      <w:r w:rsidRPr="007A20CB">
        <w:t>If software</w:t>
      </w:r>
      <w:r w:rsidRPr="007A20CB">
        <w:rPr>
          <w:color w:val="0000CC"/>
        </w:rPr>
        <w:t xml:space="preserve"> </w:t>
      </w:r>
      <w:proofErr w:type="spellStart"/>
      <w:r w:rsidRPr="007A20CB">
        <w:rPr>
          <w:color w:val="0000CC"/>
        </w:rPr>
        <w:t>LS_SVS_OTAM_Active</w:t>
      </w:r>
      <w:proofErr w:type="spellEnd"/>
      <w:r w:rsidRPr="007A20CB">
        <w:rPr>
          <w:color w:val="0000CC"/>
        </w:rPr>
        <w:t xml:space="preserve"> = True &amp;&amp; </w:t>
      </w:r>
      <w:proofErr w:type="spellStart"/>
      <w:r w:rsidRPr="007A20CB">
        <w:rPr>
          <w:color w:val="0000CC"/>
        </w:rPr>
        <w:t>LS_OTAM_SW_Update_Postpone</w:t>
      </w:r>
      <w:proofErr w:type="spellEnd"/>
      <w:r w:rsidRPr="007A20CB">
        <w:rPr>
          <w:color w:val="0000CC"/>
        </w:rPr>
        <w:t xml:space="preserve"> = True,</w:t>
      </w:r>
      <w:r w:rsidRPr="007A20CB">
        <w:t xml:space="preserve"> then HMI shall NOT notify the user the software update has postponed</w:t>
      </w:r>
      <w:r>
        <w:t xml:space="preserve">. </w:t>
      </w:r>
      <w:r>
        <w:rPr>
          <w:highlight w:val="yellow"/>
        </w:rPr>
        <w:t xml:space="preserve"> </w:t>
      </w:r>
    </w:p>
    <w:p w14:paraId="1EE63E4A" w14:textId="653BA12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ECAB6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F05D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3614D9" w14:textId="77777777" w:rsidR="006C029A" w:rsidRPr="00520F3E" w:rsidRDefault="00DC691E" w:rsidP="009E691C">
            <w:pPr>
              <w:rPr>
                <w:rFonts w:eastAsiaTheme="minorHAnsi" w:cs="Arial"/>
                <w:vanish/>
                <w:color w:val="000000" w:themeColor="text1"/>
                <w:sz w:val="16"/>
                <w:szCs w:val="16"/>
              </w:rPr>
            </w:pPr>
          </w:p>
        </w:tc>
      </w:tr>
      <w:tr w:rsidR="006C029A" w:rsidRPr="00520F3E" w14:paraId="0187DA8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C0A7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DE1993" w14:textId="77777777" w:rsidR="006C029A" w:rsidRPr="00520F3E" w:rsidRDefault="00DC691E" w:rsidP="009E691C">
            <w:pPr>
              <w:rPr>
                <w:rFonts w:eastAsiaTheme="minorHAnsi" w:cs="Arial"/>
                <w:vanish/>
                <w:color w:val="000000" w:themeColor="text1"/>
                <w:sz w:val="16"/>
                <w:szCs w:val="16"/>
              </w:rPr>
            </w:pPr>
          </w:p>
        </w:tc>
      </w:tr>
      <w:tr w:rsidR="006C029A" w:rsidRPr="00520F3E" w14:paraId="2F039B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D6EA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DD9E02" w14:textId="77777777" w:rsidR="006C029A" w:rsidRPr="00520F3E" w:rsidRDefault="00DC691E" w:rsidP="009E691C">
            <w:pPr>
              <w:rPr>
                <w:rFonts w:eastAsiaTheme="minorHAnsi" w:cs="Arial"/>
                <w:vanish/>
                <w:color w:val="000000" w:themeColor="text1"/>
                <w:sz w:val="16"/>
                <w:szCs w:val="16"/>
              </w:rPr>
            </w:pPr>
          </w:p>
        </w:tc>
      </w:tr>
      <w:tr w:rsidR="006C029A" w:rsidRPr="00520F3E" w14:paraId="234714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7CF1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7FEA2B" w14:textId="77777777" w:rsidR="006C029A" w:rsidRPr="00520F3E" w:rsidRDefault="00DC691E" w:rsidP="00351BDF">
            <w:pPr>
              <w:rPr>
                <w:rFonts w:eastAsiaTheme="minorHAnsi" w:cs="Arial"/>
                <w:vanish/>
                <w:color w:val="000000" w:themeColor="text1"/>
                <w:sz w:val="16"/>
                <w:szCs w:val="16"/>
              </w:rPr>
            </w:pPr>
          </w:p>
        </w:tc>
      </w:tr>
      <w:tr w:rsidR="006C029A" w:rsidRPr="00520F3E" w14:paraId="3D24D6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D99C9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59AFC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EB92FD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6D676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C200C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541D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0BE82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D70E9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F56B30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0ADB66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B0A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DD674B"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D088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128C8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A680B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A5E77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F16BE1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33B0568"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A4B098D"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BBA247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6868E09" w14:textId="77777777" w:rsidR="00DC0771" w:rsidRPr="00106C9E" w:rsidRDefault="00DC691E" w:rsidP="00A03556"/>
    <w:p w14:paraId="4303AC69" w14:textId="77777777" w:rsidR="00D353BB" w:rsidRPr="0040222F" w:rsidRDefault="002B5930" w:rsidP="0040222F">
      <w:pPr>
        <w:pStyle w:val="Heading5"/>
      </w:pPr>
      <w:bookmarkStart w:id="92" w:name="_Toc46730383"/>
      <w:r w:rsidRPr="0040222F">
        <w:t>REQ-348242/C-###R_FNC_Veh_HMI_Sch_017### Stolen Vehicle Service is De-Active</w:t>
      </w:r>
      <w:bookmarkEnd w:id="92"/>
    </w:p>
    <w:customXmlDelRangeStart w:id="93" w:author="Gill, Balwinder (B.K.)" w:date="2020-06-06T02:10:00Z"/>
    <w:sdt>
      <w:sdtPr>
        <w:id w:val="-1249345270"/>
      </w:sdtPr>
      <w:sdtEndPr/>
      <w:sdtContent>
        <w:customXmlDelRangeEnd w:id="93"/>
        <w:customXmlDelRangeStart w:id="94" w:author="Gill, Balwinder (B.K.)" w:date="2020-06-06T02:10:00Z"/>
        <w:sdt>
          <w:sdtPr>
            <w:id w:val="601073183"/>
          </w:sdtPr>
          <w:sdtEndPr/>
          <w:sdtContent>
            <w:customXmlDelRangeEnd w:id="94"/>
            <w:p w14:paraId="5D5A5E5F" w14:textId="77777777" w:rsidR="00EA4672" w:rsidRDefault="002B5930" w:rsidP="007A20CB">
              <w:r w:rsidRPr="007A20CB">
                <w:t xml:space="preserve">If stolen vehicle service is de-active OTAM will set flag </w:t>
              </w:r>
              <w:proofErr w:type="spellStart"/>
              <w:r w:rsidRPr="007A20CB">
                <w:rPr>
                  <w:color w:val="0000CC"/>
                </w:rPr>
                <w:t>LS_SVS_OTAM_Active</w:t>
              </w:r>
              <w:proofErr w:type="spellEnd"/>
              <w:r w:rsidRPr="007A20CB">
                <w:rPr>
                  <w:color w:val="0000CC"/>
                </w:rPr>
                <w:t xml:space="preserve"> = False,</w:t>
              </w:r>
              <w:r w:rsidRPr="007A20CB">
                <w:t xml:space="preserve"> then HMI can resume all notification.  </w:t>
              </w:r>
            </w:p>
            <w:p w14:paraId="2A7D7D9F" w14:textId="77777777" w:rsidR="00EA4672" w:rsidRDefault="002B5930" w:rsidP="008F106C">
              <w:r w:rsidRPr="007A20CB">
                <w:t>If software</w:t>
              </w:r>
              <w:r w:rsidRPr="007A20CB">
                <w:rPr>
                  <w:color w:val="0000CC"/>
                </w:rPr>
                <w:t xml:space="preserve"> </w:t>
              </w:r>
              <w:proofErr w:type="spellStart"/>
              <w:r w:rsidRPr="007A20CB">
                <w:rPr>
                  <w:color w:val="0000CC"/>
                </w:rPr>
                <w:t>LS_SVS_OTAM_Active</w:t>
              </w:r>
              <w:proofErr w:type="spellEnd"/>
              <w:r w:rsidRPr="007A20CB">
                <w:rPr>
                  <w:color w:val="0000CC"/>
                </w:rPr>
                <w:t xml:space="preserve"> = false &amp;&amp; </w:t>
              </w:r>
              <w:proofErr w:type="spellStart"/>
              <w:r w:rsidRPr="007A20CB">
                <w:rPr>
                  <w:color w:val="0000CC"/>
                </w:rPr>
                <w:t>LS_OTAM_SW_Update_Postpone</w:t>
              </w:r>
              <w:proofErr w:type="spellEnd"/>
              <w:r w:rsidRPr="007A20CB">
                <w:rPr>
                  <w:color w:val="0000CC"/>
                </w:rPr>
                <w:t xml:space="preserve"> = True,</w:t>
              </w:r>
              <w:r w:rsidRPr="007A20CB">
                <w:t xml:space="preserve"> then HMI shall notify the user the software update has postponed.</w:t>
              </w:r>
            </w:p>
            <w:customXmlDelRangeStart w:id="95" w:author="Gill, Balwinder (B.K.)" w:date="2020-06-06T02:10:00Z"/>
          </w:sdtContent>
        </w:sdt>
        <w:customXmlDelRangeEnd w:id="95"/>
        <w:customXmlDelRangeStart w:id="96" w:author="Gill, Balwinder (B.K.)" w:date="2020-06-06T02:10:00Z"/>
      </w:sdtContent>
    </w:sdt>
    <w:customXmlDelRangeEnd w:id="96"/>
    <w:p w14:paraId="08246E8B" w14:textId="5BCEE03D"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1A898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B191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1D49E4" w14:textId="77777777" w:rsidR="006C029A" w:rsidRPr="00520F3E" w:rsidRDefault="00DC691E" w:rsidP="009E691C">
            <w:pPr>
              <w:rPr>
                <w:rFonts w:eastAsiaTheme="minorHAnsi" w:cs="Arial"/>
                <w:vanish/>
                <w:color w:val="000000" w:themeColor="text1"/>
                <w:sz w:val="16"/>
                <w:szCs w:val="16"/>
              </w:rPr>
            </w:pPr>
          </w:p>
        </w:tc>
      </w:tr>
      <w:tr w:rsidR="006C029A" w:rsidRPr="00520F3E" w14:paraId="7C63EBA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E99D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49F5B5" w14:textId="77777777" w:rsidR="006C029A" w:rsidRPr="00520F3E" w:rsidRDefault="00DC691E" w:rsidP="009E691C">
            <w:pPr>
              <w:rPr>
                <w:rFonts w:eastAsiaTheme="minorHAnsi" w:cs="Arial"/>
                <w:vanish/>
                <w:color w:val="000000" w:themeColor="text1"/>
                <w:sz w:val="16"/>
                <w:szCs w:val="16"/>
              </w:rPr>
            </w:pPr>
          </w:p>
        </w:tc>
      </w:tr>
      <w:tr w:rsidR="006C029A" w:rsidRPr="00520F3E" w14:paraId="7AE068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564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02360E" w14:textId="77777777" w:rsidR="006C029A" w:rsidRPr="00520F3E" w:rsidRDefault="00DC691E" w:rsidP="009E691C">
            <w:pPr>
              <w:rPr>
                <w:rFonts w:eastAsiaTheme="minorHAnsi" w:cs="Arial"/>
                <w:vanish/>
                <w:color w:val="000000" w:themeColor="text1"/>
                <w:sz w:val="16"/>
                <w:szCs w:val="16"/>
              </w:rPr>
            </w:pPr>
          </w:p>
        </w:tc>
      </w:tr>
      <w:tr w:rsidR="006C029A" w:rsidRPr="00520F3E" w14:paraId="37AC599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60C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10E19F" w14:textId="77777777" w:rsidR="006C029A" w:rsidRPr="00520F3E" w:rsidRDefault="00DC691E" w:rsidP="00351BDF">
            <w:pPr>
              <w:rPr>
                <w:rFonts w:eastAsiaTheme="minorHAnsi" w:cs="Arial"/>
                <w:vanish/>
                <w:color w:val="000000" w:themeColor="text1"/>
                <w:sz w:val="16"/>
                <w:szCs w:val="16"/>
              </w:rPr>
            </w:pPr>
          </w:p>
        </w:tc>
      </w:tr>
      <w:tr w:rsidR="006C029A" w:rsidRPr="00520F3E" w14:paraId="624269D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F5E4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5E0C9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816829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29C53A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A73459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E22E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141C7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95FB2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2D181F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CD81F1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422E9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022443"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35C3C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A588C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7D3D6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AA06E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B1E5AE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A2CA3E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D9958EB"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EF5147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691B1E0" w14:textId="77777777" w:rsidR="00DC0771" w:rsidRPr="00106C9E" w:rsidRDefault="00DC691E" w:rsidP="00A03556"/>
    <w:p w14:paraId="1E619826" w14:textId="77777777" w:rsidR="00D353BB" w:rsidRPr="0040222F" w:rsidRDefault="002B5930" w:rsidP="0040222F">
      <w:pPr>
        <w:pStyle w:val="Heading5"/>
      </w:pPr>
      <w:bookmarkStart w:id="97" w:name="_Toc46730384"/>
      <w:r w:rsidRPr="0040222F">
        <w:t>REQ-352881/A-###R_FNC_Veh_HMI_Sch_018### Update Expired and User Inputs Never Set Schedule</w:t>
      </w:r>
      <w:bookmarkEnd w:id="97"/>
    </w:p>
    <w:p w14:paraId="2ABBE8BC" w14:textId="77777777" w:rsidR="00EA4672" w:rsidRDefault="002B5930" w:rsidP="00444132">
      <w:r w:rsidRPr="00444132">
        <w:t xml:space="preserve">When software update requires a user input to apply the update </w:t>
      </w:r>
      <w:proofErr w:type="spellStart"/>
      <w:r w:rsidRPr="003A72F2">
        <w:rPr>
          <w:color w:val="0000CC"/>
        </w:rPr>
        <w:t>LS_OTAM_Activation_Type</w:t>
      </w:r>
      <w:proofErr w:type="spellEnd"/>
      <w:r w:rsidRPr="003A72F2">
        <w:rPr>
          <w:color w:val="0000CC"/>
        </w:rPr>
        <w:t xml:space="preserve"> = INHIBIT &amp;&amp; </w:t>
      </w:r>
      <w:proofErr w:type="spellStart"/>
      <w:r w:rsidRPr="003A72F2">
        <w:rPr>
          <w:color w:val="0000CC"/>
        </w:rPr>
        <w:t>LS_USBOTA_SW_Update_Status</w:t>
      </w:r>
      <w:proofErr w:type="spellEnd"/>
      <w:r w:rsidRPr="003A72F2">
        <w:rPr>
          <w:color w:val="0000CC"/>
        </w:rPr>
        <w:t xml:space="preserve"> = PENDING &amp;&amp; </w:t>
      </w:r>
      <w:proofErr w:type="spellStart"/>
      <w:r w:rsidRPr="003A72F2">
        <w:rPr>
          <w:color w:val="0000CC"/>
        </w:rPr>
        <w:t>LS_ASUHMI_ASU_ScheduleTime</w:t>
      </w:r>
      <w:proofErr w:type="spellEnd"/>
      <w:r w:rsidRPr="003A72F2">
        <w:rPr>
          <w:color w:val="0000CC"/>
        </w:rPr>
        <w:t xml:space="preserve"> = Null </w:t>
      </w:r>
      <w:r w:rsidRPr="00444132">
        <w:t>and user input was not provides a</w:t>
      </w:r>
      <w:r>
        <w:t>nd software update time expired</w:t>
      </w:r>
      <w:r w:rsidRPr="00444132">
        <w:t xml:space="preserve"> </w:t>
      </w:r>
      <w:proofErr w:type="spellStart"/>
      <w:r w:rsidRPr="003A72F2">
        <w:rPr>
          <w:color w:val="0000CC"/>
        </w:rPr>
        <w:t>LS_OTAM_TriggerExpiration_Time</w:t>
      </w:r>
      <w:proofErr w:type="spellEnd"/>
      <w:r w:rsidRPr="003A72F2">
        <w:rPr>
          <w:color w:val="0000CC"/>
        </w:rPr>
        <w:t xml:space="preserve"> = Expire</w:t>
      </w:r>
      <w:r w:rsidRPr="00444132">
        <w:t xml:space="preserve">, then HMI shall show a popup </w:t>
      </w:r>
      <w:r>
        <w:t xml:space="preserve">to allow the user </w:t>
      </w:r>
      <w:r w:rsidRPr="00444132">
        <w:t>to set a recurring schedule.</w:t>
      </w:r>
    </w:p>
    <w:p w14:paraId="2BBFB5E4" w14:textId="2B490119"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AEC73A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1C2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8607F7" w14:textId="77777777" w:rsidR="006C029A" w:rsidRPr="00520F3E" w:rsidRDefault="00DC691E" w:rsidP="009E691C">
            <w:pPr>
              <w:rPr>
                <w:rFonts w:eastAsiaTheme="minorHAnsi" w:cs="Arial"/>
                <w:vanish/>
                <w:color w:val="000000" w:themeColor="text1"/>
                <w:sz w:val="16"/>
                <w:szCs w:val="16"/>
              </w:rPr>
            </w:pPr>
          </w:p>
        </w:tc>
      </w:tr>
      <w:tr w:rsidR="006C029A" w:rsidRPr="00520F3E" w14:paraId="6EF1B48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DE79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49A953" w14:textId="77777777" w:rsidR="006C029A" w:rsidRPr="00520F3E" w:rsidRDefault="00DC691E" w:rsidP="009E691C">
            <w:pPr>
              <w:rPr>
                <w:rFonts w:eastAsiaTheme="minorHAnsi" w:cs="Arial"/>
                <w:vanish/>
                <w:color w:val="000000" w:themeColor="text1"/>
                <w:sz w:val="16"/>
                <w:szCs w:val="16"/>
              </w:rPr>
            </w:pPr>
          </w:p>
        </w:tc>
      </w:tr>
      <w:tr w:rsidR="006C029A" w:rsidRPr="00520F3E" w14:paraId="690545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7CE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A51436" w14:textId="77777777" w:rsidR="006C029A" w:rsidRPr="00520F3E" w:rsidRDefault="00DC691E" w:rsidP="009E691C">
            <w:pPr>
              <w:rPr>
                <w:rFonts w:eastAsiaTheme="minorHAnsi" w:cs="Arial"/>
                <w:vanish/>
                <w:color w:val="000000" w:themeColor="text1"/>
                <w:sz w:val="16"/>
                <w:szCs w:val="16"/>
              </w:rPr>
            </w:pPr>
          </w:p>
        </w:tc>
      </w:tr>
      <w:tr w:rsidR="006C029A" w:rsidRPr="00520F3E" w14:paraId="45910A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A9F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D0D53A" w14:textId="77777777" w:rsidR="006C029A" w:rsidRPr="00520F3E" w:rsidRDefault="00DC691E" w:rsidP="00351BDF">
            <w:pPr>
              <w:rPr>
                <w:rFonts w:eastAsiaTheme="minorHAnsi" w:cs="Arial"/>
                <w:vanish/>
                <w:color w:val="000000" w:themeColor="text1"/>
                <w:sz w:val="16"/>
                <w:szCs w:val="16"/>
              </w:rPr>
            </w:pPr>
          </w:p>
        </w:tc>
      </w:tr>
      <w:tr w:rsidR="006C029A" w:rsidRPr="00520F3E" w14:paraId="1CBEF0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4BE6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DB6F14"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411BC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D335A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40BDF6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2CE3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30C74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5AA4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61A53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BC92A2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8599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5DC639"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A379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2C51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CFD02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5716F5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CB7A74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631A4C"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7F4A05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EB6FA9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C9837E4" w14:textId="77777777" w:rsidR="00DC0771" w:rsidRPr="00106C9E" w:rsidRDefault="00DC691E" w:rsidP="00A03556"/>
    <w:p w14:paraId="46A4E00C" w14:textId="77777777" w:rsidR="00D353BB" w:rsidRPr="0040222F" w:rsidRDefault="002B5930" w:rsidP="0040222F">
      <w:pPr>
        <w:pStyle w:val="Heading5"/>
      </w:pPr>
      <w:bookmarkStart w:id="98" w:name="_Toc46730385"/>
      <w:r w:rsidRPr="0040222F">
        <w:t>REQ-369646/B-###R_FNC_Veh_HMI_Sch_019### Allow the User to Clear then Schedule and Get Feedback</w:t>
      </w:r>
      <w:bookmarkEnd w:id="98"/>
    </w:p>
    <w:p w14:paraId="6EA31269" w14:textId="77777777" w:rsidR="00EA4672" w:rsidRDefault="002B5930" w:rsidP="00500605">
      <w:r>
        <w:t>HMI shall allow the user to clear the schedule. When user click the clear schedule button, then HMI shall show a transient message with feedback of customer action.</w:t>
      </w:r>
    </w:p>
    <w:p w14:paraId="6D489C5F" w14:textId="05DC472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1DCE2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3D0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8BAF9C" w14:textId="77777777" w:rsidR="006C029A" w:rsidRPr="00520F3E" w:rsidRDefault="00DC691E" w:rsidP="009E691C">
            <w:pPr>
              <w:rPr>
                <w:rFonts w:eastAsiaTheme="minorHAnsi" w:cs="Arial"/>
                <w:vanish/>
                <w:color w:val="000000" w:themeColor="text1"/>
                <w:sz w:val="16"/>
                <w:szCs w:val="16"/>
              </w:rPr>
            </w:pPr>
          </w:p>
        </w:tc>
      </w:tr>
      <w:tr w:rsidR="006C029A" w:rsidRPr="00520F3E" w14:paraId="6F2FFFB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6E82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66073A" w14:textId="77777777" w:rsidR="006C029A" w:rsidRPr="00520F3E" w:rsidRDefault="00DC691E" w:rsidP="009E691C">
            <w:pPr>
              <w:rPr>
                <w:rFonts w:eastAsiaTheme="minorHAnsi" w:cs="Arial"/>
                <w:vanish/>
                <w:color w:val="000000" w:themeColor="text1"/>
                <w:sz w:val="16"/>
                <w:szCs w:val="16"/>
              </w:rPr>
            </w:pPr>
          </w:p>
        </w:tc>
      </w:tr>
      <w:tr w:rsidR="006C029A" w:rsidRPr="00520F3E" w14:paraId="7C7DD16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729A9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A1CE8E" w14:textId="77777777" w:rsidR="006C029A" w:rsidRPr="00520F3E" w:rsidRDefault="00DC691E" w:rsidP="009E691C">
            <w:pPr>
              <w:rPr>
                <w:rFonts w:eastAsiaTheme="minorHAnsi" w:cs="Arial"/>
                <w:vanish/>
                <w:color w:val="000000" w:themeColor="text1"/>
                <w:sz w:val="16"/>
                <w:szCs w:val="16"/>
              </w:rPr>
            </w:pPr>
          </w:p>
        </w:tc>
      </w:tr>
      <w:tr w:rsidR="006C029A" w:rsidRPr="00520F3E" w14:paraId="30A741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D883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4693F6" w14:textId="77777777" w:rsidR="006C029A" w:rsidRPr="00520F3E" w:rsidRDefault="00DC691E" w:rsidP="00351BDF">
            <w:pPr>
              <w:rPr>
                <w:rFonts w:eastAsiaTheme="minorHAnsi" w:cs="Arial"/>
                <w:vanish/>
                <w:color w:val="000000" w:themeColor="text1"/>
                <w:sz w:val="16"/>
                <w:szCs w:val="16"/>
              </w:rPr>
            </w:pPr>
          </w:p>
        </w:tc>
      </w:tr>
      <w:tr w:rsidR="006C029A" w:rsidRPr="00520F3E" w14:paraId="67E842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9422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FC57DA"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7C3076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FFF157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22F597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5BD1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704CA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393D1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AEA864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B042C8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872E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1388A9"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6EAD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0346A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BB9E96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3CF15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4A099F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A2C927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AFC39F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947DAC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03EC5B6" w14:textId="77777777" w:rsidR="00DC0771" w:rsidRPr="00106C9E" w:rsidRDefault="00DC691E" w:rsidP="00A03556"/>
    <w:p w14:paraId="1333A712" w14:textId="77777777" w:rsidR="00D353BB" w:rsidRPr="0040222F" w:rsidRDefault="002B5930" w:rsidP="0040222F">
      <w:pPr>
        <w:pStyle w:val="Heading5"/>
      </w:pPr>
      <w:bookmarkStart w:id="99" w:name="_Toc46730386"/>
      <w:r w:rsidRPr="0040222F">
        <w:lastRenderedPageBreak/>
        <w:t>REQ-380373/A-###R_FNC_Veh_HMI_Sch_020### Remote Schedule Changes</w:t>
      </w:r>
      <w:bookmarkEnd w:id="99"/>
    </w:p>
    <w:p w14:paraId="3D14CE46" w14:textId="77777777" w:rsidR="00EA4672" w:rsidRDefault="002B5930" w:rsidP="00341FBD">
      <w:r w:rsidRPr="003F5194">
        <w:t xml:space="preserve">When HMI receives remote schedule updates from the OTAM, then HMI shall update the current settings to reflect the new setting. </w:t>
      </w:r>
    </w:p>
    <w:p w14:paraId="3B04BD9F" w14:textId="55E49429" w:rsidR="00341FBD" w:rsidRPr="003F5194" w:rsidRDefault="002B5930" w:rsidP="00341FBD">
      <w:proofErr w:type="spellStart"/>
      <w:r w:rsidRPr="003F5194">
        <w:rPr>
          <w:rFonts w:cs="Arial"/>
        </w:rPr>
        <w:t>LS_OTAM_HMI_Schedule_Changes</w:t>
      </w:r>
      <w:proofErr w:type="spellEnd"/>
      <w:r w:rsidRPr="003F5194">
        <w:t xml:space="preserve"> </w:t>
      </w:r>
    </w:p>
    <w:p w14:paraId="3FEB4D03" w14:textId="77777777" w:rsidR="00341FBD" w:rsidRPr="003F5194" w:rsidRDefault="002B5930" w:rsidP="00341FBD">
      <w:pPr>
        <w:ind w:left="2880"/>
        <w:rPr>
          <w:rFonts w:cs="Arial"/>
        </w:rPr>
      </w:pPr>
      <w:proofErr w:type="gramStart"/>
      <w:r w:rsidRPr="003F5194">
        <w:rPr>
          <w:rFonts w:cs="Arial"/>
        </w:rPr>
        <w:t>Value{</w:t>
      </w:r>
      <w:proofErr w:type="gramEnd"/>
      <w:r w:rsidRPr="003F5194">
        <w:rPr>
          <w:rFonts w:cs="Arial"/>
        </w:rPr>
        <w:t xml:space="preserve"> </w:t>
      </w:r>
    </w:p>
    <w:p w14:paraId="40F6342C" w14:textId="77777777" w:rsidR="00341FBD" w:rsidRPr="003F5194" w:rsidRDefault="002B5930" w:rsidP="00341FBD">
      <w:pPr>
        <w:ind w:left="2880"/>
        <w:rPr>
          <w:rFonts w:cs="Arial"/>
        </w:rPr>
      </w:pPr>
      <w:r w:rsidRPr="003F5194">
        <w:rPr>
          <w:rFonts w:cs="Arial"/>
        </w:rPr>
        <w:t>00 – Clear the schedule</w:t>
      </w:r>
    </w:p>
    <w:p w14:paraId="403C4BC9" w14:textId="77777777" w:rsidR="00341FBD" w:rsidRDefault="002B5930" w:rsidP="00341FBD">
      <w:pPr>
        <w:ind w:left="2880"/>
        <w:rPr>
          <w:rFonts w:cs="Arial"/>
        </w:rPr>
      </w:pPr>
      <w:r w:rsidRPr="003F5194">
        <w:rPr>
          <w:rFonts w:cs="Arial"/>
        </w:rPr>
        <w:t>01 – Update day/time</w:t>
      </w:r>
    </w:p>
    <w:p w14:paraId="68A5F76D" w14:textId="77777777" w:rsidR="00EA4672" w:rsidRDefault="002B5930" w:rsidP="00341FBD">
      <w:pPr>
        <w:ind w:left="2880"/>
      </w:pPr>
      <w:r>
        <w:rPr>
          <w:rFonts w:cs="Arial"/>
        </w:rPr>
        <w:t>}</w:t>
      </w:r>
    </w:p>
    <w:p w14:paraId="215EC58D" w14:textId="0106458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535452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CD898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2157E2" w14:textId="77777777" w:rsidR="006C029A" w:rsidRPr="00520F3E" w:rsidRDefault="00DC691E" w:rsidP="009E691C">
            <w:pPr>
              <w:rPr>
                <w:rFonts w:eastAsiaTheme="minorHAnsi" w:cs="Arial"/>
                <w:vanish/>
                <w:color w:val="000000" w:themeColor="text1"/>
                <w:sz w:val="16"/>
                <w:szCs w:val="16"/>
              </w:rPr>
            </w:pPr>
          </w:p>
        </w:tc>
      </w:tr>
      <w:tr w:rsidR="006C029A" w:rsidRPr="00520F3E" w14:paraId="22CD7D0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AAD1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217D36" w14:textId="77777777" w:rsidR="006C029A" w:rsidRPr="00520F3E" w:rsidRDefault="00DC691E" w:rsidP="009E691C">
            <w:pPr>
              <w:rPr>
                <w:rFonts w:eastAsiaTheme="minorHAnsi" w:cs="Arial"/>
                <w:vanish/>
                <w:color w:val="000000" w:themeColor="text1"/>
                <w:sz w:val="16"/>
                <w:szCs w:val="16"/>
              </w:rPr>
            </w:pPr>
          </w:p>
        </w:tc>
      </w:tr>
      <w:tr w:rsidR="006C029A" w:rsidRPr="00520F3E" w14:paraId="6DB6D5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1308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F0A356" w14:textId="77777777" w:rsidR="006C029A" w:rsidRPr="00520F3E" w:rsidRDefault="00DC691E" w:rsidP="009E691C">
            <w:pPr>
              <w:rPr>
                <w:rFonts w:eastAsiaTheme="minorHAnsi" w:cs="Arial"/>
                <w:vanish/>
                <w:color w:val="000000" w:themeColor="text1"/>
                <w:sz w:val="16"/>
                <w:szCs w:val="16"/>
              </w:rPr>
            </w:pPr>
          </w:p>
        </w:tc>
      </w:tr>
      <w:tr w:rsidR="006C029A" w:rsidRPr="00520F3E" w14:paraId="4A86F4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24105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931B30" w14:textId="77777777" w:rsidR="006C029A" w:rsidRPr="00520F3E" w:rsidRDefault="00DC691E" w:rsidP="00351BDF">
            <w:pPr>
              <w:rPr>
                <w:rFonts w:eastAsiaTheme="minorHAnsi" w:cs="Arial"/>
                <w:vanish/>
                <w:color w:val="000000" w:themeColor="text1"/>
                <w:sz w:val="16"/>
                <w:szCs w:val="16"/>
              </w:rPr>
            </w:pPr>
          </w:p>
        </w:tc>
      </w:tr>
      <w:tr w:rsidR="006C029A" w:rsidRPr="00520F3E" w14:paraId="3AD2A3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6D19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7FF08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3C02C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425C1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E383D2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CE05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C24A3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FA6F72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6469B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5130AE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8F4A3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1E6D8D"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DB12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61494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461B0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872E9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02EAC0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6972F8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106B9BC"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A1058E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98B08F3" w14:textId="77777777" w:rsidR="00DC0771" w:rsidRPr="00106C9E" w:rsidRDefault="00DC691E" w:rsidP="00A03556"/>
    <w:p w14:paraId="55E31BC8" w14:textId="77777777" w:rsidR="00D353BB" w:rsidRPr="0040222F" w:rsidRDefault="002B5930" w:rsidP="0040222F">
      <w:pPr>
        <w:pStyle w:val="Heading5"/>
      </w:pPr>
      <w:bookmarkStart w:id="100" w:name="_Toc46730387"/>
      <w:r w:rsidRPr="0040222F">
        <w:t>REQ-387746/A-###R_FNC_Veh_HMI_Sch_021### Schedule and Update Reminders for Fleet Vehicles</w:t>
      </w:r>
      <w:bookmarkEnd w:id="100"/>
    </w:p>
    <w:p w14:paraId="04ADA8C4" w14:textId="77777777" w:rsidR="00A055AA" w:rsidRDefault="002B5930" w:rsidP="00357B5C">
      <w:r>
        <w:t xml:space="preserve">If vehicle is fleet owned, then fleet owners can set a schedule remotely; HMI shall NOT allow the user to edit the time. When update is available and ready for activation, then HMI shall notify the user immediately of the update and the schedule additional to the 24hrs reminder.  </w:t>
      </w:r>
    </w:p>
    <w:p w14:paraId="4555BC92" w14:textId="77777777" w:rsidR="00EA4672" w:rsidRDefault="002B5930" w:rsidP="00A055AA">
      <w:pPr>
        <w:rPr>
          <w:color w:val="0000CC"/>
        </w:rPr>
      </w:pPr>
      <w:proofErr w:type="spellStart"/>
      <w:r w:rsidRPr="00A055AA">
        <w:rPr>
          <w:color w:val="0000CC"/>
        </w:rPr>
        <w:t>LS_OTA_Fleet_Status</w:t>
      </w:r>
      <w:proofErr w:type="spellEnd"/>
      <w:r>
        <w:rPr>
          <w:color w:val="0000CC"/>
        </w:rPr>
        <w:t xml:space="preserve"> = Ford or Commercial Fleet</w:t>
      </w:r>
    </w:p>
    <w:p w14:paraId="6353FEBF" w14:textId="4211F0F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01D36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60DB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C7F560" w14:textId="77777777" w:rsidR="006C029A" w:rsidRPr="00520F3E" w:rsidRDefault="00DC691E" w:rsidP="009E691C">
            <w:pPr>
              <w:rPr>
                <w:rFonts w:eastAsiaTheme="minorHAnsi" w:cs="Arial"/>
                <w:vanish/>
                <w:color w:val="000000" w:themeColor="text1"/>
                <w:sz w:val="16"/>
                <w:szCs w:val="16"/>
              </w:rPr>
            </w:pPr>
          </w:p>
        </w:tc>
      </w:tr>
      <w:tr w:rsidR="006C029A" w:rsidRPr="00520F3E" w14:paraId="442D54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C1739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7B670E" w14:textId="77777777" w:rsidR="006C029A" w:rsidRPr="00520F3E" w:rsidRDefault="00DC691E" w:rsidP="009E691C">
            <w:pPr>
              <w:rPr>
                <w:rFonts w:eastAsiaTheme="minorHAnsi" w:cs="Arial"/>
                <w:vanish/>
                <w:color w:val="000000" w:themeColor="text1"/>
                <w:sz w:val="16"/>
                <w:szCs w:val="16"/>
              </w:rPr>
            </w:pPr>
          </w:p>
        </w:tc>
      </w:tr>
      <w:tr w:rsidR="006C029A" w:rsidRPr="00520F3E" w14:paraId="0D1DB0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178EA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C96468" w14:textId="77777777" w:rsidR="006C029A" w:rsidRPr="00520F3E" w:rsidRDefault="00DC691E" w:rsidP="009E691C">
            <w:pPr>
              <w:rPr>
                <w:rFonts w:eastAsiaTheme="minorHAnsi" w:cs="Arial"/>
                <w:vanish/>
                <w:color w:val="000000" w:themeColor="text1"/>
                <w:sz w:val="16"/>
                <w:szCs w:val="16"/>
              </w:rPr>
            </w:pPr>
          </w:p>
        </w:tc>
      </w:tr>
      <w:tr w:rsidR="006C029A" w:rsidRPr="00520F3E" w14:paraId="35BA71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0DD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49CFED" w14:textId="77777777" w:rsidR="006C029A" w:rsidRPr="00520F3E" w:rsidRDefault="00DC691E" w:rsidP="00351BDF">
            <w:pPr>
              <w:rPr>
                <w:rFonts w:eastAsiaTheme="minorHAnsi" w:cs="Arial"/>
                <w:vanish/>
                <w:color w:val="000000" w:themeColor="text1"/>
                <w:sz w:val="16"/>
                <w:szCs w:val="16"/>
              </w:rPr>
            </w:pPr>
          </w:p>
        </w:tc>
      </w:tr>
      <w:tr w:rsidR="006C029A" w:rsidRPr="00520F3E" w14:paraId="00785BB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9CEF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95655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5DAAE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73044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4D031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3EE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BD944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ED2E6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519409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B8F0DC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1032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7D9BFD"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D60B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74EE9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5F2D4C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D9A4A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B3AFFC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A11A84C"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724D3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60A110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17403EF" w14:textId="77777777" w:rsidR="00DC0771" w:rsidRPr="00106C9E" w:rsidRDefault="00DC691E" w:rsidP="00A03556"/>
    <w:p w14:paraId="5A069F00" w14:textId="77777777" w:rsidR="00EA4672" w:rsidRDefault="002B5930" w:rsidP="00DA3F8D">
      <w:pPr>
        <w:pStyle w:val="Heading5"/>
      </w:pPr>
      <w:bookmarkStart w:id="101" w:name="_Toc46730388"/>
      <w:r>
        <w:t>Error Handling</w:t>
      </w:r>
      <w:bookmarkEnd w:id="101"/>
    </w:p>
    <w:p w14:paraId="1A39D4BA" w14:textId="2945136A" w:rsidR="00D353BB" w:rsidRPr="0040222F" w:rsidRDefault="002B5930" w:rsidP="0040222F">
      <w:pPr>
        <w:pStyle w:val="Heading6"/>
      </w:pPr>
      <w:r w:rsidRPr="0040222F">
        <w:t>F-REQ-305203/D-###R_FNC_Veh_HMI_Sch_025### Master Reset shall Reset Schedule Values</w:t>
      </w:r>
    </w:p>
    <w:p w14:paraId="37A29746" w14:textId="77777777" w:rsidR="007708B2" w:rsidRPr="00D51D9A" w:rsidRDefault="002B5930" w:rsidP="007708B2">
      <w:pPr>
        <w:rPr>
          <w:rFonts w:cs="Arial"/>
        </w:rPr>
      </w:pPr>
      <w:r>
        <w:rPr>
          <w:rFonts w:cs="Arial"/>
        </w:rPr>
        <w:t>T</w:t>
      </w:r>
      <w:r w:rsidRPr="00D51D9A">
        <w:rPr>
          <w:rFonts w:cs="Arial"/>
        </w:rPr>
        <w:t>he schedule time shall go to default values of:</w:t>
      </w:r>
    </w:p>
    <w:p w14:paraId="739218A4" w14:textId="77777777" w:rsidR="007708B2" w:rsidRPr="00D51D9A" w:rsidRDefault="002B5930" w:rsidP="007708B2">
      <w:pPr>
        <w:ind w:left="720"/>
        <w:rPr>
          <w:rFonts w:cs="Arial"/>
        </w:rPr>
      </w:pPr>
      <w:proofErr w:type="spellStart"/>
      <w:r w:rsidRPr="00D51D9A">
        <w:rPr>
          <w:rFonts w:cs="Arial"/>
        </w:rPr>
        <w:t>LS_ASUHMI_Activation_Consent</w:t>
      </w:r>
      <w:proofErr w:type="spellEnd"/>
      <w:r w:rsidRPr="00D51D9A">
        <w:rPr>
          <w:rFonts w:cs="Arial"/>
        </w:rPr>
        <w:t xml:space="preserve"> = UNDEFINED</w:t>
      </w:r>
    </w:p>
    <w:p w14:paraId="46C83EF8" w14:textId="77777777" w:rsidR="007708B2" w:rsidRPr="00D51D9A" w:rsidRDefault="002B5930" w:rsidP="007708B2">
      <w:pPr>
        <w:ind w:left="720"/>
        <w:rPr>
          <w:rFonts w:cs="Arial"/>
        </w:rPr>
      </w:pPr>
      <w:proofErr w:type="spellStart"/>
      <w:r>
        <w:rPr>
          <w:rFonts w:cs="Arial"/>
        </w:rPr>
        <w:t>LS_ASUHMI_ASU_Schedule</w:t>
      </w:r>
      <w:r w:rsidRPr="00D51D9A">
        <w:rPr>
          <w:rFonts w:cs="Arial"/>
        </w:rPr>
        <w:t>Time</w:t>
      </w:r>
      <w:proofErr w:type="spellEnd"/>
      <w:r w:rsidRPr="00D51D9A">
        <w:rPr>
          <w:rFonts w:cs="Arial"/>
        </w:rPr>
        <w:t xml:space="preserve"> = NULL</w:t>
      </w:r>
    </w:p>
    <w:p w14:paraId="0C168519" w14:textId="77777777" w:rsidR="00EA4672" w:rsidRDefault="002B5930" w:rsidP="007708B2">
      <w:pPr>
        <w:ind w:left="720"/>
        <w:rPr>
          <w:rFonts w:cs="Arial"/>
        </w:rPr>
      </w:pPr>
      <w:proofErr w:type="spellStart"/>
      <w:r w:rsidRPr="00D51D9A">
        <w:rPr>
          <w:rFonts w:cs="Arial"/>
        </w:rPr>
        <w:t>LS_ASUHMI_ASU_ReoccuringSchedule</w:t>
      </w:r>
      <w:proofErr w:type="spellEnd"/>
      <w:r w:rsidRPr="00D51D9A">
        <w:rPr>
          <w:rFonts w:cs="Arial"/>
        </w:rPr>
        <w:t xml:space="preserve"> = FALSE</w:t>
      </w:r>
    </w:p>
    <w:p w14:paraId="6A124C28" w14:textId="4B0EA68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C6DADC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094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489AF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R_FNC_Vehicle_HMI_027</w:t>
            </w:r>
          </w:p>
        </w:tc>
      </w:tr>
      <w:tr w:rsidR="006C029A" w:rsidRPr="00520F3E" w14:paraId="6C610E0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B0800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2CC3D1" w14:textId="77777777" w:rsidR="006C029A" w:rsidRPr="00520F3E" w:rsidRDefault="00DC691E" w:rsidP="009E691C">
            <w:pPr>
              <w:rPr>
                <w:rFonts w:eastAsiaTheme="minorHAnsi" w:cs="Arial"/>
                <w:vanish/>
                <w:color w:val="000000" w:themeColor="text1"/>
                <w:sz w:val="16"/>
                <w:szCs w:val="16"/>
              </w:rPr>
            </w:pPr>
          </w:p>
        </w:tc>
      </w:tr>
      <w:tr w:rsidR="006C029A" w:rsidRPr="00520F3E" w14:paraId="247E67D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6317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88785E" w14:textId="77777777" w:rsidR="006C029A" w:rsidRPr="00520F3E" w:rsidRDefault="00DC691E" w:rsidP="009E691C">
            <w:pPr>
              <w:rPr>
                <w:rFonts w:eastAsiaTheme="minorHAnsi" w:cs="Arial"/>
                <w:vanish/>
                <w:color w:val="000000" w:themeColor="text1"/>
                <w:sz w:val="16"/>
                <w:szCs w:val="16"/>
              </w:rPr>
            </w:pPr>
          </w:p>
        </w:tc>
      </w:tr>
      <w:tr w:rsidR="006C029A" w:rsidRPr="00520F3E" w14:paraId="518824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629E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56A86E" w14:textId="77777777" w:rsidR="006C029A" w:rsidRPr="00520F3E" w:rsidRDefault="00DC691E" w:rsidP="00351BDF">
            <w:pPr>
              <w:rPr>
                <w:rFonts w:eastAsiaTheme="minorHAnsi" w:cs="Arial"/>
                <w:vanish/>
                <w:color w:val="000000" w:themeColor="text1"/>
                <w:sz w:val="16"/>
                <w:szCs w:val="16"/>
              </w:rPr>
            </w:pPr>
          </w:p>
        </w:tc>
      </w:tr>
      <w:tr w:rsidR="006C029A" w:rsidRPr="00520F3E" w14:paraId="2F27D9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EF35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F59E5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C955F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CF49C9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57D4E2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D0918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6C4D4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7DC5C3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CAFDF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AB4C00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2C50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1A893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0EB69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8037F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F0E37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531E0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1565F7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33878B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87B846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5935CA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999282F" w14:textId="77777777" w:rsidR="00DC0771" w:rsidRPr="00106C9E" w:rsidRDefault="00DC691E" w:rsidP="00A03556"/>
    <w:p w14:paraId="067B948A" w14:textId="77777777" w:rsidR="00EA4672" w:rsidRDefault="002B5930" w:rsidP="00DA3F8D">
      <w:pPr>
        <w:pStyle w:val="Heading4"/>
      </w:pPr>
      <w:bookmarkStart w:id="102" w:name="_Toc46730389"/>
      <w:r>
        <w:t>Non-Functional Requirements</w:t>
      </w:r>
      <w:bookmarkEnd w:id="102"/>
    </w:p>
    <w:p w14:paraId="29DC60B0" w14:textId="5369374E" w:rsidR="00D353BB" w:rsidRPr="0040222F" w:rsidRDefault="002B5930" w:rsidP="0040222F">
      <w:pPr>
        <w:pStyle w:val="Heading5"/>
      </w:pPr>
      <w:bookmarkStart w:id="103" w:name="_Toc46730390"/>
      <w:r w:rsidRPr="0040222F">
        <w:t>REQ-346761/B-###R_FNC_Veh_HMI_Sch_024### Count Down Timer when SYNC Display of Off</w:t>
      </w:r>
      <w:bookmarkEnd w:id="103"/>
    </w:p>
    <w:p w14:paraId="2A1821CB" w14:textId="77777777" w:rsidR="00EA4672" w:rsidRDefault="002B5930" w:rsidP="007E65D5">
      <w:pPr>
        <w:rPr>
          <w:rFonts w:cs="Arial"/>
        </w:rPr>
      </w:pPr>
      <w:r>
        <w:rPr>
          <w:rFonts w:cs="Arial"/>
        </w:rPr>
        <w:t xml:space="preserve">When HMI is displaying the two minutes of countdown timer and sync display turn off, then HMI logic shall continue to countdown with timer until it two minutes are expires.  </w:t>
      </w:r>
    </w:p>
    <w:p w14:paraId="20DFAD09" w14:textId="4DFE268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936056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DF4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9708B7" w14:textId="77777777" w:rsidR="006C029A" w:rsidRPr="00520F3E" w:rsidRDefault="00DC691E" w:rsidP="009E691C">
            <w:pPr>
              <w:rPr>
                <w:rFonts w:eastAsiaTheme="minorHAnsi" w:cs="Arial"/>
                <w:vanish/>
                <w:color w:val="000000" w:themeColor="text1"/>
                <w:sz w:val="16"/>
                <w:szCs w:val="16"/>
              </w:rPr>
            </w:pPr>
          </w:p>
        </w:tc>
      </w:tr>
      <w:tr w:rsidR="006C029A" w:rsidRPr="00520F3E" w14:paraId="253F247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7A581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919CF5" w14:textId="77777777" w:rsidR="006C029A" w:rsidRPr="00520F3E" w:rsidRDefault="00DC691E" w:rsidP="009E691C">
            <w:pPr>
              <w:rPr>
                <w:rFonts w:eastAsiaTheme="minorHAnsi" w:cs="Arial"/>
                <w:vanish/>
                <w:color w:val="000000" w:themeColor="text1"/>
                <w:sz w:val="16"/>
                <w:szCs w:val="16"/>
              </w:rPr>
            </w:pPr>
          </w:p>
        </w:tc>
      </w:tr>
      <w:tr w:rsidR="006C029A" w:rsidRPr="00520F3E" w14:paraId="0E1859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7C6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2A5C00" w14:textId="77777777" w:rsidR="006C029A" w:rsidRPr="00520F3E" w:rsidRDefault="00DC691E" w:rsidP="009E691C">
            <w:pPr>
              <w:rPr>
                <w:rFonts w:eastAsiaTheme="minorHAnsi" w:cs="Arial"/>
                <w:vanish/>
                <w:color w:val="000000" w:themeColor="text1"/>
                <w:sz w:val="16"/>
                <w:szCs w:val="16"/>
              </w:rPr>
            </w:pPr>
          </w:p>
        </w:tc>
      </w:tr>
      <w:tr w:rsidR="006C029A" w:rsidRPr="00520F3E" w14:paraId="69C083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E8F1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0570AE" w14:textId="77777777" w:rsidR="006C029A" w:rsidRPr="00520F3E" w:rsidRDefault="00DC691E" w:rsidP="00351BDF">
            <w:pPr>
              <w:rPr>
                <w:rFonts w:eastAsiaTheme="minorHAnsi" w:cs="Arial"/>
                <w:vanish/>
                <w:color w:val="000000" w:themeColor="text1"/>
                <w:sz w:val="16"/>
                <w:szCs w:val="16"/>
              </w:rPr>
            </w:pPr>
          </w:p>
        </w:tc>
      </w:tr>
      <w:tr w:rsidR="006C029A" w:rsidRPr="00520F3E" w14:paraId="1C0809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8479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30D242"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FEEFE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846B7D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C3CD6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EB9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E2689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D44E5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CCE2A6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047CF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EDAD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2351F0"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B63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F4A3A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361C9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CF2F90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090C52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E1827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F56335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8FD82D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CE81D3F" w14:textId="77777777" w:rsidR="00DC0771" w:rsidRPr="00106C9E" w:rsidRDefault="00DC691E" w:rsidP="00A03556"/>
    <w:p w14:paraId="60AD9A14" w14:textId="77777777" w:rsidR="00EA4672" w:rsidRDefault="002B5930" w:rsidP="00DA3F8D">
      <w:pPr>
        <w:pStyle w:val="Heading2"/>
      </w:pPr>
      <w:bookmarkStart w:id="104" w:name="_Toc46730391"/>
      <w:r>
        <w:t>Logical Function Software Notification</w:t>
      </w:r>
      <w:bookmarkEnd w:id="104"/>
    </w:p>
    <w:p w14:paraId="4180CF5B" w14:textId="7AD5370B" w:rsidR="00760465" w:rsidRDefault="002B5930" w:rsidP="00DA3F8D">
      <w:pPr>
        <w:pStyle w:val="Heading3"/>
      </w:pPr>
      <w:bookmarkStart w:id="105" w:name="_Toc46730392"/>
      <w:r>
        <w:t>Function Description</w:t>
      </w:r>
      <w:bookmarkEnd w:id="105"/>
    </w:p>
    <w:p w14:paraId="059FBD17" w14:textId="77777777" w:rsidR="007708B2" w:rsidRDefault="002B5930" w:rsidP="007708B2">
      <w:r>
        <w:t xml:space="preserve">Software updates have different types of notifications based on the user consent level. </w:t>
      </w:r>
    </w:p>
    <w:p w14:paraId="5C25C577" w14:textId="77777777" w:rsidR="007708B2" w:rsidRPr="00D834A0" w:rsidRDefault="002B5930" w:rsidP="002B5930">
      <w:pPr>
        <w:numPr>
          <w:ilvl w:val="0"/>
          <w:numId w:val="25"/>
        </w:numPr>
        <w:rPr>
          <w:rFonts w:cs="Arial"/>
        </w:rPr>
      </w:pPr>
      <w:r>
        <w:rPr>
          <w:rFonts w:cs="Arial"/>
        </w:rPr>
        <w:t xml:space="preserve">Update successful: - </w:t>
      </w:r>
    </w:p>
    <w:p w14:paraId="7F453DEF" w14:textId="77777777" w:rsidR="00EA4672" w:rsidRDefault="002B5930" w:rsidP="002B5930">
      <w:pPr>
        <w:numPr>
          <w:ilvl w:val="1"/>
          <w:numId w:val="25"/>
        </w:numPr>
        <w:rPr>
          <w:rFonts w:cs="Arial"/>
        </w:rPr>
      </w:pPr>
      <w:r>
        <w:rPr>
          <w:rFonts w:cs="Arial"/>
        </w:rPr>
        <w:t xml:space="preserve">When an OTA software updates is successful, in vehicle HMI shall show clickable ICON, user can click this icon for more details about the update. </w:t>
      </w:r>
    </w:p>
    <w:p w14:paraId="05CC846B" w14:textId="657CC959" w:rsidR="007708B2" w:rsidRPr="00D834A0" w:rsidRDefault="002B5930" w:rsidP="002B5930">
      <w:pPr>
        <w:numPr>
          <w:ilvl w:val="0"/>
          <w:numId w:val="25"/>
        </w:numPr>
        <w:rPr>
          <w:rFonts w:cs="Arial"/>
        </w:rPr>
      </w:pPr>
      <w:r>
        <w:rPr>
          <w:rFonts w:cs="Arial"/>
        </w:rPr>
        <w:t xml:space="preserve">Customer initiate software Update </w:t>
      </w:r>
      <w:r w:rsidRPr="00CB37A3">
        <w:rPr>
          <w:rFonts w:cs="Arial"/>
        </w:rPr>
        <w:t>–</w:t>
      </w:r>
      <w:r>
        <w:rPr>
          <w:rFonts w:cs="Arial"/>
        </w:rPr>
        <w:t xml:space="preserve"> in vehicle HMI shall allow the </w:t>
      </w:r>
      <w:r w:rsidRPr="00CB37A3">
        <w:rPr>
          <w:rFonts w:cs="Arial"/>
        </w:rPr>
        <w:t xml:space="preserve">customer </w:t>
      </w:r>
      <w:r>
        <w:rPr>
          <w:rFonts w:cs="Arial"/>
        </w:rPr>
        <w:t xml:space="preserve">to check for software updates </w:t>
      </w:r>
    </w:p>
    <w:p w14:paraId="496F2DB4" w14:textId="77777777" w:rsidR="00EA4672" w:rsidRDefault="002B5930" w:rsidP="002B5930">
      <w:pPr>
        <w:numPr>
          <w:ilvl w:val="1"/>
          <w:numId w:val="25"/>
        </w:numPr>
        <w:rPr>
          <w:rFonts w:cs="Arial"/>
        </w:rPr>
      </w:pPr>
      <w:r>
        <w:rPr>
          <w:rFonts w:cs="Arial"/>
        </w:rPr>
        <w:t>Customer shall be n</w:t>
      </w:r>
      <w:r w:rsidRPr="00CB37A3">
        <w:rPr>
          <w:rFonts w:cs="Arial"/>
        </w:rPr>
        <w:t>otifi</w:t>
      </w:r>
      <w:r>
        <w:rPr>
          <w:rFonts w:cs="Arial"/>
        </w:rPr>
        <w:t xml:space="preserve">ed if the update is available thru in vehicle HMI and shall be able to see </w:t>
      </w:r>
      <w:r w:rsidRPr="00CB37A3">
        <w:rPr>
          <w:rFonts w:cs="Arial"/>
        </w:rPr>
        <w:t xml:space="preserve">update </w:t>
      </w:r>
      <w:r>
        <w:rPr>
          <w:rFonts w:cs="Arial"/>
        </w:rPr>
        <w:t xml:space="preserve">progress (including initial communication, downloading details such </w:t>
      </w:r>
      <w:r>
        <w:rPr>
          <w:rFonts w:cs="Arial"/>
        </w:rPr>
        <w:lastRenderedPageBreak/>
        <w:t xml:space="preserve">number of files and percentage complete, installation progress, activation and update successful. </w:t>
      </w:r>
    </w:p>
    <w:p w14:paraId="7B1877BC" w14:textId="1E65FB87" w:rsidR="007708B2" w:rsidRDefault="002B5930" w:rsidP="002B5930">
      <w:pPr>
        <w:numPr>
          <w:ilvl w:val="0"/>
          <w:numId w:val="25"/>
        </w:numPr>
        <w:rPr>
          <w:rFonts w:cs="Arial"/>
        </w:rPr>
      </w:pPr>
      <w:r>
        <w:rPr>
          <w:rFonts w:cs="Arial"/>
        </w:rPr>
        <w:t>S</w:t>
      </w:r>
      <w:r w:rsidRPr="0051207C">
        <w:rPr>
          <w:rFonts w:cs="Arial"/>
        </w:rPr>
        <w:t xml:space="preserve">ilent </w:t>
      </w:r>
      <w:r>
        <w:rPr>
          <w:rFonts w:cs="Arial"/>
        </w:rPr>
        <w:t>Update</w:t>
      </w:r>
    </w:p>
    <w:p w14:paraId="318243AF" w14:textId="77777777" w:rsidR="00EA4672" w:rsidRDefault="002B5930" w:rsidP="002B5930">
      <w:pPr>
        <w:numPr>
          <w:ilvl w:val="1"/>
          <w:numId w:val="25"/>
        </w:numPr>
        <w:rPr>
          <w:rFonts w:cs="Arial"/>
        </w:rPr>
      </w:pPr>
      <w:r w:rsidRPr="006305B7">
        <w:rPr>
          <w:rFonts w:cs="Arial"/>
        </w:rPr>
        <w:t xml:space="preserve">If </w:t>
      </w:r>
      <w:r>
        <w:rPr>
          <w:rFonts w:cs="Arial"/>
        </w:rPr>
        <w:t xml:space="preserve">vehicle receives an update with overwrite, then HMI shall not prompt the user for consent, Wi-Fi, and/or schedule but notify the user when update completes. </w:t>
      </w:r>
    </w:p>
    <w:p w14:paraId="4616794E" w14:textId="77777777" w:rsidR="00EA4672" w:rsidRDefault="002B5930" w:rsidP="007708B2">
      <w:pPr>
        <w:rPr>
          <w:rFonts w:cs="Arial"/>
        </w:rPr>
      </w:pPr>
      <w:r>
        <w:rPr>
          <w:rFonts w:cs="Arial"/>
        </w:rPr>
        <w:t>Customer</w:t>
      </w:r>
      <w:r w:rsidRPr="0051207C">
        <w:rPr>
          <w:rFonts w:cs="Arial"/>
        </w:rPr>
        <w:t xml:space="preserve"> selection and </w:t>
      </w:r>
      <w:r>
        <w:rPr>
          <w:rFonts w:cs="Arial"/>
        </w:rPr>
        <w:t xml:space="preserve">Ford Backend (thru </w:t>
      </w:r>
      <w:r w:rsidRPr="0051207C">
        <w:rPr>
          <w:rFonts w:cs="Arial"/>
        </w:rPr>
        <w:t>manifest</w:t>
      </w:r>
      <w:r>
        <w:rPr>
          <w:rFonts w:cs="Arial"/>
        </w:rPr>
        <w:t>)</w:t>
      </w:r>
      <w:r w:rsidRPr="0051207C">
        <w:rPr>
          <w:rFonts w:cs="Arial"/>
        </w:rPr>
        <w:t xml:space="preserve"> shall </w:t>
      </w:r>
      <w:r>
        <w:rPr>
          <w:rFonts w:cs="Arial"/>
        </w:rPr>
        <w:t>determine</w:t>
      </w:r>
      <w:r w:rsidRPr="0051207C">
        <w:rPr>
          <w:rFonts w:cs="Arial"/>
        </w:rPr>
        <w:t xml:space="preserve"> the HMI op</w:t>
      </w:r>
      <w:r>
        <w:rPr>
          <w:rFonts w:cs="Arial"/>
        </w:rPr>
        <w:t>tions for OTA software updates.</w:t>
      </w:r>
    </w:p>
    <w:p w14:paraId="52EA5554" w14:textId="77777777" w:rsidR="00EA4672" w:rsidRDefault="002B5930" w:rsidP="00DA3F8D">
      <w:pPr>
        <w:pStyle w:val="Heading3"/>
      </w:pPr>
      <w:bookmarkStart w:id="106" w:name="_Toc46730393"/>
      <w:r>
        <w:t>Function Scope</w:t>
      </w:r>
      <w:bookmarkEnd w:id="106"/>
    </w:p>
    <w:p w14:paraId="4BDDD44A" w14:textId="68CE71A2" w:rsidR="00EA4672" w:rsidRDefault="00DC691E" w:rsidP="003F5194">
      <w:pPr>
        <w:pStyle w:val="Caption"/>
        <w:ind w:left="720"/>
      </w:pPr>
      <w:r>
        <w:object w:dxaOrig="1440" w:dyaOrig="1440" w14:anchorId="75E014F3">
          <v:shape id="5f1afd8f0000389d57cf9286" o:spid="_x0000_s1119" type="#_x0000_t75" style="position:absolute;left:0;text-align:left;margin-left:9.55pt;margin-top:-7.15pt;width:492.35pt;height:303.6pt;z-index:251669504;mso-position-horizontal-relative:text;mso-position-vertical-relative:text">
            <v:imagedata r:id="rId37" o:title=""/>
            <w10:wrap type="topAndBottom"/>
          </v:shape>
          <o:OLEObject Type="Embed" ProgID="Visio.Drawing.11" ShapeID="5f1afd8f0000389d57cf9286" DrawAspect="Content" ObjectID="_1682150994" r:id="rId38"/>
        </w:object>
      </w:r>
    </w:p>
    <w:p w14:paraId="53E08681" w14:textId="77777777" w:rsidR="00EA4672" w:rsidRDefault="002B5930" w:rsidP="003F5194">
      <w:pPr>
        <w:pStyle w:val="Caption"/>
        <w:jc w:val="center"/>
      </w:pPr>
      <w:r>
        <w:t>F</w:t>
      </w:r>
      <w:r w:rsidRPr="00B42A06">
        <w:t xml:space="preserve">igure </w:t>
      </w:r>
      <w:r>
        <w:t>6</w:t>
      </w:r>
      <w:r w:rsidRPr="00B42A06">
        <w:t xml:space="preserve">: </w:t>
      </w:r>
      <w:r>
        <w:t>Context Diagram of Function Software Update Notification</w:t>
      </w:r>
    </w:p>
    <w:p w14:paraId="53F241ED" w14:textId="77777777" w:rsidR="00EA4672" w:rsidRDefault="002B5930" w:rsidP="00DA3F8D">
      <w:pPr>
        <w:pStyle w:val="Heading3"/>
      </w:pPr>
      <w:bookmarkStart w:id="107" w:name="_Toc46730394"/>
      <w:r>
        <w:t>Function Interfaces</w:t>
      </w:r>
      <w:bookmarkEnd w:id="107"/>
    </w:p>
    <w:p w14:paraId="60082E9A" w14:textId="6794D668" w:rsidR="00760465" w:rsidRDefault="002B5930" w:rsidP="00DA3F8D">
      <w:pPr>
        <w:pStyle w:val="Heading4"/>
      </w:pPr>
      <w:bookmarkStart w:id="108" w:name="_Toc46730395"/>
      <w:r>
        <w:t>Logical Inputs</w:t>
      </w:r>
      <w:bookmarkEnd w:id="108"/>
    </w:p>
    <w:tbl>
      <w:tblPr>
        <w:tblStyle w:val="TableGrid"/>
        <w:tblW w:w="10456" w:type="dxa"/>
        <w:tblLayout w:type="fixed"/>
        <w:tblLook w:val="04A0" w:firstRow="1" w:lastRow="0" w:firstColumn="1" w:lastColumn="0" w:noHBand="0" w:noVBand="1"/>
      </w:tblPr>
      <w:tblGrid>
        <w:gridCol w:w="1242"/>
        <w:gridCol w:w="1560"/>
        <w:gridCol w:w="7654"/>
      </w:tblGrid>
      <w:tr w:rsidR="00633708" w:rsidRPr="00E54DEA" w14:paraId="6B1BD076" w14:textId="77777777" w:rsidTr="003F35B3">
        <w:trPr>
          <w:trHeight w:val="183"/>
        </w:trPr>
        <w:tc>
          <w:tcPr>
            <w:tcW w:w="1242" w:type="dxa"/>
            <w:shd w:val="clear" w:color="auto" w:fill="D9D9D9" w:themeFill="background1" w:themeFillShade="D9"/>
          </w:tcPr>
          <w:p w14:paraId="34F0A775" w14:textId="77777777" w:rsidR="00633708" w:rsidRPr="00E54DEA" w:rsidRDefault="002B5930" w:rsidP="003F35B3">
            <w:pPr>
              <w:rPr>
                <w:rFonts w:cs="Arial"/>
                <w:b/>
                <w:bCs/>
                <w:color w:val="000000"/>
              </w:rPr>
            </w:pPr>
            <w:r>
              <w:rPr>
                <w:rFonts w:cs="Arial"/>
                <w:b/>
                <w:bCs/>
                <w:color w:val="000000"/>
              </w:rPr>
              <w:t>Signal ID</w:t>
            </w:r>
          </w:p>
        </w:tc>
        <w:tc>
          <w:tcPr>
            <w:tcW w:w="1560" w:type="dxa"/>
            <w:shd w:val="clear" w:color="auto" w:fill="D9D9D9" w:themeFill="background1" w:themeFillShade="D9"/>
            <w:noWrap/>
            <w:hideMark/>
          </w:tcPr>
          <w:p w14:paraId="0F55015C" w14:textId="77777777" w:rsidR="00633708" w:rsidRPr="00E54DEA" w:rsidRDefault="002B5930" w:rsidP="003F35B3">
            <w:pPr>
              <w:rPr>
                <w:rFonts w:cs="Arial"/>
                <w:b/>
                <w:bCs/>
                <w:color w:val="000000"/>
              </w:rPr>
            </w:pPr>
            <w:r w:rsidRPr="00E54DEA">
              <w:rPr>
                <w:rFonts w:cs="Arial"/>
                <w:b/>
                <w:bCs/>
                <w:color w:val="000000"/>
              </w:rPr>
              <w:t>Signal Name</w:t>
            </w:r>
          </w:p>
        </w:tc>
        <w:tc>
          <w:tcPr>
            <w:tcW w:w="7654" w:type="dxa"/>
            <w:shd w:val="clear" w:color="auto" w:fill="D9D9D9" w:themeFill="background1" w:themeFillShade="D9"/>
            <w:noWrap/>
            <w:hideMark/>
          </w:tcPr>
          <w:p w14:paraId="4B21CF55" w14:textId="77777777" w:rsidR="00633708" w:rsidRPr="00E54DEA" w:rsidRDefault="002B5930" w:rsidP="003F35B3">
            <w:pPr>
              <w:rPr>
                <w:rFonts w:cs="Arial"/>
                <w:b/>
                <w:bCs/>
                <w:color w:val="000000"/>
              </w:rPr>
            </w:pPr>
            <w:r>
              <w:rPr>
                <w:rFonts w:cs="Arial"/>
                <w:b/>
                <w:bCs/>
                <w:color w:val="000000"/>
              </w:rPr>
              <w:t>Description</w:t>
            </w:r>
          </w:p>
        </w:tc>
      </w:tr>
      <w:tr w:rsidR="008971A1" w:rsidRPr="003F473D" w14:paraId="67B8BD20" w14:textId="77777777" w:rsidTr="003F35B3">
        <w:trPr>
          <w:trHeight w:val="410"/>
        </w:trPr>
        <w:tc>
          <w:tcPr>
            <w:tcW w:w="1242" w:type="dxa"/>
          </w:tcPr>
          <w:p w14:paraId="25191DE1" w14:textId="77777777" w:rsidR="008971A1" w:rsidRDefault="00DC691E" w:rsidP="008971A1"/>
        </w:tc>
        <w:tc>
          <w:tcPr>
            <w:tcW w:w="1560" w:type="dxa"/>
            <w:noWrap/>
          </w:tcPr>
          <w:p w14:paraId="4F9C0080" w14:textId="77777777" w:rsidR="008971A1" w:rsidRPr="00937420" w:rsidRDefault="002B5930" w:rsidP="008971A1">
            <w:pPr>
              <w:rPr>
                <w:rFonts w:cs="Arial"/>
                <w:sz w:val="18"/>
                <w:szCs w:val="18"/>
              </w:rPr>
            </w:pPr>
            <w:proofErr w:type="spellStart"/>
            <w:r w:rsidRPr="00937420">
              <w:rPr>
                <w:rFonts w:cs="Arial"/>
                <w:sz w:val="18"/>
                <w:szCs w:val="18"/>
              </w:rPr>
              <w:t>CustomerChoice</w:t>
            </w:r>
            <w:proofErr w:type="spellEnd"/>
          </w:p>
        </w:tc>
        <w:tc>
          <w:tcPr>
            <w:tcW w:w="7654" w:type="dxa"/>
            <w:noWrap/>
          </w:tcPr>
          <w:p w14:paraId="2ECC1E72" w14:textId="77777777" w:rsidR="008971A1" w:rsidRPr="00937420" w:rsidRDefault="002B5930" w:rsidP="008971A1">
            <w:pPr>
              <w:rPr>
                <w:rFonts w:cs="Arial"/>
                <w:sz w:val="18"/>
                <w:szCs w:val="18"/>
              </w:rPr>
            </w:pPr>
            <w:r w:rsidRPr="00937420">
              <w:rPr>
                <w:rFonts w:cs="Arial"/>
                <w:sz w:val="18"/>
                <w:szCs w:val="18"/>
              </w:rPr>
              <w:t>This is the customer selection of the consent settings that will be shown in the screen</w:t>
            </w:r>
          </w:p>
        </w:tc>
      </w:tr>
      <w:tr w:rsidR="008971A1" w:rsidRPr="003F473D" w14:paraId="3658AAF3" w14:textId="77777777" w:rsidTr="003F35B3">
        <w:trPr>
          <w:trHeight w:val="410"/>
        </w:trPr>
        <w:tc>
          <w:tcPr>
            <w:tcW w:w="1242" w:type="dxa"/>
          </w:tcPr>
          <w:p w14:paraId="353C59EE" w14:textId="77777777" w:rsidR="008971A1" w:rsidRDefault="00DC691E" w:rsidP="008971A1">
            <w:pPr>
              <w:rPr>
                <w:rFonts w:cs="Arial"/>
                <w:color w:val="000000"/>
                <w:sz w:val="18"/>
                <w:szCs w:val="18"/>
              </w:rPr>
            </w:pPr>
          </w:p>
        </w:tc>
        <w:tc>
          <w:tcPr>
            <w:tcW w:w="1560" w:type="dxa"/>
            <w:noWrap/>
          </w:tcPr>
          <w:p w14:paraId="6752C91D" w14:textId="77777777" w:rsidR="008971A1" w:rsidRPr="00937420" w:rsidRDefault="00DC691E" w:rsidP="008971A1">
            <w:pPr>
              <w:rPr>
                <w:rFonts w:cs="Arial"/>
                <w:sz w:val="18"/>
                <w:szCs w:val="18"/>
              </w:rPr>
            </w:pPr>
          </w:p>
        </w:tc>
        <w:tc>
          <w:tcPr>
            <w:tcW w:w="7654" w:type="dxa"/>
            <w:noWrap/>
          </w:tcPr>
          <w:p w14:paraId="6DFA4C94" w14:textId="77777777" w:rsidR="008971A1" w:rsidRPr="00937420" w:rsidRDefault="00DC691E" w:rsidP="008971A1">
            <w:pPr>
              <w:rPr>
                <w:i/>
                <w:vanish/>
              </w:rPr>
            </w:pPr>
          </w:p>
        </w:tc>
      </w:tr>
    </w:tbl>
    <w:p w14:paraId="0FD7FB64" w14:textId="77777777" w:rsidR="00EA4672" w:rsidRDefault="00EA4672"/>
    <w:p w14:paraId="7E44169B" w14:textId="77777777" w:rsidR="00760465" w:rsidRDefault="002B5930" w:rsidP="00DA3F8D">
      <w:pPr>
        <w:pStyle w:val="Heading4"/>
      </w:pPr>
      <w:bookmarkStart w:id="109" w:name="_Toc46730396"/>
      <w:r>
        <w:t>Logical Outputs</w:t>
      </w:r>
      <w:bookmarkEnd w:id="109"/>
    </w:p>
    <w:tbl>
      <w:tblPr>
        <w:tblStyle w:val="TableGrid"/>
        <w:tblW w:w="0" w:type="dxa"/>
        <w:tblLayout w:type="fixed"/>
        <w:tblLook w:val="04A0" w:firstRow="1" w:lastRow="0" w:firstColumn="1" w:lastColumn="0" w:noHBand="0" w:noVBand="1"/>
      </w:tblPr>
      <w:tblGrid>
        <w:gridCol w:w="1242"/>
        <w:gridCol w:w="3703"/>
        <w:gridCol w:w="5511"/>
      </w:tblGrid>
      <w:tr w:rsidR="005D0265" w14:paraId="0ECC1665" w14:textId="77777777" w:rsidTr="005D0265">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5242C13" w14:textId="77777777" w:rsidR="005D0265" w:rsidRDefault="002B5930">
            <w:pPr>
              <w:rPr>
                <w:rFonts w:cs="Arial"/>
                <w:b/>
                <w:bCs/>
                <w:color w:val="000000"/>
                <w:sz w:val="18"/>
                <w:szCs w:val="16"/>
              </w:rPr>
            </w:pPr>
            <w:r>
              <w:rPr>
                <w:rFonts w:cs="Arial"/>
                <w:b/>
                <w:bCs/>
                <w:color w:val="000000"/>
                <w:sz w:val="18"/>
                <w:szCs w:val="16"/>
              </w:rPr>
              <w:t>Signal ID</w:t>
            </w: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27BBA0CE" w14:textId="77777777" w:rsidR="005D0265" w:rsidRDefault="002B5930">
            <w:pPr>
              <w:rPr>
                <w:rFonts w:cs="Arial"/>
                <w:b/>
                <w:bCs/>
                <w:color w:val="000000"/>
                <w:sz w:val="18"/>
                <w:szCs w:val="16"/>
              </w:rPr>
            </w:pPr>
            <w:r>
              <w:rPr>
                <w:rFonts w:cs="Arial"/>
                <w:b/>
                <w:bCs/>
                <w:color w:val="000000"/>
                <w:sz w:val="18"/>
                <w:szCs w:val="16"/>
              </w:rPr>
              <w:t>Signal Name</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6414D8BF" w14:textId="77777777" w:rsidR="005D0265" w:rsidRDefault="002B5930">
            <w:pPr>
              <w:rPr>
                <w:rFonts w:cs="Arial"/>
                <w:b/>
                <w:bCs/>
                <w:color w:val="000000"/>
                <w:sz w:val="18"/>
                <w:szCs w:val="16"/>
              </w:rPr>
            </w:pPr>
            <w:r>
              <w:rPr>
                <w:rFonts w:cs="Arial"/>
                <w:b/>
                <w:bCs/>
                <w:color w:val="000000"/>
                <w:sz w:val="18"/>
                <w:szCs w:val="16"/>
              </w:rPr>
              <w:t>Description</w:t>
            </w:r>
          </w:p>
        </w:tc>
      </w:tr>
      <w:tr w:rsidR="005D0265" w14:paraId="557AE706"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3CF99" w14:textId="77777777" w:rsidR="005D0265" w:rsidRDefault="00DC691E">
            <w:pPr>
              <w:rPr>
                <w:rFonts w:cs="Arial"/>
                <w:color w:val="000000"/>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9BFEF2E" w14:textId="77777777" w:rsidR="005D0265" w:rsidRDefault="002B5930">
            <w:pPr>
              <w:rPr>
                <w:rFonts w:cs="Arial"/>
                <w:color w:val="0000CC"/>
                <w:sz w:val="18"/>
                <w:szCs w:val="16"/>
              </w:rPr>
            </w:pPr>
            <w:proofErr w:type="spellStart"/>
            <w:r>
              <w:rPr>
                <w:rFonts w:cs="Arial"/>
                <w:color w:val="0000CC"/>
                <w:sz w:val="18"/>
                <w:szCs w:val="16"/>
              </w:rPr>
              <w:t>LS_ASUHMI_Activation_Consent</w:t>
            </w:r>
            <w:proofErr w:type="spellEnd"/>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347A64E" w14:textId="77777777" w:rsidR="005D0265" w:rsidRDefault="002B5930">
            <w:pPr>
              <w:rPr>
                <w:rFonts w:cs="Arial"/>
                <w:sz w:val="18"/>
                <w:szCs w:val="16"/>
              </w:rPr>
            </w:pPr>
            <w:r>
              <w:rPr>
                <w:rFonts w:cs="Arial"/>
                <w:sz w:val="18"/>
                <w:szCs w:val="16"/>
              </w:rPr>
              <w:t>Allow the customer chooses to activate time</w:t>
            </w:r>
          </w:p>
          <w:p w14:paraId="4EC3DC12" w14:textId="77777777" w:rsidR="005D0265" w:rsidRDefault="002B5930" w:rsidP="002B5930">
            <w:pPr>
              <w:numPr>
                <w:ilvl w:val="0"/>
                <w:numId w:val="26"/>
              </w:numPr>
              <w:rPr>
                <w:rFonts w:cs="Arial"/>
                <w:sz w:val="18"/>
                <w:szCs w:val="16"/>
              </w:rPr>
            </w:pPr>
            <w:r>
              <w:rPr>
                <w:rFonts w:cs="Arial"/>
                <w:sz w:val="18"/>
                <w:szCs w:val="16"/>
              </w:rPr>
              <w:t xml:space="preserve">NOW; </w:t>
            </w:r>
          </w:p>
          <w:p w14:paraId="4ADE814B" w14:textId="77777777" w:rsidR="005D0265" w:rsidRDefault="002B5930" w:rsidP="002B5930">
            <w:pPr>
              <w:numPr>
                <w:ilvl w:val="0"/>
                <w:numId w:val="26"/>
              </w:numPr>
              <w:rPr>
                <w:rFonts w:cs="Arial"/>
                <w:sz w:val="18"/>
                <w:szCs w:val="16"/>
              </w:rPr>
            </w:pPr>
            <w:r>
              <w:rPr>
                <w:rFonts w:cs="Arial"/>
                <w:sz w:val="18"/>
                <w:szCs w:val="16"/>
              </w:rPr>
              <w:t>DATETIME;</w:t>
            </w:r>
          </w:p>
          <w:p w14:paraId="55130385" w14:textId="77777777" w:rsidR="005D0265" w:rsidRDefault="002B5930" w:rsidP="002B5930">
            <w:pPr>
              <w:numPr>
                <w:ilvl w:val="0"/>
                <w:numId w:val="26"/>
              </w:numPr>
              <w:rPr>
                <w:rFonts w:cs="Arial"/>
                <w:sz w:val="18"/>
                <w:szCs w:val="16"/>
              </w:rPr>
            </w:pPr>
            <w:r>
              <w:rPr>
                <w:rFonts w:cs="Arial"/>
                <w:sz w:val="18"/>
                <w:szCs w:val="16"/>
              </w:rPr>
              <w:t>UNDEFINED</w:t>
            </w:r>
          </w:p>
        </w:tc>
      </w:tr>
      <w:tr w:rsidR="005D0265" w14:paraId="4A65EC19"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DA59F" w14:textId="77777777" w:rsidR="005D0265" w:rsidRDefault="00DC691E">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BC7B9CD" w14:textId="77777777" w:rsidR="005D0265" w:rsidRDefault="002B5930">
            <w:pPr>
              <w:rPr>
                <w:rFonts w:cs="Arial"/>
                <w:color w:val="0000CC"/>
                <w:sz w:val="18"/>
                <w:szCs w:val="16"/>
              </w:rPr>
            </w:pPr>
            <w:proofErr w:type="spellStart"/>
            <w:r>
              <w:rPr>
                <w:rFonts w:cs="Arial"/>
                <w:color w:val="0000CC"/>
                <w:sz w:val="18"/>
                <w:szCs w:val="16"/>
              </w:rPr>
              <w:t>LS_OTAM_SW_Update_Notify</w:t>
            </w:r>
            <w:proofErr w:type="spellEnd"/>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82FBCAC" w14:textId="77777777" w:rsidR="005D0265" w:rsidRDefault="002B5930">
            <w:pPr>
              <w:rPr>
                <w:rFonts w:cs="Arial"/>
                <w:sz w:val="18"/>
                <w:szCs w:val="16"/>
              </w:rPr>
            </w:pPr>
            <w:r>
              <w:rPr>
                <w:rFonts w:cs="Arial"/>
                <w:sz w:val="18"/>
                <w:szCs w:val="16"/>
              </w:rPr>
              <w:t xml:space="preserve">If software update requires Personal Identifier Information or Not </w:t>
            </w:r>
            <w:r>
              <w:rPr>
                <w:rFonts w:cs="Arial"/>
                <w:vanish/>
                <w:sz w:val="18"/>
                <w:szCs w:val="16"/>
              </w:rPr>
              <w:t>Type of consent is requires from the customer, feature enable, one time, and additional.</w:t>
            </w:r>
          </w:p>
        </w:tc>
      </w:tr>
      <w:tr w:rsidR="005D0265" w14:paraId="479D1D5A"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F5E36" w14:textId="77777777" w:rsidR="005D0265" w:rsidRDefault="00DC691E">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56E235F" w14:textId="77777777" w:rsidR="005D0265" w:rsidRDefault="002B5930">
            <w:pPr>
              <w:rPr>
                <w:rFonts w:cs="Arial"/>
                <w:color w:val="0000CC"/>
                <w:sz w:val="18"/>
                <w:szCs w:val="16"/>
              </w:rPr>
            </w:pPr>
            <w:proofErr w:type="spellStart"/>
            <w:r>
              <w:rPr>
                <w:rFonts w:cs="Arial"/>
                <w:color w:val="0000CC"/>
                <w:sz w:val="18"/>
                <w:szCs w:val="16"/>
              </w:rPr>
              <w:t>LS_OTAM_SW_Update_State</w:t>
            </w:r>
            <w:proofErr w:type="spellEnd"/>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D4FC09E" w14:textId="77777777" w:rsidR="005D0265" w:rsidRDefault="002B5930" w:rsidP="00FF774A">
            <w:pPr>
              <w:rPr>
                <w:rFonts w:cs="Arial"/>
                <w:sz w:val="18"/>
                <w:szCs w:val="16"/>
              </w:rPr>
            </w:pPr>
            <w:r>
              <w:rPr>
                <w:rFonts w:cs="Arial"/>
                <w:sz w:val="18"/>
                <w:szCs w:val="16"/>
              </w:rPr>
              <w:t>OTA software update status</w:t>
            </w:r>
            <w:r>
              <w:rPr>
                <w:rFonts w:cs="Arial"/>
                <w:vanish/>
                <w:sz w:val="18"/>
                <w:szCs w:val="16"/>
              </w:rPr>
              <w:t xml:space="preserve"> of the software update as in progress, pending, successful, failed, up to date, none</w:t>
            </w:r>
          </w:p>
        </w:tc>
      </w:tr>
      <w:tr w:rsidR="005D0265" w14:paraId="28E6C2EB"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BE91F" w14:textId="77777777" w:rsidR="005D0265" w:rsidRDefault="00DC691E">
            <w:pPr>
              <w:rPr>
                <w:rFonts w:cs="Arial"/>
                <w:color w:val="0000CC"/>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9AB4BE3" w14:textId="77777777" w:rsidR="005D0265" w:rsidRDefault="002B5930">
            <w:pPr>
              <w:rPr>
                <w:rFonts w:cs="Arial"/>
                <w:color w:val="0000CC"/>
                <w:sz w:val="18"/>
                <w:szCs w:val="16"/>
              </w:rPr>
            </w:pPr>
            <w:proofErr w:type="spellStart"/>
            <w:r>
              <w:rPr>
                <w:rFonts w:cs="Arial"/>
                <w:color w:val="0000CC"/>
                <w:sz w:val="18"/>
                <w:szCs w:val="16"/>
              </w:rPr>
              <w:t>LS_OTAM_Activation_Type</w:t>
            </w:r>
            <w:proofErr w:type="spellEnd"/>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B8B2697" w14:textId="77777777" w:rsidR="005D0265" w:rsidRDefault="002B5930">
            <w:pPr>
              <w:rPr>
                <w:rFonts w:cs="Arial"/>
                <w:sz w:val="18"/>
                <w:szCs w:val="16"/>
              </w:rPr>
            </w:pPr>
            <w:r>
              <w:rPr>
                <w:rFonts w:cs="Arial"/>
                <w:sz w:val="18"/>
                <w:szCs w:val="16"/>
              </w:rPr>
              <w:t>Activation Type: -</w:t>
            </w:r>
          </w:p>
          <w:p w14:paraId="24547AF9" w14:textId="77777777" w:rsidR="005D0265" w:rsidRDefault="002B5930" w:rsidP="002B5930">
            <w:pPr>
              <w:numPr>
                <w:ilvl w:val="0"/>
                <w:numId w:val="27"/>
              </w:numPr>
              <w:rPr>
                <w:rFonts w:cs="Arial"/>
                <w:sz w:val="18"/>
                <w:szCs w:val="16"/>
              </w:rPr>
            </w:pPr>
            <w:proofErr w:type="gramStart"/>
            <w:r>
              <w:rPr>
                <w:rFonts w:cs="Arial"/>
                <w:sz w:val="18"/>
                <w:szCs w:val="16"/>
              </w:rPr>
              <w:t>Non Ignition</w:t>
            </w:r>
            <w:proofErr w:type="gramEnd"/>
            <w:r>
              <w:rPr>
                <w:rFonts w:cs="Arial"/>
                <w:sz w:val="18"/>
                <w:szCs w:val="16"/>
              </w:rPr>
              <w:t xml:space="preserve"> Cycle</w:t>
            </w:r>
          </w:p>
          <w:p w14:paraId="57FE6FB5" w14:textId="77777777" w:rsidR="005D0265" w:rsidRDefault="002B5930" w:rsidP="002B5930">
            <w:pPr>
              <w:numPr>
                <w:ilvl w:val="0"/>
                <w:numId w:val="27"/>
              </w:numPr>
              <w:rPr>
                <w:rFonts w:cs="Arial"/>
                <w:sz w:val="18"/>
                <w:szCs w:val="16"/>
              </w:rPr>
            </w:pPr>
            <w:r>
              <w:rPr>
                <w:rFonts w:cs="Arial"/>
                <w:sz w:val="18"/>
                <w:szCs w:val="16"/>
              </w:rPr>
              <w:t>Ignition Cycle</w:t>
            </w:r>
          </w:p>
          <w:p w14:paraId="57105702" w14:textId="77777777" w:rsidR="005D0265" w:rsidRDefault="002B5930" w:rsidP="002B5930">
            <w:pPr>
              <w:numPr>
                <w:ilvl w:val="0"/>
                <w:numId w:val="27"/>
              </w:numPr>
              <w:rPr>
                <w:rFonts w:cs="Arial"/>
                <w:sz w:val="18"/>
                <w:szCs w:val="16"/>
              </w:rPr>
            </w:pPr>
            <w:r>
              <w:rPr>
                <w:rFonts w:cs="Arial"/>
                <w:sz w:val="18"/>
                <w:szCs w:val="16"/>
              </w:rPr>
              <w:t>Inhibit</w:t>
            </w:r>
          </w:p>
        </w:tc>
      </w:tr>
      <w:tr w:rsidR="005D0265" w14:paraId="6688D1B7"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D06705" w14:textId="77777777" w:rsidR="005D0265" w:rsidRDefault="00DC691E">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10D06C1" w14:textId="77777777" w:rsidR="005D0265" w:rsidRDefault="002B5930">
            <w:pPr>
              <w:rPr>
                <w:rFonts w:cs="Arial"/>
                <w:color w:val="0000CC"/>
                <w:sz w:val="18"/>
                <w:szCs w:val="16"/>
              </w:rPr>
            </w:pPr>
            <w:proofErr w:type="spellStart"/>
            <w:r>
              <w:rPr>
                <w:rFonts w:cs="Arial"/>
                <w:color w:val="0000CC"/>
                <w:sz w:val="18"/>
                <w:szCs w:val="16"/>
              </w:rPr>
              <w:t>LS_OTAM_Release_Notes_Info</w:t>
            </w:r>
            <w:proofErr w:type="spellEnd"/>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BC8EF14" w14:textId="77777777" w:rsidR="005D0265" w:rsidRDefault="002B5930">
            <w:pPr>
              <w:rPr>
                <w:rFonts w:cs="Arial"/>
                <w:sz w:val="18"/>
                <w:szCs w:val="16"/>
              </w:rPr>
            </w:pPr>
            <w:r>
              <w:rPr>
                <w:rFonts w:cs="Arial"/>
                <w:sz w:val="18"/>
                <w:szCs w:val="16"/>
              </w:rPr>
              <w:t xml:space="preserve">Software </w:t>
            </w:r>
            <w:r>
              <w:rPr>
                <w:rFonts w:cs="Arial"/>
                <w:vanish/>
                <w:sz w:val="18"/>
                <w:szCs w:val="16"/>
              </w:rPr>
              <w:t>Release notes that were downloaded from the URL provided thru the notification</w:t>
            </w:r>
          </w:p>
        </w:tc>
      </w:tr>
      <w:tr w:rsidR="005D0265" w14:paraId="6EBA5140"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E258A3" w14:textId="77777777" w:rsidR="005D0265" w:rsidRDefault="00DC691E">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B6F220E" w14:textId="77777777" w:rsidR="005D0265" w:rsidRDefault="002B5930">
            <w:pPr>
              <w:rPr>
                <w:rFonts w:cs="Arial"/>
                <w:color w:val="0000CC"/>
                <w:sz w:val="18"/>
                <w:szCs w:val="16"/>
              </w:rPr>
            </w:pPr>
            <w:proofErr w:type="spellStart"/>
            <w:r>
              <w:rPr>
                <w:rFonts w:cs="Arial"/>
                <w:color w:val="0000CC"/>
                <w:sz w:val="18"/>
                <w:szCs w:val="16"/>
              </w:rPr>
              <w:t>LS_OTAM_UpdateExpiration_Time</w:t>
            </w:r>
            <w:proofErr w:type="spellEnd"/>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17A5FCF" w14:textId="77777777" w:rsidR="005D0265" w:rsidRDefault="002B5930">
            <w:pPr>
              <w:rPr>
                <w:rFonts w:cs="Arial"/>
                <w:sz w:val="18"/>
                <w:szCs w:val="16"/>
              </w:rPr>
            </w:pPr>
            <w:r>
              <w:rPr>
                <w:rFonts w:cs="Arial"/>
                <w:sz w:val="18"/>
                <w:szCs w:val="16"/>
              </w:rPr>
              <w:t>Maximum expiration time that a software is allowed to stay in pending state</w:t>
            </w:r>
          </w:p>
        </w:tc>
      </w:tr>
      <w:tr w:rsidR="005D0265" w14:paraId="4A039FDC"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C0845" w14:textId="77777777" w:rsidR="005D0265" w:rsidRDefault="00DC691E">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A66415E" w14:textId="77777777" w:rsidR="005D0265" w:rsidRDefault="002B5930">
            <w:pPr>
              <w:rPr>
                <w:rFonts w:cs="Arial"/>
                <w:color w:val="0000CC"/>
                <w:sz w:val="18"/>
                <w:szCs w:val="16"/>
              </w:rPr>
            </w:pPr>
            <w:proofErr w:type="spellStart"/>
            <w:r>
              <w:rPr>
                <w:rFonts w:cs="Arial"/>
                <w:color w:val="0000CC"/>
                <w:sz w:val="18"/>
                <w:szCs w:val="16"/>
              </w:rPr>
              <w:t>LS_OTAM_TriggerExpiration_Time</w:t>
            </w:r>
            <w:proofErr w:type="spellEnd"/>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FE68830" w14:textId="77777777" w:rsidR="005D0265" w:rsidRDefault="002B5930">
            <w:pPr>
              <w:rPr>
                <w:rFonts w:cs="Arial"/>
                <w:sz w:val="18"/>
                <w:szCs w:val="16"/>
              </w:rPr>
            </w:pPr>
            <w:r>
              <w:rPr>
                <w:rFonts w:cs="Arial"/>
                <w:sz w:val="18"/>
                <w:szCs w:val="16"/>
              </w:rPr>
              <w:t>Maximum expiration time that is used for one-time consent</w:t>
            </w:r>
          </w:p>
        </w:tc>
      </w:tr>
    </w:tbl>
    <w:p w14:paraId="6BD3DA15" w14:textId="77777777" w:rsidR="00EA4672" w:rsidRDefault="00EA4672"/>
    <w:p w14:paraId="13542DA0" w14:textId="77777777" w:rsidR="00760465" w:rsidRDefault="002B5930" w:rsidP="00DA3F8D">
      <w:pPr>
        <w:pStyle w:val="Heading3"/>
      </w:pPr>
      <w:bookmarkStart w:id="110" w:name="_Toc46730397"/>
      <w:r>
        <w:t>Function Modeling</w:t>
      </w:r>
      <w:bookmarkEnd w:id="110"/>
    </w:p>
    <w:p w14:paraId="090A8395" w14:textId="77777777" w:rsidR="00EA4672" w:rsidRDefault="002B5930" w:rsidP="00C74F90">
      <w:pPr>
        <w:pStyle w:val="Caption"/>
      </w:pPr>
      <w:r w:rsidRPr="00C74F90">
        <w:rPr>
          <w:b w:val="0"/>
        </w:rPr>
        <w:t>N/A</w:t>
      </w:r>
    </w:p>
    <w:p w14:paraId="44638086" w14:textId="77777777" w:rsidR="00EA4672" w:rsidRDefault="002B5930" w:rsidP="00DA3F8D">
      <w:pPr>
        <w:pStyle w:val="Heading3"/>
      </w:pPr>
      <w:bookmarkStart w:id="111" w:name="_Toc46730398"/>
      <w:r>
        <w:t>Function Requirements</w:t>
      </w:r>
      <w:bookmarkEnd w:id="111"/>
    </w:p>
    <w:p w14:paraId="41BAC2FB" w14:textId="77777777" w:rsidR="00EA4672" w:rsidRDefault="002B5930" w:rsidP="00DA3F8D">
      <w:pPr>
        <w:pStyle w:val="Heading4"/>
      </w:pPr>
      <w:bookmarkStart w:id="112" w:name="_Toc46730399"/>
      <w:r>
        <w:t>Functional Requirements</w:t>
      </w:r>
      <w:bookmarkEnd w:id="112"/>
    </w:p>
    <w:p w14:paraId="3DC5CD8E" w14:textId="4DC961D3" w:rsidR="00D353BB" w:rsidRPr="0040222F" w:rsidRDefault="002B5930" w:rsidP="0040222F">
      <w:pPr>
        <w:pStyle w:val="Heading5"/>
      </w:pPr>
      <w:bookmarkStart w:id="113" w:name="_Toc46730400"/>
      <w:r w:rsidRPr="0040222F">
        <w:t>F-REQ-305222/E-###R_FNC_Veh_HMI_Notif_001### Additional User Consent Notification</w:t>
      </w:r>
      <w:bookmarkEnd w:id="113"/>
    </w:p>
    <w:p w14:paraId="0389122E" w14:textId="77777777" w:rsidR="00EA4672" w:rsidRDefault="002B5930" w:rsidP="001E4861">
      <w:r>
        <w:t xml:space="preserve">If software update requires an additional/PII consent, then OTA Manager shall set a flag </w:t>
      </w:r>
      <w:proofErr w:type="spellStart"/>
      <w:r>
        <w:t>LS_OTAM_SW_Update_Notify</w:t>
      </w:r>
      <w:proofErr w:type="spellEnd"/>
      <w:r>
        <w:t xml:space="preserve"> = Additional/PII for</w:t>
      </w:r>
      <w:r>
        <w:rPr>
          <w:rFonts w:cs="Arial"/>
        </w:rPr>
        <w:t xml:space="preserve"> HMI to </w:t>
      </w:r>
      <w:r>
        <w:t>prompt the customer to provide additional consent.</w:t>
      </w:r>
    </w:p>
    <w:p w14:paraId="3DE83CED" w14:textId="77777777" w:rsidR="00EA4672" w:rsidRDefault="002B5930" w:rsidP="00A60FB3">
      <w:r>
        <w:t xml:space="preserve">If user input is received, then HMI shall notify the OTAM that user input is received </w:t>
      </w:r>
      <w:proofErr w:type="spellStart"/>
      <w:r w:rsidRPr="007A20CB">
        <w:rPr>
          <w:color w:val="0000CC"/>
        </w:rPr>
        <w:t>LS_ASUHMI_ASU_Additional_Consent</w:t>
      </w:r>
      <w:proofErr w:type="spellEnd"/>
      <w:r w:rsidRPr="007A20CB">
        <w:rPr>
          <w:color w:val="0000CC"/>
        </w:rPr>
        <w:t xml:space="preserve"> = Additional</w:t>
      </w:r>
      <w:r>
        <w:rPr>
          <w:color w:val="0000CC"/>
        </w:rPr>
        <w:t>/PII</w:t>
      </w:r>
      <w:r>
        <w:t xml:space="preserve"> and HMI shall clear all notification (ICON/popup/button) that consent is needed. </w:t>
      </w:r>
    </w:p>
    <w:p w14:paraId="696A3725" w14:textId="77777777" w:rsidR="00EA4672" w:rsidRDefault="002B5930" w:rsidP="001E4861">
      <w:r>
        <w:t xml:space="preserve">If user input is not received, then HMI shall continue to display the notification (ICON/button/popup) until update is expired or canceled. </w:t>
      </w:r>
      <w:r w:rsidRPr="007A20CB">
        <w:t xml:space="preserve"> </w:t>
      </w:r>
    </w:p>
    <w:p w14:paraId="3AE61680" w14:textId="36E424F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5E3B32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9F1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A48DE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R_FNC_Vehicle_HMI_028</w:t>
            </w:r>
          </w:p>
        </w:tc>
      </w:tr>
      <w:tr w:rsidR="006C029A" w:rsidRPr="00520F3E" w14:paraId="5991C10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BA9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92674D" w14:textId="77777777" w:rsidR="006C029A" w:rsidRPr="00520F3E" w:rsidRDefault="00DC691E" w:rsidP="009E691C">
            <w:pPr>
              <w:rPr>
                <w:rFonts w:eastAsiaTheme="minorHAnsi" w:cs="Arial"/>
                <w:vanish/>
                <w:color w:val="000000" w:themeColor="text1"/>
                <w:sz w:val="16"/>
                <w:szCs w:val="16"/>
              </w:rPr>
            </w:pPr>
          </w:p>
        </w:tc>
      </w:tr>
      <w:tr w:rsidR="006C029A" w:rsidRPr="00520F3E" w14:paraId="562F205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A6EB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93624D" w14:textId="77777777" w:rsidR="006C029A" w:rsidRPr="00520F3E" w:rsidRDefault="00DC691E" w:rsidP="009E691C">
            <w:pPr>
              <w:rPr>
                <w:rFonts w:eastAsiaTheme="minorHAnsi" w:cs="Arial"/>
                <w:vanish/>
                <w:color w:val="000000" w:themeColor="text1"/>
                <w:sz w:val="16"/>
                <w:szCs w:val="16"/>
              </w:rPr>
            </w:pPr>
          </w:p>
        </w:tc>
      </w:tr>
      <w:tr w:rsidR="006C029A" w:rsidRPr="00520F3E" w14:paraId="1E3F1E2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F90A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914C8" w14:textId="77777777" w:rsidR="006C029A" w:rsidRPr="00520F3E" w:rsidRDefault="00DC691E" w:rsidP="00351BDF">
            <w:pPr>
              <w:rPr>
                <w:rFonts w:eastAsiaTheme="minorHAnsi" w:cs="Arial"/>
                <w:vanish/>
                <w:color w:val="000000" w:themeColor="text1"/>
                <w:sz w:val="16"/>
                <w:szCs w:val="16"/>
              </w:rPr>
            </w:pPr>
          </w:p>
        </w:tc>
      </w:tr>
      <w:tr w:rsidR="006C029A" w:rsidRPr="00520F3E" w14:paraId="02A01EE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740A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C82A6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10D8D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5B74E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33C31E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CF4A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6DF45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43FB9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1769A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4F82E7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538B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0CBED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2EA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E2259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BC816F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626437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A31AF8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01C329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4CDF27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BDBCC1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F279CCC" w14:textId="77777777" w:rsidR="00DC0771" w:rsidRPr="00106C9E" w:rsidRDefault="00DC691E" w:rsidP="00A03556"/>
    <w:p w14:paraId="4DB6EDEA" w14:textId="77777777" w:rsidR="00D353BB" w:rsidRPr="0040222F" w:rsidRDefault="002B5930" w:rsidP="0040222F">
      <w:pPr>
        <w:pStyle w:val="Heading5"/>
      </w:pPr>
      <w:bookmarkStart w:id="114" w:name="_Toc46730401"/>
      <w:r w:rsidRPr="0040222F">
        <w:t>REQ-326784/C-###R_FNC_Veh_HMI_Notif_002### Vehicle in Private Mode</w:t>
      </w:r>
      <w:bookmarkEnd w:id="114"/>
    </w:p>
    <w:p w14:paraId="68BDE289" w14:textId="77777777" w:rsidR="00EA4672" w:rsidRDefault="002B5930" w:rsidP="00500605">
      <w:pPr>
        <w:rPr>
          <w:rFonts w:cs="Arial"/>
        </w:rPr>
      </w:pPr>
      <w:r>
        <w:rPr>
          <w:rFonts w:cs="Arial"/>
        </w:rPr>
        <w:t xml:space="preserve">If customer has elected to be in a private mode, then IVSU shall only update software files that doesn’t require any PII data. </w:t>
      </w:r>
      <w:r w:rsidRPr="004A7208">
        <w:rPr>
          <w:rFonts w:cs="Arial"/>
        </w:rPr>
        <w:t>HMI shall not prompt the user for software updates that are required PII</w:t>
      </w:r>
      <w:r>
        <w:rPr>
          <w:rFonts w:cs="Arial"/>
        </w:rPr>
        <w:t xml:space="preserve"> consent</w:t>
      </w:r>
      <w:r w:rsidRPr="004A7208">
        <w:rPr>
          <w:rFonts w:cs="Arial"/>
        </w:rPr>
        <w:t>.</w:t>
      </w:r>
    </w:p>
    <w:p w14:paraId="4C83C998" w14:textId="2AD2817A"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136225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9AB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87D654" w14:textId="77777777" w:rsidR="006C029A" w:rsidRPr="00520F3E" w:rsidRDefault="00DC691E" w:rsidP="009E691C">
            <w:pPr>
              <w:rPr>
                <w:rFonts w:eastAsiaTheme="minorHAnsi" w:cs="Arial"/>
                <w:vanish/>
                <w:color w:val="000000" w:themeColor="text1"/>
                <w:sz w:val="16"/>
                <w:szCs w:val="16"/>
              </w:rPr>
            </w:pPr>
          </w:p>
        </w:tc>
      </w:tr>
      <w:tr w:rsidR="006C029A" w:rsidRPr="00520F3E" w14:paraId="29C21A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D13F6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7AF2D2" w14:textId="77777777" w:rsidR="006C029A" w:rsidRPr="00520F3E" w:rsidRDefault="00DC691E" w:rsidP="009E691C">
            <w:pPr>
              <w:rPr>
                <w:rFonts w:eastAsiaTheme="minorHAnsi" w:cs="Arial"/>
                <w:vanish/>
                <w:color w:val="000000" w:themeColor="text1"/>
                <w:sz w:val="16"/>
                <w:szCs w:val="16"/>
              </w:rPr>
            </w:pPr>
          </w:p>
        </w:tc>
      </w:tr>
      <w:tr w:rsidR="006C029A" w:rsidRPr="00520F3E" w14:paraId="4C1666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028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7FE239" w14:textId="77777777" w:rsidR="006C029A" w:rsidRPr="00520F3E" w:rsidRDefault="00DC691E" w:rsidP="009E691C">
            <w:pPr>
              <w:rPr>
                <w:rFonts w:eastAsiaTheme="minorHAnsi" w:cs="Arial"/>
                <w:vanish/>
                <w:color w:val="000000" w:themeColor="text1"/>
                <w:sz w:val="16"/>
                <w:szCs w:val="16"/>
              </w:rPr>
            </w:pPr>
          </w:p>
        </w:tc>
      </w:tr>
      <w:tr w:rsidR="006C029A" w:rsidRPr="00520F3E" w14:paraId="1CE233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3FC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CE1401" w14:textId="77777777" w:rsidR="006C029A" w:rsidRPr="00520F3E" w:rsidRDefault="00DC691E" w:rsidP="00351BDF">
            <w:pPr>
              <w:rPr>
                <w:rFonts w:eastAsiaTheme="minorHAnsi" w:cs="Arial"/>
                <w:vanish/>
                <w:color w:val="000000" w:themeColor="text1"/>
                <w:sz w:val="16"/>
                <w:szCs w:val="16"/>
              </w:rPr>
            </w:pPr>
          </w:p>
        </w:tc>
      </w:tr>
      <w:tr w:rsidR="006C029A" w:rsidRPr="00520F3E" w14:paraId="10C96F9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D0E2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A5C4B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79722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11E41A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62001C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CA0D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86224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DDF96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B6993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974597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F04D3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CEF35F"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5B6C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693CC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4E5FE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C1520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FFFD8A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99074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CB992A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63BD24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5280C42" w14:textId="77777777" w:rsidR="00DC0771" w:rsidRPr="00106C9E" w:rsidRDefault="00DC691E" w:rsidP="00A03556"/>
    <w:p w14:paraId="4C6B2EA5" w14:textId="77777777" w:rsidR="00D353BB" w:rsidRPr="0040222F" w:rsidRDefault="002B5930" w:rsidP="0040222F">
      <w:pPr>
        <w:pStyle w:val="Heading5"/>
      </w:pPr>
      <w:bookmarkStart w:id="115" w:name="_Toc46730402"/>
      <w:r w:rsidRPr="0040222F">
        <w:t>REQ-331788/D-###R_FNC_Veh_HMI_Notif_003### Wi-Fi Connection Reminder</w:t>
      </w:r>
      <w:bookmarkEnd w:id="115"/>
    </w:p>
    <w:p w14:paraId="561D0A26" w14:textId="77777777" w:rsidR="00EA4672" w:rsidRDefault="002B5930" w:rsidP="009A19A2">
      <w:r>
        <w:t>HMI shall have standard notification to reminder the user to connect to Wi-Fi for faster software update.</w:t>
      </w:r>
    </w:p>
    <w:p w14:paraId="28921D0E" w14:textId="5E3298CE" w:rsidR="009A19A2" w:rsidRDefault="002B5930" w:rsidP="006D518F">
      <w:r>
        <w:t>HMI shall determine if Wi-Fi status to prompt the user:</w:t>
      </w:r>
    </w:p>
    <w:p w14:paraId="087159EA" w14:textId="77777777" w:rsidR="006D518F" w:rsidRDefault="002B5930" w:rsidP="006D518F">
      <w:r>
        <w:t xml:space="preserve"> </w:t>
      </w:r>
    </w:p>
    <w:p w14:paraId="7F930DDE" w14:textId="77777777" w:rsidR="006D518F" w:rsidRDefault="002B5930" w:rsidP="006D518F">
      <w:r>
        <w:t>If Wi-Fi = OFF, then HMI shall prompt the customer to enable Wi-Fi and connect to AP.</w:t>
      </w:r>
    </w:p>
    <w:p w14:paraId="4787EFC4" w14:textId="77777777" w:rsidR="006D518F" w:rsidRDefault="002B5930" w:rsidP="006D518F">
      <w:r>
        <w:t xml:space="preserve">If Wi-Fi = ON and AP is connected, then notify the user to connect to Wi-Fi. </w:t>
      </w:r>
    </w:p>
    <w:p w14:paraId="4505FE41" w14:textId="77777777" w:rsidR="006D518F" w:rsidRDefault="002B5930" w:rsidP="006D518F">
      <w:r>
        <w:t>If Wi-Fi = ON and AP is preconfigured and it’s out of range, then notify the user to connect to Wi-Fi.</w:t>
      </w:r>
    </w:p>
    <w:p w14:paraId="77E826D4" w14:textId="77777777" w:rsidR="00EA4672" w:rsidRDefault="002B5930" w:rsidP="004A7208">
      <w:r>
        <w:lastRenderedPageBreak/>
        <w:t xml:space="preserve">If Wi-Fi = ON and access </w:t>
      </w:r>
      <w:proofErr w:type="gramStart"/>
      <w:r>
        <w:t>point  in</w:t>
      </w:r>
      <w:proofErr w:type="gramEnd"/>
      <w:r>
        <w:t xml:space="preserve"> range, then HMI show the available AP connections and allow the user to connect to Wi-Fi.</w:t>
      </w:r>
    </w:p>
    <w:p w14:paraId="7AEB6A81" w14:textId="57A88AF8"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202E8C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61C4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C7187B" w14:textId="77777777" w:rsidR="006C029A" w:rsidRPr="00520F3E" w:rsidRDefault="00DC691E" w:rsidP="009E691C">
            <w:pPr>
              <w:rPr>
                <w:rFonts w:eastAsiaTheme="minorHAnsi" w:cs="Arial"/>
                <w:vanish/>
                <w:color w:val="000000" w:themeColor="text1"/>
                <w:sz w:val="16"/>
                <w:szCs w:val="16"/>
              </w:rPr>
            </w:pPr>
          </w:p>
        </w:tc>
      </w:tr>
      <w:tr w:rsidR="006C029A" w:rsidRPr="00520F3E" w14:paraId="39979DF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8AF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5BC4BE" w14:textId="77777777" w:rsidR="006C029A" w:rsidRPr="00520F3E" w:rsidRDefault="00DC691E" w:rsidP="009E691C">
            <w:pPr>
              <w:rPr>
                <w:rFonts w:eastAsiaTheme="minorHAnsi" w:cs="Arial"/>
                <w:vanish/>
                <w:color w:val="000000" w:themeColor="text1"/>
                <w:sz w:val="16"/>
                <w:szCs w:val="16"/>
              </w:rPr>
            </w:pPr>
          </w:p>
        </w:tc>
      </w:tr>
      <w:tr w:rsidR="006C029A" w:rsidRPr="00520F3E" w14:paraId="41BD6E4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92F63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FBDF98" w14:textId="77777777" w:rsidR="006C029A" w:rsidRPr="00520F3E" w:rsidRDefault="00DC691E" w:rsidP="009E691C">
            <w:pPr>
              <w:rPr>
                <w:rFonts w:eastAsiaTheme="minorHAnsi" w:cs="Arial"/>
                <w:vanish/>
                <w:color w:val="000000" w:themeColor="text1"/>
                <w:sz w:val="16"/>
                <w:szCs w:val="16"/>
              </w:rPr>
            </w:pPr>
          </w:p>
        </w:tc>
      </w:tr>
      <w:tr w:rsidR="006C029A" w:rsidRPr="00520F3E" w14:paraId="736136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3BC1F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8D7227" w14:textId="77777777" w:rsidR="006C029A" w:rsidRPr="00520F3E" w:rsidRDefault="00DC691E" w:rsidP="00351BDF">
            <w:pPr>
              <w:rPr>
                <w:rFonts w:eastAsiaTheme="minorHAnsi" w:cs="Arial"/>
                <w:vanish/>
                <w:color w:val="000000" w:themeColor="text1"/>
                <w:sz w:val="16"/>
                <w:szCs w:val="16"/>
              </w:rPr>
            </w:pPr>
          </w:p>
        </w:tc>
      </w:tr>
      <w:tr w:rsidR="006C029A" w:rsidRPr="00520F3E" w14:paraId="3FF8D1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D3D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CA3424"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83F2EC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AF18E9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F11498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7B02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1149D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4B27C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41F99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02FC1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ED6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AF1C89"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E69D3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29508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402D17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B2B73B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8ECADE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68DB23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4FA696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5AA7F9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AD9252D" w14:textId="77777777" w:rsidR="00DC0771" w:rsidRPr="00106C9E" w:rsidRDefault="00DC691E" w:rsidP="00A03556"/>
    <w:p w14:paraId="27742583" w14:textId="77777777" w:rsidR="00D353BB" w:rsidRPr="0040222F" w:rsidRDefault="002B5930" w:rsidP="0040222F">
      <w:pPr>
        <w:pStyle w:val="Heading5"/>
      </w:pPr>
      <w:bookmarkStart w:id="116" w:name="_Toc46730403"/>
      <w:r w:rsidRPr="0040222F">
        <w:t>F-REQ-305223/D-###R_FNC_Veh_HMI_Notif_004### Manage Software Update Notification Options</w:t>
      </w:r>
      <w:bookmarkEnd w:id="116"/>
    </w:p>
    <w:p w14:paraId="04887066" w14:textId="77777777" w:rsidR="00EA4672" w:rsidRDefault="002B5930" w:rsidP="00145A79">
      <w:r>
        <w:t xml:space="preserve">If vehicle connectivity is enabled user shall be allow the get the software notifications and user shall have not the ability to disable notification. </w:t>
      </w:r>
    </w:p>
    <w:p w14:paraId="02B9BF5E" w14:textId="77777777" w:rsidR="00EA4672" w:rsidRDefault="002B5930" w:rsidP="00C74F90">
      <w:r>
        <w:t xml:space="preserve">If user want to disable the notification user has to disable the vehicle connectivity. </w:t>
      </w:r>
    </w:p>
    <w:p w14:paraId="76C75871" w14:textId="202691F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BB008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98EB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84D36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R_FNC_Vehicle_HMI_029</w:t>
            </w:r>
          </w:p>
        </w:tc>
      </w:tr>
      <w:tr w:rsidR="006C029A" w:rsidRPr="00520F3E" w14:paraId="35A755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3422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269822" w14:textId="77777777" w:rsidR="006C029A" w:rsidRPr="00520F3E" w:rsidRDefault="00DC691E" w:rsidP="009E691C">
            <w:pPr>
              <w:rPr>
                <w:rFonts w:eastAsiaTheme="minorHAnsi" w:cs="Arial"/>
                <w:vanish/>
                <w:color w:val="000000" w:themeColor="text1"/>
                <w:sz w:val="16"/>
                <w:szCs w:val="16"/>
              </w:rPr>
            </w:pPr>
          </w:p>
        </w:tc>
      </w:tr>
      <w:tr w:rsidR="006C029A" w:rsidRPr="00520F3E" w14:paraId="6D21D0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640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2AC057" w14:textId="77777777" w:rsidR="006C029A" w:rsidRPr="00520F3E" w:rsidRDefault="00DC691E" w:rsidP="009E691C">
            <w:pPr>
              <w:rPr>
                <w:rFonts w:eastAsiaTheme="minorHAnsi" w:cs="Arial"/>
                <w:vanish/>
                <w:color w:val="000000" w:themeColor="text1"/>
                <w:sz w:val="16"/>
                <w:szCs w:val="16"/>
              </w:rPr>
            </w:pPr>
          </w:p>
        </w:tc>
      </w:tr>
      <w:tr w:rsidR="006C029A" w:rsidRPr="00520F3E" w14:paraId="04D301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5050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BC14A" w14:textId="77777777" w:rsidR="006C029A" w:rsidRPr="00520F3E" w:rsidRDefault="00DC691E" w:rsidP="00351BDF">
            <w:pPr>
              <w:rPr>
                <w:rFonts w:eastAsiaTheme="minorHAnsi" w:cs="Arial"/>
                <w:vanish/>
                <w:color w:val="000000" w:themeColor="text1"/>
                <w:sz w:val="16"/>
                <w:szCs w:val="16"/>
              </w:rPr>
            </w:pPr>
          </w:p>
        </w:tc>
      </w:tr>
      <w:tr w:rsidR="006C029A" w:rsidRPr="00520F3E" w14:paraId="541239F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DC79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37009A"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1F15F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99C47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C4184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63F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EF8CC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7F8A14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51269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8BF5D0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91B8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5BCC7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EC5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9A277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AE8CC5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F4ADE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54397B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06038D9"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671A0D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353BC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D2101F4" w14:textId="77777777" w:rsidR="00DC0771" w:rsidRPr="00106C9E" w:rsidRDefault="00DC691E" w:rsidP="00A03556"/>
    <w:p w14:paraId="2654D4BE" w14:textId="77777777" w:rsidR="00D353BB" w:rsidRPr="0040222F" w:rsidRDefault="002B5930" w:rsidP="0040222F">
      <w:pPr>
        <w:pStyle w:val="Heading5"/>
      </w:pPr>
      <w:bookmarkStart w:id="117" w:name="_Toc46730404"/>
      <w:r w:rsidRPr="0040222F">
        <w:t>F-REQ-305225/E-###R_FNC_Veh_HMI_Notif_005### Details Update Button</w:t>
      </w:r>
      <w:bookmarkEnd w:id="117"/>
    </w:p>
    <w:p w14:paraId="7F22A84D" w14:textId="77777777" w:rsidR="00EA4672" w:rsidRDefault="002B5930" w:rsidP="00854137">
      <w:pPr>
        <w:rPr>
          <w:rFonts w:cs="Arial"/>
        </w:rPr>
      </w:pPr>
      <w:r>
        <w:rPr>
          <w:rFonts w:cs="Arial"/>
        </w:rPr>
        <w:t xml:space="preserve">If OTA system is waiting for user consent, then OTA Manager shall set a flag </w:t>
      </w:r>
      <w:proofErr w:type="spellStart"/>
      <w:r w:rsidRPr="001F3EF7">
        <w:rPr>
          <w:color w:val="0000CC"/>
        </w:rPr>
        <w:t>LS_OTAM_SW_Update_Notify</w:t>
      </w:r>
      <w:proofErr w:type="spellEnd"/>
      <w:r w:rsidRPr="001F3EF7">
        <w:rPr>
          <w:color w:val="0000CC"/>
        </w:rPr>
        <w:t xml:space="preserve"> = </w:t>
      </w:r>
      <w:proofErr w:type="spellStart"/>
      <w:r w:rsidRPr="001F3EF7">
        <w:rPr>
          <w:color w:val="0000CC"/>
        </w:rPr>
        <w:t>One_time</w:t>
      </w:r>
      <w:proofErr w:type="spellEnd"/>
      <w:r w:rsidRPr="001F3EF7">
        <w:rPr>
          <w:color w:val="0000CC"/>
        </w:rPr>
        <w:t xml:space="preserve"> </w:t>
      </w:r>
      <w:r>
        <w:t xml:space="preserve">for HMI to display Update </w:t>
      </w:r>
      <w:r>
        <w:rPr>
          <w:rFonts w:cs="Arial"/>
        </w:rPr>
        <w:t xml:space="preserve">under setting </w:t>
      </w:r>
      <w:r>
        <w:rPr>
          <w:rFonts w:cs="Arial"/>
        </w:rPr>
        <w:sym w:font="Wingdings" w:char="F0E0"/>
      </w:r>
      <w:r>
        <w:rPr>
          <w:rFonts w:cs="Arial"/>
        </w:rPr>
        <w:t xml:space="preserve"> details and HMI ICON on main screen, HMI shall show Update button with </w:t>
      </w:r>
      <w:r w:rsidRPr="007A20CB">
        <w:rPr>
          <w:rFonts w:cs="Arial"/>
        </w:rPr>
        <w:t xml:space="preserve">software release notes (release notes shall be stored locally). If customer click Update button, then HMI shall notify the OTA Manager with flag </w:t>
      </w:r>
      <w:proofErr w:type="spellStart"/>
      <w:r w:rsidRPr="007A20CB">
        <w:rPr>
          <w:rFonts w:cs="Arial"/>
          <w:color w:val="0000CC"/>
        </w:rPr>
        <w:t>LS_ASUHMI_ASU_Additional_Consent</w:t>
      </w:r>
      <w:proofErr w:type="spellEnd"/>
      <w:r w:rsidRPr="007A20CB">
        <w:rPr>
          <w:rFonts w:cs="Arial"/>
          <w:color w:val="0000CC"/>
        </w:rPr>
        <w:t xml:space="preserve"> = </w:t>
      </w:r>
      <w:proofErr w:type="spellStart"/>
      <w:r w:rsidRPr="007A20CB">
        <w:rPr>
          <w:rFonts w:cs="Arial"/>
          <w:color w:val="0000CC"/>
        </w:rPr>
        <w:t>One_time</w:t>
      </w:r>
      <w:proofErr w:type="spellEnd"/>
      <w:r w:rsidRPr="007A20CB">
        <w:rPr>
          <w:rFonts w:cs="Arial"/>
        </w:rPr>
        <w:t>.</w:t>
      </w:r>
    </w:p>
    <w:p w14:paraId="35955C08" w14:textId="77777777" w:rsidR="00EA4672" w:rsidRDefault="002B5930" w:rsidP="00854137">
      <w:pPr>
        <w:rPr>
          <w:rFonts w:cs="Arial"/>
          <w:color w:val="0000CC"/>
        </w:rPr>
      </w:pPr>
      <w:r w:rsidRPr="007A20CB">
        <w:rPr>
          <w:rFonts w:cs="Arial"/>
        </w:rPr>
        <w:t xml:space="preserve">HMI shall clear the HMI ICON when </w:t>
      </w:r>
      <w:proofErr w:type="spellStart"/>
      <w:r w:rsidRPr="007A20CB">
        <w:rPr>
          <w:rFonts w:cs="Arial"/>
          <w:color w:val="0000CC"/>
        </w:rPr>
        <w:t>LS_OTAM_TriggerExpiration_Time</w:t>
      </w:r>
      <w:proofErr w:type="spellEnd"/>
      <w:r w:rsidRPr="007A20CB">
        <w:rPr>
          <w:rFonts w:cs="Arial"/>
          <w:color w:val="0000CC"/>
        </w:rPr>
        <w:t xml:space="preserve"> = Expire </w:t>
      </w:r>
      <w:r w:rsidRPr="007A20CB">
        <w:rPr>
          <w:rFonts w:cs="Arial"/>
        </w:rPr>
        <w:t xml:space="preserve">and/or </w:t>
      </w:r>
      <w:proofErr w:type="spellStart"/>
      <w:r w:rsidRPr="007A20CB">
        <w:rPr>
          <w:color w:val="0000CC"/>
        </w:rPr>
        <w:t>LS_USBOTA_SW_Update_Status</w:t>
      </w:r>
      <w:proofErr w:type="spellEnd"/>
      <w:r w:rsidRPr="007A20CB">
        <w:rPr>
          <w:color w:val="0000CC"/>
        </w:rPr>
        <w:t xml:space="preserve"> = Successful</w:t>
      </w:r>
      <w:r w:rsidRPr="007A20CB">
        <w:rPr>
          <w:rFonts w:cs="Arial"/>
          <w:color w:val="0000CC"/>
        </w:rPr>
        <w:t xml:space="preserve"> </w:t>
      </w:r>
      <w:r w:rsidRPr="007A20CB">
        <w:rPr>
          <w:rFonts w:cs="Arial"/>
        </w:rPr>
        <w:t xml:space="preserve">or </w:t>
      </w:r>
      <w:proofErr w:type="spellStart"/>
      <w:r w:rsidRPr="007A20CB">
        <w:rPr>
          <w:rFonts w:cs="Arial"/>
          <w:color w:val="0000CC"/>
        </w:rPr>
        <w:t>LS_OTAM_SW_Update_State</w:t>
      </w:r>
      <w:proofErr w:type="spellEnd"/>
      <w:r w:rsidRPr="007A20CB">
        <w:rPr>
          <w:rFonts w:cs="Arial"/>
          <w:color w:val="0000CC"/>
        </w:rPr>
        <w:t xml:space="preserve"> = FAILED</w:t>
      </w:r>
      <w:r w:rsidRPr="007A20CB">
        <w:rPr>
          <w:rFonts w:cs="Arial"/>
        </w:rPr>
        <w:t xml:space="preserve"> or </w:t>
      </w:r>
      <w:proofErr w:type="spellStart"/>
      <w:r w:rsidRPr="007A20CB">
        <w:rPr>
          <w:rFonts w:cs="Arial"/>
          <w:color w:val="0000CC"/>
        </w:rPr>
        <w:t>LS_OTAM_SW_Update_State</w:t>
      </w:r>
      <w:proofErr w:type="spellEnd"/>
      <w:r w:rsidRPr="007A20CB">
        <w:rPr>
          <w:rFonts w:cs="Arial"/>
          <w:color w:val="0000CC"/>
        </w:rPr>
        <w:t xml:space="preserve"> = UP_TO_DATE</w:t>
      </w:r>
      <w:r>
        <w:rPr>
          <w:rFonts w:cs="Arial"/>
          <w:color w:val="0000CC"/>
        </w:rPr>
        <w:t>.</w:t>
      </w:r>
    </w:p>
    <w:p w14:paraId="7BA546B3" w14:textId="2AEF337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1EBC9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9635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997A0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R_FNC_Vehicle_HMI_031</w:t>
            </w:r>
          </w:p>
        </w:tc>
      </w:tr>
      <w:tr w:rsidR="006C029A" w:rsidRPr="00520F3E" w14:paraId="4F9B5E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47E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9635D0" w14:textId="77777777" w:rsidR="006C029A" w:rsidRPr="00520F3E" w:rsidRDefault="00DC691E" w:rsidP="009E691C">
            <w:pPr>
              <w:rPr>
                <w:rFonts w:eastAsiaTheme="minorHAnsi" w:cs="Arial"/>
                <w:vanish/>
                <w:color w:val="000000" w:themeColor="text1"/>
                <w:sz w:val="16"/>
                <w:szCs w:val="16"/>
              </w:rPr>
            </w:pPr>
          </w:p>
        </w:tc>
      </w:tr>
      <w:tr w:rsidR="006C029A" w:rsidRPr="00520F3E" w14:paraId="3AB095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8C05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AFE353" w14:textId="77777777" w:rsidR="006C029A" w:rsidRPr="00520F3E" w:rsidRDefault="00DC691E" w:rsidP="009E691C">
            <w:pPr>
              <w:rPr>
                <w:rFonts w:eastAsiaTheme="minorHAnsi" w:cs="Arial"/>
                <w:vanish/>
                <w:color w:val="000000" w:themeColor="text1"/>
                <w:sz w:val="16"/>
                <w:szCs w:val="16"/>
              </w:rPr>
            </w:pPr>
          </w:p>
        </w:tc>
      </w:tr>
      <w:tr w:rsidR="006C029A" w:rsidRPr="00520F3E" w14:paraId="08F6CA5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5CCD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3E740C" w14:textId="77777777" w:rsidR="006C029A" w:rsidRPr="00520F3E" w:rsidRDefault="00DC691E" w:rsidP="00351BDF">
            <w:pPr>
              <w:rPr>
                <w:rFonts w:eastAsiaTheme="minorHAnsi" w:cs="Arial"/>
                <w:vanish/>
                <w:color w:val="000000" w:themeColor="text1"/>
                <w:sz w:val="16"/>
                <w:szCs w:val="16"/>
              </w:rPr>
            </w:pPr>
          </w:p>
        </w:tc>
      </w:tr>
      <w:tr w:rsidR="006C029A" w:rsidRPr="00520F3E" w14:paraId="470F89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BD97F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7AC9B3"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98A71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24E75F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F29D9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B07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D791A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FC6EE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E3700E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2B0333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8F11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C4B9C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1794E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B94A8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16DBFC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62930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33B9AB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CA88DA2"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94E477D"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B19436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0AB1F38" w14:textId="77777777" w:rsidR="00DC0771" w:rsidRPr="00106C9E" w:rsidRDefault="00DC691E" w:rsidP="00A03556"/>
    <w:p w14:paraId="2FD97EC9" w14:textId="77777777" w:rsidR="00D353BB" w:rsidRPr="0040222F" w:rsidRDefault="002B5930" w:rsidP="0040222F">
      <w:pPr>
        <w:pStyle w:val="Heading5"/>
      </w:pPr>
      <w:bookmarkStart w:id="118" w:name="_Toc46730405"/>
      <w:r w:rsidRPr="0040222F">
        <w:t>F-REQ-305226/B-###R_FNC_Veh_HMI_Notif_006### Preferred Network</w:t>
      </w:r>
      <w:bookmarkEnd w:id="118"/>
    </w:p>
    <w:p w14:paraId="31EF8720" w14:textId="77777777" w:rsidR="00EA4672" w:rsidRDefault="002B5930" w:rsidP="009F1249">
      <w:pPr>
        <w:rPr>
          <w:rFonts w:cs="Arial"/>
        </w:rPr>
      </w:pPr>
      <w:r w:rsidRPr="00DC0828">
        <w:rPr>
          <w:rFonts w:cs="Arial"/>
        </w:rPr>
        <w:t>Preferred Network: - The customer shall have interface with the vehicle HMI to allow the user to select the preferred network for the software updates. This includes both hotspot and Wi-Fi (Consumer or public network).</w:t>
      </w:r>
    </w:p>
    <w:p w14:paraId="14C0C2F9" w14:textId="34D6DD2B"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617689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0497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457E9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R_FNC_Vehicle_HMI_032</w:t>
            </w:r>
          </w:p>
        </w:tc>
      </w:tr>
      <w:tr w:rsidR="006C029A" w:rsidRPr="00520F3E" w14:paraId="320EBF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41F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0E34DC" w14:textId="77777777" w:rsidR="006C029A" w:rsidRPr="00520F3E" w:rsidRDefault="00DC691E" w:rsidP="009E691C">
            <w:pPr>
              <w:rPr>
                <w:rFonts w:eastAsiaTheme="minorHAnsi" w:cs="Arial"/>
                <w:vanish/>
                <w:color w:val="000000" w:themeColor="text1"/>
                <w:sz w:val="16"/>
                <w:szCs w:val="16"/>
              </w:rPr>
            </w:pPr>
          </w:p>
        </w:tc>
      </w:tr>
      <w:tr w:rsidR="006C029A" w:rsidRPr="00520F3E" w14:paraId="6A68857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E0FA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ED8733" w14:textId="77777777" w:rsidR="006C029A" w:rsidRPr="00520F3E" w:rsidRDefault="00DC691E" w:rsidP="009E691C">
            <w:pPr>
              <w:rPr>
                <w:rFonts w:eastAsiaTheme="minorHAnsi" w:cs="Arial"/>
                <w:vanish/>
                <w:color w:val="000000" w:themeColor="text1"/>
                <w:sz w:val="16"/>
                <w:szCs w:val="16"/>
              </w:rPr>
            </w:pPr>
          </w:p>
        </w:tc>
      </w:tr>
      <w:tr w:rsidR="006C029A" w:rsidRPr="00520F3E" w14:paraId="0A830FE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533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274B5C" w14:textId="77777777" w:rsidR="006C029A" w:rsidRPr="00520F3E" w:rsidRDefault="00DC691E" w:rsidP="00351BDF">
            <w:pPr>
              <w:rPr>
                <w:rFonts w:eastAsiaTheme="minorHAnsi" w:cs="Arial"/>
                <w:vanish/>
                <w:color w:val="000000" w:themeColor="text1"/>
                <w:sz w:val="16"/>
                <w:szCs w:val="16"/>
              </w:rPr>
            </w:pPr>
          </w:p>
        </w:tc>
      </w:tr>
      <w:tr w:rsidR="006C029A" w:rsidRPr="00520F3E" w14:paraId="3E7FCB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587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2291E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43CA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4B8541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7066E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9DAE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49C81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8D437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A6104E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7A90B9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B902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98320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5370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DBD4C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57E2DE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B3FAC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FA422E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B2EBBDC"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AE9A14B"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FDD80D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6DBC23F" w14:textId="77777777" w:rsidR="00DC0771" w:rsidRPr="00106C9E" w:rsidRDefault="00DC691E" w:rsidP="00A03556"/>
    <w:p w14:paraId="27B7CBEC" w14:textId="77777777" w:rsidR="00D353BB" w:rsidRPr="0040222F" w:rsidRDefault="002B5930" w:rsidP="0040222F">
      <w:pPr>
        <w:pStyle w:val="Heading5"/>
      </w:pPr>
      <w:bookmarkStart w:id="119" w:name="_Toc46730406"/>
      <w:r w:rsidRPr="0040222F">
        <w:t>F-REQ-305227/B-###R_FNC_Veh_HMI_Notif_007### OTA Software Notification Display Time</w:t>
      </w:r>
      <w:bookmarkEnd w:id="119"/>
    </w:p>
    <w:p w14:paraId="509F9AFC" w14:textId="77777777" w:rsidR="00EA4672" w:rsidRDefault="002B5930" w:rsidP="009F1249">
      <w:pPr>
        <w:rPr>
          <w:rFonts w:cs="Arial"/>
        </w:rPr>
      </w:pPr>
      <w:r>
        <w:rPr>
          <w:rFonts w:cs="Arial"/>
        </w:rPr>
        <w:t xml:space="preserve">Vehicle HMI shall configure </w:t>
      </w:r>
      <w:r>
        <w:t xml:space="preserve">specification </w:t>
      </w:r>
      <w:r>
        <w:rPr>
          <w:rFonts w:cs="Arial"/>
        </w:rPr>
        <w:t>timers for OTA software popup notification so that the customer has the ability to read all the information displayed in it.</w:t>
      </w:r>
    </w:p>
    <w:p w14:paraId="2DBAC438" w14:textId="4D1F9B8F"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41A99F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066D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998F4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R_FNC_Vehicle_HMI_033</w:t>
            </w:r>
          </w:p>
        </w:tc>
      </w:tr>
      <w:tr w:rsidR="006C029A" w:rsidRPr="00520F3E" w14:paraId="1CC2EE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2812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70E9B8" w14:textId="77777777" w:rsidR="006C029A" w:rsidRPr="00520F3E" w:rsidRDefault="00DC691E" w:rsidP="009E691C">
            <w:pPr>
              <w:rPr>
                <w:rFonts w:eastAsiaTheme="minorHAnsi" w:cs="Arial"/>
                <w:vanish/>
                <w:color w:val="000000" w:themeColor="text1"/>
                <w:sz w:val="16"/>
                <w:szCs w:val="16"/>
              </w:rPr>
            </w:pPr>
          </w:p>
        </w:tc>
      </w:tr>
      <w:tr w:rsidR="006C029A" w:rsidRPr="00520F3E" w14:paraId="0ED3FD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4BD4A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297756" w14:textId="77777777" w:rsidR="006C029A" w:rsidRPr="00520F3E" w:rsidRDefault="00DC691E" w:rsidP="009E691C">
            <w:pPr>
              <w:rPr>
                <w:rFonts w:eastAsiaTheme="minorHAnsi" w:cs="Arial"/>
                <w:vanish/>
                <w:color w:val="000000" w:themeColor="text1"/>
                <w:sz w:val="16"/>
                <w:szCs w:val="16"/>
              </w:rPr>
            </w:pPr>
          </w:p>
        </w:tc>
      </w:tr>
      <w:tr w:rsidR="006C029A" w:rsidRPr="00520F3E" w14:paraId="1CE70AB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B005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E29E7D" w14:textId="77777777" w:rsidR="006C029A" w:rsidRPr="00520F3E" w:rsidRDefault="00DC691E" w:rsidP="00351BDF">
            <w:pPr>
              <w:rPr>
                <w:rFonts w:eastAsiaTheme="minorHAnsi" w:cs="Arial"/>
                <w:vanish/>
                <w:color w:val="000000" w:themeColor="text1"/>
                <w:sz w:val="16"/>
                <w:szCs w:val="16"/>
              </w:rPr>
            </w:pPr>
          </w:p>
        </w:tc>
      </w:tr>
      <w:tr w:rsidR="006C029A" w:rsidRPr="00520F3E" w14:paraId="0E204BB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91BD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1A277A"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69178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8B7CC2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3C1E7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5D1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3F792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16D03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E3F0C2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4F372C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E636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C0123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874A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377E2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5EF1A9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0DB37A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8AD5FD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A8776C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9E5013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16B9E8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E42509C" w14:textId="77777777" w:rsidR="00DC0771" w:rsidRPr="00106C9E" w:rsidRDefault="00DC691E" w:rsidP="00A03556"/>
    <w:p w14:paraId="111B4F89" w14:textId="77777777" w:rsidR="00D353BB" w:rsidRPr="0040222F" w:rsidRDefault="002B5930" w:rsidP="0040222F">
      <w:pPr>
        <w:pStyle w:val="Heading5"/>
      </w:pPr>
      <w:bookmarkStart w:id="120" w:name="_Toc46730407"/>
      <w:r w:rsidRPr="0040222F">
        <w:t>F-REQ-305228/B-###R_FNC_Veh_HMI_Notif_008### HMI ICON Action Notification</w:t>
      </w:r>
      <w:bookmarkEnd w:id="120"/>
    </w:p>
    <w:p w14:paraId="6A1AFAC2" w14:textId="77777777" w:rsidR="00EA4672" w:rsidRDefault="002B5930" w:rsidP="000868E3">
      <w:pPr>
        <w:rPr>
          <w:rFonts w:cs="Arial"/>
        </w:rPr>
      </w:pPr>
      <w:r>
        <w:rPr>
          <w:rFonts w:cs="Arial"/>
        </w:rPr>
        <w:t>HMI logic shall keep displaying the ICON with notifications until the task has been complete or user action is done. HMI shall continue to show IVSU related ICONs even if vehicle is in motion. When user click on the ICON, then HMI shall show notify with detail of the user action.</w:t>
      </w:r>
    </w:p>
    <w:p w14:paraId="0DCF54B4" w14:textId="77777777" w:rsidR="00EA4672" w:rsidRDefault="002B5930" w:rsidP="000868E3">
      <w:pPr>
        <w:rPr>
          <w:rFonts w:cs="Arial"/>
        </w:rPr>
      </w:pPr>
      <w:r>
        <w:rPr>
          <w:rFonts w:cs="Arial"/>
        </w:rPr>
        <w:t>All IVSU related information should be available for the customer to access under settings.</w:t>
      </w:r>
    </w:p>
    <w:p w14:paraId="192886E3" w14:textId="13D5D81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28F24A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B73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12493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R_FNC_Vehicle_HMI_034</w:t>
            </w:r>
          </w:p>
        </w:tc>
      </w:tr>
      <w:tr w:rsidR="006C029A" w:rsidRPr="00520F3E" w14:paraId="646ED67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7D45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DC3F21" w14:textId="77777777" w:rsidR="006C029A" w:rsidRPr="00520F3E" w:rsidRDefault="00DC691E" w:rsidP="009E691C">
            <w:pPr>
              <w:rPr>
                <w:rFonts w:eastAsiaTheme="minorHAnsi" w:cs="Arial"/>
                <w:vanish/>
                <w:color w:val="000000" w:themeColor="text1"/>
                <w:sz w:val="16"/>
                <w:szCs w:val="16"/>
              </w:rPr>
            </w:pPr>
          </w:p>
        </w:tc>
      </w:tr>
      <w:tr w:rsidR="006C029A" w:rsidRPr="00520F3E" w14:paraId="1E5A010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668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7B257D" w14:textId="77777777" w:rsidR="006C029A" w:rsidRPr="00520F3E" w:rsidRDefault="00DC691E" w:rsidP="009E691C">
            <w:pPr>
              <w:rPr>
                <w:rFonts w:eastAsiaTheme="minorHAnsi" w:cs="Arial"/>
                <w:vanish/>
                <w:color w:val="000000" w:themeColor="text1"/>
                <w:sz w:val="16"/>
                <w:szCs w:val="16"/>
              </w:rPr>
            </w:pPr>
          </w:p>
        </w:tc>
      </w:tr>
      <w:tr w:rsidR="006C029A" w:rsidRPr="00520F3E" w14:paraId="02B36CB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55F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9FC0C7" w14:textId="77777777" w:rsidR="006C029A" w:rsidRPr="00520F3E" w:rsidRDefault="00DC691E" w:rsidP="00351BDF">
            <w:pPr>
              <w:rPr>
                <w:rFonts w:eastAsiaTheme="minorHAnsi" w:cs="Arial"/>
                <w:vanish/>
                <w:color w:val="000000" w:themeColor="text1"/>
                <w:sz w:val="16"/>
                <w:szCs w:val="16"/>
              </w:rPr>
            </w:pPr>
          </w:p>
        </w:tc>
      </w:tr>
      <w:tr w:rsidR="006C029A" w:rsidRPr="00520F3E" w14:paraId="439F1C2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5F24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ADCB3"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29180E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0A77B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BFA407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0867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664ED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EC58C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1620E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1FB6BB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83F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E66D5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FEA51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10131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B9018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07C0C9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BD1516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55F7504"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A18DCC4"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6DA328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82C35D5" w14:textId="77777777" w:rsidR="00DC0771" w:rsidRPr="00106C9E" w:rsidRDefault="00DC691E" w:rsidP="00A03556"/>
    <w:p w14:paraId="4319F163" w14:textId="77777777" w:rsidR="00D353BB" w:rsidRPr="0040222F" w:rsidRDefault="002B5930" w:rsidP="0040222F">
      <w:pPr>
        <w:pStyle w:val="Heading5"/>
      </w:pPr>
      <w:bookmarkStart w:id="121" w:name="_Toc46730408"/>
      <w:r w:rsidRPr="0040222F">
        <w:t>F-REQ-305229/B-###R_FNC_Veh_HMI_Notif_009### Activation Pending HMI Notification</w:t>
      </w:r>
      <w:bookmarkEnd w:id="121"/>
    </w:p>
    <w:p w14:paraId="554E47F8" w14:textId="77777777" w:rsidR="00ED53B5" w:rsidRDefault="002B5930" w:rsidP="00990199">
      <w:r w:rsidRPr="00F443AB">
        <w:t xml:space="preserve">OTA Manager shall set a flag for HMI to notify the user the software activation is pending </w:t>
      </w:r>
      <w:proofErr w:type="spellStart"/>
      <w:r w:rsidRPr="00F443AB">
        <w:rPr>
          <w:rFonts w:cs="Arial"/>
          <w:color w:val="0000CC"/>
        </w:rPr>
        <w:t>LS_OTAM_Activation_Status</w:t>
      </w:r>
      <w:proofErr w:type="spellEnd"/>
      <w:r w:rsidRPr="00F443AB">
        <w:rPr>
          <w:rFonts w:cs="Arial"/>
          <w:color w:val="0000CC"/>
        </w:rPr>
        <w:t xml:space="preserve"> = pending</w:t>
      </w:r>
    </w:p>
    <w:p w14:paraId="372BC93D" w14:textId="77777777" w:rsidR="00990199" w:rsidRPr="00990199" w:rsidRDefault="002B5930" w:rsidP="00990199">
      <w:r w:rsidRPr="00990199">
        <w:t xml:space="preserve">If activation shall wait for the user action to complete the update. </w:t>
      </w:r>
    </w:p>
    <w:p w14:paraId="25D40254" w14:textId="77777777" w:rsidR="00990199" w:rsidRPr="00990199" w:rsidRDefault="002B5930" w:rsidP="002B5930">
      <w:pPr>
        <w:numPr>
          <w:ilvl w:val="0"/>
          <w:numId w:val="28"/>
        </w:numPr>
      </w:pPr>
      <w:r w:rsidRPr="00990199">
        <w:lastRenderedPageBreak/>
        <w:t xml:space="preserve">If software activation requires schedule time </w:t>
      </w:r>
      <w:proofErr w:type="spellStart"/>
      <w:r w:rsidRPr="00990199">
        <w:rPr>
          <w:rFonts w:cs="Arial"/>
          <w:color w:val="0000CC"/>
        </w:rPr>
        <w:t>LS_OTAM_Activation_Type</w:t>
      </w:r>
      <w:proofErr w:type="spellEnd"/>
      <w:r w:rsidRPr="00990199">
        <w:rPr>
          <w:rFonts w:cs="Arial"/>
          <w:color w:val="0000CC"/>
        </w:rPr>
        <w:t xml:space="preserve"> = INHIBIT</w:t>
      </w:r>
      <w:r w:rsidRPr="00990199">
        <w:t xml:space="preserve">, then it shall wait until user provide date and time. </w:t>
      </w:r>
    </w:p>
    <w:p w14:paraId="516A09D6" w14:textId="77777777" w:rsidR="00990199" w:rsidRPr="00990199" w:rsidRDefault="002B5930" w:rsidP="002B5930">
      <w:pPr>
        <w:numPr>
          <w:ilvl w:val="0"/>
          <w:numId w:val="28"/>
        </w:numPr>
      </w:pPr>
      <w:r w:rsidRPr="00990199">
        <w:t xml:space="preserve">If software activation requires an ignition cycle </w:t>
      </w:r>
      <w:proofErr w:type="spellStart"/>
      <w:r w:rsidRPr="00990199">
        <w:rPr>
          <w:rFonts w:cs="Arial"/>
          <w:color w:val="0000CC"/>
        </w:rPr>
        <w:t>LS_OTAM_Activation_Type</w:t>
      </w:r>
      <w:proofErr w:type="spellEnd"/>
      <w:r w:rsidRPr="00990199">
        <w:rPr>
          <w:rFonts w:cs="Arial"/>
          <w:color w:val="0000CC"/>
        </w:rPr>
        <w:t xml:space="preserve"> = IGNITIONCYCLE</w:t>
      </w:r>
      <w:r w:rsidRPr="00990199">
        <w:t>, then is shall wait until user perform an ignition cycle.</w:t>
      </w:r>
    </w:p>
    <w:p w14:paraId="73D504D2" w14:textId="77777777" w:rsidR="00EA4672" w:rsidRDefault="002B5930" w:rsidP="00990199">
      <w:pPr>
        <w:rPr>
          <w:rFonts w:cs="Arial"/>
          <w:sz w:val="18"/>
        </w:rPr>
      </w:pPr>
      <w:r w:rsidRPr="00990199">
        <w:t>If user do not provide input and close the popup, then HMI shall continue to show an ICON until software update expires.</w:t>
      </w:r>
    </w:p>
    <w:p w14:paraId="73F82F73" w14:textId="65F1444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106680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4141B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82FBE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R_FNC_Vehicle_HMI_035</w:t>
            </w:r>
          </w:p>
        </w:tc>
      </w:tr>
      <w:tr w:rsidR="006C029A" w:rsidRPr="00520F3E" w14:paraId="0EF9D3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D23E6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07EB5" w14:textId="77777777" w:rsidR="006C029A" w:rsidRPr="00520F3E" w:rsidRDefault="00DC691E" w:rsidP="009E691C">
            <w:pPr>
              <w:rPr>
                <w:rFonts w:eastAsiaTheme="minorHAnsi" w:cs="Arial"/>
                <w:vanish/>
                <w:color w:val="000000" w:themeColor="text1"/>
                <w:sz w:val="16"/>
                <w:szCs w:val="16"/>
              </w:rPr>
            </w:pPr>
          </w:p>
        </w:tc>
      </w:tr>
      <w:tr w:rsidR="006C029A" w:rsidRPr="00520F3E" w14:paraId="2B2F19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3A59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80EDC9" w14:textId="77777777" w:rsidR="006C029A" w:rsidRPr="00520F3E" w:rsidRDefault="00DC691E" w:rsidP="009E691C">
            <w:pPr>
              <w:rPr>
                <w:rFonts w:eastAsiaTheme="minorHAnsi" w:cs="Arial"/>
                <w:vanish/>
                <w:color w:val="000000" w:themeColor="text1"/>
                <w:sz w:val="16"/>
                <w:szCs w:val="16"/>
              </w:rPr>
            </w:pPr>
          </w:p>
        </w:tc>
      </w:tr>
      <w:tr w:rsidR="006C029A" w:rsidRPr="00520F3E" w14:paraId="59F9AA6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FDA8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44D705" w14:textId="77777777" w:rsidR="006C029A" w:rsidRPr="00520F3E" w:rsidRDefault="00DC691E" w:rsidP="00351BDF">
            <w:pPr>
              <w:rPr>
                <w:rFonts w:eastAsiaTheme="minorHAnsi" w:cs="Arial"/>
                <w:vanish/>
                <w:color w:val="000000" w:themeColor="text1"/>
                <w:sz w:val="16"/>
                <w:szCs w:val="16"/>
              </w:rPr>
            </w:pPr>
          </w:p>
        </w:tc>
      </w:tr>
      <w:tr w:rsidR="006C029A" w:rsidRPr="00520F3E" w14:paraId="3DA9C6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A946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ECC1C2"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FD2171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CD224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BCF39E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2B57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C84CB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3427C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8E6DD9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656AD8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D23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6AF0B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A0F9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84918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ECF17C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9D0B25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C0EB8B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64B68B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5FDCE95"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4EB259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BD07B81" w14:textId="77777777" w:rsidR="00DC0771" w:rsidRPr="00106C9E" w:rsidRDefault="00DC691E" w:rsidP="00A03556"/>
    <w:p w14:paraId="581EBAA2" w14:textId="77777777" w:rsidR="00D353BB" w:rsidRPr="0040222F" w:rsidRDefault="002B5930" w:rsidP="0040222F">
      <w:pPr>
        <w:pStyle w:val="Heading5"/>
      </w:pPr>
      <w:bookmarkStart w:id="122" w:name="_Toc46730409"/>
      <w:r w:rsidRPr="0040222F">
        <w:t>F-REQ-305231/B-###R_FNC_Veh_HMI_Notif_010### OTA Software Activate</w:t>
      </w:r>
      <w:bookmarkEnd w:id="122"/>
    </w:p>
    <w:p w14:paraId="5861A3BC" w14:textId="77777777" w:rsidR="00EA4672" w:rsidRDefault="002B5930" w:rsidP="00FD516C">
      <w:pPr>
        <w:rPr>
          <w:rFonts w:cs="Arial"/>
        </w:rPr>
      </w:pPr>
      <w:r>
        <w:rPr>
          <w:rFonts w:cs="Arial"/>
        </w:rPr>
        <w:t xml:space="preserve">All OTA software requires an ignition cycle to activate the software. The user shall have option to schedule a time for activation when vehicle is inhibited more than normal ignition cycle. </w:t>
      </w:r>
    </w:p>
    <w:p w14:paraId="26561F78" w14:textId="77777777" w:rsidR="00EA4672" w:rsidRDefault="002B5930" w:rsidP="00FD516C">
      <w:pPr>
        <w:rPr>
          <w:rFonts w:cs="Arial"/>
        </w:rPr>
      </w:pPr>
      <w:r>
        <w:rPr>
          <w:rFonts w:cs="Arial"/>
        </w:rPr>
        <w:t xml:space="preserve">The OTA Manager shall have two flags for HMI (A/B swap readiness and E/R timer) before each OTA software activation takes place. </w:t>
      </w:r>
      <w:proofErr w:type="spellStart"/>
      <w:r>
        <w:rPr>
          <w:rFonts w:cs="Arial"/>
          <w:color w:val="0000CC"/>
        </w:rPr>
        <w:t>LS_OTAM_Activation_Type</w:t>
      </w:r>
      <w:proofErr w:type="spellEnd"/>
      <w:r>
        <w:rPr>
          <w:rFonts w:cs="Arial"/>
          <w:color w:val="0000CC"/>
        </w:rPr>
        <w:t xml:space="preserve"> = inhibit &amp;&amp; </w:t>
      </w:r>
      <w:proofErr w:type="spellStart"/>
      <w:r>
        <w:rPr>
          <w:rFonts w:cs="Arial"/>
          <w:color w:val="0000CC"/>
        </w:rPr>
        <w:t>LS_OTAM_Activation_TypeSW_AB_ER</w:t>
      </w:r>
      <w:proofErr w:type="spellEnd"/>
      <w:r>
        <w:rPr>
          <w:rFonts w:cs="Arial"/>
          <w:color w:val="0000CC"/>
        </w:rPr>
        <w:t xml:space="preserve"> = (AB or ER or </w:t>
      </w:r>
      <w:proofErr w:type="spellStart"/>
      <w:r>
        <w:rPr>
          <w:rFonts w:cs="Arial"/>
          <w:color w:val="0000CC"/>
        </w:rPr>
        <w:t>AB_and_ER</w:t>
      </w:r>
      <w:proofErr w:type="spellEnd"/>
      <w:r>
        <w:rPr>
          <w:rFonts w:cs="Arial"/>
          <w:color w:val="0000CC"/>
        </w:rPr>
        <w:t>)</w:t>
      </w:r>
      <w:r>
        <w:rPr>
          <w:rFonts w:cs="Arial"/>
        </w:rPr>
        <w:t>.</w:t>
      </w:r>
    </w:p>
    <w:p w14:paraId="473FC474" w14:textId="77777777" w:rsidR="00EA4672" w:rsidRDefault="002B5930" w:rsidP="00FD516C">
      <w:pPr>
        <w:rPr>
          <w:rFonts w:cs="Arial"/>
        </w:rPr>
      </w:pPr>
      <w:r>
        <w:rPr>
          <w:rFonts w:cs="Arial"/>
        </w:rPr>
        <w:t>When vehicle is inhibited and customer decides to start the vehicle, then HMI shall warn the user and show software activation progress.</w:t>
      </w:r>
    </w:p>
    <w:p w14:paraId="103AC92A" w14:textId="4E26F2D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2BF5EC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43F9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BDA71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R_FNC_Vehicle_HMI_037</w:t>
            </w:r>
          </w:p>
        </w:tc>
      </w:tr>
      <w:tr w:rsidR="006C029A" w:rsidRPr="00520F3E" w14:paraId="6EECE32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A451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E63785" w14:textId="77777777" w:rsidR="006C029A" w:rsidRPr="00520F3E" w:rsidRDefault="00DC691E" w:rsidP="009E691C">
            <w:pPr>
              <w:rPr>
                <w:rFonts w:eastAsiaTheme="minorHAnsi" w:cs="Arial"/>
                <w:vanish/>
                <w:color w:val="000000" w:themeColor="text1"/>
                <w:sz w:val="16"/>
                <w:szCs w:val="16"/>
              </w:rPr>
            </w:pPr>
          </w:p>
        </w:tc>
      </w:tr>
      <w:tr w:rsidR="006C029A" w:rsidRPr="00520F3E" w14:paraId="3388F1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30F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18EEAC" w14:textId="77777777" w:rsidR="006C029A" w:rsidRPr="00520F3E" w:rsidRDefault="00DC691E" w:rsidP="009E691C">
            <w:pPr>
              <w:rPr>
                <w:rFonts w:eastAsiaTheme="minorHAnsi" w:cs="Arial"/>
                <w:vanish/>
                <w:color w:val="000000" w:themeColor="text1"/>
                <w:sz w:val="16"/>
                <w:szCs w:val="16"/>
              </w:rPr>
            </w:pPr>
          </w:p>
        </w:tc>
      </w:tr>
      <w:tr w:rsidR="006C029A" w:rsidRPr="00520F3E" w14:paraId="7587F07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B25EC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EBEA4B" w14:textId="77777777" w:rsidR="006C029A" w:rsidRPr="00520F3E" w:rsidRDefault="00DC691E" w:rsidP="00351BDF">
            <w:pPr>
              <w:rPr>
                <w:rFonts w:eastAsiaTheme="minorHAnsi" w:cs="Arial"/>
                <w:vanish/>
                <w:color w:val="000000" w:themeColor="text1"/>
                <w:sz w:val="16"/>
                <w:szCs w:val="16"/>
              </w:rPr>
            </w:pPr>
          </w:p>
        </w:tc>
      </w:tr>
      <w:tr w:rsidR="006C029A" w:rsidRPr="00520F3E" w14:paraId="636858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138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8B57F2"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B9C74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21F3CB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490EF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C66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CD00D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A66F8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11810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395DE0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9F2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1C172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0B8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96E9C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F94013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FF7E1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6D6E36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7727A24"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C4B69C"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E9E37F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CDE3E2F" w14:textId="77777777" w:rsidR="00DC0771" w:rsidRPr="00106C9E" w:rsidRDefault="00DC691E" w:rsidP="00A03556"/>
    <w:p w14:paraId="35045629" w14:textId="77777777" w:rsidR="00D353BB" w:rsidRPr="0040222F" w:rsidRDefault="002B5930" w:rsidP="0040222F">
      <w:pPr>
        <w:pStyle w:val="Heading5"/>
      </w:pPr>
      <w:bookmarkStart w:id="123" w:name="_Toc46730410"/>
      <w:r w:rsidRPr="0040222F">
        <w:t>F-REQ-305232/D-###R_FNC_Veh_HMI_Notif_011### Master Reset when Software is in Progress with Base level or One-time Consent &amp; Default Consent ON</w:t>
      </w:r>
      <w:bookmarkEnd w:id="123"/>
    </w:p>
    <w:p w14:paraId="0BD4F9CF" w14:textId="77777777" w:rsidR="00EA4672" w:rsidRDefault="002B5930" w:rsidP="00B85858">
      <w:pPr>
        <w:rPr>
          <w:rFonts w:cs="Arial"/>
        </w:rPr>
      </w:pPr>
      <w:r>
        <w:rPr>
          <w:rFonts w:cs="Arial"/>
        </w:rPr>
        <w:t xml:space="preserve">If the OTA software is in progress with base level consent (download, install, and activation), HMI shall show ICON if software activation is pending and update requires schedule. </w:t>
      </w:r>
    </w:p>
    <w:p w14:paraId="58155A01" w14:textId="04BAC2EF" w:rsidR="00B85858" w:rsidRDefault="002B5930" w:rsidP="00B85858">
      <w:pPr>
        <w:rPr>
          <w:ins w:id="124" w:author="Gill, Balwinder (B.K.)" w:date="2020-02-20T11:05:00Z"/>
          <w:rFonts w:cs="Arial"/>
        </w:rPr>
      </w:pPr>
      <w:r>
        <w:rPr>
          <w:rFonts w:cs="Arial"/>
        </w:rPr>
        <w:t xml:space="preserve">HMI shall prompt for the consent after master reset is complete, if the OTA software is in progress with one-time consent, then OTAM shall notify HMI to prompt the user for consent. </w:t>
      </w:r>
    </w:p>
    <w:p w14:paraId="43C13EE4" w14:textId="77777777" w:rsidR="00EA4672" w:rsidRDefault="002B5930" w:rsidP="002D2F56">
      <w:pPr>
        <w:rPr>
          <w:rFonts w:cs="Arial"/>
        </w:rPr>
      </w:pPr>
      <w:r>
        <w:rPr>
          <w:rFonts w:cs="Arial"/>
        </w:rPr>
        <w:t xml:space="preserve"> </w:t>
      </w:r>
    </w:p>
    <w:p w14:paraId="04AEAAC0" w14:textId="04802968" w:rsidR="002D2F56" w:rsidRDefault="002B5930" w:rsidP="002D2F56">
      <w:r w:rsidRPr="0095582A">
        <w:object w:dxaOrig="30480" w:dyaOrig="5971" w14:anchorId="30909A07">
          <v:shape id="5f1afd8f0000389d53016244" o:spid="_x0000_i1038" type="#_x0000_t75" style="width:539.25pt;height:108pt" o:ole="">
            <v:imagedata r:id="rId39" o:title=""/>
          </v:shape>
          <o:OLEObject Type="Embed" ProgID="Visio.Drawing.15" ShapeID="5f1afd8f0000389d53016244" DrawAspect="Content" ObjectID="_1682150976" r:id="rId40"/>
        </w:object>
      </w:r>
    </w:p>
    <w:p w14:paraId="31E2EB4C" w14:textId="77777777" w:rsidR="00EA4672" w:rsidRDefault="002B5930" w:rsidP="002D2F56">
      <w:pPr>
        <w:jc w:val="center"/>
        <w:rPr>
          <w:rFonts w:cs="Arial"/>
          <w:b/>
        </w:rPr>
      </w:pPr>
      <w:r w:rsidRPr="003F5194">
        <w:rPr>
          <w:b/>
        </w:rPr>
        <w:t>Flow 11: Master Reset when ASU = ON and update is in progress</w:t>
      </w:r>
    </w:p>
    <w:p w14:paraId="0663DF6B" w14:textId="74606A8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86261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7EB3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C1FF0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R_FNC_Vehicle_HMI_038</w:t>
            </w:r>
          </w:p>
        </w:tc>
      </w:tr>
      <w:tr w:rsidR="006C029A" w:rsidRPr="00520F3E" w14:paraId="78CBF3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4AF0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08EF2A" w14:textId="77777777" w:rsidR="006C029A" w:rsidRPr="00520F3E" w:rsidRDefault="00DC691E" w:rsidP="009E691C">
            <w:pPr>
              <w:rPr>
                <w:rFonts w:eastAsiaTheme="minorHAnsi" w:cs="Arial"/>
                <w:vanish/>
                <w:color w:val="000000" w:themeColor="text1"/>
                <w:sz w:val="16"/>
                <w:szCs w:val="16"/>
              </w:rPr>
            </w:pPr>
          </w:p>
        </w:tc>
      </w:tr>
      <w:tr w:rsidR="006C029A" w:rsidRPr="00520F3E" w14:paraId="1B1FFEE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58BB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1DDFD0" w14:textId="77777777" w:rsidR="006C029A" w:rsidRPr="00520F3E" w:rsidRDefault="00DC691E" w:rsidP="009E691C">
            <w:pPr>
              <w:rPr>
                <w:rFonts w:eastAsiaTheme="minorHAnsi" w:cs="Arial"/>
                <w:vanish/>
                <w:color w:val="000000" w:themeColor="text1"/>
                <w:sz w:val="16"/>
                <w:szCs w:val="16"/>
              </w:rPr>
            </w:pPr>
          </w:p>
        </w:tc>
      </w:tr>
      <w:tr w:rsidR="006C029A" w:rsidRPr="00520F3E" w14:paraId="026713D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82198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19A8A1" w14:textId="77777777" w:rsidR="006C029A" w:rsidRPr="00520F3E" w:rsidRDefault="00DC691E" w:rsidP="00351BDF">
            <w:pPr>
              <w:rPr>
                <w:rFonts w:eastAsiaTheme="minorHAnsi" w:cs="Arial"/>
                <w:vanish/>
                <w:color w:val="000000" w:themeColor="text1"/>
                <w:sz w:val="16"/>
                <w:szCs w:val="16"/>
              </w:rPr>
            </w:pPr>
          </w:p>
        </w:tc>
      </w:tr>
      <w:tr w:rsidR="006C029A" w:rsidRPr="00520F3E" w14:paraId="1173D12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71C3E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762F3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FF4DB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F5455F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1C9764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2CBE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9DF0C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42B3B9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999F14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CD400D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B3A9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93808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B7AF4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CC6C5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654A4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E0601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9D712B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C311CCF"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32B0FD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60B480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AF64FD9" w14:textId="77777777" w:rsidR="00DC0771" w:rsidRPr="00106C9E" w:rsidRDefault="00DC691E" w:rsidP="00A03556"/>
    <w:p w14:paraId="03626480" w14:textId="77777777" w:rsidR="00EA4672" w:rsidRDefault="002B5930" w:rsidP="0040222F">
      <w:pPr>
        <w:pStyle w:val="Heading5"/>
      </w:pPr>
      <w:bookmarkStart w:id="125" w:name="_Toc46730411"/>
      <w:r w:rsidRPr="0040222F">
        <w:t>F-REQ-305234/E-###R_FNC_Veh_HMI_Notif_012### Master Reset &amp; SW is in Progress with Additional and/or PII Consent and Default Consent ON</w:t>
      </w:r>
      <w:bookmarkEnd w:id="125"/>
    </w:p>
    <w:p w14:paraId="00AD9650" w14:textId="29AA3FE8" w:rsidR="00767C09" w:rsidRDefault="002B5930" w:rsidP="00767C09">
      <w:pPr>
        <w:rPr>
          <w:rFonts w:cs="Arial"/>
        </w:rPr>
      </w:pPr>
      <w:r>
        <w:rPr>
          <w:rFonts w:cs="Arial"/>
        </w:rPr>
        <w:t xml:space="preserve">If the OTA software is in progress and user consent level is additional and/or PII, then </w:t>
      </w:r>
    </w:p>
    <w:p w14:paraId="1B8ECEFC" w14:textId="77777777" w:rsidR="00EA4672" w:rsidRDefault="002B5930" w:rsidP="00767C09">
      <w:pPr>
        <w:rPr>
          <w:rFonts w:cs="Arial"/>
        </w:rPr>
      </w:pPr>
      <w:r>
        <w:rPr>
          <w:rFonts w:cs="Arial"/>
        </w:rPr>
        <w:t xml:space="preserve">HMI shall warn the customer that software update is in progress before </w:t>
      </w:r>
      <w:proofErr w:type="gramStart"/>
      <w:r>
        <w:rPr>
          <w:rFonts w:cs="Arial"/>
        </w:rPr>
        <w:t>continue</w:t>
      </w:r>
      <w:proofErr w:type="gramEnd"/>
      <w:r>
        <w:rPr>
          <w:rFonts w:cs="Arial"/>
        </w:rPr>
        <w:t xml:space="preserve"> with master reset or Cancel.</w:t>
      </w:r>
    </w:p>
    <w:p w14:paraId="3D14B2EC" w14:textId="77777777" w:rsidR="00EA4672" w:rsidRDefault="002B5930" w:rsidP="00767C09">
      <w:pPr>
        <w:rPr>
          <w:rFonts w:cs="Arial"/>
        </w:rPr>
      </w:pPr>
      <w:r>
        <w:rPr>
          <w:rFonts w:cs="Arial"/>
        </w:rPr>
        <w:t xml:space="preserve">If customer choose to continue with master reset, then HMI shall notify OTA manager with </w:t>
      </w:r>
      <w:proofErr w:type="spellStart"/>
      <w:r>
        <w:rPr>
          <w:rFonts w:cs="Arial"/>
          <w:color w:val="0000CC"/>
        </w:rPr>
        <w:t>LS_OTAHMI_Master_Reset_Status</w:t>
      </w:r>
      <w:proofErr w:type="spellEnd"/>
      <w:r>
        <w:rPr>
          <w:rFonts w:cs="Arial"/>
          <w:color w:val="0000CC"/>
        </w:rPr>
        <w:t xml:space="preserve"> = Master Reset </w:t>
      </w:r>
      <w:r>
        <w:rPr>
          <w:rFonts w:cs="Arial"/>
        </w:rPr>
        <w:t xml:space="preserve">and during master reset OTA Manager shall pause software update until system reboot is complete, HMI shall prompt the customer for consent an additional and/or PII before resuming with software update. </w:t>
      </w:r>
    </w:p>
    <w:p w14:paraId="12AC8493" w14:textId="77777777" w:rsidR="00EA4672" w:rsidRDefault="002B5930" w:rsidP="003F5194">
      <w:pPr>
        <w:jc w:val="center"/>
      </w:pPr>
      <w:r>
        <w:object w:dxaOrig="30481" w:dyaOrig="6330" w14:anchorId="3671B9D0">
          <v:shape id="5f1afd8f0000389d507b7426" o:spid="_x0000_i1039" type="#_x0000_t75" style="width:537.75pt;height:111.75pt" o:ole="">
            <v:imagedata r:id="rId41" o:title=""/>
          </v:shape>
          <o:OLEObject Type="Embed" ProgID="Visio.Drawing.15" ShapeID="5f1afd8f0000389d507b7426" DrawAspect="Content" ObjectID="_1682150977" r:id="rId42"/>
        </w:object>
      </w:r>
      <w:r w:rsidRPr="003F5194">
        <w:rPr>
          <w:b/>
        </w:rPr>
        <w:t xml:space="preserve">Flow </w:t>
      </w:r>
      <w:r>
        <w:rPr>
          <w:b/>
        </w:rPr>
        <w:t>12</w:t>
      </w:r>
      <w:r w:rsidRPr="003F5194">
        <w:rPr>
          <w:b/>
        </w:rPr>
        <w:t>: Master Reset when ASU = ON and update is in progress through Additional and/or PII Consent</w:t>
      </w:r>
    </w:p>
    <w:p w14:paraId="095C9E2B" w14:textId="6969960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0E0E5D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2C91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C4258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R_FNC_Vehicle_HMI_039</w:t>
            </w:r>
          </w:p>
        </w:tc>
      </w:tr>
      <w:tr w:rsidR="006C029A" w:rsidRPr="00520F3E" w14:paraId="254BBCC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DF3B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EB6343" w14:textId="77777777" w:rsidR="006C029A" w:rsidRPr="00520F3E" w:rsidRDefault="00DC691E" w:rsidP="009E691C">
            <w:pPr>
              <w:rPr>
                <w:rFonts w:eastAsiaTheme="minorHAnsi" w:cs="Arial"/>
                <w:vanish/>
                <w:color w:val="000000" w:themeColor="text1"/>
                <w:sz w:val="16"/>
                <w:szCs w:val="16"/>
              </w:rPr>
            </w:pPr>
          </w:p>
        </w:tc>
      </w:tr>
      <w:tr w:rsidR="006C029A" w:rsidRPr="00520F3E" w14:paraId="67C7412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539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DAAA62" w14:textId="77777777" w:rsidR="006C029A" w:rsidRPr="00520F3E" w:rsidRDefault="00DC691E" w:rsidP="009E691C">
            <w:pPr>
              <w:rPr>
                <w:rFonts w:eastAsiaTheme="minorHAnsi" w:cs="Arial"/>
                <w:vanish/>
                <w:color w:val="000000" w:themeColor="text1"/>
                <w:sz w:val="16"/>
                <w:szCs w:val="16"/>
              </w:rPr>
            </w:pPr>
          </w:p>
        </w:tc>
      </w:tr>
      <w:tr w:rsidR="006C029A" w:rsidRPr="00520F3E" w14:paraId="464E110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C31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A18A93" w14:textId="77777777" w:rsidR="006C029A" w:rsidRPr="00520F3E" w:rsidRDefault="00DC691E" w:rsidP="00351BDF">
            <w:pPr>
              <w:rPr>
                <w:rFonts w:eastAsiaTheme="minorHAnsi" w:cs="Arial"/>
                <w:vanish/>
                <w:color w:val="000000" w:themeColor="text1"/>
                <w:sz w:val="16"/>
                <w:szCs w:val="16"/>
              </w:rPr>
            </w:pPr>
          </w:p>
        </w:tc>
      </w:tr>
      <w:tr w:rsidR="006C029A" w:rsidRPr="00520F3E" w14:paraId="403B6B8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01B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5ADA4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75CB0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FA026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F4A3ED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A18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F9D8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39F62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2A4973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316839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AD0B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514C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FB078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5BF1A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D533F7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B63B8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ACEDAF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1C2C75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672BA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901881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CB1D0FA" w14:textId="77777777" w:rsidR="00DC0771" w:rsidRPr="00106C9E" w:rsidRDefault="00DC691E" w:rsidP="00A03556"/>
    <w:p w14:paraId="0CAACB9C" w14:textId="77777777" w:rsidR="00D353BB" w:rsidRPr="0040222F" w:rsidRDefault="002B5930" w:rsidP="0040222F">
      <w:pPr>
        <w:pStyle w:val="Heading5"/>
      </w:pPr>
      <w:bookmarkStart w:id="126" w:name="_Toc46730412"/>
      <w:r w:rsidRPr="0040222F">
        <w:t>F-REQ-305240/C-###R_FNC_Veh_HMI_Notif_013### Master Reset when SW update is pending for activation with Additional and/or PII Consent</w:t>
      </w:r>
      <w:bookmarkEnd w:id="126"/>
    </w:p>
    <w:p w14:paraId="0F51C969" w14:textId="77777777" w:rsidR="0084037C" w:rsidRDefault="002B5930" w:rsidP="0084037C">
      <w:pPr>
        <w:rPr>
          <w:rFonts w:cs="Arial"/>
        </w:rPr>
      </w:pPr>
      <w:r>
        <w:rPr>
          <w:rFonts w:cs="Arial"/>
        </w:rPr>
        <w:t>If the OTA software activation is pending, then HMI shall warn the customer that software update is in progress before continuing with master reset or Cancel.</w:t>
      </w:r>
    </w:p>
    <w:p w14:paraId="3E7E7D0F" w14:textId="77777777" w:rsidR="00EA4672" w:rsidRDefault="002B5930" w:rsidP="0084037C">
      <w:pPr>
        <w:rPr>
          <w:rFonts w:cs="Arial"/>
        </w:rPr>
      </w:pPr>
      <w:r>
        <w:rPr>
          <w:rFonts w:cs="Arial"/>
        </w:rPr>
        <w:t xml:space="preserve">If customer choose to continue with master reset, then HMI shall notify OTA manager with </w:t>
      </w:r>
      <w:proofErr w:type="spellStart"/>
      <w:r>
        <w:rPr>
          <w:rFonts w:cs="Arial"/>
          <w:color w:val="0000CC"/>
        </w:rPr>
        <w:t>LS_OTAHMI_Master_Reset_Status</w:t>
      </w:r>
      <w:proofErr w:type="spellEnd"/>
      <w:r>
        <w:rPr>
          <w:rFonts w:cs="Arial"/>
          <w:color w:val="0000CC"/>
        </w:rPr>
        <w:t xml:space="preserve"> = Master Reset </w:t>
      </w:r>
      <w:r>
        <w:rPr>
          <w:rFonts w:cs="Arial"/>
        </w:rPr>
        <w:t>and if OTA Manager has schedule set time it shall clears the time.</w:t>
      </w:r>
    </w:p>
    <w:p w14:paraId="60738A20" w14:textId="77777777" w:rsidR="00EA4672" w:rsidRDefault="002B5930" w:rsidP="0084037C">
      <w:pPr>
        <w:rPr>
          <w:rFonts w:cs="Arial"/>
        </w:rPr>
      </w:pPr>
      <w:r>
        <w:rPr>
          <w:rFonts w:cs="Arial"/>
        </w:rPr>
        <w:t xml:space="preserve">After the system reboot is complete, HMI shall prompt the customer for additional and/or PII consent follow by set a schedule for software activation to complete. </w:t>
      </w:r>
    </w:p>
    <w:p w14:paraId="118FB901" w14:textId="77777777" w:rsidR="00EA4672" w:rsidRDefault="002B5930" w:rsidP="0084037C">
      <w:pPr>
        <w:rPr>
          <w:rFonts w:cs="Arial"/>
        </w:rPr>
      </w:pPr>
      <w:r>
        <w:rPr>
          <w:rFonts w:cs="Arial"/>
        </w:rPr>
        <w:t xml:space="preserve">If no selection is received, then HMI shall show ICON on the screen until software update expires or user input is received. </w:t>
      </w:r>
    </w:p>
    <w:p w14:paraId="66D96984" w14:textId="4B86E86F" w:rsidR="00EE1D70" w:rsidRDefault="002B5930" w:rsidP="0084037C">
      <w:r w:rsidRPr="0095582A">
        <w:object w:dxaOrig="9796" w:dyaOrig="4876" w14:anchorId="43F22E0A">
          <v:shape id="5f1afd8f0000389d310bcc21" o:spid="_x0000_i1040" type="#_x0000_t75" style="width:489.75pt;height:244.5pt" o:ole="">
            <v:imagedata r:id="rId43" o:title=""/>
          </v:shape>
          <o:OLEObject Type="Embed" ProgID="Visio.Drawing.15" ShapeID="5f1afd8f0000389d310bcc21" DrawAspect="Content" ObjectID="_1682150978" r:id="rId44"/>
        </w:object>
      </w:r>
    </w:p>
    <w:p w14:paraId="229D3069" w14:textId="77777777" w:rsidR="00EA4672" w:rsidRDefault="002B5930" w:rsidP="003F5194">
      <w:pPr>
        <w:jc w:val="center"/>
        <w:rPr>
          <w:b/>
        </w:rPr>
      </w:pPr>
      <w:r w:rsidRPr="003F5194">
        <w:rPr>
          <w:b/>
        </w:rPr>
        <w:t>Flow 13: Master Reset when Software update is pending with Additional Consent</w:t>
      </w:r>
    </w:p>
    <w:p w14:paraId="711CC49F" w14:textId="7F66B79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F1CBE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FFE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C9F08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R_FNC_Vehicle_HMI_042</w:t>
            </w:r>
          </w:p>
        </w:tc>
      </w:tr>
      <w:tr w:rsidR="006C029A" w:rsidRPr="00520F3E" w14:paraId="0A7377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BDCC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4998B1" w14:textId="77777777" w:rsidR="006C029A" w:rsidRPr="00520F3E" w:rsidRDefault="00DC691E" w:rsidP="009E691C">
            <w:pPr>
              <w:rPr>
                <w:rFonts w:eastAsiaTheme="minorHAnsi" w:cs="Arial"/>
                <w:vanish/>
                <w:color w:val="000000" w:themeColor="text1"/>
                <w:sz w:val="16"/>
                <w:szCs w:val="16"/>
              </w:rPr>
            </w:pPr>
          </w:p>
        </w:tc>
      </w:tr>
      <w:tr w:rsidR="006C029A" w:rsidRPr="00520F3E" w14:paraId="617C4C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986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394E43" w14:textId="77777777" w:rsidR="006C029A" w:rsidRPr="00520F3E" w:rsidRDefault="00DC691E" w:rsidP="009E691C">
            <w:pPr>
              <w:rPr>
                <w:rFonts w:eastAsiaTheme="minorHAnsi" w:cs="Arial"/>
                <w:vanish/>
                <w:color w:val="000000" w:themeColor="text1"/>
                <w:sz w:val="16"/>
                <w:szCs w:val="16"/>
              </w:rPr>
            </w:pPr>
          </w:p>
        </w:tc>
      </w:tr>
      <w:tr w:rsidR="006C029A" w:rsidRPr="00520F3E" w14:paraId="0DC50B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9F68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6A7988" w14:textId="77777777" w:rsidR="006C029A" w:rsidRPr="00520F3E" w:rsidRDefault="00DC691E" w:rsidP="00351BDF">
            <w:pPr>
              <w:rPr>
                <w:rFonts w:eastAsiaTheme="minorHAnsi" w:cs="Arial"/>
                <w:vanish/>
                <w:color w:val="000000" w:themeColor="text1"/>
                <w:sz w:val="16"/>
                <w:szCs w:val="16"/>
              </w:rPr>
            </w:pPr>
          </w:p>
        </w:tc>
      </w:tr>
      <w:tr w:rsidR="006C029A" w:rsidRPr="00520F3E" w14:paraId="700841C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6F2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D9C792"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CA004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C78C41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C8ED9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D181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6AD38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C42A24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358B11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9273BC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2BD6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D193D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286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901C4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996F7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56E1F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9EAA48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12D687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60D339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37FD3B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9B65842" w14:textId="77777777" w:rsidR="00DC0771" w:rsidRPr="00106C9E" w:rsidRDefault="00DC691E" w:rsidP="00A03556"/>
    <w:p w14:paraId="4364C2EE" w14:textId="77777777" w:rsidR="00D353BB" w:rsidRPr="0040222F" w:rsidRDefault="002B5930" w:rsidP="0040222F">
      <w:pPr>
        <w:pStyle w:val="Heading5"/>
      </w:pPr>
      <w:bookmarkStart w:id="127" w:name="_Toc46730413"/>
      <w:r w:rsidRPr="0040222F">
        <w:lastRenderedPageBreak/>
        <w:t>F-REQ-305236/E-###R_FNC_Veh_HMI_Notif_014### Master Reset when SW update is in process &amp; ASU default OFF without Additional/PII Consent</w:t>
      </w:r>
      <w:bookmarkEnd w:id="127"/>
    </w:p>
    <w:p w14:paraId="7D430101" w14:textId="77777777" w:rsidR="00EA4672" w:rsidRDefault="002B5930" w:rsidP="001E4861">
      <w:pPr>
        <w:rPr>
          <w:rFonts w:cs="Arial"/>
        </w:rPr>
      </w:pPr>
      <w:r>
        <w:rPr>
          <w:rFonts w:cs="Arial"/>
        </w:rPr>
        <w:t xml:space="preserve">If software update is in progress (downloading, installing, and waiting for activation) and user consent default setting is OFF, then HMI logic shall prompt the customer for with warning that software update is in progress do you want </w:t>
      </w:r>
      <w:proofErr w:type="gramStart"/>
      <w:r>
        <w:rPr>
          <w:rFonts w:cs="Arial"/>
        </w:rPr>
        <w:t>continue</w:t>
      </w:r>
      <w:proofErr w:type="gramEnd"/>
      <w:r>
        <w:rPr>
          <w:rFonts w:cs="Arial"/>
        </w:rPr>
        <w:t xml:space="preserve"> or cancel.</w:t>
      </w:r>
    </w:p>
    <w:p w14:paraId="3D9DE42B" w14:textId="3A703235" w:rsidR="001E4861" w:rsidRDefault="002B5930" w:rsidP="001E4861">
      <w:pPr>
        <w:rPr>
          <w:rFonts w:cs="Arial"/>
        </w:rPr>
      </w:pPr>
      <w:r>
        <w:rPr>
          <w:rFonts w:cs="Arial"/>
        </w:rPr>
        <w:t xml:space="preserve">If customer choose to continue with master reset, then HMI shall notify OTA manager with </w:t>
      </w:r>
      <w:proofErr w:type="spellStart"/>
      <w:r>
        <w:rPr>
          <w:rFonts w:cs="Arial"/>
          <w:color w:val="0000CC"/>
        </w:rPr>
        <w:t>LS_OTAHMI_Master_Reset_Status</w:t>
      </w:r>
      <w:proofErr w:type="spellEnd"/>
      <w:r>
        <w:rPr>
          <w:rFonts w:cs="Arial"/>
          <w:color w:val="0000CC"/>
        </w:rPr>
        <w:t xml:space="preserve"> = Master Reset</w:t>
      </w:r>
      <w:r>
        <w:rPr>
          <w:rFonts w:cs="Arial"/>
        </w:rPr>
        <w:t xml:space="preserve"> and during master reset OTA Manager shall pause software update until system reboot is complete, HMI shall prompt the customer for consent before resuming with software update.</w:t>
      </w:r>
    </w:p>
    <w:p w14:paraId="6D470EE6" w14:textId="77777777" w:rsidR="001E4861" w:rsidRDefault="002B5930" w:rsidP="001E4861">
      <w:pPr>
        <w:rPr>
          <w:rFonts w:cs="Arial"/>
        </w:rPr>
      </w:pPr>
      <w:r>
        <w:object w:dxaOrig="27270" w:dyaOrig="6451" w14:anchorId="3CDD086E">
          <v:shape id="5f1afd8f0000389d046112a0" o:spid="_x0000_i1041" type="#_x0000_t75" style="width:538.5pt;height:127.5pt" o:ole="">
            <v:imagedata r:id="rId45" o:title=""/>
          </v:shape>
          <o:OLEObject Type="Embed" ProgID="Visio.Drawing.15" ShapeID="5f1afd8f0000389d046112a0" DrawAspect="Content" ObjectID="_1682150979" r:id="rId46"/>
        </w:object>
      </w:r>
    </w:p>
    <w:p w14:paraId="39DB8542" w14:textId="77777777" w:rsidR="00EA4672" w:rsidRDefault="002B5930" w:rsidP="003F5194">
      <w:pPr>
        <w:jc w:val="center"/>
      </w:pPr>
      <w:r w:rsidRPr="003F5194">
        <w:rPr>
          <w:b/>
        </w:rPr>
        <w:t>Flow 14: Master Reset when Software update is in process without Additional Consent</w:t>
      </w:r>
    </w:p>
    <w:p w14:paraId="2688ABF7" w14:textId="0356F40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759F0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39F5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874B2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R_FNC_Vehicle_HMI_040</w:t>
            </w:r>
          </w:p>
        </w:tc>
      </w:tr>
      <w:tr w:rsidR="006C029A" w:rsidRPr="00520F3E" w14:paraId="5368E92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5926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397C78" w14:textId="77777777" w:rsidR="006C029A" w:rsidRPr="00520F3E" w:rsidRDefault="00DC691E" w:rsidP="009E691C">
            <w:pPr>
              <w:rPr>
                <w:rFonts w:eastAsiaTheme="minorHAnsi" w:cs="Arial"/>
                <w:vanish/>
                <w:color w:val="000000" w:themeColor="text1"/>
                <w:sz w:val="16"/>
                <w:szCs w:val="16"/>
              </w:rPr>
            </w:pPr>
          </w:p>
        </w:tc>
      </w:tr>
      <w:tr w:rsidR="006C029A" w:rsidRPr="00520F3E" w14:paraId="3D899FA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C543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C21AC3" w14:textId="77777777" w:rsidR="006C029A" w:rsidRPr="00520F3E" w:rsidRDefault="00DC691E" w:rsidP="009E691C">
            <w:pPr>
              <w:rPr>
                <w:rFonts w:eastAsiaTheme="minorHAnsi" w:cs="Arial"/>
                <w:vanish/>
                <w:color w:val="000000" w:themeColor="text1"/>
                <w:sz w:val="16"/>
                <w:szCs w:val="16"/>
              </w:rPr>
            </w:pPr>
          </w:p>
        </w:tc>
      </w:tr>
      <w:tr w:rsidR="006C029A" w:rsidRPr="00520F3E" w14:paraId="0E85F5E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BEAA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9BF801" w14:textId="77777777" w:rsidR="006C029A" w:rsidRPr="00520F3E" w:rsidRDefault="00DC691E" w:rsidP="00351BDF">
            <w:pPr>
              <w:rPr>
                <w:rFonts w:eastAsiaTheme="minorHAnsi" w:cs="Arial"/>
                <w:vanish/>
                <w:color w:val="000000" w:themeColor="text1"/>
                <w:sz w:val="16"/>
                <w:szCs w:val="16"/>
              </w:rPr>
            </w:pPr>
          </w:p>
        </w:tc>
      </w:tr>
      <w:tr w:rsidR="006C029A" w:rsidRPr="00520F3E" w14:paraId="69AAD9F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6CFC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CE7FC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E08D7B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449AE2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39F57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9DE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5CD6E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ACBDB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1F7345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4C0998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6F39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1A99F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909D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02FBE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86570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8C5BBC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9024CD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BCEB5A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41B6079"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950BA2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84B0324" w14:textId="77777777" w:rsidR="00DC0771" w:rsidRPr="00106C9E" w:rsidRDefault="00DC691E" w:rsidP="00A03556"/>
    <w:p w14:paraId="40C43B8B" w14:textId="77777777" w:rsidR="00D353BB" w:rsidRPr="0040222F" w:rsidRDefault="002B5930" w:rsidP="0040222F">
      <w:pPr>
        <w:pStyle w:val="Heading5"/>
      </w:pPr>
      <w:bookmarkStart w:id="128" w:name="_Toc46730414"/>
      <w:r w:rsidRPr="0040222F">
        <w:t>F-REQ-305238/B-###R_FNC_Veh_HMI_Notif_015### Master Reset when SW update is in process and ASU is OFF with Additional/PII Consent</w:t>
      </w:r>
      <w:bookmarkEnd w:id="128"/>
    </w:p>
    <w:p w14:paraId="4FC73CDA" w14:textId="77777777" w:rsidR="00EA4672" w:rsidRDefault="002B5930" w:rsidP="00A13434">
      <w:pPr>
        <w:rPr>
          <w:rFonts w:cs="Arial"/>
        </w:rPr>
      </w:pPr>
      <w:r>
        <w:rPr>
          <w:rFonts w:cs="Arial"/>
        </w:rPr>
        <w:t xml:space="preserve">If software update is in process and user consent default setting is OFF, then HMI shall prompt the customer for with warning that software update is in progress do you want </w:t>
      </w:r>
      <w:proofErr w:type="gramStart"/>
      <w:r>
        <w:rPr>
          <w:rFonts w:cs="Arial"/>
        </w:rPr>
        <w:t>continue</w:t>
      </w:r>
      <w:proofErr w:type="gramEnd"/>
      <w:r>
        <w:rPr>
          <w:rFonts w:cs="Arial"/>
        </w:rPr>
        <w:t xml:space="preserve"> or cancel.</w:t>
      </w:r>
    </w:p>
    <w:p w14:paraId="0AB608DD" w14:textId="77777777" w:rsidR="00EA4672" w:rsidRDefault="002B5930" w:rsidP="00A13434">
      <w:pPr>
        <w:rPr>
          <w:rFonts w:cs="Arial"/>
        </w:rPr>
      </w:pPr>
      <w:r>
        <w:rPr>
          <w:rFonts w:cs="Arial"/>
        </w:rPr>
        <w:t xml:space="preserve">If customer choose to continue with master reset, then HMI shall notify OTA manager with </w:t>
      </w:r>
      <w:proofErr w:type="spellStart"/>
      <w:r>
        <w:rPr>
          <w:rFonts w:cs="Arial"/>
          <w:color w:val="0000CC"/>
        </w:rPr>
        <w:t>LS_OTAHMI_Master_Reset_Status</w:t>
      </w:r>
      <w:proofErr w:type="spellEnd"/>
      <w:r>
        <w:rPr>
          <w:rFonts w:cs="Arial"/>
          <w:color w:val="0000CC"/>
        </w:rPr>
        <w:t xml:space="preserve"> = Master Reset</w:t>
      </w:r>
      <w:r>
        <w:rPr>
          <w:rFonts w:cs="Arial"/>
        </w:rPr>
        <w:t xml:space="preserve"> and during master reset OTA Manager shall pause software update shall pause until system reboot is complete, HMI shall prompt the customer for Base consent and additional and/or PII consent before resuming with software update. </w:t>
      </w:r>
    </w:p>
    <w:p w14:paraId="06561480" w14:textId="359405FA"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5FA1C6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5D25D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80F9C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R_FNC_Vehicle_HMI_041</w:t>
            </w:r>
          </w:p>
        </w:tc>
      </w:tr>
      <w:tr w:rsidR="006C029A" w:rsidRPr="00520F3E" w14:paraId="579B2FA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1FA9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A6370F" w14:textId="77777777" w:rsidR="006C029A" w:rsidRPr="00520F3E" w:rsidRDefault="00DC691E" w:rsidP="009E691C">
            <w:pPr>
              <w:rPr>
                <w:rFonts w:eastAsiaTheme="minorHAnsi" w:cs="Arial"/>
                <w:vanish/>
                <w:color w:val="000000" w:themeColor="text1"/>
                <w:sz w:val="16"/>
                <w:szCs w:val="16"/>
              </w:rPr>
            </w:pPr>
          </w:p>
        </w:tc>
      </w:tr>
      <w:tr w:rsidR="006C029A" w:rsidRPr="00520F3E" w14:paraId="18DACB3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7F5D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2D1711" w14:textId="77777777" w:rsidR="006C029A" w:rsidRPr="00520F3E" w:rsidRDefault="00DC691E" w:rsidP="009E691C">
            <w:pPr>
              <w:rPr>
                <w:rFonts w:eastAsiaTheme="minorHAnsi" w:cs="Arial"/>
                <w:vanish/>
                <w:color w:val="000000" w:themeColor="text1"/>
                <w:sz w:val="16"/>
                <w:szCs w:val="16"/>
              </w:rPr>
            </w:pPr>
          </w:p>
        </w:tc>
      </w:tr>
      <w:tr w:rsidR="006C029A" w:rsidRPr="00520F3E" w14:paraId="2E5B262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B276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7D2E05" w14:textId="77777777" w:rsidR="006C029A" w:rsidRPr="00520F3E" w:rsidRDefault="00DC691E" w:rsidP="00351BDF">
            <w:pPr>
              <w:rPr>
                <w:rFonts w:eastAsiaTheme="minorHAnsi" w:cs="Arial"/>
                <w:vanish/>
                <w:color w:val="000000" w:themeColor="text1"/>
                <w:sz w:val="16"/>
                <w:szCs w:val="16"/>
              </w:rPr>
            </w:pPr>
          </w:p>
        </w:tc>
      </w:tr>
      <w:tr w:rsidR="006C029A" w:rsidRPr="00520F3E" w14:paraId="638DB36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D339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4BF85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883799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6DDBC4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731041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88A0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4401F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00B34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E5E93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41C874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763A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C135D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BCC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1D6DF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0FD7B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AD3A2E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BC7F50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57F6E9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4C2539F"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E0EE08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110F068" w14:textId="77777777" w:rsidR="00DC0771" w:rsidRPr="00106C9E" w:rsidRDefault="00DC691E" w:rsidP="00A03556"/>
    <w:p w14:paraId="21E382DA" w14:textId="77777777" w:rsidR="00D353BB" w:rsidRPr="0040222F" w:rsidRDefault="002B5930" w:rsidP="0040222F">
      <w:pPr>
        <w:pStyle w:val="Heading5"/>
      </w:pPr>
      <w:bookmarkStart w:id="129" w:name="_Toc46730415"/>
      <w:r w:rsidRPr="0040222F">
        <w:t>REQ-329375/B-###R_FNC_Veh_HMI_Notif_016### HMI Display during Silent OTA Software Updates</w:t>
      </w:r>
      <w:bookmarkEnd w:id="129"/>
    </w:p>
    <w:p w14:paraId="6E12A286" w14:textId="77777777" w:rsidR="00EA4672" w:rsidRDefault="002B5930" w:rsidP="009A19A2">
      <w:pPr>
        <w:rPr>
          <w:rFonts w:cs="Arial"/>
        </w:rPr>
      </w:pPr>
      <w:r>
        <w:t xml:space="preserve">If </w:t>
      </w:r>
      <w:r>
        <w:rPr>
          <w:rFonts w:cs="Arial"/>
        </w:rPr>
        <w:t xml:space="preserve">vehicle receives a silent update, </w:t>
      </w:r>
      <w:r>
        <w:t xml:space="preserve">then </w:t>
      </w:r>
      <w:r>
        <w:rPr>
          <w:rFonts w:cs="Arial"/>
        </w:rPr>
        <w:t>HMI shall not prompt the user for consent, Wi-Fi, and/or schedule. HMI shall not show any progress of the update during the update.</w:t>
      </w:r>
    </w:p>
    <w:p w14:paraId="65E843D7" w14:textId="15335A0F" w:rsidR="009A19A2" w:rsidRDefault="002B5930" w:rsidP="009A19A2">
      <w:pPr>
        <w:rPr>
          <w:rFonts w:cs="Arial"/>
        </w:rPr>
      </w:pPr>
      <w:r>
        <w:rPr>
          <w:rFonts w:cs="Arial"/>
        </w:rPr>
        <w:t>If schedule is required, then HMI shall notify the user for activation: schedule reminder, preconditions not met, update is successful, or update is not successful.</w:t>
      </w:r>
    </w:p>
    <w:p w14:paraId="0ABAD5C2" w14:textId="77777777" w:rsidR="00EA4672" w:rsidRDefault="002B5930" w:rsidP="009A19A2">
      <w:pPr>
        <w:rPr>
          <w:rFonts w:cs="Arial"/>
        </w:rPr>
      </w:pPr>
      <w:r>
        <w:rPr>
          <w:rFonts w:cs="Arial"/>
        </w:rPr>
        <w:t>If schedule is not required, then HMI shall notify the user after update is complete: update is successful, or update is not successful.</w:t>
      </w:r>
    </w:p>
    <w:p w14:paraId="0EDAF3FB" w14:textId="047EACE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5E62DB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CE9D0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6BF6C2" w14:textId="77777777" w:rsidR="006C029A" w:rsidRPr="00520F3E" w:rsidRDefault="00DC691E" w:rsidP="009E691C">
            <w:pPr>
              <w:rPr>
                <w:rFonts w:eastAsiaTheme="minorHAnsi" w:cs="Arial"/>
                <w:vanish/>
                <w:color w:val="000000" w:themeColor="text1"/>
                <w:sz w:val="16"/>
                <w:szCs w:val="16"/>
              </w:rPr>
            </w:pPr>
          </w:p>
        </w:tc>
      </w:tr>
      <w:tr w:rsidR="006C029A" w:rsidRPr="00520F3E" w14:paraId="4DD937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73D4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98ED6C" w14:textId="77777777" w:rsidR="006C029A" w:rsidRPr="00520F3E" w:rsidRDefault="00DC691E" w:rsidP="009E691C">
            <w:pPr>
              <w:rPr>
                <w:rFonts w:eastAsiaTheme="minorHAnsi" w:cs="Arial"/>
                <w:vanish/>
                <w:color w:val="000000" w:themeColor="text1"/>
                <w:sz w:val="16"/>
                <w:szCs w:val="16"/>
              </w:rPr>
            </w:pPr>
          </w:p>
        </w:tc>
      </w:tr>
      <w:tr w:rsidR="006C029A" w:rsidRPr="00520F3E" w14:paraId="3771E8F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417EF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AFB2F9" w14:textId="77777777" w:rsidR="006C029A" w:rsidRPr="00520F3E" w:rsidRDefault="00DC691E" w:rsidP="009E691C">
            <w:pPr>
              <w:rPr>
                <w:rFonts w:eastAsiaTheme="minorHAnsi" w:cs="Arial"/>
                <w:vanish/>
                <w:color w:val="000000" w:themeColor="text1"/>
                <w:sz w:val="16"/>
                <w:szCs w:val="16"/>
              </w:rPr>
            </w:pPr>
          </w:p>
        </w:tc>
      </w:tr>
      <w:tr w:rsidR="006C029A" w:rsidRPr="00520F3E" w14:paraId="722C39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03959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8E825F" w14:textId="77777777" w:rsidR="006C029A" w:rsidRPr="00520F3E" w:rsidRDefault="00DC691E" w:rsidP="00351BDF">
            <w:pPr>
              <w:rPr>
                <w:rFonts w:eastAsiaTheme="minorHAnsi" w:cs="Arial"/>
                <w:vanish/>
                <w:color w:val="000000" w:themeColor="text1"/>
                <w:sz w:val="16"/>
                <w:szCs w:val="16"/>
              </w:rPr>
            </w:pPr>
          </w:p>
        </w:tc>
      </w:tr>
      <w:tr w:rsidR="006C029A" w:rsidRPr="00520F3E" w14:paraId="21A7385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5669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8D719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4C8E2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3F6E47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BAAF2F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2A3C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525B0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47A80C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ABCB8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29981C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71B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14078C"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26E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FEAE7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178801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6D709A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A4EA6F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614F8A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92EE9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8D7CFD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668C686" w14:textId="77777777" w:rsidR="00DC0771" w:rsidRPr="00106C9E" w:rsidRDefault="00DC691E" w:rsidP="00A03556"/>
    <w:p w14:paraId="7C94C643" w14:textId="77777777" w:rsidR="00D353BB" w:rsidRPr="0040222F" w:rsidRDefault="002B5930" w:rsidP="0040222F">
      <w:pPr>
        <w:pStyle w:val="Heading5"/>
      </w:pPr>
      <w:bookmarkStart w:id="130" w:name="_Toc46730416"/>
      <w:r w:rsidRPr="0040222F">
        <w:t>REQ-326177/C-###R_FNC_Veh_HMI_Notif_017### Software Update is in Process &amp; Vehicle Lost Additional and/or PII User Consent</w:t>
      </w:r>
      <w:bookmarkEnd w:id="130"/>
    </w:p>
    <w:p w14:paraId="35A8B38E" w14:textId="77777777" w:rsidR="00EA4672" w:rsidRDefault="002B5930" w:rsidP="00EA5BFE">
      <w:r>
        <w:t xml:space="preserve">If software update is in progress </w:t>
      </w:r>
      <w:proofErr w:type="spellStart"/>
      <w:r>
        <w:rPr>
          <w:color w:val="0000CC"/>
        </w:rPr>
        <w:t>LS_OTAM_SW_Installation_State</w:t>
      </w:r>
      <w:proofErr w:type="spellEnd"/>
      <w:r>
        <w:rPr>
          <w:color w:val="0000CC"/>
        </w:rPr>
        <w:t xml:space="preserve"> = IN_PROGRESS &amp;&amp; </w:t>
      </w:r>
      <w:proofErr w:type="spellStart"/>
      <w:r>
        <w:rPr>
          <w:color w:val="0000CC"/>
        </w:rPr>
        <w:t>LS_OTAM_SW_Download_State</w:t>
      </w:r>
      <w:proofErr w:type="spellEnd"/>
      <w:r>
        <w:rPr>
          <w:color w:val="0000CC"/>
        </w:rPr>
        <w:t xml:space="preserve"> = IN_PROGRESS &amp;&amp; </w:t>
      </w:r>
      <w:proofErr w:type="spellStart"/>
      <w:r>
        <w:rPr>
          <w:color w:val="0000CC"/>
        </w:rPr>
        <w:t>LS_OTAM_SW_Update_State</w:t>
      </w:r>
      <w:proofErr w:type="spellEnd"/>
      <w:r>
        <w:rPr>
          <w:color w:val="0000CC"/>
        </w:rPr>
        <w:t xml:space="preserve"> = IN_PROGRESS </w:t>
      </w:r>
      <w:r>
        <w:t>and vehicle lost additional and/or PII consent due to user change the consent ON</w:t>
      </w:r>
      <w:r>
        <w:sym w:font="Wingdings" w:char="F0E0"/>
      </w:r>
      <w:r>
        <w:t xml:space="preserve"> OFF then, HMI shall prompt the user with option to continue or cancel.</w:t>
      </w:r>
    </w:p>
    <w:p w14:paraId="3B7645EC" w14:textId="527A374F" w:rsidR="00EA5BFE" w:rsidRDefault="002B5930" w:rsidP="00EA5BFE">
      <w:pPr>
        <w:rPr>
          <w:rFonts w:cs="Arial"/>
          <w:color w:val="0000CC"/>
        </w:rPr>
      </w:pPr>
      <w:r>
        <w:lastRenderedPageBreak/>
        <w:t>If user continue with the request, then HMI</w:t>
      </w:r>
      <w:r>
        <w:rPr>
          <w:rFonts w:cs="Arial"/>
        </w:rPr>
        <w:t xml:space="preserve"> shall notify the OTA Manager that </w:t>
      </w:r>
      <w:proofErr w:type="spellStart"/>
      <w:r>
        <w:rPr>
          <w:rFonts w:cs="Arial"/>
          <w:color w:val="0000CC"/>
        </w:rPr>
        <w:t>LS_ASUHMI_ASU_FeatureStatus</w:t>
      </w:r>
      <w:proofErr w:type="spellEnd"/>
      <w:r>
        <w:rPr>
          <w:rFonts w:cs="Arial"/>
          <w:color w:val="0000CC"/>
        </w:rPr>
        <w:t xml:space="preserve"> = Disable.</w:t>
      </w:r>
    </w:p>
    <w:p w14:paraId="434C6087" w14:textId="77777777" w:rsidR="00EA4672" w:rsidRDefault="002B5930" w:rsidP="00EA5BFE">
      <w:pPr>
        <w:rPr>
          <w:rFonts w:cs="Arial"/>
        </w:rPr>
      </w:pPr>
      <w:r>
        <w:rPr>
          <w:rFonts w:cs="Arial"/>
        </w:rPr>
        <w:t xml:space="preserve">OTA Manager shall treat this request as loss of One time and PII update consent </w:t>
      </w:r>
      <w:proofErr w:type="spellStart"/>
      <w:r>
        <w:rPr>
          <w:rFonts w:cs="Arial"/>
          <w:color w:val="0000CC"/>
        </w:rPr>
        <w:t>LS_ASUHMI_ASU_Additional_Consent</w:t>
      </w:r>
      <w:proofErr w:type="spellEnd"/>
      <w:r>
        <w:rPr>
          <w:rFonts w:cs="Arial"/>
          <w:color w:val="0000CC"/>
        </w:rPr>
        <w:t xml:space="preserve"> = ONE_TIME or </w:t>
      </w:r>
      <w:proofErr w:type="spellStart"/>
      <w:r>
        <w:rPr>
          <w:rFonts w:cs="Arial"/>
          <w:color w:val="0000CC"/>
        </w:rPr>
        <w:t>LS_ASUHMI_ASU_Additional_Consent</w:t>
      </w:r>
      <w:proofErr w:type="spellEnd"/>
      <w:r>
        <w:rPr>
          <w:rFonts w:cs="Arial"/>
          <w:color w:val="0000CC"/>
        </w:rPr>
        <w:t xml:space="preserve"> = PII_UPDATE </w:t>
      </w:r>
      <w:r>
        <w:rPr>
          <w:rFonts w:cs="Arial"/>
        </w:rPr>
        <w:t xml:space="preserve">and pause the update until user input or software update expires. </w:t>
      </w:r>
    </w:p>
    <w:p w14:paraId="763A5188" w14:textId="77777777" w:rsidR="00EA4672" w:rsidRDefault="002B5930" w:rsidP="00EA5BFE">
      <w:pPr>
        <w:rPr>
          <w:rFonts w:cs="Arial"/>
        </w:rPr>
      </w:pPr>
      <w:r>
        <w:rPr>
          <w:rFonts w:cs="Arial"/>
        </w:rPr>
        <w:t xml:space="preserve">HMI shall show ICON until software update expires to notify the user that user consent is needed. </w:t>
      </w:r>
    </w:p>
    <w:p w14:paraId="26AB152D" w14:textId="3CA738C9"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1395C9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582D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D64C49" w14:textId="77777777" w:rsidR="006C029A" w:rsidRPr="00520F3E" w:rsidRDefault="00DC691E" w:rsidP="009E691C">
            <w:pPr>
              <w:rPr>
                <w:rFonts w:eastAsiaTheme="minorHAnsi" w:cs="Arial"/>
                <w:vanish/>
                <w:color w:val="000000" w:themeColor="text1"/>
                <w:sz w:val="16"/>
                <w:szCs w:val="16"/>
              </w:rPr>
            </w:pPr>
          </w:p>
        </w:tc>
      </w:tr>
      <w:tr w:rsidR="006C029A" w:rsidRPr="00520F3E" w14:paraId="0557610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A2F9E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5A1152" w14:textId="77777777" w:rsidR="006C029A" w:rsidRPr="00520F3E" w:rsidRDefault="00DC691E" w:rsidP="009E691C">
            <w:pPr>
              <w:rPr>
                <w:rFonts w:eastAsiaTheme="minorHAnsi" w:cs="Arial"/>
                <w:vanish/>
                <w:color w:val="000000" w:themeColor="text1"/>
                <w:sz w:val="16"/>
                <w:szCs w:val="16"/>
              </w:rPr>
            </w:pPr>
          </w:p>
        </w:tc>
      </w:tr>
      <w:tr w:rsidR="006C029A" w:rsidRPr="00520F3E" w14:paraId="7ADB332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3285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454E57" w14:textId="77777777" w:rsidR="006C029A" w:rsidRPr="00520F3E" w:rsidRDefault="00DC691E" w:rsidP="009E691C">
            <w:pPr>
              <w:rPr>
                <w:rFonts w:eastAsiaTheme="minorHAnsi" w:cs="Arial"/>
                <w:vanish/>
                <w:color w:val="000000" w:themeColor="text1"/>
                <w:sz w:val="16"/>
                <w:szCs w:val="16"/>
              </w:rPr>
            </w:pPr>
          </w:p>
        </w:tc>
      </w:tr>
      <w:tr w:rsidR="006C029A" w:rsidRPr="00520F3E" w14:paraId="1D47D98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4626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5112B8" w14:textId="77777777" w:rsidR="006C029A" w:rsidRPr="00520F3E" w:rsidRDefault="00DC691E" w:rsidP="00351BDF">
            <w:pPr>
              <w:rPr>
                <w:rFonts w:eastAsiaTheme="minorHAnsi" w:cs="Arial"/>
                <w:vanish/>
                <w:color w:val="000000" w:themeColor="text1"/>
                <w:sz w:val="16"/>
                <w:szCs w:val="16"/>
              </w:rPr>
            </w:pPr>
          </w:p>
        </w:tc>
      </w:tr>
      <w:tr w:rsidR="006C029A" w:rsidRPr="00520F3E" w14:paraId="68B22E6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713B8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0687C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94E62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F4DDA0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4D22D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AB535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A8878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64CB0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CD4B6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EEA951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31B9D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B496C6"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900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52B4B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EB450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C38C4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988C9B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8660D22"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E12CEA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28DEB4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FAEEB56" w14:textId="77777777" w:rsidR="00DC0771" w:rsidRPr="00106C9E" w:rsidRDefault="00DC691E" w:rsidP="00A03556"/>
    <w:p w14:paraId="54872020" w14:textId="77777777" w:rsidR="00D353BB" w:rsidRPr="0040222F" w:rsidRDefault="002B5930" w:rsidP="0040222F">
      <w:pPr>
        <w:pStyle w:val="Heading5"/>
      </w:pPr>
      <w:bookmarkStart w:id="131" w:name="_Toc46730417"/>
      <w:r w:rsidRPr="0040222F">
        <w:t>REQ-326178/C-###R_FNC_Veh_HMI_Notif_018### Software Update is in Process &amp; Vehicle Lost Base User Consent</w:t>
      </w:r>
      <w:bookmarkEnd w:id="131"/>
    </w:p>
    <w:p w14:paraId="5EE85C51" w14:textId="77777777" w:rsidR="00FF74AB" w:rsidRDefault="002B5930" w:rsidP="00FF74AB">
      <w:r>
        <w:t>If software update is in progress and user change the consent ON</w:t>
      </w:r>
      <w:r>
        <w:sym w:font="Wingdings" w:char="F0E0"/>
      </w:r>
      <w:r>
        <w:t xml:space="preserve"> OFF then, HMI shall prompt the user with option to continue or cancel.</w:t>
      </w:r>
    </w:p>
    <w:p w14:paraId="7D0A393F" w14:textId="77777777" w:rsidR="00EA4672" w:rsidRDefault="002B5930" w:rsidP="00FF74AB">
      <w:pPr>
        <w:rPr>
          <w:rFonts w:cs="Arial"/>
        </w:rPr>
      </w:pPr>
      <w:r>
        <w:t xml:space="preserve">If user continue with the request, then </w:t>
      </w:r>
      <w:r>
        <w:rPr>
          <w:rFonts w:cs="Arial"/>
        </w:rPr>
        <w:t xml:space="preserve">HMI shall notify the OTA Manager that vehicle lost user consent </w:t>
      </w:r>
      <w:proofErr w:type="spellStart"/>
      <w:r>
        <w:rPr>
          <w:rFonts w:cs="Arial"/>
          <w:color w:val="0000CC"/>
        </w:rPr>
        <w:t>LS_ASUHMI_ASU_FeatureStatus</w:t>
      </w:r>
      <w:proofErr w:type="spellEnd"/>
      <w:r>
        <w:rPr>
          <w:rFonts w:cs="Arial"/>
          <w:color w:val="0000CC"/>
        </w:rPr>
        <w:t xml:space="preserve"> = Disable </w:t>
      </w:r>
      <w:r>
        <w:rPr>
          <w:rFonts w:cs="Arial"/>
        </w:rPr>
        <w:t xml:space="preserve">and software update shall pause and wait for the user consent before continuing with software update. </w:t>
      </w:r>
    </w:p>
    <w:p w14:paraId="05A922A9" w14:textId="77777777" w:rsidR="00EA4672" w:rsidRDefault="002B5930" w:rsidP="00FF74AB">
      <w:pPr>
        <w:rPr>
          <w:rFonts w:cs="Arial"/>
        </w:rPr>
      </w:pPr>
      <w:r>
        <w:rPr>
          <w:rFonts w:cs="Arial"/>
        </w:rPr>
        <w:t xml:space="preserve">HMI shall show ICON until software update expires to notify the user that user consent is needed. </w:t>
      </w:r>
    </w:p>
    <w:p w14:paraId="7D1F5EA2" w14:textId="0C431C80" w:rsidR="00EC59FE" w:rsidRDefault="00DC691E" w:rsidP="00FF74AB"/>
    <w:tbl>
      <w:tblPr>
        <w:tblStyle w:val="TableGrid"/>
        <w:tblW w:w="0" w:type="auto"/>
        <w:tblLook w:val="04A0" w:firstRow="1" w:lastRow="0" w:firstColumn="1" w:lastColumn="0" w:noHBand="0" w:noVBand="1"/>
      </w:tblPr>
      <w:tblGrid>
        <w:gridCol w:w="1960"/>
        <w:gridCol w:w="1890"/>
        <w:gridCol w:w="990"/>
        <w:gridCol w:w="4510"/>
      </w:tblGrid>
      <w:tr w:rsidR="00CF4BCC" w:rsidRPr="00EC59FE" w14:paraId="4E4568EC" w14:textId="77777777" w:rsidTr="00EC59FE">
        <w:tc>
          <w:tcPr>
            <w:tcW w:w="1960" w:type="dxa"/>
            <w:shd w:val="clear" w:color="auto" w:fill="D9D9D9" w:themeFill="background1" w:themeFillShade="D9"/>
          </w:tcPr>
          <w:p w14:paraId="377E6FFA" w14:textId="77777777" w:rsidR="00CF4BCC" w:rsidRPr="00EC59FE" w:rsidRDefault="002B5930" w:rsidP="00CF4BCC">
            <w:r w:rsidRPr="00EC59FE">
              <w:t>Download</w:t>
            </w:r>
            <w:r>
              <w:t xml:space="preserve"> Status</w:t>
            </w:r>
          </w:p>
        </w:tc>
        <w:tc>
          <w:tcPr>
            <w:tcW w:w="1890" w:type="dxa"/>
            <w:shd w:val="clear" w:color="auto" w:fill="D9D9D9" w:themeFill="background1" w:themeFillShade="D9"/>
          </w:tcPr>
          <w:p w14:paraId="089A9EDE" w14:textId="77777777" w:rsidR="00CF4BCC" w:rsidRPr="00EC59FE" w:rsidRDefault="002B5930" w:rsidP="00CF4BCC">
            <w:r>
              <w:t>Update Status</w:t>
            </w:r>
          </w:p>
        </w:tc>
        <w:tc>
          <w:tcPr>
            <w:tcW w:w="990" w:type="dxa"/>
            <w:shd w:val="clear" w:color="auto" w:fill="D9D9D9" w:themeFill="background1" w:themeFillShade="D9"/>
          </w:tcPr>
          <w:p w14:paraId="2ECD6458" w14:textId="77777777" w:rsidR="00CF4BCC" w:rsidRPr="00EC59FE" w:rsidRDefault="002B5930" w:rsidP="00CF4BCC">
            <w:r w:rsidRPr="00EC59FE">
              <w:t>Update type</w:t>
            </w:r>
          </w:p>
        </w:tc>
        <w:tc>
          <w:tcPr>
            <w:tcW w:w="4510" w:type="dxa"/>
            <w:shd w:val="clear" w:color="auto" w:fill="D9D9D9" w:themeFill="background1" w:themeFillShade="D9"/>
          </w:tcPr>
          <w:p w14:paraId="188F5891" w14:textId="77777777" w:rsidR="00CF4BCC" w:rsidRPr="00EC59FE" w:rsidRDefault="002B5930" w:rsidP="00CF4BCC">
            <w:r>
              <w:t xml:space="preserve">HMI Prompts </w:t>
            </w:r>
          </w:p>
        </w:tc>
      </w:tr>
      <w:tr w:rsidR="00EC59FE" w:rsidRPr="00EC59FE" w14:paraId="16ECB686" w14:textId="77777777" w:rsidTr="00EC59FE">
        <w:tc>
          <w:tcPr>
            <w:tcW w:w="1960" w:type="dxa"/>
          </w:tcPr>
          <w:p w14:paraId="57D7130E" w14:textId="77777777" w:rsidR="00EC59FE" w:rsidRPr="00E5256C" w:rsidRDefault="002B5930" w:rsidP="00CF4BCC">
            <w:r w:rsidRPr="00E5256C">
              <w:t>Update is in progress</w:t>
            </w:r>
          </w:p>
        </w:tc>
        <w:tc>
          <w:tcPr>
            <w:tcW w:w="1890" w:type="dxa"/>
          </w:tcPr>
          <w:p w14:paraId="7102DA72" w14:textId="77777777" w:rsidR="00EC59FE" w:rsidRPr="00E5256C" w:rsidRDefault="002B5930" w:rsidP="00CF4BCC">
            <w:r w:rsidRPr="00E5256C">
              <w:t xml:space="preserve">In progress </w:t>
            </w:r>
          </w:p>
        </w:tc>
        <w:tc>
          <w:tcPr>
            <w:tcW w:w="990" w:type="dxa"/>
          </w:tcPr>
          <w:p w14:paraId="158349DE" w14:textId="77777777" w:rsidR="00EC59FE" w:rsidRPr="00E5256C" w:rsidRDefault="002B5930" w:rsidP="00CF4BCC">
            <w:r w:rsidRPr="00E5256C">
              <w:t xml:space="preserve">All </w:t>
            </w:r>
          </w:p>
        </w:tc>
        <w:tc>
          <w:tcPr>
            <w:tcW w:w="4510" w:type="dxa"/>
          </w:tcPr>
          <w:p w14:paraId="68B58643" w14:textId="77777777" w:rsidR="00EC59FE" w:rsidRPr="00E5256C" w:rsidRDefault="002B5930" w:rsidP="00CF4BCC">
            <w:r w:rsidRPr="00E5256C">
              <w:t>User action ASU ON</w:t>
            </w:r>
            <w:r w:rsidRPr="00E5256C">
              <w:sym w:font="Wingdings" w:char="F0E0"/>
            </w:r>
            <w:r w:rsidRPr="00E5256C">
              <w:t>OFF, HMI shall prompt the customer update was paused</w:t>
            </w:r>
          </w:p>
        </w:tc>
      </w:tr>
      <w:tr w:rsidR="00CF4BCC" w:rsidRPr="00EC59FE" w14:paraId="04B9D338" w14:textId="77777777" w:rsidTr="00EC59FE">
        <w:tc>
          <w:tcPr>
            <w:tcW w:w="1960" w:type="dxa"/>
          </w:tcPr>
          <w:p w14:paraId="1222E1AA" w14:textId="77777777" w:rsidR="00CF4BCC" w:rsidRPr="00E5256C" w:rsidRDefault="002B5930" w:rsidP="00CF4BCC">
            <w:r w:rsidRPr="00E5256C">
              <w:t>Download is less than 100%</w:t>
            </w:r>
          </w:p>
        </w:tc>
        <w:tc>
          <w:tcPr>
            <w:tcW w:w="1890" w:type="dxa"/>
          </w:tcPr>
          <w:p w14:paraId="5F37E5F6" w14:textId="77777777" w:rsidR="00CF4BCC" w:rsidRPr="00E5256C" w:rsidRDefault="002B5930" w:rsidP="00CF4BCC">
            <w:r w:rsidRPr="00E5256C">
              <w:t>Download will pause and wait for the consent or update expire time</w:t>
            </w:r>
          </w:p>
        </w:tc>
        <w:tc>
          <w:tcPr>
            <w:tcW w:w="990" w:type="dxa"/>
          </w:tcPr>
          <w:p w14:paraId="7E7DF8D6" w14:textId="77777777" w:rsidR="00CF4BCC" w:rsidRPr="00E5256C" w:rsidRDefault="002B5930" w:rsidP="00CF4BCC">
            <w:r w:rsidRPr="00E5256C">
              <w:t>All updates</w:t>
            </w:r>
          </w:p>
        </w:tc>
        <w:tc>
          <w:tcPr>
            <w:tcW w:w="4510" w:type="dxa"/>
          </w:tcPr>
          <w:p w14:paraId="41C02E37" w14:textId="77777777" w:rsidR="00CF4BCC" w:rsidRPr="00E5256C" w:rsidRDefault="002B5930" w:rsidP="00CF4BCC">
            <w:r w:rsidRPr="00E5256C">
              <w:t xml:space="preserve">Notify the customer update will pause </w:t>
            </w:r>
          </w:p>
        </w:tc>
      </w:tr>
      <w:tr w:rsidR="00CF4BCC" w:rsidRPr="00EC59FE" w14:paraId="440489AF" w14:textId="77777777" w:rsidTr="00EC59FE">
        <w:tc>
          <w:tcPr>
            <w:tcW w:w="1960" w:type="dxa"/>
          </w:tcPr>
          <w:p w14:paraId="67E8B9A6" w14:textId="77777777" w:rsidR="00CF4BCC" w:rsidRPr="00E5256C" w:rsidRDefault="002B5930" w:rsidP="00CF4BCC">
            <w:r w:rsidRPr="00E5256C">
              <w:t>Download is 100%</w:t>
            </w:r>
          </w:p>
        </w:tc>
        <w:tc>
          <w:tcPr>
            <w:tcW w:w="1890" w:type="dxa"/>
          </w:tcPr>
          <w:p w14:paraId="6626F8E2" w14:textId="77777777" w:rsidR="00CF4BCC" w:rsidRPr="00E5256C" w:rsidRDefault="002B5930" w:rsidP="00CF4BCC">
            <w:r w:rsidRPr="00E5256C">
              <w:t>Update will continue based on the previous consent</w:t>
            </w:r>
          </w:p>
        </w:tc>
        <w:tc>
          <w:tcPr>
            <w:tcW w:w="990" w:type="dxa"/>
          </w:tcPr>
          <w:p w14:paraId="0026DF4E" w14:textId="77777777" w:rsidR="00CF4BCC" w:rsidRPr="00E5256C" w:rsidRDefault="002B5930" w:rsidP="00CF4BCC">
            <w:r w:rsidRPr="00E5256C">
              <w:t>Non-inhibit</w:t>
            </w:r>
          </w:p>
        </w:tc>
        <w:tc>
          <w:tcPr>
            <w:tcW w:w="4510" w:type="dxa"/>
          </w:tcPr>
          <w:p w14:paraId="6E5167B5" w14:textId="77777777" w:rsidR="00CF4BCC" w:rsidRPr="00E5256C" w:rsidRDefault="002B5930" w:rsidP="00CF4BCC">
            <w:r w:rsidRPr="00E5256C">
              <w:t>Update will complete</w:t>
            </w:r>
          </w:p>
        </w:tc>
      </w:tr>
      <w:tr w:rsidR="00CF4BCC" w:rsidRPr="00EC59FE" w14:paraId="31E84F2E" w14:textId="77777777" w:rsidTr="00EC59FE">
        <w:tc>
          <w:tcPr>
            <w:tcW w:w="1960" w:type="dxa"/>
          </w:tcPr>
          <w:p w14:paraId="7D22DB42" w14:textId="77777777" w:rsidR="00CF4BCC" w:rsidRPr="00E5256C" w:rsidRDefault="002B5930" w:rsidP="00CF4BCC">
            <w:r w:rsidRPr="00E5256C">
              <w:t>Download is 100%</w:t>
            </w:r>
          </w:p>
        </w:tc>
        <w:tc>
          <w:tcPr>
            <w:tcW w:w="1890" w:type="dxa"/>
          </w:tcPr>
          <w:p w14:paraId="3D426744" w14:textId="77777777" w:rsidR="00CF4BCC" w:rsidRPr="00E5256C" w:rsidRDefault="002B5930" w:rsidP="00CF4BCC">
            <w:r w:rsidRPr="00E5256C">
              <w:t>update will continue</w:t>
            </w:r>
          </w:p>
        </w:tc>
        <w:tc>
          <w:tcPr>
            <w:tcW w:w="990" w:type="dxa"/>
          </w:tcPr>
          <w:p w14:paraId="378071F2" w14:textId="77777777" w:rsidR="00CF4BCC" w:rsidRPr="00E5256C" w:rsidRDefault="002B5930" w:rsidP="00CF4BCC">
            <w:r w:rsidRPr="00E5256C">
              <w:t>Inhibit</w:t>
            </w:r>
          </w:p>
        </w:tc>
        <w:tc>
          <w:tcPr>
            <w:tcW w:w="4510" w:type="dxa"/>
          </w:tcPr>
          <w:p w14:paraId="55A02D60" w14:textId="77777777" w:rsidR="00EC59FE" w:rsidRPr="00E5256C" w:rsidRDefault="002B5930" w:rsidP="00CF4BCC">
            <w:r w:rsidRPr="00E5256C">
              <w:t xml:space="preserve">If schedule is set, then complete per schedule </w:t>
            </w:r>
          </w:p>
          <w:p w14:paraId="7CF99B41" w14:textId="77777777" w:rsidR="00EC59FE" w:rsidRPr="00E5256C" w:rsidRDefault="002B5930" w:rsidP="00CF4BCC">
            <w:r w:rsidRPr="00E5256C">
              <w:t xml:space="preserve">If schedule is not set, then </w:t>
            </w:r>
          </w:p>
          <w:p w14:paraId="0EC61596" w14:textId="77777777" w:rsidR="00CF4BCC" w:rsidRPr="00E5256C" w:rsidRDefault="002B5930" w:rsidP="002B5930">
            <w:pPr>
              <w:numPr>
                <w:ilvl w:val="0"/>
                <w:numId w:val="29"/>
              </w:numPr>
            </w:pPr>
            <w:r w:rsidRPr="00E5256C">
              <w:t>If notification = ON, then ask for the user schedule</w:t>
            </w:r>
          </w:p>
          <w:p w14:paraId="6036D077" w14:textId="77777777" w:rsidR="00EC59FE" w:rsidRPr="00E5256C" w:rsidRDefault="002B5930" w:rsidP="002B5930">
            <w:pPr>
              <w:numPr>
                <w:ilvl w:val="0"/>
                <w:numId w:val="29"/>
              </w:numPr>
            </w:pPr>
            <w:r w:rsidRPr="00E5256C">
              <w:t>If notification = OFF, then HMI shall wait for user input</w:t>
            </w:r>
          </w:p>
        </w:tc>
      </w:tr>
      <w:tr w:rsidR="00EC59FE" w:rsidRPr="00EC59FE" w14:paraId="014F4A81" w14:textId="77777777" w:rsidTr="00812A04">
        <w:tc>
          <w:tcPr>
            <w:tcW w:w="9350" w:type="dxa"/>
            <w:gridSpan w:val="4"/>
          </w:tcPr>
          <w:p w14:paraId="38326B68" w14:textId="77777777" w:rsidR="00EC59FE" w:rsidRDefault="002B5930" w:rsidP="00CF4BCC">
            <w:r>
              <w:t xml:space="preserve">Note: customer is allowed the clear the schedule </w:t>
            </w:r>
          </w:p>
        </w:tc>
      </w:tr>
    </w:tbl>
    <w:p w14:paraId="3656B86E" w14:textId="77777777" w:rsidR="00EA4672" w:rsidRDefault="00EA4672" w:rsidP="00CF4BCC"/>
    <w:p w14:paraId="3B3EFE93" w14:textId="7777777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18FE2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92B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C16015" w14:textId="77777777" w:rsidR="006C029A" w:rsidRPr="00520F3E" w:rsidRDefault="00DC691E" w:rsidP="009E691C">
            <w:pPr>
              <w:rPr>
                <w:rFonts w:eastAsiaTheme="minorHAnsi" w:cs="Arial"/>
                <w:vanish/>
                <w:color w:val="000000" w:themeColor="text1"/>
                <w:sz w:val="16"/>
                <w:szCs w:val="16"/>
              </w:rPr>
            </w:pPr>
          </w:p>
        </w:tc>
      </w:tr>
      <w:tr w:rsidR="006C029A" w:rsidRPr="00520F3E" w14:paraId="6EFF817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F58AD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DBF981" w14:textId="77777777" w:rsidR="006C029A" w:rsidRPr="00520F3E" w:rsidRDefault="00DC691E" w:rsidP="009E691C">
            <w:pPr>
              <w:rPr>
                <w:rFonts w:eastAsiaTheme="minorHAnsi" w:cs="Arial"/>
                <w:vanish/>
                <w:color w:val="000000" w:themeColor="text1"/>
                <w:sz w:val="16"/>
                <w:szCs w:val="16"/>
              </w:rPr>
            </w:pPr>
          </w:p>
        </w:tc>
      </w:tr>
      <w:tr w:rsidR="006C029A" w:rsidRPr="00520F3E" w14:paraId="36A359C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165D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01082D" w14:textId="77777777" w:rsidR="006C029A" w:rsidRPr="00520F3E" w:rsidRDefault="00DC691E" w:rsidP="009E691C">
            <w:pPr>
              <w:rPr>
                <w:rFonts w:eastAsiaTheme="minorHAnsi" w:cs="Arial"/>
                <w:vanish/>
                <w:color w:val="000000" w:themeColor="text1"/>
                <w:sz w:val="16"/>
                <w:szCs w:val="16"/>
              </w:rPr>
            </w:pPr>
          </w:p>
        </w:tc>
      </w:tr>
      <w:tr w:rsidR="006C029A" w:rsidRPr="00520F3E" w14:paraId="6F2784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B6E5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8D70A8" w14:textId="77777777" w:rsidR="006C029A" w:rsidRPr="00520F3E" w:rsidRDefault="00DC691E" w:rsidP="00351BDF">
            <w:pPr>
              <w:rPr>
                <w:rFonts w:eastAsiaTheme="minorHAnsi" w:cs="Arial"/>
                <w:vanish/>
                <w:color w:val="000000" w:themeColor="text1"/>
                <w:sz w:val="16"/>
                <w:szCs w:val="16"/>
              </w:rPr>
            </w:pPr>
          </w:p>
        </w:tc>
      </w:tr>
      <w:tr w:rsidR="006C029A" w:rsidRPr="00520F3E" w14:paraId="542704B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3B19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90CE9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523D7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40BCF9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A67F4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D5A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C7982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F2636F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1861A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15CB23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2362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85A7EE"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8257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12DF9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41859A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34458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A1B4E3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C2E0E8D"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DF0E29B"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D3234A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494D345" w14:textId="77777777" w:rsidR="00DC0771" w:rsidRPr="00106C9E" w:rsidRDefault="00DC691E" w:rsidP="00A03556"/>
    <w:p w14:paraId="6C79F3DA" w14:textId="77777777" w:rsidR="00D353BB" w:rsidRPr="0040222F" w:rsidRDefault="002B5930" w:rsidP="0040222F">
      <w:pPr>
        <w:pStyle w:val="Heading5"/>
      </w:pPr>
      <w:bookmarkStart w:id="132" w:name="_Toc46730418"/>
      <w:r w:rsidRPr="0040222F">
        <w:t>F-REQ-305242/B-###R_FNC_Veh_HMI_Notif_019### Software Updates and Activation Types</w:t>
      </w:r>
      <w:bookmarkEnd w:id="132"/>
    </w:p>
    <w:p w14:paraId="1D8CE0B8" w14:textId="77777777" w:rsidR="00F345AB" w:rsidRDefault="002B5930" w:rsidP="00F345AB">
      <w:pPr>
        <w:rPr>
          <w:rFonts w:cs="Arial"/>
        </w:rPr>
      </w:pPr>
      <w:r>
        <w:rPr>
          <w:rFonts w:cs="Arial"/>
        </w:rPr>
        <w:t xml:space="preserve">All types of software updates require vehicle to be in park and some software updates requires an ignition ON/OFF or vehicle inhibit to successfully complete. </w:t>
      </w:r>
    </w:p>
    <w:p w14:paraId="4095A353" w14:textId="77777777" w:rsidR="00F345AB" w:rsidRDefault="002B5930" w:rsidP="00F345AB">
      <w:pPr>
        <w:rPr>
          <w:rFonts w:cs="Arial"/>
        </w:rPr>
      </w:pPr>
      <w:r>
        <w:rPr>
          <w:rFonts w:cs="Arial"/>
        </w:rPr>
        <w:t xml:space="preserve">OTA software updates types: - </w:t>
      </w:r>
    </w:p>
    <w:p w14:paraId="15A07FA5" w14:textId="77777777" w:rsidR="00EA4672" w:rsidRDefault="002B5930" w:rsidP="002B5930">
      <w:pPr>
        <w:numPr>
          <w:ilvl w:val="0"/>
          <w:numId w:val="30"/>
        </w:numPr>
        <w:rPr>
          <w:rFonts w:cs="Arial"/>
        </w:rPr>
      </w:pPr>
      <w:r>
        <w:rPr>
          <w:rFonts w:cs="Arial"/>
        </w:rPr>
        <w:t xml:space="preserve">Vehicle is fully functional – OTA Manager shall set flag </w:t>
      </w:r>
      <w:proofErr w:type="spellStart"/>
      <w:r>
        <w:rPr>
          <w:rFonts w:cs="Arial"/>
        </w:rPr>
        <w:t>L</w:t>
      </w:r>
      <w:r>
        <w:rPr>
          <w:rFonts w:cs="Arial"/>
          <w:color w:val="0000CC"/>
        </w:rPr>
        <w:t>S_OTAM_Activation_Type</w:t>
      </w:r>
      <w:proofErr w:type="spellEnd"/>
      <w:r>
        <w:rPr>
          <w:rFonts w:cs="Arial"/>
          <w:color w:val="0000CC"/>
        </w:rPr>
        <w:t xml:space="preserve"> = NOIGNITIONCYCLE, then HMI shall show ICON that </w:t>
      </w:r>
      <w:r>
        <w:rPr>
          <w:rFonts w:cs="Arial"/>
        </w:rPr>
        <w:t>software update is complete</w:t>
      </w:r>
      <w:r>
        <w:rPr>
          <w:rFonts w:cs="Arial"/>
          <w:color w:val="0000CC"/>
        </w:rPr>
        <w:t>.</w:t>
      </w:r>
    </w:p>
    <w:p w14:paraId="41F1B04A" w14:textId="77777777" w:rsidR="00EA4672" w:rsidRDefault="002B5930" w:rsidP="002B5930">
      <w:pPr>
        <w:numPr>
          <w:ilvl w:val="0"/>
          <w:numId w:val="30"/>
        </w:numPr>
        <w:rPr>
          <w:rFonts w:cs="Arial"/>
        </w:rPr>
      </w:pPr>
      <w:r>
        <w:rPr>
          <w:rFonts w:cs="Arial"/>
        </w:rPr>
        <w:t xml:space="preserve">Vehicle is fully functional – OTA Manager shall set flag </w:t>
      </w:r>
      <w:proofErr w:type="spellStart"/>
      <w:r>
        <w:rPr>
          <w:rFonts w:cs="Arial"/>
          <w:color w:val="0000CC"/>
        </w:rPr>
        <w:t>LS_OTAM_Activation_Type</w:t>
      </w:r>
      <w:proofErr w:type="spellEnd"/>
      <w:r>
        <w:rPr>
          <w:rFonts w:cs="Arial"/>
          <w:color w:val="0000CC"/>
        </w:rPr>
        <w:t xml:space="preserve"> = IGNITIONCYCLE, then </w:t>
      </w:r>
      <w:r>
        <w:rPr>
          <w:rFonts w:cs="Arial"/>
        </w:rPr>
        <w:t>software update is waiting for auto ignition cycle HMI shall NOT prompt the user.</w:t>
      </w:r>
    </w:p>
    <w:p w14:paraId="47826198" w14:textId="77777777" w:rsidR="00EA4672" w:rsidRDefault="002B5930" w:rsidP="002B5930">
      <w:pPr>
        <w:numPr>
          <w:ilvl w:val="0"/>
          <w:numId w:val="30"/>
        </w:numPr>
        <w:rPr>
          <w:rFonts w:cs="Arial"/>
        </w:rPr>
      </w:pPr>
      <w:r>
        <w:t xml:space="preserve">Vehicle inhibit is required for few minutes – </w:t>
      </w:r>
      <w:r>
        <w:rPr>
          <w:rFonts w:cs="Arial"/>
        </w:rPr>
        <w:t>to complete the software updates</w:t>
      </w:r>
      <w:r>
        <w:t xml:space="preserve"> it requires to set a schedule when H</w:t>
      </w:r>
      <w:r>
        <w:rPr>
          <w:rFonts w:cs="Arial"/>
        </w:rPr>
        <w:t xml:space="preserve">MI receives flag </w:t>
      </w:r>
      <w:proofErr w:type="spellStart"/>
      <w:r>
        <w:rPr>
          <w:rFonts w:cs="Arial"/>
          <w:color w:val="0000CC"/>
        </w:rPr>
        <w:t>LS_OTAM_Activation_Type</w:t>
      </w:r>
      <w:proofErr w:type="spellEnd"/>
      <w:r>
        <w:rPr>
          <w:rFonts w:cs="Arial"/>
          <w:color w:val="0000CC"/>
        </w:rPr>
        <w:t xml:space="preserve"> = INHIBIT</w:t>
      </w:r>
      <w:r>
        <w:t xml:space="preserve">, then HMI shall </w:t>
      </w:r>
      <w:r>
        <w:lastRenderedPageBreak/>
        <w:t xml:space="preserve">prompt the </w:t>
      </w:r>
      <w:r>
        <w:rPr>
          <w:rFonts w:cs="Arial"/>
        </w:rPr>
        <w:t xml:space="preserve">customer with option to set a schedule time when vehicle will not be used, also with warning that vehicle shall not be able start the engine during this time. </w:t>
      </w:r>
    </w:p>
    <w:p w14:paraId="535D8519" w14:textId="37EE2EB3"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DF4B32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C7F64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401F1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R_FNC_Vehicle_HMI_043</w:t>
            </w:r>
          </w:p>
        </w:tc>
      </w:tr>
      <w:tr w:rsidR="006C029A" w:rsidRPr="00520F3E" w14:paraId="5B8CD3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8DE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D30C55" w14:textId="77777777" w:rsidR="006C029A" w:rsidRPr="00520F3E" w:rsidRDefault="00DC691E" w:rsidP="009E691C">
            <w:pPr>
              <w:rPr>
                <w:rFonts w:eastAsiaTheme="minorHAnsi" w:cs="Arial"/>
                <w:vanish/>
                <w:color w:val="000000" w:themeColor="text1"/>
                <w:sz w:val="16"/>
                <w:szCs w:val="16"/>
              </w:rPr>
            </w:pPr>
          </w:p>
        </w:tc>
      </w:tr>
      <w:tr w:rsidR="006C029A" w:rsidRPr="00520F3E" w14:paraId="1FB0F5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AAE3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ECF647" w14:textId="77777777" w:rsidR="006C029A" w:rsidRPr="00520F3E" w:rsidRDefault="00DC691E" w:rsidP="009E691C">
            <w:pPr>
              <w:rPr>
                <w:rFonts w:eastAsiaTheme="minorHAnsi" w:cs="Arial"/>
                <w:vanish/>
                <w:color w:val="000000" w:themeColor="text1"/>
                <w:sz w:val="16"/>
                <w:szCs w:val="16"/>
              </w:rPr>
            </w:pPr>
          </w:p>
        </w:tc>
      </w:tr>
      <w:tr w:rsidR="006C029A" w:rsidRPr="00520F3E" w14:paraId="2F5A26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D4BA5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FD3EAD" w14:textId="77777777" w:rsidR="006C029A" w:rsidRPr="00520F3E" w:rsidRDefault="00DC691E" w:rsidP="00351BDF">
            <w:pPr>
              <w:rPr>
                <w:rFonts w:eastAsiaTheme="minorHAnsi" w:cs="Arial"/>
                <w:vanish/>
                <w:color w:val="000000" w:themeColor="text1"/>
                <w:sz w:val="16"/>
                <w:szCs w:val="16"/>
              </w:rPr>
            </w:pPr>
          </w:p>
        </w:tc>
      </w:tr>
      <w:tr w:rsidR="006C029A" w:rsidRPr="00520F3E" w14:paraId="28F9867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888F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EE929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7B140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BC5AF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0BB2BF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A8AF4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589F5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BE5AC1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506CB8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3A8AA8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93BEB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0732B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25D7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38922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94B6F3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F60EF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3EEA62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8A257CD"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70F491C"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07497C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567D964" w14:textId="77777777" w:rsidR="00DC0771" w:rsidRPr="00106C9E" w:rsidRDefault="00DC691E" w:rsidP="00A03556"/>
    <w:p w14:paraId="4C0B9AE8" w14:textId="77777777" w:rsidR="00D353BB" w:rsidRPr="0040222F" w:rsidRDefault="002B5930" w:rsidP="0040222F">
      <w:pPr>
        <w:pStyle w:val="Heading5"/>
      </w:pPr>
      <w:bookmarkStart w:id="133" w:name="_Toc46730419"/>
      <w:r w:rsidRPr="0040222F">
        <w:t>REQ-326180/D-###R_FNC_Veh_HMI_Notif_020### In Vehicle Clock Time Format</w:t>
      </w:r>
      <w:bookmarkEnd w:id="133"/>
    </w:p>
    <w:p w14:paraId="05270B0B" w14:textId="77777777" w:rsidR="00EA4672" w:rsidRDefault="002B5930" w:rsidP="00500605">
      <w:pPr>
        <w:rPr>
          <w:rFonts w:cs="Arial"/>
        </w:rPr>
      </w:pPr>
      <w:r>
        <w:t xml:space="preserve">HMI logic shall display the software update date and time </w:t>
      </w:r>
      <w:proofErr w:type="spellStart"/>
      <w:r w:rsidRPr="002B3341">
        <w:rPr>
          <w:rFonts w:cs="Arial"/>
          <w:color w:val="0000CC"/>
        </w:rPr>
        <w:t>LS_OTAM_Update_Time</w:t>
      </w:r>
      <w:proofErr w:type="spellEnd"/>
      <w:r w:rsidRPr="002B3341">
        <w:rPr>
          <w:rFonts w:cs="Arial"/>
          <w:color w:val="0000CC"/>
        </w:rPr>
        <w:t xml:space="preserve"> = date/time</w:t>
      </w:r>
      <w:r>
        <w:rPr>
          <w:rFonts w:cs="Arial"/>
        </w:rPr>
        <w:t xml:space="preserve"> in bytes. </w:t>
      </w:r>
      <w:r w:rsidRPr="004A7208">
        <w:rPr>
          <w:rFonts w:cs="Arial"/>
        </w:rPr>
        <w:t>Date and time display to the customer shall be depended on the region and/or user selected format, such as if clock format is 24hrs</w:t>
      </w:r>
      <w:r>
        <w:t xml:space="preserve"> </w:t>
      </w:r>
      <w:r w:rsidRPr="00660CE1">
        <w:t>(army clock)</w:t>
      </w:r>
      <w:r w:rsidRPr="004A7208">
        <w:rPr>
          <w:rFonts w:cs="Arial"/>
        </w:rPr>
        <w:t>, then software update time and date shall be 24hrs.</w:t>
      </w:r>
    </w:p>
    <w:p w14:paraId="3CE22F71" w14:textId="6FE6D28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0C9CD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2CAB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68491E" w14:textId="77777777" w:rsidR="006C029A" w:rsidRPr="00520F3E" w:rsidRDefault="00DC691E" w:rsidP="009E691C">
            <w:pPr>
              <w:rPr>
                <w:rFonts w:eastAsiaTheme="minorHAnsi" w:cs="Arial"/>
                <w:vanish/>
                <w:color w:val="000000" w:themeColor="text1"/>
                <w:sz w:val="16"/>
                <w:szCs w:val="16"/>
              </w:rPr>
            </w:pPr>
          </w:p>
        </w:tc>
      </w:tr>
      <w:tr w:rsidR="006C029A" w:rsidRPr="00520F3E" w14:paraId="263DFD6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DE8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01E86A" w14:textId="77777777" w:rsidR="006C029A" w:rsidRPr="00520F3E" w:rsidRDefault="00DC691E" w:rsidP="009E691C">
            <w:pPr>
              <w:rPr>
                <w:rFonts w:eastAsiaTheme="minorHAnsi" w:cs="Arial"/>
                <w:vanish/>
                <w:color w:val="000000" w:themeColor="text1"/>
                <w:sz w:val="16"/>
                <w:szCs w:val="16"/>
              </w:rPr>
            </w:pPr>
          </w:p>
        </w:tc>
      </w:tr>
      <w:tr w:rsidR="006C029A" w:rsidRPr="00520F3E" w14:paraId="176AB67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2E48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8E33ED" w14:textId="77777777" w:rsidR="006C029A" w:rsidRPr="00520F3E" w:rsidRDefault="00DC691E" w:rsidP="009E691C">
            <w:pPr>
              <w:rPr>
                <w:rFonts w:eastAsiaTheme="minorHAnsi" w:cs="Arial"/>
                <w:vanish/>
                <w:color w:val="000000" w:themeColor="text1"/>
                <w:sz w:val="16"/>
                <w:szCs w:val="16"/>
              </w:rPr>
            </w:pPr>
          </w:p>
        </w:tc>
      </w:tr>
      <w:tr w:rsidR="006C029A" w:rsidRPr="00520F3E" w14:paraId="431CF6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E76D0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4F091A" w14:textId="77777777" w:rsidR="006C029A" w:rsidRPr="00520F3E" w:rsidRDefault="00DC691E" w:rsidP="00351BDF">
            <w:pPr>
              <w:rPr>
                <w:rFonts w:eastAsiaTheme="minorHAnsi" w:cs="Arial"/>
                <w:vanish/>
                <w:color w:val="000000" w:themeColor="text1"/>
                <w:sz w:val="16"/>
                <w:szCs w:val="16"/>
              </w:rPr>
            </w:pPr>
          </w:p>
        </w:tc>
      </w:tr>
      <w:tr w:rsidR="006C029A" w:rsidRPr="00520F3E" w14:paraId="4848F7B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2F0D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2E871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01541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705102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2D853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307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45884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89FF5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153D2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AC09BD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0ABD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0D8586"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828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D58A0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C1DB25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A4EC3F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038D82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A27816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89B9D9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4F96F8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FC8190C" w14:textId="77777777" w:rsidR="00DC0771" w:rsidRPr="00106C9E" w:rsidRDefault="00DC691E" w:rsidP="00A03556"/>
    <w:p w14:paraId="5A759788" w14:textId="77777777" w:rsidR="00D353BB" w:rsidRPr="0040222F" w:rsidRDefault="002B5930" w:rsidP="0040222F">
      <w:pPr>
        <w:pStyle w:val="Heading5"/>
      </w:pPr>
      <w:bookmarkStart w:id="134" w:name="_Toc46730420"/>
      <w:r w:rsidRPr="0040222F">
        <w:t>F-REQ-305246/B-###R_FNC_Veh_HMI_Notif_021### HMI Temporary Vehicle Inhibit during Software Activation (Max time)</w:t>
      </w:r>
      <w:bookmarkEnd w:id="134"/>
    </w:p>
    <w:p w14:paraId="6C433124" w14:textId="77777777" w:rsidR="0049342D" w:rsidRDefault="002B5930" w:rsidP="0049342D">
      <w:r>
        <w:t xml:space="preserve">During OTA software activation, </w:t>
      </w:r>
      <w:r>
        <w:rPr>
          <w:rFonts w:cs="Arial"/>
        </w:rPr>
        <w:t xml:space="preserve">vehicle inhibits crank to </w:t>
      </w:r>
      <w:r>
        <w:t xml:space="preserve">prevent the customer from starting the engine. </w:t>
      </w:r>
    </w:p>
    <w:p w14:paraId="68C13221" w14:textId="77777777" w:rsidR="0049342D" w:rsidRDefault="002B5930" w:rsidP="0049342D">
      <w:pPr>
        <w:rPr>
          <w:rFonts w:cs="Arial"/>
        </w:rPr>
      </w:pPr>
      <w:r>
        <w:rPr>
          <w:rFonts w:cs="Arial"/>
        </w:rPr>
        <w:t xml:space="preserve">During A/B swap and erase/replace software updates, the OTA Manager shall set a flag with inoperable max time to HMI </w:t>
      </w:r>
      <w:proofErr w:type="spellStart"/>
      <w:r>
        <w:rPr>
          <w:rFonts w:cs="Arial"/>
          <w:color w:val="0000CC"/>
        </w:rPr>
        <w:t>LS_OTAM_Activation_Time</w:t>
      </w:r>
      <w:proofErr w:type="spellEnd"/>
      <w:r>
        <w:rPr>
          <w:rFonts w:cs="Arial"/>
          <w:color w:val="0000CC"/>
        </w:rPr>
        <w:t xml:space="preserve"> = time, then </w:t>
      </w:r>
      <w:r>
        <w:rPr>
          <w:rFonts w:cs="Arial"/>
        </w:rPr>
        <w:t>HMI shall have a process bar display to show the software activation progress.</w:t>
      </w:r>
    </w:p>
    <w:p w14:paraId="56AD0629" w14:textId="77777777" w:rsidR="0049342D" w:rsidRDefault="002B5930" w:rsidP="0049342D">
      <w:pPr>
        <w:rPr>
          <w:rFonts w:cs="Arial"/>
        </w:rPr>
      </w:pPr>
      <w:r>
        <w:rPr>
          <w:rFonts w:cs="Arial"/>
        </w:rPr>
        <w:t xml:space="preserve"> </w:t>
      </w:r>
    </w:p>
    <w:p w14:paraId="21A00AAB" w14:textId="77777777" w:rsidR="00EA4672" w:rsidRDefault="002B5930" w:rsidP="0049342D">
      <w:r>
        <w:rPr>
          <w:rFonts w:cs="Arial"/>
        </w:rPr>
        <w:t xml:space="preserve">When </w:t>
      </w:r>
      <w:proofErr w:type="spellStart"/>
      <w:r>
        <w:rPr>
          <w:rFonts w:cs="Arial"/>
        </w:rPr>
        <w:t>LS_OTAM_Activation_Type</w:t>
      </w:r>
      <w:proofErr w:type="spellEnd"/>
      <w:r>
        <w:rPr>
          <w:rFonts w:cs="Arial"/>
        </w:rPr>
        <w:t xml:space="preserve"> = inhibit, then HMI shall display warning of vehicle inhibit and that key fobs will not work until software update is complete; follow by process bar in center stack display.</w:t>
      </w:r>
    </w:p>
    <w:p w14:paraId="0453F4F3" w14:textId="45DF467D"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142EB9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E8B33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3033E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R_FNC_Vehicle_HMI_045</w:t>
            </w:r>
          </w:p>
        </w:tc>
      </w:tr>
      <w:tr w:rsidR="006C029A" w:rsidRPr="00520F3E" w14:paraId="5ED05C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56050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0BEEAE" w14:textId="77777777" w:rsidR="006C029A" w:rsidRPr="00520F3E" w:rsidRDefault="00DC691E" w:rsidP="009E691C">
            <w:pPr>
              <w:rPr>
                <w:rFonts w:eastAsiaTheme="minorHAnsi" w:cs="Arial"/>
                <w:vanish/>
                <w:color w:val="000000" w:themeColor="text1"/>
                <w:sz w:val="16"/>
                <w:szCs w:val="16"/>
              </w:rPr>
            </w:pPr>
          </w:p>
        </w:tc>
      </w:tr>
      <w:tr w:rsidR="006C029A" w:rsidRPr="00520F3E" w14:paraId="2B9A522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626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719629" w14:textId="77777777" w:rsidR="006C029A" w:rsidRPr="00520F3E" w:rsidRDefault="00DC691E" w:rsidP="009E691C">
            <w:pPr>
              <w:rPr>
                <w:rFonts w:eastAsiaTheme="minorHAnsi" w:cs="Arial"/>
                <w:vanish/>
                <w:color w:val="000000" w:themeColor="text1"/>
                <w:sz w:val="16"/>
                <w:szCs w:val="16"/>
              </w:rPr>
            </w:pPr>
          </w:p>
        </w:tc>
      </w:tr>
      <w:tr w:rsidR="006C029A" w:rsidRPr="00520F3E" w14:paraId="2F4698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F536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405696" w14:textId="77777777" w:rsidR="006C029A" w:rsidRPr="00520F3E" w:rsidRDefault="00DC691E" w:rsidP="00351BDF">
            <w:pPr>
              <w:rPr>
                <w:rFonts w:eastAsiaTheme="minorHAnsi" w:cs="Arial"/>
                <w:vanish/>
                <w:color w:val="000000" w:themeColor="text1"/>
                <w:sz w:val="16"/>
                <w:szCs w:val="16"/>
              </w:rPr>
            </w:pPr>
          </w:p>
        </w:tc>
      </w:tr>
      <w:tr w:rsidR="006C029A" w:rsidRPr="00520F3E" w14:paraId="46AFF97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45EE9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DF0C32"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AE39ED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52C08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D65C42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32E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196C7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62A25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9F9C0C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7933AD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23AE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D9931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ED068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1FC70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231F8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7E2D0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801D60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6453242"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A5D3E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FBE710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97DB4BF" w14:textId="77777777" w:rsidR="00DC0771" w:rsidRPr="00106C9E" w:rsidRDefault="00DC691E" w:rsidP="00A03556"/>
    <w:p w14:paraId="268BDF2D" w14:textId="77777777" w:rsidR="00D353BB" w:rsidRPr="0040222F" w:rsidRDefault="002B5930" w:rsidP="0040222F">
      <w:pPr>
        <w:pStyle w:val="Heading5"/>
      </w:pPr>
      <w:bookmarkStart w:id="135" w:name="_Toc46730421"/>
      <w:r w:rsidRPr="0040222F">
        <w:t>F-REQ-305248/D-###R_FNC_Veh_HMI_Notif_022### Clear Notification When Software Update Expires</w:t>
      </w:r>
      <w:bookmarkEnd w:id="135"/>
    </w:p>
    <w:p w14:paraId="30D84D4D" w14:textId="77777777" w:rsidR="00EA4672" w:rsidRDefault="002B5930" w:rsidP="008440EE">
      <w:pPr>
        <w:rPr>
          <w:rFonts w:cs="Arial"/>
        </w:rPr>
      </w:pPr>
      <w:r>
        <w:rPr>
          <w:rFonts w:cs="Arial"/>
        </w:rPr>
        <w:t xml:space="preserve">When software update requires a user input to apply the update and user input was not provided and software update time expired, then OTA Manager shall send a flag </w:t>
      </w:r>
      <w:proofErr w:type="spellStart"/>
      <w:r>
        <w:rPr>
          <w:rFonts w:cs="Arial"/>
          <w:color w:val="0000CC"/>
        </w:rPr>
        <w:t>LS_OTAM_TriggerExpiration_Time</w:t>
      </w:r>
      <w:proofErr w:type="spellEnd"/>
      <w:r>
        <w:rPr>
          <w:rFonts w:cs="Arial"/>
          <w:color w:val="0000CC"/>
        </w:rPr>
        <w:t xml:space="preserve"> = Expire, </w:t>
      </w:r>
      <w:r>
        <w:rPr>
          <w:rFonts w:cs="Arial"/>
        </w:rPr>
        <w:t>then HMI shall clear all IVSU related HMIs/ICONs.</w:t>
      </w:r>
    </w:p>
    <w:p w14:paraId="404C0301" w14:textId="13C6131F"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A7846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C20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D274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R_FNC_Vehicle_HMI_046</w:t>
            </w:r>
          </w:p>
        </w:tc>
      </w:tr>
      <w:tr w:rsidR="006C029A" w:rsidRPr="00520F3E" w14:paraId="07148E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45C9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432CA6" w14:textId="77777777" w:rsidR="006C029A" w:rsidRPr="00520F3E" w:rsidRDefault="00DC691E" w:rsidP="009E691C">
            <w:pPr>
              <w:rPr>
                <w:rFonts w:eastAsiaTheme="minorHAnsi" w:cs="Arial"/>
                <w:vanish/>
                <w:color w:val="000000" w:themeColor="text1"/>
                <w:sz w:val="16"/>
                <w:szCs w:val="16"/>
              </w:rPr>
            </w:pPr>
          </w:p>
        </w:tc>
      </w:tr>
      <w:tr w:rsidR="006C029A" w:rsidRPr="00520F3E" w14:paraId="2D1656A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A61F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1E3CFC" w14:textId="77777777" w:rsidR="006C029A" w:rsidRPr="00520F3E" w:rsidRDefault="00DC691E" w:rsidP="009E691C">
            <w:pPr>
              <w:rPr>
                <w:rFonts w:eastAsiaTheme="minorHAnsi" w:cs="Arial"/>
                <w:vanish/>
                <w:color w:val="000000" w:themeColor="text1"/>
                <w:sz w:val="16"/>
                <w:szCs w:val="16"/>
              </w:rPr>
            </w:pPr>
          </w:p>
        </w:tc>
      </w:tr>
      <w:tr w:rsidR="006C029A" w:rsidRPr="00520F3E" w14:paraId="02054F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072C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54F9F1" w14:textId="77777777" w:rsidR="006C029A" w:rsidRPr="00520F3E" w:rsidRDefault="00DC691E" w:rsidP="00351BDF">
            <w:pPr>
              <w:rPr>
                <w:rFonts w:eastAsiaTheme="minorHAnsi" w:cs="Arial"/>
                <w:vanish/>
                <w:color w:val="000000" w:themeColor="text1"/>
                <w:sz w:val="16"/>
                <w:szCs w:val="16"/>
              </w:rPr>
            </w:pPr>
          </w:p>
        </w:tc>
      </w:tr>
      <w:tr w:rsidR="006C029A" w:rsidRPr="00520F3E" w14:paraId="463226A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4DB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ECE30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CF334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9EFF90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A8093E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0211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62D83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0C8A9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62EBFC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E9DDCE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6F7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4F7ED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C13E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8A195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FA0DB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6EC344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378477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319A8F"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0342B5"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B22DCA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85A74AC" w14:textId="77777777" w:rsidR="00DC0771" w:rsidRPr="00106C9E" w:rsidRDefault="00DC691E" w:rsidP="00A03556"/>
    <w:p w14:paraId="713ADF98" w14:textId="77777777" w:rsidR="00D353BB" w:rsidRPr="0040222F" w:rsidRDefault="002B5930" w:rsidP="0040222F">
      <w:pPr>
        <w:pStyle w:val="Heading5"/>
      </w:pPr>
      <w:bookmarkStart w:id="136" w:name="_Toc46730422"/>
      <w:r w:rsidRPr="0040222F">
        <w:t>F-REQ-305250/C-###R_FNC_Veh_HMI_Notif_023### ONE TIME Consent</w:t>
      </w:r>
      <w:bookmarkEnd w:id="136"/>
    </w:p>
    <w:p w14:paraId="022D9363" w14:textId="77777777" w:rsidR="00EA4672" w:rsidRDefault="002B5930" w:rsidP="00B95243">
      <w:pPr>
        <w:rPr>
          <w:rFonts w:cs="Arial"/>
        </w:rPr>
      </w:pPr>
      <w:r>
        <w:t xml:space="preserve">The customer shall have the option to provide a ONE-TIME Consent thru </w:t>
      </w:r>
      <w:r>
        <w:rPr>
          <w:b/>
        </w:rPr>
        <w:t>“Check Updates</w:t>
      </w:r>
      <w:r>
        <w:t xml:space="preserve">” </w:t>
      </w:r>
      <w:proofErr w:type="spellStart"/>
      <w:r>
        <w:rPr>
          <w:color w:val="0000CC"/>
        </w:rPr>
        <w:t>LS_ASUHMI_ASU_CheckUpdate</w:t>
      </w:r>
      <w:proofErr w:type="spellEnd"/>
      <w:r>
        <w:rPr>
          <w:color w:val="0000CC"/>
        </w:rPr>
        <w:t xml:space="preserve"> = True </w:t>
      </w:r>
      <w:r>
        <w:t>and/or “</w:t>
      </w:r>
      <w:r>
        <w:rPr>
          <w:b/>
        </w:rPr>
        <w:t>Update</w:t>
      </w:r>
      <w:r>
        <w:t xml:space="preserve">” button </w:t>
      </w:r>
      <w:proofErr w:type="spellStart"/>
      <w:r>
        <w:rPr>
          <w:color w:val="0000CC"/>
        </w:rPr>
        <w:t>LS_ASUHMI_ASU_Additional_Consent</w:t>
      </w:r>
      <w:proofErr w:type="spellEnd"/>
      <w:r>
        <w:rPr>
          <w:color w:val="0000CC"/>
        </w:rPr>
        <w:t xml:space="preserve"> = ONE_TIME</w:t>
      </w:r>
      <w:r>
        <w:t xml:space="preserve">. </w:t>
      </w:r>
    </w:p>
    <w:p w14:paraId="5AA4B2D8" w14:textId="5E29BC67" w:rsidR="00B95243" w:rsidRDefault="002B5930" w:rsidP="005B65CE">
      <w:pPr>
        <w:rPr>
          <w:rFonts w:cs="Arial"/>
        </w:rPr>
      </w:pPr>
      <w:r>
        <w:rPr>
          <w:rFonts w:cs="Arial"/>
        </w:rPr>
        <w:t xml:space="preserve">If customer selects one-time consent ICON, then HMI shall show popup that software update is </w:t>
      </w:r>
      <w:proofErr w:type="gramStart"/>
      <w:r>
        <w:rPr>
          <w:rFonts w:cs="Arial"/>
        </w:rPr>
        <w:t>available</w:t>
      </w:r>
      <w:proofErr w:type="gramEnd"/>
      <w:r>
        <w:rPr>
          <w:rFonts w:cs="Arial"/>
        </w:rPr>
        <w:t xml:space="preserve"> and it may take few days to complete the update depending on the vehicle connection speed.</w:t>
      </w:r>
    </w:p>
    <w:p w14:paraId="7B6DE96C" w14:textId="77777777" w:rsidR="005B65CE" w:rsidRDefault="002B5930" w:rsidP="003F5194">
      <w:pPr>
        <w:jc w:val="center"/>
      </w:pPr>
      <w:r w:rsidRPr="0095582A">
        <w:object w:dxaOrig="10261" w:dyaOrig="4156" w14:anchorId="069932CA">
          <v:shape id="5f1afd8f0000389d01441467" o:spid="_x0000_i1042" type="#_x0000_t75" style="width:510pt;height:210pt" o:ole="">
            <v:imagedata r:id="rId47" o:title=""/>
          </v:shape>
          <o:OLEObject Type="Embed" ProgID="Visio.Drawing.15" ShapeID="5f1afd8f0000389d01441467" DrawAspect="Content" ObjectID="_1682150980" r:id="rId48"/>
        </w:object>
      </w:r>
    </w:p>
    <w:p w14:paraId="0D78FF7B" w14:textId="77777777" w:rsidR="00EA4672" w:rsidRDefault="002B5930" w:rsidP="005B65CE">
      <w:pPr>
        <w:jc w:val="center"/>
        <w:rPr>
          <w:rFonts w:cs="Arial"/>
          <w:b/>
        </w:rPr>
      </w:pPr>
      <w:r w:rsidRPr="003F5194">
        <w:rPr>
          <w:b/>
        </w:rPr>
        <w:t>Flow 15: One Time User Consent</w:t>
      </w:r>
    </w:p>
    <w:p w14:paraId="0C920248" w14:textId="751A4FE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BCD78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6E30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39A07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R_FNC_Vehicle_HMI_047</w:t>
            </w:r>
          </w:p>
        </w:tc>
      </w:tr>
      <w:tr w:rsidR="006C029A" w:rsidRPr="00520F3E" w14:paraId="566A4B5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818D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1DC70F" w14:textId="77777777" w:rsidR="006C029A" w:rsidRPr="00520F3E" w:rsidRDefault="00DC691E" w:rsidP="009E691C">
            <w:pPr>
              <w:rPr>
                <w:rFonts w:eastAsiaTheme="minorHAnsi" w:cs="Arial"/>
                <w:vanish/>
                <w:color w:val="000000" w:themeColor="text1"/>
                <w:sz w:val="16"/>
                <w:szCs w:val="16"/>
              </w:rPr>
            </w:pPr>
          </w:p>
        </w:tc>
      </w:tr>
      <w:tr w:rsidR="006C029A" w:rsidRPr="00520F3E" w14:paraId="7B54AD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9079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62F63" w14:textId="77777777" w:rsidR="006C029A" w:rsidRPr="00520F3E" w:rsidRDefault="00DC691E" w:rsidP="009E691C">
            <w:pPr>
              <w:rPr>
                <w:rFonts w:eastAsiaTheme="minorHAnsi" w:cs="Arial"/>
                <w:vanish/>
                <w:color w:val="000000" w:themeColor="text1"/>
                <w:sz w:val="16"/>
                <w:szCs w:val="16"/>
              </w:rPr>
            </w:pPr>
          </w:p>
        </w:tc>
      </w:tr>
      <w:tr w:rsidR="006C029A" w:rsidRPr="00520F3E" w14:paraId="062CBF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91CF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C81DD1" w14:textId="77777777" w:rsidR="006C029A" w:rsidRPr="00520F3E" w:rsidRDefault="00DC691E" w:rsidP="00351BDF">
            <w:pPr>
              <w:rPr>
                <w:rFonts w:eastAsiaTheme="minorHAnsi" w:cs="Arial"/>
                <w:vanish/>
                <w:color w:val="000000" w:themeColor="text1"/>
                <w:sz w:val="16"/>
                <w:szCs w:val="16"/>
              </w:rPr>
            </w:pPr>
          </w:p>
        </w:tc>
      </w:tr>
      <w:tr w:rsidR="006C029A" w:rsidRPr="00520F3E" w14:paraId="541C56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901B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54669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F0418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0E213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9AE9D2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2F56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144D7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AECF0A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ED9EEE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1687A2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CF08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8141B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C2C0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564F1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23DD4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6ED873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F2C3E4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0232712"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F9ED5E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B7FC16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F5DEECD" w14:textId="77777777" w:rsidR="00DC0771" w:rsidRPr="00106C9E" w:rsidRDefault="00DC691E" w:rsidP="00A03556"/>
    <w:p w14:paraId="019F137B" w14:textId="77777777" w:rsidR="00D353BB" w:rsidRPr="0040222F" w:rsidRDefault="002B5930" w:rsidP="0040222F">
      <w:pPr>
        <w:pStyle w:val="Heading5"/>
      </w:pPr>
      <w:bookmarkStart w:id="137" w:name="_Toc46730423"/>
      <w:r w:rsidRPr="0040222F">
        <w:t>F-REQ-305252/C-###R_FNC_Veh_HMI_Notif_024### Software Update Activation is Successful with latest Software</w:t>
      </w:r>
      <w:bookmarkEnd w:id="137"/>
    </w:p>
    <w:p w14:paraId="159627A8" w14:textId="77777777" w:rsidR="00EA4672" w:rsidRDefault="002B5930" w:rsidP="00FF6509">
      <w:pPr>
        <w:rPr>
          <w:rFonts w:cs="Arial"/>
        </w:rPr>
      </w:pPr>
      <w:r>
        <w:rPr>
          <w:rFonts w:cs="Arial"/>
        </w:rPr>
        <w:t xml:space="preserve">OTA software update: once the activation is successful </w:t>
      </w:r>
      <w:proofErr w:type="spellStart"/>
      <w:r>
        <w:rPr>
          <w:color w:val="0000CC"/>
        </w:rPr>
        <w:t>LS_USBOTA_SW_Update_Status</w:t>
      </w:r>
      <w:proofErr w:type="spellEnd"/>
      <w:r>
        <w:rPr>
          <w:color w:val="0000CC"/>
        </w:rPr>
        <w:t xml:space="preserve"> = Successful</w:t>
      </w:r>
      <w:r>
        <w:rPr>
          <w:rFonts w:cs="Arial"/>
        </w:rPr>
        <w:t xml:space="preserve"> and vehicle is update successfully, HMI shall show a clickable icon where user can see the details of the update. This ICON shall stay on the HMI for configurable ignition cycles or until the user clicks the ICON.</w:t>
      </w:r>
    </w:p>
    <w:p w14:paraId="22219ED7" w14:textId="489EF7D3" w:rsidR="00FF6509" w:rsidRDefault="002B5930" w:rsidP="00FF6509">
      <w:pPr>
        <w:rPr>
          <w:rFonts w:cs="Arial"/>
        </w:rPr>
      </w:pPr>
      <w:r>
        <w:rPr>
          <w:rFonts w:cs="Arial"/>
        </w:rPr>
        <w:t xml:space="preserve">For USB software update is successful </w:t>
      </w:r>
      <w:proofErr w:type="spellStart"/>
      <w:r>
        <w:rPr>
          <w:color w:val="0000CC"/>
        </w:rPr>
        <w:t>LS_USBOTA_SW_Update_Status</w:t>
      </w:r>
      <w:proofErr w:type="spellEnd"/>
      <w:r>
        <w:rPr>
          <w:color w:val="0000CC"/>
        </w:rPr>
        <w:t xml:space="preserve"> = Successful</w:t>
      </w:r>
      <w:r>
        <w:rPr>
          <w:rFonts w:cs="Arial"/>
        </w:rPr>
        <w:t xml:space="preserve">, then </w:t>
      </w:r>
    </w:p>
    <w:p w14:paraId="7ED76E5A" w14:textId="77777777" w:rsidR="00FF6509" w:rsidRDefault="002B5930" w:rsidP="002B5930">
      <w:pPr>
        <w:numPr>
          <w:ilvl w:val="0"/>
          <w:numId w:val="52"/>
        </w:numPr>
        <w:rPr>
          <w:rFonts w:cs="Arial"/>
        </w:rPr>
      </w:pPr>
      <w:r>
        <w:rPr>
          <w:rFonts w:cs="Arial"/>
        </w:rPr>
        <w:t xml:space="preserve">Popup Software update is </w:t>
      </w:r>
      <w:proofErr w:type="gramStart"/>
      <w:r>
        <w:rPr>
          <w:rFonts w:cs="Arial"/>
        </w:rPr>
        <w:t>complete</w:t>
      </w:r>
      <w:proofErr w:type="gramEnd"/>
      <w:r>
        <w:rPr>
          <w:rFonts w:cs="Arial"/>
        </w:rPr>
        <w:t xml:space="preserve"> remove the USB device with two options Close and Show Details, show details shall now release notes</w:t>
      </w:r>
    </w:p>
    <w:p w14:paraId="29B16124" w14:textId="77777777" w:rsidR="00FF6509" w:rsidRDefault="002B5930" w:rsidP="002B5930">
      <w:pPr>
        <w:numPr>
          <w:ilvl w:val="0"/>
          <w:numId w:val="52"/>
        </w:numPr>
        <w:rPr>
          <w:rFonts w:cs="Arial"/>
        </w:rPr>
      </w:pPr>
      <w:r>
        <w:rPr>
          <w:rFonts w:cs="Arial"/>
        </w:rPr>
        <w:t xml:space="preserve">Prompt the customer to remove the USB device when </w:t>
      </w:r>
      <w:proofErr w:type="spellStart"/>
      <w:r>
        <w:rPr>
          <w:color w:val="0000CC"/>
        </w:rPr>
        <w:t>LS_USBOTA_SW_Update_Status</w:t>
      </w:r>
      <w:proofErr w:type="spellEnd"/>
      <w:r>
        <w:rPr>
          <w:color w:val="0000CC"/>
        </w:rPr>
        <w:t xml:space="preserve"> = Successful</w:t>
      </w:r>
      <w:r>
        <w:rPr>
          <w:rFonts w:cs="Arial"/>
        </w:rPr>
        <w:t xml:space="preserve"> </w:t>
      </w:r>
    </w:p>
    <w:p w14:paraId="14E87208" w14:textId="77777777" w:rsidR="00FF6509" w:rsidRDefault="002B5930" w:rsidP="00FF6509">
      <w:pPr>
        <w:jc w:val="center"/>
      </w:pPr>
      <w:r>
        <w:object w:dxaOrig="7065" w:dyaOrig="4470" w14:anchorId="3E3E2628">
          <v:shape id="5f1afd8f0000389d64299fc9" o:spid="_x0000_i1043" type="#_x0000_t75" style="width:353.25pt;height:223.5pt" o:ole="">
            <v:imagedata r:id="rId49" o:title=""/>
          </v:shape>
          <o:OLEObject Type="Embed" ProgID="Visio.Drawing.15" ShapeID="5f1afd8f0000389d64299fc9" DrawAspect="Content" ObjectID="_1682150981" r:id="rId50"/>
        </w:object>
      </w:r>
    </w:p>
    <w:p w14:paraId="40636887" w14:textId="77777777" w:rsidR="00EA4672" w:rsidRDefault="002B5930" w:rsidP="00FF6509">
      <w:pPr>
        <w:jc w:val="center"/>
        <w:rPr>
          <w:rFonts w:cs="Arial"/>
          <w:b/>
        </w:rPr>
      </w:pPr>
      <w:r w:rsidRPr="003F5194">
        <w:rPr>
          <w:b/>
        </w:rPr>
        <w:t>Flow 16: Software Update is Successful</w:t>
      </w:r>
    </w:p>
    <w:p w14:paraId="52DEE46D" w14:textId="75EDD72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999FDC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EDF9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96C1E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R_FNC_Vehicle_HMI_048</w:t>
            </w:r>
          </w:p>
        </w:tc>
      </w:tr>
      <w:tr w:rsidR="006C029A" w:rsidRPr="00520F3E" w14:paraId="0639EF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AAB2D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9B7DE8" w14:textId="77777777" w:rsidR="006C029A" w:rsidRPr="00520F3E" w:rsidRDefault="00DC691E" w:rsidP="009E691C">
            <w:pPr>
              <w:rPr>
                <w:rFonts w:eastAsiaTheme="minorHAnsi" w:cs="Arial"/>
                <w:vanish/>
                <w:color w:val="000000" w:themeColor="text1"/>
                <w:sz w:val="16"/>
                <w:szCs w:val="16"/>
              </w:rPr>
            </w:pPr>
          </w:p>
        </w:tc>
      </w:tr>
      <w:tr w:rsidR="006C029A" w:rsidRPr="00520F3E" w14:paraId="151E87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C4A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AF8F70" w14:textId="77777777" w:rsidR="006C029A" w:rsidRPr="00520F3E" w:rsidRDefault="00DC691E" w:rsidP="009E691C">
            <w:pPr>
              <w:rPr>
                <w:rFonts w:eastAsiaTheme="minorHAnsi" w:cs="Arial"/>
                <w:vanish/>
                <w:color w:val="000000" w:themeColor="text1"/>
                <w:sz w:val="16"/>
                <w:szCs w:val="16"/>
              </w:rPr>
            </w:pPr>
          </w:p>
        </w:tc>
      </w:tr>
      <w:tr w:rsidR="006C029A" w:rsidRPr="00520F3E" w14:paraId="5802F9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4A458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5982FC" w14:textId="77777777" w:rsidR="006C029A" w:rsidRPr="00520F3E" w:rsidRDefault="00DC691E" w:rsidP="00351BDF">
            <w:pPr>
              <w:rPr>
                <w:rFonts w:eastAsiaTheme="minorHAnsi" w:cs="Arial"/>
                <w:vanish/>
                <w:color w:val="000000" w:themeColor="text1"/>
                <w:sz w:val="16"/>
                <w:szCs w:val="16"/>
              </w:rPr>
            </w:pPr>
          </w:p>
        </w:tc>
      </w:tr>
      <w:tr w:rsidR="006C029A" w:rsidRPr="00520F3E" w14:paraId="569A8B8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3AE7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BD7033"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86360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4D2D0A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19332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788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60AAF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98AFC6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400E66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49C227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160C4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E12F8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E9D31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54134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573DF7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51725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501D12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4E1EA6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9E9F803"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FDC645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1C232C3" w14:textId="77777777" w:rsidR="00DC0771" w:rsidRPr="00106C9E" w:rsidRDefault="00DC691E" w:rsidP="00A03556"/>
    <w:p w14:paraId="4222625E" w14:textId="77777777" w:rsidR="00D353BB" w:rsidRPr="0040222F" w:rsidRDefault="002B5930" w:rsidP="0040222F">
      <w:pPr>
        <w:pStyle w:val="Heading5"/>
      </w:pPr>
      <w:bookmarkStart w:id="138" w:name="_Toc46730424"/>
      <w:r w:rsidRPr="0040222F">
        <w:t>F-REQ-305224/E-###R_FNC_Veh_HMI_Notif_025### Details Software Release Notes</w:t>
      </w:r>
      <w:bookmarkEnd w:id="138"/>
    </w:p>
    <w:p w14:paraId="6A360DCE" w14:textId="77777777" w:rsidR="00EA4672" w:rsidRDefault="002B5930" w:rsidP="00722234">
      <w:pPr>
        <w:rPr>
          <w:rFonts w:cs="Arial"/>
        </w:rPr>
      </w:pPr>
      <w:r>
        <w:rPr>
          <w:rFonts w:cs="Arial"/>
        </w:rPr>
        <w:t xml:space="preserve">After software update is successful </w:t>
      </w:r>
      <w:proofErr w:type="spellStart"/>
      <w:r>
        <w:rPr>
          <w:rFonts w:cs="Arial"/>
          <w:color w:val="0000CC"/>
        </w:rPr>
        <w:t>LS_OTAM_SW_Update_State</w:t>
      </w:r>
      <w:proofErr w:type="spellEnd"/>
      <w:r>
        <w:rPr>
          <w:rFonts w:cs="Arial"/>
          <w:color w:val="0000CC"/>
        </w:rPr>
        <w:t xml:space="preserve"> = SUCCESSFUL OR </w:t>
      </w:r>
      <w:proofErr w:type="spellStart"/>
      <w:r>
        <w:rPr>
          <w:rFonts w:cs="Arial"/>
          <w:color w:val="0000CC"/>
        </w:rPr>
        <w:t>LS_USBOTA_SW_Update_Status</w:t>
      </w:r>
      <w:proofErr w:type="spellEnd"/>
      <w:r>
        <w:rPr>
          <w:rFonts w:cs="Arial"/>
          <w:color w:val="0000CC"/>
        </w:rPr>
        <w:t xml:space="preserve"> = SUCCESSFUL </w:t>
      </w:r>
      <w:r>
        <w:rPr>
          <w:rFonts w:cs="Arial"/>
        </w:rPr>
        <w:t xml:space="preserve">and HMI shall notify the customer that update is successfully. </w:t>
      </w:r>
    </w:p>
    <w:p w14:paraId="6328C4C5" w14:textId="40ADE4F9"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77068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1A5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110EC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R_FNC_Vehicle_HMI_030</w:t>
            </w:r>
          </w:p>
        </w:tc>
      </w:tr>
      <w:tr w:rsidR="006C029A" w:rsidRPr="00520F3E" w14:paraId="2AFCA8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6F1E7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F05BC1" w14:textId="77777777" w:rsidR="006C029A" w:rsidRPr="00520F3E" w:rsidRDefault="00DC691E" w:rsidP="009E691C">
            <w:pPr>
              <w:rPr>
                <w:rFonts w:eastAsiaTheme="minorHAnsi" w:cs="Arial"/>
                <w:vanish/>
                <w:color w:val="000000" w:themeColor="text1"/>
                <w:sz w:val="16"/>
                <w:szCs w:val="16"/>
              </w:rPr>
            </w:pPr>
          </w:p>
        </w:tc>
      </w:tr>
      <w:tr w:rsidR="006C029A" w:rsidRPr="00520F3E" w14:paraId="7AED4B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D133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AD5D9E" w14:textId="77777777" w:rsidR="006C029A" w:rsidRPr="00520F3E" w:rsidRDefault="00DC691E" w:rsidP="009E691C">
            <w:pPr>
              <w:rPr>
                <w:rFonts w:eastAsiaTheme="minorHAnsi" w:cs="Arial"/>
                <w:vanish/>
                <w:color w:val="000000" w:themeColor="text1"/>
                <w:sz w:val="16"/>
                <w:szCs w:val="16"/>
              </w:rPr>
            </w:pPr>
          </w:p>
        </w:tc>
      </w:tr>
      <w:tr w:rsidR="006C029A" w:rsidRPr="00520F3E" w14:paraId="520197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76ED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9486BA" w14:textId="77777777" w:rsidR="006C029A" w:rsidRPr="00520F3E" w:rsidRDefault="00DC691E" w:rsidP="00351BDF">
            <w:pPr>
              <w:rPr>
                <w:rFonts w:eastAsiaTheme="minorHAnsi" w:cs="Arial"/>
                <w:vanish/>
                <w:color w:val="000000" w:themeColor="text1"/>
                <w:sz w:val="16"/>
                <w:szCs w:val="16"/>
              </w:rPr>
            </w:pPr>
          </w:p>
        </w:tc>
      </w:tr>
      <w:tr w:rsidR="006C029A" w:rsidRPr="00520F3E" w14:paraId="0C71FFF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FA51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DD2C5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FAB5E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82271B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78C8F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7518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39865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0E3BF6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C31A4D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8FA127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4A76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779C6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7B7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05417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0AE57B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67D24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8BD8DE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CA2DC5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EEA995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908915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AFAA193" w14:textId="77777777" w:rsidR="00DC0771" w:rsidRPr="00106C9E" w:rsidRDefault="00DC691E" w:rsidP="00A03556"/>
    <w:p w14:paraId="2C15747F" w14:textId="77777777" w:rsidR="00D353BB" w:rsidRPr="0040222F" w:rsidRDefault="002B5930" w:rsidP="0040222F">
      <w:pPr>
        <w:pStyle w:val="Heading5"/>
      </w:pPr>
      <w:bookmarkStart w:id="139" w:name="_Toc46730425"/>
      <w:r w:rsidRPr="0040222F">
        <w:t>F-REQ-305254/B-###R_FNC_Veh_HMI_Notif_026### Erase and Replace Software Installation</w:t>
      </w:r>
      <w:bookmarkEnd w:id="139"/>
    </w:p>
    <w:p w14:paraId="4E22FBC9" w14:textId="77777777" w:rsidR="0077395D" w:rsidRDefault="002B5930" w:rsidP="0077395D">
      <w:r>
        <w:t xml:space="preserve">If the OTA software type is </w:t>
      </w:r>
      <w:proofErr w:type="gramStart"/>
      <w:r>
        <w:t>erase</w:t>
      </w:r>
      <w:proofErr w:type="gramEnd"/>
      <w:r>
        <w:t xml:space="preserve"> and replace, then HMI shall prompt the customer to turn the key on in order to continue with software update.</w:t>
      </w:r>
    </w:p>
    <w:p w14:paraId="789AF1E9" w14:textId="77777777" w:rsidR="00EA4672" w:rsidRDefault="002B5930" w:rsidP="0077395D">
      <w:r>
        <w:t xml:space="preserve">HMI shall notify the customer that the vehicle inhibited due to software </w:t>
      </w:r>
      <w:proofErr w:type="gramStart"/>
      <w:r>
        <w:t>update, and</w:t>
      </w:r>
      <w:proofErr w:type="gramEnd"/>
      <w:r>
        <w:t xml:space="preserve"> display a warning message that during software update vehicle will not response to key forbs and lock/unlock commands.</w:t>
      </w:r>
    </w:p>
    <w:p w14:paraId="1E0B0DE9" w14:textId="36BC8083"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1F5A8A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15B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C48A2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R_FNC_Vehicle_HMI_049</w:t>
            </w:r>
          </w:p>
        </w:tc>
      </w:tr>
      <w:tr w:rsidR="006C029A" w:rsidRPr="00520F3E" w14:paraId="698478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53F3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AF4205" w14:textId="77777777" w:rsidR="006C029A" w:rsidRPr="00520F3E" w:rsidRDefault="00DC691E" w:rsidP="009E691C">
            <w:pPr>
              <w:rPr>
                <w:rFonts w:eastAsiaTheme="minorHAnsi" w:cs="Arial"/>
                <w:vanish/>
                <w:color w:val="000000" w:themeColor="text1"/>
                <w:sz w:val="16"/>
                <w:szCs w:val="16"/>
              </w:rPr>
            </w:pPr>
          </w:p>
        </w:tc>
      </w:tr>
      <w:tr w:rsidR="006C029A" w:rsidRPr="00520F3E" w14:paraId="7677D5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2213B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5C42B5" w14:textId="77777777" w:rsidR="006C029A" w:rsidRPr="00520F3E" w:rsidRDefault="00DC691E" w:rsidP="009E691C">
            <w:pPr>
              <w:rPr>
                <w:rFonts w:eastAsiaTheme="minorHAnsi" w:cs="Arial"/>
                <w:vanish/>
                <w:color w:val="000000" w:themeColor="text1"/>
                <w:sz w:val="16"/>
                <w:szCs w:val="16"/>
              </w:rPr>
            </w:pPr>
          </w:p>
        </w:tc>
      </w:tr>
      <w:tr w:rsidR="006C029A" w:rsidRPr="00520F3E" w14:paraId="1F2D9C9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4DF3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82FCEB" w14:textId="77777777" w:rsidR="006C029A" w:rsidRPr="00520F3E" w:rsidRDefault="00DC691E" w:rsidP="00351BDF">
            <w:pPr>
              <w:rPr>
                <w:rFonts w:eastAsiaTheme="minorHAnsi" w:cs="Arial"/>
                <w:vanish/>
                <w:color w:val="000000" w:themeColor="text1"/>
                <w:sz w:val="16"/>
                <w:szCs w:val="16"/>
              </w:rPr>
            </w:pPr>
          </w:p>
        </w:tc>
      </w:tr>
      <w:tr w:rsidR="006C029A" w:rsidRPr="00520F3E" w14:paraId="078C10C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DDF3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CC8B2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02FC0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B8BA6D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B0840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6B414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B4557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53F050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DAFC43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27A6C8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8F63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E3925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11B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442A0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0CAB2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70FC16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A6357B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DA212B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DB3EB1D"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A4F971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02900F1" w14:textId="77777777" w:rsidR="00DC0771" w:rsidRPr="00106C9E" w:rsidRDefault="00DC691E" w:rsidP="00A03556"/>
    <w:p w14:paraId="0015E1E4" w14:textId="77777777" w:rsidR="00D353BB" w:rsidRPr="0040222F" w:rsidRDefault="002B5930" w:rsidP="0040222F">
      <w:pPr>
        <w:pStyle w:val="Heading5"/>
      </w:pPr>
      <w:bookmarkStart w:id="140" w:name="_Toc46730426"/>
      <w:r w:rsidRPr="0040222F">
        <w:t>F-REQ-305256/E-###R_FNC_Veh_HMI_Notif_027### Dynamic HMIs</w:t>
      </w:r>
      <w:bookmarkEnd w:id="140"/>
    </w:p>
    <w:p w14:paraId="62878E1D" w14:textId="77777777" w:rsidR="00233C72" w:rsidRPr="007A20CB" w:rsidRDefault="002B5930" w:rsidP="00442F0B">
      <w:pPr>
        <w:rPr>
          <w:rFonts w:cs="Arial"/>
        </w:rPr>
      </w:pPr>
      <w:r w:rsidRPr="007A20CB">
        <w:rPr>
          <w:rFonts w:cs="Arial"/>
        </w:rPr>
        <w:t xml:space="preserve">In vehicle HMI shall have OTA software update related dynamic screens and OTA Manager shall trigger the HMI dynamic popups by setting a flag. </w:t>
      </w:r>
    </w:p>
    <w:p w14:paraId="7B47A433" w14:textId="77777777" w:rsidR="00EA4672" w:rsidRDefault="002B5930" w:rsidP="00B11356">
      <w:pPr>
        <w:rPr>
          <w:rFonts w:cs="Arial"/>
        </w:rPr>
      </w:pPr>
      <w:r w:rsidRPr="007A20CB">
        <w:rPr>
          <w:rFonts w:cs="Arial"/>
        </w:rPr>
        <w:t>For additional consent, SYNC shall download and store HMI text locally</w:t>
      </w:r>
      <w:r>
        <w:rPr>
          <w:rFonts w:cs="Arial"/>
        </w:rPr>
        <w:t>.</w:t>
      </w:r>
    </w:p>
    <w:p w14:paraId="1B0638E7" w14:textId="6B3F6D0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8DB94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C1B2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EB099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R_FNC_Vehicle_HMI_050</w:t>
            </w:r>
          </w:p>
        </w:tc>
      </w:tr>
      <w:tr w:rsidR="006C029A" w:rsidRPr="00520F3E" w14:paraId="096DD61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E9AB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5DE02D" w14:textId="77777777" w:rsidR="006C029A" w:rsidRPr="00520F3E" w:rsidRDefault="00DC691E" w:rsidP="009E691C">
            <w:pPr>
              <w:rPr>
                <w:rFonts w:eastAsiaTheme="minorHAnsi" w:cs="Arial"/>
                <w:vanish/>
                <w:color w:val="000000" w:themeColor="text1"/>
                <w:sz w:val="16"/>
                <w:szCs w:val="16"/>
              </w:rPr>
            </w:pPr>
          </w:p>
        </w:tc>
      </w:tr>
      <w:tr w:rsidR="006C029A" w:rsidRPr="00520F3E" w14:paraId="63DF446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BB35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11B1D1" w14:textId="77777777" w:rsidR="006C029A" w:rsidRPr="00520F3E" w:rsidRDefault="00DC691E" w:rsidP="009E691C">
            <w:pPr>
              <w:rPr>
                <w:rFonts w:eastAsiaTheme="minorHAnsi" w:cs="Arial"/>
                <w:vanish/>
                <w:color w:val="000000" w:themeColor="text1"/>
                <w:sz w:val="16"/>
                <w:szCs w:val="16"/>
              </w:rPr>
            </w:pPr>
          </w:p>
        </w:tc>
      </w:tr>
      <w:tr w:rsidR="006C029A" w:rsidRPr="00520F3E" w14:paraId="1810B9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4F83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6BF132" w14:textId="77777777" w:rsidR="006C029A" w:rsidRPr="00520F3E" w:rsidRDefault="00DC691E" w:rsidP="00351BDF">
            <w:pPr>
              <w:rPr>
                <w:rFonts w:eastAsiaTheme="minorHAnsi" w:cs="Arial"/>
                <w:vanish/>
                <w:color w:val="000000" w:themeColor="text1"/>
                <w:sz w:val="16"/>
                <w:szCs w:val="16"/>
              </w:rPr>
            </w:pPr>
          </w:p>
        </w:tc>
      </w:tr>
      <w:tr w:rsidR="006C029A" w:rsidRPr="00520F3E" w14:paraId="7DF7A3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B0B3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EE02D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AF0676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3BC683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5E685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355C1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19D80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80AAC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F247D4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3A4D66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ABAD7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2B3B4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EB6D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0A177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33675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C102D4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C9684F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5C110D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AAF0A0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81F874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578CCF4" w14:textId="77777777" w:rsidR="00DC0771" w:rsidRPr="00106C9E" w:rsidRDefault="00DC691E" w:rsidP="00A03556"/>
    <w:p w14:paraId="765B8DF8" w14:textId="77777777" w:rsidR="00D353BB" w:rsidRPr="0040222F" w:rsidRDefault="002B5930" w:rsidP="0040222F">
      <w:pPr>
        <w:pStyle w:val="Heading5"/>
      </w:pPr>
      <w:bookmarkStart w:id="141" w:name="_Toc46730427"/>
      <w:r w:rsidRPr="0040222F">
        <w:t>F-REQ-305258/B-###R_FNC_Veh_HMI_Notif_028### Set DATA Usage Limited</w:t>
      </w:r>
      <w:bookmarkEnd w:id="141"/>
    </w:p>
    <w:p w14:paraId="36B3E50F" w14:textId="77777777" w:rsidR="00EA4672" w:rsidRDefault="002B5930" w:rsidP="00EE1D70">
      <w:pPr>
        <w:rPr>
          <w:rFonts w:cs="Arial"/>
        </w:rPr>
      </w:pPr>
      <w:r>
        <w:rPr>
          <w:rFonts w:cs="Arial"/>
        </w:rPr>
        <w:t>The vehicle HMI shall allow the user to Set Data Usage Limit and Usage cycle reset data to be use for OTA software updates per month.</w:t>
      </w:r>
    </w:p>
    <w:p w14:paraId="4A019CEB" w14:textId="77777777" w:rsidR="00EA4672" w:rsidRDefault="002B5930" w:rsidP="00EE1D70">
      <w:pPr>
        <w:rPr>
          <w:rFonts w:cs="Arial"/>
        </w:rPr>
      </w:pPr>
      <w:r>
        <w:rPr>
          <w:rFonts w:cs="Arial"/>
        </w:rPr>
        <w:t>Set Data Usage Limit: - allow the user to set MB/GB data can be use per usage cycle.</w:t>
      </w:r>
    </w:p>
    <w:p w14:paraId="07923D5B" w14:textId="77777777" w:rsidR="00EA4672" w:rsidRDefault="002B5930" w:rsidP="00EE1D70">
      <w:pPr>
        <w:rPr>
          <w:rFonts w:cs="Arial"/>
        </w:rPr>
      </w:pPr>
      <w:r>
        <w:rPr>
          <w:rFonts w:cs="Arial"/>
        </w:rPr>
        <w:t>Usage cycle reset data: - allow the user to set cycle.</w:t>
      </w:r>
    </w:p>
    <w:p w14:paraId="6F2C401E" w14:textId="16098DD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97B72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A4C4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1310E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R_FNC_Vehicle_HMI_051</w:t>
            </w:r>
          </w:p>
        </w:tc>
      </w:tr>
      <w:tr w:rsidR="006C029A" w:rsidRPr="00520F3E" w14:paraId="3647A0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DC3F9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80ABB1" w14:textId="77777777" w:rsidR="006C029A" w:rsidRPr="00520F3E" w:rsidRDefault="00DC691E" w:rsidP="009E691C">
            <w:pPr>
              <w:rPr>
                <w:rFonts w:eastAsiaTheme="minorHAnsi" w:cs="Arial"/>
                <w:vanish/>
                <w:color w:val="000000" w:themeColor="text1"/>
                <w:sz w:val="16"/>
                <w:szCs w:val="16"/>
              </w:rPr>
            </w:pPr>
          </w:p>
        </w:tc>
      </w:tr>
      <w:tr w:rsidR="006C029A" w:rsidRPr="00520F3E" w14:paraId="6F659C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ED1F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ED2307" w14:textId="77777777" w:rsidR="006C029A" w:rsidRPr="00520F3E" w:rsidRDefault="00DC691E" w:rsidP="009E691C">
            <w:pPr>
              <w:rPr>
                <w:rFonts w:eastAsiaTheme="minorHAnsi" w:cs="Arial"/>
                <w:vanish/>
                <w:color w:val="000000" w:themeColor="text1"/>
                <w:sz w:val="16"/>
                <w:szCs w:val="16"/>
              </w:rPr>
            </w:pPr>
          </w:p>
        </w:tc>
      </w:tr>
      <w:tr w:rsidR="006C029A" w:rsidRPr="00520F3E" w14:paraId="01249B0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258C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85DAB8" w14:textId="77777777" w:rsidR="006C029A" w:rsidRPr="00520F3E" w:rsidRDefault="00DC691E" w:rsidP="00351BDF">
            <w:pPr>
              <w:rPr>
                <w:rFonts w:eastAsiaTheme="minorHAnsi" w:cs="Arial"/>
                <w:vanish/>
                <w:color w:val="000000" w:themeColor="text1"/>
                <w:sz w:val="16"/>
                <w:szCs w:val="16"/>
              </w:rPr>
            </w:pPr>
          </w:p>
        </w:tc>
      </w:tr>
      <w:tr w:rsidR="006C029A" w:rsidRPr="00520F3E" w14:paraId="158925A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5B97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D312A2"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7EBE9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D63B7A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9DF3A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7598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76F88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2A535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CCC6F8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29CDD4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D8E8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6B215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B98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47E95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CF3DD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834FE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272618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E1EBE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422A64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050AFB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914C559" w14:textId="77777777" w:rsidR="00DC0771" w:rsidRPr="00106C9E" w:rsidRDefault="00DC691E" w:rsidP="00A03556"/>
    <w:p w14:paraId="5CE3C3DE" w14:textId="77777777" w:rsidR="00D353BB" w:rsidRPr="0040222F" w:rsidRDefault="002B5930" w:rsidP="0040222F">
      <w:pPr>
        <w:pStyle w:val="Heading5"/>
      </w:pPr>
      <w:bookmarkStart w:id="142" w:name="_Toc46730428"/>
      <w:r w:rsidRPr="0040222F">
        <w:t>REQ-326785/B-###R_FNC_Veh_HMI_Notif_029### Vehicle Inhibit for Software Activation vs. Vehicle Programming Session</w:t>
      </w:r>
      <w:bookmarkEnd w:id="142"/>
    </w:p>
    <w:p w14:paraId="6B34D389" w14:textId="77777777" w:rsidR="00EA4672" w:rsidRDefault="002B5930" w:rsidP="004A6DF1">
      <w:pPr>
        <w:rPr>
          <w:rFonts w:cs="Arial"/>
        </w:rPr>
      </w:pPr>
      <w:r>
        <w:rPr>
          <w:rFonts w:cs="Arial"/>
        </w:rPr>
        <w:t xml:space="preserve">Determine vehicle inhibit type if it’s A/B swap </w:t>
      </w:r>
      <w:r>
        <w:t>software activation</w:t>
      </w:r>
      <w:r>
        <w:rPr>
          <w:rFonts w:cs="Arial"/>
        </w:rPr>
        <w:t xml:space="preserve"> and/or Erase and replace </w:t>
      </w:r>
      <w:r>
        <w:t>programming session</w:t>
      </w:r>
      <w:r>
        <w:rPr>
          <w:rFonts w:cs="Arial"/>
        </w:rPr>
        <w:t>.</w:t>
      </w:r>
    </w:p>
    <w:p w14:paraId="5389A8C2" w14:textId="4D1CF6CC" w:rsidR="004A6DF1" w:rsidRDefault="002B5930" w:rsidP="004A6DF1">
      <w:pPr>
        <w:rPr>
          <w:rFonts w:cs="Arial"/>
        </w:rPr>
      </w:pPr>
      <w:r>
        <w:t xml:space="preserve">Vehicle Inhibit for Programming Session: </w:t>
      </w:r>
      <w:r>
        <w:rPr>
          <w:rFonts w:cs="Arial"/>
        </w:rPr>
        <w:t xml:space="preserve">If </w:t>
      </w:r>
      <w:proofErr w:type="spellStart"/>
      <w:r>
        <w:rPr>
          <w:rFonts w:cs="Arial"/>
          <w:color w:val="0000CC"/>
        </w:rPr>
        <w:t>LS_OTAM_Activation_TypeSW_AB_ER</w:t>
      </w:r>
      <w:proofErr w:type="spellEnd"/>
      <w:r>
        <w:rPr>
          <w:rFonts w:cs="Arial"/>
          <w:color w:val="0000CC"/>
        </w:rPr>
        <w:t xml:space="preserve"> = (ER or </w:t>
      </w:r>
      <w:proofErr w:type="spellStart"/>
      <w:r>
        <w:rPr>
          <w:rFonts w:cs="Arial"/>
          <w:color w:val="0000CC"/>
        </w:rPr>
        <w:t>AB_and_ER</w:t>
      </w:r>
      <w:proofErr w:type="spellEnd"/>
      <w:r>
        <w:rPr>
          <w:rFonts w:cs="Arial"/>
          <w:color w:val="0000CC"/>
        </w:rPr>
        <w:t>)</w:t>
      </w:r>
      <w:r>
        <w:rPr>
          <w:rFonts w:cs="Arial"/>
        </w:rPr>
        <w:t xml:space="preserve">, then show </w:t>
      </w:r>
      <w:proofErr w:type="spellStart"/>
      <w:r>
        <w:rPr>
          <w:rFonts w:cs="Arial"/>
          <w:color w:val="0000CC"/>
        </w:rPr>
        <w:t>LS_OTAM_Vehicle_Inhibit_Type</w:t>
      </w:r>
      <w:proofErr w:type="spellEnd"/>
      <w:r>
        <w:rPr>
          <w:rFonts w:cs="Arial"/>
          <w:color w:val="0000CC"/>
        </w:rPr>
        <w:t xml:space="preserve"> = </w:t>
      </w:r>
      <w:proofErr w:type="spellStart"/>
      <w:r>
        <w:rPr>
          <w:rFonts w:cs="Arial"/>
          <w:color w:val="0000CC"/>
        </w:rPr>
        <w:t>ProgrammingSession</w:t>
      </w:r>
      <w:proofErr w:type="spellEnd"/>
      <w:r>
        <w:rPr>
          <w:rFonts w:cs="Arial"/>
          <w:color w:val="0000CC"/>
        </w:rPr>
        <w:t xml:space="preserve">. </w:t>
      </w:r>
      <w:r>
        <w:rPr>
          <w:rFonts w:cs="Arial"/>
        </w:rPr>
        <w:t>Vehicle is in programming sessions HMI shall display Software Update in Progress as a progress bar.</w:t>
      </w:r>
    </w:p>
    <w:p w14:paraId="631C00E7" w14:textId="77777777" w:rsidR="004A6DF1" w:rsidRDefault="002B5930" w:rsidP="004A6DF1">
      <w:pPr>
        <w:rPr>
          <w:rFonts w:cs="Arial"/>
        </w:rPr>
      </w:pPr>
      <w:r>
        <w:rPr>
          <w:rFonts w:cs="Arial"/>
        </w:rPr>
        <w:t xml:space="preserve"> </w:t>
      </w:r>
    </w:p>
    <w:p w14:paraId="104D33D6" w14:textId="77777777" w:rsidR="00EA4672" w:rsidRDefault="002B5930" w:rsidP="004A6DF1">
      <w:pPr>
        <w:rPr>
          <w:rFonts w:cs="Arial"/>
        </w:rPr>
      </w:pPr>
      <w:r>
        <w:t xml:space="preserve">Vehicle Inhibit for Software Activation: </w:t>
      </w:r>
      <w:r>
        <w:rPr>
          <w:rFonts w:cs="Arial"/>
        </w:rPr>
        <w:t xml:space="preserve">If </w:t>
      </w:r>
      <w:proofErr w:type="spellStart"/>
      <w:r>
        <w:rPr>
          <w:rFonts w:cs="Arial"/>
          <w:color w:val="0000CC"/>
        </w:rPr>
        <w:t>LS_OTAM_Activation_TypeSW_AB_ER</w:t>
      </w:r>
      <w:proofErr w:type="spellEnd"/>
      <w:r>
        <w:rPr>
          <w:rFonts w:cs="Arial"/>
          <w:color w:val="0000CC"/>
        </w:rPr>
        <w:t xml:space="preserve"> = AB</w:t>
      </w:r>
      <w:r>
        <w:rPr>
          <w:rFonts w:cs="Arial"/>
        </w:rPr>
        <w:t xml:space="preserve">, then show </w:t>
      </w:r>
      <w:proofErr w:type="spellStart"/>
      <w:r>
        <w:rPr>
          <w:rFonts w:cs="Arial"/>
          <w:color w:val="0000CC"/>
        </w:rPr>
        <w:t>LS_OTAM_Vehicle_Inhibit_Type</w:t>
      </w:r>
      <w:proofErr w:type="spellEnd"/>
      <w:r>
        <w:rPr>
          <w:rFonts w:cs="Arial"/>
          <w:color w:val="0000CC"/>
        </w:rPr>
        <w:t xml:space="preserve"> = </w:t>
      </w:r>
      <w:proofErr w:type="spellStart"/>
      <w:r>
        <w:rPr>
          <w:rFonts w:cs="Arial"/>
          <w:color w:val="0000CC"/>
        </w:rPr>
        <w:t>ActivatingNow</w:t>
      </w:r>
      <w:proofErr w:type="spellEnd"/>
      <w:r>
        <w:rPr>
          <w:rFonts w:cs="Arial"/>
          <w:color w:val="0000CC"/>
        </w:rPr>
        <w:t xml:space="preserve">, </w:t>
      </w:r>
      <w:r>
        <w:rPr>
          <w:rFonts w:cs="Arial"/>
        </w:rPr>
        <w:t xml:space="preserve">Vehicle is activating the software. </w:t>
      </w:r>
    </w:p>
    <w:p w14:paraId="716FEB3F" w14:textId="2F19EAB0"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FC5AE0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0B1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D2885A" w14:textId="77777777" w:rsidR="006C029A" w:rsidRPr="00520F3E" w:rsidRDefault="00DC691E" w:rsidP="009E691C">
            <w:pPr>
              <w:rPr>
                <w:rFonts w:eastAsiaTheme="minorHAnsi" w:cs="Arial"/>
                <w:vanish/>
                <w:color w:val="000000" w:themeColor="text1"/>
                <w:sz w:val="16"/>
                <w:szCs w:val="16"/>
              </w:rPr>
            </w:pPr>
          </w:p>
        </w:tc>
      </w:tr>
      <w:tr w:rsidR="006C029A" w:rsidRPr="00520F3E" w14:paraId="033B0F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B2FB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764B80" w14:textId="77777777" w:rsidR="006C029A" w:rsidRPr="00520F3E" w:rsidRDefault="00DC691E" w:rsidP="009E691C">
            <w:pPr>
              <w:rPr>
                <w:rFonts w:eastAsiaTheme="minorHAnsi" w:cs="Arial"/>
                <w:vanish/>
                <w:color w:val="000000" w:themeColor="text1"/>
                <w:sz w:val="16"/>
                <w:szCs w:val="16"/>
              </w:rPr>
            </w:pPr>
          </w:p>
        </w:tc>
      </w:tr>
      <w:tr w:rsidR="006C029A" w:rsidRPr="00520F3E" w14:paraId="079638D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D7C6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DCE04F" w14:textId="77777777" w:rsidR="006C029A" w:rsidRPr="00520F3E" w:rsidRDefault="00DC691E" w:rsidP="009E691C">
            <w:pPr>
              <w:rPr>
                <w:rFonts w:eastAsiaTheme="minorHAnsi" w:cs="Arial"/>
                <w:vanish/>
                <w:color w:val="000000" w:themeColor="text1"/>
                <w:sz w:val="16"/>
                <w:szCs w:val="16"/>
              </w:rPr>
            </w:pPr>
          </w:p>
        </w:tc>
      </w:tr>
      <w:tr w:rsidR="006C029A" w:rsidRPr="00520F3E" w14:paraId="35A863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0F6E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06F316" w14:textId="77777777" w:rsidR="006C029A" w:rsidRPr="00520F3E" w:rsidRDefault="00DC691E" w:rsidP="00351BDF">
            <w:pPr>
              <w:rPr>
                <w:rFonts w:eastAsiaTheme="minorHAnsi" w:cs="Arial"/>
                <w:vanish/>
                <w:color w:val="000000" w:themeColor="text1"/>
                <w:sz w:val="16"/>
                <w:szCs w:val="16"/>
              </w:rPr>
            </w:pPr>
          </w:p>
        </w:tc>
      </w:tr>
      <w:tr w:rsidR="006C029A" w:rsidRPr="00520F3E" w14:paraId="3672B9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F891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3AF6A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15EA9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D689D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FE0AF2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EA6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44D32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65733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402862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E9148C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AD2F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083A7A"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B84D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730F7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2683A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8959C1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2CA9AB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6A2369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15041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94AB9E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19D9F52" w14:textId="77777777" w:rsidR="00DC0771" w:rsidRPr="00106C9E" w:rsidRDefault="00DC691E" w:rsidP="00A03556"/>
    <w:p w14:paraId="16F5BB8C" w14:textId="77777777" w:rsidR="00D353BB" w:rsidRPr="0040222F" w:rsidRDefault="002B5930" w:rsidP="0040222F">
      <w:pPr>
        <w:pStyle w:val="Heading5"/>
      </w:pPr>
      <w:bookmarkStart w:id="143" w:name="_Toc46730429"/>
      <w:r w:rsidRPr="0040222F">
        <w:t>F-REQ-305244/D-###R_FNC_Veh_HMI_Notif_030### Software Activation Failed and HMI Notification</w:t>
      </w:r>
      <w:bookmarkEnd w:id="143"/>
    </w:p>
    <w:p w14:paraId="1086761A" w14:textId="77777777" w:rsidR="00EA4672" w:rsidRDefault="002B5930" w:rsidP="00355989">
      <w:pPr>
        <w:rPr>
          <w:rFonts w:cs="Arial"/>
        </w:rPr>
      </w:pPr>
      <w:r>
        <w:rPr>
          <w:rFonts w:cs="Arial"/>
        </w:rPr>
        <w:t xml:space="preserve">If software activation failed due to critical failures </w:t>
      </w:r>
      <w:proofErr w:type="spellStart"/>
      <w:r>
        <w:rPr>
          <w:rFonts w:cs="Arial"/>
          <w:color w:val="0000CC"/>
        </w:rPr>
        <w:t>LS_OTAM_SW_Activation_Fail_Reason</w:t>
      </w:r>
      <w:proofErr w:type="spellEnd"/>
      <w:r>
        <w:rPr>
          <w:rFonts w:cs="Arial"/>
          <w:color w:val="0000CC"/>
        </w:rPr>
        <w:t xml:space="preserve"> = PERMANENT_INHIBIT</w:t>
      </w:r>
      <w:r>
        <w:rPr>
          <w:rFonts w:cs="Arial"/>
        </w:rPr>
        <w:t>, then HMI shall notify the user that update has failed and required service and display phone number (for more details reference A73a).</w:t>
      </w:r>
    </w:p>
    <w:p w14:paraId="2EF0F37C" w14:textId="77777777" w:rsidR="00EA4672" w:rsidRDefault="002B5930" w:rsidP="00355989">
      <w:pPr>
        <w:rPr>
          <w:rFonts w:cs="Arial"/>
          <w:color w:val="0000CC"/>
        </w:rPr>
      </w:pPr>
      <w:r>
        <w:rPr>
          <w:rFonts w:cs="Arial"/>
        </w:rPr>
        <w:lastRenderedPageBreak/>
        <w:t xml:space="preserve">If software activation failed due to partial failures </w:t>
      </w:r>
      <w:proofErr w:type="spellStart"/>
      <w:r>
        <w:rPr>
          <w:rFonts w:cs="Arial"/>
          <w:color w:val="0000CC"/>
        </w:rPr>
        <w:t>LS_OTAM_SW_Activation_Fail_Reason</w:t>
      </w:r>
      <w:proofErr w:type="spellEnd"/>
      <w:r>
        <w:rPr>
          <w:rFonts w:cs="Arial"/>
          <w:color w:val="0000CC"/>
        </w:rPr>
        <w:t xml:space="preserve"> = PARTIAL, </w:t>
      </w:r>
      <w:r>
        <w:rPr>
          <w:rFonts w:cs="Arial"/>
        </w:rPr>
        <w:t>then HMI shall notify the user that vehicle has limited functionality and requires service and display phone number (for more details reference A73a).</w:t>
      </w:r>
    </w:p>
    <w:p w14:paraId="7AEB8EB5" w14:textId="77777777" w:rsidR="00EA4672" w:rsidRDefault="002B5930" w:rsidP="00355989">
      <w:pPr>
        <w:rPr>
          <w:rFonts w:cs="Arial"/>
        </w:rPr>
      </w:pPr>
      <w:r>
        <w:rPr>
          <w:rFonts w:cs="Arial"/>
        </w:rPr>
        <w:t xml:space="preserve">If software activation failed due to partial failures </w:t>
      </w:r>
      <w:proofErr w:type="spellStart"/>
      <w:r>
        <w:rPr>
          <w:rFonts w:cs="Arial"/>
          <w:color w:val="0000CC"/>
        </w:rPr>
        <w:t>LS_OTAM_SW_Activation_Fail_Reason</w:t>
      </w:r>
      <w:proofErr w:type="spellEnd"/>
      <w:r>
        <w:rPr>
          <w:rFonts w:cs="Arial"/>
          <w:color w:val="0000CC"/>
        </w:rPr>
        <w:t xml:space="preserve"> = warning, </w:t>
      </w:r>
      <w:r>
        <w:rPr>
          <w:rFonts w:cs="Arial"/>
        </w:rPr>
        <w:t xml:space="preserve">then HMI shall notify the user that then vehicle will automatically try to update the software at a later time. </w:t>
      </w:r>
    </w:p>
    <w:p w14:paraId="0F803ADC" w14:textId="7CCA60A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7FD2B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5EB27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F1169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R_FNC_Vehicle_HMI_044</w:t>
            </w:r>
          </w:p>
        </w:tc>
      </w:tr>
      <w:tr w:rsidR="006C029A" w:rsidRPr="00520F3E" w14:paraId="002A0C1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8AE0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E6251A" w14:textId="77777777" w:rsidR="006C029A" w:rsidRPr="00520F3E" w:rsidRDefault="00DC691E" w:rsidP="009E691C">
            <w:pPr>
              <w:rPr>
                <w:rFonts w:eastAsiaTheme="minorHAnsi" w:cs="Arial"/>
                <w:vanish/>
                <w:color w:val="000000" w:themeColor="text1"/>
                <w:sz w:val="16"/>
                <w:szCs w:val="16"/>
              </w:rPr>
            </w:pPr>
          </w:p>
        </w:tc>
      </w:tr>
      <w:tr w:rsidR="006C029A" w:rsidRPr="00520F3E" w14:paraId="4BE8F17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1ED0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379201" w14:textId="77777777" w:rsidR="006C029A" w:rsidRPr="00520F3E" w:rsidRDefault="00DC691E" w:rsidP="009E691C">
            <w:pPr>
              <w:rPr>
                <w:rFonts w:eastAsiaTheme="minorHAnsi" w:cs="Arial"/>
                <w:vanish/>
                <w:color w:val="000000" w:themeColor="text1"/>
                <w:sz w:val="16"/>
                <w:szCs w:val="16"/>
              </w:rPr>
            </w:pPr>
          </w:p>
        </w:tc>
      </w:tr>
      <w:tr w:rsidR="006C029A" w:rsidRPr="00520F3E" w14:paraId="7BE777E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84A9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5D7F3F" w14:textId="77777777" w:rsidR="006C029A" w:rsidRPr="00520F3E" w:rsidRDefault="00DC691E" w:rsidP="00351BDF">
            <w:pPr>
              <w:rPr>
                <w:rFonts w:eastAsiaTheme="minorHAnsi" w:cs="Arial"/>
                <w:vanish/>
                <w:color w:val="000000" w:themeColor="text1"/>
                <w:sz w:val="16"/>
                <w:szCs w:val="16"/>
              </w:rPr>
            </w:pPr>
          </w:p>
        </w:tc>
      </w:tr>
      <w:tr w:rsidR="006C029A" w:rsidRPr="00520F3E" w14:paraId="44243E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F038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BD26F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68D95A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0B2BDB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2B6822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F5E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384BA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BA7AE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F094C0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A4266E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AC1B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AE082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B66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27A8A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7EB8E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878D3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E44346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719A08"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12F0C1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4EF600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99A3CEB" w14:textId="77777777" w:rsidR="00DC0771" w:rsidRPr="00106C9E" w:rsidRDefault="00DC691E" w:rsidP="00A03556"/>
    <w:p w14:paraId="3D1FEF7E" w14:textId="77777777" w:rsidR="00D353BB" w:rsidRPr="0040222F" w:rsidRDefault="002B5930" w:rsidP="0040222F">
      <w:pPr>
        <w:pStyle w:val="Heading5"/>
      </w:pPr>
      <w:bookmarkStart w:id="144" w:name="_Toc46730430"/>
      <w:r w:rsidRPr="0040222F">
        <w:t>REQ-326179/C-###R_FNC_Veh_HMI_Notif_031### Software Activation Failed and ASU = OFF or Vehicle Connectivity Settings = OFF</w:t>
      </w:r>
      <w:bookmarkEnd w:id="144"/>
    </w:p>
    <w:p w14:paraId="58ACF4C1" w14:textId="77777777" w:rsidR="00EA4672" w:rsidRDefault="002B5930" w:rsidP="00980E01">
      <w:pPr>
        <w:rPr>
          <w:rFonts w:cs="Arial"/>
        </w:rPr>
      </w:pPr>
      <w:r>
        <w:t xml:space="preserve">If software activation is failed, then </w:t>
      </w:r>
      <w:r>
        <w:rPr>
          <w:rFonts w:cs="Arial"/>
        </w:rPr>
        <w:t>HMI Logic shall make sure prompt the customer for user consent if required.</w:t>
      </w:r>
    </w:p>
    <w:p w14:paraId="6CDD2F21" w14:textId="2183CF1B" w:rsidR="00980E01" w:rsidRDefault="002B5930" w:rsidP="00980E01">
      <w:r>
        <w:t xml:space="preserve">When </w:t>
      </w:r>
      <w:proofErr w:type="spellStart"/>
      <w:r>
        <w:rPr>
          <w:rFonts w:cs="Arial"/>
          <w:color w:val="0000CC"/>
        </w:rPr>
        <w:t>LS_OTAM_SW_Activation_Fail_Reason</w:t>
      </w:r>
      <w:proofErr w:type="spellEnd"/>
      <w:r>
        <w:rPr>
          <w:rFonts w:cs="Arial"/>
          <w:color w:val="0000CC"/>
        </w:rPr>
        <w:t xml:space="preserve"> = warning or </w:t>
      </w:r>
      <w:proofErr w:type="spellStart"/>
      <w:r>
        <w:rPr>
          <w:rFonts w:cs="Arial"/>
          <w:color w:val="0000CC"/>
        </w:rPr>
        <w:t>LS_OTAM_SW_Activation_Fail_Reason</w:t>
      </w:r>
      <w:proofErr w:type="spellEnd"/>
      <w:r>
        <w:rPr>
          <w:rFonts w:cs="Arial"/>
          <w:color w:val="0000CC"/>
        </w:rPr>
        <w:t xml:space="preserve"> = </w:t>
      </w:r>
      <w:r>
        <w:rPr>
          <w:color w:val="0000CC"/>
        </w:rPr>
        <w:t>USB_FAILURE</w:t>
      </w:r>
    </w:p>
    <w:p w14:paraId="0D095396" w14:textId="77777777" w:rsidR="00EA4672" w:rsidRDefault="002B5930" w:rsidP="00980E01">
      <w:r>
        <w:t xml:space="preserve"> And </w:t>
      </w:r>
      <w:proofErr w:type="spellStart"/>
      <w:r>
        <w:rPr>
          <w:color w:val="0000CC"/>
        </w:rPr>
        <w:t>LS_ASUHMI_ASU_FeatureStatus</w:t>
      </w:r>
      <w:proofErr w:type="spellEnd"/>
      <w:r>
        <w:rPr>
          <w:color w:val="0000CC"/>
        </w:rPr>
        <w:t xml:space="preserve"> = disable</w:t>
      </w:r>
      <w:r>
        <w:t xml:space="preserve"> or </w:t>
      </w:r>
      <w:proofErr w:type="spellStart"/>
      <w:r>
        <w:rPr>
          <w:color w:val="0000CC"/>
        </w:rPr>
        <w:t>LS_ASUHMI_ASU_Consent</w:t>
      </w:r>
      <w:proofErr w:type="spellEnd"/>
      <w:r>
        <w:t xml:space="preserve"> </w:t>
      </w:r>
      <w:r>
        <w:rPr>
          <w:color w:val="0000CC"/>
        </w:rPr>
        <w:t>= false</w:t>
      </w:r>
      <w:r>
        <w:t>, then HMI shall prompt the customer for vehicle connectivity settings.</w:t>
      </w:r>
    </w:p>
    <w:p w14:paraId="4C838827" w14:textId="7E3687EC" w:rsidR="00980E01" w:rsidRDefault="002B5930" w:rsidP="00980E01">
      <w:r>
        <w:t xml:space="preserve">When </w:t>
      </w:r>
      <w:proofErr w:type="spellStart"/>
      <w:r>
        <w:rPr>
          <w:rFonts w:cs="Arial"/>
          <w:color w:val="0000CC"/>
        </w:rPr>
        <w:t>LS_OTAM_SW_Activation_Fail_Reason</w:t>
      </w:r>
      <w:proofErr w:type="spellEnd"/>
      <w:r>
        <w:rPr>
          <w:rFonts w:cs="Arial"/>
          <w:color w:val="0000CC"/>
        </w:rPr>
        <w:t xml:space="preserve"> = warning or </w:t>
      </w:r>
      <w:proofErr w:type="spellStart"/>
      <w:r>
        <w:rPr>
          <w:rFonts w:cs="Arial"/>
          <w:color w:val="0000CC"/>
        </w:rPr>
        <w:t>LS_OTAM_SW_Activation_Fail_Reason</w:t>
      </w:r>
      <w:proofErr w:type="spellEnd"/>
      <w:r>
        <w:rPr>
          <w:rFonts w:cs="Arial"/>
          <w:color w:val="0000CC"/>
        </w:rPr>
        <w:t xml:space="preserve"> = </w:t>
      </w:r>
      <w:r>
        <w:rPr>
          <w:color w:val="0000CC"/>
        </w:rPr>
        <w:t>USB_FAILURE</w:t>
      </w:r>
    </w:p>
    <w:p w14:paraId="4838DFFF" w14:textId="77777777" w:rsidR="00EA4672" w:rsidRDefault="002B5930" w:rsidP="00980E01">
      <w:r>
        <w:t xml:space="preserve"> And </w:t>
      </w:r>
      <w:proofErr w:type="spellStart"/>
      <w:r>
        <w:rPr>
          <w:color w:val="0000CC"/>
        </w:rPr>
        <w:t>LS_ASUHMI_ASU_FeatureStatus</w:t>
      </w:r>
      <w:proofErr w:type="spellEnd"/>
      <w:r>
        <w:rPr>
          <w:color w:val="0000CC"/>
        </w:rPr>
        <w:t xml:space="preserve"> = disable</w:t>
      </w:r>
      <w:r>
        <w:t xml:space="preserve"> or </w:t>
      </w:r>
      <w:proofErr w:type="spellStart"/>
      <w:r>
        <w:rPr>
          <w:color w:val="0000CC"/>
        </w:rPr>
        <w:t>LS_ASUHMI_ASU_Consent</w:t>
      </w:r>
      <w:proofErr w:type="spellEnd"/>
      <w:r>
        <w:rPr>
          <w:color w:val="0000CC"/>
        </w:rPr>
        <w:t xml:space="preserve"> = True</w:t>
      </w:r>
      <w:r>
        <w:t>, then HMI shall prompt the customer for user consent.</w:t>
      </w:r>
    </w:p>
    <w:p w14:paraId="0789DDA9" w14:textId="39CEA91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281CFE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947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109DC8" w14:textId="77777777" w:rsidR="006C029A" w:rsidRPr="00520F3E" w:rsidRDefault="00DC691E" w:rsidP="009E691C">
            <w:pPr>
              <w:rPr>
                <w:rFonts w:eastAsiaTheme="minorHAnsi" w:cs="Arial"/>
                <w:vanish/>
                <w:color w:val="000000" w:themeColor="text1"/>
                <w:sz w:val="16"/>
                <w:szCs w:val="16"/>
              </w:rPr>
            </w:pPr>
          </w:p>
        </w:tc>
      </w:tr>
      <w:tr w:rsidR="006C029A" w:rsidRPr="00520F3E" w14:paraId="74AA2D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0DC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F58989" w14:textId="77777777" w:rsidR="006C029A" w:rsidRPr="00520F3E" w:rsidRDefault="00DC691E" w:rsidP="009E691C">
            <w:pPr>
              <w:rPr>
                <w:rFonts w:eastAsiaTheme="minorHAnsi" w:cs="Arial"/>
                <w:vanish/>
                <w:color w:val="000000" w:themeColor="text1"/>
                <w:sz w:val="16"/>
                <w:szCs w:val="16"/>
              </w:rPr>
            </w:pPr>
          </w:p>
        </w:tc>
      </w:tr>
      <w:tr w:rsidR="006C029A" w:rsidRPr="00520F3E" w14:paraId="64434F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A634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2CEB14" w14:textId="77777777" w:rsidR="006C029A" w:rsidRPr="00520F3E" w:rsidRDefault="00DC691E" w:rsidP="009E691C">
            <w:pPr>
              <w:rPr>
                <w:rFonts w:eastAsiaTheme="minorHAnsi" w:cs="Arial"/>
                <w:vanish/>
                <w:color w:val="000000" w:themeColor="text1"/>
                <w:sz w:val="16"/>
                <w:szCs w:val="16"/>
              </w:rPr>
            </w:pPr>
          </w:p>
        </w:tc>
      </w:tr>
      <w:tr w:rsidR="006C029A" w:rsidRPr="00520F3E" w14:paraId="607A1BF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55ACB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D0D4A2" w14:textId="77777777" w:rsidR="006C029A" w:rsidRPr="00520F3E" w:rsidRDefault="00DC691E" w:rsidP="00351BDF">
            <w:pPr>
              <w:rPr>
                <w:rFonts w:eastAsiaTheme="minorHAnsi" w:cs="Arial"/>
                <w:vanish/>
                <w:color w:val="000000" w:themeColor="text1"/>
                <w:sz w:val="16"/>
                <w:szCs w:val="16"/>
              </w:rPr>
            </w:pPr>
          </w:p>
        </w:tc>
      </w:tr>
      <w:tr w:rsidR="006C029A" w:rsidRPr="00520F3E" w14:paraId="745997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90FA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F90D8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88E38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8DE36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FB055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E5B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AD73E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044EF1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9419D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6F4F7B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D32A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ECE424"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931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DDFF1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8F581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3247B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659C3D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ED0EE7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593F25"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AD8484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CBA7568" w14:textId="77777777" w:rsidR="00DC0771" w:rsidRPr="00106C9E" w:rsidRDefault="00DC691E" w:rsidP="00A03556"/>
    <w:p w14:paraId="0836E503" w14:textId="77777777" w:rsidR="00D353BB" w:rsidRPr="0040222F" w:rsidRDefault="002B5930" w:rsidP="0040222F">
      <w:pPr>
        <w:pStyle w:val="Heading5"/>
      </w:pPr>
      <w:bookmarkStart w:id="145" w:name="_Toc46730431"/>
      <w:r w:rsidRPr="0040222F">
        <w:t>REQ-326171/C-###R_FNC_Veh_HMI_Notif_032### Software Activation During AC Charging</w:t>
      </w:r>
      <w:bookmarkEnd w:id="145"/>
    </w:p>
    <w:p w14:paraId="214DB867" w14:textId="77777777" w:rsidR="00EA4672" w:rsidRDefault="002B5930" w:rsidP="005D0A26">
      <w:r>
        <w:t xml:space="preserve">If software activation requires a vehicle inhibit </w:t>
      </w:r>
      <w:proofErr w:type="spellStart"/>
      <w:r>
        <w:rPr>
          <w:color w:val="0000CC"/>
        </w:rPr>
        <w:t>LS_OTAM_Activation_Type</w:t>
      </w:r>
      <w:proofErr w:type="spellEnd"/>
      <w:r>
        <w:rPr>
          <w:color w:val="0000CC"/>
        </w:rPr>
        <w:t xml:space="preserve"> = INHIBIT</w:t>
      </w:r>
      <w:r>
        <w:t xml:space="preserve">, then OTA Manager requests charging system to disable </w:t>
      </w:r>
      <w:r>
        <w:rPr>
          <w:rFonts w:cs="Arial"/>
        </w:rPr>
        <w:t>PHEV battery charging</w:t>
      </w:r>
      <w:r>
        <w:t xml:space="preserve"> to activate the software. HMI logic shall keep track of charging system and software update notifications and priorities to notify the customer when battery charging time and software update schedule time overlays.</w:t>
      </w:r>
    </w:p>
    <w:p w14:paraId="33149747" w14:textId="48F605EA"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DBC5F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FC535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14F9B4" w14:textId="77777777" w:rsidR="006C029A" w:rsidRPr="00520F3E" w:rsidRDefault="00DC691E" w:rsidP="009E691C">
            <w:pPr>
              <w:rPr>
                <w:rFonts w:eastAsiaTheme="minorHAnsi" w:cs="Arial"/>
                <w:vanish/>
                <w:color w:val="000000" w:themeColor="text1"/>
                <w:sz w:val="16"/>
                <w:szCs w:val="16"/>
              </w:rPr>
            </w:pPr>
          </w:p>
        </w:tc>
      </w:tr>
      <w:tr w:rsidR="006C029A" w:rsidRPr="00520F3E" w14:paraId="4ED06C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548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A61DC2" w14:textId="77777777" w:rsidR="006C029A" w:rsidRPr="00520F3E" w:rsidRDefault="00DC691E" w:rsidP="009E691C">
            <w:pPr>
              <w:rPr>
                <w:rFonts w:eastAsiaTheme="minorHAnsi" w:cs="Arial"/>
                <w:vanish/>
                <w:color w:val="000000" w:themeColor="text1"/>
                <w:sz w:val="16"/>
                <w:szCs w:val="16"/>
              </w:rPr>
            </w:pPr>
          </w:p>
        </w:tc>
      </w:tr>
      <w:tr w:rsidR="006C029A" w:rsidRPr="00520F3E" w14:paraId="3B1576A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E4051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A47B28" w14:textId="77777777" w:rsidR="006C029A" w:rsidRPr="00520F3E" w:rsidRDefault="00DC691E" w:rsidP="009E691C">
            <w:pPr>
              <w:rPr>
                <w:rFonts w:eastAsiaTheme="minorHAnsi" w:cs="Arial"/>
                <w:vanish/>
                <w:color w:val="000000" w:themeColor="text1"/>
                <w:sz w:val="16"/>
                <w:szCs w:val="16"/>
              </w:rPr>
            </w:pPr>
          </w:p>
        </w:tc>
      </w:tr>
      <w:tr w:rsidR="006C029A" w:rsidRPr="00520F3E" w14:paraId="772E3B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7616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37BBD8" w14:textId="77777777" w:rsidR="006C029A" w:rsidRPr="00520F3E" w:rsidRDefault="00DC691E" w:rsidP="00351BDF">
            <w:pPr>
              <w:rPr>
                <w:rFonts w:eastAsiaTheme="minorHAnsi" w:cs="Arial"/>
                <w:vanish/>
                <w:color w:val="000000" w:themeColor="text1"/>
                <w:sz w:val="16"/>
                <w:szCs w:val="16"/>
              </w:rPr>
            </w:pPr>
          </w:p>
        </w:tc>
      </w:tr>
      <w:tr w:rsidR="006C029A" w:rsidRPr="00520F3E" w14:paraId="18EDA20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A370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31C3D1"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0320E1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B52F77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F4D635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6C8B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3D15D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7B9A1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CD26A8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5BC90D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886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86498B"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C0328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5E9D5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C6CC9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8A3FA0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E6A279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E0DC3A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117AA05"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3E25F2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7EFCA3" w14:textId="77777777" w:rsidR="00DC0771" w:rsidRPr="00106C9E" w:rsidRDefault="00DC691E" w:rsidP="00A03556"/>
    <w:p w14:paraId="17AEFF6A" w14:textId="77777777" w:rsidR="00D353BB" w:rsidRPr="0040222F" w:rsidRDefault="002B5930" w:rsidP="0040222F">
      <w:pPr>
        <w:pStyle w:val="Heading5"/>
      </w:pPr>
      <w:bookmarkStart w:id="146" w:name="_Toc46730432"/>
      <w:r w:rsidRPr="0040222F">
        <w:t>F-REQ-305262/E-###R_FNC_Veh_HMI_Notif_033### Critical Errors during Software Update &amp; Service</w:t>
      </w:r>
      <w:bookmarkEnd w:id="146"/>
    </w:p>
    <w:p w14:paraId="2F894546" w14:textId="77777777" w:rsidR="00FF442B" w:rsidRPr="00215880" w:rsidRDefault="002B5930" w:rsidP="00FF442B">
      <w:pPr>
        <w:rPr>
          <w:rFonts w:cs="Arial"/>
        </w:rPr>
      </w:pPr>
      <w:r w:rsidRPr="00215880">
        <w:rPr>
          <w:rFonts w:cs="Arial"/>
        </w:rPr>
        <w:t xml:space="preserve">Service: - </w:t>
      </w:r>
    </w:p>
    <w:p w14:paraId="72CC3848" w14:textId="77777777" w:rsidR="00EA4672" w:rsidRDefault="002B5930" w:rsidP="00FF442B">
      <w:pPr>
        <w:rPr>
          <w:rFonts w:cs="Arial"/>
        </w:rPr>
      </w:pPr>
      <w:r w:rsidRPr="00215880">
        <w:rPr>
          <w:rFonts w:cs="Arial"/>
        </w:rPr>
        <w:t xml:space="preserve">For Wi-Fi updates </w:t>
      </w:r>
      <w:proofErr w:type="spellStart"/>
      <w:r w:rsidRPr="00215880">
        <w:rPr>
          <w:rFonts w:cs="Arial"/>
        </w:rPr>
        <w:t>aupdates</w:t>
      </w:r>
      <w:proofErr w:type="spellEnd"/>
      <w:r w:rsidRPr="00215880">
        <w:rPr>
          <w:rFonts w:cs="Arial"/>
        </w:rPr>
        <w:t xml:space="preserve"> are silent, therefore poses some difficulties for technicians to troubleshoot these errors. The software logic for the updates shall capture each exception and assign an error code to it. This code will be populated into a DID that technicians can look it up. </w:t>
      </w:r>
      <w:proofErr w:type="spellStart"/>
      <w:r w:rsidRPr="00215880">
        <w:rPr>
          <w:rFonts w:cs="Arial"/>
          <w:color w:val="0000CC"/>
        </w:rPr>
        <w:t>LS_OTAM_SW_Update_Fail_Reason</w:t>
      </w:r>
      <w:proofErr w:type="spellEnd"/>
      <w:r w:rsidRPr="00215880">
        <w:rPr>
          <w:rFonts w:cs="Arial"/>
          <w:color w:val="0000CC"/>
        </w:rPr>
        <w:t xml:space="preserve"> = error code</w:t>
      </w:r>
    </w:p>
    <w:p w14:paraId="5CF799C6" w14:textId="3DA80B7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BD723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D330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09A2F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R_FNC_Vehicle_HMI_053</w:t>
            </w:r>
          </w:p>
        </w:tc>
      </w:tr>
      <w:tr w:rsidR="006C029A" w:rsidRPr="00520F3E" w14:paraId="2297C5B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2657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8B71C2" w14:textId="77777777" w:rsidR="006C029A" w:rsidRPr="00520F3E" w:rsidRDefault="00DC691E" w:rsidP="009E691C">
            <w:pPr>
              <w:rPr>
                <w:rFonts w:eastAsiaTheme="minorHAnsi" w:cs="Arial"/>
                <w:vanish/>
                <w:color w:val="000000" w:themeColor="text1"/>
                <w:sz w:val="16"/>
                <w:szCs w:val="16"/>
              </w:rPr>
            </w:pPr>
          </w:p>
        </w:tc>
      </w:tr>
      <w:tr w:rsidR="006C029A" w:rsidRPr="00520F3E" w14:paraId="274B867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7E33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241BCD" w14:textId="77777777" w:rsidR="006C029A" w:rsidRPr="00520F3E" w:rsidRDefault="00DC691E" w:rsidP="009E691C">
            <w:pPr>
              <w:rPr>
                <w:rFonts w:eastAsiaTheme="minorHAnsi" w:cs="Arial"/>
                <w:vanish/>
                <w:color w:val="000000" w:themeColor="text1"/>
                <w:sz w:val="16"/>
                <w:szCs w:val="16"/>
              </w:rPr>
            </w:pPr>
          </w:p>
        </w:tc>
      </w:tr>
      <w:tr w:rsidR="006C029A" w:rsidRPr="00520F3E" w14:paraId="45BE70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72CB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FC0E54" w14:textId="77777777" w:rsidR="006C029A" w:rsidRPr="00520F3E" w:rsidRDefault="00DC691E" w:rsidP="00351BDF">
            <w:pPr>
              <w:rPr>
                <w:rFonts w:eastAsiaTheme="minorHAnsi" w:cs="Arial"/>
                <w:vanish/>
                <w:color w:val="000000" w:themeColor="text1"/>
                <w:sz w:val="16"/>
                <w:szCs w:val="16"/>
              </w:rPr>
            </w:pPr>
          </w:p>
        </w:tc>
      </w:tr>
      <w:tr w:rsidR="006C029A" w:rsidRPr="00520F3E" w14:paraId="426B606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F388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BE450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06B189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9AA2F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C2DF36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D6A5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C5642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DA0BA4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17553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22C337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DEB1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4C262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5FCD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65321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23E7E8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289F94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52374A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4C02C6F"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B7578FD"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4AF538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C3ED6A6" w14:textId="77777777" w:rsidR="00DC0771" w:rsidRPr="00106C9E" w:rsidRDefault="00DC691E" w:rsidP="00A03556"/>
    <w:p w14:paraId="41BD901F" w14:textId="77777777" w:rsidR="00D353BB" w:rsidRPr="0040222F" w:rsidRDefault="002B5930" w:rsidP="0040222F">
      <w:pPr>
        <w:pStyle w:val="Heading5"/>
      </w:pPr>
      <w:bookmarkStart w:id="147" w:name="_Toc46730433"/>
      <w:r w:rsidRPr="0040222F">
        <w:t xml:space="preserve">F-REQ-305264/D-###R_FNC_Veh_HMI_Notif_034### Reset of Wi-Fi </w:t>
      </w:r>
      <w:proofErr w:type="spellStart"/>
      <w:r w:rsidRPr="0040222F">
        <w:t>Setings</w:t>
      </w:r>
      <w:bookmarkEnd w:id="147"/>
      <w:proofErr w:type="spellEnd"/>
    </w:p>
    <w:p w14:paraId="204ECBCE" w14:textId="77777777" w:rsidR="00C30133" w:rsidRPr="00B301D3" w:rsidRDefault="002B5930" w:rsidP="00C30133">
      <w:pPr>
        <w:rPr>
          <w:rFonts w:cs="Arial"/>
        </w:rPr>
      </w:pPr>
      <w:r w:rsidRPr="00B301D3">
        <w:rPr>
          <w:rFonts w:cs="Arial"/>
        </w:rPr>
        <w:t>The Reset options shall allow the user to have an ability to reset system settings selectively e.g. Wi-Fi without de-authorizing the Automatic Software updates etc.</w:t>
      </w:r>
    </w:p>
    <w:p w14:paraId="09ED6FD0" w14:textId="77777777" w:rsidR="00C30133" w:rsidRPr="00B301D3" w:rsidRDefault="002B5930" w:rsidP="00C30133">
      <w:pPr>
        <w:rPr>
          <w:rFonts w:cs="Arial"/>
        </w:rPr>
      </w:pPr>
      <w:r w:rsidRPr="00B301D3">
        <w:rPr>
          <w:rFonts w:cs="Arial"/>
        </w:rPr>
        <w:t>Add capability for user to perform reset without going through de-authorization, and also to select and reset the settings.</w:t>
      </w:r>
    </w:p>
    <w:p w14:paraId="74E72719" w14:textId="77777777" w:rsidR="00C30133" w:rsidRPr="00B301D3" w:rsidRDefault="002B5930" w:rsidP="002B5930">
      <w:pPr>
        <w:numPr>
          <w:ilvl w:val="0"/>
          <w:numId w:val="31"/>
        </w:numPr>
        <w:rPr>
          <w:rFonts w:cs="Arial"/>
        </w:rPr>
      </w:pPr>
      <w:r w:rsidRPr="00B301D3">
        <w:rPr>
          <w:rFonts w:cs="Arial"/>
        </w:rPr>
        <w:t>Decouples the settings reset and de-authorization process</w:t>
      </w:r>
    </w:p>
    <w:p w14:paraId="62D3CE2F" w14:textId="77777777" w:rsidR="00C30133" w:rsidRPr="00B301D3" w:rsidRDefault="002B5930" w:rsidP="002B5930">
      <w:pPr>
        <w:numPr>
          <w:ilvl w:val="0"/>
          <w:numId w:val="31"/>
        </w:numPr>
        <w:rPr>
          <w:rFonts w:cs="Arial"/>
        </w:rPr>
      </w:pPr>
      <w:r w:rsidRPr="00B301D3">
        <w:rPr>
          <w:rFonts w:cs="Arial"/>
        </w:rPr>
        <w:t>Enhances the user’s ability to select and reset settings</w:t>
      </w:r>
    </w:p>
    <w:p w14:paraId="7299D4B0" w14:textId="77777777" w:rsidR="00C30133" w:rsidRPr="00B301D3" w:rsidRDefault="002B5930" w:rsidP="002B5930">
      <w:pPr>
        <w:numPr>
          <w:ilvl w:val="0"/>
          <w:numId w:val="31"/>
        </w:numPr>
        <w:rPr>
          <w:rFonts w:cs="Arial"/>
        </w:rPr>
      </w:pPr>
      <w:r w:rsidRPr="00B301D3">
        <w:rPr>
          <w:rFonts w:cs="Arial"/>
        </w:rPr>
        <w:t xml:space="preserve">User doesn’t have to go through authorization process again in case of settings reset e.g. Wi-Fi, </w:t>
      </w:r>
      <w:r>
        <w:rPr>
          <w:snapToGrid w:val="0"/>
        </w:rPr>
        <w:t xml:space="preserve">Vehicle Connectivity </w:t>
      </w:r>
    </w:p>
    <w:p w14:paraId="12814832" w14:textId="77777777" w:rsidR="00633708" w:rsidRDefault="002B5930" w:rsidP="002B5930">
      <w:pPr>
        <w:numPr>
          <w:ilvl w:val="0"/>
          <w:numId w:val="31"/>
        </w:numPr>
        <w:rPr>
          <w:rFonts w:cs="Arial"/>
        </w:rPr>
      </w:pPr>
      <w:r>
        <w:rPr>
          <w:rFonts w:cs="Arial"/>
        </w:rPr>
        <w:t>Improve user experience</w:t>
      </w:r>
    </w:p>
    <w:p w14:paraId="26184709" w14:textId="77777777" w:rsidR="00EA4672" w:rsidRDefault="002B5930" w:rsidP="00B301D3">
      <w:pPr>
        <w:rPr>
          <w:rFonts w:cs="Arial"/>
        </w:rPr>
      </w:pPr>
      <w:r>
        <w:rPr>
          <w:rFonts w:cs="Arial"/>
        </w:rPr>
        <w:lastRenderedPageBreak/>
        <w:t xml:space="preserve">If software update is in progress and downloading software files at a time of customer initiates Reset, then HMI shall notify the customer that continue with reset will impact software update. </w:t>
      </w:r>
    </w:p>
    <w:p w14:paraId="10F84875" w14:textId="1F980583"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E179BF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05F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6A4CF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R_FNC_Vehicle_HMI_054</w:t>
            </w:r>
          </w:p>
        </w:tc>
      </w:tr>
      <w:tr w:rsidR="006C029A" w:rsidRPr="00520F3E" w14:paraId="68C678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C70C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31A653" w14:textId="77777777" w:rsidR="006C029A" w:rsidRPr="00520F3E" w:rsidRDefault="00DC691E" w:rsidP="009E691C">
            <w:pPr>
              <w:rPr>
                <w:rFonts w:eastAsiaTheme="minorHAnsi" w:cs="Arial"/>
                <w:vanish/>
                <w:color w:val="000000" w:themeColor="text1"/>
                <w:sz w:val="16"/>
                <w:szCs w:val="16"/>
              </w:rPr>
            </w:pPr>
          </w:p>
        </w:tc>
      </w:tr>
      <w:tr w:rsidR="006C029A" w:rsidRPr="00520F3E" w14:paraId="4FAADA9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A734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F4BAB1" w14:textId="77777777" w:rsidR="006C029A" w:rsidRPr="00520F3E" w:rsidRDefault="00DC691E" w:rsidP="009E691C">
            <w:pPr>
              <w:rPr>
                <w:rFonts w:eastAsiaTheme="minorHAnsi" w:cs="Arial"/>
                <w:vanish/>
                <w:color w:val="000000" w:themeColor="text1"/>
                <w:sz w:val="16"/>
                <w:szCs w:val="16"/>
              </w:rPr>
            </w:pPr>
          </w:p>
        </w:tc>
      </w:tr>
      <w:tr w:rsidR="006C029A" w:rsidRPr="00520F3E" w14:paraId="29C1B6A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9189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4F5D79" w14:textId="77777777" w:rsidR="006C029A" w:rsidRPr="00520F3E" w:rsidRDefault="00DC691E" w:rsidP="00351BDF">
            <w:pPr>
              <w:rPr>
                <w:rFonts w:eastAsiaTheme="minorHAnsi" w:cs="Arial"/>
                <w:vanish/>
                <w:color w:val="000000" w:themeColor="text1"/>
                <w:sz w:val="16"/>
                <w:szCs w:val="16"/>
              </w:rPr>
            </w:pPr>
          </w:p>
        </w:tc>
      </w:tr>
      <w:tr w:rsidR="006C029A" w:rsidRPr="00520F3E" w14:paraId="6D6D90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8850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7A7FB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823D4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8750C8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721F05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F22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FD9BA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4A00E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F12966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1E72BE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0E5FD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80CA2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D8E3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AA3BA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1BF292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D9A421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5251CD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C8CF15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612C8E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9B2384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BD0F870" w14:textId="77777777" w:rsidR="00DC0771" w:rsidRPr="00106C9E" w:rsidRDefault="00DC691E" w:rsidP="00A03556"/>
    <w:p w14:paraId="4AD7DCB2" w14:textId="77777777" w:rsidR="00D353BB" w:rsidRPr="0040222F" w:rsidRDefault="002B5930" w:rsidP="0040222F">
      <w:pPr>
        <w:pStyle w:val="Heading5"/>
      </w:pPr>
      <w:bookmarkStart w:id="148" w:name="_Toc46730434"/>
      <w:r w:rsidRPr="0040222F">
        <w:t>REQ-347583/A-###R_FNC_Veh_HMI_Notif_035### Crash during software update in progress (OTA/USB)</w:t>
      </w:r>
      <w:bookmarkEnd w:id="148"/>
    </w:p>
    <w:customXmlDelRangeStart w:id="149" w:author="Gill, Balwinder (B.K.)" w:date="2020-06-06T02:10:00Z"/>
    <w:sdt>
      <w:sdtPr>
        <w:id w:val="1762101707"/>
      </w:sdtPr>
      <w:sdtEndPr/>
      <w:sdtContent>
        <w:customXmlDelRangeEnd w:id="149"/>
        <w:p w14:paraId="563A63D1" w14:textId="77777777" w:rsidR="00F21F8C" w:rsidRDefault="002B5930" w:rsidP="007A24C3">
          <w:pPr>
            <w:rPr>
              <w:rFonts w:cs="Arial"/>
            </w:rPr>
          </w:pPr>
          <w:r>
            <w:rPr>
              <w:rFonts w:cs="Arial"/>
            </w:rPr>
            <w:t>If vehicle is in crash and CAN signal is present, then USB parser/</w:t>
          </w:r>
          <w:r>
            <w:t xml:space="preserve">SFTP Transfer </w:t>
          </w:r>
          <w:r>
            <w:rPr>
              <w:rFonts w:cs="Arial"/>
            </w:rPr>
            <w:t xml:space="preserve">shall clear the software update </w:t>
          </w:r>
        </w:p>
        <w:p w14:paraId="386E63F0" w14:textId="77777777" w:rsidR="00EA4672" w:rsidRDefault="002B5930" w:rsidP="007A24C3">
          <w:pPr>
            <w:rPr>
              <w:rFonts w:cs="Arial"/>
            </w:rPr>
          </w:pPr>
          <w:proofErr w:type="spellStart"/>
          <w:r w:rsidRPr="00893195">
            <w:rPr>
              <w:rFonts w:cs="Arial"/>
              <w:color w:val="0000CC"/>
            </w:rPr>
            <w:t>LS_OTAM_HMI_OTAUSB_Clear</w:t>
          </w:r>
          <w:proofErr w:type="spellEnd"/>
          <w:r w:rsidRPr="00893195">
            <w:rPr>
              <w:rFonts w:cs="Arial"/>
              <w:color w:val="0000CC"/>
            </w:rPr>
            <w:t xml:space="preserve"> = </w:t>
          </w:r>
          <w:proofErr w:type="spellStart"/>
          <w:r w:rsidRPr="00893195">
            <w:rPr>
              <w:rFonts w:cs="Arial"/>
              <w:color w:val="0000CC"/>
            </w:rPr>
            <w:t>ClearHMIs</w:t>
          </w:r>
          <w:proofErr w:type="spellEnd"/>
          <w:r>
            <w:rPr>
              <w:rFonts w:cs="Arial"/>
            </w:rPr>
            <w:t>. USB update shall restart from beginning once the CAN signal clears the crash alert.</w:t>
          </w:r>
        </w:p>
        <w:customXmlDelRangeStart w:id="150" w:author="Gill, Balwinder (B.K.)" w:date="2020-06-06T02:10:00Z"/>
      </w:sdtContent>
    </w:sdt>
    <w:customXmlDelRangeEnd w:id="150"/>
    <w:p w14:paraId="14ABD861" w14:textId="49901B26"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1B2E8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8CC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F178C5" w14:textId="77777777" w:rsidR="006C029A" w:rsidRPr="00520F3E" w:rsidRDefault="00DC691E" w:rsidP="009E691C">
            <w:pPr>
              <w:rPr>
                <w:rFonts w:eastAsiaTheme="minorHAnsi" w:cs="Arial"/>
                <w:vanish/>
                <w:color w:val="000000" w:themeColor="text1"/>
                <w:sz w:val="16"/>
                <w:szCs w:val="16"/>
              </w:rPr>
            </w:pPr>
          </w:p>
        </w:tc>
      </w:tr>
      <w:tr w:rsidR="006C029A" w:rsidRPr="00520F3E" w14:paraId="0DA748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0FC0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22AF2E" w14:textId="77777777" w:rsidR="006C029A" w:rsidRPr="00520F3E" w:rsidRDefault="00DC691E" w:rsidP="009E691C">
            <w:pPr>
              <w:rPr>
                <w:rFonts w:eastAsiaTheme="minorHAnsi" w:cs="Arial"/>
                <w:vanish/>
                <w:color w:val="000000" w:themeColor="text1"/>
                <w:sz w:val="16"/>
                <w:szCs w:val="16"/>
              </w:rPr>
            </w:pPr>
          </w:p>
        </w:tc>
      </w:tr>
      <w:tr w:rsidR="006C029A" w:rsidRPr="00520F3E" w14:paraId="164D12D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48F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53A0D0" w14:textId="77777777" w:rsidR="006C029A" w:rsidRPr="00520F3E" w:rsidRDefault="00DC691E" w:rsidP="009E691C">
            <w:pPr>
              <w:rPr>
                <w:rFonts w:eastAsiaTheme="minorHAnsi" w:cs="Arial"/>
                <w:vanish/>
                <w:color w:val="000000" w:themeColor="text1"/>
                <w:sz w:val="16"/>
                <w:szCs w:val="16"/>
              </w:rPr>
            </w:pPr>
          </w:p>
        </w:tc>
      </w:tr>
      <w:tr w:rsidR="006C029A" w:rsidRPr="00520F3E" w14:paraId="00DEBC5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7D2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A660DC" w14:textId="77777777" w:rsidR="006C029A" w:rsidRPr="00520F3E" w:rsidRDefault="00DC691E" w:rsidP="00351BDF">
            <w:pPr>
              <w:rPr>
                <w:rFonts w:eastAsiaTheme="minorHAnsi" w:cs="Arial"/>
                <w:vanish/>
                <w:color w:val="000000" w:themeColor="text1"/>
                <w:sz w:val="16"/>
                <w:szCs w:val="16"/>
              </w:rPr>
            </w:pPr>
          </w:p>
        </w:tc>
      </w:tr>
      <w:tr w:rsidR="006C029A" w:rsidRPr="00520F3E" w14:paraId="424A47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EBA5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306891"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28448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DA2F0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0D5303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5E9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F69C4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D5530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DF6FE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C84635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A757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C32028"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B56C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05FB2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A80302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C50CA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6A5E1B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E43C0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7DEB0C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530A7E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4D12E67" w14:textId="77777777" w:rsidR="00DC0771" w:rsidRPr="00106C9E" w:rsidRDefault="00DC691E" w:rsidP="00A03556"/>
    <w:p w14:paraId="57EE0819" w14:textId="77777777" w:rsidR="00D353BB" w:rsidRPr="0040222F" w:rsidRDefault="002B5930" w:rsidP="0040222F">
      <w:pPr>
        <w:pStyle w:val="Heading5"/>
      </w:pPr>
      <w:bookmarkStart w:id="151" w:name="_Toc46730435"/>
      <w:r w:rsidRPr="0040222F">
        <w:t xml:space="preserve">REQ-347584/A-###R_FNC_Veh_HMI_Notif_036### </w:t>
      </w:r>
      <w:proofErr w:type="spellStart"/>
      <w:r w:rsidRPr="0040222F">
        <w:t>eCall</w:t>
      </w:r>
      <w:proofErr w:type="spellEnd"/>
      <w:r w:rsidRPr="0040222F">
        <w:t xml:space="preserve"> during software update in progress (OTA/USB)</w:t>
      </w:r>
      <w:bookmarkEnd w:id="151"/>
    </w:p>
    <w:customXmlDelRangeStart w:id="152" w:author="Gill, Balwinder (B.K.)" w:date="2020-06-06T02:10:00Z"/>
    <w:sdt>
      <w:sdtPr>
        <w:id w:val="291404966"/>
        <w:lock w:val="contentLocked"/>
      </w:sdtPr>
      <w:sdtEndPr/>
      <w:sdtContent>
        <w:customXmlDelRangeEnd w:id="152"/>
        <w:p w14:paraId="61B98963" w14:textId="77777777" w:rsidR="00F21F8C" w:rsidRDefault="002B5930" w:rsidP="00C04243">
          <w:pPr>
            <w:rPr>
              <w:rFonts w:cs="Arial"/>
            </w:rPr>
          </w:pPr>
          <w:r>
            <w:rPr>
              <w:rFonts w:cs="Arial"/>
            </w:rPr>
            <w:t>If eCall occurs when software is in progress, then system shall pause and resume the software update.</w:t>
          </w:r>
        </w:p>
        <w:p w14:paraId="25D880CB" w14:textId="77777777" w:rsidR="00F21F8C" w:rsidRDefault="002B5930" w:rsidP="00C04243">
          <w:pPr>
            <w:rPr>
              <w:rFonts w:cs="Arial"/>
              <w:color w:val="0000CC"/>
            </w:rPr>
          </w:pPr>
          <w:r>
            <w:rPr>
              <w:rFonts w:cs="Arial"/>
              <w:color w:val="0000CC"/>
            </w:rPr>
            <w:t xml:space="preserve">LS_OTAM_SW_Instalation_State = Pause </w:t>
          </w:r>
        </w:p>
        <w:p w14:paraId="7DD1BFD0" w14:textId="77777777" w:rsidR="00F21F8C" w:rsidRDefault="002B5930" w:rsidP="00C04243">
          <w:pPr>
            <w:rPr>
              <w:rFonts w:cs="Arial"/>
              <w:color w:val="0000CC"/>
            </w:rPr>
          </w:pPr>
          <w:r>
            <w:rPr>
              <w:rFonts w:cs="Arial"/>
              <w:color w:val="0000CC"/>
            </w:rPr>
            <w:t>LS_OTAM_SW_Download_State = Pause</w:t>
          </w:r>
        </w:p>
        <w:p w14:paraId="72B8871F" w14:textId="77777777" w:rsidR="00F21F8C" w:rsidRDefault="002B5930" w:rsidP="00C04243">
          <w:pPr>
            <w:rPr>
              <w:rFonts w:cs="Arial"/>
              <w:color w:val="0000CC"/>
            </w:rPr>
          </w:pPr>
          <w:r>
            <w:rPr>
              <w:rFonts w:cs="Arial"/>
              <w:color w:val="0000CC"/>
            </w:rPr>
            <w:t>LS_OTAM_SW_Update_State = Pause</w:t>
          </w:r>
        </w:p>
        <w:p w14:paraId="6DEFE407" w14:textId="77777777" w:rsidR="00EA4672" w:rsidRDefault="002B5930" w:rsidP="00C04243">
          <w:pPr>
            <w:rPr>
              <w:rFonts w:cs="Arial"/>
              <w:color w:val="0000CC"/>
            </w:rPr>
          </w:pPr>
          <w:r>
            <w:rPr>
              <w:rFonts w:cs="Arial"/>
              <w:color w:val="0000CC"/>
            </w:rPr>
            <w:t>LS_USBOTA_SW_Update_Status = Pause</w:t>
          </w:r>
        </w:p>
        <w:customXmlDelRangeStart w:id="153" w:author="Gill, Balwinder (B.K.)" w:date="2020-06-06T02:10:00Z"/>
      </w:sdtContent>
    </w:sdt>
    <w:customXmlDelRangeEnd w:id="153"/>
    <w:p w14:paraId="3CBE7A82" w14:textId="321BC20B"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46EC4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EA32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768F93" w14:textId="77777777" w:rsidR="006C029A" w:rsidRPr="00520F3E" w:rsidRDefault="00DC691E" w:rsidP="009E691C">
            <w:pPr>
              <w:rPr>
                <w:rFonts w:eastAsiaTheme="minorHAnsi" w:cs="Arial"/>
                <w:vanish/>
                <w:color w:val="000000" w:themeColor="text1"/>
                <w:sz w:val="16"/>
                <w:szCs w:val="16"/>
              </w:rPr>
            </w:pPr>
          </w:p>
        </w:tc>
      </w:tr>
      <w:tr w:rsidR="006C029A" w:rsidRPr="00520F3E" w14:paraId="40E3E4C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643C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639F53" w14:textId="77777777" w:rsidR="006C029A" w:rsidRPr="00520F3E" w:rsidRDefault="00DC691E" w:rsidP="009E691C">
            <w:pPr>
              <w:rPr>
                <w:rFonts w:eastAsiaTheme="minorHAnsi" w:cs="Arial"/>
                <w:vanish/>
                <w:color w:val="000000" w:themeColor="text1"/>
                <w:sz w:val="16"/>
                <w:szCs w:val="16"/>
              </w:rPr>
            </w:pPr>
          </w:p>
        </w:tc>
      </w:tr>
      <w:tr w:rsidR="006C029A" w:rsidRPr="00520F3E" w14:paraId="770DAF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CBA3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482704" w14:textId="77777777" w:rsidR="006C029A" w:rsidRPr="00520F3E" w:rsidRDefault="00DC691E" w:rsidP="009E691C">
            <w:pPr>
              <w:rPr>
                <w:rFonts w:eastAsiaTheme="minorHAnsi" w:cs="Arial"/>
                <w:vanish/>
                <w:color w:val="000000" w:themeColor="text1"/>
                <w:sz w:val="16"/>
                <w:szCs w:val="16"/>
              </w:rPr>
            </w:pPr>
          </w:p>
        </w:tc>
      </w:tr>
      <w:tr w:rsidR="006C029A" w:rsidRPr="00520F3E" w14:paraId="048976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196D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9AA3C4" w14:textId="77777777" w:rsidR="006C029A" w:rsidRPr="00520F3E" w:rsidRDefault="00DC691E" w:rsidP="00351BDF">
            <w:pPr>
              <w:rPr>
                <w:rFonts w:eastAsiaTheme="minorHAnsi" w:cs="Arial"/>
                <w:vanish/>
                <w:color w:val="000000" w:themeColor="text1"/>
                <w:sz w:val="16"/>
                <w:szCs w:val="16"/>
              </w:rPr>
            </w:pPr>
          </w:p>
        </w:tc>
      </w:tr>
      <w:tr w:rsidR="006C029A" w:rsidRPr="00520F3E" w14:paraId="7B4EFA3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907CA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0BCD3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1CCA50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2E4B70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C89DE4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E2B6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7E2DE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EB48FE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0014A3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8C586B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2114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21E964"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0367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9694F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DD261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0B04D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C0650D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CCD254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1C84C9"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21F0B6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957B500" w14:textId="77777777" w:rsidR="00DC0771" w:rsidRPr="00106C9E" w:rsidRDefault="00DC691E" w:rsidP="00A03556"/>
    <w:p w14:paraId="24C78EA1" w14:textId="77777777" w:rsidR="00D353BB" w:rsidRPr="0040222F" w:rsidRDefault="002B5930" w:rsidP="0040222F">
      <w:pPr>
        <w:pStyle w:val="Heading5"/>
      </w:pPr>
      <w:bookmarkStart w:id="154" w:name="_Toc46730436"/>
      <w:r w:rsidRPr="0040222F">
        <w:t>REQ-348141/C-###R_FNC_Veh_HMI_Notif_037## Double Lock During Software Activation</w:t>
      </w:r>
      <w:bookmarkEnd w:id="154"/>
    </w:p>
    <w:p w14:paraId="0D5255CB" w14:textId="77777777" w:rsidR="00EA4672" w:rsidRDefault="002B5930" w:rsidP="00BE6864">
      <w:r w:rsidRPr="003A72F2">
        <w:t>As a safety precaution, double-locked doors will revert to central lock when the software update starts. Digital Owner’s Manual</w:t>
      </w:r>
      <w:r>
        <w:t xml:space="preserve"> shall cover this info.</w:t>
      </w:r>
    </w:p>
    <w:p w14:paraId="18A928C0" w14:textId="270BDE0D"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89C7E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8D18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E1984C" w14:textId="77777777" w:rsidR="006C029A" w:rsidRPr="00520F3E" w:rsidRDefault="00DC691E" w:rsidP="009E691C">
            <w:pPr>
              <w:rPr>
                <w:rFonts w:eastAsiaTheme="minorHAnsi" w:cs="Arial"/>
                <w:vanish/>
                <w:color w:val="000000" w:themeColor="text1"/>
                <w:sz w:val="16"/>
                <w:szCs w:val="16"/>
              </w:rPr>
            </w:pPr>
          </w:p>
        </w:tc>
      </w:tr>
      <w:tr w:rsidR="006C029A" w:rsidRPr="00520F3E" w14:paraId="7A0E662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D1F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D13C98" w14:textId="77777777" w:rsidR="006C029A" w:rsidRPr="00520F3E" w:rsidRDefault="00DC691E" w:rsidP="009E691C">
            <w:pPr>
              <w:rPr>
                <w:rFonts w:eastAsiaTheme="minorHAnsi" w:cs="Arial"/>
                <w:vanish/>
                <w:color w:val="000000" w:themeColor="text1"/>
                <w:sz w:val="16"/>
                <w:szCs w:val="16"/>
              </w:rPr>
            </w:pPr>
          </w:p>
        </w:tc>
      </w:tr>
      <w:tr w:rsidR="006C029A" w:rsidRPr="00520F3E" w14:paraId="659F01F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7236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8F32DC" w14:textId="77777777" w:rsidR="006C029A" w:rsidRPr="00520F3E" w:rsidRDefault="00DC691E" w:rsidP="009E691C">
            <w:pPr>
              <w:rPr>
                <w:rFonts w:eastAsiaTheme="minorHAnsi" w:cs="Arial"/>
                <w:vanish/>
                <w:color w:val="000000" w:themeColor="text1"/>
                <w:sz w:val="16"/>
                <w:szCs w:val="16"/>
              </w:rPr>
            </w:pPr>
          </w:p>
        </w:tc>
      </w:tr>
      <w:tr w:rsidR="006C029A" w:rsidRPr="00520F3E" w14:paraId="3E6F7F3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1BCE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D884E7" w14:textId="77777777" w:rsidR="006C029A" w:rsidRPr="00520F3E" w:rsidRDefault="00DC691E" w:rsidP="00351BDF">
            <w:pPr>
              <w:rPr>
                <w:rFonts w:eastAsiaTheme="minorHAnsi" w:cs="Arial"/>
                <w:vanish/>
                <w:color w:val="000000" w:themeColor="text1"/>
                <w:sz w:val="16"/>
                <w:szCs w:val="16"/>
              </w:rPr>
            </w:pPr>
          </w:p>
        </w:tc>
      </w:tr>
      <w:tr w:rsidR="006C029A" w:rsidRPr="00520F3E" w14:paraId="055D23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121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1FEDC4"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F15B1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241120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4F609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F56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40825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D49CD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92CE0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8B8C59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C442E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469192"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4B741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B17F5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86EA5B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7D81C0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A1FF93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381D5EC"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6F8C049"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FF58C9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7A883D4" w14:textId="77777777" w:rsidR="00DC0771" w:rsidRPr="00106C9E" w:rsidRDefault="00DC691E" w:rsidP="00A03556"/>
    <w:p w14:paraId="06D6357C" w14:textId="77777777" w:rsidR="00D353BB" w:rsidRPr="0040222F" w:rsidRDefault="002B5930" w:rsidP="0040222F">
      <w:pPr>
        <w:pStyle w:val="Heading5"/>
      </w:pPr>
      <w:bookmarkStart w:id="155" w:name="_Toc46730437"/>
      <w:r w:rsidRPr="0040222F">
        <w:t>REQ-347585/A-###R_FNC_Veh_HMI_Notif_038### Software File Size and Channel for Update in Release Notes</w:t>
      </w:r>
      <w:bookmarkEnd w:id="155"/>
    </w:p>
    <w:customXmlDelRangeStart w:id="156" w:author="Gill, Balwinder (B.K.)" w:date="2020-06-06T02:10:00Z"/>
    <w:sdt>
      <w:sdtPr>
        <w:id w:val="860321254"/>
      </w:sdtPr>
      <w:sdtEndPr/>
      <w:sdtContent>
        <w:customXmlDelRangeEnd w:id="156"/>
        <w:p w14:paraId="5578B891" w14:textId="77777777" w:rsidR="00EA4672" w:rsidRDefault="002B5930" w:rsidP="00581391">
          <w:r w:rsidRPr="00B17913">
            <w:t>Release notes shall include file size (some kind of feedback to the customer how long it will take to download the file) and Channel that update is coming thru</w:t>
          </w:r>
        </w:p>
        <w:customXmlDelRangeStart w:id="157" w:author="Gill, Balwinder (B.K.)" w:date="2020-06-06T02:10:00Z"/>
      </w:sdtContent>
    </w:sdt>
    <w:customXmlDelRangeEnd w:id="157"/>
    <w:p w14:paraId="6972CFDD" w14:textId="3C81AA8D"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9DF79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D2E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135638" w14:textId="77777777" w:rsidR="006C029A" w:rsidRPr="00520F3E" w:rsidRDefault="00DC691E" w:rsidP="009E691C">
            <w:pPr>
              <w:rPr>
                <w:rFonts w:eastAsiaTheme="minorHAnsi" w:cs="Arial"/>
                <w:vanish/>
                <w:color w:val="000000" w:themeColor="text1"/>
                <w:sz w:val="16"/>
                <w:szCs w:val="16"/>
              </w:rPr>
            </w:pPr>
          </w:p>
        </w:tc>
      </w:tr>
      <w:tr w:rsidR="006C029A" w:rsidRPr="00520F3E" w14:paraId="7C5AFA6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55AC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CC580F" w14:textId="77777777" w:rsidR="006C029A" w:rsidRPr="00520F3E" w:rsidRDefault="00DC691E" w:rsidP="009E691C">
            <w:pPr>
              <w:rPr>
                <w:rFonts w:eastAsiaTheme="minorHAnsi" w:cs="Arial"/>
                <w:vanish/>
                <w:color w:val="000000" w:themeColor="text1"/>
                <w:sz w:val="16"/>
                <w:szCs w:val="16"/>
              </w:rPr>
            </w:pPr>
          </w:p>
        </w:tc>
      </w:tr>
      <w:tr w:rsidR="006C029A" w:rsidRPr="00520F3E" w14:paraId="338BB41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465D0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6A9966" w14:textId="77777777" w:rsidR="006C029A" w:rsidRPr="00520F3E" w:rsidRDefault="00DC691E" w:rsidP="009E691C">
            <w:pPr>
              <w:rPr>
                <w:rFonts w:eastAsiaTheme="minorHAnsi" w:cs="Arial"/>
                <w:vanish/>
                <w:color w:val="000000" w:themeColor="text1"/>
                <w:sz w:val="16"/>
                <w:szCs w:val="16"/>
              </w:rPr>
            </w:pPr>
          </w:p>
        </w:tc>
      </w:tr>
      <w:tr w:rsidR="006C029A" w:rsidRPr="00520F3E" w14:paraId="251DC0B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8804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1FE841" w14:textId="77777777" w:rsidR="006C029A" w:rsidRPr="00520F3E" w:rsidRDefault="00DC691E" w:rsidP="00351BDF">
            <w:pPr>
              <w:rPr>
                <w:rFonts w:eastAsiaTheme="minorHAnsi" w:cs="Arial"/>
                <w:vanish/>
                <w:color w:val="000000" w:themeColor="text1"/>
                <w:sz w:val="16"/>
                <w:szCs w:val="16"/>
              </w:rPr>
            </w:pPr>
          </w:p>
        </w:tc>
      </w:tr>
      <w:tr w:rsidR="006C029A" w:rsidRPr="00520F3E" w14:paraId="0CE5A7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77AB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080BC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B8C5B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D86869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109588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69A48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D94A7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70ADAB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675D21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A7C845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96184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2DF81F"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9463D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C76A9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50753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6ADF42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7F93E5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5ECCC7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6D2EDF"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FAC16F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FDA9109" w14:textId="77777777" w:rsidR="00DC0771" w:rsidRPr="00106C9E" w:rsidRDefault="00DC691E" w:rsidP="00A03556"/>
    <w:p w14:paraId="3EFAEDE5" w14:textId="77777777" w:rsidR="00D353BB" w:rsidRPr="0040222F" w:rsidRDefault="002B5930" w:rsidP="0040222F">
      <w:pPr>
        <w:pStyle w:val="Heading5"/>
      </w:pPr>
      <w:bookmarkStart w:id="158" w:name="_Toc46730438"/>
      <w:r w:rsidRPr="0040222F">
        <w:t>REQ-347586/A-###R_FNC_Veh_HMI_Notif_039### Maximum Time Allow for Software Activation</w:t>
      </w:r>
      <w:bookmarkEnd w:id="158"/>
    </w:p>
    <w:customXmlDelRangeStart w:id="159" w:author="Gill, Balwinder (B.K.)" w:date="2020-06-06T02:10:00Z"/>
    <w:sdt>
      <w:sdtPr>
        <w:id w:val="307521742"/>
        <w:lock w:val="contentLocked"/>
      </w:sdtPr>
      <w:sdtEndPr/>
      <w:sdtContent>
        <w:customXmlDelRangeEnd w:id="159"/>
        <w:p w14:paraId="18459EA0" w14:textId="77777777" w:rsidR="00EA4672" w:rsidRDefault="002B5930" w:rsidP="00E91C3E">
          <w:r w:rsidRPr="00E91C3E">
            <w:t>If software will be going to expire less than 7days, then HMI shall only show days left before the software update will expire {LS_OTAM_UpdateExpiration_Time = date/time}.</w:t>
          </w:r>
        </w:p>
        <w:customXmlDelRangeStart w:id="160" w:author="Gill, Balwinder (B.K.)" w:date="2020-06-06T02:10:00Z"/>
      </w:sdtContent>
    </w:sdt>
    <w:customXmlDelRangeEnd w:id="160"/>
    <w:p w14:paraId="706B5573" w14:textId="238AA0C0"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B3AC7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A15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E2A758" w14:textId="77777777" w:rsidR="006C029A" w:rsidRPr="00520F3E" w:rsidRDefault="00DC691E" w:rsidP="009E691C">
            <w:pPr>
              <w:rPr>
                <w:rFonts w:eastAsiaTheme="minorHAnsi" w:cs="Arial"/>
                <w:vanish/>
                <w:color w:val="000000" w:themeColor="text1"/>
                <w:sz w:val="16"/>
                <w:szCs w:val="16"/>
              </w:rPr>
            </w:pPr>
          </w:p>
        </w:tc>
      </w:tr>
      <w:tr w:rsidR="006C029A" w:rsidRPr="00520F3E" w14:paraId="64D2DDB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FD3AE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CA8166" w14:textId="77777777" w:rsidR="006C029A" w:rsidRPr="00520F3E" w:rsidRDefault="00DC691E" w:rsidP="009E691C">
            <w:pPr>
              <w:rPr>
                <w:rFonts w:eastAsiaTheme="minorHAnsi" w:cs="Arial"/>
                <w:vanish/>
                <w:color w:val="000000" w:themeColor="text1"/>
                <w:sz w:val="16"/>
                <w:szCs w:val="16"/>
              </w:rPr>
            </w:pPr>
          </w:p>
        </w:tc>
      </w:tr>
      <w:tr w:rsidR="006C029A" w:rsidRPr="00520F3E" w14:paraId="6C0746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9100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D9EA88" w14:textId="77777777" w:rsidR="006C029A" w:rsidRPr="00520F3E" w:rsidRDefault="00DC691E" w:rsidP="009E691C">
            <w:pPr>
              <w:rPr>
                <w:rFonts w:eastAsiaTheme="minorHAnsi" w:cs="Arial"/>
                <w:vanish/>
                <w:color w:val="000000" w:themeColor="text1"/>
                <w:sz w:val="16"/>
                <w:szCs w:val="16"/>
              </w:rPr>
            </w:pPr>
          </w:p>
        </w:tc>
      </w:tr>
      <w:tr w:rsidR="006C029A" w:rsidRPr="00520F3E" w14:paraId="255DAF2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2CBB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1DDABF" w14:textId="77777777" w:rsidR="006C029A" w:rsidRPr="00520F3E" w:rsidRDefault="00DC691E" w:rsidP="00351BDF">
            <w:pPr>
              <w:rPr>
                <w:rFonts w:eastAsiaTheme="minorHAnsi" w:cs="Arial"/>
                <w:vanish/>
                <w:color w:val="000000" w:themeColor="text1"/>
                <w:sz w:val="16"/>
                <w:szCs w:val="16"/>
              </w:rPr>
            </w:pPr>
          </w:p>
        </w:tc>
      </w:tr>
      <w:tr w:rsidR="006C029A" w:rsidRPr="00520F3E" w14:paraId="0F03A8D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41B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5D51B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3152E4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E9D2E3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07787E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70E8F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A53F2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75116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28E8C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8FC500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A50E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3D05F4"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1A60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E9300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E59DD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E44A2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A713AC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96919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55CAD3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F6E02E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4E95B7C" w14:textId="77777777" w:rsidR="00DC0771" w:rsidRPr="00106C9E" w:rsidRDefault="00DC691E" w:rsidP="00A03556"/>
    <w:p w14:paraId="57676070" w14:textId="77777777" w:rsidR="00D353BB" w:rsidRPr="0040222F" w:rsidRDefault="002B5930" w:rsidP="0040222F">
      <w:pPr>
        <w:pStyle w:val="Heading5"/>
      </w:pPr>
      <w:bookmarkStart w:id="161" w:name="_Toc46730439"/>
      <w:r w:rsidRPr="0040222F">
        <w:t>REQ-380376/A-###R_FNC_Veh_HMI_Notif_041### Master Reset During Software Update</w:t>
      </w:r>
      <w:bookmarkEnd w:id="161"/>
    </w:p>
    <w:p w14:paraId="1427C448" w14:textId="77777777" w:rsidR="00EA4672" w:rsidRDefault="002B5930" w:rsidP="00341FBD">
      <w:pPr>
        <w:rPr>
          <w:rFonts w:cs="Arial"/>
        </w:rPr>
      </w:pPr>
      <w:r>
        <w:rPr>
          <w:rFonts w:cs="Arial"/>
        </w:rPr>
        <w:t xml:space="preserve">If the OTA software is in progress with all level of consent (download, install, and activation), then HMI shall warn the customer that software update is in progress before </w:t>
      </w:r>
      <w:proofErr w:type="gramStart"/>
      <w:r>
        <w:rPr>
          <w:rFonts w:cs="Arial"/>
        </w:rPr>
        <w:t>continue</w:t>
      </w:r>
      <w:proofErr w:type="gramEnd"/>
      <w:r>
        <w:rPr>
          <w:rFonts w:cs="Arial"/>
        </w:rPr>
        <w:t xml:space="preserve"> with master reset or Cancel.</w:t>
      </w:r>
    </w:p>
    <w:p w14:paraId="3EAD758B" w14:textId="77777777" w:rsidR="00EA4672" w:rsidRDefault="002B5930" w:rsidP="00C513F1">
      <w:pPr>
        <w:rPr>
          <w:rFonts w:cs="Arial"/>
        </w:rPr>
      </w:pPr>
      <w:r>
        <w:rPr>
          <w:rFonts w:cs="Arial"/>
        </w:rPr>
        <w:t xml:space="preserve">If customer choose to continue with master reset, then HMI shall notify OTA manager with </w:t>
      </w:r>
      <w:proofErr w:type="spellStart"/>
      <w:r>
        <w:rPr>
          <w:rFonts w:cs="Arial"/>
          <w:color w:val="0000CC"/>
        </w:rPr>
        <w:t>LS_OTAHMI_Master_Reset_Status</w:t>
      </w:r>
      <w:proofErr w:type="spellEnd"/>
      <w:r>
        <w:rPr>
          <w:rFonts w:cs="Arial"/>
          <w:color w:val="0000CC"/>
        </w:rPr>
        <w:t xml:space="preserve"> = </w:t>
      </w:r>
      <w:proofErr w:type="spellStart"/>
      <w:r>
        <w:rPr>
          <w:rFonts w:cs="Arial"/>
          <w:color w:val="0000CC"/>
        </w:rPr>
        <w:t>MasterReset</w:t>
      </w:r>
      <w:proofErr w:type="spellEnd"/>
      <w:r>
        <w:rPr>
          <w:rFonts w:cs="Arial"/>
          <w:color w:val="0000CC"/>
        </w:rPr>
        <w:t xml:space="preserve"> </w:t>
      </w:r>
      <w:r>
        <w:rPr>
          <w:rFonts w:cs="Arial"/>
        </w:rPr>
        <w:t>and during master reset OTA Manager shall pause software update until system reboot is complete and check for user consent or schedule if required.</w:t>
      </w:r>
    </w:p>
    <w:p w14:paraId="56EE5DCC" w14:textId="41E30E6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94789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9130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026774" w14:textId="77777777" w:rsidR="006C029A" w:rsidRPr="00520F3E" w:rsidRDefault="00DC691E" w:rsidP="009E691C">
            <w:pPr>
              <w:rPr>
                <w:rFonts w:eastAsiaTheme="minorHAnsi" w:cs="Arial"/>
                <w:vanish/>
                <w:color w:val="000000" w:themeColor="text1"/>
                <w:sz w:val="16"/>
                <w:szCs w:val="16"/>
              </w:rPr>
            </w:pPr>
          </w:p>
        </w:tc>
      </w:tr>
      <w:tr w:rsidR="006C029A" w:rsidRPr="00520F3E" w14:paraId="0CAB456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5FF0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9D82AF" w14:textId="77777777" w:rsidR="006C029A" w:rsidRPr="00520F3E" w:rsidRDefault="00DC691E" w:rsidP="009E691C">
            <w:pPr>
              <w:rPr>
                <w:rFonts w:eastAsiaTheme="minorHAnsi" w:cs="Arial"/>
                <w:vanish/>
                <w:color w:val="000000" w:themeColor="text1"/>
                <w:sz w:val="16"/>
                <w:szCs w:val="16"/>
              </w:rPr>
            </w:pPr>
          </w:p>
        </w:tc>
      </w:tr>
      <w:tr w:rsidR="006C029A" w:rsidRPr="00520F3E" w14:paraId="4F7908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921B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2354CC" w14:textId="77777777" w:rsidR="006C029A" w:rsidRPr="00520F3E" w:rsidRDefault="00DC691E" w:rsidP="009E691C">
            <w:pPr>
              <w:rPr>
                <w:rFonts w:eastAsiaTheme="minorHAnsi" w:cs="Arial"/>
                <w:vanish/>
                <w:color w:val="000000" w:themeColor="text1"/>
                <w:sz w:val="16"/>
                <w:szCs w:val="16"/>
              </w:rPr>
            </w:pPr>
          </w:p>
        </w:tc>
      </w:tr>
      <w:tr w:rsidR="006C029A" w:rsidRPr="00520F3E" w14:paraId="441FD0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5A23D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1D6105" w14:textId="77777777" w:rsidR="006C029A" w:rsidRPr="00520F3E" w:rsidRDefault="00DC691E" w:rsidP="00351BDF">
            <w:pPr>
              <w:rPr>
                <w:rFonts w:eastAsiaTheme="minorHAnsi" w:cs="Arial"/>
                <w:vanish/>
                <w:color w:val="000000" w:themeColor="text1"/>
                <w:sz w:val="16"/>
                <w:szCs w:val="16"/>
              </w:rPr>
            </w:pPr>
          </w:p>
        </w:tc>
      </w:tr>
      <w:tr w:rsidR="006C029A" w:rsidRPr="00520F3E" w14:paraId="604D31A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A046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BEAF1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4FDD7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EF035C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C3710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7673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290AC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C8F1F3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ADD0F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EC42F7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E335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B4219E"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7A66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C63CA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11DAB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001591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E43A03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75E774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E11858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13B62A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367379F" w14:textId="77777777" w:rsidR="00DC0771" w:rsidRPr="00106C9E" w:rsidRDefault="00DC691E" w:rsidP="00A03556"/>
    <w:p w14:paraId="59CDCB71" w14:textId="77777777" w:rsidR="00D353BB" w:rsidRPr="0040222F" w:rsidRDefault="002B5930" w:rsidP="0040222F">
      <w:pPr>
        <w:pStyle w:val="Heading5"/>
      </w:pPr>
      <w:bookmarkStart w:id="162" w:name="_Toc46730440"/>
      <w:r w:rsidRPr="0040222F">
        <w:t>REQ-369536/B-###R_FNC_Veh_HMI_Notif_048### Wi-Fi Connection is Required for OTA Updates</w:t>
      </w:r>
      <w:bookmarkEnd w:id="162"/>
    </w:p>
    <w:p w14:paraId="4702917B" w14:textId="77777777" w:rsidR="006301AE" w:rsidRDefault="002B5930" w:rsidP="007E65D5">
      <w:r>
        <w:t xml:space="preserve">If software update requires Wi-Fi connection </w:t>
      </w:r>
      <w:proofErr w:type="spellStart"/>
      <w:r w:rsidRPr="00430567">
        <w:rPr>
          <w:rFonts w:cs="Arial"/>
          <w:color w:val="0000CC"/>
        </w:rPr>
        <w:t>LS_OTAM_ConenctionType_WiFi</w:t>
      </w:r>
      <w:proofErr w:type="spellEnd"/>
      <w:r w:rsidRPr="00430567">
        <w:rPr>
          <w:rFonts w:cs="Arial"/>
          <w:color w:val="0000CC"/>
        </w:rPr>
        <w:t xml:space="preserve"> = True</w:t>
      </w:r>
      <w:r>
        <w:rPr>
          <w:rFonts w:cs="Arial"/>
          <w:color w:val="0000CC"/>
        </w:rPr>
        <w:t xml:space="preserve">, </w:t>
      </w:r>
      <w:r w:rsidRPr="006301AE">
        <w:rPr>
          <w:rFonts w:cs="Arial"/>
        </w:rPr>
        <w:t>then HMI shall</w:t>
      </w:r>
      <w:r w:rsidRPr="006301AE">
        <w:t xml:space="preserve"> notify </w:t>
      </w:r>
      <w:r>
        <w:t>the user to connect to Wi-Fi (ref REQ-394235 &amp; REQ-331788).</w:t>
      </w:r>
    </w:p>
    <w:p w14:paraId="2777A031" w14:textId="77777777" w:rsidR="00EA4672" w:rsidRDefault="002B5930" w:rsidP="007E65D5">
      <w:r>
        <w:t xml:space="preserve">If vehicle lost Wi-Fi network during download, then HMI shall prompt the user to re-connect to Wi-Fi and HMI shall allow the user to see the download progress. </w:t>
      </w:r>
    </w:p>
    <w:p w14:paraId="03494F9F" w14:textId="77777777" w:rsidR="00EA4672" w:rsidRDefault="002B5930" w:rsidP="007E65D5">
      <w:r>
        <w:t xml:space="preserve">HMI shall clear the notification once the software download is complete and Wi-Fi is no longer needed. </w:t>
      </w:r>
    </w:p>
    <w:p w14:paraId="6A98A71B" w14:textId="1F831856"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20180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4FA1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EB2543" w14:textId="77777777" w:rsidR="006C029A" w:rsidRPr="00520F3E" w:rsidRDefault="00DC691E" w:rsidP="009E691C">
            <w:pPr>
              <w:rPr>
                <w:rFonts w:eastAsiaTheme="minorHAnsi" w:cs="Arial"/>
                <w:vanish/>
                <w:color w:val="000000" w:themeColor="text1"/>
                <w:sz w:val="16"/>
                <w:szCs w:val="16"/>
              </w:rPr>
            </w:pPr>
          </w:p>
        </w:tc>
      </w:tr>
      <w:tr w:rsidR="006C029A" w:rsidRPr="00520F3E" w14:paraId="7C0735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C4BE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B9D403" w14:textId="77777777" w:rsidR="006C029A" w:rsidRPr="00520F3E" w:rsidRDefault="00DC691E" w:rsidP="009E691C">
            <w:pPr>
              <w:rPr>
                <w:rFonts w:eastAsiaTheme="minorHAnsi" w:cs="Arial"/>
                <w:vanish/>
                <w:color w:val="000000" w:themeColor="text1"/>
                <w:sz w:val="16"/>
                <w:szCs w:val="16"/>
              </w:rPr>
            </w:pPr>
          </w:p>
        </w:tc>
      </w:tr>
      <w:tr w:rsidR="006C029A" w:rsidRPr="00520F3E" w14:paraId="2BCC56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A7FA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531152" w14:textId="77777777" w:rsidR="006C029A" w:rsidRPr="00520F3E" w:rsidRDefault="00DC691E" w:rsidP="009E691C">
            <w:pPr>
              <w:rPr>
                <w:rFonts w:eastAsiaTheme="minorHAnsi" w:cs="Arial"/>
                <w:vanish/>
                <w:color w:val="000000" w:themeColor="text1"/>
                <w:sz w:val="16"/>
                <w:szCs w:val="16"/>
              </w:rPr>
            </w:pPr>
          </w:p>
        </w:tc>
      </w:tr>
      <w:tr w:rsidR="006C029A" w:rsidRPr="00520F3E" w14:paraId="6299979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2C976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BA0D36" w14:textId="77777777" w:rsidR="006C029A" w:rsidRPr="00520F3E" w:rsidRDefault="00DC691E" w:rsidP="00351BDF">
            <w:pPr>
              <w:rPr>
                <w:rFonts w:eastAsiaTheme="minorHAnsi" w:cs="Arial"/>
                <w:vanish/>
                <w:color w:val="000000" w:themeColor="text1"/>
                <w:sz w:val="16"/>
                <w:szCs w:val="16"/>
              </w:rPr>
            </w:pPr>
          </w:p>
        </w:tc>
      </w:tr>
      <w:tr w:rsidR="006C029A" w:rsidRPr="00520F3E" w14:paraId="4AA8D2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8BC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4E874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A904C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298A3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9A834E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F96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3CCB1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494EB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5E607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5F9A1F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01B9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23A30B"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32DF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C71A6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4D2ED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B0BFD1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CB8462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4C8550D"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473D46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AA73C1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468D255" w14:textId="77777777" w:rsidR="00DC0771" w:rsidRPr="00106C9E" w:rsidRDefault="00DC691E" w:rsidP="00A03556"/>
    <w:p w14:paraId="745A0AAD" w14:textId="77777777" w:rsidR="00D353BB" w:rsidRPr="0040222F" w:rsidRDefault="002B5930" w:rsidP="0040222F">
      <w:pPr>
        <w:pStyle w:val="Heading5"/>
      </w:pPr>
      <w:bookmarkStart w:id="163" w:name="_Toc46730441"/>
      <w:r w:rsidRPr="0040222F">
        <w:t>REQ-387745/A-###R_FNC_Veh_HMI_Notif_050### Update is Canceled</w:t>
      </w:r>
      <w:bookmarkEnd w:id="163"/>
    </w:p>
    <w:p w14:paraId="544408C7" w14:textId="77777777" w:rsidR="00EA4672" w:rsidRDefault="002B5930" w:rsidP="006301AE">
      <w:r>
        <w:t>If update was in progress and canceled after notifying the user, then HMI shall notify clear all notification and transition update details (ref REQ-394240)</w:t>
      </w:r>
    </w:p>
    <w:p w14:paraId="08162A09" w14:textId="77777777" w:rsidR="00EA4672" w:rsidRDefault="002B5930" w:rsidP="006301AE">
      <w:r>
        <w:t xml:space="preserve">If update was in progress silently (user was not notified), then HMI shall clear all notification silently without tell the user that update was in progress. </w:t>
      </w:r>
    </w:p>
    <w:p w14:paraId="7B32EAFC" w14:textId="2E8038F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7DB75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DAC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8253F3" w14:textId="77777777" w:rsidR="006C029A" w:rsidRPr="00520F3E" w:rsidRDefault="00DC691E" w:rsidP="009E691C">
            <w:pPr>
              <w:rPr>
                <w:rFonts w:eastAsiaTheme="minorHAnsi" w:cs="Arial"/>
                <w:vanish/>
                <w:color w:val="000000" w:themeColor="text1"/>
                <w:sz w:val="16"/>
                <w:szCs w:val="16"/>
              </w:rPr>
            </w:pPr>
          </w:p>
        </w:tc>
      </w:tr>
      <w:tr w:rsidR="006C029A" w:rsidRPr="00520F3E" w14:paraId="1B6A5EC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01DF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FB0E8F" w14:textId="77777777" w:rsidR="006C029A" w:rsidRPr="00520F3E" w:rsidRDefault="00DC691E" w:rsidP="009E691C">
            <w:pPr>
              <w:rPr>
                <w:rFonts w:eastAsiaTheme="minorHAnsi" w:cs="Arial"/>
                <w:vanish/>
                <w:color w:val="000000" w:themeColor="text1"/>
                <w:sz w:val="16"/>
                <w:szCs w:val="16"/>
              </w:rPr>
            </w:pPr>
          </w:p>
        </w:tc>
      </w:tr>
      <w:tr w:rsidR="006C029A" w:rsidRPr="00520F3E" w14:paraId="68E4F3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23E5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DFB30D" w14:textId="77777777" w:rsidR="006C029A" w:rsidRPr="00520F3E" w:rsidRDefault="00DC691E" w:rsidP="009E691C">
            <w:pPr>
              <w:rPr>
                <w:rFonts w:eastAsiaTheme="minorHAnsi" w:cs="Arial"/>
                <w:vanish/>
                <w:color w:val="000000" w:themeColor="text1"/>
                <w:sz w:val="16"/>
                <w:szCs w:val="16"/>
              </w:rPr>
            </w:pPr>
          </w:p>
        </w:tc>
      </w:tr>
      <w:tr w:rsidR="006C029A" w:rsidRPr="00520F3E" w14:paraId="376A12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216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3286CD" w14:textId="77777777" w:rsidR="006C029A" w:rsidRPr="00520F3E" w:rsidRDefault="00DC691E" w:rsidP="00351BDF">
            <w:pPr>
              <w:rPr>
                <w:rFonts w:eastAsiaTheme="minorHAnsi" w:cs="Arial"/>
                <w:vanish/>
                <w:color w:val="000000" w:themeColor="text1"/>
                <w:sz w:val="16"/>
                <w:szCs w:val="16"/>
              </w:rPr>
            </w:pPr>
          </w:p>
        </w:tc>
      </w:tr>
      <w:tr w:rsidR="006C029A" w:rsidRPr="00520F3E" w14:paraId="1EA820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6FC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03DBD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415727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D605C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D6A42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A32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74797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665A30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42D001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5BA374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96A1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D06417"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9C744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25FB9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332DA3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E9D5C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4F5DC9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3E7EB1F"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333EAEA"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9C7E70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71C74C8" w14:textId="77777777" w:rsidR="00DC0771" w:rsidRPr="00106C9E" w:rsidRDefault="00DC691E" w:rsidP="00A03556"/>
    <w:p w14:paraId="79B8F405" w14:textId="77777777" w:rsidR="00D353BB" w:rsidRPr="0040222F" w:rsidRDefault="002B5930" w:rsidP="0040222F">
      <w:pPr>
        <w:pStyle w:val="Heading5"/>
      </w:pPr>
      <w:bookmarkStart w:id="164" w:name="_Toc46730442"/>
      <w:r w:rsidRPr="0040222F">
        <w:t>REQ-392411/A-###R_FNC_Veh_HMI_Notif_051### HMI ICON and Behavior</w:t>
      </w:r>
      <w:bookmarkEnd w:id="164"/>
    </w:p>
    <w:p w14:paraId="47765C14" w14:textId="77777777" w:rsidR="001540C0" w:rsidRPr="00AE310D" w:rsidRDefault="00DC691E" w:rsidP="00AE310D"/>
    <w:tbl>
      <w:tblPr>
        <w:tblStyle w:val="TableGrid"/>
        <w:tblW w:w="10595" w:type="dxa"/>
        <w:tblLook w:val="04A0" w:firstRow="1" w:lastRow="0" w:firstColumn="1" w:lastColumn="0" w:noHBand="0" w:noVBand="1"/>
      </w:tblPr>
      <w:tblGrid>
        <w:gridCol w:w="1083"/>
        <w:gridCol w:w="1716"/>
        <w:gridCol w:w="1856"/>
        <w:gridCol w:w="5940"/>
      </w:tblGrid>
      <w:tr w:rsidR="001540C0" w:rsidRPr="00A26DBF" w14:paraId="44195D12" w14:textId="77777777" w:rsidTr="00BD7333">
        <w:tc>
          <w:tcPr>
            <w:tcW w:w="1083" w:type="dxa"/>
            <w:shd w:val="clear" w:color="auto" w:fill="BFBFBF" w:themeFill="background1" w:themeFillShade="BF"/>
          </w:tcPr>
          <w:p w14:paraId="22B73346" w14:textId="77777777" w:rsidR="001540C0" w:rsidRPr="00A26DBF" w:rsidRDefault="002B5930" w:rsidP="001540C0">
            <w:pPr>
              <w:rPr>
                <w:rFonts w:cs="Arial"/>
                <w:szCs w:val="20"/>
              </w:rPr>
            </w:pPr>
            <w:r w:rsidRPr="00A26DBF">
              <w:rPr>
                <w:rFonts w:cs="Arial"/>
                <w:szCs w:val="20"/>
              </w:rPr>
              <w:t>ID</w:t>
            </w:r>
          </w:p>
        </w:tc>
        <w:tc>
          <w:tcPr>
            <w:tcW w:w="1716" w:type="dxa"/>
            <w:shd w:val="clear" w:color="auto" w:fill="BFBFBF" w:themeFill="background1" w:themeFillShade="BF"/>
          </w:tcPr>
          <w:p w14:paraId="6936CD42" w14:textId="77777777" w:rsidR="001540C0" w:rsidRPr="00A26DBF" w:rsidRDefault="002B5930" w:rsidP="001540C0">
            <w:pPr>
              <w:rPr>
                <w:rFonts w:cs="Arial"/>
                <w:szCs w:val="20"/>
              </w:rPr>
            </w:pPr>
            <w:bookmarkStart w:id="165" w:name="_Hlk38269268"/>
            <w:r w:rsidRPr="00A26DBF">
              <w:rPr>
                <w:rFonts w:cs="Arial"/>
                <w:szCs w:val="20"/>
              </w:rPr>
              <w:t>Symbol/ICON</w:t>
            </w:r>
          </w:p>
        </w:tc>
        <w:tc>
          <w:tcPr>
            <w:tcW w:w="1856" w:type="dxa"/>
            <w:shd w:val="clear" w:color="auto" w:fill="BFBFBF" w:themeFill="background1" w:themeFillShade="BF"/>
          </w:tcPr>
          <w:p w14:paraId="766D4C18" w14:textId="77777777" w:rsidR="001540C0" w:rsidRPr="00A26DBF" w:rsidRDefault="002B5930" w:rsidP="001540C0">
            <w:pPr>
              <w:rPr>
                <w:rFonts w:cs="Arial"/>
                <w:szCs w:val="20"/>
              </w:rPr>
            </w:pPr>
            <w:r w:rsidRPr="00A26DBF">
              <w:rPr>
                <w:rFonts w:cs="Arial"/>
                <w:szCs w:val="20"/>
              </w:rPr>
              <w:t>OTAM Logic</w:t>
            </w:r>
          </w:p>
        </w:tc>
        <w:tc>
          <w:tcPr>
            <w:tcW w:w="5940" w:type="dxa"/>
            <w:shd w:val="clear" w:color="auto" w:fill="BFBFBF" w:themeFill="background1" w:themeFillShade="BF"/>
          </w:tcPr>
          <w:p w14:paraId="5A0D1CDE" w14:textId="77777777" w:rsidR="001540C0" w:rsidRPr="00A26DBF" w:rsidRDefault="002B5930" w:rsidP="001540C0">
            <w:pPr>
              <w:rPr>
                <w:rFonts w:cs="Arial"/>
                <w:szCs w:val="20"/>
              </w:rPr>
            </w:pPr>
            <w:r w:rsidRPr="00A26DBF">
              <w:rPr>
                <w:rFonts w:cs="Arial"/>
                <w:szCs w:val="20"/>
              </w:rPr>
              <w:t>HMI Logic</w:t>
            </w:r>
          </w:p>
        </w:tc>
      </w:tr>
      <w:tr w:rsidR="001540C0" w:rsidRPr="00A26DBF" w14:paraId="04056B82" w14:textId="77777777" w:rsidTr="00BD7333">
        <w:tc>
          <w:tcPr>
            <w:tcW w:w="1083" w:type="dxa"/>
            <w:shd w:val="clear" w:color="auto" w:fill="auto"/>
          </w:tcPr>
          <w:p w14:paraId="1C144F03" w14:textId="77777777" w:rsidR="001540C0" w:rsidRPr="00A26DBF" w:rsidRDefault="002B5930" w:rsidP="001540C0">
            <w:pPr>
              <w:rPr>
                <w:rFonts w:cs="Arial"/>
                <w:szCs w:val="20"/>
              </w:rPr>
            </w:pPr>
            <w:bookmarkStart w:id="166" w:name="_Hlk42672405"/>
            <w:r w:rsidRPr="00A26DBF">
              <w:rPr>
                <w:rFonts w:cs="Arial"/>
                <w:szCs w:val="20"/>
              </w:rPr>
              <w:t>P</w:t>
            </w:r>
            <w:r w:rsidRPr="007B505A">
              <w:rPr>
                <w:rFonts w:cs="Arial"/>
                <w:b/>
                <w:bCs/>
                <w:szCs w:val="20"/>
              </w:rPr>
              <w:t>.1</w:t>
            </w:r>
            <w:r w:rsidRPr="00A26DBF">
              <w:rPr>
                <w:rFonts w:cs="Arial"/>
                <w:szCs w:val="20"/>
              </w:rPr>
              <w:t>99</w:t>
            </w:r>
          </w:p>
        </w:tc>
        <w:tc>
          <w:tcPr>
            <w:tcW w:w="1716" w:type="dxa"/>
            <w:shd w:val="clear" w:color="auto" w:fill="auto"/>
          </w:tcPr>
          <w:p w14:paraId="5227E6E7" w14:textId="77777777" w:rsidR="001540C0" w:rsidRPr="00A26DBF" w:rsidRDefault="002B5930" w:rsidP="001540C0">
            <w:pPr>
              <w:rPr>
                <w:rFonts w:cs="Arial"/>
                <w:szCs w:val="20"/>
              </w:rPr>
            </w:pPr>
            <w:r w:rsidRPr="00A26DBF">
              <w:rPr>
                <w:rFonts w:cs="Arial"/>
                <w:noProof/>
                <w:szCs w:val="20"/>
              </w:rPr>
              <w:drawing>
                <wp:inline distT="0" distB="0" distL="0" distR="0" wp14:anchorId="714A9DE7" wp14:editId="56988ACC">
                  <wp:extent cx="852055" cy="781050"/>
                  <wp:effectExtent l="0" t="0" r="5715" b="0"/>
                  <wp:docPr id="14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56324" cy="784963"/>
                          </a:xfrm>
                          <a:prstGeom prst="rect">
                            <a:avLst/>
                          </a:prstGeom>
                        </pic:spPr>
                      </pic:pic>
                    </a:graphicData>
                  </a:graphic>
                </wp:inline>
              </w:drawing>
            </w:r>
          </w:p>
        </w:tc>
        <w:tc>
          <w:tcPr>
            <w:tcW w:w="1856" w:type="dxa"/>
            <w:shd w:val="clear" w:color="auto" w:fill="auto"/>
          </w:tcPr>
          <w:p w14:paraId="5FD20A53" w14:textId="77777777" w:rsidR="001540C0" w:rsidRPr="00A26DBF" w:rsidRDefault="002B5930" w:rsidP="001540C0">
            <w:pPr>
              <w:rPr>
                <w:rFonts w:cs="Arial"/>
                <w:szCs w:val="20"/>
              </w:rPr>
            </w:pPr>
            <w:r w:rsidRPr="00A26DBF">
              <w:rPr>
                <w:rFonts w:cs="Arial"/>
                <w:szCs w:val="20"/>
              </w:rPr>
              <w:t xml:space="preserve">OTAM shall set a flag when update is successful </w:t>
            </w:r>
          </w:p>
        </w:tc>
        <w:tc>
          <w:tcPr>
            <w:tcW w:w="5940" w:type="dxa"/>
            <w:shd w:val="clear" w:color="auto" w:fill="auto"/>
          </w:tcPr>
          <w:p w14:paraId="17E30D43" w14:textId="77777777" w:rsidR="001540C0" w:rsidRPr="00A26DBF" w:rsidRDefault="002B5930" w:rsidP="002B5930">
            <w:pPr>
              <w:numPr>
                <w:ilvl w:val="0"/>
                <w:numId w:val="32"/>
              </w:numPr>
              <w:rPr>
                <w:rFonts w:cs="Arial"/>
                <w:szCs w:val="20"/>
              </w:rPr>
            </w:pPr>
            <w:r w:rsidRPr="00A26DBF">
              <w:rPr>
                <w:rFonts w:cs="Arial"/>
                <w:szCs w:val="20"/>
              </w:rPr>
              <w:t>HMI shall download the update details</w:t>
            </w:r>
            <w:r>
              <w:rPr>
                <w:rFonts w:cs="Arial"/>
                <w:szCs w:val="20"/>
              </w:rPr>
              <w:t xml:space="preserve"> text file</w:t>
            </w:r>
          </w:p>
          <w:p w14:paraId="7C808785" w14:textId="77777777" w:rsidR="001540C0" w:rsidRPr="00A26DBF" w:rsidRDefault="002B5930" w:rsidP="002B5930">
            <w:pPr>
              <w:numPr>
                <w:ilvl w:val="0"/>
                <w:numId w:val="32"/>
              </w:numPr>
              <w:rPr>
                <w:rFonts w:cs="Arial"/>
                <w:szCs w:val="20"/>
              </w:rPr>
            </w:pPr>
            <w:r w:rsidRPr="00A26DBF">
              <w:rPr>
                <w:rFonts w:cs="Arial"/>
                <w:szCs w:val="20"/>
              </w:rPr>
              <w:t xml:space="preserve">Up on receiving flag from OTAM HMI shall display an ICON that </w:t>
            </w:r>
            <w:r w:rsidRPr="009A19A2">
              <w:rPr>
                <w:rFonts w:cs="Arial"/>
                <w:b/>
                <w:szCs w:val="20"/>
              </w:rPr>
              <w:t>update is successful</w:t>
            </w:r>
            <w:r w:rsidRPr="00A26DBF">
              <w:rPr>
                <w:rFonts w:cs="Arial"/>
                <w:szCs w:val="20"/>
              </w:rPr>
              <w:t xml:space="preserve"> </w:t>
            </w:r>
          </w:p>
          <w:p w14:paraId="69DC04C1" w14:textId="77777777" w:rsidR="001540C0" w:rsidRPr="00A26DBF" w:rsidRDefault="002B5930" w:rsidP="002B5930">
            <w:pPr>
              <w:numPr>
                <w:ilvl w:val="0"/>
                <w:numId w:val="32"/>
              </w:numPr>
              <w:rPr>
                <w:rFonts w:cs="Arial"/>
                <w:szCs w:val="20"/>
              </w:rPr>
            </w:pPr>
            <w:r w:rsidRPr="00A26DBF">
              <w:rPr>
                <w:rFonts w:cs="Arial"/>
                <w:szCs w:val="20"/>
              </w:rPr>
              <w:t>If user click the ICON, then HMI shall show the update details with new text and clear the ICON</w:t>
            </w:r>
          </w:p>
          <w:p w14:paraId="38AF61AA" w14:textId="77777777" w:rsidR="001540C0" w:rsidRPr="00A26DBF" w:rsidRDefault="002B5930" w:rsidP="002B5930">
            <w:pPr>
              <w:numPr>
                <w:ilvl w:val="0"/>
                <w:numId w:val="32"/>
              </w:numPr>
              <w:rPr>
                <w:rFonts w:cs="Arial"/>
                <w:szCs w:val="20"/>
              </w:rPr>
            </w:pPr>
            <w:r w:rsidRPr="00A26DBF">
              <w:rPr>
                <w:rFonts w:cs="Arial"/>
                <w:szCs w:val="20"/>
              </w:rPr>
              <w:t xml:space="preserve">If user does not click the ICON, then ICON shall continue to show for </w:t>
            </w:r>
            <w:r>
              <w:rPr>
                <w:rFonts w:cs="Arial"/>
                <w:szCs w:val="20"/>
              </w:rPr>
              <w:t>x</w:t>
            </w:r>
            <w:r w:rsidRPr="00A26DBF">
              <w:rPr>
                <w:rFonts w:cs="Arial"/>
                <w:szCs w:val="20"/>
              </w:rPr>
              <w:t xml:space="preserve"> ignition cycles. </w:t>
            </w:r>
          </w:p>
          <w:p w14:paraId="3B4292C5" w14:textId="77777777" w:rsidR="001540C0" w:rsidRPr="00A26DBF" w:rsidRDefault="002B5930" w:rsidP="002B5930">
            <w:pPr>
              <w:numPr>
                <w:ilvl w:val="0"/>
                <w:numId w:val="32"/>
              </w:numPr>
              <w:rPr>
                <w:rFonts w:cs="Arial"/>
                <w:szCs w:val="20"/>
              </w:rPr>
            </w:pPr>
            <w:r w:rsidRPr="00A26DBF">
              <w:rPr>
                <w:rFonts w:cs="Arial"/>
                <w:szCs w:val="20"/>
              </w:rPr>
              <w:t xml:space="preserve">If user enters the update details page, then HMI shall display the new text. </w:t>
            </w:r>
          </w:p>
        </w:tc>
      </w:tr>
      <w:bookmarkEnd w:id="166"/>
      <w:tr w:rsidR="001540C0" w:rsidRPr="00A26DBF" w14:paraId="0B738A41" w14:textId="77777777" w:rsidTr="00BD7333">
        <w:tc>
          <w:tcPr>
            <w:tcW w:w="1083" w:type="dxa"/>
          </w:tcPr>
          <w:p w14:paraId="5EFA08D5" w14:textId="77777777" w:rsidR="001540C0" w:rsidRPr="00A26DBF" w:rsidRDefault="002B5930" w:rsidP="001540C0">
            <w:pPr>
              <w:rPr>
                <w:rFonts w:cs="Arial"/>
                <w:szCs w:val="20"/>
              </w:rPr>
            </w:pPr>
            <w:r w:rsidRPr="00A26DBF">
              <w:rPr>
                <w:rFonts w:cs="Arial"/>
                <w:szCs w:val="20"/>
              </w:rPr>
              <w:t>P.200</w:t>
            </w:r>
          </w:p>
        </w:tc>
        <w:tc>
          <w:tcPr>
            <w:tcW w:w="1716" w:type="dxa"/>
          </w:tcPr>
          <w:p w14:paraId="3931AC78" w14:textId="77777777" w:rsidR="001540C0" w:rsidRPr="00A26DBF" w:rsidRDefault="002B5930" w:rsidP="001540C0">
            <w:pPr>
              <w:rPr>
                <w:rFonts w:cs="Arial"/>
                <w:szCs w:val="20"/>
              </w:rPr>
            </w:pPr>
            <w:r w:rsidRPr="00A26DBF">
              <w:rPr>
                <w:rFonts w:cs="Arial"/>
                <w:noProof/>
                <w:szCs w:val="20"/>
              </w:rPr>
              <w:drawing>
                <wp:inline distT="0" distB="0" distL="0" distR="0" wp14:anchorId="351192E5" wp14:editId="7E3D2C69">
                  <wp:extent cx="914400" cy="762000"/>
                  <wp:effectExtent l="0" t="0" r="0" b="0"/>
                  <wp:docPr id="149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14400" cy="762000"/>
                          </a:xfrm>
                          <a:prstGeom prst="rect">
                            <a:avLst/>
                          </a:prstGeom>
                        </pic:spPr>
                      </pic:pic>
                    </a:graphicData>
                  </a:graphic>
                </wp:inline>
              </w:drawing>
            </w:r>
          </w:p>
        </w:tc>
        <w:tc>
          <w:tcPr>
            <w:tcW w:w="1856" w:type="dxa"/>
          </w:tcPr>
          <w:p w14:paraId="41B2504F" w14:textId="77777777" w:rsidR="001540C0" w:rsidRPr="00A26DBF" w:rsidRDefault="002B5930" w:rsidP="001540C0">
            <w:pPr>
              <w:rPr>
                <w:rFonts w:cs="Arial"/>
                <w:szCs w:val="20"/>
              </w:rPr>
            </w:pPr>
            <w:r w:rsidRPr="00A26DBF">
              <w:rPr>
                <w:rFonts w:cs="Arial"/>
                <w:szCs w:val="20"/>
              </w:rPr>
              <w:t>OTAM shall set a flag when update is N</w:t>
            </w:r>
            <w:bookmarkStart w:id="167" w:name="_GoBack"/>
            <w:bookmarkEnd w:id="167"/>
            <w:r w:rsidRPr="00A26DBF">
              <w:rPr>
                <w:rFonts w:cs="Arial"/>
                <w:szCs w:val="20"/>
              </w:rPr>
              <w:t>OT successful</w:t>
            </w:r>
          </w:p>
        </w:tc>
        <w:tc>
          <w:tcPr>
            <w:tcW w:w="5940" w:type="dxa"/>
          </w:tcPr>
          <w:p w14:paraId="70BFC2EF" w14:textId="77777777" w:rsidR="001540C0" w:rsidRPr="00A26DBF" w:rsidRDefault="002B5930" w:rsidP="002B5930">
            <w:pPr>
              <w:numPr>
                <w:ilvl w:val="0"/>
                <w:numId w:val="33"/>
              </w:numPr>
              <w:rPr>
                <w:rFonts w:cs="Arial"/>
                <w:szCs w:val="20"/>
              </w:rPr>
            </w:pPr>
            <w:r w:rsidRPr="00A26DBF">
              <w:rPr>
                <w:rFonts w:cs="Arial"/>
                <w:szCs w:val="20"/>
              </w:rPr>
              <w:t>HMI shall download the update details</w:t>
            </w:r>
          </w:p>
          <w:p w14:paraId="07A63BAC" w14:textId="77777777" w:rsidR="001540C0" w:rsidRPr="00A26DBF" w:rsidRDefault="002B5930" w:rsidP="002B5930">
            <w:pPr>
              <w:numPr>
                <w:ilvl w:val="0"/>
                <w:numId w:val="33"/>
              </w:numPr>
              <w:rPr>
                <w:rFonts w:cs="Arial"/>
                <w:szCs w:val="20"/>
              </w:rPr>
            </w:pPr>
            <w:r w:rsidRPr="00A26DBF">
              <w:rPr>
                <w:rFonts w:cs="Arial"/>
                <w:szCs w:val="20"/>
              </w:rPr>
              <w:t xml:space="preserve">Up on receiving flag from OTAM HMI shall display an ICON that </w:t>
            </w:r>
            <w:r w:rsidRPr="009A19A2">
              <w:rPr>
                <w:rFonts w:cs="Arial"/>
                <w:b/>
                <w:szCs w:val="20"/>
              </w:rPr>
              <w:t>update is NOT successful</w:t>
            </w:r>
            <w:r w:rsidRPr="00A26DBF">
              <w:rPr>
                <w:rFonts w:cs="Arial"/>
                <w:szCs w:val="20"/>
              </w:rPr>
              <w:t xml:space="preserve">, and vehicle has reduced functionality </w:t>
            </w:r>
          </w:p>
          <w:p w14:paraId="0F4BD7E1" w14:textId="77777777" w:rsidR="001540C0" w:rsidRPr="00A26DBF" w:rsidRDefault="002B5930" w:rsidP="002B5930">
            <w:pPr>
              <w:numPr>
                <w:ilvl w:val="0"/>
                <w:numId w:val="33"/>
              </w:numPr>
              <w:rPr>
                <w:rFonts w:cs="Arial"/>
                <w:szCs w:val="20"/>
              </w:rPr>
            </w:pPr>
            <w:r w:rsidRPr="00A26DBF">
              <w:rPr>
                <w:rFonts w:cs="Arial"/>
                <w:szCs w:val="20"/>
              </w:rPr>
              <w:t xml:space="preserve">If user click the ICON, then HMI shall popup Update is not successful and clear the ICON. </w:t>
            </w:r>
          </w:p>
          <w:p w14:paraId="6BA59486" w14:textId="77777777" w:rsidR="001540C0" w:rsidRPr="00A26DBF" w:rsidRDefault="002B5930" w:rsidP="002B5930">
            <w:pPr>
              <w:numPr>
                <w:ilvl w:val="0"/>
                <w:numId w:val="33"/>
              </w:numPr>
              <w:rPr>
                <w:rFonts w:cs="Arial"/>
                <w:szCs w:val="20"/>
              </w:rPr>
            </w:pPr>
            <w:r w:rsidRPr="00A26DBF">
              <w:rPr>
                <w:rFonts w:cs="Arial"/>
                <w:szCs w:val="20"/>
              </w:rPr>
              <w:t xml:space="preserve">If user does not click the ICON, then ICON shall continue to show for </w:t>
            </w:r>
            <w:r>
              <w:rPr>
                <w:rFonts w:cs="Arial"/>
                <w:szCs w:val="20"/>
              </w:rPr>
              <w:t>x</w:t>
            </w:r>
            <w:r w:rsidRPr="00A26DBF">
              <w:rPr>
                <w:rFonts w:cs="Arial"/>
                <w:szCs w:val="20"/>
              </w:rPr>
              <w:t xml:space="preserve"> ignition cycles. </w:t>
            </w:r>
          </w:p>
          <w:p w14:paraId="4A3FC4F3" w14:textId="77777777" w:rsidR="001540C0" w:rsidRPr="00A26DBF" w:rsidRDefault="002B5930" w:rsidP="002B5930">
            <w:pPr>
              <w:numPr>
                <w:ilvl w:val="0"/>
                <w:numId w:val="33"/>
              </w:numPr>
              <w:rPr>
                <w:rFonts w:cs="Arial"/>
                <w:szCs w:val="20"/>
              </w:rPr>
            </w:pPr>
            <w:r w:rsidRPr="00A26DBF">
              <w:rPr>
                <w:rFonts w:cs="Arial"/>
                <w:szCs w:val="20"/>
              </w:rPr>
              <w:t xml:space="preserve">If user enters the update details page, then HMI shall display update not successful </w:t>
            </w:r>
            <w:r>
              <w:rPr>
                <w:rFonts w:cs="Arial"/>
                <w:szCs w:val="20"/>
              </w:rPr>
              <w:t xml:space="preserve">under </w:t>
            </w:r>
            <w:r w:rsidRPr="00A26DBF">
              <w:rPr>
                <w:rFonts w:cs="Arial"/>
                <w:szCs w:val="20"/>
              </w:rPr>
              <w:t>details</w:t>
            </w:r>
            <w:r>
              <w:rPr>
                <w:rFonts w:cs="Arial"/>
                <w:szCs w:val="20"/>
              </w:rPr>
              <w:t xml:space="preserve"> for x days</w:t>
            </w:r>
            <w:r w:rsidRPr="00A26DBF">
              <w:rPr>
                <w:rFonts w:cs="Arial"/>
                <w:szCs w:val="20"/>
              </w:rPr>
              <w:t>.</w:t>
            </w:r>
            <w:r>
              <w:rPr>
                <w:rFonts w:cs="Arial"/>
                <w:szCs w:val="20"/>
              </w:rPr>
              <w:t xml:space="preserve"> (reference </w:t>
            </w:r>
            <w:r>
              <w:t>REQ-392410</w:t>
            </w:r>
            <w:r>
              <w:rPr>
                <w:rFonts w:cs="Arial"/>
                <w:szCs w:val="20"/>
              </w:rPr>
              <w:t xml:space="preserve">, </w:t>
            </w:r>
            <w:r>
              <w:t>REQ-394336, REQ-394121, and REQ-393740)</w:t>
            </w:r>
          </w:p>
        </w:tc>
      </w:tr>
      <w:tr w:rsidR="001540C0" w:rsidRPr="00A26DBF" w14:paraId="6D0E8369" w14:textId="77777777" w:rsidTr="00BD7333">
        <w:tc>
          <w:tcPr>
            <w:tcW w:w="1083" w:type="dxa"/>
          </w:tcPr>
          <w:p w14:paraId="6A8B8945" w14:textId="77777777" w:rsidR="001540C0" w:rsidRPr="00A26DBF" w:rsidRDefault="002B5930" w:rsidP="001540C0">
            <w:pPr>
              <w:rPr>
                <w:rFonts w:cs="Arial"/>
                <w:szCs w:val="20"/>
              </w:rPr>
            </w:pPr>
            <w:r w:rsidRPr="00A26DBF">
              <w:rPr>
                <w:rFonts w:cs="Arial"/>
                <w:szCs w:val="20"/>
              </w:rPr>
              <w:t>P.200</w:t>
            </w:r>
          </w:p>
        </w:tc>
        <w:tc>
          <w:tcPr>
            <w:tcW w:w="1716" w:type="dxa"/>
          </w:tcPr>
          <w:p w14:paraId="061E1BF9" w14:textId="77777777" w:rsidR="001540C0" w:rsidRPr="00A26DBF" w:rsidRDefault="002B5930" w:rsidP="001540C0">
            <w:pPr>
              <w:rPr>
                <w:rFonts w:cs="Arial"/>
                <w:szCs w:val="20"/>
              </w:rPr>
            </w:pPr>
            <w:r w:rsidRPr="00A26DBF">
              <w:rPr>
                <w:rFonts w:cs="Arial"/>
                <w:noProof/>
                <w:szCs w:val="20"/>
              </w:rPr>
              <w:drawing>
                <wp:inline distT="0" distB="0" distL="0" distR="0" wp14:anchorId="0BDDB474" wp14:editId="536086CE">
                  <wp:extent cx="914400" cy="762000"/>
                  <wp:effectExtent l="0" t="0" r="0" b="0"/>
                  <wp:docPr id="149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14400" cy="762000"/>
                          </a:xfrm>
                          <a:prstGeom prst="rect">
                            <a:avLst/>
                          </a:prstGeom>
                        </pic:spPr>
                      </pic:pic>
                    </a:graphicData>
                  </a:graphic>
                </wp:inline>
              </w:drawing>
            </w:r>
          </w:p>
        </w:tc>
        <w:tc>
          <w:tcPr>
            <w:tcW w:w="1856" w:type="dxa"/>
          </w:tcPr>
          <w:p w14:paraId="4C23D541" w14:textId="77777777" w:rsidR="001540C0" w:rsidRPr="00A26DBF" w:rsidRDefault="002B5930" w:rsidP="001540C0">
            <w:pPr>
              <w:rPr>
                <w:rFonts w:cs="Arial"/>
                <w:szCs w:val="20"/>
              </w:rPr>
            </w:pPr>
            <w:r w:rsidRPr="00A26DBF">
              <w:rPr>
                <w:rFonts w:cs="Arial"/>
                <w:szCs w:val="20"/>
              </w:rPr>
              <w:t xml:space="preserve">OTAM shall set a flag when update is postponed due to preconditions </w:t>
            </w:r>
          </w:p>
        </w:tc>
        <w:tc>
          <w:tcPr>
            <w:tcW w:w="5940" w:type="dxa"/>
          </w:tcPr>
          <w:p w14:paraId="15B9087D" w14:textId="77777777" w:rsidR="001540C0" w:rsidRPr="00A26DBF" w:rsidRDefault="002B5930" w:rsidP="002B5930">
            <w:pPr>
              <w:numPr>
                <w:ilvl w:val="0"/>
                <w:numId w:val="34"/>
              </w:numPr>
              <w:rPr>
                <w:rFonts w:cs="Arial"/>
                <w:szCs w:val="20"/>
              </w:rPr>
            </w:pPr>
            <w:r w:rsidRPr="00A26DBF">
              <w:rPr>
                <w:rFonts w:cs="Arial"/>
                <w:szCs w:val="20"/>
              </w:rPr>
              <w:t>HMI shall download the update details</w:t>
            </w:r>
          </w:p>
          <w:p w14:paraId="76877022" w14:textId="77777777" w:rsidR="001540C0" w:rsidRPr="00A26DBF" w:rsidRDefault="002B5930" w:rsidP="002B5930">
            <w:pPr>
              <w:numPr>
                <w:ilvl w:val="0"/>
                <w:numId w:val="34"/>
              </w:numPr>
              <w:rPr>
                <w:rFonts w:cs="Arial"/>
                <w:szCs w:val="20"/>
              </w:rPr>
            </w:pPr>
            <w:r w:rsidRPr="00A26DBF">
              <w:rPr>
                <w:rFonts w:cs="Arial"/>
                <w:szCs w:val="20"/>
              </w:rPr>
              <w:t xml:space="preserve">Up on receiving flag from OTAM HMI shall display an ICON that update is postponed </w:t>
            </w:r>
          </w:p>
          <w:p w14:paraId="44E5C88E" w14:textId="77777777" w:rsidR="001540C0" w:rsidRPr="00A26DBF" w:rsidRDefault="002B5930" w:rsidP="002B5930">
            <w:pPr>
              <w:numPr>
                <w:ilvl w:val="0"/>
                <w:numId w:val="34"/>
              </w:numPr>
              <w:rPr>
                <w:rFonts w:cs="Arial"/>
                <w:szCs w:val="20"/>
              </w:rPr>
            </w:pPr>
            <w:r w:rsidRPr="00A26DBF">
              <w:rPr>
                <w:rFonts w:cs="Arial"/>
                <w:szCs w:val="20"/>
              </w:rPr>
              <w:t xml:space="preserve">If user click the ICON &amp; schedule is recurring, then HMI shall show list of </w:t>
            </w:r>
            <w:r w:rsidRPr="009A19A2">
              <w:rPr>
                <w:rFonts w:cs="Arial"/>
                <w:b/>
                <w:szCs w:val="20"/>
              </w:rPr>
              <w:t>preconditions which were not met</w:t>
            </w:r>
            <w:r w:rsidRPr="009A19A2">
              <w:rPr>
                <w:rFonts w:cs="Arial"/>
                <w:szCs w:val="20"/>
              </w:rPr>
              <w:t>,</w:t>
            </w:r>
            <w:r w:rsidRPr="00A26DBF">
              <w:rPr>
                <w:rFonts w:cs="Arial"/>
                <w:szCs w:val="20"/>
              </w:rPr>
              <w:t xml:space="preserve"> and </w:t>
            </w:r>
            <w:r>
              <w:rPr>
                <w:rFonts w:cs="Arial"/>
                <w:szCs w:val="20"/>
              </w:rPr>
              <w:t xml:space="preserve">HMI shall show the current schedule day/time and </w:t>
            </w:r>
            <w:r w:rsidRPr="00A26DBF">
              <w:rPr>
                <w:rFonts w:cs="Arial"/>
                <w:szCs w:val="20"/>
              </w:rPr>
              <w:t>clear the ICON</w:t>
            </w:r>
            <w:r>
              <w:rPr>
                <w:rFonts w:cs="Arial"/>
                <w:szCs w:val="20"/>
              </w:rPr>
              <w:t xml:space="preserve"> (reference </w:t>
            </w:r>
            <w:r w:rsidRPr="0032066A">
              <w:t>REQ-326157</w:t>
            </w:r>
            <w:r>
              <w:t>)</w:t>
            </w:r>
            <w:r w:rsidRPr="00A26DBF">
              <w:rPr>
                <w:rFonts w:cs="Arial"/>
                <w:szCs w:val="20"/>
              </w:rPr>
              <w:t xml:space="preserve">. </w:t>
            </w:r>
          </w:p>
          <w:p w14:paraId="3E4BC155" w14:textId="77777777" w:rsidR="001540C0" w:rsidRPr="00A26DBF" w:rsidRDefault="002B5930" w:rsidP="002B5930">
            <w:pPr>
              <w:numPr>
                <w:ilvl w:val="0"/>
                <w:numId w:val="34"/>
              </w:numPr>
              <w:rPr>
                <w:rFonts w:cs="Arial"/>
                <w:szCs w:val="20"/>
              </w:rPr>
            </w:pPr>
            <w:r w:rsidRPr="00A26DBF">
              <w:rPr>
                <w:rFonts w:cs="Arial"/>
                <w:szCs w:val="20"/>
              </w:rPr>
              <w:lastRenderedPageBreak/>
              <w:t xml:space="preserve">If user click the ICON and schedule is not set, then HMI shall show list of preconditions which were not met and give the option to set a schedule and clear the ICON </w:t>
            </w:r>
          </w:p>
          <w:p w14:paraId="7B44BA3C" w14:textId="77777777" w:rsidR="001540C0" w:rsidRPr="00A26DBF" w:rsidRDefault="002B5930" w:rsidP="002B5930">
            <w:pPr>
              <w:numPr>
                <w:ilvl w:val="0"/>
                <w:numId w:val="34"/>
              </w:numPr>
              <w:rPr>
                <w:rFonts w:cs="Arial"/>
                <w:szCs w:val="20"/>
              </w:rPr>
            </w:pPr>
            <w:r w:rsidRPr="00A26DBF">
              <w:rPr>
                <w:rFonts w:cs="Arial"/>
                <w:szCs w:val="20"/>
              </w:rPr>
              <w:t xml:space="preserve">If user close the popup without setting a schedule, then </w:t>
            </w:r>
          </w:p>
          <w:p w14:paraId="16A98044" w14:textId="77777777" w:rsidR="001540C0" w:rsidRPr="00A26DBF" w:rsidRDefault="002B5930" w:rsidP="001540C0">
            <w:pPr>
              <w:ind w:left="360"/>
              <w:rPr>
                <w:rFonts w:cs="Arial"/>
                <w:szCs w:val="20"/>
              </w:rPr>
            </w:pPr>
            <w:r w:rsidRPr="00A26DBF">
              <w:rPr>
                <w:rFonts w:cs="Arial"/>
                <w:szCs w:val="20"/>
              </w:rPr>
              <w:t>(1) HMI shall clear the postpone ICON and (2) show that pending activation and schedule required ICON (3) Update details shall software update is pending, and schedule required until user sets a schedule or update is expire</w:t>
            </w:r>
            <w:r>
              <w:rPr>
                <w:rFonts w:cs="Arial"/>
                <w:szCs w:val="20"/>
              </w:rPr>
              <w:t>d/canceled</w:t>
            </w:r>
            <w:r w:rsidRPr="00A26DBF">
              <w:rPr>
                <w:rFonts w:cs="Arial"/>
                <w:szCs w:val="20"/>
              </w:rPr>
              <w:t xml:space="preserve">. </w:t>
            </w:r>
          </w:p>
          <w:p w14:paraId="7FAA7CE7" w14:textId="77777777" w:rsidR="001540C0" w:rsidRPr="00A26DBF" w:rsidRDefault="002B5930" w:rsidP="002B5930">
            <w:pPr>
              <w:numPr>
                <w:ilvl w:val="0"/>
                <w:numId w:val="34"/>
              </w:numPr>
              <w:rPr>
                <w:rFonts w:cs="Arial"/>
                <w:szCs w:val="20"/>
              </w:rPr>
            </w:pPr>
            <w:r w:rsidRPr="00A26DBF">
              <w:rPr>
                <w:rFonts w:cs="Arial"/>
                <w:szCs w:val="20"/>
              </w:rPr>
              <w:t xml:space="preserve">If user does not click the ICON and schedule is recurring, then </w:t>
            </w:r>
            <w:bookmarkStart w:id="168" w:name="_Hlk38294096"/>
            <w:r w:rsidRPr="00A26DBF">
              <w:rPr>
                <w:rFonts w:cs="Arial"/>
                <w:szCs w:val="20"/>
              </w:rPr>
              <w:t>HMI shall continue to show the ICON for 3 ignition cycles.</w:t>
            </w:r>
          </w:p>
          <w:bookmarkEnd w:id="168"/>
          <w:p w14:paraId="4A869FB4" w14:textId="77777777" w:rsidR="001540C0" w:rsidRPr="00A26DBF" w:rsidRDefault="002B5930" w:rsidP="002B5930">
            <w:pPr>
              <w:numPr>
                <w:ilvl w:val="0"/>
                <w:numId w:val="34"/>
              </w:numPr>
              <w:rPr>
                <w:rFonts w:cs="Arial"/>
                <w:szCs w:val="20"/>
              </w:rPr>
            </w:pPr>
            <w:r w:rsidRPr="00A26DBF">
              <w:rPr>
                <w:rFonts w:cs="Arial"/>
                <w:szCs w:val="20"/>
              </w:rPr>
              <w:t xml:space="preserve">If user does not click the ICON and schedule is not set, then HMI shall continue to show postpone ICON for 3 ignitions cycles.  </w:t>
            </w:r>
          </w:p>
          <w:p w14:paraId="29A9AAE9" w14:textId="77777777" w:rsidR="001540C0" w:rsidRPr="00A26DBF" w:rsidRDefault="002B5930" w:rsidP="002B5930">
            <w:pPr>
              <w:numPr>
                <w:ilvl w:val="0"/>
                <w:numId w:val="34"/>
              </w:numPr>
              <w:rPr>
                <w:rFonts w:cs="Arial"/>
                <w:szCs w:val="20"/>
              </w:rPr>
            </w:pPr>
            <w:r w:rsidRPr="00A26DBF">
              <w:rPr>
                <w:rFonts w:cs="Arial"/>
                <w:szCs w:val="20"/>
              </w:rPr>
              <w:t>At next ignition cycle (4</w:t>
            </w:r>
            <w:r w:rsidRPr="00A26DBF">
              <w:rPr>
                <w:rFonts w:cs="Arial"/>
                <w:szCs w:val="20"/>
                <w:vertAlign w:val="superscript"/>
              </w:rPr>
              <w:t>th</w:t>
            </w:r>
            <w:r w:rsidRPr="00A26DBF">
              <w:rPr>
                <w:rFonts w:cs="Arial"/>
                <w:szCs w:val="20"/>
              </w:rPr>
              <w:t xml:space="preserve"> ignition </w:t>
            </w:r>
            <w:proofErr w:type="spellStart"/>
            <w:r w:rsidRPr="00A26DBF">
              <w:rPr>
                <w:rFonts w:cs="Arial"/>
                <w:szCs w:val="20"/>
              </w:rPr>
              <w:t>cyctel</w:t>
            </w:r>
            <w:proofErr w:type="spellEnd"/>
            <w:r w:rsidRPr="00A26DBF">
              <w:rPr>
                <w:rFonts w:cs="Arial"/>
                <w:szCs w:val="20"/>
              </w:rPr>
              <w:t>) HMI shall show pending activation ICON until user sets a schedule or update is expired.</w:t>
            </w:r>
          </w:p>
        </w:tc>
      </w:tr>
      <w:tr w:rsidR="001540C0" w:rsidRPr="00A26DBF" w14:paraId="75A50A63" w14:textId="77777777" w:rsidTr="00BD7333">
        <w:tc>
          <w:tcPr>
            <w:tcW w:w="1083" w:type="dxa"/>
          </w:tcPr>
          <w:p w14:paraId="60D43A05" w14:textId="77777777" w:rsidR="001540C0" w:rsidRPr="00A26DBF" w:rsidRDefault="002B5930" w:rsidP="001540C0">
            <w:pPr>
              <w:rPr>
                <w:rFonts w:cs="Arial"/>
                <w:szCs w:val="20"/>
              </w:rPr>
            </w:pPr>
            <w:r w:rsidRPr="00A26DBF">
              <w:rPr>
                <w:rFonts w:cs="Arial"/>
                <w:szCs w:val="20"/>
              </w:rPr>
              <w:lastRenderedPageBreak/>
              <w:t>P.201</w:t>
            </w:r>
          </w:p>
        </w:tc>
        <w:tc>
          <w:tcPr>
            <w:tcW w:w="1716" w:type="dxa"/>
          </w:tcPr>
          <w:p w14:paraId="48C2BACA" w14:textId="77777777" w:rsidR="001540C0" w:rsidRPr="00A26DBF" w:rsidRDefault="002B5930" w:rsidP="001540C0">
            <w:pPr>
              <w:rPr>
                <w:rFonts w:cs="Arial"/>
                <w:szCs w:val="20"/>
              </w:rPr>
            </w:pPr>
            <w:r w:rsidRPr="00A26DBF">
              <w:rPr>
                <w:rFonts w:cs="Arial"/>
                <w:noProof/>
                <w:szCs w:val="20"/>
              </w:rPr>
              <w:drawing>
                <wp:inline distT="0" distB="0" distL="0" distR="0" wp14:anchorId="39205D4F" wp14:editId="29A87CB0">
                  <wp:extent cx="841375" cy="747698"/>
                  <wp:effectExtent l="0" t="0" r="0" b="0"/>
                  <wp:docPr id="14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75912" cy="778389"/>
                          </a:xfrm>
                          <a:prstGeom prst="rect">
                            <a:avLst/>
                          </a:prstGeom>
                        </pic:spPr>
                      </pic:pic>
                    </a:graphicData>
                  </a:graphic>
                </wp:inline>
              </w:drawing>
            </w:r>
          </w:p>
        </w:tc>
        <w:tc>
          <w:tcPr>
            <w:tcW w:w="1856" w:type="dxa"/>
          </w:tcPr>
          <w:p w14:paraId="7184C394" w14:textId="77777777" w:rsidR="001540C0" w:rsidRPr="00A26DBF" w:rsidRDefault="002B5930" w:rsidP="001540C0">
            <w:pPr>
              <w:rPr>
                <w:rFonts w:cs="Arial"/>
                <w:szCs w:val="20"/>
              </w:rPr>
            </w:pPr>
            <w:r w:rsidRPr="00A26DBF">
              <w:rPr>
                <w:rFonts w:cs="Arial"/>
                <w:szCs w:val="20"/>
              </w:rPr>
              <w:t xml:space="preserve">When ASU = OFF and Update is available, then OTAM shall set a flag to notify HMI that update is available. </w:t>
            </w:r>
          </w:p>
          <w:p w14:paraId="0D4FE9B3" w14:textId="77777777" w:rsidR="001540C0" w:rsidRPr="00A26DBF" w:rsidRDefault="002B5930" w:rsidP="001540C0">
            <w:pPr>
              <w:rPr>
                <w:rFonts w:cs="Arial"/>
                <w:szCs w:val="20"/>
              </w:rPr>
            </w:pPr>
            <w:r w:rsidRPr="00A26DBF">
              <w:rPr>
                <w:rFonts w:cs="Arial"/>
                <w:szCs w:val="20"/>
              </w:rPr>
              <w:t xml:space="preserve">If user accept the update, then OTAM shall resume the update and post the user input to OTA cloud. </w:t>
            </w:r>
          </w:p>
          <w:p w14:paraId="4DC51EEA" w14:textId="77777777" w:rsidR="001540C0" w:rsidRPr="00A26DBF" w:rsidRDefault="002B5930" w:rsidP="001540C0">
            <w:pPr>
              <w:rPr>
                <w:rFonts w:cs="Arial"/>
                <w:szCs w:val="20"/>
              </w:rPr>
            </w:pPr>
            <w:r w:rsidRPr="00A26DBF">
              <w:rPr>
                <w:rFonts w:cs="Arial"/>
                <w:szCs w:val="20"/>
              </w:rPr>
              <w:t xml:space="preserve">Update is expired, OTAM shall notify the HMI. </w:t>
            </w:r>
          </w:p>
        </w:tc>
        <w:tc>
          <w:tcPr>
            <w:tcW w:w="5940" w:type="dxa"/>
          </w:tcPr>
          <w:p w14:paraId="1E3FDB44" w14:textId="77777777" w:rsidR="001540C0" w:rsidRPr="00A26DBF" w:rsidRDefault="002B5930" w:rsidP="002B5930">
            <w:pPr>
              <w:numPr>
                <w:ilvl w:val="0"/>
                <w:numId w:val="35"/>
              </w:numPr>
              <w:rPr>
                <w:rFonts w:cs="Arial"/>
                <w:szCs w:val="20"/>
              </w:rPr>
            </w:pPr>
            <w:r w:rsidRPr="00A26DBF">
              <w:rPr>
                <w:rFonts w:cs="Arial"/>
                <w:szCs w:val="20"/>
              </w:rPr>
              <w:t>HMI shall download the update details</w:t>
            </w:r>
          </w:p>
          <w:p w14:paraId="12CB7488" w14:textId="77777777" w:rsidR="001540C0" w:rsidRPr="00A26DBF" w:rsidRDefault="002B5930" w:rsidP="002B5930">
            <w:pPr>
              <w:numPr>
                <w:ilvl w:val="0"/>
                <w:numId w:val="35"/>
              </w:numPr>
              <w:rPr>
                <w:rFonts w:cs="Arial"/>
                <w:szCs w:val="20"/>
              </w:rPr>
            </w:pPr>
            <w:r w:rsidRPr="00A26DBF">
              <w:rPr>
                <w:rFonts w:cs="Arial"/>
                <w:szCs w:val="20"/>
              </w:rPr>
              <w:t>Up on receiving flag from OTAM HMI shall ICON System Update is available and one-time consent is required.</w:t>
            </w:r>
          </w:p>
          <w:p w14:paraId="22423B0F" w14:textId="77777777" w:rsidR="001540C0" w:rsidRPr="00A26DBF" w:rsidRDefault="002B5930" w:rsidP="002B5930">
            <w:pPr>
              <w:numPr>
                <w:ilvl w:val="0"/>
                <w:numId w:val="35"/>
              </w:numPr>
              <w:rPr>
                <w:rFonts w:cs="Arial"/>
                <w:szCs w:val="20"/>
              </w:rPr>
            </w:pPr>
            <w:r w:rsidRPr="00A26DBF">
              <w:rPr>
                <w:rFonts w:cs="Arial"/>
                <w:szCs w:val="20"/>
              </w:rPr>
              <w:t>If user click ICON and accepts the update, then HMI shall clear the ICON and notify OTAM</w:t>
            </w:r>
          </w:p>
          <w:p w14:paraId="61E06405" w14:textId="77777777" w:rsidR="001540C0" w:rsidRPr="00A26DBF" w:rsidRDefault="002B5930" w:rsidP="002B5930">
            <w:pPr>
              <w:numPr>
                <w:ilvl w:val="0"/>
                <w:numId w:val="35"/>
              </w:numPr>
              <w:rPr>
                <w:rFonts w:cs="Arial"/>
                <w:szCs w:val="20"/>
              </w:rPr>
            </w:pPr>
            <w:r w:rsidRPr="00A26DBF">
              <w:rPr>
                <w:rFonts w:cs="Arial"/>
                <w:szCs w:val="20"/>
              </w:rPr>
              <w:t>If user does not click the ICON or click on the ICON but doesn’t accept the update, then HMI shall continue to display this ICON until user input is receiver or update is expired.</w:t>
            </w:r>
          </w:p>
          <w:p w14:paraId="786A0F25" w14:textId="77777777" w:rsidR="001540C0" w:rsidRDefault="002B5930" w:rsidP="002B5930">
            <w:pPr>
              <w:numPr>
                <w:ilvl w:val="0"/>
                <w:numId w:val="35"/>
              </w:numPr>
              <w:rPr>
                <w:rFonts w:cs="Arial"/>
                <w:szCs w:val="20"/>
              </w:rPr>
            </w:pPr>
            <w:r w:rsidRPr="00A26DBF">
              <w:rPr>
                <w:rFonts w:cs="Arial"/>
                <w:szCs w:val="20"/>
              </w:rPr>
              <w:t>If user enters the update details page, then user HMI shall display new text and a button for user to provide input.</w:t>
            </w:r>
          </w:p>
          <w:p w14:paraId="17D3FDE6" w14:textId="77777777" w:rsidR="001540C0" w:rsidRDefault="002B5930" w:rsidP="001540C0">
            <w:pPr>
              <w:ind w:left="360"/>
              <w:rPr>
                <w:rFonts w:cs="Arial"/>
                <w:szCs w:val="20"/>
              </w:rPr>
            </w:pPr>
            <w:r>
              <w:rPr>
                <w:rFonts w:cs="Arial"/>
                <w:szCs w:val="20"/>
              </w:rPr>
              <w:t xml:space="preserve">(reference </w:t>
            </w:r>
            <w:r>
              <w:t>REQ-394234)</w:t>
            </w:r>
          </w:p>
          <w:p w14:paraId="3AC012FB" w14:textId="77777777" w:rsidR="001540C0" w:rsidRPr="00A26DBF" w:rsidRDefault="00DC691E" w:rsidP="001540C0">
            <w:pPr>
              <w:rPr>
                <w:rFonts w:cs="Arial"/>
                <w:szCs w:val="20"/>
              </w:rPr>
            </w:pPr>
          </w:p>
        </w:tc>
      </w:tr>
      <w:tr w:rsidR="001540C0" w:rsidRPr="00A26DBF" w14:paraId="0B6FE8F5" w14:textId="77777777" w:rsidTr="00BD7333">
        <w:tc>
          <w:tcPr>
            <w:tcW w:w="1083" w:type="dxa"/>
          </w:tcPr>
          <w:p w14:paraId="578C64AF" w14:textId="77777777" w:rsidR="001540C0" w:rsidRPr="00A26DBF" w:rsidRDefault="002B5930" w:rsidP="001540C0">
            <w:pPr>
              <w:rPr>
                <w:rFonts w:cs="Arial"/>
                <w:szCs w:val="20"/>
              </w:rPr>
            </w:pPr>
            <w:r w:rsidRPr="00A26DBF">
              <w:rPr>
                <w:rFonts w:cs="Arial"/>
                <w:szCs w:val="20"/>
              </w:rPr>
              <w:t>P.206</w:t>
            </w:r>
          </w:p>
        </w:tc>
        <w:tc>
          <w:tcPr>
            <w:tcW w:w="1716" w:type="dxa"/>
          </w:tcPr>
          <w:p w14:paraId="3FFF7CFE" w14:textId="77777777" w:rsidR="001540C0" w:rsidRPr="00A26DBF" w:rsidRDefault="002B5930" w:rsidP="001540C0">
            <w:pPr>
              <w:rPr>
                <w:rFonts w:cs="Arial"/>
                <w:szCs w:val="20"/>
              </w:rPr>
            </w:pPr>
            <w:r w:rsidRPr="00A26DBF">
              <w:rPr>
                <w:rFonts w:cs="Arial"/>
                <w:noProof/>
                <w:szCs w:val="20"/>
              </w:rPr>
              <w:drawing>
                <wp:inline distT="0" distB="0" distL="0" distR="0" wp14:anchorId="3FC42F60" wp14:editId="645A3BA2">
                  <wp:extent cx="848105" cy="757237"/>
                  <wp:effectExtent l="0" t="0" r="9525" b="5080"/>
                  <wp:docPr id="149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86726" cy="791720"/>
                          </a:xfrm>
                          <a:prstGeom prst="rect">
                            <a:avLst/>
                          </a:prstGeom>
                        </pic:spPr>
                      </pic:pic>
                    </a:graphicData>
                  </a:graphic>
                </wp:inline>
              </w:drawing>
            </w:r>
          </w:p>
        </w:tc>
        <w:tc>
          <w:tcPr>
            <w:tcW w:w="1856" w:type="dxa"/>
          </w:tcPr>
          <w:p w14:paraId="210B0A1C" w14:textId="77777777" w:rsidR="00EA4672" w:rsidRDefault="002B5930" w:rsidP="001540C0">
            <w:pPr>
              <w:rPr>
                <w:rFonts w:cs="Arial"/>
                <w:szCs w:val="20"/>
              </w:rPr>
            </w:pPr>
            <w:r w:rsidRPr="00A26DBF">
              <w:rPr>
                <w:rFonts w:cs="Arial"/>
                <w:szCs w:val="20"/>
              </w:rPr>
              <w:t xml:space="preserve">When schedule time is reached, OTAM shall set a flag to notify HMI for upcoming schedule update with 24hrs (configurable time). </w:t>
            </w:r>
          </w:p>
          <w:p w14:paraId="092D4B12" w14:textId="4F162EB7" w:rsidR="001540C0" w:rsidRPr="00A26DBF" w:rsidRDefault="002B5930" w:rsidP="001540C0">
            <w:pPr>
              <w:rPr>
                <w:rFonts w:cs="Arial"/>
                <w:szCs w:val="20"/>
              </w:rPr>
            </w:pPr>
            <w:r w:rsidRPr="00A26DBF">
              <w:rPr>
                <w:rFonts w:cs="Arial"/>
                <w:szCs w:val="20"/>
              </w:rPr>
              <w:t>If OTAM receives schedule time change then OTAM shall post the it to OTA Cloud.</w:t>
            </w:r>
          </w:p>
        </w:tc>
        <w:tc>
          <w:tcPr>
            <w:tcW w:w="5940" w:type="dxa"/>
          </w:tcPr>
          <w:p w14:paraId="29A5AC82" w14:textId="77777777" w:rsidR="001540C0" w:rsidRPr="00A26DBF" w:rsidRDefault="002B5930" w:rsidP="002B5930">
            <w:pPr>
              <w:numPr>
                <w:ilvl w:val="0"/>
                <w:numId w:val="36"/>
              </w:numPr>
              <w:rPr>
                <w:rFonts w:cs="Arial"/>
                <w:szCs w:val="20"/>
              </w:rPr>
            </w:pPr>
            <w:r w:rsidRPr="00A26DBF">
              <w:rPr>
                <w:rFonts w:cs="Arial"/>
                <w:szCs w:val="20"/>
              </w:rPr>
              <w:t>HMI shall download the update details</w:t>
            </w:r>
          </w:p>
          <w:p w14:paraId="53D7CF31" w14:textId="77777777" w:rsidR="001540C0" w:rsidRPr="00A26DBF" w:rsidRDefault="002B5930" w:rsidP="002B5930">
            <w:pPr>
              <w:numPr>
                <w:ilvl w:val="0"/>
                <w:numId w:val="36"/>
              </w:numPr>
              <w:rPr>
                <w:rFonts w:cs="Arial"/>
                <w:szCs w:val="20"/>
              </w:rPr>
            </w:pPr>
            <w:r w:rsidRPr="00A26DBF">
              <w:rPr>
                <w:rFonts w:cs="Arial"/>
                <w:szCs w:val="20"/>
              </w:rPr>
              <w:t xml:space="preserve">Up on receiving flag from OTAM with upcoming schedule in within 24hours, then HMI shall display an ICON. If user click on the ICON, then HMI shall show popup with current schedule and allow the user to change it. </w:t>
            </w:r>
          </w:p>
          <w:p w14:paraId="19346E15" w14:textId="77777777" w:rsidR="001540C0" w:rsidRPr="00A26DBF" w:rsidRDefault="002B5930" w:rsidP="002B5930">
            <w:pPr>
              <w:numPr>
                <w:ilvl w:val="0"/>
                <w:numId w:val="36"/>
              </w:numPr>
              <w:rPr>
                <w:rFonts w:cs="Arial"/>
                <w:szCs w:val="20"/>
              </w:rPr>
            </w:pPr>
            <w:r w:rsidRPr="00A26DBF">
              <w:rPr>
                <w:rFonts w:cs="Arial"/>
                <w:szCs w:val="20"/>
              </w:rPr>
              <w:t xml:space="preserve">If user reschedule the time outside 24hrs, then HMI shall clear the ICON otherwise continue to display it until update is complete. </w:t>
            </w:r>
          </w:p>
        </w:tc>
      </w:tr>
      <w:tr w:rsidR="001540C0" w:rsidRPr="00A26DBF" w14:paraId="391C48F0" w14:textId="77777777" w:rsidTr="00BD7333">
        <w:tc>
          <w:tcPr>
            <w:tcW w:w="1083" w:type="dxa"/>
          </w:tcPr>
          <w:p w14:paraId="5F48C3DD" w14:textId="77777777" w:rsidR="001540C0" w:rsidRPr="00A26DBF" w:rsidRDefault="002B5930" w:rsidP="001540C0">
            <w:pPr>
              <w:rPr>
                <w:rFonts w:cs="Arial"/>
                <w:szCs w:val="20"/>
              </w:rPr>
            </w:pPr>
            <w:r w:rsidRPr="00A26DBF">
              <w:rPr>
                <w:rFonts w:cs="Arial"/>
                <w:szCs w:val="20"/>
              </w:rPr>
              <w:lastRenderedPageBreak/>
              <w:t>P.207</w:t>
            </w:r>
          </w:p>
        </w:tc>
        <w:tc>
          <w:tcPr>
            <w:tcW w:w="1716" w:type="dxa"/>
          </w:tcPr>
          <w:p w14:paraId="058ECC5B" w14:textId="77777777" w:rsidR="001540C0" w:rsidRPr="00A26DBF" w:rsidRDefault="002B5930" w:rsidP="001540C0">
            <w:pPr>
              <w:rPr>
                <w:rFonts w:cs="Arial"/>
                <w:szCs w:val="20"/>
              </w:rPr>
            </w:pPr>
            <w:r w:rsidRPr="00A26DBF">
              <w:rPr>
                <w:rFonts w:cs="Arial"/>
                <w:noProof/>
                <w:szCs w:val="20"/>
              </w:rPr>
              <w:drawing>
                <wp:inline distT="0" distB="0" distL="0" distR="0" wp14:anchorId="74AE93CF" wp14:editId="686963DC">
                  <wp:extent cx="763930" cy="718457"/>
                  <wp:effectExtent l="0" t="0" r="0" b="5715"/>
                  <wp:docPr id="14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86672" cy="739845"/>
                          </a:xfrm>
                          <a:prstGeom prst="rect">
                            <a:avLst/>
                          </a:prstGeom>
                        </pic:spPr>
                      </pic:pic>
                    </a:graphicData>
                  </a:graphic>
                </wp:inline>
              </w:drawing>
            </w:r>
          </w:p>
        </w:tc>
        <w:tc>
          <w:tcPr>
            <w:tcW w:w="1856" w:type="dxa"/>
          </w:tcPr>
          <w:p w14:paraId="01874F25" w14:textId="77777777" w:rsidR="00EA4672" w:rsidRDefault="002B5930" w:rsidP="001540C0">
            <w:pPr>
              <w:rPr>
                <w:rFonts w:cs="Arial"/>
                <w:szCs w:val="20"/>
              </w:rPr>
            </w:pPr>
            <w:r w:rsidRPr="00A26DBF">
              <w:rPr>
                <w:rFonts w:cs="Arial"/>
                <w:szCs w:val="20"/>
              </w:rPr>
              <w:t>When OTA update is pending and requires a schedule, then OTAM shall set a flag to notify the HMI</w:t>
            </w:r>
          </w:p>
          <w:p w14:paraId="2CAC178A" w14:textId="77777777" w:rsidR="00EA4672" w:rsidRDefault="002B5930" w:rsidP="001540C0">
            <w:pPr>
              <w:rPr>
                <w:rFonts w:cs="Arial"/>
                <w:szCs w:val="20"/>
              </w:rPr>
            </w:pPr>
            <w:r w:rsidRPr="00A26DBF">
              <w:rPr>
                <w:rFonts w:cs="Arial"/>
                <w:szCs w:val="20"/>
              </w:rPr>
              <w:t xml:space="preserve">Once the user input is received OTAM shall resume the update and post the user input to OTA cloud. </w:t>
            </w:r>
          </w:p>
          <w:p w14:paraId="53A58A17" w14:textId="3EF3DE83" w:rsidR="001540C0" w:rsidRPr="00A26DBF" w:rsidRDefault="002B5930" w:rsidP="001540C0">
            <w:pPr>
              <w:rPr>
                <w:rFonts w:cs="Arial"/>
                <w:szCs w:val="20"/>
              </w:rPr>
            </w:pPr>
            <w:r w:rsidRPr="00A26DBF">
              <w:rPr>
                <w:rFonts w:cs="Arial"/>
                <w:szCs w:val="20"/>
              </w:rPr>
              <w:t>If OTAM receives schedule time change then OTAM shall post the it to OTA Cloud.</w:t>
            </w:r>
          </w:p>
        </w:tc>
        <w:tc>
          <w:tcPr>
            <w:tcW w:w="5940" w:type="dxa"/>
          </w:tcPr>
          <w:p w14:paraId="10AF7CA9" w14:textId="77777777" w:rsidR="001540C0" w:rsidRPr="00A26DBF" w:rsidRDefault="002B5930" w:rsidP="002B5930">
            <w:pPr>
              <w:numPr>
                <w:ilvl w:val="0"/>
                <w:numId w:val="37"/>
              </w:numPr>
              <w:rPr>
                <w:rFonts w:cs="Arial"/>
                <w:szCs w:val="20"/>
              </w:rPr>
            </w:pPr>
            <w:r w:rsidRPr="00A26DBF">
              <w:rPr>
                <w:rFonts w:cs="Arial"/>
                <w:szCs w:val="20"/>
              </w:rPr>
              <w:t>HMI shall download the update details</w:t>
            </w:r>
          </w:p>
          <w:p w14:paraId="374E0CE0" w14:textId="77777777" w:rsidR="001540C0" w:rsidRPr="00A26DBF" w:rsidRDefault="002B5930" w:rsidP="002B5930">
            <w:pPr>
              <w:numPr>
                <w:ilvl w:val="0"/>
                <w:numId w:val="37"/>
              </w:numPr>
              <w:rPr>
                <w:rFonts w:cs="Arial"/>
                <w:szCs w:val="20"/>
              </w:rPr>
            </w:pPr>
            <w:r w:rsidRPr="00A26DBF">
              <w:rPr>
                <w:rFonts w:cs="Arial"/>
                <w:szCs w:val="20"/>
              </w:rPr>
              <w:t xml:space="preserve">Up on receiving flag from OTAM HMI shall display ICON schedule required. </w:t>
            </w:r>
          </w:p>
          <w:p w14:paraId="4850D108" w14:textId="77777777" w:rsidR="001540C0" w:rsidRPr="00A26DBF" w:rsidRDefault="002B5930" w:rsidP="002B5930">
            <w:pPr>
              <w:numPr>
                <w:ilvl w:val="0"/>
                <w:numId w:val="37"/>
              </w:numPr>
              <w:rPr>
                <w:rFonts w:cs="Arial"/>
                <w:szCs w:val="20"/>
              </w:rPr>
            </w:pPr>
            <w:r w:rsidRPr="00A26DBF">
              <w:rPr>
                <w:rFonts w:cs="Arial"/>
                <w:szCs w:val="20"/>
              </w:rPr>
              <w:t>If user click the ICON and set a schedule, then HMI shall clear the ICON</w:t>
            </w:r>
          </w:p>
          <w:p w14:paraId="5F6FE9B6" w14:textId="77777777" w:rsidR="001540C0" w:rsidRPr="00A26DBF" w:rsidRDefault="002B5930" w:rsidP="002B5930">
            <w:pPr>
              <w:numPr>
                <w:ilvl w:val="0"/>
                <w:numId w:val="37"/>
              </w:numPr>
              <w:rPr>
                <w:rFonts w:cs="Arial"/>
                <w:szCs w:val="20"/>
              </w:rPr>
            </w:pPr>
            <w:r w:rsidRPr="00A26DBF">
              <w:rPr>
                <w:rFonts w:cs="Arial"/>
                <w:szCs w:val="20"/>
              </w:rPr>
              <w:t>If user click the ICON and does not set a schedule, then HMI shall continue to display the ICON until update expires</w:t>
            </w:r>
            <w:r>
              <w:rPr>
                <w:rFonts w:cs="Arial"/>
                <w:szCs w:val="20"/>
              </w:rPr>
              <w:t>/cancel</w:t>
            </w:r>
            <w:r w:rsidRPr="00A26DBF">
              <w:rPr>
                <w:rFonts w:cs="Arial"/>
                <w:szCs w:val="20"/>
              </w:rPr>
              <w:t xml:space="preserve">. </w:t>
            </w:r>
          </w:p>
          <w:p w14:paraId="6365C1BC" w14:textId="77777777" w:rsidR="001540C0" w:rsidRPr="00A26DBF" w:rsidRDefault="002B5930" w:rsidP="002B5930">
            <w:pPr>
              <w:numPr>
                <w:ilvl w:val="0"/>
                <w:numId w:val="37"/>
              </w:numPr>
              <w:rPr>
                <w:rFonts w:cs="Arial"/>
                <w:szCs w:val="20"/>
              </w:rPr>
            </w:pPr>
            <w:r w:rsidRPr="00A26DBF">
              <w:rPr>
                <w:rFonts w:cs="Arial"/>
                <w:szCs w:val="20"/>
              </w:rPr>
              <w:t>If user does not click on the ICON, then HMI shall continue to display the ICON until update expires</w:t>
            </w:r>
            <w:r>
              <w:rPr>
                <w:rFonts w:cs="Arial"/>
                <w:szCs w:val="20"/>
              </w:rPr>
              <w:t>/cancel</w:t>
            </w:r>
            <w:r w:rsidRPr="00A26DBF">
              <w:rPr>
                <w:rFonts w:cs="Arial"/>
                <w:szCs w:val="20"/>
              </w:rPr>
              <w:t>.</w:t>
            </w:r>
          </w:p>
          <w:p w14:paraId="51C6223C" w14:textId="77777777" w:rsidR="001540C0" w:rsidRPr="00A26DBF" w:rsidRDefault="002B5930" w:rsidP="002B5930">
            <w:pPr>
              <w:numPr>
                <w:ilvl w:val="0"/>
                <w:numId w:val="37"/>
              </w:numPr>
              <w:rPr>
                <w:rFonts w:cs="Arial"/>
                <w:szCs w:val="20"/>
              </w:rPr>
            </w:pPr>
            <w:r w:rsidRPr="00A26DBF">
              <w:rPr>
                <w:rFonts w:cs="Arial"/>
                <w:szCs w:val="20"/>
              </w:rPr>
              <w:t>HMI shall share the schedule time with OTAM.</w:t>
            </w:r>
          </w:p>
        </w:tc>
      </w:tr>
      <w:tr w:rsidR="001540C0" w:rsidRPr="00A26DBF" w14:paraId="301B57F9" w14:textId="77777777" w:rsidTr="00BD7333">
        <w:tc>
          <w:tcPr>
            <w:tcW w:w="1083" w:type="dxa"/>
          </w:tcPr>
          <w:p w14:paraId="0D2703AB" w14:textId="77777777" w:rsidR="001540C0" w:rsidRPr="00A26DBF" w:rsidRDefault="002B5930" w:rsidP="001540C0">
            <w:pPr>
              <w:rPr>
                <w:rFonts w:cs="Arial"/>
                <w:szCs w:val="20"/>
              </w:rPr>
            </w:pPr>
            <w:r w:rsidRPr="00A26DBF">
              <w:rPr>
                <w:rFonts w:cs="Arial"/>
                <w:szCs w:val="20"/>
              </w:rPr>
              <w:t>P.208</w:t>
            </w:r>
          </w:p>
        </w:tc>
        <w:tc>
          <w:tcPr>
            <w:tcW w:w="1716" w:type="dxa"/>
          </w:tcPr>
          <w:p w14:paraId="2CC480DA" w14:textId="77777777" w:rsidR="001540C0" w:rsidRPr="00A26DBF" w:rsidRDefault="002B5930" w:rsidP="001540C0">
            <w:pPr>
              <w:rPr>
                <w:rFonts w:cs="Arial"/>
                <w:szCs w:val="20"/>
              </w:rPr>
            </w:pPr>
            <w:r w:rsidRPr="00A26DBF">
              <w:rPr>
                <w:rFonts w:cs="Arial"/>
                <w:noProof/>
                <w:szCs w:val="20"/>
              </w:rPr>
              <w:drawing>
                <wp:inline distT="0" distB="0" distL="0" distR="0" wp14:anchorId="2E28CBE9" wp14:editId="6E236D14">
                  <wp:extent cx="946713" cy="908462"/>
                  <wp:effectExtent l="0" t="0" r="6350" b="6350"/>
                  <wp:docPr id="14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99967" cy="959564"/>
                          </a:xfrm>
                          <a:prstGeom prst="rect">
                            <a:avLst/>
                          </a:prstGeom>
                        </pic:spPr>
                      </pic:pic>
                    </a:graphicData>
                  </a:graphic>
                </wp:inline>
              </w:drawing>
            </w:r>
          </w:p>
        </w:tc>
        <w:tc>
          <w:tcPr>
            <w:tcW w:w="1856" w:type="dxa"/>
          </w:tcPr>
          <w:p w14:paraId="3A2434E3" w14:textId="77777777" w:rsidR="00EA4672" w:rsidRDefault="002B5930" w:rsidP="001540C0">
            <w:pPr>
              <w:rPr>
                <w:rFonts w:cs="Arial"/>
                <w:szCs w:val="20"/>
              </w:rPr>
            </w:pPr>
            <w:r w:rsidRPr="00A26DBF">
              <w:rPr>
                <w:rFonts w:cs="Arial"/>
                <w:szCs w:val="20"/>
              </w:rPr>
              <w:t xml:space="preserve">OTAM shall pause the update and set a flag for HMI to notify the user when update requires additional consent. </w:t>
            </w:r>
          </w:p>
          <w:p w14:paraId="04EEE4D0" w14:textId="610FE72B" w:rsidR="001540C0" w:rsidRPr="00A26DBF" w:rsidRDefault="002B5930" w:rsidP="001540C0">
            <w:pPr>
              <w:rPr>
                <w:rFonts w:cs="Arial"/>
                <w:szCs w:val="20"/>
              </w:rPr>
            </w:pPr>
            <w:r w:rsidRPr="00A26DBF">
              <w:rPr>
                <w:rFonts w:cs="Arial"/>
                <w:szCs w:val="20"/>
              </w:rPr>
              <w:t xml:space="preserve">Once the user input is received OTAM shall resume the update and post the user input to OTA cloud. </w:t>
            </w:r>
          </w:p>
        </w:tc>
        <w:tc>
          <w:tcPr>
            <w:tcW w:w="5940" w:type="dxa"/>
          </w:tcPr>
          <w:p w14:paraId="5BCCC146" w14:textId="77777777" w:rsidR="001540C0" w:rsidRPr="00A26DBF" w:rsidRDefault="002B5930" w:rsidP="002B5930">
            <w:pPr>
              <w:numPr>
                <w:ilvl w:val="0"/>
                <w:numId w:val="38"/>
              </w:numPr>
              <w:rPr>
                <w:rFonts w:cs="Arial"/>
                <w:szCs w:val="20"/>
              </w:rPr>
            </w:pPr>
            <w:r w:rsidRPr="00A26DBF">
              <w:rPr>
                <w:rFonts w:cs="Arial"/>
                <w:szCs w:val="20"/>
              </w:rPr>
              <w:t>HMI shall download the update details</w:t>
            </w:r>
          </w:p>
          <w:p w14:paraId="591F7FBB" w14:textId="77777777" w:rsidR="001540C0" w:rsidRPr="00A26DBF" w:rsidRDefault="002B5930" w:rsidP="002B5930">
            <w:pPr>
              <w:numPr>
                <w:ilvl w:val="0"/>
                <w:numId w:val="38"/>
              </w:numPr>
              <w:rPr>
                <w:rFonts w:cs="Arial"/>
                <w:szCs w:val="20"/>
              </w:rPr>
            </w:pPr>
            <w:r w:rsidRPr="00A26DBF">
              <w:rPr>
                <w:rFonts w:cs="Arial"/>
                <w:szCs w:val="20"/>
              </w:rPr>
              <w:t xml:space="preserve">Up on receiving flag from OTAM HMI shall display popup additional/PII consent is required. </w:t>
            </w:r>
          </w:p>
          <w:p w14:paraId="287418F4" w14:textId="77777777" w:rsidR="001540C0" w:rsidRPr="00A26DBF" w:rsidRDefault="002B5930" w:rsidP="002B5930">
            <w:pPr>
              <w:numPr>
                <w:ilvl w:val="0"/>
                <w:numId w:val="38"/>
              </w:numPr>
              <w:rPr>
                <w:rFonts w:cs="Arial"/>
                <w:szCs w:val="20"/>
              </w:rPr>
            </w:pPr>
            <w:r w:rsidRPr="00A26DBF">
              <w:rPr>
                <w:rFonts w:cs="Arial"/>
                <w:szCs w:val="20"/>
              </w:rPr>
              <w:t>If user close the popup without accepting, then HMI shall convert this popup into ICON and continue to display until user input is received or update is expired</w:t>
            </w:r>
            <w:r>
              <w:rPr>
                <w:rFonts w:cs="Arial"/>
                <w:szCs w:val="20"/>
              </w:rPr>
              <w:t>/canceled</w:t>
            </w:r>
            <w:r w:rsidRPr="00A26DBF">
              <w:rPr>
                <w:rFonts w:cs="Arial"/>
                <w:szCs w:val="20"/>
              </w:rPr>
              <w:t xml:space="preserve">.  </w:t>
            </w:r>
          </w:p>
          <w:p w14:paraId="08EE1153" w14:textId="77777777" w:rsidR="001540C0" w:rsidRPr="00A26DBF" w:rsidRDefault="002B5930" w:rsidP="002B5930">
            <w:pPr>
              <w:numPr>
                <w:ilvl w:val="0"/>
                <w:numId w:val="38"/>
              </w:numPr>
              <w:rPr>
                <w:rFonts w:cs="Arial"/>
                <w:szCs w:val="20"/>
              </w:rPr>
            </w:pPr>
            <w:proofErr w:type="gramStart"/>
            <w:r w:rsidRPr="00A26DBF">
              <w:rPr>
                <w:rFonts w:cs="Arial"/>
                <w:szCs w:val="20"/>
              </w:rPr>
              <w:t>Is</w:t>
            </w:r>
            <w:proofErr w:type="gramEnd"/>
            <w:r w:rsidRPr="00A26DBF">
              <w:rPr>
                <w:rFonts w:cs="Arial"/>
                <w:szCs w:val="20"/>
              </w:rPr>
              <w:t xml:space="preserve"> user accept the update from popup, them HMI shall clear the ICON and notify OTAM. </w:t>
            </w:r>
          </w:p>
        </w:tc>
      </w:tr>
      <w:tr w:rsidR="001540C0" w:rsidRPr="00A26DBF" w14:paraId="15C949DE" w14:textId="77777777" w:rsidTr="00BD7333">
        <w:tc>
          <w:tcPr>
            <w:tcW w:w="1083" w:type="dxa"/>
          </w:tcPr>
          <w:p w14:paraId="240AB57D" w14:textId="77777777" w:rsidR="001540C0" w:rsidRPr="00A26DBF" w:rsidRDefault="002B5930" w:rsidP="001540C0">
            <w:pPr>
              <w:rPr>
                <w:rFonts w:cs="Arial"/>
                <w:szCs w:val="20"/>
              </w:rPr>
            </w:pPr>
            <w:r>
              <w:rPr>
                <w:rFonts w:cs="Arial"/>
                <w:szCs w:val="20"/>
              </w:rPr>
              <w:t>P.XXX</w:t>
            </w:r>
          </w:p>
        </w:tc>
        <w:tc>
          <w:tcPr>
            <w:tcW w:w="1716" w:type="dxa"/>
          </w:tcPr>
          <w:p w14:paraId="49E14192" w14:textId="77777777" w:rsidR="001540C0" w:rsidRPr="00A26DBF" w:rsidRDefault="002B5930" w:rsidP="001540C0">
            <w:pPr>
              <w:rPr>
                <w:rFonts w:cs="Arial"/>
                <w:noProof/>
                <w:szCs w:val="20"/>
              </w:rPr>
            </w:pPr>
            <w:r>
              <w:rPr>
                <w:rFonts w:eastAsia="Times New Roman" w:cs="Arial"/>
                <w:noProof/>
                <w:color w:val="000000"/>
                <w:szCs w:val="20"/>
              </w:rPr>
              <w:drawing>
                <wp:anchor distT="0" distB="0" distL="114300" distR="114300" simplePos="0" relativeHeight="251665408" behindDoc="0" locked="0" layoutInCell="1" allowOverlap="1" wp14:anchorId="601C8463" wp14:editId="410FA800">
                  <wp:simplePos x="0" y="0"/>
                  <wp:positionH relativeFrom="column">
                    <wp:posOffset>-3810</wp:posOffset>
                  </wp:positionH>
                  <wp:positionV relativeFrom="paragraph">
                    <wp:posOffset>635</wp:posOffset>
                  </wp:positionV>
                  <wp:extent cx="367119" cy="308978"/>
                  <wp:effectExtent l="0" t="0" r="0" b="0"/>
                  <wp:wrapNone/>
                  <wp:docPr id="14907" name="Picture 22">
                    <a:extLst xmlns:a="http://schemas.openxmlformats.org/drawingml/2006/main">
                      <a:ext uri="{FF2B5EF4-FFF2-40B4-BE49-F238E27FC236}">
                        <a16:creationId xmlns:a16="http://schemas.microsoft.com/office/drawing/2014/main" id="{2298695C-4D9F-478A-9A62-CAB763FE2D6F}"/>
                      </a:ext>
                    </a:extLst>
                  </wp:docPr>
                  <wp:cNvGraphicFramePr/>
                  <a:graphic xmlns:a="http://schemas.openxmlformats.org/drawingml/2006/main">
                    <a:graphicData uri="http://schemas.openxmlformats.org/drawingml/2006/picture">
                      <pic:pic xmlns:pic="http://schemas.openxmlformats.org/drawingml/2006/picture">
                        <pic:nvPicPr>
                          <pic:cNvPr id="2" name="Object 2">
                            <a:extLst>
                              <a:ext uri="{FF2B5EF4-FFF2-40B4-BE49-F238E27FC236}">
                                <a16:creationId xmlns:a16="http://schemas.microsoft.com/office/drawing/2014/main" id="{2298695C-4D9F-478A-9A62-CAB763FE2D6F}"/>
                              </a:ext>
                            </a:extLst>
                          </pic:cNvPr>
                          <pic:cNvPicPr>
                            <a:picLocks noChangeAspect="1"/>
                          </pic:cNvPicPr>
                        </pic:nvPicPr>
                        <pic:blipFill>
                          <a:blip r:embed="rId57"/>
                          <a:stretch>
                            <a:fillRect/>
                          </a:stretch>
                        </pic:blipFill>
                        <pic:spPr>
                          <a:xfrm>
                            <a:off x="0" y="0"/>
                            <a:ext cx="367119" cy="308978"/>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tcPr>
          <w:p w14:paraId="619D4A9D" w14:textId="77777777" w:rsidR="001540C0" w:rsidRPr="00A26DBF" w:rsidRDefault="002B5930" w:rsidP="001540C0">
            <w:pPr>
              <w:rPr>
                <w:rFonts w:cs="Arial"/>
                <w:szCs w:val="20"/>
              </w:rPr>
            </w:pPr>
            <w:r>
              <w:rPr>
                <w:rFonts w:cs="Arial"/>
                <w:szCs w:val="20"/>
              </w:rPr>
              <w:t>OATM shall set a flag that update is available and requires Wi-Fi</w:t>
            </w:r>
          </w:p>
        </w:tc>
        <w:tc>
          <w:tcPr>
            <w:tcW w:w="5940" w:type="dxa"/>
          </w:tcPr>
          <w:p w14:paraId="6A445B4C" w14:textId="77777777" w:rsidR="001540C0" w:rsidRPr="00A26DBF" w:rsidRDefault="002B5930" w:rsidP="002B5930">
            <w:pPr>
              <w:numPr>
                <w:ilvl w:val="0"/>
                <w:numId w:val="39"/>
              </w:numPr>
              <w:rPr>
                <w:rFonts w:cs="Arial"/>
                <w:szCs w:val="20"/>
              </w:rPr>
            </w:pPr>
            <w:r w:rsidRPr="00A26DBF">
              <w:rPr>
                <w:rFonts w:cs="Arial"/>
                <w:szCs w:val="20"/>
              </w:rPr>
              <w:t>HMI shall download the update details</w:t>
            </w:r>
          </w:p>
          <w:p w14:paraId="5B6F72E3" w14:textId="77777777" w:rsidR="001540C0" w:rsidRDefault="002B5930" w:rsidP="002B5930">
            <w:pPr>
              <w:numPr>
                <w:ilvl w:val="0"/>
                <w:numId w:val="39"/>
              </w:numPr>
              <w:rPr>
                <w:rFonts w:cs="Arial"/>
                <w:szCs w:val="20"/>
              </w:rPr>
            </w:pPr>
            <w:r>
              <w:rPr>
                <w:rFonts w:cs="Arial"/>
                <w:szCs w:val="20"/>
              </w:rPr>
              <w:t xml:space="preserve">HMI shall notify the user via ICON that update is available and requires Wi-Fi </w:t>
            </w:r>
          </w:p>
          <w:p w14:paraId="5D97471B" w14:textId="77777777" w:rsidR="001540C0" w:rsidRDefault="002B5930" w:rsidP="002B5930">
            <w:pPr>
              <w:numPr>
                <w:ilvl w:val="0"/>
                <w:numId w:val="39"/>
              </w:numPr>
              <w:rPr>
                <w:rFonts w:cs="Arial"/>
                <w:szCs w:val="20"/>
              </w:rPr>
            </w:pPr>
            <w:r>
              <w:rPr>
                <w:rFonts w:cs="Arial"/>
                <w:szCs w:val="20"/>
              </w:rPr>
              <w:t>HMI shall allow the user to view available network by clicking the ICON</w:t>
            </w:r>
          </w:p>
          <w:p w14:paraId="0F8FAC15" w14:textId="77777777" w:rsidR="001540C0" w:rsidRPr="00A26DBF" w:rsidRDefault="002B5930" w:rsidP="002B5930">
            <w:pPr>
              <w:numPr>
                <w:ilvl w:val="0"/>
                <w:numId w:val="39"/>
              </w:numPr>
              <w:rPr>
                <w:rFonts w:cs="Arial"/>
                <w:szCs w:val="20"/>
              </w:rPr>
            </w:pPr>
            <w:r>
              <w:rPr>
                <w:rFonts w:cs="Arial"/>
                <w:szCs w:val="20"/>
              </w:rPr>
              <w:t>If Wi-Fi is connected via ICON or settings, then HMI shall clear the ICON</w:t>
            </w:r>
          </w:p>
        </w:tc>
      </w:tr>
      <w:tr w:rsidR="001540C0" w:rsidRPr="00A26DBF" w14:paraId="23AE1B78" w14:textId="77777777" w:rsidTr="00BD7333">
        <w:tc>
          <w:tcPr>
            <w:tcW w:w="1083" w:type="dxa"/>
          </w:tcPr>
          <w:p w14:paraId="662391E1" w14:textId="77777777" w:rsidR="001540C0" w:rsidRPr="00A26DBF" w:rsidRDefault="002B5930" w:rsidP="001540C0">
            <w:pPr>
              <w:rPr>
                <w:rFonts w:cs="Arial"/>
                <w:szCs w:val="20"/>
              </w:rPr>
            </w:pPr>
            <w:r>
              <w:rPr>
                <w:rFonts w:cs="Arial"/>
                <w:szCs w:val="20"/>
              </w:rPr>
              <w:t>P.XXX</w:t>
            </w:r>
          </w:p>
        </w:tc>
        <w:tc>
          <w:tcPr>
            <w:tcW w:w="1716" w:type="dxa"/>
          </w:tcPr>
          <w:p w14:paraId="7DA04278" w14:textId="77777777" w:rsidR="001540C0" w:rsidRPr="00A26DBF" w:rsidRDefault="002B5930" w:rsidP="001540C0">
            <w:pPr>
              <w:rPr>
                <w:rFonts w:cs="Arial"/>
                <w:noProof/>
                <w:szCs w:val="20"/>
              </w:rPr>
            </w:pPr>
            <w:r w:rsidRPr="00D71761">
              <w:rPr>
                <w:rFonts w:eastAsia="Times New Roman" w:cs="Arial"/>
                <w:noProof/>
                <w:color w:val="000000"/>
                <w:szCs w:val="20"/>
              </w:rPr>
              <w:drawing>
                <wp:inline distT="0" distB="0" distL="0" distR="0" wp14:anchorId="10ACE045" wp14:editId="5324697E">
                  <wp:extent cx="322929" cy="315763"/>
                  <wp:effectExtent l="0" t="0" r="1270" b="8255"/>
                  <wp:docPr id="149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854" cy="324490"/>
                          </a:xfrm>
                          <a:prstGeom prst="rect">
                            <a:avLst/>
                          </a:prstGeom>
                          <a:noFill/>
                          <a:ln>
                            <a:noFill/>
                          </a:ln>
                        </pic:spPr>
                      </pic:pic>
                    </a:graphicData>
                  </a:graphic>
                </wp:inline>
              </w:drawing>
            </w:r>
          </w:p>
        </w:tc>
        <w:tc>
          <w:tcPr>
            <w:tcW w:w="1856" w:type="dxa"/>
          </w:tcPr>
          <w:p w14:paraId="0822FEB7" w14:textId="77777777" w:rsidR="001540C0" w:rsidRPr="00A26DBF" w:rsidRDefault="002B5930" w:rsidP="001540C0">
            <w:pPr>
              <w:rPr>
                <w:rFonts w:cs="Arial"/>
                <w:szCs w:val="20"/>
              </w:rPr>
            </w:pPr>
            <w:r>
              <w:rPr>
                <w:rFonts w:cs="Arial"/>
                <w:szCs w:val="20"/>
              </w:rPr>
              <w:t>OATM shall set a flag that update is pause and requires Wi-Fi</w:t>
            </w:r>
          </w:p>
        </w:tc>
        <w:tc>
          <w:tcPr>
            <w:tcW w:w="5940" w:type="dxa"/>
          </w:tcPr>
          <w:p w14:paraId="4192758B" w14:textId="77777777" w:rsidR="001540C0" w:rsidRPr="00A26DBF" w:rsidRDefault="002B5930" w:rsidP="002B5930">
            <w:pPr>
              <w:numPr>
                <w:ilvl w:val="0"/>
                <w:numId w:val="40"/>
              </w:numPr>
              <w:rPr>
                <w:rFonts w:cs="Arial"/>
                <w:szCs w:val="20"/>
              </w:rPr>
            </w:pPr>
            <w:r w:rsidRPr="00A26DBF">
              <w:rPr>
                <w:rFonts w:cs="Arial"/>
                <w:szCs w:val="20"/>
              </w:rPr>
              <w:t>HMI shall download the update details</w:t>
            </w:r>
          </w:p>
          <w:p w14:paraId="2AB41EC7" w14:textId="77777777" w:rsidR="001540C0" w:rsidRDefault="002B5930" w:rsidP="002B5930">
            <w:pPr>
              <w:numPr>
                <w:ilvl w:val="0"/>
                <w:numId w:val="40"/>
              </w:numPr>
              <w:rPr>
                <w:rFonts w:cs="Arial"/>
                <w:szCs w:val="20"/>
              </w:rPr>
            </w:pPr>
            <w:r>
              <w:rPr>
                <w:rFonts w:cs="Arial"/>
                <w:szCs w:val="20"/>
              </w:rPr>
              <w:t>If update is paused and requires Wi-Fi to resume, then HMI shall display the ICON</w:t>
            </w:r>
          </w:p>
          <w:p w14:paraId="5B0D847E" w14:textId="77777777" w:rsidR="001540C0" w:rsidRDefault="002B5930" w:rsidP="002B5930">
            <w:pPr>
              <w:numPr>
                <w:ilvl w:val="0"/>
                <w:numId w:val="40"/>
              </w:numPr>
              <w:rPr>
                <w:rFonts w:cs="Arial"/>
                <w:szCs w:val="20"/>
              </w:rPr>
            </w:pPr>
            <w:r>
              <w:rPr>
                <w:rFonts w:cs="Arial"/>
                <w:szCs w:val="20"/>
              </w:rPr>
              <w:t>HMI shall allow the user to view available network by clicking the ICON</w:t>
            </w:r>
          </w:p>
          <w:p w14:paraId="30A0CB90" w14:textId="77777777" w:rsidR="001540C0" w:rsidRPr="00A26DBF" w:rsidRDefault="002B5930" w:rsidP="002B5930">
            <w:pPr>
              <w:numPr>
                <w:ilvl w:val="0"/>
                <w:numId w:val="40"/>
              </w:numPr>
              <w:rPr>
                <w:rFonts w:cs="Arial"/>
                <w:szCs w:val="20"/>
              </w:rPr>
            </w:pPr>
            <w:r>
              <w:rPr>
                <w:rFonts w:cs="Arial"/>
                <w:szCs w:val="20"/>
              </w:rPr>
              <w:t>If Wi-Fi is connected via ICON or settings, then HMI shall clear the ICON OR if update is resumed then HMI shall clear the ICON</w:t>
            </w:r>
          </w:p>
        </w:tc>
      </w:tr>
      <w:tr w:rsidR="001540C0" w:rsidRPr="00A26DBF" w14:paraId="3B1B2D4D" w14:textId="77777777" w:rsidTr="00BD7333">
        <w:tc>
          <w:tcPr>
            <w:tcW w:w="10595" w:type="dxa"/>
            <w:gridSpan w:val="4"/>
          </w:tcPr>
          <w:p w14:paraId="6960A15C" w14:textId="77777777" w:rsidR="001540C0" w:rsidRPr="00A26DBF" w:rsidRDefault="00DC691E" w:rsidP="001540C0">
            <w:pPr>
              <w:rPr>
                <w:rFonts w:cs="Arial"/>
                <w:szCs w:val="20"/>
              </w:rPr>
            </w:pPr>
          </w:p>
        </w:tc>
      </w:tr>
      <w:bookmarkEnd w:id="165"/>
    </w:tbl>
    <w:p w14:paraId="55575EA1" w14:textId="77777777" w:rsidR="00EA4672" w:rsidRDefault="00EA4672" w:rsidP="00AE310D"/>
    <w:p w14:paraId="3EA6FC9A" w14:textId="7777777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34608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580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9939AA" w14:textId="77777777" w:rsidR="006C029A" w:rsidRPr="00520F3E" w:rsidRDefault="00DC691E" w:rsidP="009E691C">
            <w:pPr>
              <w:rPr>
                <w:rFonts w:eastAsiaTheme="minorHAnsi" w:cs="Arial"/>
                <w:vanish/>
                <w:color w:val="000000" w:themeColor="text1"/>
                <w:sz w:val="16"/>
                <w:szCs w:val="16"/>
              </w:rPr>
            </w:pPr>
          </w:p>
        </w:tc>
      </w:tr>
      <w:tr w:rsidR="006C029A" w:rsidRPr="00520F3E" w14:paraId="0C147E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C1C7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0AD831" w14:textId="77777777" w:rsidR="006C029A" w:rsidRPr="00520F3E" w:rsidRDefault="00DC691E" w:rsidP="009E691C">
            <w:pPr>
              <w:rPr>
                <w:rFonts w:eastAsiaTheme="minorHAnsi" w:cs="Arial"/>
                <w:vanish/>
                <w:color w:val="000000" w:themeColor="text1"/>
                <w:sz w:val="16"/>
                <w:szCs w:val="16"/>
              </w:rPr>
            </w:pPr>
          </w:p>
        </w:tc>
      </w:tr>
      <w:tr w:rsidR="006C029A" w:rsidRPr="00520F3E" w14:paraId="43AF46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3C752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6653F1" w14:textId="77777777" w:rsidR="006C029A" w:rsidRPr="00520F3E" w:rsidRDefault="00DC691E" w:rsidP="009E691C">
            <w:pPr>
              <w:rPr>
                <w:rFonts w:eastAsiaTheme="minorHAnsi" w:cs="Arial"/>
                <w:vanish/>
                <w:color w:val="000000" w:themeColor="text1"/>
                <w:sz w:val="16"/>
                <w:szCs w:val="16"/>
              </w:rPr>
            </w:pPr>
          </w:p>
        </w:tc>
      </w:tr>
      <w:tr w:rsidR="006C029A" w:rsidRPr="00520F3E" w14:paraId="0438A9B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CAF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42FEDF" w14:textId="77777777" w:rsidR="006C029A" w:rsidRPr="00520F3E" w:rsidRDefault="00DC691E" w:rsidP="00351BDF">
            <w:pPr>
              <w:rPr>
                <w:rFonts w:eastAsiaTheme="minorHAnsi" w:cs="Arial"/>
                <w:vanish/>
                <w:color w:val="000000" w:themeColor="text1"/>
                <w:sz w:val="16"/>
                <w:szCs w:val="16"/>
              </w:rPr>
            </w:pPr>
          </w:p>
        </w:tc>
      </w:tr>
      <w:tr w:rsidR="006C029A" w:rsidRPr="00520F3E" w14:paraId="110D1DA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D3E9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B7CED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87BF4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8C24CE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59037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373A1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BBE3C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1D892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3238AC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C50F43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A78A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773E0F"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4AE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08708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D1B32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D1A26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B7AFDB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B663F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82596C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515416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863FB2B" w14:textId="77777777" w:rsidR="00DC0771" w:rsidRPr="00106C9E" w:rsidRDefault="00DC691E" w:rsidP="00A03556"/>
    <w:p w14:paraId="5EA7888C" w14:textId="77777777" w:rsidR="00D353BB" w:rsidRPr="0040222F" w:rsidRDefault="002B5930" w:rsidP="0040222F">
      <w:pPr>
        <w:pStyle w:val="Heading5"/>
      </w:pPr>
      <w:bookmarkStart w:id="169" w:name="_Toc46730443"/>
      <w:r w:rsidRPr="0040222F">
        <w:lastRenderedPageBreak/>
        <w:t>REQ-392412/A-###R_FNC_Veh_HMI_Notif_052### HMI ICON Priority</w:t>
      </w:r>
      <w:bookmarkEnd w:id="169"/>
    </w:p>
    <w:tbl>
      <w:tblPr>
        <w:tblpPr w:leftFromText="180" w:rightFromText="180" w:vertAnchor="text" w:horzAnchor="margin" w:tblpXSpec="center" w:tblpY="445"/>
        <w:tblW w:w="10099" w:type="dxa"/>
        <w:tblLook w:val="04A0" w:firstRow="1" w:lastRow="0" w:firstColumn="1" w:lastColumn="0" w:noHBand="0" w:noVBand="1"/>
      </w:tblPr>
      <w:tblGrid>
        <w:gridCol w:w="1117"/>
        <w:gridCol w:w="497"/>
        <w:gridCol w:w="620"/>
        <w:gridCol w:w="529"/>
        <w:gridCol w:w="499"/>
        <w:gridCol w:w="1095"/>
        <w:gridCol w:w="928"/>
        <w:gridCol w:w="1184"/>
        <w:gridCol w:w="1184"/>
        <w:gridCol w:w="1028"/>
        <w:gridCol w:w="784"/>
        <w:gridCol w:w="1873"/>
        <w:gridCol w:w="859"/>
      </w:tblGrid>
      <w:tr w:rsidR="00DE34B4" w:rsidRPr="00A26DBF" w14:paraId="07B21229" w14:textId="77777777" w:rsidTr="00DE34B4">
        <w:trPr>
          <w:trHeight w:val="163"/>
        </w:trPr>
        <w:tc>
          <w:tcPr>
            <w:tcW w:w="7712" w:type="dxa"/>
            <w:gridSpan w:val="11"/>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44D8C"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Conditions for icons available</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EFE9CD"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Result</w:t>
            </w:r>
          </w:p>
        </w:tc>
        <w:tc>
          <w:tcPr>
            <w:tcW w:w="859" w:type="dxa"/>
            <w:tcBorders>
              <w:top w:val="single" w:sz="4" w:space="0" w:color="auto"/>
              <w:left w:val="nil"/>
              <w:bottom w:val="single" w:sz="4" w:space="0" w:color="auto"/>
              <w:right w:val="single" w:sz="4" w:space="0" w:color="auto"/>
            </w:tcBorders>
            <w:shd w:val="clear" w:color="auto" w:fill="auto"/>
            <w:noWrap/>
            <w:vAlign w:val="bottom"/>
            <w:hideMark/>
          </w:tcPr>
          <w:p w14:paraId="00E90D5B" w14:textId="77777777" w:rsidR="00DE34B4" w:rsidRPr="00A26DBF" w:rsidRDefault="00DE34B4" w:rsidP="00DE34B4">
            <w:pPr>
              <w:rPr>
                <w:rFonts w:eastAsia="Times New Roman" w:cs="Arial"/>
                <w:color w:val="000000"/>
                <w:szCs w:val="20"/>
              </w:rPr>
            </w:pPr>
            <w:r w:rsidRPr="00A26DBF">
              <w:rPr>
                <w:rFonts w:eastAsia="Times New Roman" w:cs="Arial"/>
                <w:color w:val="000000"/>
                <w:szCs w:val="20"/>
              </w:rPr>
              <w:t> ICON Priority</w:t>
            </w:r>
          </w:p>
        </w:tc>
      </w:tr>
      <w:tr w:rsidR="00DE34B4" w:rsidRPr="00A26DBF" w14:paraId="797E7A12" w14:textId="77777777" w:rsidTr="00DE34B4">
        <w:trPr>
          <w:trHeight w:val="770"/>
        </w:trPr>
        <w:tc>
          <w:tcPr>
            <w:tcW w:w="910" w:type="dxa"/>
            <w:tcBorders>
              <w:top w:val="nil"/>
              <w:left w:val="single" w:sz="4" w:space="0" w:color="auto"/>
              <w:bottom w:val="single" w:sz="4" w:space="0" w:color="auto"/>
              <w:right w:val="single" w:sz="4" w:space="0" w:color="auto"/>
            </w:tcBorders>
            <w:shd w:val="clear" w:color="auto" w:fill="auto"/>
            <w:vAlign w:val="center"/>
            <w:hideMark/>
          </w:tcPr>
          <w:p w14:paraId="556F67EA"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No conditions Present</w:t>
            </w:r>
          </w:p>
        </w:tc>
        <w:tc>
          <w:tcPr>
            <w:tcW w:w="910" w:type="dxa"/>
            <w:gridSpan w:val="2"/>
            <w:tcBorders>
              <w:top w:val="nil"/>
              <w:left w:val="nil"/>
              <w:bottom w:val="single" w:sz="4" w:space="0" w:color="auto"/>
              <w:right w:val="single" w:sz="4" w:space="0" w:color="auto"/>
            </w:tcBorders>
            <w:shd w:val="clear" w:color="auto" w:fill="auto"/>
            <w:vAlign w:val="center"/>
            <w:hideMark/>
          </w:tcPr>
          <w:p w14:paraId="2DF26A1E"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Upcoming Schedule Reminder</w:t>
            </w:r>
          </w:p>
          <w:p w14:paraId="47DDC47C" w14:textId="77777777" w:rsidR="00DE34B4" w:rsidRPr="00A26DBF" w:rsidRDefault="00DE34B4" w:rsidP="00DE34B4">
            <w:pPr>
              <w:jc w:val="center"/>
              <w:rPr>
                <w:rFonts w:eastAsia="Times New Roman" w:cs="Arial"/>
                <w:color w:val="000000"/>
                <w:szCs w:val="20"/>
              </w:rPr>
            </w:pPr>
            <w:r w:rsidRPr="00A26DBF">
              <w:rPr>
                <w:rFonts w:cs="Arial"/>
                <w:noProof/>
                <w:szCs w:val="20"/>
              </w:rPr>
              <w:drawing>
                <wp:inline distT="0" distB="0" distL="0" distR="0" wp14:anchorId="3859688C" wp14:editId="590C8612">
                  <wp:extent cx="332954" cy="311594"/>
                  <wp:effectExtent l="0" t="0" r="0" b="0"/>
                  <wp:docPr id="15000" name="Picture 8">
                    <a:extLst xmlns:a="http://schemas.openxmlformats.org/drawingml/2006/main">
                      <a:ext uri="{FF2B5EF4-FFF2-40B4-BE49-F238E27FC236}">
                        <a16:creationId xmlns:a16="http://schemas.microsoft.com/office/drawing/2014/main" id="{00000000-0008-0000-00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0000000-0008-0000-0000-000009000000}"/>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691" cy="316027"/>
                          </a:xfrm>
                          <a:prstGeom prst="rect">
                            <a:avLst/>
                          </a:prstGeom>
                          <a:noFill/>
                        </pic:spPr>
                      </pic:pic>
                    </a:graphicData>
                  </a:graphic>
                </wp:inline>
              </w:drawing>
            </w:r>
          </w:p>
          <w:p w14:paraId="21C79CBE" w14:textId="77777777" w:rsidR="00DE34B4" w:rsidRPr="00A26DBF" w:rsidRDefault="00DE34B4" w:rsidP="00DE34B4">
            <w:pPr>
              <w:jc w:val="center"/>
              <w:rPr>
                <w:rFonts w:eastAsia="Times New Roman" w:cs="Arial"/>
                <w:color w:val="000000"/>
                <w:szCs w:val="20"/>
              </w:rPr>
            </w:pPr>
          </w:p>
        </w:tc>
        <w:tc>
          <w:tcPr>
            <w:tcW w:w="836" w:type="dxa"/>
            <w:gridSpan w:val="2"/>
            <w:tcBorders>
              <w:top w:val="nil"/>
              <w:left w:val="nil"/>
              <w:bottom w:val="single" w:sz="4" w:space="0" w:color="auto"/>
              <w:right w:val="single" w:sz="4" w:space="0" w:color="auto"/>
            </w:tcBorders>
            <w:shd w:val="clear" w:color="auto" w:fill="auto"/>
            <w:vAlign w:val="center"/>
            <w:hideMark/>
          </w:tcPr>
          <w:p w14:paraId="01D4FABF"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Update Available</w:t>
            </w:r>
          </w:p>
          <w:p w14:paraId="62A41D11" w14:textId="77777777" w:rsidR="00DE34B4" w:rsidRPr="00A26DBF" w:rsidRDefault="00DE34B4" w:rsidP="00DE34B4">
            <w:pPr>
              <w:jc w:val="center"/>
              <w:rPr>
                <w:rFonts w:eastAsia="Times New Roman" w:cs="Arial"/>
                <w:color w:val="000000"/>
                <w:szCs w:val="20"/>
              </w:rPr>
            </w:pPr>
            <w:r w:rsidRPr="00A26DBF">
              <w:rPr>
                <w:rFonts w:cs="Arial"/>
                <w:noProof/>
                <w:szCs w:val="20"/>
              </w:rPr>
              <w:drawing>
                <wp:inline distT="0" distB="0" distL="0" distR="0" wp14:anchorId="508037C1" wp14:editId="61E7D16F">
                  <wp:extent cx="314325" cy="326149"/>
                  <wp:effectExtent l="0" t="0" r="0" b="0"/>
                  <wp:docPr id="15001" name="Picture 10">
                    <a:extLst xmlns:a="http://schemas.openxmlformats.org/drawingml/2006/main">
                      <a:ext uri="{FF2B5EF4-FFF2-40B4-BE49-F238E27FC236}">
                        <a16:creationId xmlns:a16="http://schemas.microsoft.com/office/drawing/2014/main" id="{00000000-0008-0000-0000-00000B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0000000-0008-0000-0000-00000B000000}"/>
                              </a:ext>
                            </a:extLs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32614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891" w:type="dxa"/>
            <w:tcBorders>
              <w:top w:val="nil"/>
              <w:left w:val="nil"/>
              <w:bottom w:val="single" w:sz="4" w:space="0" w:color="auto"/>
              <w:right w:val="single" w:sz="4" w:space="0" w:color="auto"/>
            </w:tcBorders>
            <w:shd w:val="clear" w:color="auto" w:fill="auto"/>
            <w:vAlign w:val="center"/>
            <w:hideMark/>
          </w:tcPr>
          <w:p w14:paraId="4CFC1169"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Additional Consent</w:t>
            </w:r>
          </w:p>
          <w:p w14:paraId="7D34B9C4" w14:textId="77777777" w:rsidR="00DE34B4" w:rsidRPr="00A26DBF" w:rsidRDefault="00DE34B4" w:rsidP="00DE34B4">
            <w:pPr>
              <w:jc w:val="center"/>
              <w:rPr>
                <w:rFonts w:eastAsia="Times New Roman" w:cs="Arial"/>
                <w:color w:val="000000"/>
                <w:szCs w:val="20"/>
              </w:rPr>
            </w:pPr>
            <w:r w:rsidRPr="00A26DBF">
              <w:rPr>
                <w:rFonts w:cs="Arial"/>
                <w:noProof/>
                <w:szCs w:val="20"/>
              </w:rPr>
              <w:drawing>
                <wp:inline distT="0" distB="0" distL="0" distR="0" wp14:anchorId="155A85DD" wp14:editId="4CCE3066">
                  <wp:extent cx="310749" cy="305136"/>
                  <wp:effectExtent l="0" t="0" r="0" b="0"/>
                  <wp:docPr id="15002" name="Picture 9">
                    <a:extLst xmlns:a="http://schemas.openxmlformats.org/drawingml/2006/main">
                      <a:ext uri="{FF2B5EF4-FFF2-40B4-BE49-F238E27FC236}">
                        <a16:creationId xmlns:a16="http://schemas.microsoft.com/office/drawing/2014/main" id="{00000000-0008-0000-0000-00000A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0000000-0008-0000-0000-00000A000000}"/>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370" cy="309674"/>
                          </a:xfrm>
                          <a:prstGeom prst="rect">
                            <a:avLst/>
                          </a:prstGeom>
                          <a:noFill/>
                        </pic:spPr>
                      </pic:pic>
                    </a:graphicData>
                  </a:graphic>
                </wp:inline>
              </w:drawing>
            </w:r>
          </w:p>
        </w:tc>
        <w:tc>
          <w:tcPr>
            <w:tcW w:w="756" w:type="dxa"/>
            <w:tcBorders>
              <w:top w:val="nil"/>
              <w:left w:val="nil"/>
              <w:bottom w:val="single" w:sz="4" w:space="0" w:color="auto"/>
              <w:right w:val="single" w:sz="4" w:space="0" w:color="auto"/>
            </w:tcBorders>
            <w:shd w:val="clear" w:color="auto" w:fill="auto"/>
            <w:vAlign w:val="center"/>
            <w:hideMark/>
          </w:tcPr>
          <w:p w14:paraId="6AC77F20"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System Activate</w:t>
            </w:r>
          </w:p>
          <w:p w14:paraId="0264D043" w14:textId="77777777" w:rsidR="00DE34B4" w:rsidRPr="00A26DBF" w:rsidRDefault="00DE34B4" w:rsidP="00DE34B4">
            <w:pPr>
              <w:jc w:val="center"/>
              <w:rPr>
                <w:rFonts w:eastAsia="Times New Roman" w:cs="Arial"/>
                <w:color w:val="000000"/>
                <w:szCs w:val="20"/>
              </w:rPr>
            </w:pPr>
            <w:r w:rsidRPr="00A26DBF">
              <w:rPr>
                <w:rFonts w:cs="Arial"/>
                <w:noProof/>
                <w:szCs w:val="20"/>
              </w:rPr>
              <w:drawing>
                <wp:inline distT="0" distB="0" distL="0" distR="0" wp14:anchorId="1D238CFA" wp14:editId="77E41714">
                  <wp:extent cx="303943" cy="267784"/>
                  <wp:effectExtent l="0" t="0" r="1270" b="0"/>
                  <wp:docPr id="15003" name="Picture 7">
                    <a:extLst xmlns:a="http://schemas.openxmlformats.org/drawingml/2006/main">
                      <a:ext uri="{FF2B5EF4-FFF2-40B4-BE49-F238E27FC236}">
                        <a16:creationId xmlns:a16="http://schemas.microsoft.com/office/drawing/2014/main" id="{00000000-0008-0000-00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000000-0008-0000-0000-000008000000}"/>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342" cy="272541"/>
                          </a:xfrm>
                          <a:prstGeom prst="rect">
                            <a:avLst/>
                          </a:prstGeom>
                          <a:noFill/>
                        </pic:spPr>
                      </pic:pic>
                    </a:graphicData>
                  </a:graphic>
                </wp:inline>
              </w:drawing>
            </w:r>
          </w:p>
        </w:tc>
        <w:tc>
          <w:tcPr>
            <w:tcW w:w="965" w:type="dxa"/>
            <w:tcBorders>
              <w:top w:val="nil"/>
              <w:left w:val="nil"/>
              <w:bottom w:val="single" w:sz="4" w:space="0" w:color="auto"/>
              <w:right w:val="single" w:sz="4" w:space="0" w:color="auto"/>
            </w:tcBorders>
            <w:shd w:val="clear" w:color="auto" w:fill="auto"/>
            <w:vAlign w:val="center"/>
            <w:hideMark/>
          </w:tcPr>
          <w:p w14:paraId="70964186"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System Update Successful</w:t>
            </w:r>
          </w:p>
          <w:p w14:paraId="4F5CB1CF" w14:textId="77777777" w:rsidR="00DE34B4" w:rsidRPr="00A26DBF" w:rsidRDefault="00DE34B4" w:rsidP="00DE34B4">
            <w:pPr>
              <w:jc w:val="center"/>
              <w:rPr>
                <w:rFonts w:eastAsia="Times New Roman" w:cs="Arial"/>
                <w:color w:val="000000"/>
                <w:szCs w:val="20"/>
              </w:rPr>
            </w:pPr>
            <w:r w:rsidRPr="00A26DBF">
              <w:rPr>
                <w:rFonts w:cs="Arial"/>
                <w:noProof/>
                <w:szCs w:val="20"/>
              </w:rPr>
              <w:drawing>
                <wp:inline distT="0" distB="0" distL="0" distR="0" wp14:anchorId="04564651" wp14:editId="7CD44233">
                  <wp:extent cx="406400" cy="372533"/>
                  <wp:effectExtent l="0" t="0" r="0" b="8890"/>
                  <wp:docPr id="15004" name="Picture 1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385" cy="383519"/>
                          </a:xfrm>
                          <a:prstGeom prst="rect">
                            <a:avLst/>
                          </a:prstGeom>
                        </pic:spPr>
                      </pic:pic>
                    </a:graphicData>
                  </a:graphic>
                </wp:inline>
              </w:drawing>
            </w:r>
          </w:p>
        </w:tc>
        <w:tc>
          <w:tcPr>
            <w:tcW w:w="965" w:type="dxa"/>
            <w:tcBorders>
              <w:top w:val="nil"/>
              <w:left w:val="nil"/>
              <w:bottom w:val="single" w:sz="4" w:space="0" w:color="auto"/>
              <w:right w:val="single" w:sz="4" w:space="0" w:color="auto"/>
            </w:tcBorders>
            <w:shd w:val="clear" w:color="auto" w:fill="auto"/>
            <w:vAlign w:val="center"/>
            <w:hideMark/>
          </w:tcPr>
          <w:p w14:paraId="321E33FB"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Update not Successful</w:t>
            </w:r>
          </w:p>
          <w:p w14:paraId="4BBCFF99" w14:textId="77777777" w:rsidR="00DE34B4" w:rsidRPr="00A26DBF" w:rsidRDefault="00DE34B4" w:rsidP="00DE34B4">
            <w:pPr>
              <w:jc w:val="center"/>
              <w:rPr>
                <w:rFonts w:eastAsia="Times New Roman" w:cs="Arial"/>
                <w:color w:val="000000"/>
                <w:szCs w:val="20"/>
              </w:rPr>
            </w:pPr>
            <w:r w:rsidRPr="00A26DBF">
              <w:rPr>
                <w:rFonts w:cs="Arial"/>
                <w:noProof/>
                <w:szCs w:val="20"/>
              </w:rPr>
              <w:drawing>
                <wp:inline distT="0" distB="0" distL="0" distR="0" wp14:anchorId="75FCA83E" wp14:editId="78CF4D54">
                  <wp:extent cx="276225" cy="297574"/>
                  <wp:effectExtent l="0" t="0" r="0" b="7620"/>
                  <wp:docPr id="15005" name="Picture 12">
                    <a:extLst xmlns:a="http://schemas.openxmlformats.org/drawingml/2006/main">
                      <a:ext uri="{FF2B5EF4-FFF2-40B4-BE49-F238E27FC236}">
                        <a16:creationId xmlns:a16="http://schemas.microsoft.com/office/drawing/2014/main" id="{00000000-0008-0000-0000-00000D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0000000-0008-0000-0000-00000D000000}"/>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9757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837" w:type="dxa"/>
            <w:tcBorders>
              <w:top w:val="single" w:sz="4" w:space="0" w:color="auto"/>
              <w:left w:val="nil"/>
              <w:bottom w:val="single" w:sz="4" w:space="0" w:color="auto"/>
              <w:right w:val="single" w:sz="4" w:space="0" w:color="auto"/>
            </w:tcBorders>
          </w:tcPr>
          <w:p w14:paraId="2CA65B23" w14:textId="77777777" w:rsidR="00DE34B4" w:rsidRDefault="00DE34B4" w:rsidP="00DE34B4">
            <w:pPr>
              <w:rPr>
                <w:rFonts w:eastAsia="Times New Roman" w:cs="Arial"/>
                <w:color w:val="000000"/>
                <w:szCs w:val="20"/>
              </w:rPr>
            </w:pPr>
            <w:r>
              <w:rPr>
                <w:rFonts w:eastAsia="Times New Roman" w:cs="Arial"/>
                <w:color w:val="000000"/>
                <w:szCs w:val="20"/>
              </w:rPr>
              <w:t>Wi-Fi Required</w:t>
            </w:r>
          </w:p>
          <w:p w14:paraId="05031D4B" w14:textId="77777777" w:rsidR="00DE34B4" w:rsidRPr="00A26DBF" w:rsidRDefault="00DE34B4" w:rsidP="00DE34B4">
            <w:pPr>
              <w:rPr>
                <w:rFonts w:eastAsia="Times New Roman" w:cs="Arial"/>
                <w:color w:val="000000"/>
                <w:szCs w:val="20"/>
              </w:rPr>
            </w:pPr>
            <w:r>
              <w:rPr>
                <w:rFonts w:eastAsia="Times New Roman" w:cs="Arial"/>
                <w:noProof/>
                <w:color w:val="000000"/>
                <w:szCs w:val="20"/>
              </w:rPr>
              <w:drawing>
                <wp:anchor distT="0" distB="0" distL="114300" distR="114300" simplePos="0" relativeHeight="251673600" behindDoc="0" locked="0" layoutInCell="1" allowOverlap="1" wp14:anchorId="43D684A1" wp14:editId="17AAEABC">
                  <wp:simplePos x="0" y="0"/>
                  <wp:positionH relativeFrom="column">
                    <wp:posOffset>12327</wp:posOffset>
                  </wp:positionH>
                  <wp:positionV relativeFrom="paragraph">
                    <wp:posOffset>196396</wp:posOffset>
                  </wp:positionV>
                  <wp:extent cx="367119" cy="308978"/>
                  <wp:effectExtent l="0" t="0" r="0" b="0"/>
                  <wp:wrapNone/>
                  <wp:docPr id="15006" name="Picture 21">
                    <a:extLst xmlns:a="http://schemas.openxmlformats.org/drawingml/2006/main">
                      <a:ext uri="{FF2B5EF4-FFF2-40B4-BE49-F238E27FC236}">
                        <a16:creationId xmlns:a16="http://schemas.microsoft.com/office/drawing/2014/main" id="{2298695C-4D9F-478A-9A62-CAB763FE2D6F}"/>
                      </a:ext>
                    </a:extLst>
                  </wp:docPr>
                  <wp:cNvGraphicFramePr/>
                  <a:graphic xmlns:a="http://schemas.openxmlformats.org/drawingml/2006/main">
                    <a:graphicData uri="http://schemas.openxmlformats.org/drawingml/2006/picture">
                      <pic:pic xmlns:pic="http://schemas.openxmlformats.org/drawingml/2006/picture">
                        <pic:nvPicPr>
                          <pic:cNvPr id="2" name="Object 2">
                            <a:extLst>
                              <a:ext uri="{FF2B5EF4-FFF2-40B4-BE49-F238E27FC236}">
                                <a16:creationId xmlns:a16="http://schemas.microsoft.com/office/drawing/2014/main" id="{2298695C-4D9F-478A-9A62-CAB763FE2D6F}"/>
                              </a:ext>
                            </a:extLst>
                          </pic:cNvPr>
                          <pic:cNvPicPr>
                            <a:picLocks noChangeAspect="1"/>
                          </pic:cNvPicPr>
                        </pic:nvPicPr>
                        <pic:blipFill>
                          <a:blip r:embed="rId57"/>
                          <a:stretch>
                            <a:fillRect/>
                          </a:stretch>
                        </pic:blipFill>
                        <pic:spPr>
                          <a:xfrm>
                            <a:off x="0" y="0"/>
                            <a:ext cx="367119" cy="308978"/>
                          </a:xfrm>
                          <a:prstGeom prst="rect">
                            <a:avLst/>
                          </a:prstGeom>
                        </pic:spPr>
                      </pic:pic>
                    </a:graphicData>
                  </a:graphic>
                  <wp14:sizeRelH relativeFrom="page">
                    <wp14:pctWidth>0</wp14:pctWidth>
                  </wp14:sizeRelH>
                  <wp14:sizeRelV relativeFrom="page">
                    <wp14:pctHeight>0</wp14:pctHeight>
                  </wp14:sizeRelV>
                </wp:anchor>
              </w:drawing>
            </w:r>
          </w:p>
        </w:tc>
        <w:tc>
          <w:tcPr>
            <w:tcW w:w="638" w:type="dxa"/>
            <w:tcBorders>
              <w:top w:val="nil"/>
              <w:left w:val="single" w:sz="4" w:space="0" w:color="auto"/>
              <w:bottom w:val="single" w:sz="4" w:space="0" w:color="auto"/>
              <w:right w:val="single" w:sz="4" w:space="0" w:color="auto"/>
            </w:tcBorders>
          </w:tcPr>
          <w:p w14:paraId="638775F9" w14:textId="77777777" w:rsidR="00DE34B4" w:rsidRPr="00A26DBF" w:rsidRDefault="00DE34B4" w:rsidP="00DE34B4">
            <w:pPr>
              <w:rPr>
                <w:rFonts w:eastAsia="Times New Roman" w:cs="Arial"/>
                <w:color w:val="000000"/>
                <w:szCs w:val="20"/>
              </w:rPr>
            </w:pPr>
            <w:r>
              <w:rPr>
                <w:rFonts w:eastAsia="Times New Roman" w:cs="Arial"/>
                <w:color w:val="000000"/>
                <w:szCs w:val="20"/>
              </w:rPr>
              <w:t>Wi-Fi Pause</w:t>
            </w:r>
            <w:r w:rsidRPr="00D71761">
              <w:rPr>
                <w:rFonts w:eastAsia="Times New Roman" w:cs="Arial"/>
                <w:noProof/>
                <w:color w:val="000000"/>
                <w:szCs w:val="20"/>
              </w:rPr>
              <w:drawing>
                <wp:inline distT="0" distB="0" distL="0" distR="0" wp14:anchorId="12FBE466" wp14:editId="6475D613">
                  <wp:extent cx="322929" cy="315763"/>
                  <wp:effectExtent l="0" t="0" r="1270" b="8255"/>
                  <wp:docPr id="15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854" cy="324490"/>
                          </a:xfrm>
                          <a:prstGeom prst="rect">
                            <a:avLst/>
                          </a:prstGeom>
                          <a:noFill/>
                          <a:ln>
                            <a:noFill/>
                          </a:ln>
                        </pic:spPr>
                      </pic:pic>
                    </a:graphicData>
                  </a:graphic>
                </wp:inline>
              </w:drawing>
            </w:r>
          </w:p>
        </w:tc>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5EC5C658" w14:textId="77777777" w:rsidR="00DE34B4" w:rsidRPr="00A26DBF" w:rsidRDefault="00DE34B4" w:rsidP="00DE34B4">
            <w:pPr>
              <w:rPr>
                <w:rFonts w:eastAsia="Times New Roman" w:cs="Arial"/>
                <w:color w:val="000000"/>
                <w:szCs w:val="20"/>
              </w:rPr>
            </w:pPr>
            <w:r w:rsidRPr="00A26DBF">
              <w:rPr>
                <w:rFonts w:eastAsia="Times New Roman" w:cs="Arial"/>
                <w:color w:val="000000"/>
                <w:szCs w:val="20"/>
              </w:rPr>
              <w:t> </w:t>
            </w:r>
          </w:p>
        </w:tc>
        <w:tc>
          <w:tcPr>
            <w:tcW w:w="859" w:type="dxa"/>
            <w:tcBorders>
              <w:top w:val="nil"/>
              <w:left w:val="nil"/>
              <w:bottom w:val="single" w:sz="4" w:space="0" w:color="auto"/>
              <w:right w:val="single" w:sz="4" w:space="0" w:color="auto"/>
            </w:tcBorders>
            <w:shd w:val="clear" w:color="auto" w:fill="auto"/>
            <w:vAlign w:val="center"/>
            <w:hideMark/>
          </w:tcPr>
          <w:p w14:paraId="64570598" w14:textId="77777777" w:rsidR="00DE34B4" w:rsidRPr="00A26DBF" w:rsidRDefault="00DE34B4" w:rsidP="00DE34B4">
            <w:pPr>
              <w:jc w:val="center"/>
              <w:rPr>
                <w:rFonts w:eastAsia="Times New Roman" w:cs="Arial"/>
                <w:szCs w:val="20"/>
              </w:rPr>
            </w:pPr>
            <w:r w:rsidRPr="00A26DBF">
              <w:rPr>
                <w:rFonts w:eastAsia="Times New Roman" w:cs="Arial"/>
                <w:szCs w:val="20"/>
              </w:rPr>
              <w:t>More than one ICON</w:t>
            </w:r>
          </w:p>
        </w:tc>
      </w:tr>
      <w:tr w:rsidR="00DE34B4" w:rsidRPr="00A26DBF" w14:paraId="77261C30" w14:textId="77777777" w:rsidTr="00DE34B4">
        <w:trPr>
          <w:trHeight w:val="163"/>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041E0D4A"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X</w:t>
            </w:r>
          </w:p>
        </w:tc>
        <w:tc>
          <w:tcPr>
            <w:tcW w:w="910" w:type="dxa"/>
            <w:gridSpan w:val="2"/>
            <w:tcBorders>
              <w:top w:val="nil"/>
              <w:left w:val="nil"/>
              <w:bottom w:val="single" w:sz="4" w:space="0" w:color="auto"/>
              <w:right w:val="single" w:sz="4" w:space="0" w:color="auto"/>
            </w:tcBorders>
            <w:shd w:val="clear" w:color="auto" w:fill="auto"/>
            <w:noWrap/>
            <w:vAlign w:val="center"/>
            <w:hideMark/>
          </w:tcPr>
          <w:p w14:paraId="0FF07008"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6" w:type="dxa"/>
            <w:gridSpan w:val="2"/>
            <w:tcBorders>
              <w:top w:val="nil"/>
              <w:left w:val="nil"/>
              <w:bottom w:val="single" w:sz="4" w:space="0" w:color="auto"/>
              <w:right w:val="single" w:sz="4" w:space="0" w:color="auto"/>
            </w:tcBorders>
            <w:shd w:val="clear" w:color="auto" w:fill="auto"/>
            <w:noWrap/>
            <w:vAlign w:val="center"/>
            <w:hideMark/>
          </w:tcPr>
          <w:p w14:paraId="16069376"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91" w:type="dxa"/>
            <w:tcBorders>
              <w:top w:val="nil"/>
              <w:left w:val="nil"/>
              <w:bottom w:val="single" w:sz="4" w:space="0" w:color="auto"/>
              <w:right w:val="single" w:sz="4" w:space="0" w:color="auto"/>
            </w:tcBorders>
            <w:shd w:val="clear" w:color="auto" w:fill="auto"/>
            <w:noWrap/>
            <w:vAlign w:val="center"/>
            <w:hideMark/>
          </w:tcPr>
          <w:p w14:paraId="1553E452"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756" w:type="dxa"/>
            <w:tcBorders>
              <w:top w:val="nil"/>
              <w:left w:val="nil"/>
              <w:bottom w:val="single" w:sz="4" w:space="0" w:color="auto"/>
              <w:right w:val="single" w:sz="4" w:space="0" w:color="auto"/>
            </w:tcBorders>
            <w:shd w:val="clear" w:color="auto" w:fill="auto"/>
            <w:noWrap/>
            <w:vAlign w:val="center"/>
            <w:hideMark/>
          </w:tcPr>
          <w:p w14:paraId="4E6AD815"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73F0839A"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6CF5B350"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7" w:type="dxa"/>
            <w:tcBorders>
              <w:top w:val="single" w:sz="4" w:space="0" w:color="auto"/>
              <w:left w:val="nil"/>
              <w:bottom w:val="single" w:sz="4" w:space="0" w:color="auto"/>
              <w:right w:val="single" w:sz="4" w:space="0" w:color="auto"/>
            </w:tcBorders>
          </w:tcPr>
          <w:p w14:paraId="28ECF462" w14:textId="77777777" w:rsidR="00DE34B4" w:rsidRPr="00A26DBF" w:rsidRDefault="00DE34B4" w:rsidP="00DE34B4">
            <w:pPr>
              <w:rPr>
                <w:rFonts w:eastAsia="Times New Roman" w:cs="Arial"/>
                <w:color w:val="000000"/>
                <w:szCs w:val="20"/>
              </w:rPr>
            </w:pPr>
          </w:p>
        </w:tc>
        <w:tc>
          <w:tcPr>
            <w:tcW w:w="638" w:type="dxa"/>
            <w:tcBorders>
              <w:top w:val="nil"/>
              <w:left w:val="single" w:sz="4" w:space="0" w:color="auto"/>
              <w:bottom w:val="single" w:sz="4" w:space="0" w:color="auto"/>
              <w:right w:val="single" w:sz="4" w:space="0" w:color="auto"/>
            </w:tcBorders>
          </w:tcPr>
          <w:p w14:paraId="256811DE" w14:textId="77777777" w:rsidR="00DE34B4" w:rsidRPr="00A26DBF" w:rsidRDefault="00DE34B4" w:rsidP="00DE34B4">
            <w:pPr>
              <w:rPr>
                <w:rFonts w:eastAsia="Times New Roman" w:cs="Arial"/>
                <w:color w:val="000000"/>
                <w:szCs w:val="20"/>
              </w:rPr>
            </w:pPr>
          </w:p>
        </w:tc>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24824951" w14:textId="77777777" w:rsidR="00DE34B4" w:rsidRPr="00A26DBF" w:rsidRDefault="00DE34B4" w:rsidP="00DE34B4">
            <w:pPr>
              <w:rPr>
                <w:rFonts w:eastAsia="Times New Roman" w:cs="Arial"/>
                <w:color w:val="000000"/>
                <w:szCs w:val="20"/>
              </w:rPr>
            </w:pPr>
            <w:r w:rsidRPr="00A26DBF">
              <w:rPr>
                <w:rFonts w:eastAsia="Times New Roman" w:cs="Arial"/>
                <w:color w:val="000000"/>
                <w:szCs w:val="20"/>
              </w:rPr>
              <w:t>None</w:t>
            </w:r>
          </w:p>
        </w:tc>
        <w:tc>
          <w:tcPr>
            <w:tcW w:w="859" w:type="dxa"/>
            <w:tcBorders>
              <w:top w:val="nil"/>
              <w:left w:val="nil"/>
              <w:bottom w:val="single" w:sz="4" w:space="0" w:color="auto"/>
              <w:right w:val="single" w:sz="4" w:space="0" w:color="auto"/>
            </w:tcBorders>
            <w:shd w:val="clear" w:color="auto" w:fill="auto"/>
            <w:noWrap/>
            <w:vAlign w:val="bottom"/>
            <w:hideMark/>
          </w:tcPr>
          <w:p w14:paraId="35436FD5" w14:textId="77777777" w:rsidR="00DE34B4" w:rsidRPr="00A26DBF" w:rsidRDefault="00DE34B4" w:rsidP="00DE34B4">
            <w:pPr>
              <w:jc w:val="center"/>
              <w:rPr>
                <w:rFonts w:eastAsia="Times New Roman" w:cs="Arial"/>
                <w:color w:val="000000"/>
                <w:szCs w:val="20"/>
              </w:rPr>
            </w:pPr>
          </w:p>
        </w:tc>
      </w:tr>
      <w:tr w:rsidR="00DE34B4" w:rsidRPr="00A26DBF" w14:paraId="4E16FCDE" w14:textId="77777777" w:rsidTr="00DE34B4">
        <w:trPr>
          <w:trHeight w:val="548"/>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0C14472A"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10" w:type="dxa"/>
            <w:gridSpan w:val="2"/>
            <w:tcBorders>
              <w:top w:val="nil"/>
              <w:left w:val="nil"/>
              <w:bottom w:val="single" w:sz="4" w:space="0" w:color="auto"/>
              <w:right w:val="single" w:sz="4" w:space="0" w:color="auto"/>
            </w:tcBorders>
            <w:shd w:val="clear" w:color="auto" w:fill="auto"/>
            <w:noWrap/>
            <w:vAlign w:val="center"/>
            <w:hideMark/>
          </w:tcPr>
          <w:p w14:paraId="00FAD520"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X</w:t>
            </w:r>
          </w:p>
        </w:tc>
        <w:tc>
          <w:tcPr>
            <w:tcW w:w="836" w:type="dxa"/>
            <w:gridSpan w:val="2"/>
            <w:tcBorders>
              <w:top w:val="nil"/>
              <w:left w:val="nil"/>
              <w:bottom w:val="single" w:sz="4" w:space="0" w:color="auto"/>
              <w:right w:val="single" w:sz="4" w:space="0" w:color="auto"/>
            </w:tcBorders>
            <w:shd w:val="clear" w:color="auto" w:fill="auto"/>
            <w:noWrap/>
            <w:vAlign w:val="center"/>
            <w:hideMark/>
          </w:tcPr>
          <w:p w14:paraId="31CEEF50"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91" w:type="dxa"/>
            <w:tcBorders>
              <w:top w:val="nil"/>
              <w:left w:val="nil"/>
              <w:bottom w:val="single" w:sz="4" w:space="0" w:color="auto"/>
              <w:right w:val="single" w:sz="4" w:space="0" w:color="auto"/>
            </w:tcBorders>
            <w:shd w:val="clear" w:color="auto" w:fill="auto"/>
            <w:noWrap/>
            <w:vAlign w:val="center"/>
            <w:hideMark/>
          </w:tcPr>
          <w:p w14:paraId="6ABF9CDD"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756" w:type="dxa"/>
            <w:tcBorders>
              <w:top w:val="nil"/>
              <w:left w:val="nil"/>
              <w:bottom w:val="single" w:sz="4" w:space="0" w:color="auto"/>
              <w:right w:val="single" w:sz="4" w:space="0" w:color="auto"/>
            </w:tcBorders>
            <w:shd w:val="clear" w:color="auto" w:fill="auto"/>
            <w:noWrap/>
            <w:vAlign w:val="center"/>
            <w:hideMark/>
          </w:tcPr>
          <w:p w14:paraId="53F1B698"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7AF6C161"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6765901C"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7" w:type="dxa"/>
            <w:tcBorders>
              <w:top w:val="single" w:sz="4" w:space="0" w:color="auto"/>
              <w:left w:val="nil"/>
              <w:bottom w:val="single" w:sz="4" w:space="0" w:color="auto"/>
              <w:right w:val="single" w:sz="4" w:space="0" w:color="auto"/>
            </w:tcBorders>
          </w:tcPr>
          <w:p w14:paraId="3E567556" w14:textId="77777777" w:rsidR="00DE34B4" w:rsidRPr="00A26DBF" w:rsidRDefault="00DE34B4" w:rsidP="00DE34B4">
            <w:pPr>
              <w:rPr>
                <w:rFonts w:eastAsia="Times New Roman" w:cs="Arial"/>
                <w:color w:val="000000"/>
                <w:szCs w:val="20"/>
              </w:rPr>
            </w:pPr>
          </w:p>
        </w:tc>
        <w:tc>
          <w:tcPr>
            <w:tcW w:w="638" w:type="dxa"/>
            <w:tcBorders>
              <w:top w:val="nil"/>
              <w:left w:val="single" w:sz="4" w:space="0" w:color="auto"/>
              <w:bottom w:val="single" w:sz="4" w:space="0" w:color="auto"/>
              <w:right w:val="single" w:sz="4" w:space="0" w:color="auto"/>
            </w:tcBorders>
          </w:tcPr>
          <w:p w14:paraId="15E0450D" w14:textId="77777777" w:rsidR="00DE34B4" w:rsidRPr="00A26DBF" w:rsidRDefault="00DE34B4" w:rsidP="00DE34B4">
            <w:pPr>
              <w:rPr>
                <w:rFonts w:eastAsia="Times New Roman" w:cs="Arial"/>
                <w:color w:val="000000"/>
                <w:szCs w:val="20"/>
              </w:rPr>
            </w:pPr>
          </w:p>
        </w:tc>
        <w:tc>
          <w:tcPr>
            <w:tcW w:w="1528" w:type="dxa"/>
            <w:tcBorders>
              <w:top w:val="nil"/>
              <w:left w:val="single" w:sz="4" w:space="0" w:color="auto"/>
              <w:bottom w:val="single" w:sz="4" w:space="0" w:color="auto"/>
              <w:right w:val="single" w:sz="4" w:space="0" w:color="auto"/>
            </w:tcBorders>
            <w:shd w:val="clear" w:color="auto" w:fill="auto"/>
            <w:vAlign w:val="center"/>
            <w:hideMark/>
          </w:tcPr>
          <w:p w14:paraId="57C5D146" w14:textId="77777777" w:rsidR="00DE34B4" w:rsidRPr="00A26DBF" w:rsidRDefault="00DE34B4" w:rsidP="00DE34B4">
            <w:pPr>
              <w:rPr>
                <w:rFonts w:eastAsia="Times New Roman" w:cs="Arial"/>
                <w:color w:val="000000"/>
                <w:szCs w:val="20"/>
              </w:rPr>
            </w:pPr>
            <w:r w:rsidRPr="00A26DBF">
              <w:rPr>
                <w:rFonts w:eastAsia="Times New Roman" w:cs="Arial"/>
                <w:color w:val="000000"/>
                <w:szCs w:val="20"/>
              </w:rPr>
              <w:t>Upcoming Schedule Reminder</w:t>
            </w:r>
          </w:p>
        </w:tc>
        <w:tc>
          <w:tcPr>
            <w:tcW w:w="859" w:type="dxa"/>
            <w:tcBorders>
              <w:top w:val="nil"/>
              <w:left w:val="nil"/>
              <w:bottom w:val="single" w:sz="4" w:space="0" w:color="auto"/>
              <w:right w:val="single" w:sz="4" w:space="0" w:color="auto"/>
            </w:tcBorders>
            <w:shd w:val="clear" w:color="auto" w:fill="auto"/>
            <w:noWrap/>
            <w:vAlign w:val="bottom"/>
            <w:hideMark/>
          </w:tcPr>
          <w:p w14:paraId="5AFA4431"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Priority 2</w:t>
            </w:r>
          </w:p>
        </w:tc>
      </w:tr>
      <w:tr w:rsidR="00DE34B4" w:rsidRPr="00A26DBF" w14:paraId="47B54D92" w14:textId="77777777" w:rsidTr="00DE34B4">
        <w:trPr>
          <w:trHeight w:val="334"/>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62EFAE28"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10" w:type="dxa"/>
            <w:gridSpan w:val="2"/>
            <w:tcBorders>
              <w:top w:val="nil"/>
              <w:left w:val="nil"/>
              <w:bottom w:val="single" w:sz="4" w:space="0" w:color="auto"/>
              <w:right w:val="single" w:sz="4" w:space="0" w:color="auto"/>
            </w:tcBorders>
            <w:shd w:val="clear" w:color="auto" w:fill="auto"/>
            <w:noWrap/>
            <w:vAlign w:val="center"/>
            <w:hideMark/>
          </w:tcPr>
          <w:p w14:paraId="1FF928BF"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6" w:type="dxa"/>
            <w:gridSpan w:val="2"/>
            <w:tcBorders>
              <w:top w:val="nil"/>
              <w:left w:val="nil"/>
              <w:bottom w:val="single" w:sz="4" w:space="0" w:color="auto"/>
              <w:right w:val="single" w:sz="4" w:space="0" w:color="auto"/>
            </w:tcBorders>
            <w:shd w:val="clear" w:color="auto" w:fill="auto"/>
            <w:noWrap/>
            <w:vAlign w:val="center"/>
            <w:hideMark/>
          </w:tcPr>
          <w:p w14:paraId="349CF6A9"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X</w:t>
            </w:r>
          </w:p>
        </w:tc>
        <w:tc>
          <w:tcPr>
            <w:tcW w:w="891" w:type="dxa"/>
            <w:tcBorders>
              <w:top w:val="nil"/>
              <w:left w:val="nil"/>
              <w:bottom w:val="single" w:sz="4" w:space="0" w:color="auto"/>
              <w:right w:val="single" w:sz="4" w:space="0" w:color="auto"/>
            </w:tcBorders>
            <w:shd w:val="clear" w:color="auto" w:fill="auto"/>
            <w:noWrap/>
            <w:vAlign w:val="center"/>
            <w:hideMark/>
          </w:tcPr>
          <w:p w14:paraId="04AF91FB"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756" w:type="dxa"/>
            <w:tcBorders>
              <w:top w:val="nil"/>
              <w:left w:val="nil"/>
              <w:bottom w:val="single" w:sz="4" w:space="0" w:color="auto"/>
              <w:right w:val="single" w:sz="4" w:space="0" w:color="auto"/>
            </w:tcBorders>
            <w:shd w:val="clear" w:color="auto" w:fill="auto"/>
            <w:noWrap/>
            <w:vAlign w:val="center"/>
            <w:hideMark/>
          </w:tcPr>
          <w:p w14:paraId="5E8002D4"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6FF96524"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4DAA0605"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7" w:type="dxa"/>
            <w:tcBorders>
              <w:top w:val="single" w:sz="4" w:space="0" w:color="auto"/>
              <w:left w:val="nil"/>
              <w:bottom w:val="single" w:sz="4" w:space="0" w:color="auto"/>
              <w:right w:val="single" w:sz="4" w:space="0" w:color="auto"/>
            </w:tcBorders>
          </w:tcPr>
          <w:p w14:paraId="0EB5D60C" w14:textId="77777777" w:rsidR="00DE34B4" w:rsidRPr="00A26DBF" w:rsidRDefault="00DE34B4" w:rsidP="00DE34B4">
            <w:pPr>
              <w:rPr>
                <w:rFonts w:eastAsia="Times New Roman" w:cs="Arial"/>
                <w:color w:val="000000"/>
                <w:szCs w:val="20"/>
              </w:rPr>
            </w:pPr>
          </w:p>
        </w:tc>
        <w:tc>
          <w:tcPr>
            <w:tcW w:w="638" w:type="dxa"/>
            <w:tcBorders>
              <w:top w:val="nil"/>
              <w:left w:val="single" w:sz="4" w:space="0" w:color="auto"/>
              <w:bottom w:val="single" w:sz="4" w:space="0" w:color="auto"/>
              <w:right w:val="single" w:sz="4" w:space="0" w:color="auto"/>
            </w:tcBorders>
          </w:tcPr>
          <w:p w14:paraId="70E130DF" w14:textId="77777777" w:rsidR="00DE34B4" w:rsidRPr="00A26DBF" w:rsidRDefault="00DE34B4" w:rsidP="00DE34B4">
            <w:pPr>
              <w:rPr>
                <w:rFonts w:eastAsia="Times New Roman" w:cs="Arial"/>
                <w:color w:val="000000"/>
                <w:szCs w:val="20"/>
              </w:rPr>
            </w:pPr>
          </w:p>
        </w:tc>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0A1CC2CB" w14:textId="77777777" w:rsidR="00DE34B4" w:rsidRPr="00A26DBF" w:rsidRDefault="00DE34B4" w:rsidP="00DE34B4">
            <w:pPr>
              <w:rPr>
                <w:rFonts w:eastAsia="Times New Roman" w:cs="Arial"/>
                <w:color w:val="000000"/>
                <w:szCs w:val="20"/>
              </w:rPr>
            </w:pPr>
            <w:r w:rsidRPr="00A26DBF">
              <w:rPr>
                <w:rFonts w:eastAsia="Times New Roman" w:cs="Arial"/>
                <w:color w:val="000000"/>
                <w:szCs w:val="20"/>
              </w:rPr>
              <w:t>Update system is available</w:t>
            </w:r>
            <w:r>
              <w:rPr>
                <w:rFonts w:eastAsia="Times New Roman" w:cs="Arial"/>
                <w:color w:val="000000"/>
                <w:szCs w:val="20"/>
              </w:rPr>
              <w:t xml:space="preserve"> but required </w:t>
            </w:r>
            <w:r w:rsidRPr="00D71761">
              <w:rPr>
                <w:rFonts w:eastAsia="Times New Roman" w:cs="Arial"/>
                <w:color w:val="000000"/>
                <w:szCs w:val="20"/>
              </w:rPr>
              <w:t>Wi-Fi</w:t>
            </w:r>
          </w:p>
        </w:tc>
        <w:tc>
          <w:tcPr>
            <w:tcW w:w="859" w:type="dxa"/>
            <w:tcBorders>
              <w:top w:val="nil"/>
              <w:left w:val="nil"/>
              <w:bottom w:val="single" w:sz="4" w:space="0" w:color="auto"/>
              <w:right w:val="single" w:sz="4" w:space="0" w:color="auto"/>
            </w:tcBorders>
            <w:shd w:val="clear" w:color="auto" w:fill="auto"/>
            <w:noWrap/>
            <w:vAlign w:val="bottom"/>
            <w:hideMark/>
          </w:tcPr>
          <w:p w14:paraId="0C6988E4"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xml:space="preserve"> Priority 3</w:t>
            </w:r>
          </w:p>
        </w:tc>
      </w:tr>
      <w:tr w:rsidR="00DE34B4" w:rsidRPr="00A26DBF" w14:paraId="79E987DC" w14:textId="77777777" w:rsidTr="00DE34B4">
        <w:trPr>
          <w:trHeight w:val="163"/>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116DC377"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10" w:type="dxa"/>
            <w:gridSpan w:val="2"/>
            <w:tcBorders>
              <w:top w:val="nil"/>
              <w:left w:val="nil"/>
              <w:bottom w:val="single" w:sz="4" w:space="0" w:color="auto"/>
              <w:right w:val="single" w:sz="4" w:space="0" w:color="auto"/>
            </w:tcBorders>
            <w:shd w:val="clear" w:color="auto" w:fill="auto"/>
            <w:noWrap/>
            <w:vAlign w:val="center"/>
            <w:hideMark/>
          </w:tcPr>
          <w:p w14:paraId="3AF07583"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6" w:type="dxa"/>
            <w:gridSpan w:val="2"/>
            <w:tcBorders>
              <w:top w:val="nil"/>
              <w:left w:val="nil"/>
              <w:bottom w:val="single" w:sz="4" w:space="0" w:color="auto"/>
              <w:right w:val="single" w:sz="4" w:space="0" w:color="auto"/>
            </w:tcBorders>
            <w:shd w:val="clear" w:color="auto" w:fill="auto"/>
            <w:noWrap/>
            <w:vAlign w:val="center"/>
            <w:hideMark/>
          </w:tcPr>
          <w:p w14:paraId="35D8EECB"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91" w:type="dxa"/>
            <w:tcBorders>
              <w:top w:val="nil"/>
              <w:left w:val="nil"/>
              <w:bottom w:val="single" w:sz="4" w:space="0" w:color="auto"/>
              <w:right w:val="single" w:sz="4" w:space="0" w:color="auto"/>
            </w:tcBorders>
            <w:shd w:val="clear" w:color="auto" w:fill="auto"/>
            <w:noWrap/>
            <w:vAlign w:val="center"/>
            <w:hideMark/>
          </w:tcPr>
          <w:p w14:paraId="5E4DB12B"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X</w:t>
            </w:r>
          </w:p>
        </w:tc>
        <w:tc>
          <w:tcPr>
            <w:tcW w:w="756" w:type="dxa"/>
            <w:tcBorders>
              <w:top w:val="nil"/>
              <w:left w:val="nil"/>
              <w:bottom w:val="single" w:sz="4" w:space="0" w:color="auto"/>
              <w:right w:val="single" w:sz="4" w:space="0" w:color="auto"/>
            </w:tcBorders>
            <w:shd w:val="clear" w:color="auto" w:fill="auto"/>
            <w:noWrap/>
            <w:vAlign w:val="center"/>
            <w:hideMark/>
          </w:tcPr>
          <w:p w14:paraId="6592AD23"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470914D8"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42718958"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7" w:type="dxa"/>
            <w:tcBorders>
              <w:top w:val="single" w:sz="4" w:space="0" w:color="auto"/>
              <w:left w:val="nil"/>
              <w:bottom w:val="single" w:sz="4" w:space="0" w:color="auto"/>
              <w:right w:val="single" w:sz="4" w:space="0" w:color="auto"/>
            </w:tcBorders>
          </w:tcPr>
          <w:p w14:paraId="18AEDDDF" w14:textId="77777777" w:rsidR="00DE34B4" w:rsidRPr="00A26DBF" w:rsidRDefault="00DE34B4" w:rsidP="00DE34B4">
            <w:pPr>
              <w:rPr>
                <w:rFonts w:eastAsia="Times New Roman" w:cs="Arial"/>
                <w:color w:val="000000"/>
                <w:szCs w:val="20"/>
              </w:rPr>
            </w:pPr>
          </w:p>
        </w:tc>
        <w:tc>
          <w:tcPr>
            <w:tcW w:w="638" w:type="dxa"/>
            <w:tcBorders>
              <w:top w:val="nil"/>
              <w:left w:val="single" w:sz="4" w:space="0" w:color="auto"/>
              <w:bottom w:val="single" w:sz="4" w:space="0" w:color="auto"/>
              <w:right w:val="single" w:sz="4" w:space="0" w:color="auto"/>
            </w:tcBorders>
          </w:tcPr>
          <w:p w14:paraId="078272E1" w14:textId="77777777" w:rsidR="00DE34B4" w:rsidRPr="00A26DBF" w:rsidRDefault="00DE34B4" w:rsidP="00DE34B4">
            <w:pPr>
              <w:rPr>
                <w:rFonts w:eastAsia="Times New Roman" w:cs="Arial"/>
                <w:color w:val="000000"/>
                <w:szCs w:val="20"/>
              </w:rPr>
            </w:pPr>
          </w:p>
        </w:tc>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327DE46D" w14:textId="77777777" w:rsidR="00DE34B4" w:rsidRPr="00A26DBF" w:rsidRDefault="00DE34B4" w:rsidP="00DE34B4">
            <w:pPr>
              <w:rPr>
                <w:rFonts w:eastAsia="Times New Roman" w:cs="Arial"/>
                <w:color w:val="000000"/>
                <w:szCs w:val="20"/>
              </w:rPr>
            </w:pPr>
            <w:r w:rsidRPr="00A26DBF">
              <w:rPr>
                <w:rFonts w:eastAsia="Times New Roman" w:cs="Arial"/>
                <w:color w:val="000000"/>
                <w:szCs w:val="20"/>
              </w:rPr>
              <w:t>System update is pending, additional consent required</w:t>
            </w:r>
          </w:p>
        </w:tc>
        <w:tc>
          <w:tcPr>
            <w:tcW w:w="859" w:type="dxa"/>
            <w:tcBorders>
              <w:top w:val="nil"/>
              <w:left w:val="nil"/>
              <w:bottom w:val="single" w:sz="4" w:space="0" w:color="auto"/>
              <w:right w:val="single" w:sz="4" w:space="0" w:color="auto"/>
            </w:tcBorders>
            <w:shd w:val="clear" w:color="auto" w:fill="auto"/>
            <w:noWrap/>
            <w:vAlign w:val="bottom"/>
            <w:hideMark/>
          </w:tcPr>
          <w:p w14:paraId="22B0F667"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Priority 4</w:t>
            </w:r>
          </w:p>
        </w:tc>
      </w:tr>
      <w:tr w:rsidR="00DE34B4" w:rsidRPr="00A26DBF" w14:paraId="55DB6A9E" w14:textId="77777777" w:rsidTr="00DE34B4">
        <w:trPr>
          <w:trHeight w:val="163"/>
        </w:trPr>
        <w:tc>
          <w:tcPr>
            <w:tcW w:w="910" w:type="dxa"/>
            <w:tcBorders>
              <w:top w:val="nil"/>
              <w:left w:val="single" w:sz="4" w:space="0" w:color="auto"/>
              <w:bottom w:val="single" w:sz="4" w:space="0" w:color="auto"/>
              <w:right w:val="single" w:sz="4" w:space="0" w:color="auto"/>
            </w:tcBorders>
            <w:shd w:val="clear" w:color="auto" w:fill="auto"/>
            <w:noWrap/>
            <w:vAlign w:val="center"/>
          </w:tcPr>
          <w:p w14:paraId="0F0DF6D7" w14:textId="77777777" w:rsidR="00DE34B4" w:rsidRPr="00A26DBF" w:rsidRDefault="00DE34B4" w:rsidP="00DE34B4">
            <w:pPr>
              <w:jc w:val="center"/>
              <w:rPr>
                <w:rFonts w:eastAsia="Times New Roman" w:cs="Arial"/>
                <w:color w:val="000000"/>
                <w:szCs w:val="20"/>
              </w:rPr>
            </w:pPr>
          </w:p>
        </w:tc>
        <w:tc>
          <w:tcPr>
            <w:tcW w:w="910" w:type="dxa"/>
            <w:gridSpan w:val="2"/>
            <w:tcBorders>
              <w:top w:val="nil"/>
              <w:left w:val="nil"/>
              <w:bottom w:val="single" w:sz="4" w:space="0" w:color="auto"/>
              <w:right w:val="single" w:sz="4" w:space="0" w:color="auto"/>
            </w:tcBorders>
            <w:shd w:val="clear" w:color="auto" w:fill="auto"/>
            <w:noWrap/>
            <w:vAlign w:val="center"/>
          </w:tcPr>
          <w:p w14:paraId="25C34995" w14:textId="77777777" w:rsidR="00DE34B4" w:rsidRPr="00A26DBF" w:rsidRDefault="00DE34B4" w:rsidP="00DE34B4">
            <w:pPr>
              <w:jc w:val="center"/>
              <w:rPr>
                <w:rFonts w:eastAsia="Times New Roman" w:cs="Arial"/>
                <w:color w:val="000000"/>
                <w:szCs w:val="20"/>
              </w:rPr>
            </w:pPr>
          </w:p>
        </w:tc>
        <w:tc>
          <w:tcPr>
            <w:tcW w:w="836" w:type="dxa"/>
            <w:gridSpan w:val="2"/>
            <w:tcBorders>
              <w:top w:val="nil"/>
              <w:left w:val="nil"/>
              <w:bottom w:val="single" w:sz="4" w:space="0" w:color="auto"/>
              <w:right w:val="single" w:sz="4" w:space="0" w:color="auto"/>
            </w:tcBorders>
            <w:shd w:val="clear" w:color="auto" w:fill="auto"/>
            <w:noWrap/>
            <w:vAlign w:val="center"/>
          </w:tcPr>
          <w:p w14:paraId="4FEAAACD" w14:textId="77777777" w:rsidR="00DE34B4" w:rsidRPr="00A26DBF" w:rsidRDefault="00DE34B4" w:rsidP="00DE34B4">
            <w:pPr>
              <w:jc w:val="center"/>
              <w:rPr>
                <w:rFonts w:eastAsia="Times New Roman" w:cs="Arial"/>
                <w:color w:val="000000"/>
                <w:szCs w:val="20"/>
              </w:rPr>
            </w:pPr>
          </w:p>
        </w:tc>
        <w:tc>
          <w:tcPr>
            <w:tcW w:w="891" w:type="dxa"/>
            <w:tcBorders>
              <w:top w:val="nil"/>
              <w:left w:val="nil"/>
              <w:bottom w:val="single" w:sz="4" w:space="0" w:color="auto"/>
              <w:right w:val="single" w:sz="4" w:space="0" w:color="auto"/>
            </w:tcBorders>
            <w:shd w:val="clear" w:color="auto" w:fill="auto"/>
            <w:noWrap/>
            <w:vAlign w:val="center"/>
          </w:tcPr>
          <w:p w14:paraId="78A753DC" w14:textId="77777777" w:rsidR="00DE34B4" w:rsidRPr="00A26DBF" w:rsidRDefault="00DE34B4" w:rsidP="00DE34B4">
            <w:pPr>
              <w:jc w:val="center"/>
              <w:rPr>
                <w:rFonts w:eastAsia="Times New Roman" w:cs="Arial"/>
                <w:color w:val="000000"/>
                <w:szCs w:val="20"/>
              </w:rPr>
            </w:pPr>
          </w:p>
        </w:tc>
        <w:tc>
          <w:tcPr>
            <w:tcW w:w="756" w:type="dxa"/>
            <w:tcBorders>
              <w:top w:val="nil"/>
              <w:left w:val="nil"/>
              <w:bottom w:val="single" w:sz="4" w:space="0" w:color="auto"/>
              <w:right w:val="single" w:sz="4" w:space="0" w:color="auto"/>
            </w:tcBorders>
            <w:shd w:val="clear" w:color="auto" w:fill="auto"/>
            <w:noWrap/>
            <w:vAlign w:val="center"/>
          </w:tcPr>
          <w:p w14:paraId="46491383" w14:textId="77777777" w:rsidR="00DE34B4" w:rsidRPr="00A26DBF" w:rsidRDefault="00DE34B4" w:rsidP="00DE34B4">
            <w:pPr>
              <w:jc w:val="center"/>
              <w:rPr>
                <w:rFonts w:eastAsia="Times New Roman" w:cs="Arial"/>
                <w:color w:val="000000"/>
                <w:szCs w:val="20"/>
              </w:rPr>
            </w:pPr>
          </w:p>
        </w:tc>
        <w:tc>
          <w:tcPr>
            <w:tcW w:w="965" w:type="dxa"/>
            <w:tcBorders>
              <w:top w:val="nil"/>
              <w:left w:val="nil"/>
              <w:bottom w:val="single" w:sz="4" w:space="0" w:color="auto"/>
              <w:right w:val="single" w:sz="4" w:space="0" w:color="auto"/>
            </w:tcBorders>
            <w:shd w:val="clear" w:color="auto" w:fill="auto"/>
            <w:noWrap/>
            <w:vAlign w:val="center"/>
          </w:tcPr>
          <w:p w14:paraId="7C7E5457" w14:textId="77777777" w:rsidR="00DE34B4" w:rsidRPr="00A26DBF" w:rsidRDefault="00DE34B4" w:rsidP="00DE34B4">
            <w:pPr>
              <w:jc w:val="center"/>
              <w:rPr>
                <w:rFonts w:eastAsia="Times New Roman" w:cs="Arial"/>
                <w:color w:val="000000"/>
                <w:szCs w:val="20"/>
              </w:rPr>
            </w:pPr>
          </w:p>
        </w:tc>
        <w:tc>
          <w:tcPr>
            <w:tcW w:w="965" w:type="dxa"/>
            <w:tcBorders>
              <w:top w:val="nil"/>
              <w:left w:val="nil"/>
              <w:bottom w:val="single" w:sz="4" w:space="0" w:color="auto"/>
              <w:right w:val="single" w:sz="4" w:space="0" w:color="auto"/>
            </w:tcBorders>
            <w:shd w:val="clear" w:color="auto" w:fill="auto"/>
            <w:noWrap/>
            <w:vAlign w:val="center"/>
          </w:tcPr>
          <w:p w14:paraId="15767FF3" w14:textId="77777777" w:rsidR="00DE34B4" w:rsidRPr="00A26DBF" w:rsidRDefault="00DE34B4" w:rsidP="00DE34B4">
            <w:pPr>
              <w:jc w:val="center"/>
              <w:rPr>
                <w:rFonts w:eastAsia="Times New Roman" w:cs="Arial"/>
                <w:color w:val="000000"/>
                <w:szCs w:val="20"/>
              </w:rPr>
            </w:pPr>
          </w:p>
        </w:tc>
        <w:tc>
          <w:tcPr>
            <w:tcW w:w="837" w:type="dxa"/>
            <w:tcBorders>
              <w:top w:val="single" w:sz="4" w:space="0" w:color="auto"/>
              <w:left w:val="nil"/>
              <w:bottom w:val="single" w:sz="4" w:space="0" w:color="auto"/>
              <w:right w:val="single" w:sz="4" w:space="0" w:color="auto"/>
            </w:tcBorders>
          </w:tcPr>
          <w:p w14:paraId="7E1747F1" w14:textId="77777777" w:rsidR="00DE34B4" w:rsidRPr="00A26DBF" w:rsidRDefault="00DE34B4" w:rsidP="00DE34B4">
            <w:pPr>
              <w:rPr>
                <w:rFonts w:eastAsia="Times New Roman" w:cs="Arial"/>
                <w:color w:val="000000"/>
                <w:szCs w:val="20"/>
              </w:rPr>
            </w:pPr>
            <w:r>
              <w:rPr>
                <w:rFonts w:eastAsia="Times New Roman" w:cs="Arial"/>
                <w:color w:val="000000"/>
                <w:szCs w:val="20"/>
              </w:rPr>
              <w:t>X</w:t>
            </w:r>
          </w:p>
        </w:tc>
        <w:tc>
          <w:tcPr>
            <w:tcW w:w="638" w:type="dxa"/>
            <w:tcBorders>
              <w:top w:val="nil"/>
              <w:left w:val="single" w:sz="4" w:space="0" w:color="auto"/>
              <w:bottom w:val="single" w:sz="4" w:space="0" w:color="auto"/>
              <w:right w:val="single" w:sz="4" w:space="0" w:color="auto"/>
            </w:tcBorders>
          </w:tcPr>
          <w:p w14:paraId="5E2FF15E" w14:textId="77777777" w:rsidR="00DE34B4" w:rsidRPr="00A26DBF" w:rsidRDefault="00DE34B4" w:rsidP="00DE34B4">
            <w:pPr>
              <w:rPr>
                <w:rFonts w:eastAsia="Times New Roman" w:cs="Arial"/>
                <w:color w:val="000000"/>
                <w:szCs w:val="20"/>
              </w:rPr>
            </w:pPr>
          </w:p>
        </w:tc>
        <w:tc>
          <w:tcPr>
            <w:tcW w:w="1528" w:type="dxa"/>
            <w:tcBorders>
              <w:top w:val="nil"/>
              <w:left w:val="single" w:sz="4" w:space="0" w:color="auto"/>
              <w:bottom w:val="single" w:sz="4" w:space="0" w:color="auto"/>
              <w:right w:val="single" w:sz="4" w:space="0" w:color="auto"/>
            </w:tcBorders>
            <w:shd w:val="clear" w:color="auto" w:fill="auto"/>
            <w:noWrap/>
            <w:vAlign w:val="bottom"/>
          </w:tcPr>
          <w:p w14:paraId="704B970F" w14:textId="77777777" w:rsidR="00DE34B4" w:rsidRPr="00A26DBF" w:rsidRDefault="00DE34B4" w:rsidP="00DE34B4">
            <w:pPr>
              <w:rPr>
                <w:rFonts w:eastAsia="Times New Roman" w:cs="Arial"/>
                <w:color w:val="000000"/>
                <w:szCs w:val="20"/>
              </w:rPr>
            </w:pPr>
            <w:r w:rsidRPr="00D71761">
              <w:rPr>
                <w:rFonts w:eastAsia="Times New Roman" w:cs="Arial"/>
                <w:color w:val="000000"/>
                <w:szCs w:val="20"/>
              </w:rPr>
              <w:t>Update is available and requires Wi-Fi and/or Consent(one-time/additional/</w:t>
            </w:r>
            <w:r>
              <w:rPr>
                <w:rFonts w:eastAsia="Times New Roman" w:cs="Arial"/>
                <w:color w:val="000000"/>
                <w:szCs w:val="20"/>
              </w:rPr>
              <w:t>PII</w:t>
            </w:r>
            <w:r w:rsidRPr="00D71761">
              <w:rPr>
                <w:rFonts w:eastAsia="Times New Roman" w:cs="Arial"/>
                <w:color w:val="000000"/>
                <w:szCs w:val="20"/>
              </w:rPr>
              <w:t>)</w:t>
            </w:r>
          </w:p>
        </w:tc>
        <w:tc>
          <w:tcPr>
            <w:tcW w:w="859" w:type="dxa"/>
            <w:tcBorders>
              <w:top w:val="nil"/>
              <w:left w:val="nil"/>
              <w:bottom w:val="single" w:sz="4" w:space="0" w:color="auto"/>
              <w:right w:val="single" w:sz="4" w:space="0" w:color="auto"/>
            </w:tcBorders>
            <w:shd w:val="clear" w:color="auto" w:fill="auto"/>
            <w:noWrap/>
            <w:vAlign w:val="bottom"/>
          </w:tcPr>
          <w:p w14:paraId="1EEF1A94"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xml:space="preserve">Priority </w:t>
            </w:r>
            <w:r>
              <w:rPr>
                <w:rFonts w:eastAsia="Times New Roman" w:cs="Arial"/>
                <w:color w:val="000000"/>
                <w:szCs w:val="20"/>
              </w:rPr>
              <w:t>3</w:t>
            </w:r>
          </w:p>
        </w:tc>
      </w:tr>
      <w:tr w:rsidR="00DE34B4" w:rsidRPr="00A26DBF" w14:paraId="0A7A88A3" w14:textId="77777777" w:rsidTr="00DE34B4">
        <w:trPr>
          <w:trHeight w:val="163"/>
        </w:trPr>
        <w:tc>
          <w:tcPr>
            <w:tcW w:w="910" w:type="dxa"/>
            <w:tcBorders>
              <w:top w:val="nil"/>
              <w:left w:val="single" w:sz="4" w:space="0" w:color="auto"/>
              <w:bottom w:val="single" w:sz="4" w:space="0" w:color="auto"/>
              <w:right w:val="single" w:sz="4" w:space="0" w:color="auto"/>
            </w:tcBorders>
            <w:shd w:val="clear" w:color="auto" w:fill="auto"/>
            <w:noWrap/>
            <w:vAlign w:val="center"/>
          </w:tcPr>
          <w:p w14:paraId="5D961AD8" w14:textId="77777777" w:rsidR="00DE34B4" w:rsidRPr="00A26DBF" w:rsidRDefault="00DE34B4" w:rsidP="00DE34B4">
            <w:pPr>
              <w:jc w:val="center"/>
              <w:rPr>
                <w:rFonts w:eastAsia="Times New Roman" w:cs="Arial"/>
                <w:color w:val="000000"/>
                <w:szCs w:val="20"/>
              </w:rPr>
            </w:pPr>
          </w:p>
        </w:tc>
        <w:tc>
          <w:tcPr>
            <w:tcW w:w="910" w:type="dxa"/>
            <w:gridSpan w:val="2"/>
            <w:tcBorders>
              <w:top w:val="nil"/>
              <w:left w:val="nil"/>
              <w:bottom w:val="single" w:sz="4" w:space="0" w:color="auto"/>
              <w:right w:val="single" w:sz="4" w:space="0" w:color="auto"/>
            </w:tcBorders>
            <w:shd w:val="clear" w:color="auto" w:fill="auto"/>
            <w:noWrap/>
            <w:vAlign w:val="center"/>
          </w:tcPr>
          <w:p w14:paraId="6290BC70" w14:textId="77777777" w:rsidR="00DE34B4" w:rsidRPr="00A26DBF" w:rsidRDefault="00DE34B4" w:rsidP="00DE34B4">
            <w:pPr>
              <w:jc w:val="center"/>
              <w:rPr>
                <w:rFonts w:eastAsia="Times New Roman" w:cs="Arial"/>
                <w:color w:val="000000"/>
                <w:szCs w:val="20"/>
              </w:rPr>
            </w:pPr>
          </w:p>
        </w:tc>
        <w:tc>
          <w:tcPr>
            <w:tcW w:w="836" w:type="dxa"/>
            <w:gridSpan w:val="2"/>
            <w:tcBorders>
              <w:top w:val="nil"/>
              <w:left w:val="nil"/>
              <w:bottom w:val="single" w:sz="4" w:space="0" w:color="auto"/>
              <w:right w:val="single" w:sz="4" w:space="0" w:color="auto"/>
            </w:tcBorders>
            <w:shd w:val="clear" w:color="auto" w:fill="auto"/>
            <w:noWrap/>
            <w:vAlign w:val="center"/>
          </w:tcPr>
          <w:p w14:paraId="659A0B12" w14:textId="77777777" w:rsidR="00DE34B4" w:rsidRPr="00A26DBF" w:rsidRDefault="00DE34B4" w:rsidP="00DE34B4">
            <w:pPr>
              <w:jc w:val="center"/>
              <w:rPr>
                <w:rFonts w:eastAsia="Times New Roman" w:cs="Arial"/>
                <w:color w:val="000000"/>
                <w:szCs w:val="20"/>
              </w:rPr>
            </w:pPr>
          </w:p>
        </w:tc>
        <w:tc>
          <w:tcPr>
            <w:tcW w:w="891" w:type="dxa"/>
            <w:tcBorders>
              <w:top w:val="nil"/>
              <w:left w:val="nil"/>
              <w:bottom w:val="single" w:sz="4" w:space="0" w:color="auto"/>
              <w:right w:val="single" w:sz="4" w:space="0" w:color="auto"/>
            </w:tcBorders>
            <w:shd w:val="clear" w:color="auto" w:fill="auto"/>
            <w:noWrap/>
            <w:vAlign w:val="center"/>
          </w:tcPr>
          <w:p w14:paraId="61A7B171" w14:textId="77777777" w:rsidR="00DE34B4" w:rsidRPr="00A26DBF" w:rsidRDefault="00DE34B4" w:rsidP="00DE34B4">
            <w:pPr>
              <w:jc w:val="center"/>
              <w:rPr>
                <w:rFonts w:eastAsia="Times New Roman" w:cs="Arial"/>
                <w:color w:val="000000"/>
                <w:szCs w:val="20"/>
              </w:rPr>
            </w:pPr>
          </w:p>
        </w:tc>
        <w:tc>
          <w:tcPr>
            <w:tcW w:w="756" w:type="dxa"/>
            <w:tcBorders>
              <w:top w:val="nil"/>
              <w:left w:val="nil"/>
              <w:bottom w:val="single" w:sz="4" w:space="0" w:color="auto"/>
              <w:right w:val="single" w:sz="4" w:space="0" w:color="auto"/>
            </w:tcBorders>
            <w:shd w:val="clear" w:color="auto" w:fill="auto"/>
            <w:noWrap/>
            <w:vAlign w:val="center"/>
          </w:tcPr>
          <w:p w14:paraId="794F1836" w14:textId="77777777" w:rsidR="00DE34B4" w:rsidRPr="00A26DBF" w:rsidRDefault="00DE34B4" w:rsidP="00DE34B4">
            <w:pPr>
              <w:jc w:val="center"/>
              <w:rPr>
                <w:rFonts w:eastAsia="Times New Roman" w:cs="Arial"/>
                <w:color w:val="000000"/>
                <w:szCs w:val="20"/>
              </w:rPr>
            </w:pPr>
          </w:p>
        </w:tc>
        <w:tc>
          <w:tcPr>
            <w:tcW w:w="965" w:type="dxa"/>
            <w:tcBorders>
              <w:top w:val="nil"/>
              <w:left w:val="nil"/>
              <w:bottom w:val="single" w:sz="4" w:space="0" w:color="auto"/>
              <w:right w:val="single" w:sz="4" w:space="0" w:color="auto"/>
            </w:tcBorders>
            <w:shd w:val="clear" w:color="auto" w:fill="auto"/>
            <w:noWrap/>
            <w:vAlign w:val="center"/>
          </w:tcPr>
          <w:p w14:paraId="6A60B97D" w14:textId="77777777" w:rsidR="00DE34B4" w:rsidRPr="00A26DBF" w:rsidRDefault="00DE34B4" w:rsidP="00DE34B4">
            <w:pPr>
              <w:jc w:val="center"/>
              <w:rPr>
                <w:rFonts w:eastAsia="Times New Roman" w:cs="Arial"/>
                <w:color w:val="000000"/>
                <w:szCs w:val="20"/>
              </w:rPr>
            </w:pPr>
          </w:p>
        </w:tc>
        <w:tc>
          <w:tcPr>
            <w:tcW w:w="965" w:type="dxa"/>
            <w:tcBorders>
              <w:top w:val="nil"/>
              <w:left w:val="nil"/>
              <w:bottom w:val="single" w:sz="4" w:space="0" w:color="auto"/>
              <w:right w:val="single" w:sz="4" w:space="0" w:color="auto"/>
            </w:tcBorders>
            <w:shd w:val="clear" w:color="auto" w:fill="auto"/>
            <w:noWrap/>
            <w:vAlign w:val="center"/>
          </w:tcPr>
          <w:p w14:paraId="1BB8E394" w14:textId="77777777" w:rsidR="00DE34B4" w:rsidRPr="00A26DBF" w:rsidRDefault="00DE34B4" w:rsidP="00DE34B4">
            <w:pPr>
              <w:jc w:val="center"/>
              <w:rPr>
                <w:rFonts w:eastAsia="Times New Roman" w:cs="Arial"/>
                <w:color w:val="000000"/>
                <w:szCs w:val="20"/>
              </w:rPr>
            </w:pPr>
          </w:p>
        </w:tc>
        <w:tc>
          <w:tcPr>
            <w:tcW w:w="837" w:type="dxa"/>
            <w:tcBorders>
              <w:top w:val="single" w:sz="4" w:space="0" w:color="auto"/>
              <w:left w:val="nil"/>
              <w:bottom w:val="single" w:sz="4" w:space="0" w:color="auto"/>
              <w:right w:val="single" w:sz="4" w:space="0" w:color="auto"/>
            </w:tcBorders>
          </w:tcPr>
          <w:p w14:paraId="1EFF5F36" w14:textId="77777777" w:rsidR="00DE34B4" w:rsidRPr="00A26DBF" w:rsidRDefault="00DE34B4" w:rsidP="00DE34B4">
            <w:pPr>
              <w:rPr>
                <w:rFonts w:eastAsia="Times New Roman" w:cs="Arial"/>
                <w:color w:val="000000"/>
                <w:szCs w:val="20"/>
              </w:rPr>
            </w:pPr>
          </w:p>
        </w:tc>
        <w:tc>
          <w:tcPr>
            <w:tcW w:w="638" w:type="dxa"/>
            <w:tcBorders>
              <w:top w:val="nil"/>
              <w:left w:val="single" w:sz="4" w:space="0" w:color="auto"/>
              <w:bottom w:val="single" w:sz="4" w:space="0" w:color="auto"/>
              <w:right w:val="single" w:sz="4" w:space="0" w:color="auto"/>
            </w:tcBorders>
          </w:tcPr>
          <w:p w14:paraId="45F4682B" w14:textId="77777777" w:rsidR="00DE34B4" w:rsidRPr="00A26DBF" w:rsidRDefault="00DE34B4" w:rsidP="00DE34B4">
            <w:pPr>
              <w:rPr>
                <w:rFonts w:eastAsia="Times New Roman" w:cs="Arial"/>
                <w:color w:val="000000"/>
                <w:szCs w:val="20"/>
              </w:rPr>
            </w:pPr>
            <w:r>
              <w:rPr>
                <w:rFonts w:eastAsia="Times New Roman" w:cs="Arial"/>
                <w:color w:val="000000"/>
                <w:szCs w:val="20"/>
              </w:rPr>
              <w:t>X</w:t>
            </w:r>
          </w:p>
        </w:tc>
        <w:tc>
          <w:tcPr>
            <w:tcW w:w="1528" w:type="dxa"/>
            <w:tcBorders>
              <w:top w:val="nil"/>
              <w:left w:val="single" w:sz="4" w:space="0" w:color="auto"/>
              <w:bottom w:val="single" w:sz="4" w:space="0" w:color="auto"/>
              <w:right w:val="single" w:sz="4" w:space="0" w:color="auto"/>
            </w:tcBorders>
            <w:shd w:val="clear" w:color="auto" w:fill="auto"/>
            <w:noWrap/>
            <w:vAlign w:val="bottom"/>
          </w:tcPr>
          <w:p w14:paraId="4C4D1362" w14:textId="77777777" w:rsidR="00DE34B4" w:rsidRPr="00A26DBF" w:rsidRDefault="00DE34B4" w:rsidP="00DE34B4">
            <w:pPr>
              <w:rPr>
                <w:rFonts w:eastAsia="Times New Roman" w:cs="Arial"/>
                <w:color w:val="000000"/>
                <w:szCs w:val="20"/>
              </w:rPr>
            </w:pPr>
            <w:r w:rsidRPr="00D71761">
              <w:rPr>
                <w:rFonts w:eastAsia="Times New Roman" w:cs="Arial"/>
                <w:color w:val="000000"/>
                <w:szCs w:val="20"/>
              </w:rPr>
              <w:t>Wi-Fi Download is Pause</w:t>
            </w:r>
          </w:p>
        </w:tc>
        <w:tc>
          <w:tcPr>
            <w:tcW w:w="859" w:type="dxa"/>
            <w:tcBorders>
              <w:top w:val="nil"/>
              <w:left w:val="nil"/>
              <w:bottom w:val="single" w:sz="4" w:space="0" w:color="auto"/>
              <w:right w:val="single" w:sz="4" w:space="0" w:color="auto"/>
            </w:tcBorders>
            <w:shd w:val="clear" w:color="auto" w:fill="auto"/>
            <w:noWrap/>
            <w:vAlign w:val="bottom"/>
          </w:tcPr>
          <w:p w14:paraId="43ED87AB"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Priority 4</w:t>
            </w:r>
          </w:p>
        </w:tc>
      </w:tr>
      <w:tr w:rsidR="00DE34B4" w:rsidRPr="00A26DBF" w14:paraId="65DA4496" w14:textId="77777777" w:rsidTr="00DE34B4">
        <w:trPr>
          <w:trHeight w:val="163"/>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19D87CB4"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10" w:type="dxa"/>
            <w:gridSpan w:val="2"/>
            <w:tcBorders>
              <w:top w:val="nil"/>
              <w:left w:val="nil"/>
              <w:bottom w:val="single" w:sz="4" w:space="0" w:color="auto"/>
              <w:right w:val="single" w:sz="4" w:space="0" w:color="auto"/>
            </w:tcBorders>
            <w:shd w:val="clear" w:color="auto" w:fill="auto"/>
            <w:noWrap/>
            <w:vAlign w:val="center"/>
            <w:hideMark/>
          </w:tcPr>
          <w:p w14:paraId="2134D4AB"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6" w:type="dxa"/>
            <w:gridSpan w:val="2"/>
            <w:tcBorders>
              <w:top w:val="nil"/>
              <w:left w:val="nil"/>
              <w:bottom w:val="single" w:sz="4" w:space="0" w:color="auto"/>
              <w:right w:val="single" w:sz="4" w:space="0" w:color="auto"/>
            </w:tcBorders>
            <w:shd w:val="clear" w:color="auto" w:fill="auto"/>
            <w:noWrap/>
            <w:vAlign w:val="center"/>
            <w:hideMark/>
          </w:tcPr>
          <w:p w14:paraId="02CF5E58"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91" w:type="dxa"/>
            <w:tcBorders>
              <w:top w:val="nil"/>
              <w:left w:val="nil"/>
              <w:bottom w:val="single" w:sz="4" w:space="0" w:color="auto"/>
              <w:right w:val="single" w:sz="4" w:space="0" w:color="auto"/>
            </w:tcBorders>
            <w:shd w:val="clear" w:color="auto" w:fill="auto"/>
            <w:noWrap/>
            <w:vAlign w:val="center"/>
            <w:hideMark/>
          </w:tcPr>
          <w:p w14:paraId="68630E9D"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756" w:type="dxa"/>
            <w:tcBorders>
              <w:top w:val="nil"/>
              <w:left w:val="nil"/>
              <w:bottom w:val="single" w:sz="4" w:space="0" w:color="auto"/>
              <w:right w:val="single" w:sz="4" w:space="0" w:color="auto"/>
            </w:tcBorders>
            <w:shd w:val="clear" w:color="auto" w:fill="auto"/>
            <w:noWrap/>
            <w:vAlign w:val="center"/>
            <w:hideMark/>
          </w:tcPr>
          <w:p w14:paraId="3B34832A"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X</w:t>
            </w:r>
          </w:p>
        </w:tc>
        <w:tc>
          <w:tcPr>
            <w:tcW w:w="965" w:type="dxa"/>
            <w:tcBorders>
              <w:top w:val="nil"/>
              <w:left w:val="nil"/>
              <w:bottom w:val="single" w:sz="4" w:space="0" w:color="auto"/>
              <w:right w:val="single" w:sz="4" w:space="0" w:color="auto"/>
            </w:tcBorders>
            <w:shd w:val="clear" w:color="auto" w:fill="auto"/>
            <w:noWrap/>
            <w:vAlign w:val="center"/>
            <w:hideMark/>
          </w:tcPr>
          <w:p w14:paraId="6898C2D7"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4777911D"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7" w:type="dxa"/>
            <w:tcBorders>
              <w:top w:val="single" w:sz="4" w:space="0" w:color="auto"/>
              <w:left w:val="nil"/>
              <w:bottom w:val="single" w:sz="4" w:space="0" w:color="auto"/>
              <w:right w:val="single" w:sz="4" w:space="0" w:color="auto"/>
            </w:tcBorders>
          </w:tcPr>
          <w:p w14:paraId="5106EBA9" w14:textId="77777777" w:rsidR="00DE34B4" w:rsidRPr="00A26DBF" w:rsidRDefault="00DE34B4" w:rsidP="00DE34B4">
            <w:pPr>
              <w:rPr>
                <w:rFonts w:eastAsia="Times New Roman" w:cs="Arial"/>
                <w:color w:val="000000"/>
                <w:szCs w:val="20"/>
              </w:rPr>
            </w:pPr>
          </w:p>
        </w:tc>
        <w:tc>
          <w:tcPr>
            <w:tcW w:w="638" w:type="dxa"/>
            <w:tcBorders>
              <w:top w:val="nil"/>
              <w:left w:val="single" w:sz="4" w:space="0" w:color="auto"/>
              <w:bottom w:val="single" w:sz="4" w:space="0" w:color="auto"/>
              <w:right w:val="single" w:sz="4" w:space="0" w:color="auto"/>
            </w:tcBorders>
          </w:tcPr>
          <w:p w14:paraId="118BA257" w14:textId="77777777" w:rsidR="00DE34B4" w:rsidRPr="00A26DBF" w:rsidRDefault="00DE34B4" w:rsidP="00DE34B4">
            <w:pPr>
              <w:rPr>
                <w:rFonts w:eastAsia="Times New Roman" w:cs="Arial"/>
                <w:color w:val="000000"/>
                <w:szCs w:val="20"/>
              </w:rPr>
            </w:pPr>
          </w:p>
        </w:tc>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34DFA552" w14:textId="77777777" w:rsidR="00DE34B4" w:rsidRPr="00A26DBF" w:rsidRDefault="00DE34B4" w:rsidP="00DE34B4">
            <w:pPr>
              <w:rPr>
                <w:rFonts w:eastAsia="Times New Roman" w:cs="Arial"/>
                <w:color w:val="000000"/>
                <w:szCs w:val="20"/>
              </w:rPr>
            </w:pPr>
            <w:r w:rsidRPr="00A26DBF">
              <w:rPr>
                <w:rFonts w:eastAsia="Times New Roman" w:cs="Arial"/>
                <w:color w:val="000000"/>
                <w:szCs w:val="20"/>
              </w:rPr>
              <w:t>System update is pending, and schedule is required</w:t>
            </w:r>
          </w:p>
        </w:tc>
        <w:tc>
          <w:tcPr>
            <w:tcW w:w="859" w:type="dxa"/>
            <w:tcBorders>
              <w:top w:val="nil"/>
              <w:left w:val="nil"/>
              <w:bottom w:val="single" w:sz="4" w:space="0" w:color="auto"/>
              <w:right w:val="single" w:sz="4" w:space="0" w:color="auto"/>
            </w:tcBorders>
            <w:shd w:val="clear" w:color="auto" w:fill="auto"/>
            <w:noWrap/>
            <w:vAlign w:val="center"/>
            <w:hideMark/>
          </w:tcPr>
          <w:p w14:paraId="02D5F9BC"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Priority 2</w:t>
            </w:r>
          </w:p>
        </w:tc>
      </w:tr>
      <w:tr w:rsidR="00DE34B4" w:rsidRPr="00A26DBF" w14:paraId="54BC5BD0" w14:textId="77777777" w:rsidTr="00DE34B4">
        <w:trPr>
          <w:trHeight w:val="163"/>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01861D8B"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10" w:type="dxa"/>
            <w:gridSpan w:val="2"/>
            <w:tcBorders>
              <w:top w:val="nil"/>
              <w:left w:val="nil"/>
              <w:bottom w:val="single" w:sz="4" w:space="0" w:color="auto"/>
              <w:right w:val="single" w:sz="4" w:space="0" w:color="auto"/>
            </w:tcBorders>
            <w:shd w:val="clear" w:color="auto" w:fill="auto"/>
            <w:noWrap/>
            <w:vAlign w:val="center"/>
            <w:hideMark/>
          </w:tcPr>
          <w:p w14:paraId="112808F5"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6" w:type="dxa"/>
            <w:gridSpan w:val="2"/>
            <w:tcBorders>
              <w:top w:val="nil"/>
              <w:left w:val="nil"/>
              <w:bottom w:val="single" w:sz="4" w:space="0" w:color="auto"/>
              <w:right w:val="single" w:sz="4" w:space="0" w:color="auto"/>
            </w:tcBorders>
            <w:shd w:val="clear" w:color="auto" w:fill="auto"/>
            <w:noWrap/>
            <w:vAlign w:val="center"/>
            <w:hideMark/>
          </w:tcPr>
          <w:p w14:paraId="47EC5FF8"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91" w:type="dxa"/>
            <w:tcBorders>
              <w:top w:val="nil"/>
              <w:left w:val="nil"/>
              <w:bottom w:val="single" w:sz="4" w:space="0" w:color="auto"/>
              <w:right w:val="single" w:sz="4" w:space="0" w:color="auto"/>
            </w:tcBorders>
            <w:shd w:val="clear" w:color="auto" w:fill="auto"/>
            <w:noWrap/>
            <w:vAlign w:val="center"/>
            <w:hideMark/>
          </w:tcPr>
          <w:p w14:paraId="522A7E94"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756" w:type="dxa"/>
            <w:tcBorders>
              <w:top w:val="nil"/>
              <w:left w:val="nil"/>
              <w:bottom w:val="single" w:sz="4" w:space="0" w:color="auto"/>
              <w:right w:val="single" w:sz="4" w:space="0" w:color="auto"/>
            </w:tcBorders>
            <w:shd w:val="clear" w:color="auto" w:fill="auto"/>
            <w:noWrap/>
            <w:vAlign w:val="center"/>
            <w:hideMark/>
          </w:tcPr>
          <w:p w14:paraId="4346CEE1"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0E7B62C9"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X</w:t>
            </w:r>
          </w:p>
        </w:tc>
        <w:tc>
          <w:tcPr>
            <w:tcW w:w="965" w:type="dxa"/>
            <w:tcBorders>
              <w:top w:val="nil"/>
              <w:left w:val="nil"/>
              <w:bottom w:val="single" w:sz="4" w:space="0" w:color="auto"/>
              <w:right w:val="single" w:sz="4" w:space="0" w:color="auto"/>
            </w:tcBorders>
            <w:shd w:val="clear" w:color="auto" w:fill="auto"/>
            <w:noWrap/>
            <w:vAlign w:val="center"/>
            <w:hideMark/>
          </w:tcPr>
          <w:p w14:paraId="2E8972B7"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7" w:type="dxa"/>
            <w:tcBorders>
              <w:top w:val="single" w:sz="4" w:space="0" w:color="auto"/>
              <w:left w:val="nil"/>
              <w:bottom w:val="single" w:sz="4" w:space="0" w:color="auto"/>
              <w:right w:val="single" w:sz="4" w:space="0" w:color="auto"/>
            </w:tcBorders>
          </w:tcPr>
          <w:p w14:paraId="6A02AB13" w14:textId="77777777" w:rsidR="00DE34B4" w:rsidRPr="00A26DBF" w:rsidRDefault="00DE34B4" w:rsidP="00DE34B4">
            <w:pPr>
              <w:rPr>
                <w:rFonts w:eastAsia="Times New Roman" w:cs="Arial"/>
                <w:color w:val="000000"/>
                <w:szCs w:val="20"/>
              </w:rPr>
            </w:pPr>
          </w:p>
        </w:tc>
        <w:tc>
          <w:tcPr>
            <w:tcW w:w="638" w:type="dxa"/>
            <w:tcBorders>
              <w:top w:val="nil"/>
              <w:left w:val="single" w:sz="4" w:space="0" w:color="auto"/>
              <w:bottom w:val="single" w:sz="4" w:space="0" w:color="auto"/>
              <w:right w:val="single" w:sz="4" w:space="0" w:color="auto"/>
            </w:tcBorders>
          </w:tcPr>
          <w:p w14:paraId="0369D485" w14:textId="77777777" w:rsidR="00DE34B4" w:rsidRPr="00A26DBF" w:rsidRDefault="00DE34B4" w:rsidP="00DE34B4">
            <w:pPr>
              <w:rPr>
                <w:rFonts w:eastAsia="Times New Roman" w:cs="Arial"/>
                <w:color w:val="000000"/>
                <w:szCs w:val="20"/>
              </w:rPr>
            </w:pPr>
          </w:p>
        </w:tc>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0E0A92EA" w14:textId="77777777" w:rsidR="00DE34B4" w:rsidRPr="00A26DBF" w:rsidRDefault="00DE34B4" w:rsidP="00DE34B4">
            <w:pPr>
              <w:rPr>
                <w:rFonts w:eastAsia="Times New Roman" w:cs="Arial"/>
                <w:color w:val="000000"/>
                <w:szCs w:val="20"/>
              </w:rPr>
            </w:pPr>
            <w:r w:rsidRPr="00A26DBF">
              <w:rPr>
                <w:rFonts w:eastAsia="Times New Roman" w:cs="Arial"/>
                <w:color w:val="000000"/>
                <w:szCs w:val="20"/>
              </w:rPr>
              <w:t>System update successful</w:t>
            </w:r>
          </w:p>
        </w:tc>
        <w:tc>
          <w:tcPr>
            <w:tcW w:w="859" w:type="dxa"/>
            <w:tcBorders>
              <w:top w:val="nil"/>
              <w:left w:val="nil"/>
              <w:bottom w:val="single" w:sz="4" w:space="0" w:color="auto"/>
              <w:right w:val="single" w:sz="4" w:space="0" w:color="auto"/>
            </w:tcBorders>
            <w:shd w:val="clear" w:color="auto" w:fill="auto"/>
            <w:noWrap/>
            <w:vAlign w:val="center"/>
            <w:hideMark/>
          </w:tcPr>
          <w:p w14:paraId="46B2CF02"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Priority 1</w:t>
            </w:r>
          </w:p>
        </w:tc>
      </w:tr>
      <w:tr w:rsidR="00DE34B4" w:rsidRPr="00A26DBF" w14:paraId="2C495AE1" w14:textId="77777777" w:rsidTr="00DE34B4">
        <w:trPr>
          <w:trHeight w:val="386"/>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591B1D77"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10" w:type="dxa"/>
            <w:gridSpan w:val="2"/>
            <w:tcBorders>
              <w:top w:val="nil"/>
              <w:left w:val="nil"/>
              <w:bottom w:val="single" w:sz="4" w:space="0" w:color="auto"/>
              <w:right w:val="single" w:sz="4" w:space="0" w:color="auto"/>
            </w:tcBorders>
            <w:shd w:val="clear" w:color="auto" w:fill="auto"/>
            <w:noWrap/>
            <w:vAlign w:val="center"/>
            <w:hideMark/>
          </w:tcPr>
          <w:p w14:paraId="00465572"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36" w:type="dxa"/>
            <w:gridSpan w:val="2"/>
            <w:tcBorders>
              <w:top w:val="nil"/>
              <w:left w:val="nil"/>
              <w:bottom w:val="single" w:sz="4" w:space="0" w:color="auto"/>
              <w:right w:val="single" w:sz="4" w:space="0" w:color="auto"/>
            </w:tcBorders>
            <w:shd w:val="clear" w:color="auto" w:fill="auto"/>
            <w:noWrap/>
            <w:vAlign w:val="center"/>
            <w:hideMark/>
          </w:tcPr>
          <w:p w14:paraId="2548A984"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891" w:type="dxa"/>
            <w:tcBorders>
              <w:top w:val="nil"/>
              <w:left w:val="nil"/>
              <w:bottom w:val="single" w:sz="4" w:space="0" w:color="auto"/>
              <w:right w:val="single" w:sz="4" w:space="0" w:color="auto"/>
            </w:tcBorders>
            <w:shd w:val="clear" w:color="auto" w:fill="auto"/>
            <w:noWrap/>
            <w:vAlign w:val="center"/>
            <w:hideMark/>
          </w:tcPr>
          <w:p w14:paraId="6F9C0225"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756" w:type="dxa"/>
            <w:tcBorders>
              <w:top w:val="nil"/>
              <w:left w:val="nil"/>
              <w:bottom w:val="single" w:sz="4" w:space="0" w:color="auto"/>
              <w:right w:val="single" w:sz="4" w:space="0" w:color="auto"/>
            </w:tcBorders>
            <w:shd w:val="clear" w:color="auto" w:fill="auto"/>
            <w:noWrap/>
            <w:vAlign w:val="center"/>
            <w:hideMark/>
          </w:tcPr>
          <w:p w14:paraId="4F0B41D2"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7DE90335"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 </w:t>
            </w:r>
          </w:p>
        </w:tc>
        <w:tc>
          <w:tcPr>
            <w:tcW w:w="965" w:type="dxa"/>
            <w:tcBorders>
              <w:top w:val="nil"/>
              <w:left w:val="nil"/>
              <w:bottom w:val="single" w:sz="4" w:space="0" w:color="auto"/>
              <w:right w:val="single" w:sz="4" w:space="0" w:color="auto"/>
            </w:tcBorders>
            <w:shd w:val="clear" w:color="auto" w:fill="auto"/>
            <w:noWrap/>
            <w:vAlign w:val="center"/>
            <w:hideMark/>
          </w:tcPr>
          <w:p w14:paraId="6F2CF400"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X</w:t>
            </w:r>
          </w:p>
        </w:tc>
        <w:tc>
          <w:tcPr>
            <w:tcW w:w="837" w:type="dxa"/>
            <w:tcBorders>
              <w:top w:val="single" w:sz="4" w:space="0" w:color="auto"/>
              <w:left w:val="nil"/>
              <w:bottom w:val="single" w:sz="4" w:space="0" w:color="auto"/>
              <w:right w:val="single" w:sz="4" w:space="0" w:color="auto"/>
            </w:tcBorders>
          </w:tcPr>
          <w:p w14:paraId="2A9985A2" w14:textId="77777777" w:rsidR="00DE34B4" w:rsidRPr="00A26DBF" w:rsidRDefault="00DE34B4" w:rsidP="00DE34B4">
            <w:pPr>
              <w:rPr>
                <w:rFonts w:eastAsia="Times New Roman" w:cs="Arial"/>
                <w:color w:val="000000"/>
                <w:szCs w:val="20"/>
              </w:rPr>
            </w:pPr>
          </w:p>
        </w:tc>
        <w:tc>
          <w:tcPr>
            <w:tcW w:w="638" w:type="dxa"/>
            <w:tcBorders>
              <w:top w:val="nil"/>
              <w:left w:val="single" w:sz="4" w:space="0" w:color="auto"/>
              <w:bottom w:val="single" w:sz="4" w:space="0" w:color="auto"/>
              <w:right w:val="single" w:sz="4" w:space="0" w:color="auto"/>
            </w:tcBorders>
          </w:tcPr>
          <w:p w14:paraId="5EA86567" w14:textId="77777777" w:rsidR="00DE34B4" w:rsidRPr="00A26DBF" w:rsidRDefault="00DE34B4" w:rsidP="00DE34B4">
            <w:pPr>
              <w:rPr>
                <w:rFonts w:eastAsia="Times New Roman" w:cs="Arial"/>
                <w:color w:val="000000"/>
                <w:szCs w:val="20"/>
              </w:rPr>
            </w:pPr>
          </w:p>
        </w:tc>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7D46FA2E" w14:textId="77777777" w:rsidR="00DE34B4" w:rsidRPr="00A26DBF" w:rsidRDefault="00DE34B4" w:rsidP="00DE34B4">
            <w:pPr>
              <w:rPr>
                <w:rFonts w:eastAsia="Times New Roman" w:cs="Arial"/>
                <w:color w:val="000000"/>
                <w:szCs w:val="20"/>
              </w:rPr>
            </w:pPr>
            <w:r w:rsidRPr="00A26DBF">
              <w:rPr>
                <w:rFonts w:eastAsia="Times New Roman" w:cs="Arial"/>
                <w:color w:val="000000"/>
                <w:szCs w:val="20"/>
              </w:rPr>
              <w:t>Update is not successful</w:t>
            </w:r>
          </w:p>
        </w:tc>
        <w:tc>
          <w:tcPr>
            <w:tcW w:w="859" w:type="dxa"/>
            <w:tcBorders>
              <w:top w:val="nil"/>
              <w:left w:val="nil"/>
              <w:bottom w:val="single" w:sz="4" w:space="0" w:color="auto"/>
              <w:right w:val="single" w:sz="4" w:space="0" w:color="auto"/>
            </w:tcBorders>
            <w:shd w:val="clear" w:color="auto" w:fill="auto"/>
            <w:noWrap/>
            <w:vAlign w:val="center"/>
            <w:hideMark/>
          </w:tcPr>
          <w:p w14:paraId="26F8A7C8" w14:textId="77777777" w:rsidR="00DE34B4" w:rsidRPr="00A26DBF" w:rsidRDefault="00DE34B4" w:rsidP="00DE34B4">
            <w:pPr>
              <w:jc w:val="center"/>
              <w:rPr>
                <w:rFonts w:eastAsia="Times New Roman" w:cs="Arial"/>
                <w:color w:val="000000"/>
                <w:szCs w:val="20"/>
              </w:rPr>
            </w:pPr>
            <w:r w:rsidRPr="00A26DBF">
              <w:rPr>
                <w:rFonts w:eastAsia="Times New Roman" w:cs="Arial"/>
                <w:color w:val="000000"/>
                <w:szCs w:val="20"/>
              </w:rPr>
              <w:t>Priority 1</w:t>
            </w:r>
          </w:p>
        </w:tc>
      </w:tr>
      <w:tr w:rsidR="00DE34B4" w:rsidRPr="00A26DBF" w14:paraId="3AED300E" w14:textId="77777777" w:rsidTr="00DE34B4">
        <w:trPr>
          <w:trHeight w:val="386"/>
        </w:trPr>
        <w:tc>
          <w:tcPr>
            <w:tcW w:w="1303" w:type="dxa"/>
            <w:gridSpan w:val="2"/>
            <w:tcBorders>
              <w:top w:val="single" w:sz="4" w:space="0" w:color="auto"/>
              <w:left w:val="single" w:sz="4" w:space="0" w:color="auto"/>
              <w:bottom w:val="single" w:sz="4" w:space="0" w:color="auto"/>
              <w:right w:val="single" w:sz="4" w:space="0" w:color="auto"/>
            </w:tcBorders>
          </w:tcPr>
          <w:p w14:paraId="15303E8F" w14:textId="77777777" w:rsidR="00DE34B4" w:rsidRPr="00A26DBF" w:rsidRDefault="00DE34B4" w:rsidP="00DE34B4">
            <w:pPr>
              <w:rPr>
                <w:rFonts w:eastAsia="Times New Roman" w:cs="Arial"/>
                <w:color w:val="000000"/>
                <w:szCs w:val="20"/>
              </w:rPr>
            </w:pPr>
          </w:p>
        </w:tc>
        <w:tc>
          <w:tcPr>
            <w:tcW w:w="943" w:type="dxa"/>
            <w:gridSpan w:val="2"/>
            <w:tcBorders>
              <w:top w:val="single" w:sz="4" w:space="0" w:color="auto"/>
              <w:left w:val="single" w:sz="4" w:space="0" w:color="auto"/>
              <w:bottom w:val="single" w:sz="4" w:space="0" w:color="auto"/>
              <w:right w:val="single" w:sz="4" w:space="0" w:color="auto"/>
            </w:tcBorders>
          </w:tcPr>
          <w:p w14:paraId="76DCBF19" w14:textId="77777777" w:rsidR="00DE34B4" w:rsidRPr="00A26DBF" w:rsidRDefault="00DE34B4" w:rsidP="00DE34B4">
            <w:pPr>
              <w:rPr>
                <w:rFonts w:eastAsia="Times New Roman" w:cs="Arial"/>
                <w:color w:val="000000"/>
                <w:szCs w:val="20"/>
              </w:rPr>
            </w:pPr>
          </w:p>
        </w:tc>
        <w:tc>
          <w:tcPr>
            <w:tcW w:w="7853"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14:paraId="0D9C2968" w14:textId="77777777" w:rsidR="00DE34B4" w:rsidRPr="00A26DBF" w:rsidRDefault="00DE34B4" w:rsidP="00DE34B4">
            <w:pPr>
              <w:rPr>
                <w:rFonts w:eastAsia="Times New Roman" w:cs="Arial"/>
                <w:color w:val="000000"/>
                <w:szCs w:val="20"/>
              </w:rPr>
            </w:pPr>
            <w:r w:rsidRPr="00A26DBF">
              <w:rPr>
                <w:rFonts w:eastAsia="Times New Roman" w:cs="Arial"/>
                <w:color w:val="000000"/>
                <w:szCs w:val="20"/>
              </w:rPr>
              <w:t xml:space="preserve">Note: Priority 1 – 4 (highest – low) </w:t>
            </w:r>
          </w:p>
        </w:tc>
      </w:tr>
    </w:tbl>
    <w:p w14:paraId="5C2E3A39" w14:textId="77777777" w:rsidR="0055413F" w:rsidRDefault="00DC691E"/>
    <w:p w14:paraId="13D62BA5" w14:textId="77777777" w:rsidR="00EA4672" w:rsidRDefault="00EA4672">
      <w:bookmarkStart w:id="170" w:name="_Hlk38287437"/>
    </w:p>
    <w:p w14:paraId="433EA2A3" w14:textId="7777777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83D8E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F223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5822D7" w14:textId="77777777" w:rsidR="006C029A" w:rsidRPr="00520F3E" w:rsidRDefault="00DC691E" w:rsidP="009E691C">
            <w:pPr>
              <w:rPr>
                <w:rFonts w:eastAsiaTheme="minorHAnsi" w:cs="Arial"/>
                <w:vanish/>
                <w:color w:val="000000" w:themeColor="text1"/>
                <w:sz w:val="16"/>
                <w:szCs w:val="16"/>
              </w:rPr>
            </w:pPr>
          </w:p>
        </w:tc>
      </w:tr>
      <w:tr w:rsidR="006C029A" w:rsidRPr="00520F3E" w14:paraId="167CC5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98B8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EDE526" w14:textId="77777777" w:rsidR="006C029A" w:rsidRPr="00520F3E" w:rsidRDefault="00DC691E" w:rsidP="009E691C">
            <w:pPr>
              <w:rPr>
                <w:rFonts w:eastAsiaTheme="minorHAnsi" w:cs="Arial"/>
                <w:vanish/>
                <w:color w:val="000000" w:themeColor="text1"/>
                <w:sz w:val="16"/>
                <w:szCs w:val="16"/>
              </w:rPr>
            </w:pPr>
          </w:p>
        </w:tc>
      </w:tr>
      <w:tr w:rsidR="006C029A" w:rsidRPr="00520F3E" w14:paraId="73DD7A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AE287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53E0A1" w14:textId="77777777" w:rsidR="006C029A" w:rsidRPr="00520F3E" w:rsidRDefault="00DC691E" w:rsidP="009E691C">
            <w:pPr>
              <w:rPr>
                <w:rFonts w:eastAsiaTheme="minorHAnsi" w:cs="Arial"/>
                <w:vanish/>
                <w:color w:val="000000" w:themeColor="text1"/>
                <w:sz w:val="16"/>
                <w:szCs w:val="16"/>
              </w:rPr>
            </w:pPr>
          </w:p>
        </w:tc>
      </w:tr>
      <w:tr w:rsidR="006C029A" w:rsidRPr="00520F3E" w14:paraId="63C5A03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B322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4539C1" w14:textId="77777777" w:rsidR="006C029A" w:rsidRPr="00520F3E" w:rsidRDefault="00DC691E" w:rsidP="00351BDF">
            <w:pPr>
              <w:rPr>
                <w:rFonts w:eastAsiaTheme="minorHAnsi" w:cs="Arial"/>
                <w:vanish/>
                <w:color w:val="000000" w:themeColor="text1"/>
                <w:sz w:val="16"/>
                <w:szCs w:val="16"/>
              </w:rPr>
            </w:pPr>
          </w:p>
        </w:tc>
      </w:tr>
      <w:tr w:rsidR="006C029A" w:rsidRPr="00520F3E" w14:paraId="55D9DD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9F540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67CE1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5AF72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FC7FA4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3E820F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0F56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83463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42919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7C0361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14AE87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45934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30B634"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CAE2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6B9A5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70C69C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242A1E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0864C5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1C6437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E16819A"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7696D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B2A8376" w14:textId="77777777" w:rsidR="00DC0771" w:rsidRPr="00106C9E" w:rsidRDefault="00DC691E" w:rsidP="00A03556"/>
    <w:p w14:paraId="545BB12A" w14:textId="77777777" w:rsidR="00EA4672" w:rsidRDefault="002B5930" w:rsidP="00DA3F8D">
      <w:pPr>
        <w:pStyle w:val="Heading5"/>
      </w:pPr>
      <w:bookmarkStart w:id="171" w:name="_Toc46730444"/>
      <w:r>
        <w:t>Error Handling</w:t>
      </w:r>
      <w:bookmarkEnd w:id="171"/>
    </w:p>
    <w:p w14:paraId="4053C6A6" w14:textId="2A3BD4B3" w:rsidR="00D353BB" w:rsidRPr="0040222F" w:rsidRDefault="002B5930" w:rsidP="0040222F">
      <w:pPr>
        <w:pStyle w:val="Heading6"/>
      </w:pPr>
      <w:r w:rsidRPr="0040222F">
        <w:t>F-REQ-305204/C-###R_FNC_Veh_HMI_Notif_042### Power Reset</w:t>
      </w:r>
    </w:p>
    <w:p w14:paraId="4821F8BE" w14:textId="77777777" w:rsidR="00EA4672" w:rsidRDefault="002B5930" w:rsidP="00EE1D70">
      <w:pPr>
        <w:rPr>
          <w:rFonts w:cs="Arial"/>
        </w:rPr>
      </w:pPr>
      <w:r>
        <w:rPr>
          <w:rFonts w:cs="Arial"/>
        </w:rPr>
        <w:t>Power reset shall not affect any OTA software settings and values. After a power reset, all the settings shall be re-stored to the values that they were prior to the power reset.</w:t>
      </w:r>
    </w:p>
    <w:p w14:paraId="52B783A0" w14:textId="5CA885CD"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0A6BE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416E8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3B513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R_FNC_Vehicle_HMI_055</w:t>
            </w:r>
          </w:p>
        </w:tc>
      </w:tr>
      <w:tr w:rsidR="006C029A" w:rsidRPr="00520F3E" w14:paraId="2387EB2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9542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4E650F" w14:textId="77777777" w:rsidR="006C029A" w:rsidRPr="00520F3E" w:rsidRDefault="00DC691E" w:rsidP="009E691C">
            <w:pPr>
              <w:rPr>
                <w:rFonts w:eastAsiaTheme="minorHAnsi" w:cs="Arial"/>
                <w:vanish/>
                <w:color w:val="000000" w:themeColor="text1"/>
                <w:sz w:val="16"/>
                <w:szCs w:val="16"/>
              </w:rPr>
            </w:pPr>
          </w:p>
        </w:tc>
      </w:tr>
      <w:tr w:rsidR="006C029A" w:rsidRPr="00520F3E" w14:paraId="78B9880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5631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C098F9" w14:textId="77777777" w:rsidR="006C029A" w:rsidRPr="00520F3E" w:rsidRDefault="00DC691E" w:rsidP="009E691C">
            <w:pPr>
              <w:rPr>
                <w:rFonts w:eastAsiaTheme="minorHAnsi" w:cs="Arial"/>
                <w:vanish/>
                <w:color w:val="000000" w:themeColor="text1"/>
                <w:sz w:val="16"/>
                <w:szCs w:val="16"/>
              </w:rPr>
            </w:pPr>
          </w:p>
        </w:tc>
      </w:tr>
      <w:tr w:rsidR="006C029A" w:rsidRPr="00520F3E" w14:paraId="07C2B7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58E2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4C2F62" w14:textId="77777777" w:rsidR="006C029A" w:rsidRPr="00520F3E" w:rsidRDefault="00DC691E" w:rsidP="00351BDF">
            <w:pPr>
              <w:rPr>
                <w:rFonts w:eastAsiaTheme="minorHAnsi" w:cs="Arial"/>
                <w:vanish/>
                <w:color w:val="000000" w:themeColor="text1"/>
                <w:sz w:val="16"/>
                <w:szCs w:val="16"/>
              </w:rPr>
            </w:pPr>
          </w:p>
        </w:tc>
      </w:tr>
      <w:tr w:rsidR="006C029A" w:rsidRPr="00520F3E" w14:paraId="592744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F4EA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CC71F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3E131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6E14F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A9E71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992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D1850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E882F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F4B3B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D2C24B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5F0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CA1F9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2B0A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3BA2E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DE577A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72CCFC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9201F2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18A54E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E71D1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753138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0579BC5" w14:textId="77777777" w:rsidR="00DC0771" w:rsidRPr="00106C9E" w:rsidRDefault="00DC691E" w:rsidP="00A03556"/>
    <w:p w14:paraId="2BFF996D" w14:textId="77777777" w:rsidR="00D353BB" w:rsidRPr="0040222F" w:rsidRDefault="002B5930" w:rsidP="0040222F">
      <w:pPr>
        <w:pStyle w:val="Heading5"/>
      </w:pPr>
      <w:bookmarkStart w:id="172" w:name="_Toc46730445"/>
      <w:r w:rsidRPr="0040222F">
        <w:lastRenderedPageBreak/>
        <w:t>REQ-395173/A-###R_FNC_Veh_HMI_Notif_35### HMI shall clear the notification after user input is received</w:t>
      </w:r>
      <w:bookmarkEnd w:id="172"/>
    </w:p>
    <w:p w14:paraId="6AE1C7D8" w14:textId="77777777" w:rsidR="00EA4672" w:rsidRDefault="002B5930" w:rsidP="00B85858">
      <w:pPr>
        <w:shd w:val="clear" w:color="auto" w:fill="F4F5F7"/>
        <w:rPr>
          <w:rFonts w:cs="Arial"/>
          <w:szCs w:val="20"/>
        </w:rPr>
      </w:pPr>
      <w:r w:rsidRPr="00B85858">
        <w:rPr>
          <w:rFonts w:cs="Arial"/>
          <w:szCs w:val="20"/>
        </w:rPr>
        <w:t xml:space="preserve">HMI shall clear </w:t>
      </w:r>
      <w:r>
        <w:rPr>
          <w:rFonts w:cs="Arial"/>
          <w:szCs w:val="20"/>
        </w:rPr>
        <w:t xml:space="preserve">notification after user input is received and/or update is canceled. </w:t>
      </w:r>
    </w:p>
    <w:p w14:paraId="76AD2ADB" w14:textId="7BBF09A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D845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51FA4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FB9D8F" w14:textId="77777777" w:rsidR="006C029A" w:rsidRPr="00520F3E" w:rsidRDefault="00DC691E" w:rsidP="009E691C">
            <w:pPr>
              <w:rPr>
                <w:rFonts w:eastAsiaTheme="minorHAnsi" w:cs="Arial"/>
                <w:vanish/>
                <w:color w:val="000000" w:themeColor="text1"/>
                <w:sz w:val="16"/>
                <w:szCs w:val="16"/>
              </w:rPr>
            </w:pPr>
          </w:p>
        </w:tc>
      </w:tr>
      <w:tr w:rsidR="006C029A" w:rsidRPr="00520F3E" w14:paraId="3F81BFE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DFBB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1E9688" w14:textId="77777777" w:rsidR="006C029A" w:rsidRPr="00520F3E" w:rsidRDefault="00DC691E" w:rsidP="009E691C">
            <w:pPr>
              <w:rPr>
                <w:rFonts w:eastAsiaTheme="minorHAnsi" w:cs="Arial"/>
                <w:vanish/>
                <w:color w:val="000000" w:themeColor="text1"/>
                <w:sz w:val="16"/>
                <w:szCs w:val="16"/>
              </w:rPr>
            </w:pPr>
          </w:p>
        </w:tc>
      </w:tr>
      <w:tr w:rsidR="006C029A" w:rsidRPr="00520F3E" w14:paraId="34E3F40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AC4C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EE529C" w14:textId="77777777" w:rsidR="006C029A" w:rsidRPr="00520F3E" w:rsidRDefault="00DC691E" w:rsidP="009E691C">
            <w:pPr>
              <w:rPr>
                <w:rFonts w:eastAsiaTheme="minorHAnsi" w:cs="Arial"/>
                <w:vanish/>
                <w:color w:val="000000" w:themeColor="text1"/>
                <w:sz w:val="16"/>
                <w:szCs w:val="16"/>
              </w:rPr>
            </w:pPr>
          </w:p>
        </w:tc>
      </w:tr>
      <w:tr w:rsidR="006C029A" w:rsidRPr="00520F3E" w14:paraId="088BBD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1583B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6ACEC8" w14:textId="77777777" w:rsidR="006C029A" w:rsidRPr="00520F3E" w:rsidRDefault="00DC691E" w:rsidP="00351BDF">
            <w:pPr>
              <w:rPr>
                <w:rFonts w:eastAsiaTheme="minorHAnsi" w:cs="Arial"/>
                <w:vanish/>
                <w:color w:val="000000" w:themeColor="text1"/>
                <w:sz w:val="16"/>
                <w:szCs w:val="16"/>
              </w:rPr>
            </w:pPr>
          </w:p>
        </w:tc>
      </w:tr>
      <w:tr w:rsidR="006C029A" w:rsidRPr="00520F3E" w14:paraId="70827B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F39D7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ECD6D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FBC73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9161DC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0C0007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B838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5AAEF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F6A74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C7CF49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7CAB83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FF8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4B5EB1"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7CA3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93F26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BC6A45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E9C934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9A3432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709593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CB060E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5827A8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7539B77" w14:textId="77777777" w:rsidR="00DC0771" w:rsidRPr="00106C9E" w:rsidRDefault="00DC691E" w:rsidP="00A03556"/>
    <w:p w14:paraId="589C636A" w14:textId="77777777" w:rsidR="00EA4672" w:rsidRDefault="002B5930" w:rsidP="00DA3F8D">
      <w:pPr>
        <w:pStyle w:val="Heading4"/>
      </w:pPr>
      <w:bookmarkStart w:id="173" w:name="_Toc46730446"/>
      <w:r>
        <w:t>Non-Functional Requirements</w:t>
      </w:r>
      <w:bookmarkEnd w:id="173"/>
    </w:p>
    <w:p w14:paraId="261FAAB7" w14:textId="5A5060BF" w:rsidR="00D353BB" w:rsidRPr="0040222F" w:rsidRDefault="002B5930" w:rsidP="0040222F">
      <w:pPr>
        <w:pStyle w:val="Heading5"/>
      </w:pPr>
      <w:bookmarkStart w:id="174" w:name="_Toc46730447"/>
      <w:r w:rsidRPr="0040222F">
        <w:t>F-REQ-305267/C-###R_FNC_Veh_HMI_Notif_043### Icon Design</w:t>
      </w:r>
      <w:bookmarkEnd w:id="174"/>
    </w:p>
    <w:p w14:paraId="2024AE8C" w14:textId="77777777" w:rsidR="00EA4672" w:rsidRDefault="002B5930" w:rsidP="00EE1D70">
      <w:pPr>
        <w:rPr>
          <w:rFonts w:cs="Arial"/>
        </w:rPr>
      </w:pPr>
      <w:r>
        <w:rPr>
          <w:rFonts w:cs="Arial"/>
        </w:rPr>
        <w:t>The status bar icon shall design to be intuitive to the customer so they can understand the difference between a pending activation and a one-time consent</w:t>
      </w:r>
    </w:p>
    <w:p w14:paraId="678404D5" w14:textId="029EC628"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8812B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A47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4B72D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R_FNC_Vehicle_HMI_056</w:t>
            </w:r>
          </w:p>
        </w:tc>
      </w:tr>
      <w:tr w:rsidR="006C029A" w:rsidRPr="00520F3E" w14:paraId="008DCD3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6AAF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DFDF7F" w14:textId="77777777" w:rsidR="006C029A" w:rsidRPr="00520F3E" w:rsidRDefault="00DC691E" w:rsidP="009E691C">
            <w:pPr>
              <w:rPr>
                <w:rFonts w:eastAsiaTheme="minorHAnsi" w:cs="Arial"/>
                <w:vanish/>
                <w:color w:val="000000" w:themeColor="text1"/>
                <w:sz w:val="16"/>
                <w:szCs w:val="16"/>
              </w:rPr>
            </w:pPr>
          </w:p>
        </w:tc>
      </w:tr>
      <w:tr w:rsidR="006C029A" w:rsidRPr="00520F3E" w14:paraId="1064BF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6E5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9EC7D3" w14:textId="77777777" w:rsidR="006C029A" w:rsidRPr="00520F3E" w:rsidRDefault="00DC691E" w:rsidP="009E691C">
            <w:pPr>
              <w:rPr>
                <w:rFonts w:eastAsiaTheme="minorHAnsi" w:cs="Arial"/>
                <w:vanish/>
                <w:color w:val="000000" w:themeColor="text1"/>
                <w:sz w:val="16"/>
                <w:szCs w:val="16"/>
              </w:rPr>
            </w:pPr>
          </w:p>
        </w:tc>
      </w:tr>
      <w:tr w:rsidR="006C029A" w:rsidRPr="00520F3E" w14:paraId="418582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9F1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40F860" w14:textId="77777777" w:rsidR="006C029A" w:rsidRPr="00520F3E" w:rsidRDefault="00DC691E" w:rsidP="00351BDF">
            <w:pPr>
              <w:rPr>
                <w:rFonts w:eastAsiaTheme="minorHAnsi" w:cs="Arial"/>
                <w:vanish/>
                <w:color w:val="000000" w:themeColor="text1"/>
                <w:sz w:val="16"/>
                <w:szCs w:val="16"/>
              </w:rPr>
            </w:pPr>
          </w:p>
        </w:tc>
      </w:tr>
      <w:tr w:rsidR="006C029A" w:rsidRPr="00520F3E" w14:paraId="274BF6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4B2D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7D044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1AA19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B4F5F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D7CC57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189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7E689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F7E1FA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91EEA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DA512D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F85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98A6A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3CF3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59827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EE889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F9CFC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C79A41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0D053C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32B412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D6E532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197D500" w14:textId="77777777" w:rsidR="00DC0771" w:rsidRPr="00106C9E" w:rsidRDefault="00DC691E" w:rsidP="00A03556"/>
    <w:p w14:paraId="28D33D04" w14:textId="77777777" w:rsidR="00D353BB" w:rsidRPr="0040222F" w:rsidRDefault="002B5930" w:rsidP="0040222F">
      <w:pPr>
        <w:pStyle w:val="Heading5"/>
      </w:pPr>
      <w:bookmarkStart w:id="175" w:name="_Toc46730448"/>
      <w:r w:rsidRPr="0040222F">
        <w:t>REQ-344157/A-###R_FNC_Veh_HMI_Notif_044### Display Release Notes</w:t>
      </w:r>
      <w:bookmarkEnd w:id="175"/>
    </w:p>
    <w:p w14:paraId="45ED7B59" w14:textId="77777777" w:rsidR="00EA4672" w:rsidRDefault="002B5930" w:rsidP="00500605">
      <w:r>
        <w:t xml:space="preserve">In vehicle HMI shall display the release notes with in 500ms of the software activation complete. Or allow the user to see the release notes when consent is needed. </w:t>
      </w:r>
    </w:p>
    <w:p w14:paraId="1B1F6FAF" w14:textId="598106C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D95A59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C3F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D9C635" w14:textId="77777777" w:rsidR="006C029A" w:rsidRPr="00520F3E" w:rsidRDefault="00DC691E" w:rsidP="009E691C">
            <w:pPr>
              <w:rPr>
                <w:rFonts w:eastAsiaTheme="minorHAnsi" w:cs="Arial"/>
                <w:vanish/>
                <w:color w:val="000000" w:themeColor="text1"/>
                <w:sz w:val="16"/>
                <w:szCs w:val="16"/>
              </w:rPr>
            </w:pPr>
          </w:p>
        </w:tc>
      </w:tr>
      <w:tr w:rsidR="006C029A" w:rsidRPr="00520F3E" w14:paraId="67FB245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FF41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6E0D26" w14:textId="77777777" w:rsidR="006C029A" w:rsidRPr="00520F3E" w:rsidRDefault="00DC691E" w:rsidP="009E691C">
            <w:pPr>
              <w:rPr>
                <w:rFonts w:eastAsiaTheme="minorHAnsi" w:cs="Arial"/>
                <w:vanish/>
                <w:color w:val="000000" w:themeColor="text1"/>
                <w:sz w:val="16"/>
                <w:szCs w:val="16"/>
              </w:rPr>
            </w:pPr>
          </w:p>
        </w:tc>
      </w:tr>
      <w:tr w:rsidR="006C029A" w:rsidRPr="00520F3E" w14:paraId="6E3A736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AE57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59FC8D" w14:textId="77777777" w:rsidR="006C029A" w:rsidRPr="00520F3E" w:rsidRDefault="00DC691E" w:rsidP="009E691C">
            <w:pPr>
              <w:rPr>
                <w:rFonts w:eastAsiaTheme="minorHAnsi" w:cs="Arial"/>
                <w:vanish/>
                <w:color w:val="000000" w:themeColor="text1"/>
                <w:sz w:val="16"/>
                <w:szCs w:val="16"/>
              </w:rPr>
            </w:pPr>
          </w:p>
        </w:tc>
      </w:tr>
      <w:tr w:rsidR="006C029A" w:rsidRPr="00520F3E" w14:paraId="68EC49C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B24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5F0915" w14:textId="77777777" w:rsidR="006C029A" w:rsidRPr="00520F3E" w:rsidRDefault="00DC691E" w:rsidP="00351BDF">
            <w:pPr>
              <w:rPr>
                <w:rFonts w:eastAsiaTheme="minorHAnsi" w:cs="Arial"/>
                <w:vanish/>
                <w:color w:val="000000" w:themeColor="text1"/>
                <w:sz w:val="16"/>
                <w:szCs w:val="16"/>
              </w:rPr>
            </w:pPr>
          </w:p>
        </w:tc>
      </w:tr>
      <w:tr w:rsidR="006C029A" w:rsidRPr="00520F3E" w14:paraId="184C06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798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F2455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15A905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6037D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9D38B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A642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589C9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27B6FF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8267C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5885F2B"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A2D5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ED0A0B"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A735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CC3DC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369F69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260B3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906DAA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BB7E4F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8D6AFD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F23BC9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6FE09F0" w14:textId="77777777" w:rsidR="00DC0771" w:rsidRPr="00106C9E" w:rsidRDefault="00DC691E" w:rsidP="00A03556"/>
    <w:p w14:paraId="5ACFFF8C" w14:textId="77777777" w:rsidR="00D353BB" w:rsidRPr="0040222F" w:rsidRDefault="002B5930" w:rsidP="0040222F">
      <w:pPr>
        <w:pStyle w:val="Heading5"/>
      </w:pPr>
      <w:bookmarkStart w:id="176" w:name="_Toc46730449"/>
      <w:r w:rsidRPr="0040222F">
        <w:t>REQ-347388/B-###R_FNC_Veh_HMI_Notif_046### Reference to Owner's Manual</w:t>
      </w:r>
      <w:bookmarkEnd w:id="176"/>
    </w:p>
    <w:p w14:paraId="570CABE1" w14:textId="77777777" w:rsidR="00EA4672" w:rsidRDefault="002B5930" w:rsidP="00323DBB">
      <w:r w:rsidRPr="007A20CB">
        <w:t>Some of the popups DO NOT cover the details of the software update behavior when asking for user input, for more information HMI shall have link to Owner's Manual</w:t>
      </w:r>
      <w:r>
        <w:t xml:space="preserve">. </w:t>
      </w:r>
    </w:p>
    <w:p w14:paraId="4BCA24FB" w14:textId="42A1DF9F"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8A900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F9989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5F7F72" w14:textId="77777777" w:rsidR="006C029A" w:rsidRPr="00520F3E" w:rsidRDefault="00DC691E" w:rsidP="009E691C">
            <w:pPr>
              <w:rPr>
                <w:rFonts w:eastAsiaTheme="minorHAnsi" w:cs="Arial"/>
                <w:vanish/>
                <w:color w:val="000000" w:themeColor="text1"/>
                <w:sz w:val="16"/>
                <w:szCs w:val="16"/>
              </w:rPr>
            </w:pPr>
          </w:p>
        </w:tc>
      </w:tr>
      <w:tr w:rsidR="006C029A" w:rsidRPr="00520F3E" w14:paraId="0EDB5F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90576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767E62" w14:textId="77777777" w:rsidR="006C029A" w:rsidRPr="00520F3E" w:rsidRDefault="00DC691E" w:rsidP="009E691C">
            <w:pPr>
              <w:rPr>
                <w:rFonts w:eastAsiaTheme="minorHAnsi" w:cs="Arial"/>
                <w:vanish/>
                <w:color w:val="000000" w:themeColor="text1"/>
                <w:sz w:val="16"/>
                <w:szCs w:val="16"/>
              </w:rPr>
            </w:pPr>
          </w:p>
        </w:tc>
      </w:tr>
      <w:tr w:rsidR="006C029A" w:rsidRPr="00520F3E" w14:paraId="050CBC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F057C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64B1FA" w14:textId="77777777" w:rsidR="006C029A" w:rsidRPr="00520F3E" w:rsidRDefault="00DC691E" w:rsidP="009E691C">
            <w:pPr>
              <w:rPr>
                <w:rFonts w:eastAsiaTheme="minorHAnsi" w:cs="Arial"/>
                <w:vanish/>
                <w:color w:val="000000" w:themeColor="text1"/>
                <w:sz w:val="16"/>
                <w:szCs w:val="16"/>
              </w:rPr>
            </w:pPr>
          </w:p>
        </w:tc>
      </w:tr>
      <w:tr w:rsidR="006C029A" w:rsidRPr="00520F3E" w14:paraId="7B00BBA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AC58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D1F068" w14:textId="77777777" w:rsidR="006C029A" w:rsidRPr="00520F3E" w:rsidRDefault="00DC691E" w:rsidP="00351BDF">
            <w:pPr>
              <w:rPr>
                <w:rFonts w:eastAsiaTheme="minorHAnsi" w:cs="Arial"/>
                <w:vanish/>
                <w:color w:val="000000" w:themeColor="text1"/>
                <w:sz w:val="16"/>
                <w:szCs w:val="16"/>
              </w:rPr>
            </w:pPr>
          </w:p>
        </w:tc>
      </w:tr>
      <w:tr w:rsidR="006C029A" w:rsidRPr="00520F3E" w14:paraId="5E8D65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2B78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CD6C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DB8074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FCF69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EBA176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982A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6764A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8CC52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74B11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9773DB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2144D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5A5480"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68AA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5D636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BBD65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F1A929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5F7641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E869308"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BC36AA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2E067B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EC6CDCD" w14:textId="77777777" w:rsidR="00DC0771" w:rsidRPr="00106C9E" w:rsidRDefault="00DC691E" w:rsidP="00A03556"/>
    <w:p w14:paraId="1BD1F1FD" w14:textId="77777777" w:rsidR="00D353BB" w:rsidRPr="0040222F" w:rsidRDefault="002B5930" w:rsidP="0040222F">
      <w:pPr>
        <w:pStyle w:val="Heading5"/>
      </w:pPr>
      <w:bookmarkStart w:id="177" w:name="_Toc46730450"/>
      <w:r w:rsidRPr="0040222F">
        <w:t>REQ-347839/B-###R_FNC_Veh_HMI_Notif_047### Do Not Show this Popup Again</w:t>
      </w:r>
      <w:bookmarkEnd w:id="177"/>
    </w:p>
    <w:p w14:paraId="2EBED8AD" w14:textId="77777777" w:rsidR="00EA4672" w:rsidRDefault="002B5930" w:rsidP="002A2CBD">
      <w:pPr>
        <w:rPr>
          <w:rFonts w:cs="Arial"/>
          <w:highlight w:val="yellow"/>
        </w:rPr>
      </w:pPr>
      <w:r>
        <w:t>For all non</w:t>
      </w:r>
      <w:r w:rsidRPr="00320FF9">
        <w:t>-critical</w:t>
      </w:r>
      <w:r>
        <w:t xml:space="preserve"> notification </w:t>
      </w:r>
      <w:r w:rsidRPr="00320FF9">
        <w:t xml:space="preserve">popup </w:t>
      </w:r>
      <w:r>
        <w:t xml:space="preserve">is displayed instead of notification </w:t>
      </w:r>
      <w:r w:rsidRPr="00320FF9">
        <w:t xml:space="preserve">ICON, </w:t>
      </w:r>
      <w:r>
        <w:t xml:space="preserve">then </w:t>
      </w:r>
      <w:r w:rsidRPr="007A20CB">
        <w:rPr>
          <w:rFonts w:cs="Arial"/>
        </w:rPr>
        <w:t>HMI shall allow the user to disable the popup by selecting “Do not show this message again”</w:t>
      </w:r>
      <w:r>
        <w:rPr>
          <w:rFonts w:cs="Arial"/>
        </w:rPr>
        <w:t xml:space="preserve">. </w:t>
      </w:r>
    </w:p>
    <w:p w14:paraId="324C0FA1" w14:textId="1C2ABDC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BB16E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0060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7AD7B1" w14:textId="77777777" w:rsidR="006C029A" w:rsidRPr="00520F3E" w:rsidRDefault="00DC691E" w:rsidP="009E691C">
            <w:pPr>
              <w:rPr>
                <w:rFonts w:eastAsiaTheme="minorHAnsi" w:cs="Arial"/>
                <w:vanish/>
                <w:color w:val="000000" w:themeColor="text1"/>
                <w:sz w:val="16"/>
                <w:szCs w:val="16"/>
              </w:rPr>
            </w:pPr>
          </w:p>
        </w:tc>
      </w:tr>
      <w:tr w:rsidR="006C029A" w:rsidRPr="00520F3E" w14:paraId="6AA162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67A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D7FA13" w14:textId="77777777" w:rsidR="006C029A" w:rsidRPr="00520F3E" w:rsidRDefault="00DC691E" w:rsidP="009E691C">
            <w:pPr>
              <w:rPr>
                <w:rFonts w:eastAsiaTheme="minorHAnsi" w:cs="Arial"/>
                <w:vanish/>
                <w:color w:val="000000" w:themeColor="text1"/>
                <w:sz w:val="16"/>
                <w:szCs w:val="16"/>
              </w:rPr>
            </w:pPr>
          </w:p>
        </w:tc>
      </w:tr>
      <w:tr w:rsidR="006C029A" w:rsidRPr="00520F3E" w14:paraId="749E356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3B5A9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0E88AE" w14:textId="77777777" w:rsidR="006C029A" w:rsidRPr="00520F3E" w:rsidRDefault="00DC691E" w:rsidP="009E691C">
            <w:pPr>
              <w:rPr>
                <w:rFonts w:eastAsiaTheme="minorHAnsi" w:cs="Arial"/>
                <w:vanish/>
                <w:color w:val="000000" w:themeColor="text1"/>
                <w:sz w:val="16"/>
                <w:szCs w:val="16"/>
              </w:rPr>
            </w:pPr>
          </w:p>
        </w:tc>
      </w:tr>
      <w:tr w:rsidR="006C029A" w:rsidRPr="00520F3E" w14:paraId="15A1D7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49B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905F39" w14:textId="77777777" w:rsidR="006C029A" w:rsidRPr="00520F3E" w:rsidRDefault="00DC691E" w:rsidP="00351BDF">
            <w:pPr>
              <w:rPr>
                <w:rFonts w:eastAsiaTheme="minorHAnsi" w:cs="Arial"/>
                <w:vanish/>
                <w:color w:val="000000" w:themeColor="text1"/>
                <w:sz w:val="16"/>
                <w:szCs w:val="16"/>
              </w:rPr>
            </w:pPr>
          </w:p>
        </w:tc>
      </w:tr>
      <w:tr w:rsidR="006C029A" w:rsidRPr="00520F3E" w14:paraId="0F7017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CFD3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F05D69"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3C759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D78D42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1B1BAD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A93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134FD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EBE20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4BBD8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DF6D41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5A37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1D8D4C"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C274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EAEF9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F637A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C2745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6E16DE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132B10D"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0BEF28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86ADE5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14201C6" w14:textId="77777777" w:rsidR="00DC0771" w:rsidRPr="00106C9E" w:rsidRDefault="00DC691E" w:rsidP="00A03556"/>
    <w:p w14:paraId="7B69722D" w14:textId="77777777" w:rsidR="00EA4672" w:rsidRDefault="002B5930" w:rsidP="00DA3F8D">
      <w:pPr>
        <w:pStyle w:val="Heading2"/>
      </w:pPr>
      <w:bookmarkStart w:id="178" w:name="_Toc46730451"/>
      <w:r>
        <w:t>Logical Function Software Update Details</w:t>
      </w:r>
      <w:bookmarkEnd w:id="178"/>
    </w:p>
    <w:p w14:paraId="6799C948" w14:textId="6A8B41D5" w:rsidR="00760465" w:rsidRDefault="002B5930" w:rsidP="00DA3F8D">
      <w:pPr>
        <w:pStyle w:val="Heading3"/>
      </w:pPr>
      <w:bookmarkStart w:id="179" w:name="_Toc46730452"/>
      <w:r>
        <w:t>Function Description</w:t>
      </w:r>
      <w:bookmarkEnd w:id="179"/>
    </w:p>
    <w:p w14:paraId="69DEBE62" w14:textId="77777777" w:rsidR="00EA4672" w:rsidRDefault="002B5930" w:rsidP="0091380D">
      <w:r>
        <w:t xml:space="preserve">Each software update shall have the update details (release notes) file with description of the software changes; it shall be approved by legal and translated to all the required languages. </w:t>
      </w:r>
    </w:p>
    <w:p w14:paraId="629A25CF" w14:textId="77777777" w:rsidR="00EA4672" w:rsidRDefault="002B5930" w:rsidP="001E4861">
      <w:pPr>
        <w:rPr>
          <w:rFonts w:cs="Arial"/>
        </w:rPr>
      </w:pPr>
      <w:r>
        <w:rPr>
          <w:rFonts w:cs="Arial"/>
        </w:rPr>
        <w:t>The update details file shall be release in the Ford Backend.</w:t>
      </w:r>
    </w:p>
    <w:p w14:paraId="555888CA" w14:textId="77777777" w:rsidR="00EA4672" w:rsidRDefault="002B5930" w:rsidP="001E4861">
      <w:pPr>
        <w:rPr>
          <w:rFonts w:cs="Arial"/>
        </w:rPr>
      </w:pPr>
      <w:r>
        <w:rPr>
          <w:rFonts w:cs="Arial"/>
        </w:rPr>
        <w:t xml:space="preserve">Update details file shall be able to include the detail description with images and URLs. </w:t>
      </w:r>
    </w:p>
    <w:p w14:paraId="37868468" w14:textId="77777777" w:rsidR="00EA4672" w:rsidRDefault="002B5930" w:rsidP="001E4861">
      <w:pPr>
        <w:rPr>
          <w:rFonts w:cs="Arial"/>
        </w:rPr>
      </w:pPr>
      <w:r>
        <w:rPr>
          <w:rFonts w:cs="Arial"/>
        </w:rPr>
        <w:t xml:space="preserve">The software release description shall be delivering with the software update. </w:t>
      </w:r>
      <w:r>
        <w:t xml:space="preserve">The only exception to this rule is if an update is completely silent to the customer. </w:t>
      </w:r>
      <w:r>
        <w:rPr>
          <w:rFonts w:cs="Arial"/>
        </w:rPr>
        <w:t>The owner website shall have more details and history of the software updates that were push to the vehicle.</w:t>
      </w:r>
    </w:p>
    <w:p w14:paraId="29741DA1" w14:textId="77777777" w:rsidR="00EA4672" w:rsidRDefault="002B5930" w:rsidP="001E4861">
      <w:pPr>
        <w:rPr>
          <w:rFonts w:cs="Arial"/>
        </w:rPr>
      </w:pPr>
      <w:r>
        <w:rPr>
          <w:rFonts w:cs="Arial"/>
        </w:rPr>
        <w:t xml:space="preserve">HMI shall allow the user to see software update status under Update Details settings. </w:t>
      </w:r>
    </w:p>
    <w:p w14:paraId="7BE0E317" w14:textId="174E1479" w:rsidR="00760465" w:rsidRDefault="002B5930" w:rsidP="00DA3F8D">
      <w:pPr>
        <w:pStyle w:val="Heading3"/>
      </w:pPr>
      <w:bookmarkStart w:id="180" w:name="_Toc46730453"/>
      <w:r>
        <w:lastRenderedPageBreak/>
        <w:t>Function Scope</w:t>
      </w:r>
      <w:bookmarkEnd w:id="180"/>
    </w:p>
    <w:p w14:paraId="5CFBA1E7" w14:textId="77777777" w:rsidR="00EA4672" w:rsidRDefault="00DC691E" w:rsidP="003F5194">
      <w:pPr>
        <w:jc w:val="center"/>
      </w:pPr>
      <w:r>
        <w:rPr>
          <w:rFonts w:ascii="Times New Roman" w:hAnsi="Times New Roman"/>
          <w:b/>
          <w:sz w:val="24"/>
        </w:rPr>
        <w:object w:dxaOrig="1440" w:dyaOrig="1440" w14:anchorId="1E1FFC5C">
          <v:shape id="5f1afd900000389d410d6d81" o:spid="_x0000_s1042" type="#_x0000_t75" style="position:absolute;left:0;text-align:left;margin-left:34.55pt;margin-top:4.8pt;width:631.8pt;height:405.2pt;z-index:251659264;mso-position-horizontal-relative:text;mso-position-vertical-relative:text">
            <v:imagedata r:id="rId64" o:title=""/>
            <w10:wrap type="topAndBottom"/>
          </v:shape>
          <o:OLEObject Type="Embed" ProgID="Visio.Drawing.11" ShapeID="5f1afd900000389d410d6d81" DrawAspect="Content" ObjectID="_1682150995" r:id="rId65"/>
        </w:object>
      </w:r>
      <w:r w:rsidR="002B5930" w:rsidRPr="003F5194">
        <w:rPr>
          <w:b/>
        </w:rPr>
        <w:t>Figure 8: Context Diagram of Function Software Update Details</w:t>
      </w:r>
    </w:p>
    <w:p w14:paraId="6EE7D7FB" w14:textId="77777777" w:rsidR="00EA4672" w:rsidRDefault="002B5930" w:rsidP="00DA3F8D">
      <w:pPr>
        <w:pStyle w:val="Heading3"/>
      </w:pPr>
      <w:bookmarkStart w:id="181" w:name="_Toc46730454"/>
      <w:r>
        <w:t>Function Interfaces</w:t>
      </w:r>
      <w:bookmarkEnd w:id="181"/>
    </w:p>
    <w:p w14:paraId="2B5B9434" w14:textId="3C7EFE20" w:rsidR="00760465" w:rsidRDefault="002B5930" w:rsidP="00DA3F8D">
      <w:pPr>
        <w:pStyle w:val="Heading4"/>
      </w:pPr>
      <w:bookmarkStart w:id="182" w:name="_Toc46730455"/>
      <w:r>
        <w:t>Logical Inputs</w:t>
      </w:r>
      <w:bookmarkEnd w:id="182"/>
    </w:p>
    <w:tbl>
      <w:tblPr>
        <w:tblStyle w:val="TableGrid"/>
        <w:tblW w:w="10456" w:type="dxa"/>
        <w:tblLayout w:type="fixed"/>
        <w:tblLook w:val="04A0" w:firstRow="1" w:lastRow="0" w:firstColumn="1" w:lastColumn="0" w:noHBand="0" w:noVBand="1"/>
      </w:tblPr>
      <w:tblGrid>
        <w:gridCol w:w="1242"/>
        <w:gridCol w:w="2803"/>
        <w:gridCol w:w="6411"/>
      </w:tblGrid>
      <w:tr w:rsidR="00633708" w:rsidRPr="00E54DEA" w14:paraId="422D7F1B" w14:textId="77777777" w:rsidTr="00C22CC3">
        <w:trPr>
          <w:trHeight w:val="183"/>
        </w:trPr>
        <w:tc>
          <w:tcPr>
            <w:tcW w:w="1242" w:type="dxa"/>
            <w:shd w:val="clear" w:color="auto" w:fill="D9D9D9" w:themeFill="background1" w:themeFillShade="D9"/>
          </w:tcPr>
          <w:p w14:paraId="735162CF" w14:textId="77777777" w:rsidR="00633708" w:rsidRPr="00E54DEA" w:rsidRDefault="002B5930" w:rsidP="003F35B3">
            <w:pPr>
              <w:rPr>
                <w:rFonts w:cs="Arial"/>
                <w:b/>
                <w:bCs/>
                <w:color w:val="000000"/>
              </w:rPr>
            </w:pPr>
            <w:r>
              <w:rPr>
                <w:rFonts w:cs="Arial"/>
                <w:b/>
                <w:bCs/>
                <w:color w:val="000000"/>
              </w:rPr>
              <w:t>Signal ID</w:t>
            </w:r>
          </w:p>
        </w:tc>
        <w:tc>
          <w:tcPr>
            <w:tcW w:w="2803" w:type="dxa"/>
            <w:shd w:val="clear" w:color="auto" w:fill="D9D9D9" w:themeFill="background1" w:themeFillShade="D9"/>
            <w:noWrap/>
            <w:hideMark/>
          </w:tcPr>
          <w:p w14:paraId="144889D3" w14:textId="77777777" w:rsidR="00633708" w:rsidRPr="00E54DEA" w:rsidRDefault="002B5930" w:rsidP="003F35B3">
            <w:pPr>
              <w:rPr>
                <w:rFonts w:cs="Arial"/>
                <w:b/>
                <w:bCs/>
                <w:color w:val="000000"/>
              </w:rPr>
            </w:pPr>
            <w:r w:rsidRPr="00E54DEA">
              <w:rPr>
                <w:rFonts w:cs="Arial"/>
                <w:b/>
                <w:bCs/>
                <w:color w:val="000000"/>
              </w:rPr>
              <w:t>Signal Name</w:t>
            </w:r>
          </w:p>
        </w:tc>
        <w:tc>
          <w:tcPr>
            <w:tcW w:w="6411" w:type="dxa"/>
            <w:shd w:val="clear" w:color="auto" w:fill="D9D9D9" w:themeFill="background1" w:themeFillShade="D9"/>
            <w:noWrap/>
            <w:hideMark/>
          </w:tcPr>
          <w:p w14:paraId="3DDC2969" w14:textId="77777777" w:rsidR="00633708" w:rsidRPr="00E54DEA" w:rsidRDefault="002B5930" w:rsidP="003F35B3">
            <w:pPr>
              <w:rPr>
                <w:rFonts w:cs="Arial"/>
                <w:b/>
                <w:bCs/>
                <w:color w:val="000000"/>
              </w:rPr>
            </w:pPr>
            <w:r>
              <w:rPr>
                <w:rFonts w:cs="Arial"/>
                <w:b/>
                <w:bCs/>
                <w:color w:val="000000"/>
              </w:rPr>
              <w:t>Description</w:t>
            </w:r>
          </w:p>
        </w:tc>
      </w:tr>
      <w:tr w:rsidR="00F27058" w:rsidRPr="003F473D" w14:paraId="5DFF5FBA" w14:textId="77777777" w:rsidTr="00C22CC3">
        <w:trPr>
          <w:trHeight w:val="410"/>
        </w:trPr>
        <w:tc>
          <w:tcPr>
            <w:tcW w:w="1242" w:type="dxa"/>
          </w:tcPr>
          <w:p w14:paraId="6672001B" w14:textId="77777777" w:rsidR="00F27058" w:rsidRDefault="00DC691E" w:rsidP="00F27058"/>
        </w:tc>
        <w:tc>
          <w:tcPr>
            <w:tcW w:w="2803" w:type="dxa"/>
            <w:noWrap/>
          </w:tcPr>
          <w:p w14:paraId="3E7AE8B8" w14:textId="77777777" w:rsidR="00F27058" w:rsidRDefault="002B5930" w:rsidP="00F27058">
            <w:pPr>
              <w:rPr>
                <w:rFonts w:cs="Arial"/>
                <w:sz w:val="18"/>
                <w:szCs w:val="18"/>
              </w:rPr>
            </w:pPr>
            <w:proofErr w:type="spellStart"/>
            <w:r>
              <w:rPr>
                <w:rFonts w:cs="Arial"/>
                <w:sz w:val="18"/>
                <w:szCs w:val="18"/>
              </w:rPr>
              <w:t>CustomerChoice</w:t>
            </w:r>
            <w:proofErr w:type="spellEnd"/>
          </w:p>
        </w:tc>
        <w:tc>
          <w:tcPr>
            <w:tcW w:w="6411" w:type="dxa"/>
            <w:noWrap/>
          </w:tcPr>
          <w:p w14:paraId="0C3EBDAD" w14:textId="77777777" w:rsidR="00F27058" w:rsidRDefault="002B5930" w:rsidP="00F27058">
            <w:pPr>
              <w:rPr>
                <w:rFonts w:cs="Arial"/>
                <w:sz w:val="18"/>
                <w:szCs w:val="18"/>
              </w:rPr>
            </w:pPr>
            <w:r>
              <w:rPr>
                <w:rFonts w:cs="Arial"/>
                <w:sz w:val="18"/>
                <w:szCs w:val="18"/>
              </w:rPr>
              <w:t>This is the customer selection of the consent settings that will be shown in the screen</w:t>
            </w:r>
          </w:p>
        </w:tc>
      </w:tr>
      <w:tr w:rsidR="00F27058" w:rsidRPr="003F473D" w14:paraId="6DFB1BC9" w14:textId="77777777" w:rsidTr="00C22CC3">
        <w:trPr>
          <w:trHeight w:val="410"/>
        </w:trPr>
        <w:tc>
          <w:tcPr>
            <w:tcW w:w="1242" w:type="dxa"/>
          </w:tcPr>
          <w:p w14:paraId="29084028" w14:textId="77777777" w:rsidR="00F27058" w:rsidRDefault="00DC691E" w:rsidP="00F27058">
            <w:pPr>
              <w:rPr>
                <w:rFonts w:cs="Arial"/>
                <w:color w:val="000000"/>
                <w:sz w:val="18"/>
                <w:szCs w:val="18"/>
              </w:rPr>
            </w:pPr>
          </w:p>
        </w:tc>
        <w:tc>
          <w:tcPr>
            <w:tcW w:w="2803" w:type="dxa"/>
            <w:noWrap/>
          </w:tcPr>
          <w:p w14:paraId="3C92135A" w14:textId="77777777" w:rsidR="00F27058" w:rsidRDefault="00DC691E" w:rsidP="00F27058">
            <w:pPr>
              <w:rPr>
                <w:rFonts w:cs="Arial"/>
                <w:sz w:val="18"/>
                <w:szCs w:val="18"/>
              </w:rPr>
            </w:pPr>
          </w:p>
        </w:tc>
        <w:tc>
          <w:tcPr>
            <w:tcW w:w="6411" w:type="dxa"/>
            <w:noWrap/>
          </w:tcPr>
          <w:p w14:paraId="4AFD2ED9" w14:textId="77777777" w:rsidR="00F27058" w:rsidRDefault="00DC691E" w:rsidP="00F27058">
            <w:pPr>
              <w:rPr>
                <w:i/>
                <w:vanish/>
              </w:rPr>
            </w:pPr>
          </w:p>
        </w:tc>
      </w:tr>
    </w:tbl>
    <w:p w14:paraId="4F55A787" w14:textId="77777777" w:rsidR="00EA4672" w:rsidRDefault="00EA4672"/>
    <w:p w14:paraId="5F17B910" w14:textId="77777777" w:rsidR="00760465" w:rsidRDefault="002B5930" w:rsidP="00DA3F8D">
      <w:pPr>
        <w:pStyle w:val="Heading4"/>
      </w:pPr>
      <w:bookmarkStart w:id="183" w:name="_Toc46730456"/>
      <w:r>
        <w:t>Logical Outputs</w:t>
      </w:r>
      <w:bookmarkEnd w:id="183"/>
    </w:p>
    <w:tbl>
      <w:tblPr>
        <w:tblStyle w:val="TableGrid"/>
        <w:tblW w:w="10456" w:type="dxa"/>
        <w:tblLayout w:type="fixed"/>
        <w:tblLook w:val="04A0" w:firstRow="1" w:lastRow="0" w:firstColumn="1" w:lastColumn="0" w:noHBand="0" w:noVBand="1"/>
      </w:tblPr>
      <w:tblGrid>
        <w:gridCol w:w="1242"/>
        <w:gridCol w:w="2893"/>
        <w:gridCol w:w="6321"/>
      </w:tblGrid>
      <w:tr w:rsidR="00833A4D" w:rsidRPr="00E54DEA" w14:paraId="7F0A3BD2" w14:textId="77777777" w:rsidTr="00833A4D">
        <w:trPr>
          <w:trHeight w:val="260"/>
        </w:trPr>
        <w:tc>
          <w:tcPr>
            <w:tcW w:w="1242" w:type="dxa"/>
            <w:shd w:val="clear" w:color="auto" w:fill="D9D9D9" w:themeFill="background1" w:themeFillShade="D9"/>
          </w:tcPr>
          <w:p w14:paraId="2C238CA1" w14:textId="77777777" w:rsidR="00833A4D" w:rsidRPr="00E54DEA" w:rsidRDefault="002B5930" w:rsidP="00833A4D">
            <w:pPr>
              <w:rPr>
                <w:rFonts w:cs="Arial"/>
                <w:b/>
                <w:bCs/>
                <w:color w:val="000000"/>
              </w:rPr>
            </w:pPr>
            <w:r>
              <w:rPr>
                <w:rFonts w:cs="Arial"/>
                <w:b/>
                <w:bCs/>
                <w:color w:val="000000"/>
              </w:rPr>
              <w:t>Signal ID</w:t>
            </w:r>
          </w:p>
        </w:tc>
        <w:tc>
          <w:tcPr>
            <w:tcW w:w="2893" w:type="dxa"/>
            <w:shd w:val="clear" w:color="auto" w:fill="D9D9D9" w:themeFill="background1" w:themeFillShade="D9"/>
            <w:noWrap/>
            <w:hideMark/>
          </w:tcPr>
          <w:p w14:paraId="6AD6D2F4" w14:textId="77777777" w:rsidR="00833A4D" w:rsidRPr="00E54DEA" w:rsidRDefault="002B5930" w:rsidP="00833A4D">
            <w:pPr>
              <w:rPr>
                <w:rFonts w:cs="Arial"/>
                <w:b/>
                <w:bCs/>
                <w:color w:val="000000"/>
              </w:rPr>
            </w:pPr>
            <w:r w:rsidRPr="00E54DEA">
              <w:rPr>
                <w:rFonts w:cs="Arial"/>
                <w:b/>
                <w:bCs/>
                <w:color w:val="000000"/>
              </w:rPr>
              <w:t>Signal Name</w:t>
            </w:r>
          </w:p>
        </w:tc>
        <w:tc>
          <w:tcPr>
            <w:tcW w:w="6321" w:type="dxa"/>
            <w:shd w:val="clear" w:color="auto" w:fill="D9D9D9" w:themeFill="background1" w:themeFillShade="D9"/>
            <w:noWrap/>
            <w:hideMark/>
          </w:tcPr>
          <w:p w14:paraId="4E67CC02" w14:textId="77777777" w:rsidR="00833A4D" w:rsidRPr="00E54DEA" w:rsidRDefault="002B5930" w:rsidP="00833A4D">
            <w:pPr>
              <w:rPr>
                <w:rFonts w:cs="Arial"/>
                <w:b/>
                <w:bCs/>
                <w:color w:val="000000"/>
              </w:rPr>
            </w:pPr>
            <w:r>
              <w:rPr>
                <w:rFonts w:cs="Arial"/>
                <w:b/>
                <w:bCs/>
                <w:color w:val="000000"/>
              </w:rPr>
              <w:t>Description</w:t>
            </w:r>
          </w:p>
        </w:tc>
      </w:tr>
      <w:tr w:rsidR="00833A4D" w:rsidRPr="003F473D" w14:paraId="569146DE" w14:textId="77777777" w:rsidTr="00833A4D">
        <w:trPr>
          <w:trHeight w:val="410"/>
        </w:trPr>
        <w:tc>
          <w:tcPr>
            <w:tcW w:w="1242" w:type="dxa"/>
          </w:tcPr>
          <w:p w14:paraId="46A5D1FD" w14:textId="77777777" w:rsidR="00833A4D" w:rsidRPr="003F473D" w:rsidRDefault="00DC691E" w:rsidP="00833A4D">
            <w:pPr>
              <w:rPr>
                <w:rFonts w:cs="Arial"/>
                <w:color w:val="000000"/>
                <w:sz w:val="18"/>
                <w:szCs w:val="18"/>
              </w:rPr>
            </w:pPr>
          </w:p>
        </w:tc>
        <w:tc>
          <w:tcPr>
            <w:tcW w:w="2893" w:type="dxa"/>
            <w:noWrap/>
          </w:tcPr>
          <w:p w14:paraId="6275A38F" w14:textId="77777777" w:rsidR="00833A4D" w:rsidRPr="0073657E" w:rsidRDefault="002B5930" w:rsidP="00833A4D">
            <w:pPr>
              <w:rPr>
                <w:sz w:val="18"/>
                <w:szCs w:val="18"/>
              </w:rPr>
            </w:pPr>
            <w:proofErr w:type="spellStart"/>
            <w:r w:rsidRPr="0073657E">
              <w:rPr>
                <w:rFonts w:cs="Arial"/>
                <w:sz w:val="18"/>
                <w:szCs w:val="18"/>
              </w:rPr>
              <w:t>LS_OTAM_Release_Notes_Info</w:t>
            </w:r>
            <w:proofErr w:type="spellEnd"/>
          </w:p>
        </w:tc>
        <w:tc>
          <w:tcPr>
            <w:tcW w:w="6321" w:type="dxa"/>
            <w:noWrap/>
          </w:tcPr>
          <w:p w14:paraId="56109E2F" w14:textId="77777777" w:rsidR="00833A4D" w:rsidRPr="0073657E" w:rsidRDefault="002B5930" w:rsidP="00833A4D">
            <w:pPr>
              <w:rPr>
                <w:rFonts w:cs="Arial"/>
                <w:sz w:val="18"/>
                <w:szCs w:val="18"/>
              </w:rPr>
            </w:pPr>
            <w:r w:rsidRPr="0073657E">
              <w:rPr>
                <w:rFonts w:cs="Arial"/>
                <w:sz w:val="18"/>
                <w:szCs w:val="18"/>
              </w:rPr>
              <w:t>Software update release notes</w:t>
            </w:r>
            <w:r w:rsidRPr="0073657E">
              <w:rPr>
                <w:sz w:val="18"/>
                <w:szCs w:val="18"/>
              </w:rPr>
              <w:t xml:space="preserve"> text </w:t>
            </w:r>
          </w:p>
        </w:tc>
      </w:tr>
      <w:tr w:rsidR="0073657E" w:rsidRPr="003F473D" w14:paraId="1E692FD0" w14:textId="77777777" w:rsidTr="00833A4D">
        <w:trPr>
          <w:trHeight w:val="410"/>
        </w:trPr>
        <w:tc>
          <w:tcPr>
            <w:tcW w:w="1242" w:type="dxa"/>
          </w:tcPr>
          <w:p w14:paraId="1E588BAA" w14:textId="77777777" w:rsidR="0073657E" w:rsidRPr="003F473D" w:rsidRDefault="00DC691E" w:rsidP="00833A4D">
            <w:pPr>
              <w:rPr>
                <w:rFonts w:cs="Arial"/>
                <w:color w:val="000000"/>
                <w:sz w:val="18"/>
                <w:szCs w:val="18"/>
              </w:rPr>
            </w:pPr>
          </w:p>
        </w:tc>
        <w:tc>
          <w:tcPr>
            <w:tcW w:w="2893" w:type="dxa"/>
            <w:noWrap/>
          </w:tcPr>
          <w:p w14:paraId="45F2CA81" w14:textId="77777777" w:rsidR="0073657E" w:rsidRPr="0073657E" w:rsidRDefault="002B5930" w:rsidP="00833A4D">
            <w:pPr>
              <w:rPr>
                <w:rFonts w:cs="Arial"/>
                <w:sz w:val="18"/>
                <w:szCs w:val="18"/>
              </w:rPr>
            </w:pPr>
            <w:proofErr w:type="spellStart"/>
            <w:r w:rsidRPr="0073657E">
              <w:rPr>
                <w:rFonts w:cs="Arial"/>
                <w:sz w:val="18"/>
                <w:szCs w:val="18"/>
              </w:rPr>
              <w:t>LS_OTAM_ConenctionType_WiFi</w:t>
            </w:r>
            <w:proofErr w:type="spellEnd"/>
          </w:p>
        </w:tc>
        <w:tc>
          <w:tcPr>
            <w:tcW w:w="6321" w:type="dxa"/>
            <w:noWrap/>
          </w:tcPr>
          <w:p w14:paraId="0E4F9739" w14:textId="77777777" w:rsidR="0073657E" w:rsidRPr="0073657E" w:rsidRDefault="002B5930" w:rsidP="00833A4D">
            <w:pPr>
              <w:rPr>
                <w:rFonts w:cs="Arial"/>
                <w:sz w:val="18"/>
                <w:szCs w:val="18"/>
              </w:rPr>
            </w:pPr>
            <w:r w:rsidRPr="0073657E">
              <w:rPr>
                <w:rFonts w:cs="Arial"/>
                <w:sz w:val="18"/>
                <w:szCs w:val="18"/>
              </w:rPr>
              <w:t>Software update requires Wi-Fi connection</w:t>
            </w:r>
          </w:p>
        </w:tc>
      </w:tr>
      <w:tr w:rsidR="0073657E" w:rsidRPr="003F473D" w14:paraId="3461D882" w14:textId="77777777" w:rsidTr="00833A4D">
        <w:trPr>
          <w:trHeight w:val="410"/>
        </w:trPr>
        <w:tc>
          <w:tcPr>
            <w:tcW w:w="1242" w:type="dxa"/>
          </w:tcPr>
          <w:p w14:paraId="445C0AB1" w14:textId="77777777" w:rsidR="0073657E" w:rsidRPr="003F473D" w:rsidRDefault="00DC691E" w:rsidP="00833A4D">
            <w:pPr>
              <w:rPr>
                <w:rFonts w:cs="Arial"/>
                <w:color w:val="000000"/>
                <w:sz w:val="18"/>
                <w:szCs w:val="18"/>
              </w:rPr>
            </w:pPr>
          </w:p>
        </w:tc>
        <w:tc>
          <w:tcPr>
            <w:tcW w:w="2893" w:type="dxa"/>
            <w:noWrap/>
          </w:tcPr>
          <w:p w14:paraId="1A12F0C2" w14:textId="77777777" w:rsidR="0073657E" w:rsidRPr="0073657E" w:rsidRDefault="002B5930" w:rsidP="00833A4D">
            <w:pPr>
              <w:rPr>
                <w:rFonts w:cs="Arial"/>
                <w:sz w:val="18"/>
                <w:szCs w:val="18"/>
              </w:rPr>
            </w:pPr>
            <w:proofErr w:type="spellStart"/>
            <w:r w:rsidRPr="0073657E">
              <w:rPr>
                <w:rFonts w:cs="Arial"/>
                <w:sz w:val="18"/>
                <w:szCs w:val="18"/>
              </w:rPr>
              <w:t>LS_OTAM_Activation_Status</w:t>
            </w:r>
            <w:proofErr w:type="spellEnd"/>
          </w:p>
        </w:tc>
        <w:tc>
          <w:tcPr>
            <w:tcW w:w="6321" w:type="dxa"/>
            <w:noWrap/>
          </w:tcPr>
          <w:p w14:paraId="63AB0EC0" w14:textId="77777777" w:rsidR="0073657E" w:rsidRPr="0073657E" w:rsidRDefault="002B5930" w:rsidP="00833A4D">
            <w:pPr>
              <w:rPr>
                <w:rFonts w:cs="Arial"/>
                <w:sz w:val="18"/>
                <w:szCs w:val="18"/>
              </w:rPr>
            </w:pPr>
            <w:r w:rsidRPr="0073657E">
              <w:rPr>
                <w:rFonts w:cs="Arial"/>
                <w:sz w:val="18"/>
                <w:szCs w:val="18"/>
              </w:rPr>
              <w:t>Software activation schedule day/time</w:t>
            </w:r>
          </w:p>
        </w:tc>
      </w:tr>
      <w:tr w:rsidR="0073657E" w:rsidRPr="003F473D" w14:paraId="6B5159ED" w14:textId="77777777" w:rsidTr="00833A4D">
        <w:trPr>
          <w:trHeight w:val="410"/>
        </w:trPr>
        <w:tc>
          <w:tcPr>
            <w:tcW w:w="1242" w:type="dxa"/>
          </w:tcPr>
          <w:p w14:paraId="28BBB743" w14:textId="77777777" w:rsidR="0073657E" w:rsidRPr="003F473D" w:rsidRDefault="00DC691E" w:rsidP="00833A4D">
            <w:pPr>
              <w:rPr>
                <w:rFonts w:cs="Arial"/>
                <w:color w:val="000000"/>
                <w:sz w:val="18"/>
                <w:szCs w:val="18"/>
              </w:rPr>
            </w:pPr>
          </w:p>
        </w:tc>
        <w:tc>
          <w:tcPr>
            <w:tcW w:w="2893" w:type="dxa"/>
            <w:noWrap/>
          </w:tcPr>
          <w:p w14:paraId="44725C7B" w14:textId="77777777" w:rsidR="0073657E" w:rsidRPr="0073657E" w:rsidRDefault="002B5930" w:rsidP="00833A4D">
            <w:pPr>
              <w:rPr>
                <w:rFonts w:cs="Arial"/>
                <w:sz w:val="18"/>
                <w:szCs w:val="18"/>
              </w:rPr>
            </w:pPr>
            <w:proofErr w:type="spellStart"/>
            <w:r w:rsidRPr="0073657E">
              <w:rPr>
                <w:rFonts w:cs="Arial"/>
                <w:sz w:val="18"/>
                <w:szCs w:val="18"/>
              </w:rPr>
              <w:t>LS_OTAM_SW_Update_State</w:t>
            </w:r>
            <w:proofErr w:type="spellEnd"/>
          </w:p>
        </w:tc>
        <w:tc>
          <w:tcPr>
            <w:tcW w:w="6321" w:type="dxa"/>
            <w:noWrap/>
          </w:tcPr>
          <w:p w14:paraId="7252BE09" w14:textId="77777777" w:rsidR="0073657E" w:rsidRPr="0073657E" w:rsidRDefault="002B5930" w:rsidP="00833A4D">
            <w:pPr>
              <w:rPr>
                <w:rFonts w:cs="Arial"/>
                <w:sz w:val="18"/>
                <w:szCs w:val="18"/>
              </w:rPr>
            </w:pPr>
            <w:r w:rsidRPr="0073657E">
              <w:rPr>
                <w:rFonts w:cs="Arial"/>
                <w:sz w:val="18"/>
                <w:szCs w:val="18"/>
              </w:rPr>
              <w:t>Software update status</w:t>
            </w:r>
          </w:p>
        </w:tc>
      </w:tr>
      <w:tr w:rsidR="0073657E" w:rsidRPr="003F473D" w14:paraId="05E16846" w14:textId="77777777" w:rsidTr="00833A4D">
        <w:trPr>
          <w:trHeight w:val="410"/>
        </w:trPr>
        <w:tc>
          <w:tcPr>
            <w:tcW w:w="1242" w:type="dxa"/>
          </w:tcPr>
          <w:p w14:paraId="2AF3C047" w14:textId="77777777" w:rsidR="0073657E" w:rsidRPr="003F473D" w:rsidRDefault="00DC691E" w:rsidP="00833A4D">
            <w:pPr>
              <w:rPr>
                <w:rFonts w:cs="Arial"/>
                <w:color w:val="000000"/>
                <w:sz w:val="18"/>
                <w:szCs w:val="18"/>
              </w:rPr>
            </w:pPr>
          </w:p>
        </w:tc>
        <w:tc>
          <w:tcPr>
            <w:tcW w:w="2893" w:type="dxa"/>
            <w:noWrap/>
          </w:tcPr>
          <w:p w14:paraId="64241BEA" w14:textId="77777777" w:rsidR="0073657E" w:rsidRPr="0073657E" w:rsidRDefault="002B5930" w:rsidP="00833A4D">
            <w:pPr>
              <w:rPr>
                <w:rFonts w:cs="Arial"/>
                <w:sz w:val="18"/>
                <w:szCs w:val="18"/>
              </w:rPr>
            </w:pPr>
            <w:proofErr w:type="spellStart"/>
            <w:r w:rsidRPr="0073657E">
              <w:rPr>
                <w:rFonts w:cs="Arial"/>
                <w:sz w:val="18"/>
                <w:szCs w:val="18"/>
              </w:rPr>
              <w:t>LS_OTAM_SW_Download_Pause_Reason</w:t>
            </w:r>
            <w:proofErr w:type="spellEnd"/>
          </w:p>
        </w:tc>
        <w:tc>
          <w:tcPr>
            <w:tcW w:w="6321" w:type="dxa"/>
            <w:noWrap/>
          </w:tcPr>
          <w:p w14:paraId="584FBBB8" w14:textId="77777777" w:rsidR="0073657E" w:rsidRPr="0073657E" w:rsidRDefault="002B5930" w:rsidP="00833A4D">
            <w:pPr>
              <w:rPr>
                <w:rFonts w:cs="Arial"/>
                <w:sz w:val="18"/>
                <w:szCs w:val="18"/>
              </w:rPr>
            </w:pPr>
            <w:r w:rsidRPr="0073657E">
              <w:rPr>
                <w:rFonts w:cs="Arial"/>
                <w:sz w:val="18"/>
                <w:szCs w:val="18"/>
              </w:rPr>
              <w:t>Reason why software download pause</w:t>
            </w:r>
          </w:p>
        </w:tc>
      </w:tr>
      <w:tr w:rsidR="0073657E" w:rsidRPr="003F473D" w14:paraId="2820E790" w14:textId="77777777" w:rsidTr="00833A4D">
        <w:trPr>
          <w:trHeight w:val="410"/>
        </w:trPr>
        <w:tc>
          <w:tcPr>
            <w:tcW w:w="1242" w:type="dxa"/>
          </w:tcPr>
          <w:p w14:paraId="336A0485" w14:textId="77777777" w:rsidR="0073657E" w:rsidRPr="003F473D" w:rsidRDefault="00DC691E" w:rsidP="00833A4D">
            <w:pPr>
              <w:rPr>
                <w:rFonts w:cs="Arial"/>
                <w:color w:val="000000"/>
                <w:sz w:val="18"/>
                <w:szCs w:val="18"/>
              </w:rPr>
            </w:pPr>
          </w:p>
        </w:tc>
        <w:tc>
          <w:tcPr>
            <w:tcW w:w="2893" w:type="dxa"/>
            <w:noWrap/>
          </w:tcPr>
          <w:p w14:paraId="053C39E9" w14:textId="77777777" w:rsidR="0073657E" w:rsidRPr="0073657E" w:rsidRDefault="002B5930" w:rsidP="00833A4D">
            <w:pPr>
              <w:rPr>
                <w:rFonts w:cs="Arial"/>
                <w:sz w:val="18"/>
                <w:szCs w:val="18"/>
              </w:rPr>
            </w:pPr>
            <w:proofErr w:type="spellStart"/>
            <w:r w:rsidRPr="0073657E">
              <w:rPr>
                <w:rFonts w:cs="Arial"/>
                <w:sz w:val="18"/>
                <w:szCs w:val="18"/>
              </w:rPr>
              <w:t>LS_OTAM_SW_Download_State</w:t>
            </w:r>
            <w:proofErr w:type="spellEnd"/>
          </w:p>
        </w:tc>
        <w:tc>
          <w:tcPr>
            <w:tcW w:w="6321" w:type="dxa"/>
            <w:noWrap/>
          </w:tcPr>
          <w:p w14:paraId="72866015" w14:textId="77777777" w:rsidR="0073657E" w:rsidRPr="0073657E" w:rsidRDefault="002B5930" w:rsidP="00833A4D">
            <w:pPr>
              <w:rPr>
                <w:rFonts w:cs="Arial"/>
                <w:sz w:val="18"/>
                <w:szCs w:val="18"/>
              </w:rPr>
            </w:pPr>
            <w:r w:rsidRPr="0073657E">
              <w:rPr>
                <w:rFonts w:cs="Arial"/>
                <w:sz w:val="18"/>
                <w:szCs w:val="18"/>
              </w:rPr>
              <w:t>Software download status</w:t>
            </w:r>
          </w:p>
        </w:tc>
      </w:tr>
      <w:tr w:rsidR="0073657E" w:rsidRPr="003F473D" w14:paraId="573B33B8" w14:textId="77777777" w:rsidTr="00833A4D">
        <w:trPr>
          <w:trHeight w:val="410"/>
        </w:trPr>
        <w:tc>
          <w:tcPr>
            <w:tcW w:w="1242" w:type="dxa"/>
          </w:tcPr>
          <w:p w14:paraId="11604260" w14:textId="77777777" w:rsidR="0073657E" w:rsidRPr="003F473D" w:rsidRDefault="00DC691E" w:rsidP="00833A4D">
            <w:pPr>
              <w:rPr>
                <w:rFonts w:cs="Arial"/>
                <w:color w:val="000000"/>
                <w:sz w:val="18"/>
                <w:szCs w:val="18"/>
              </w:rPr>
            </w:pPr>
          </w:p>
        </w:tc>
        <w:tc>
          <w:tcPr>
            <w:tcW w:w="2893" w:type="dxa"/>
            <w:noWrap/>
          </w:tcPr>
          <w:p w14:paraId="34DF2628" w14:textId="77777777" w:rsidR="0073657E" w:rsidRPr="0073657E" w:rsidRDefault="002B5930" w:rsidP="00833A4D">
            <w:pPr>
              <w:rPr>
                <w:rFonts w:cs="Arial"/>
                <w:sz w:val="18"/>
                <w:szCs w:val="18"/>
              </w:rPr>
            </w:pPr>
            <w:proofErr w:type="spellStart"/>
            <w:r w:rsidRPr="0073657E">
              <w:rPr>
                <w:rFonts w:cs="Arial"/>
                <w:sz w:val="18"/>
                <w:szCs w:val="18"/>
              </w:rPr>
              <w:t>LS_OTAM_SW_Installation_State</w:t>
            </w:r>
            <w:proofErr w:type="spellEnd"/>
          </w:p>
        </w:tc>
        <w:tc>
          <w:tcPr>
            <w:tcW w:w="6321" w:type="dxa"/>
            <w:noWrap/>
          </w:tcPr>
          <w:p w14:paraId="6FC798BB" w14:textId="77777777" w:rsidR="0073657E" w:rsidRPr="0073657E" w:rsidRDefault="002B5930" w:rsidP="00833A4D">
            <w:pPr>
              <w:rPr>
                <w:rFonts w:cs="Arial"/>
                <w:sz w:val="18"/>
                <w:szCs w:val="18"/>
              </w:rPr>
            </w:pPr>
            <w:r w:rsidRPr="0073657E">
              <w:rPr>
                <w:rFonts w:cs="Arial"/>
                <w:sz w:val="18"/>
                <w:szCs w:val="18"/>
              </w:rPr>
              <w:t>Software installation status</w:t>
            </w:r>
          </w:p>
        </w:tc>
      </w:tr>
      <w:tr w:rsidR="0073657E" w:rsidRPr="003F473D" w14:paraId="323D2DFC" w14:textId="77777777" w:rsidTr="00833A4D">
        <w:trPr>
          <w:trHeight w:val="410"/>
        </w:trPr>
        <w:tc>
          <w:tcPr>
            <w:tcW w:w="1242" w:type="dxa"/>
          </w:tcPr>
          <w:p w14:paraId="153C085E" w14:textId="77777777" w:rsidR="0073657E" w:rsidRPr="003F473D" w:rsidRDefault="00DC691E" w:rsidP="00833A4D">
            <w:pPr>
              <w:rPr>
                <w:rFonts w:cs="Arial"/>
                <w:color w:val="000000"/>
                <w:sz w:val="18"/>
                <w:szCs w:val="18"/>
              </w:rPr>
            </w:pPr>
          </w:p>
        </w:tc>
        <w:tc>
          <w:tcPr>
            <w:tcW w:w="2893" w:type="dxa"/>
            <w:noWrap/>
          </w:tcPr>
          <w:p w14:paraId="3B19AE8E" w14:textId="77777777" w:rsidR="0073657E" w:rsidRPr="0073657E" w:rsidRDefault="002B5930" w:rsidP="00833A4D">
            <w:pPr>
              <w:rPr>
                <w:rFonts w:cs="Arial"/>
                <w:sz w:val="18"/>
                <w:szCs w:val="18"/>
              </w:rPr>
            </w:pPr>
            <w:proofErr w:type="spellStart"/>
            <w:r w:rsidRPr="0073657E">
              <w:rPr>
                <w:rFonts w:cs="Arial"/>
                <w:sz w:val="18"/>
                <w:szCs w:val="18"/>
              </w:rPr>
              <w:t>LS_OTAM_HMI_OTAUSB_Clear</w:t>
            </w:r>
            <w:proofErr w:type="spellEnd"/>
          </w:p>
        </w:tc>
        <w:tc>
          <w:tcPr>
            <w:tcW w:w="6321" w:type="dxa"/>
            <w:noWrap/>
          </w:tcPr>
          <w:p w14:paraId="634A3E19" w14:textId="77777777" w:rsidR="0073657E" w:rsidRPr="0073657E" w:rsidRDefault="002B5930" w:rsidP="00833A4D">
            <w:pPr>
              <w:rPr>
                <w:rFonts w:cs="Arial"/>
                <w:sz w:val="18"/>
                <w:szCs w:val="18"/>
              </w:rPr>
            </w:pPr>
            <w:r w:rsidRPr="0073657E">
              <w:rPr>
                <w:rFonts w:cs="Arial"/>
                <w:sz w:val="18"/>
                <w:szCs w:val="18"/>
              </w:rPr>
              <w:t>Clear all HMIs</w:t>
            </w:r>
          </w:p>
        </w:tc>
      </w:tr>
      <w:tr w:rsidR="0073657E" w:rsidRPr="003F473D" w14:paraId="637A5A47" w14:textId="77777777" w:rsidTr="00833A4D">
        <w:trPr>
          <w:trHeight w:val="410"/>
        </w:trPr>
        <w:tc>
          <w:tcPr>
            <w:tcW w:w="1242" w:type="dxa"/>
          </w:tcPr>
          <w:p w14:paraId="7019DB69" w14:textId="77777777" w:rsidR="0073657E" w:rsidRPr="003F473D" w:rsidRDefault="00DC691E" w:rsidP="00833A4D">
            <w:pPr>
              <w:rPr>
                <w:rFonts w:cs="Arial"/>
                <w:color w:val="000000"/>
                <w:sz w:val="18"/>
                <w:szCs w:val="18"/>
              </w:rPr>
            </w:pPr>
          </w:p>
        </w:tc>
        <w:tc>
          <w:tcPr>
            <w:tcW w:w="2893" w:type="dxa"/>
            <w:noWrap/>
          </w:tcPr>
          <w:p w14:paraId="2B033432" w14:textId="77777777" w:rsidR="0073657E" w:rsidRPr="0073657E" w:rsidRDefault="002B5930" w:rsidP="00833A4D">
            <w:pPr>
              <w:rPr>
                <w:rFonts w:cs="Arial"/>
                <w:sz w:val="18"/>
                <w:szCs w:val="18"/>
              </w:rPr>
            </w:pPr>
            <w:proofErr w:type="spellStart"/>
            <w:r w:rsidRPr="0073657E">
              <w:rPr>
                <w:rFonts w:cs="Arial"/>
                <w:sz w:val="18"/>
                <w:szCs w:val="18"/>
              </w:rPr>
              <w:t>LS_OTAM_Activation_Time</w:t>
            </w:r>
            <w:proofErr w:type="spellEnd"/>
          </w:p>
        </w:tc>
        <w:tc>
          <w:tcPr>
            <w:tcW w:w="6321" w:type="dxa"/>
            <w:noWrap/>
          </w:tcPr>
          <w:p w14:paraId="34F62F1E" w14:textId="77777777" w:rsidR="0073657E" w:rsidRPr="0073657E" w:rsidRDefault="002B5930" w:rsidP="00833A4D">
            <w:pPr>
              <w:rPr>
                <w:rFonts w:cs="Arial"/>
                <w:sz w:val="18"/>
                <w:szCs w:val="18"/>
              </w:rPr>
            </w:pPr>
            <w:r w:rsidRPr="0073657E">
              <w:rPr>
                <w:rFonts w:cs="Arial"/>
                <w:sz w:val="18"/>
                <w:szCs w:val="18"/>
              </w:rPr>
              <w:t>Identify how long software activation time will take</w:t>
            </w:r>
          </w:p>
        </w:tc>
      </w:tr>
      <w:tr w:rsidR="0073657E" w:rsidRPr="003F473D" w14:paraId="1E5B4A06" w14:textId="77777777" w:rsidTr="00833A4D">
        <w:trPr>
          <w:trHeight w:val="410"/>
        </w:trPr>
        <w:tc>
          <w:tcPr>
            <w:tcW w:w="1242" w:type="dxa"/>
          </w:tcPr>
          <w:p w14:paraId="67E64176" w14:textId="77777777" w:rsidR="0073657E" w:rsidRPr="003F473D" w:rsidRDefault="00DC691E" w:rsidP="00833A4D">
            <w:pPr>
              <w:rPr>
                <w:rFonts w:cs="Arial"/>
                <w:color w:val="000000"/>
                <w:sz w:val="18"/>
                <w:szCs w:val="18"/>
              </w:rPr>
            </w:pPr>
          </w:p>
        </w:tc>
        <w:tc>
          <w:tcPr>
            <w:tcW w:w="2893" w:type="dxa"/>
            <w:noWrap/>
          </w:tcPr>
          <w:p w14:paraId="076A4CBF" w14:textId="77777777" w:rsidR="0073657E" w:rsidRPr="0073657E" w:rsidRDefault="002B5930" w:rsidP="00833A4D">
            <w:pPr>
              <w:rPr>
                <w:rFonts w:cs="Arial"/>
                <w:sz w:val="18"/>
                <w:szCs w:val="18"/>
              </w:rPr>
            </w:pPr>
            <w:proofErr w:type="spellStart"/>
            <w:r w:rsidRPr="0073657E">
              <w:rPr>
                <w:rFonts w:cs="Arial"/>
                <w:sz w:val="18"/>
                <w:szCs w:val="18"/>
              </w:rPr>
              <w:t>LS_ASUHMI_Activation_Consent</w:t>
            </w:r>
            <w:proofErr w:type="spellEnd"/>
          </w:p>
        </w:tc>
        <w:tc>
          <w:tcPr>
            <w:tcW w:w="6321" w:type="dxa"/>
            <w:noWrap/>
          </w:tcPr>
          <w:p w14:paraId="140EFF0D" w14:textId="77777777" w:rsidR="0073657E" w:rsidRPr="0073657E" w:rsidRDefault="002B5930" w:rsidP="00833A4D">
            <w:pPr>
              <w:rPr>
                <w:rFonts w:cs="Arial"/>
                <w:sz w:val="18"/>
                <w:szCs w:val="18"/>
              </w:rPr>
            </w:pPr>
            <w:r w:rsidRPr="0073657E">
              <w:rPr>
                <w:rFonts w:cs="Arial"/>
                <w:sz w:val="18"/>
                <w:szCs w:val="18"/>
              </w:rPr>
              <w:t xml:space="preserve">Software update requires schedule </w:t>
            </w:r>
          </w:p>
        </w:tc>
      </w:tr>
    </w:tbl>
    <w:p w14:paraId="2408BCE3" w14:textId="77777777" w:rsidR="00EA4672" w:rsidRDefault="00EA4672"/>
    <w:p w14:paraId="398B58CF" w14:textId="77777777" w:rsidR="00EA4672" w:rsidRDefault="002B5930" w:rsidP="00DA3F8D">
      <w:pPr>
        <w:pStyle w:val="Heading3"/>
      </w:pPr>
      <w:bookmarkStart w:id="184" w:name="_Toc46730457"/>
      <w:r>
        <w:t>Function Modeling</w:t>
      </w:r>
      <w:bookmarkEnd w:id="184"/>
    </w:p>
    <w:p w14:paraId="305F1000" w14:textId="77777777" w:rsidR="00EA4672" w:rsidRDefault="002B5930" w:rsidP="00833A4D">
      <w:pPr>
        <w:jc w:val="center"/>
      </w:pPr>
      <w:r>
        <w:object w:dxaOrig="10305" w:dyaOrig="7718" w14:anchorId="4C211363">
          <v:shape id="5f1afd900000389d6177db48" o:spid="_x0000_i1045" type="#_x0000_t75" style="width:476.25pt;height:356.25pt" o:ole="">
            <v:imagedata r:id="rId66" o:title=""/>
          </v:shape>
          <o:OLEObject Type="Embed" ProgID="Visio.Drawing.15" ShapeID="5f1afd900000389d6177db48" DrawAspect="Content" ObjectID="_1682150982" r:id="rId67"/>
        </w:object>
      </w:r>
    </w:p>
    <w:p w14:paraId="6EFA83B1" w14:textId="77777777" w:rsidR="00EA4672" w:rsidRDefault="002B5930" w:rsidP="00833A4D">
      <w:pPr>
        <w:jc w:val="center"/>
        <w:rPr>
          <w:noProof/>
        </w:rPr>
      </w:pPr>
      <w:r w:rsidRPr="003F5194">
        <w:rPr>
          <w:b/>
        </w:rPr>
        <w:t>Figure 9</w:t>
      </w:r>
      <w:r w:rsidRPr="003F5194">
        <w:rPr>
          <w:b/>
          <w:noProof/>
        </w:rPr>
        <w:t>: State Machine of Function Software Update Details</w:t>
      </w:r>
    </w:p>
    <w:p w14:paraId="24CE1D65" w14:textId="77777777" w:rsidR="00EA4672" w:rsidRDefault="002B5930" w:rsidP="00DA3F8D">
      <w:pPr>
        <w:pStyle w:val="Heading3"/>
      </w:pPr>
      <w:bookmarkStart w:id="185" w:name="_Toc46730458"/>
      <w:r>
        <w:lastRenderedPageBreak/>
        <w:t>Function Requirements</w:t>
      </w:r>
      <w:bookmarkEnd w:id="185"/>
    </w:p>
    <w:p w14:paraId="1991FE3D" w14:textId="77777777" w:rsidR="00EA4672" w:rsidRDefault="002B5930" w:rsidP="00DA3F8D">
      <w:pPr>
        <w:pStyle w:val="Heading4"/>
      </w:pPr>
      <w:bookmarkStart w:id="186" w:name="_Toc46730459"/>
      <w:r>
        <w:t>Functional Requirements</w:t>
      </w:r>
      <w:bookmarkEnd w:id="186"/>
    </w:p>
    <w:p w14:paraId="18C22ECD" w14:textId="3A48E550" w:rsidR="00D353BB" w:rsidRPr="0040222F" w:rsidRDefault="002B5930" w:rsidP="0040222F">
      <w:pPr>
        <w:pStyle w:val="Heading5"/>
      </w:pPr>
      <w:bookmarkStart w:id="187" w:name="_Toc46730460"/>
      <w:r w:rsidRPr="0040222F">
        <w:t>F-REQ-305283/D-###R_FNC_Veh_HMI_SW_Details_001### Software Update Details Settings</w:t>
      </w:r>
      <w:bookmarkEnd w:id="187"/>
    </w:p>
    <w:p w14:paraId="6C8A3B46" w14:textId="77777777" w:rsidR="005F21B1" w:rsidRPr="005F21B1" w:rsidRDefault="002B5930" w:rsidP="005F21B1">
      <w:pPr>
        <w:rPr>
          <w:rFonts w:cs="Arial"/>
        </w:rPr>
      </w:pPr>
      <w:r>
        <w:rPr>
          <w:rFonts w:cs="Arial"/>
        </w:rPr>
        <w:t>HMI shall allow to customer to access the update details from system update settings and from HMI ICONs to check the software update status, such as</w:t>
      </w:r>
      <w:r w:rsidRPr="005F21B1">
        <w:rPr>
          <w:rFonts w:cs="Arial"/>
        </w:rPr>
        <w:t xml:space="preserve">: - </w:t>
      </w:r>
    </w:p>
    <w:p w14:paraId="0E10CD3E" w14:textId="77777777" w:rsidR="005F21B1" w:rsidRDefault="002B5930" w:rsidP="002B5930">
      <w:pPr>
        <w:numPr>
          <w:ilvl w:val="1"/>
          <w:numId w:val="41"/>
        </w:numPr>
        <w:ind w:left="720"/>
        <w:rPr>
          <w:rFonts w:cs="Arial"/>
        </w:rPr>
      </w:pPr>
      <w:r w:rsidRPr="005F21B1">
        <w:rPr>
          <w:rFonts w:cs="Arial"/>
        </w:rPr>
        <w:t>Software Update is available</w:t>
      </w:r>
      <w:r>
        <w:rPr>
          <w:rFonts w:cs="Arial"/>
        </w:rPr>
        <w:t xml:space="preserve"> or software update in pending for user action</w:t>
      </w:r>
    </w:p>
    <w:p w14:paraId="359E6AB6" w14:textId="77777777" w:rsidR="009F383A" w:rsidRDefault="002B5930" w:rsidP="002B5930">
      <w:pPr>
        <w:numPr>
          <w:ilvl w:val="1"/>
          <w:numId w:val="41"/>
        </w:numPr>
        <w:ind w:left="720"/>
        <w:rPr>
          <w:rFonts w:cs="Arial"/>
        </w:rPr>
      </w:pPr>
      <w:r>
        <w:rPr>
          <w:rFonts w:cs="Arial"/>
        </w:rPr>
        <w:t xml:space="preserve">Update is downloading </w:t>
      </w:r>
    </w:p>
    <w:p w14:paraId="1970A1E2" w14:textId="77777777" w:rsidR="005F21B1" w:rsidRDefault="002B5930" w:rsidP="002B5930">
      <w:pPr>
        <w:numPr>
          <w:ilvl w:val="1"/>
          <w:numId w:val="41"/>
        </w:numPr>
        <w:ind w:left="720"/>
        <w:rPr>
          <w:rFonts w:cs="Arial"/>
        </w:rPr>
      </w:pPr>
      <w:r>
        <w:rPr>
          <w:rFonts w:cs="Arial"/>
        </w:rPr>
        <w:t>Update is preparing in install</w:t>
      </w:r>
    </w:p>
    <w:p w14:paraId="10FF25CF" w14:textId="77777777" w:rsidR="00EB7FA6" w:rsidRDefault="002B5930" w:rsidP="002B5930">
      <w:pPr>
        <w:numPr>
          <w:ilvl w:val="1"/>
          <w:numId w:val="41"/>
        </w:numPr>
        <w:ind w:left="720"/>
        <w:rPr>
          <w:rFonts w:cs="Arial"/>
        </w:rPr>
      </w:pPr>
      <w:r>
        <w:rPr>
          <w:rFonts w:cs="Arial"/>
        </w:rPr>
        <w:t>Update is installing</w:t>
      </w:r>
    </w:p>
    <w:p w14:paraId="275A2D59" w14:textId="77777777" w:rsidR="005F21B1" w:rsidRDefault="002B5930" w:rsidP="002B5930">
      <w:pPr>
        <w:numPr>
          <w:ilvl w:val="1"/>
          <w:numId w:val="41"/>
        </w:numPr>
        <w:ind w:left="720"/>
        <w:rPr>
          <w:rFonts w:cs="Arial"/>
        </w:rPr>
      </w:pPr>
      <w:r>
        <w:rPr>
          <w:rFonts w:cs="Arial"/>
        </w:rPr>
        <w:t>Update is pending</w:t>
      </w:r>
    </w:p>
    <w:p w14:paraId="498A7D2F" w14:textId="77777777" w:rsidR="005F21B1" w:rsidRDefault="002B5930" w:rsidP="002B5930">
      <w:pPr>
        <w:numPr>
          <w:ilvl w:val="1"/>
          <w:numId w:val="41"/>
        </w:numPr>
        <w:ind w:left="720"/>
        <w:rPr>
          <w:rFonts w:cs="Arial"/>
        </w:rPr>
      </w:pPr>
      <w:r>
        <w:rPr>
          <w:rFonts w:cs="Arial"/>
        </w:rPr>
        <w:t>Update is canceled</w:t>
      </w:r>
    </w:p>
    <w:p w14:paraId="60F14359" w14:textId="77777777" w:rsidR="005F21B1" w:rsidRDefault="002B5930" w:rsidP="002B5930">
      <w:pPr>
        <w:numPr>
          <w:ilvl w:val="1"/>
          <w:numId w:val="41"/>
        </w:numPr>
        <w:ind w:left="720"/>
        <w:rPr>
          <w:rFonts w:cs="Arial"/>
        </w:rPr>
      </w:pPr>
      <w:r>
        <w:rPr>
          <w:rFonts w:cs="Arial"/>
        </w:rPr>
        <w:t xml:space="preserve">Update in not successful </w:t>
      </w:r>
    </w:p>
    <w:p w14:paraId="22B18DEB" w14:textId="77777777" w:rsidR="0073657E" w:rsidRPr="0073657E" w:rsidRDefault="002B5930" w:rsidP="002B5930">
      <w:pPr>
        <w:numPr>
          <w:ilvl w:val="1"/>
          <w:numId w:val="41"/>
        </w:numPr>
        <w:ind w:left="720"/>
      </w:pPr>
      <w:r w:rsidRPr="001F5CF4">
        <w:rPr>
          <w:rFonts w:cs="Arial"/>
        </w:rPr>
        <w:t>Update is successful</w:t>
      </w:r>
    </w:p>
    <w:p w14:paraId="0D8753EC" w14:textId="77777777" w:rsidR="00EA4672" w:rsidRDefault="002B5930" w:rsidP="002B5930">
      <w:pPr>
        <w:numPr>
          <w:ilvl w:val="1"/>
          <w:numId w:val="41"/>
        </w:numPr>
        <w:ind w:left="720"/>
      </w:pPr>
      <w:r>
        <w:t>Vehicle is up to date</w:t>
      </w:r>
    </w:p>
    <w:p w14:paraId="575771B5" w14:textId="7458CB9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C24897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214D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D5EE5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R_FNC_Vehicle_HMI_072</w:t>
            </w:r>
          </w:p>
        </w:tc>
      </w:tr>
      <w:tr w:rsidR="006C029A" w:rsidRPr="00520F3E" w14:paraId="1E3957F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B9A3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B2B0E6" w14:textId="77777777" w:rsidR="006C029A" w:rsidRPr="00520F3E" w:rsidRDefault="00DC691E" w:rsidP="009E691C">
            <w:pPr>
              <w:rPr>
                <w:rFonts w:eastAsiaTheme="minorHAnsi" w:cs="Arial"/>
                <w:vanish/>
                <w:color w:val="000000" w:themeColor="text1"/>
                <w:sz w:val="16"/>
                <w:szCs w:val="16"/>
              </w:rPr>
            </w:pPr>
          </w:p>
        </w:tc>
      </w:tr>
      <w:tr w:rsidR="006C029A" w:rsidRPr="00520F3E" w14:paraId="01B76AC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EFD5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F0A359" w14:textId="77777777" w:rsidR="006C029A" w:rsidRPr="00520F3E" w:rsidRDefault="00DC691E" w:rsidP="009E691C">
            <w:pPr>
              <w:rPr>
                <w:rFonts w:eastAsiaTheme="minorHAnsi" w:cs="Arial"/>
                <w:vanish/>
                <w:color w:val="000000" w:themeColor="text1"/>
                <w:sz w:val="16"/>
                <w:szCs w:val="16"/>
              </w:rPr>
            </w:pPr>
          </w:p>
        </w:tc>
      </w:tr>
      <w:tr w:rsidR="006C029A" w:rsidRPr="00520F3E" w14:paraId="5EEFC0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87CE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07E52D" w14:textId="77777777" w:rsidR="006C029A" w:rsidRPr="00520F3E" w:rsidRDefault="00DC691E" w:rsidP="00351BDF">
            <w:pPr>
              <w:rPr>
                <w:rFonts w:eastAsiaTheme="minorHAnsi" w:cs="Arial"/>
                <w:vanish/>
                <w:color w:val="000000" w:themeColor="text1"/>
                <w:sz w:val="16"/>
                <w:szCs w:val="16"/>
              </w:rPr>
            </w:pPr>
          </w:p>
        </w:tc>
      </w:tr>
      <w:tr w:rsidR="006C029A" w:rsidRPr="00520F3E" w14:paraId="57C919A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AD17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7050A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D4113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A4EA9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D63A6C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EA9B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586F9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BD13D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B0381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DAA0B1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2593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2577E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75F2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F1569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492E60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8FB1E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7FD34F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7784F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733A51C"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351E64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7E5165B" w14:textId="77777777" w:rsidR="00DC0771" w:rsidRPr="00106C9E" w:rsidRDefault="00DC691E" w:rsidP="00A03556"/>
    <w:p w14:paraId="2A979739" w14:textId="77777777" w:rsidR="00D353BB" w:rsidRPr="0040222F" w:rsidRDefault="002B5930" w:rsidP="0040222F">
      <w:pPr>
        <w:pStyle w:val="Heading5"/>
      </w:pPr>
      <w:bookmarkStart w:id="188" w:name="_Toc46730461"/>
      <w:r w:rsidRPr="0040222F">
        <w:t>FUR-REQ-392409/A-###R_FNC_Veh_HMI_SW_Details_002### Download the Update Details Text before Notify the User for Action</w:t>
      </w:r>
      <w:bookmarkEnd w:id="188"/>
    </w:p>
    <w:p w14:paraId="14AEE93D" w14:textId="77777777" w:rsidR="00EA4672" w:rsidRDefault="002B5930" w:rsidP="00F326ED">
      <w:r w:rsidRPr="00F326ED">
        <w:t xml:space="preserve">HMI shall download the update details description (release notes) file before notifying the user that update is available, such as consent required, Wi-Fi is required, schedule is required, and update is successful etc. </w:t>
      </w:r>
    </w:p>
    <w:p w14:paraId="04FC8029" w14:textId="1BAB4626"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08451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CD45F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0E600" w14:textId="77777777" w:rsidR="006C029A" w:rsidRPr="00520F3E" w:rsidRDefault="00DC691E" w:rsidP="009E691C">
            <w:pPr>
              <w:rPr>
                <w:rFonts w:eastAsiaTheme="minorHAnsi" w:cs="Arial"/>
                <w:vanish/>
                <w:color w:val="000000" w:themeColor="text1"/>
                <w:sz w:val="16"/>
                <w:szCs w:val="16"/>
              </w:rPr>
            </w:pPr>
          </w:p>
        </w:tc>
      </w:tr>
      <w:tr w:rsidR="006C029A" w:rsidRPr="00520F3E" w14:paraId="06AA3D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321B9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58B87C" w14:textId="77777777" w:rsidR="006C029A" w:rsidRPr="00520F3E" w:rsidRDefault="00DC691E" w:rsidP="009E691C">
            <w:pPr>
              <w:rPr>
                <w:rFonts w:eastAsiaTheme="minorHAnsi" w:cs="Arial"/>
                <w:vanish/>
                <w:color w:val="000000" w:themeColor="text1"/>
                <w:sz w:val="16"/>
                <w:szCs w:val="16"/>
              </w:rPr>
            </w:pPr>
          </w:p>
        </w:tc>
      </w:tr>
      <w:tr w:rsidR="006C029A" w:rsidRPr="00520F3E" w14:paraId="0781AD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1833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7D931D" w14:textId="77777777" w:rsidR="006C029A" w:rsidRPr="00520F3E" w:rsidRDefault="00DC691E" w:rsidP="009E691C">
            <w:pPr>
              <w:rPr>
                <w:rFonts w:eastAsiaTheme="minorHAnsi" w:cs="Arial"/>
                <w:vanish/>
                <w:color w:val="000000" w:themeColor="text1"/>
                <w:sz w:val="16"/>
                <w:szCs w:val="16"/>
              </w:rPr>
            </w:pPr>
          </w:p>
        </w:tc>
      </w:tr>
      <w:tr w:rsidR="006C029A" w:rsidRPr="00520F3E" w14:paraId="2D56120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F966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CF2F4A" w14:textId="77777777" w:rsidR="006C029A" w:rsidRPr="00520F3E" w:rsidRDefault="00DC691E" w:rsidP="00351BDF">
            <w:pPr>
              <w:rPr>
                <w:rFonts w:eastAsiaTheme="minorHAnsi" w:cs="Arial"/>
                <w:vanish/>
                <w:color w:val="000000" w:themeColor="text1"/>
                <w:sz w:val="16"/>
                <w:szCs w:val="16"/>
              </w:rPr>
            </w:pPr>
          </w:p>
        </w:tc>
      </w:tr>
      <w:tr w:rsidR="006C029A" w:rsidRPr="00520F3E" w14:paraId="05C32E6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FEA9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AD0F3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2EACF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CAD773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E9AD4E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812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5696E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E7A72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9048CD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379A5B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5F3B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C27E02"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8C8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EA462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0929FF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10618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EBA722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CD6917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E9764B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0FE817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1BAF30D" w14:textId="77777777" w:rsidR="00DC0771" w:rsidRPr="00106C9E" w:rsidRDefault="00DC691E" w:rsidP="00A03556"/>
    <w:p w14:paraId="6C0B173B" w14:textId="77777777" w:rsidR="00D353BB" w:rsidRPr="0040222F" w:rsidRDefault="002B5930" w:rsidP="0040222F">
      <w:pPr>
        <w:pStyle w:val="Heading5"/>
      </w:pPr>
      <w:bookmarkStart w:id="189" w:name="_Toc46730462"/>
      <w:r w:rsidRPr="0040222F">
        <w:t>REQ-394121/A-###R_FNC_Veh_HMI_SW_Details_003### System is Unsuccessful to Download the Additional/PII Consent File</w:t>
      </w:r>
      <w:bookmarkEnd w:id="189"/>
    </w:p>
    <w:p w14:paraId="54CB2038" w14:textId="77777777" w:rsidR="00EA4672" w:rsidRDefault="002B5930" w:rsidP="002B2E67">
      <w:r>
        <w:t xml:space="preserve">If additional/PII consent is required and system failed to download the </w:t>
      </w:r>
      <w:r w:rsidRPr="002B2E67">
        <w:t xml:space="preserve">file, </w:t>
      </w:r>
      <w:r>
        <w:t xml:space="preserve">then after x retries </w:t>
      </w:r>
      <w:r w:rsidRPr="002B2E67">
        <w:t xml:space="preserve">HMI shall </w:t>
      </w:r>
      <w:r>
        <w:t xml:space="preserve">have standard text when </w:t>
      </w:r>
      <w:r w:rsidRPr="002B2E67">
        <w:t>notify</w:t>
      </w:r>
      <w:r>
        <w:t xml:space="preserve">ing the user that update is available and redirect the customer to mobile app and/or consumer website for release notes. </w:t>
      </w:r>
    </w:p>
    <w:p w14:paraId="6663CA5E" w14:textId="77777777" w:rsidR="00EA4672" w:rsidRDefault="002B5930" w:rsidP="002B2E67">
      <w:r>
        <w:t xml:space="preserve">For example: A System Update is Available, to read more details, access mobile app or consumer website. </w:t>
      </w:r>
    </w:p>
    <w:p w14:paraId="4271BC26" w14:textId="15367CF0"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19105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BD9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E48362" w14:textId="77777777" w:rsidR="006C029A" w:rsidRPr="00520F3E" w:rsidRDefault="00DC691E" w:rsidP="009E691C">
            <w:pPr>
              <w:rPr>
                <w:rFonts w:eastAsiaTheme="minorHAnsi" w:cs="Arial"/>
                <w:vanish/>
                <w:color w:val="000000" w:themeColor="text1"/>
                <w:sz w:val="16"/>
                <w:szCs w:val="16"/>
              </w:rPr>
            </w:pPr>
          </w:p>
        </w:tc>
      </w:tr>
      <w:tr w:rsidR="006C029A" w:rsidRPr="00520F3E" w14:paraId="7F124D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942E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D7C7A1" w14:textId="77777777" w:rsidR="006C029A" w:rsidRPr="00520F3E" w:rsidRDefault="00DC691E" w:rsidP="009E691C">
            <w:pPr>
              <w:rPr>
                <w:rFonts w:eastAsiaTheme="minorHAnsi" w:cs="Arial"/>
                <w:vanish/>
                <w:color w:val="000000" w:themeColor="text1"/>
                <w:sz w:val="16"/>
                <w:szCs w:val="16"/>
              </w:rPr>
            </w:pPr>
          </w:p>
        </w:tc>
      </w:tr>
      <w:tr w:rsidR="006C029A" w:rsidRPr="00520F3E" w14:paraId="1025CB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30EB3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BCAC2A" w14:textId="77777777" w:rsidR="006C029A" w:rsidRPr="00520F3E" w:rsidRDefault="00DC691E" w:rsidP="009E691C">
            <w:pPr>
              <w:rPr>
                <w:rFonts w:eastAsiaTheme="minorHAnsi" w:cs="Arial"/>
                <w:vanish/>
                <w:color w:val="000000" w:themeColor="text1"/>
                <w:sz w:val="16"/>
                <w:szCs w:val="16"/>
              </w:rPr>
            </w:pPr>
          </w:p>
        </w:tc>
      </w:tr>
      <w:tr w:rsidR="006C029A" w:rsidRPr="00520F3E" w14:paraId="4D2986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0E43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4DF7D5" w14:textId="77777777" w:rsidR="006C029A" w:rsidRPr="00520F3E" w:rsidRDefault="00DC691E" w:rsidP="00351BDF">
            <w:pPr>
              <w:rPr>
                <w:rFonts w:eastAsiaTheme="minorHAnsi" w:cs="Arial"/>
                <w:vanish/>
                <w:color w:val="000000" w:themeColor="text1"/>
                <w:sz w:val="16"/>
                <w:szCs w:val="16"/>
              </w:rPr>
            </w:pPr>
          </w:p>
        </w:tc>
      </w:tr>
      <w:tr w:rsidR="006C029A" w:rsidRPr="00520F3E" w14:paraId="18F44E6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B6A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9CCB01"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24AEF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583BA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53B08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719B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6BC51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574719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F36D2A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797F13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AF244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103CD8"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FAFE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EFA73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6EF831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84B81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BD30B5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B0D021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D1576DA"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B7D953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A67F68E" w14:textId="77777777" w:rsidR="00DC0771" w:rsidRPr="00106C9E" w:rsidRDefault="00DC691E" w:rsidP="00A03556"/>
    <w:p w14:paraId="116A8486" w14:textId="77777777" w:rsidR="00D353BB" w:rsidRPr="0040222F" w:rsidRDefault="002B5930" w:rsidP="0040222F">
      <w:pPr>
        <w:pStyle w:val="Heading5"/>
      </w:pPr>
      <w:bookmarkStart w:id="190" w:name="_Toc46730463"/>
      <w:r w:rsidRPr="0040222F">
        <w:t>F-REQ-305285/C-###R_FNC_Veh_HMI_SW_Details_004### Software Update Pending and Schedule is Not Set</w:t>
      </w:r>
      <w:bookmarkEnd w:id="190"/>
    </w:p>
    <w:p w14:paraId="3E6AC17A" w14:textId="77777777" w:rsidR="00833A4D" w:rsidRDefault="002B5930" w:rsidP="00833A4D">
      <w:pPr>
        <w:rPr>
          <w:rFonts w:cs="Arial"/>
        </w:rPr>
      </w:pPr>
      <w:r>
        <w:rPr>
          <w:rFonts w:cs="Arial"/>
          <w:szCs w:val="22"/>
        </w:rPr>
        <w:t xml:space="preserve">If software activation is </w:t>
      </w:r>
      <w:r w:rsidRPr="00896995">
        <w:rPr>
          <w:rFonts w:cs="Arial"/>
          <w:szCs w:val="22"/>
        </w:rPr>
        <w:t xml:space="preserve">pending </w:t>
      </w:r>
      <w:r w:rsidRPr="00445A1C">
        <w:rPr>
          <w:rFonts w:cs="Arial"/>
          <w:sz w:val="21"/>
          <w:szCs w:val="21"/>
          <w:shd w:val="clear" w:color="auto" w:fill="FFFFFF"/>
        </w:rPr>
        <w:t>and schedule is required but not set</w:t>
      </w:r>
      <w:r w:rsidRPr="00445A1C">
        <w:rPr>
          <w:rFonts w:cs="Arial"/>
          <w:szCs w:val="22"/>
        </w:rPr>
        <w:t xml:space="preserve">, </w:t>
      </w:r>
      <w:r>
        <w:rPr>
          <w:rFonts w:cs="Arial"/>
          <w:szCs w:val="22"/>
        </w:rPr>
        <w:t xml:space="preserve">then </w:t>
      </w:r>
      <w:r w:rsidRPr="00445A1C">
        <w:rPr>
          <w:rFonts w:cs="Arial"/>
          <w:szCs w:val="22"/>
        </w:rPr>
        <w:t xml:space="preserve">update </w:t>
      </w:r>
      <w:r>
        <w:rPr>
          <w:rFonts w:cs="Arial"/>
        </w:rPr>
        <w:t xml:space="preserve">details </w:t>
      </w:r>
      <w:r w:rsidRPr="005F21B1">
        <w:rPr>
          <w:rFonts w:cs="Arial"/>
        </w:rPr>
        <w:t xml:space="preserve">HMI </w:t>
      </w:r>
      <w:r>
        <w:rPr>
          <w:rFonts w:cs="Arial"/>
          <w:szCs w:val="22"/>
        </w:rPr>
        <w:t xml:space="preserve">shall display that new </w:t>
      </w:r>
      <w:r>
        <w:rPr>
          <w:rFonts w:cs="Arial"/>
        </w:rPr>
        <w:t>update details description</w:t>
      </w:r>
      <w:r>
        <w:rPr>
          <w:rFonts w:cs="Arial"/>
          <w:szCs w:val="22"/>
        </w:rPr>
        <w:t xml:space="preserve"> and system update is pending and requires a schedule. U</w:t>
      </w:r>
      <w:r>
        <w:rPr>
          <w:rFonts w:cs="Arial"/>
        </w:rPr>
        <w:t xml:space="preserve">pdate details screen shall provide a button to schedule, which shall allow the user to access the schedule setup screen. </w:t>
      </w:r>
    </w:p>
    <w:p w14:paraId="3D274398" w14:textId="77777777" w:rsidR="00EA4672" w:rsidRDefault="002B5930" w:rsidP="00833A4D">
      <w:pPr>
        <w:rPr>
          <w:rFonts w:cs="Arial"/>
        </w:rPr>
      </w:pPr>
      <w:r>
        <w:rPr>
          <w:rFonts w:cs="Arial"/>
        </w:rPr>
        <w:t xml:space="preserve">If user provides schedule or update canceled or expired, then HMI shall transition the update details screen to next state. </w:t>
      </w:r>
    </w:p>
    <w:p w14:paraId="506466C7" w14:textId="1D57676B"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0A9331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7BE8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E6146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R_FNC_Vehicle_HMI_074</w:t>
            </w:r>
          </w:p>
        </w:tc>
      </w:tr>
      <w:tr w:rsidR="006C029A" w:rsidRPr="00520F3E" w14:paraId="15A1A9F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1AEA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98953A" w14:textId="77777777" w:rsidR="006C029A" w:rsidRPr="00520F3E" w:rsidRDefault="00DC691E" w:rsidP="009E691C">
            <w:pPr>
              <w:rPr>
                <w:rFonts w:eastAsiaTheme="minorHAnsi" w:cs="Arial"/>
                <w:vanish/>
                <w:color w:val="000000" w:themeColor="text1"/>
                <w:sz w:val="16"/>
                <w:szCs w:val="16"/>
              </w:rPr>
            </w:pPr>
          </w:p>
        </w:tc>
      </w:tr>
      <w:tr w:rsidR="006C029A" w:rsidRPr="00520F3E" w14:paraId="57EE79F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021EA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5FCAA8" w14:textId="77777777" w:rsidR="006C029A" w:rsidRPr="00520F3E" w:rsidRDefault="00DC691E" w:rsidP="009E691C">
            <w:pPr>
              <w:rPr>
                <w:rFonts w:eastAsiaTheme="minorHAnsi" w:cs="Arial"/>
                <w:vanish/>
                <w:color w:val="000000" w:themeColor="text1"/>
                <w:sz w:val="16"/>
                <w:szCs w:val="16"/>
              </w:rPr>
            </w:pPr>
          </w:p>
        </w:tc>
      </w:tr>
      <w:tr w:rsidR="006C029A" w:rsidRPr="00520F3E" w14:paraId="2387EE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C9673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88D609" w14:textId="77777777" w:rsidR="006C029A" w:rsidRPr="00520F3E" w:rsidRDefault="00DC691E" w:rsidP="00351BDF">
            <w:pPr>
              <w:rPr>
                <w:rFonts w:eastAsiaTheme="minorHAnsi" w:cs="Arial"/>
                <w:vanish/>
                <w:color w:val="000000" w:themeColor="text1"/>
                <w:sz w:val="16"/>
                <w:szCs w:val="16"/>
              </w:rPr>
            </w:pPr>
          </w:p>
        </w:tc>
      </w:tr>
      <w:tr w:rsidR="006C029A" w:rsidRPr="00520F3E" w14:paraId="5520CD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C55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02D004"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8F2E97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F2728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4438D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77CE1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2AEDA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2EAEAB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3B554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AA1BB0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86E5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FDE84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4E27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3157B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FF92F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B645D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893577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99082F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7FCF08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DA4711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78F87D0" w14:textId="77777777" w:rsidR="00DC0771" w:rsidRPr="00106C9E" w:rsidRDefault="00DC691E" w:rsidP="00A03556"/>
    <w:p w14:paraId="0203A753" w14:textId="77777777" w:rsidR="00EA4672" w:rsidRDefault="002B5930" w:rsidP="0040222F">
      <w:pPr>
        <w:pStyle w:val="Heading5"/>
      </w:pPr>
      <w:bookmarkStart w:id="191" w:name="_Toc46730464"/>
      <w:r w:rsidRPr="0040222F">
        <w:t>REQ-393740/A-###R_FNC_Veh_HMI_SW_Details_005### System is Unsuccessful to Download the Release Notes file after Max Reties</w:t>
      </w:r>
      <w:bookmarkEnd w:id="191"/>
    </w:p>
    <w:p w14:paraId="0BCA88E3" w14:textId="77777777" w:rsidR="00EA4672" w:rsidRDefault="002B5930" w:rsidP="00782B55">
      <w:r>
        <w:t xml:space="preserve">When vehicle receive an update, HMI logic shall download the update </w:t>
      </w:r>
      <w:r w:rsidRPr="00782B55">
        <w:t xml:space="preserve">details description file as soon as URL becomes available and if it fails to download the file, then after x reties HMI shall notify the user that </w:t>
      </w:r>
      <w:r w:rsidRPr="00782B55">
        <w:lastRenderedPageBreak/>
        <w:t xml:space="preserve">update is available with standard text and HMI shall continue to retry to download file until campaign is complete. </w:t>
      </w:r>
    </w:p>
    <w:p w14:paraId="0ACC1AA8" w14:textId="6136BBAB" w:rsidR="001F5CF4" w:rsidRDefault="002B5930" w:rsidP="00782B55">
      <w:r w:rsidRPr="0070588E">
        <w:t xml:space="preserve">After maximum retries </w:t>
      </w:r>
      <w:r w:rsidRPr="00782B55">
        <w:t>HMI shall</w:t>
      </w:r>
      <w:r>
        <w:t xml:space="preserve"> display standard text when </w:t>
      </w:r>
      <w:r w:rsidRPr="002B2E67">
        <w:t>notify</w:t>
      </w:r>
      <w:r>
        <w:t xml:space="preserve">ing the user that update is available and redirect the customer to mobile app and/or consumer website for release notes. </w:t>
      </w:r>
    </w:p>
    <w:p w14:paraId="53274325" w14:textId="77777777" w:rsidR="007F2391" w:rsidRDefault="002B5930" w:rsidP="00782B55">
      <w:r w:rsidRPr="00782B55">
        <w:t xml:space="preserve"> </w:t>
      </w:r>
    </w:p>
    <w:tbl>
      <w:tblPr>
        <w:tblStyle w:val="TableGrid"/>
        <w:tblW w:w="0" w:type="auto"/>
        <w:tblLook w:val="04A0" w:firstRow="1" w:lastRow="0" w:firstColumn="1" w:lastColumn="0" w:noHBand="0" w:noVBand="1"/>
      </w:tblPr>
      <w:tblGrid>
        <w:gridCol w:w="4678"/>
        <w:gridCol w:w="4672"/>
      </w:tblGrid>
      <w:tr w:rsidR="007F2391" w14:paraId="48148243" w14:textId="77777777" w:rsidTr="00CF2045">
        <w:tc>
          <w:tcPr>
            <w:tcW w:w="5104" w:type="dxa"/>
          </w:tcPr>
          <w:p w14:paraId="2447D16A" w14:textId="77777777" w:rsidR="007F2391" w:rsidRPr="00782B55" w:rsidRDefault="002B5930" w:rsidP="00782B55">
            <w:r w:rsidRPr="00AD2858">
              <w:t>Update is Available but requires Wi-Fi connection</w:t>
            </w:r>
          </w:p>
        </w:tc>
        <w:tc>
          <w:tcPr>
            <w:tcW w:w="5105" w:type="dxa"/>
          </w:tcPr>
          <w:p w14:paraId="7239835B" w14:textId="77777777" w:rsidR="007F2391" w:rsidRDefault="002B5930" w:rsidP="00782B55">
            <w:r w:rsidRPr="00AD2858">
              <w:t>A system update is available. To download the update, connect to a Wi-Fi network.</w:t>
            </w:r>
          </w:p>
          <w:p w14:paraId="23712E93" w14:textId="77777777" w:rsidR="001F5CF4" w:rsidRPr="00782B55" w:rsidRDefault="002B5930" w:rsidP="00782B55">
            <w:r>
              <w:t xml:space="preserve">For more info access mobile app or consumer website. </w:t>
            </w:r>
          </w:p>
        </w:tc>
      </w:tr>
      <w:tr w:rsidR="007F2391" w14:paraId="58D22AFF" w14:textId="77777777" w:rsidTr="00CF2045">
        <w:tc>
          <w:tcPr>
            <w:tcW w:w="5104" w:type="dxa"/>
          </w:tcPr>
          <w:p w14:paraId="55D61B68" w14:textId="77777777" w:rsidR="007F2391" w:rsidRPr="00782B55" w:rsidRDefault="002B5930" w:rsidP="00782B55">
            <w:r>
              <w:t>Update is available</w:t>
            </w:r>
          </w:p>
        </w:tc>
        <w:tc>
          <w:tcPr>
            <w:tcW w:w="5105" w:type="dxa"/>
          </w:tcPr>
          <w:p w14:paraId="11E6412C" w14:textId="77777777" w:rsidR="007F2391" w:rsidRDefault="002B5930" w:rsidP="00782B55">
            <w:r>
              <w:t>A system update is available</w:t>
            </w:r>
          </w:p>
          <w:p w14:paraId="495EE709" w14:textId="77777777" w:rsidR="001F5CF4" w:rsidRPr="00782B55" w:rsidRDefault="002B5930" w:rsidP="00782B55">
            <w:r>
              <w:t>For more info access mobile app or consumer website.</w:t>
            </w:r>
          </w:p>
        </w:tc>
      </w:tr>
      <w:tr w:rsidR="007F2391" w14:paraId="138CDB07" w14:textId="77777777" w:rsidTr="00CF2045">
        <w:tc>
          <w:tcPr>
            <w:tcW w:w="5104" w:type="dxa"/>
          </w:tcPr>
          <w:p w14:paraId="11C8539A" w14:textId="77777777" w:rsidR="007F2391" w:rsidRPr="00782B55" w:rsidRDefault="002B5930" w:rsidP="00782B55">
            <w:r>
              <w:t>Update Requires Schedule</w:t>
            </w:r>
          </w:p>
        </w:tc>
        <w:tc>
          <w:tcPr>
            <w:tcW w:w="5105" w:type="dxa"/>
          </w:tcPr>
          <w:p w14:paraId="4D3C020D" w14:textId="77777777" w:rsidR="007F2391" w:rsidRDefault="002B5930" w:rsidP="00782B55">
            <w:r w:rsidRPr="001070BA">
              <w:t>A system update is pending</w:t>
            </w:r>
          </w:p>
          <w:p w14:paraId="12279507" w14:textId="77777777" w:rsidR="001F5CF4" w:rsidRPr="00782B55" w:rsidRDefault="002B5930" w:rsidP="00782B55">
            <w:r>
              <w:t>For more info access mobile app or consumer website.</w:t>
            </w:r>
          </w:p>
        </w:tc>
      </w:tr>
      <w:tr w:rsidR="007F2391" w14:paraId="4DBDB942" w14:textId="77777777" w:rsidTr="00CF2045">
        <w:tc>
          <w:tcPr>
            <w:tcW w:w="5104" w:type="dxa"/>
          </w:tcPr>
          <w:p w14:paraId="1DBB58D6" w14:textId="77777777" w:rsidR="007F2391" w:rsidRPr="00782B55" w:rsidRDefault="002B5930" w:rsidP="00782B55">
            <w:r>
              <w:t>Update activation is pending for schedule time</w:t>
            </w:r>
          </w:p>
        </w:tc>
        <w:tc>
          <w:tcPr>
            <w:tcW w:w="5105" w:type="dxa"/>
          </w:tcPr>
          <w:p w14:paraId="374BD38C" w14:textId="77777777" w:rsidR="007F2391" w:rsidRDefault="002B5930" w:rsidP="00782B55">
            <w:r w:rsidRPr="001070BA">
              <w:t>A system update is pending. The update is scheduled for: {date} at {time}.</w:t>
            </w:r>
          </w:p>
          <w:p w14:paraId="72FF7879" w14:textId="77777777" w:rsidR="001F5CF4" w:rsidRPr="00782B55" w:rsidRDefault="002B5930" w:rsidP="00782B55">
            <w:r>
              <w:t>For more info access mobile app or consumer website.</w:t>
            </w:r>
          </w:p>
        </w:tc>
      </w:tr>
      <w:tr w:rsidR="007F2391" w14:paraId="36CF8DDD" w14:textId="77777777" w:rsidTr="00CF2045">
        <w:tc>
          <w:tcPr>
            <w:tcW w:w="5104" w:type="dxa"/>
          </w:tcPr>
          <w:p w14:paraId="02790A33" w14:textId="77777777" w:rsidR="007F2391" w:rsidRPr="00782B55" w:rsidRDefault="002B5930" w:rsidP="00782B55">
            <w:r>
              <w:t xml:space="preserve">No Update is in progress </w:t>
            </w:r>
          </w:p>
        </w:tc>
        <w:tc>
          <w:tcPr>
            <w:tcW w:w="5105" w:type="dxa"/>
          </w:tcPr>
          <w:p w14:paraId="7888E53F" w14:textId="77777777" w:rsidR="001F5CF4" w:rsidRPr="00782B55" w:rsidRDefault="002B5930" w:rsidP="00782B55">
            <w:r>
              <w:t xml:space="preserve">Continue to show previous state </w:t>
            </w:r>
          </w:p>
        </w:tc>
      </w:tr>
      <w:tr w:rsidR="00445A1C" w14:paraId="0FC6C3BD" w14:textId="77777777" w:rsidTr="00CF2045">
        <w:tc>
          <w:tcPr>
            <w:tcW w:w="5104" w:type="dxa"/>
          </w:tcPr>
          <w:p w14:paraId="538217F3" w14:textId="77777777" w:rsidR="00445A1C" w:rsidRDefault="002B5930" w:rsidP="00782B55">
            <w:r>
              <w:t>If no release notes file available (current or previous)</w:t>
            </w:r>
          </w:p>
        </w:tc>
        <w:tc>
          <w:tcPr>
            <w:tcW w:w="5105" w:type="dxa"/>
          </w:tcPr>
          <w:p w14:paraId="40DD95C0" w14:textId="77777777" w:rsidR="00445A1C" w:rsidRPr="001070BA" w:rsidRDefault="002B5930" w:rsidP="00782B55">
            <w:r w:rsidRPr="001070BA">
              <w:t xml:space="preserve">Your system is </w:t>
            </w:r>
            <w:proofErr w:type="gramStart"/>
            <w:r w:rsidRPr="001070BA">
              <w:t>up-to-date</w:t>
            </w:r>
            <w:proofErr w:type="gramEnd"/>
          </w:p>
        </w:tc>
      </w:tr>
    </w:tbl>
    <w:p w14:paraId="26590240" w14:textId="77777777" w:rsidR="00EA4672" w:rsidRDefault="00EA4672" w:rsidP="00782B55"/>
    <w:p w14:paraId="467F1F11" w14:textId="7777777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6910D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D7A0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341EDF" w14:textId="77777777" w:rsidR="006C029A" w:rsidRPr="00520F3E" w:rsidRDefault="00DC691E" w:rsidP="009E691C">
            <w:pPr>
              <w:rPr>
                <w:rFonts w:eastAsiaTheme="minorHAnsi" w:cs="Arial"/>
                <w:vanish/>
                <w:color w:val="000000" w:themeColor="text1"/>
                <w:sz w:val="16"/>
                <w:szCs w:val="16"/>
              </w:rPr>
            </w:pPr>
          </w:p>
        </w:tc>
      </w:tr>
      <w:tr w:rsidR="006C029A" w:rsidRPr="00520F3E" w14:paraId="1D50926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BEF19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45FEE6" w14:textId="77777777" w:rsidR="006C029A" w:rsidRPr="00520F3E" w:rsidRDefault="00DC691E" w:rsidP="009E691C">
            <w:pPr>
              <w:rPr>
                <w:rFonts w:eastAsiaTheme="minorHAnsi" w:cs="Arial"/>
                <w:vanish/>
                <w:color w:val="000000" w:themeColor="text1"/>
                <w:sz w:val="16"/>
                <w:szCs w:val="16"/>
              </w:rPr>
            </w:pPr>
          </w:p>
        </w:tc>
      </w:tr>
      <w:tr w:rsidR="006C029A" w:rsidRPr="00520F3E" w14:paraId="064D1AF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C380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CE457F" w14:textId="77777777" w:rsidR="006C029A" w:rsidRPr="00520F3E" w:rsidRDefault="00DC691E" w:rsidP="009E691C">
            <w:pPr>
              <w:rPr>
                <w:rFonts w:eastAsiaTheme="minorHAnsi" w:cs="Arial"/>
                <w:vanish/>
                <w:color w:val="000000" w:themeColor="text1"/>
                <w:sz w:val="16"/>
                <w:szCs w:val="16"/>
              </w:rPr>
            </w:pPr>
          </w:p>
        </w:tc>
      </w:tr>
      <w:tr w:rsidR="006C029A" w:rsidRPr="00520F3E" w14:paraId="5F0500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112D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0BA6A6" w14:textId="77777777" w:rsidR="006C029A" w:rsidRPr="00520F3E" w:rsidRDefault="00DC691E" w:rsidP="00351BDF">
            <w:pPr>
              <w:rPr>
                <w:rFonts w:eastAsiaTheme="minorHAnsi" w:cs="Arial"/>
                <w:vanish/>
                <w:color w:val="000000" w:themeColor="text1"/>
                <w:sz w:val="16"/>
                <w:szCs w:val="16"/>
              </w:rPr>
            </w:pPr>
          </w:p>
        </w:tc>
      </w:tr>
      <w:tr w:rsidR="006C029A" w:rsidRPr="00520F3E" w14:paraId="2D3388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F6D2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E4E5D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852F80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202B70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557FC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CD4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3DB72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A757E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0E4673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4E591E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7AAB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243DE8"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67CE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57360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C0D54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6C3E99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7323B9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61A7C52"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1201AE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7B3C8F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D242993" w14:textId="77777777" w:rsidR="00DC0771" w:rsidRPr="00106C9E" w:rsidRDefault="00DC691E" w:rsidP="00A03556"/>
    <w:p w14:paraId="6F5BEEED" w14:textId="77777777" w:rsidR="00D353BB" w:rsidRPr="0040222F" w:rsidRDefault="002B5930" w:rsidP="0040222F">
      <w:pPr>
        <w:pStyle w:val="Heading5"/>
      </w:pPr>
      <w:bookmarkStart w:id="192" w:name="_Toc46730465"/>
      <w:r w:rsidRPr="0040222F">
        <w:t>REQ-394235/A-###R_FNC_Veh_HMI_SW_Details_007### Software Update is available and requires Wi-Fi Connection</w:t>
      </w:r>
      <w:bookmarkEnd w:id="192"/>
    </w:p>
    <w:p w14:paraId="7951EB5D" w14:textId="77777777" w:rsidR="00EA4672" w:rsidRDefault="002B5930" w:rsidP="001A3F98">
      <w:r w:rsidRPr="007247B2">
        <w:t xml:space="preserve">If software update is available </w:t>
      </w:r>
      <w:r>
        <w:t>and</w:t>
      </w:r>
      <w:r w:rsidRPr="007247B2">
        <w:t xml:space="preserve"> requires Wi-Fi </w:t>
      </w:r>
      <w:r>
        <w:t xml:space="preserve">network </w:t>
      </w:r>
      <w:r w:rsidRPr="007247B2">
        <w:t>connection,</w:t>
      </w:r>
      <w:r>
        <w:t xml:space="preserve"> then</w:t>
      </w:r>
      <w:r w:rsidRPr="007247B2">
        <w:t xml:space="preserve"> </w:t>
      </w:r>
      <w:r>
        <w:t xml:space="preserve">HMI shall notify the user to connect to Wi-Fi and after vehicle is connected to Wi-Fi HMI shall clear the notification. </w:t>
      </w:r>
    </w:p>
    <w:p w14:paraId="5E605C90" w14:textId="296741BE" w:rsidR="0073657E" w:rsidRDefault="002B5930" w:rsidP="002B5930">
      <w:pPr>
        <w:numPr>
          <w:ilvl w:val="0"/>
          <w:numId w:val="42"/>
        </w:numPr>
      </w:pPr>
      <w:r>
        <w:t xml:space="preserve">HMI shall prompt the user to connect to Wi-Fi via ICON, by clicking the ICON user shall be able to access the Wi-Fi settings. </w:t>
      </w:r>
    </w:p>
    <w:p w14:paraId="31CBF4FA" w14:textId="77777777" w:rsidR="0073657E" w:rsidRDefault="002B5930" w:rsidP="002B5930">
      <w:pPr>
        <w:numPr>
          <w:ilvl w:val="0"/>
          <w:numId w:val="42"/>
        </w:numPr>
      </w:pPr>
      <w:r>
        <w:t xml:space="preserve">Under </w:t>
      </w:r>
      <w:r w:rsidRPr="007247B2">
        <w:t>update detail</w:t>
      </w:r>
      <w:r>
        <w:t>, HMI</w:t>
      </w:r>
      <w:r w:rsidRPr="007247B2">
        <w:t xml:space="preserve"> shall display that an update is available</w:t>
      </w:r>
      <w:r w:rsidRPr="001A3F98">
        <w:t xml:space="preserve"> with new release notes with Connect button</w:t>
      </w:r>
      <w:r>
        <w:t xml:space="preserve">, if user clicks on the connect button it shall allow the user to view Wi-Fi settings. </w:t>
      </w:r>
    </w:p>
    <w:p w14:paraId="03A2391C" w14:textId="77777777" w:rsidR="00EA4672" w:rsidRDefault="002B5930" w:rsidP="002B5930">
      <w:pPr>
        <w:numPr>
          <w:ilvl w:val="0"/>
          <w:numId w:val="42"/>
        </w:numPr>
      </w:pPr>
      <w:r>
        <w:t>User shall be able to connect to Wi-Fi via Wi-Fi settings</w:t>
      </w:r>
    </w:p>
    <w:p w14:paraId="146BA4C9" w14:textId="77777777" w:rsidR="00EA4672" w:rsidRDefault="002B5930" w:rsidP="0073657E">
      <w:r w:rsidRPr="001A3F98">
        <w:t xml:space="preserve">If Wi-Fi is disable, then </w:t>
      </w:r>
      <w:r>
        <w:t>ICON/</w:t>
      </w:r>
      <w:r w:rsidRPr="001A3F98">
        <w:t xml:space="preserve">Connect button shall allow the user to turn the Wi-Fi to ON before connected to access point. </w:t>
      </w:r>
      <w:r>
        <w:t>Once the system is connected to Wi-Fi, then HMI shall</w:t>
      </w:r>
      <w:r w:rsidRPr="001A3F98">
        <w:t xml:space="preserve"> display transient message that Wi-Fi successfully connected, and update details shall transition to next state</w:t>
      </w:r>
      <w:r>
        <w:t xml:space="preserve"> and clear the ICON notification</w:t>
      </w:r>
      <w:r w:rsidRPr="001A3F98">
        <w:t>.</w:t>
      </w:r>
    </w:p>
    <w:p w14:paraId="368F0D8E" w14:textId="3FB81788" w:rsidR="002E4B8B" w:rsidRDefault="002B5930" w:rsidP="001A3F98">
      <w:r>
        <w:object w:dxaOrig="12158" w:dyaOrig="8123" w14:anchorId="2BF19F1F">
          <v:shape id="5f1afd900000389d77e38317" o:spid="_x0000_i1046" type="#_x0000_t75" style="width:515.25pt;height:344.25pt" o:ole="">
            <v:imagedata r:id="rId68" o:title=""/>
          </v:shape>
          <o:OLEObject Type="Embed" ProgID="Visio.Drawing.15" ShapeID="5f1afd900000389d77e38317" DrawAspect="Content" ObjectID="_1682150983" r:id="rId69"/>
        </w:object>
      </w:r>
    </w:p>
    <w:p w14:paraId="2907C572" w14:textId="77777777" w:rsidR="003F5194" w:rsidRPr="003F5194" w:rsidRDefault="002B5930" w:rsidP="003F5194">
      <w:pPr>
        <w:jc w:val="center"/>
        <w:rPr>
          <w:b/>
        </w:rPr>
      </w:pPr>
      <w:r w:rsidRPr="003F5194">
        <w:rPr>
          <w:b/>
        </w:rPr>
        <w:t>Flow 17: Software Update is ava</w:t>
      </w:r>
      <w:r>
        <w:rPr>
          <w:b/>
        </w:rPr>
        <w:t>i</w:t>
      </w:r>
      <w:r w:rsidRPr="003F5194">
        <w:rPr>
          <w:b/>
        </w:rPr>
        <w:t>lable</w:t>
      </w:r>
      <w:r>
        <w:rPr>
          <w:b/>
        </w:rPr>
        <w:t xml:space="preserve"> and requires Wi-Fi</w:t>
      </w:r>
    </w:p>
    <w:p w14:paraId="102FF05A" w14:textId="77777777" w:rsidR="00EA4672" w:rsidRDefault="002B5930" w:rsidP="001A3F98">
      <w:r>
        <w:t>Note: HMI shall have a standard text that d</w:t>
      </w:r>
      <w:r w:rsidRPr="001A3F98">
        <w:t>epending on connection, multiple connections may be needed to complete the download.  Once you set up your Wi-Fi, your vehicle will automatically connect and resume the download when in range of that Wi-Fi.</w:t>
      </w:r>
    </w:p>
    <w:p w14:paraId="11460A1D" w14:textId="10D32B4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990C39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EC1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5798E1" w14:textId="77777777" w:rsidR="006C029A" w:rsidRPr="00520F3E" w:rsidRDefault="00DC691E" w:rsidP="009E691C">
            <w:pPr>
              <w:rPr>
                <w:rFonts w:eastAsiaTheme="minorHAnsi" w:cs="Arial"/>
                <w:vanish/>
                <w:color w:val="000000" w:themeColor="text1"/>
                <w:sz w:val="16"/>
                <w:szCs w:val="16"/>
              </w:rPr>
            </w:pPr>
          </w:p>
        </w:tc>
      </w:tr>
      <w:tr w:rsidR="006C029A" w:rsidRPr="00520F3E" w14:paraId="409FBB4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C0E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BFFED2" w14:textId="77777777" w:rsidR="006C029A" w:rsidRPr="00520F3E" w:rsidRDefault="00DC691E" w:rsidP="009E691C">
            <w:pPr>
              <w:rPr>
                <w:rFonts w:eastAsiaTheme="minorHAnsi" w:cs="Arial"/>
                <w:vanish/>
                <w:color w:val="000000" w:themeColor="text1"/>
                <w:sz w:val="16"/>
                <w:szCs w:val="16"/>
              </w:rPr>
            </w:pPr>
          </w:p>
        </w:tc>
      </w:tr>
      <w:tr w:rsidR="006C029A" w:rsidRPr="00520F3E" w14:paraId="4226EB5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E01F0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125A82" w14:textId="77777777" w:rsidR="006C029A" w:rsidRPr="00520F3E" w:rsidRDefault="00DC691E" w:rsidP="009E691C">
            <w:pPr>
              <w:rPr>
                <w:rFonts w:eastAsiaTheme="minorHAnsi" w:cs="Arial"/>
                <w:vanish/>
                <w:color w:val="000000" w:themeColor="text1"/>
                <w:sz w:val="16"/>
                <w:szCs w:val="16"/>
              </w:rPr>
            </w:pPr>
          </w:p>
        </w:tc>
      </w:tr>
      <w:tr w:rsidR="006C029A" w:rsidRPr="00520F3E" w14:paraId="792CBBE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1F58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9A9AAD" w14:textId="77777777" w:rsidR="006C029A" w:rsidRPr="00520F3E" w:rsidRDefault="00DC691E" w:rsidP="00351BDF">
            <w:pPr>
              <w:rPr>
                <w:rFonts w:eastAsiaTheme="minorHAnsi" w:cs="Arial"/>
                <w:vanish/>
                <w:color w:val="000000" w:themeColor="text1"/>
                <w:sz w:val="16"/>
                <w:szCs w:val="16"/>
              </w:rPr>
            </w:pPr>
          </w:p>
        </w:tc>
      </w:tr>
      <w:tr w:rsidR="006C029A" w:rsidRPr="00520F3E" w14:paraId="477DBD1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1A4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6F486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3AAFA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5707D2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9C6F43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CD2F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A1F27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DEC49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2807F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69EE80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9489A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7175B3"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BD50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C293B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A925C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1AFE6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B2FBDD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938EF6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44EA2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6D6D82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192C13E" w14:textId="77777777" w:rsidR="00DC0771" w:rsidRPr="00106C9E" w:rsidRDefault="00DC691E" w:rsidP="00A03556"/>
    <w:p w14:paraId="160C1CCD" w14:textId="77777777" w:rsidR="00D353BB" w:rsidRPr="0040222F" w:rsidRDefault="002B5930" w:rsidP="0040222F">
      <w:pPr>
        <w:pStyle w:val="Heading5"/>
      </w:pPr>
      <w:bookmarkStart w:id="193" w:name="_Toc46730466"/>
      <w:r w:rsidRPr="0040222F">
        <w:t xml:space="preserve">REQ-394243/A-###R_FNC_Veh_HMI_SW_Details_006### Software Update Expired Because </w:t>
      </w:r>
      <w:proofErr w:type="gramStart"/>
      <w:r w:rsidRPr="0040222F">
        <w:t>it</w:t>
      </w:r>
      <w:proofErr w:type="gramEnd"/>
      <w:r w:rsidRPr="0040222F">
        <w:t xml:space="preserve"> Required Wi-Fi Connection and Connection was not Made</w:t>
      </w:r>
      <w:bookmarkEnd w:id="193"/>
    </w:p>
    <w:p w14:paraId="63A83011" w14:textId="77777777" w:rsidR="00EA4672" w:rsidRDefault="002B5930" w:rsidP="00A50B19">
      <w:r w:rsidRPr="00A50B19">
        <w:t xml:space="preserve">Software update was </w:t>
      </w:r>
      <w:r>
        <w:t>available and required Wi-Fi</w:t>
      </w:r>
      <w:r w:rsidRPr="00A50B19">
        <w:t xml:space="preserve"> and </w:t>
      </w:r>
      <w:r>
        <w:t xml:space="preserve">vehicle was not connected to Wi-Fi access point </w:t>
      </w:r>
      <w:r w:rsidRPr="00A50B19">
        <w:t>and update expires, then update details shall display that update was canceled because vehicle was not connected to Wi-Fi.</w:t>
      </w:r>
    </w:p>
    <w:p w14:paraId="7809F24A" w14:textId="77777777" w:rsidR="00EA4672" w:rsidRDefault="002B5930" w:rsidP="00A50B19">
      <w:r>
        <w:t xml:space="preserve">After user connect to Wi-Fi and no new update is pending, update details shall </w:t>
      </w:r>
      <w:r w:rsidRPr="00A50B19">
        <w:t>when available, a new update will be pushed to the vehicle</w:t>
      </w:r>
      <w:r>
        <w:t xml:space="preserve"> and/or if new state becomes available. </w:t>
      </w:r>
    </w:p>
    <w:p w14:paraId="4DFB39C2" w14:textId="4648F5C9" w:rsidR="0073657E" w:rsidRDefault="002B5930" w:rsidP="00A50B19">
      <w:r>
        <w:t xml:space="preserve">If new update available, then update details shall transition to new state. </w:t>
      </w:r>
    </w:p>
    <w:p w14:paraId="39E3AF1A" w14:textId="77777777" w:rsidR="0073657E" w:rsidRDefault="002B5930" w:rsidP="00A50B19">
      <w:r>
        <w:object w:dxaOrig="10718" w:dyaOrig="8220" w14:anchorId="6F724026">
          <v:shape id="5f1afd900000389d5265e698" o:spid="_x0000_i1047" type="#_x0000_t75" style="width:454.5pt;height:348.75pt" o:ole="">
            <v:imagedata r:id="rId70" o:title=""/>
          </v:shape>
          <o:OLEObject Type="Embed" ProgID="Visio.Drawing.15" ShapeID="5f1afd900000389d5265e698" DrawAspect="Content" ObjectID="_1682150984" r:id="rId71"/>
        </w:object>
      </w:r>
    </w:p>
    <w:p w14:paraId="6AE09237" w14:textId="77777777" w:rsidR="00EA4672" w:rsidRDefault="002B5930" w:rsidP="0073657E">
      <w:pPr>
        <w:jc w:val="center"/>
        <w:rPr>
          <w:b/>
        </w:rPr>
      </w:pPr>
      <w:r w:rsidRPr="003F5194">
        <w:rPr>
          <w:b/>
        </w:rPr>
        <w:t xml:space="preserve">Flow </w:t>
      </w:r>
      <w:r>
        <w:rPr>
          <w:b/>
        </w:rPr>
        <w:t>27</w:t>
      </w:r>
      <w:r w:rsidRPr="003F5194">
        <w:rPr>
          <w:b/>
        </w:rPr>
        <w:t xml:space="preserve">: Software </w:t>
      </w:r>
      <w:r>
        <w:rPr>
          <w:b/>
        </w:rPr>
        <w:t>update expired while waiting for Wi-Fi connection</w:t>
      </w:r>
    </w:p>
    <w:p w14:paraId="27504498" w14:textId="136A2A2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3C9894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449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6B05C8" w14:textId="77777777" w:rsidR="006C029A" w:rsidRPr="00520F3E" w:rsidRDefault="00DC691E" w:rsidP="009E691C">
            <w:pPr>
              <w:rPr>
                <w:rFonts w:eastAsiaTheme="minorHAnsi" w:cs="Arial"/>
                <w:vanish/>
                <w:color w:val="000000" w:themeColor="text1"/>
                <w:sz w:val="16"/>
                <w:szCs w:val="16"/>
              </w:rPr>
            </w:pPr>
          </w:p>
        </w:tc>
      </w:tr>
      <w:tr w:rsidR="006C029A" w:rsidRPr="00520F3E" w14:paraId="542FFE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3FE1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56E8DB" w14:textId="77777777" w:rsidR="006C029A" w:rsidRPr="00520F3E" w:rsidRDefault="00DC691E" w:rsidP="009E691C">
            <w:pPr>
              <w:rPr>
                <w:rFonts w:eastAsiaTheme="minorHAnsi" w:cs="Arial"/>
                <w:vanish/>
                <w:color w:val="000000" w:themeColor="text1"/>
                <w:sz w:val="16"/>
                <w:szCs w:val="16"/>
              </w:rPr>
            </w:pPr>
          </w:p>
        </w:tc>
      </w:tr>
      <w:tr w:rsidR="006C029A" w:rsidRPr="00520F3E" w14:paraId="2DF7799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46F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9C1C54" w14:textId="77777777" w:rsidR="006C029A" w:rsidRPr="00520F3E" w:rsidRDefault="00DC691E" w:rsidP="009E691C">
            <w:pPr>
              <w:rPr>
                <w:rFonts w:eastAsiaTheme="minorHAnsi" w:cs="Arial"/>
                <w:vanish/>
                <w:color w:val="000000" w:themeColor="text1"/>
                <w:sz w:val="16"/>
                <w:szCs w:val="16"/>
              </w:rPr>
            </w:pPr>
          </w:p>
        </w:tc>
      </w:tr>
      <w:tr w:rsidR="006C029A" w:rsidRPr="00520F3E" w14:paraId="56DA03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05CB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F2920E" w14:textId="77777777" w:rsidR="006C029A" w:rsidRPr="00520F3E" w:rsidRDefault="00DC691E" w:rsidP="00351BDF">
            <w:pPr>
              <w:rPr>
                <w:rFonts w:eastAsiaTheme="minorHAnsi" w:cs="Arial"/>
                <w:vanish/>
                <w:color w:val="000000" w:themeColor="text1"/>
                <w:sz w:val="16"/>
                <w:szCs w:val="16"/>
              </w:rPr>
            </w:pPr>
          </w:p>
        </w:tc>
      </w:tr>
      <w:tr w:rsidR="006C029A" w:rsidRPr="00520F3E" w14:paraId="7AF35F7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BD36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EB44A9"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B5F57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96A98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914231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A22F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05F2B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13BF69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7008F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0A884F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45C1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9DB3B4"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3AF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7444B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7C186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1C1536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341DFF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C027BBC"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519A04"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38E403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138B3E2" w14:textId="77777777" w:rsidR="00DC0771" w:rsidRPr="00106C9E" w:rsidRDefault="00DC691E" w:rsidP="00A03556"/>
    <w:p w14:paraId="6759B9B2" w14:textId="77777777" w:rsidR="00D353BB" w:rsidRPr="0040222F" w:rsidRDefault="002B5930" w:rsidP="0040222F">
      <w:pPr>
        <w:pStyle w:val="Heading5"/>
      </w:pPr>
      <w:bookmarkStart w:id="194" w:name="_Toc46730467"/>
      <w:r w:rsidRPr="0040222F">
        <w:t>REQ-394961/A-###R_FNC_Veh_HMI_SW_Details_028### Software Update is available and requires Wi-Fi Connection, Vehicle is Connected to Wi-Fi</w:t>
      </w:r>
      <w:bookmarkEnd w:id="194"/>
    </w:p>
    <w:p w14:paraId="7491C067" w14:textId="77777777" w:rsidR="00EA4672" w:rsidRDefault="002B5930" w:rsidP="002E4B8B">
      <w:r>
        <w:t>If software update is available and requires Wi-Fi connection and vehicle is connected to Wi-Fi, then HMI shall not notify the user and system will continue to download the software silently.</w:t>
      </w:r>
    </w:p>
    <w:p w14:paraId="3DDF5030" w14:textId="3E5240EE" w:rsidR="0073657E" w:rsidRDefault="002B5930" w:rsidP="002E4B8B">
      <w:r>
        <w:t>After the download is complete and vehicle requires consent and/or schedule, then HMI shall notify the user.</w:t>
      </w:r>
    </w:p>
    <w:p w14:paraId="3C15009E" w14:textId="77777777" w:rsidR="00EA4672" w:rsidRDefault="002B5930" w:rsidP="003F5194">
      <w:pPr>
        <w:jc w:val="center"/>
      </w:pPr>
      <w:r>
        <w:object w:dxaOrig="11865" w:dyaOrig="7403" w14:anchorId="0D13F47C">
          <v:shape id="5f1afd900000389d06f68827" o:spid="_x0000_i1048" type="#_x0000_t75" style="width:555pt;height:345.75pt" o:ole="">
            <v:imagedata r:id="rId72" o:title=""/>
          </v:shape>
          <o:OLEObject Type="Embed" ProgID="Visio.Drawing.15" ShapeID="5f1afd900000389d06f68827" DrawAspect="Content" ObjectID="_1682150985" r:id="rId73"/>
        </w:object>
      </w:r>
      <w:r w:rsidRPr="003F5194">
        <w:rPr>
          <w:b/>
        </w:rPr>
        <w:t>Flow 18:</w:t>
      </w:r>
      <w:r>
        <w:rPr>
          <w:b/>
        </w:rPr>
        <w:t xml:space="preserve"> </w:t>
      </w:r>
      <w:r w:rsidRPr="003F5194">
        <w:rPr>
          <w:b/>
        </w:rPr>
        <w:t>Wi-Fi Required</w:t>
      </w:r>
      <w:r>
        <w:rPr>
          <w:b/>
        </w:rPr>
        <w:t xml:space="preserve"> &amp; vehicle is connected to Wi-Fi</w:t>
      </w:r>
    </w:p>
    <w:p w14:paraId="1810C4EE" w14:textId="4456415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9CEB5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5F9F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657F3B" w14:textId="77777777" w:rsidR="006C029A" w:rsidRPr="00520F3E" w:rsidRDefault="00DC691E" w:rsidP="009E691C">
            <w:pPr>
              <w:rPr>
                <w:rFonts w:eastAsiaTheme="minorHAnsi" w:cs="Arial"/>
                <w:vanish/>
                <w:color w:val="000000" w:themeColor="text1"/>
                <w:sz w:val="16"/>
                <w:szCs w:val="16"/>
              </w:rPr>
            </w:pPr>
          </w:p>
        </w:tc>
      </w:tr>
      <w:tr w:rsidR="006C029A" w:rsidRPr="00520F3E" w14:paraId="220A0C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968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053D35" w14:textId="77777777" w:rsidR="006C029A" w:rsidRPr="00520F3E" w:rsidRDefault="00DC691E" w:rsidP="009E691C">
            <w:pPr>
              <w:rPr>
                <w:rFonts w:eastAsiaTheme="minorHAnsi" w:cs="Arial"/>
                <w:vanish/>
                <w:color w:val="000000" w:themeColor="text1"/>
                <w:sz w:val="16"/>
                <w:szCs w:val="16"/>
              </w:rPr>
            </w:pPr>
          </w:p>
        </w:tc>
      </w:tr>
      <w:tr w:rsidR="006C029A" w:rsidRPr="00520F3E" w14:paraId="5DD1C37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A063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143F6C" w14:textId="77777777" w:rsidR="006C029A" w:rsidRPr="00520F3E" w:rsidRDefault="00DC691E" w:rsidP="009E691C">
            <w:pPr>
              <w:rPr>
                <w:rFonts w:eastAsiaTheme="minorHAnsi" w:cs="Arial"/>
                <w:vanish/>
                <w:color w:val="000000" w:themeColor="text1"/>
                <w:sz w:val="16"/>
                <w:szCs w:val="16"/>
              </w:rPr>
            </w:pPr>
          </w:p>
        </w:tc>
      </w:tr>
      <w:tr w:rsidR="006C029A" w:rsidRPr="00520F3E" w14:paraId="2B3F5A5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446C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09D50F" w14:textId="77777777" w:rsidR="006C029A" w:rsidRPr="00520F3E" w:rsidRDefault="00DC691E" w:rsidP="00351BDF">
            <w:pPr>
              <w:rPr>
                <w:rFonts w:eastAsiaTheme="minorHAnsi" w:cs="Arial"/>
                <w:vanish/>
                <w:color w:val="000000" w:themeColor="text1"/>
                <w:sz w:val="16"/>
                <w:szCs w:val="16"/>
              </w:rPr>
            </w:pPr>
          </w:p>
        </w:tc>
      </w:tr>
      <w:tr w:rsidR="006C029A" w:rsidRPr="00520F3E" w14:paraId="67935B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AB1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FE148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6770F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65845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8A628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2E9D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6E868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92B268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77117A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A88B8D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6CC2D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7B941C"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EDE6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B02DF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1E02D6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3BA07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10569A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A2823B8"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0EEF6E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A81CF9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7B34CC3" w14:textId="77777777" w:rsidR="00DC0771" w:rsidRPr="00106C9E" w:rsidRDefault="00DC691E" w:rsidP="00A03556"/>
    <w:p w14:paraId="1494C2EA" w14:textId="77777777" w:rsidR="00D353BB" w:rsidRPr="0040222F" w:rsidRDefault="002B5930" w:rsidP="0040222F">
      <w:pPr>
        <w:pStyle w:val="Heading5"/>
      </w:pPr>
      <w:bookmarkStart w:id="195" w:name="_Toc46730468"/>
      <w:r w:rsidRPr="0040222F">
        <w:t>REQ-394825/A-###R_FNC_Veh_HMI_SW_Details_008### Software Update is Available and Required Wi-Fi And User Consent (one-time/Additional/PII)</w:t>
      </w:r>
      <w:bookmarkEnd w:id="195"/>
    </w:p>
    <w:p w14:paraId="1FA04590" w14:textId="77777777" w:rsidR="00EA4672" w:rsidRDefault="002B5930" w:rsidP="00953ACD">
      <w:r>
        <w:t>When automatic system update is disable and software update is available and requires Wi-Fi connection, user the required to provide consent(one-time/additional/PII) and connect to Wi-Fi. HMI shall prompt the user that by clicking Connect you are accepting the update (providing consent)</w:t>
      </w:r>
    </w:p>
    <w:p w14:paraId="01732BC0" w14:textId="5D51A127" w:rsidR="00953ACD" w:rsidRDefault="002B5930" w:rsidP="00953ACD">
      <w:pPr>
        <w:rPr>
          <w:rFonts w:ascii="Calibri" w:eastAsiaTheme="minorHAnsi" w:hAnsi="Calibri"/>
          <w:szCs w:val="22"/>
        </w:rPr>
      </w:pPr>
      <w:r>
        <w:t>A system update is available. To accept the update, connect the vehicle to a Wi-Fi network.</w:t>
      </w:r>
    </w:p>
    <w:p w14:paraId="3A621262" w14:textId="77777777" w:rsidR="00953ACD" w:rsidRDefault="002B5930" w:rsidP="00953ACD">
      <w:r>
        <w:t>OR</w:t>
      </w:r>
    </w:p>
    <w:p w14:paraId="32967089" w14:textId="77777777" w:rsidR="00EA4672" w:rsidRDefault="002B5930" w:rsidP="007E65D5">
      <w:r>
        <w:t>A system update is available. If you agree to accept the update, connect the vehicle to a Wi-Fi network.</w:t>
      </w:r>
    </w:p>
    <w:p w14:paraId="105AE6EA" w14:textId="77777777" w:rsidR="00EA4672" w:rsidRDefault="002B5930" w:rsidP="003F5194">
      <w:pPr>
        <w:jc w:val="center"/>
      </w:pPr>
      <w:r>
        <w:object w:dxaOrig="13238" w:dyaOrig="13868" w14:anchorId="5196E421">
          <v:shape id="5f1afd900000389d061a8695" o:spid="_x0000_i1049" type="#_x0000_t75" style="width:539.25pt;height:597pt" o:ole="">
            <v:imagedata r:id="rId74" o:title=""/>
          </v:shape>
          <o:OLEObject Type="Embed" ProgID="Visio.Drawing.15" ShapeID="5f1afd900000389d061a8695" DrawAspect="Content" ObjectID="_1682150986" r:id="rId75"/>
        </w:object>
      </w:r>
      <w:r w:rsidRPr="003F5194">
        <w:rPr>
          <w:b/>
        </w:rPr>
        <w:t>Flow: 19 Wi-Fi and Consent Required and Wi-Fi is not Connected</w:t>
      </w:r>
    </w:p>
    <w:p w14:paraId="0ED68706" w14:textId="0CC583B8"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F6FC4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6B1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CD5CD9" w14:textId="77777777" w:rsidR="006C029A" w:rsidRPr="00520F3E" w:rsidRDefault="00DC691E" w:rsidP="009E691C">
            <w:pPr>
              <w:rPr>
                <w:rFonts w:eastAsiaTheme="minorHAnsi" w:cs="Arial"/>
                <w:vanish/>
                <w:color w:val="000000" w:themeColor="text1"/>
                <w:sz w:val="16"/>
                <w:szCs w:val="16"/>
              </w:rPr>
            </w:pPr>
          </w:p>
        </w:tc>
      </w:tr>
      <w:tr w:rsidR="006C029A" w:rsidRPr="00520F3E" w14:paraId="2D22CF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AA5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2E814A" w14:textId="77777777" w:rsidR="006C029A" w:rsidRPr="00520F3E" w:rsidRDefault="00DC691E" w:rsidP="009E691C">
            <w:pPr>
              <w:rPr>
                <w:rFonts w:eastAsiaTheme="minorHAnsi" w:cs="Arial"/>
                <w:vanish/>
                <w:color w:val="000000" w:themeColor="text1"/>
                <w:sz w:val="16"/>
                <w:szCs w:val="16"/>
              </w:rPr>
            </w:pPr>
          </w:p>
        </w:tc>
      </w:tr>
      <w:tr w:rsidR="006C029A" w:rsidRPr="00520F3E" w14:paraId="79CEED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85C0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376949" w14:textId="77777777" w:rsidR="006C029A" w:rsidRPr="00520F3E" w:rsidRDefault="00DC691E" w:rsidP="009E691C">
            <w:pPr>
              <w:rPr>
                <w:rFonts w:eastAsiaTheme="minorHAnsi" w:cs="Arial"/>
                <w:vanish/>
                <w:color w:val="000000" w:themeColor="text1"/>
                <w:sz w:val="16"/>
                <w:szCs w:val="16"/>
              </w:rPr>
            </w:pPr>
          </w:p>
        </w:tc>
      </w:tr>
      <w:tr w:rsidR="006C029A" w:rsidRPr="00520F3E" w14:paraId="289AD3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9915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C910EA" w14:textId="77777777" w:rsidR="006C029A" w:rsidRPr="00520F3E" w:rsidRDefault="00DC691E" w:rsidP="00351BDF">
            <w:pPr>
              <w:rPr>
                <w:rFonts w:eastAsiaTheme="minorHAnsi" w:cs="Arial"/>
                <w:vanish/>
                <w:color w:val="000000" w:themeColor="text1"/>
                <w:sz w:val="16"/>
                <w:szCs w:val="16"/>
              </w:rPr>
            </w:pPr>
          </w:p>
        </w:tc>
      </w:tr>
      <w:tr w:rsidR="006C029A" w:rsidRPr="00520F3E" w14:paraId="18233C7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A51E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8EE4B9"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E93BB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1A593C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77DE7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D489A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B1003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F621B3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B9FF2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40963D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33DB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851AC0"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5FFD3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81C2B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17552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2B5FD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33BCFC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475484"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682350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C38345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89FFD82" w14:textId="77777777" w:rsidR="00DC0771" w:rsidRPr="00106C9E" w:rsidRDefault="00DC691E" w:rsidP="00A03556"/>
    <w:p w14:paraId="3CCD3EBE" w14:textId="77777777" w:rsidR="00D353BB" w:rsidRPr="0040222F" w:rsidRDefault="002B5930" w:rsidP="0040222F">
      <w:pPr>
        <w:pStyle w:val="Heading5"/>
      </w:pPr>
      <w:bookmarkStart w:id="196" w:name="_Toc46730469"/>
      <w:r w:rsidRPr="0040222F">
        <w:t>REQ-394329/A-###R_FNC_Veh_HMI_SW_Details_009### Software Update is Downloading</w:t>
      </w:r>
      <w:bookmarkEnd w:id="196"/>
    </w:p>
    <w:p w14:paraId="24192DEF" w14:textId="77777777" w:rsidR="00EA4672" w:rsidRDefault="002B5930" w:rsidP="005A467C">
      <w:r w:rsidRPr="005A467C">
        <w:t>If user was notified that software update is available and user provided Wi-Fi connection and/or Consent and download started, then</w:t>
      </w:r>
      <w:r>
        <w:t xml:space="preserve"> HMI shall display transient message download started… and </w:t>
      </w:r>
      <w:r w:rsidRPr="005A467C">
        <w:t xml:space="preserve">update details shall display that update is downloading with </w:t>
      </w:r>
      <w:r>
        <w:t xml:space="preserve">release notes. </w:t>
      </w:r>
      <w:r w:rsidRPr="005A467C">
        <w:t xml:space="preserve">  </w:t>
      </w:r>
    </w:p>
    <w:p w14:paraId="345E35D4" w14:textId="77777777" w:rsidR="00EA4672" w:rsidRDefault="002B5930" w:rsidP="0073280E">
      <w:r w:rsidRPr="00DD0BE0">
        <w:t>When software is downloading over Wi-Fi, update details shall display download progress and notify for customer that download will continue after ignition off</w:t>
      </w:r>
      <w:r>
        <w:t xml:space="preserve"> and depending on the connection it may require multiple ignition cycles to complete the download. </w:t>
      </w:r>
    </w:p>
    <w:p w14:paraId="6D1940E6" w14:textId="7503F86C" w:rsidR="0073280E" w:rsidRDefault="002B5930" w:rsidP="0073280E">
      <w:r>
        <w:t xml:space="preserve">During download HMI shall display the download progress (%). </w:t>
      </w:r>
      <w:r w:rsidRPr="00DD0BE0">
        <w:t xml:space="preserve">Once download is complete update details shall transition </w:t>
      </w:r>
      <w:r>
        <w:t>the</w:t>
      </w:r>
      <w:r w:rsidRPr="00DD0BE0">
        <w:t xml:space="preserve"> state.</w:t>
      </w:r>
    </w:p>
    <w:p w14:paraId="1FF4CE44" w14:textId="77777777" w:rsidR="00EA4672" w:rsidRDefault="002B5930" w:rsidP="0073657E">
      <w:pPr>
        <w:jc w:val="center"/>
        <w:rPr>
          <w:b/>
        </w:rPr>
      </w:pPr>
      <w:r>
        <w:object w:dxaOrig="11865" w:dyaOrig="7403" w14:anchorId="24BAB0D7">
          <v:shape id="5f1afd900000389d6049cb98" o:spid="_x0000_i1050" type="#_x0000_t75" style="width:555pt;height:345.75pt" o:ole="">
            <v:imagedata r:id="rId76" o:title=""/>
          </v:shape>
          <o:OLEObject Type="Embed" ProgID="Visio.Drawing.15" ShapeID="5f1afd900000389d6049cb98" DrawAspect="Content" ObjectID="_1682150987" r:id="rId77"/>
        </w:object>
      </w:r>
      <w:r w:rsidRPr="0073657E">
        <w:rPr>
          <w:b/>
        </w:rPr>
        <w:t>Flow 28: Software Downloading</w:t>
      </w:r>
    </w:p>
    <w:p w14:paraId="6FFA8537" w14:textId="0A5953E9"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1D976C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D595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CE8538" w14:textId="77777777" w:rsidR="006C029A" w:rsidRPr="00520F3E" w:rsidRDefault="00DC691E" w:rsidP="009E691C">
            <w:pPr>
              <w:rPr>
                <w:rFonts w:eastAsiaTheme="minorHAnsi" w:cs="Arial"/>
                <w:vanish/>
                <w:color w:val="000000" w:themeColor="text1"/>
                <w:sz w:val="16"/>
                <w:szCs w:val="16"/>
              </w:rPr>
            </w:pPr>
          </w:p>
        </w:tc>
      </w:tr>
      <w:tr w:rsidR="006C029A" w:rsidRPr="00520F3E" w14:paraId="0BD89D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ADB9E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C1D36C" w14:textId="77777777" w:rsidR="006C029A" w:rsidRPr="00520F3E" w:rsidRDefault="00DC691E" w:rsidP="009E691C">
            <w:pPr>
              <w:rPr>
                <w:rFonts w:eastAsiaTheme="minorHAnsi" w:cs="Arial"/>
                <w:vanish/>
                <w:color w:val="000000" w:themeColor="text1"/>
                <w:sz w:val="16"/>
                <w:szCs w:val="16"/>
              </w:rPr>
            </w:pPr>
          </w:p>
        </w:tc>
      </w:tr>
      <w:tr w:rsidR="006C029A" w:rsidRPr="00520F3E" w14:paraId="2966817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1BDA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A4D405" w14:textId="77777777" w:rsidR="006C029A" w:rsidRPr="00520F3E" w:rsidRDefault="00DC691E" w:rsidP="009E691C">
            <w:pPr>
              <w:rPr>
                <w:rFonts w:eastAsiaTheme="minorHAnsi" w:cs="Arial"/>
                <w:vanish/>
                <w:color w:val="000000" w:themeColor="text1"/>
                <w:sz w:val="16"/>
                <w:szCs w:val="16"/>
              </w:rPr>
            </w:pPr>
          </w:p>
        </w:tc>
      </w:tr>
      <w:tr w:rsidR="006C029A" w:rsidRPr="00520F3E" w14:paraId="49BBC3A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82385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B7D6E5" w14:textId="77777777" w:rsidR="006C029A" w:rsidRPr="00520F3E" w:rsidRDefault="00DC691E" w:rsidP="00351BDF">
            <w:pPr>
              <w:rPr>
                <w:rFonts w:eastAsiaTheme="minorHAnsi" w:cs="Arial"/>
                <w:vanish/>
                <w:color w:val="000000" w:themeColor="text1"/>
                <w:sz w:val="16"/>
                <w:szCs w:val="16"/>
              </w:rPr>
            </w:pPr>
          </w:p>
        </w:tc>
      </w:tr>
      <w:tr w:rsidR="006C029A" w:rsidRPr="00520F3E" w14:paraId="6B90271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D4A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2104B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8BEB39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6FBF91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B2A997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38BC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B5B29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890E51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9B1202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B9169E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4E06E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6CA1BD"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5C2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78FA9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31823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5E37D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6EF06E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499B11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72BB33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286581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AE9D3DE" w14:textId="77777777" w:rsidR="00DC0771" w:rsidRPr="00106C9E" w:rsidRDefault="00DC691E" w:rsidP="00A03556"/>
    <w:p w14:paraId="3771CBB5" w14:textId="77777777" w:rsidR="00D353BB" w:rsidRPr="0040222F" w:rsidRDefault="002B5930" w:rsidP="0040222F">
      <w:pPr>
        <w:pStyle w:val="Heading5"/>
      </w:pPr>
      <w:bookmarkStart w:id="197" w:name="_Toc46730470"/>
      <w:r w:rsidRPr="0040222F">
        <w:t>REQ-394963/A-###R_FNC_Veh_HMI_SW_Details_027### Software Download Pause Due to System Condition is not Met</w:t>
      </w:r>
      <w:bookmarkEnd w:id="197"/>
    </w:p>
    <w:p w14:paraId="1D5AECAE" w14:textId="77777777" w:rsidR="00EA4672" w:rsidRDefault="002B5930" w:rsidP="00F65E15">
      <w:r>
        <w:t xml:space="preserve">If software download was in progress and vehicle lost Wi-Fi connection, then HMI shall notify the user that update is pause and required Wi-Fi connection to resume the download, </w:t>
      </w:r>
      <w:r w:rsidRPr="002E4B8B">
        <w:rPr>
          <w:szCs w:val="20"/>
        </w:rPr>
        <w:t xml:space="preserve">HMI shall </w:t>
      </w:r>
      <w:r>
        <w:rPr>
          <w:szCs w:val="20"/>
        </w:rPr>
        <w:t>o</w:t>
      </w:r>
      <w:r w:rsidRPr="002E4B8B">
        <w:rPr>
          <w:szCs w:val="20"/>
        </w:rPr>
        <w:t>nly</w:t>
      </w:r>
      <w:r>
        <w:rPr>
          <w:szCs w:val="20"/>
        </w:rPr>
        <w:t xml:space="preserve"> prompt the </w:t>
      </w:r>
      <w:r w:rsidRPr="002E4B8B">
        <w:rPr>
          <w:szCs w:val="20"/>
        </w:rPr>
        <w:t>user</w:t>
      </w:r>
      <w:r>
        <w:rPr>
          <w:szCs w:val="20"/>
        </w:rPr>
        <w:t>, if user</w:t>
      </w:r>
      <w:r w:rsidRPr="002E4B8B">
        <w:rPr>
          <w:szCs w:val="20"/>
        </w:rPr>
        <w:t xml:space="preserve"> action will result in resuming the download</w:t>
      </w:r>
      <w:r>
        <w:rPr>
          <w:szCs w:val="20"/>
        </w:rPr>
        <w:t xml:space="preserve">. </w:t>
      </w:r>
      <w:r>
        <w:t xml:space="preserve"> </w:t>
      </w:r>
    </w:p>
    <w:p w14:paraId="0174BFE0" w14:textId="6064FD6B" w:rsidR="002E4B8B" w:rsidRPr="002E4B8B" w:rsidRDefault="002B5930" w:rsidP="002E4B8B">
      <w:pPr>
        <w:rPr>
          <w:szCs w:val="20"/>
        </w:rPr>
      </w:pPr>
      <w:r w:rsidRPr="002E4B8B">
        <w:rPr>
          <w:szCs w:val="20"/>
        </w:rPr>
        <w:t xml:space="preserve">If user was notified about the update and update pause </w:t>
      </w:r>
      <w:proofErr w:type="spellStart"/>
      <w:r w:rsidRPr="002E4B8B">
        <w:rPr>
          <w:szCs w:val="20"/>
        </w:rPr>
        <w:t>LS_OTAM_SW_Download_State</w:t>
      </w:r>
      <w:proofErr w:type="spellEnd"/>
      <w:r w:rsidRPr="002E4B8B">
        <w:rPr>
          <w:szCs w:val="20"/>
        </w:rPr>
        <w:t xml:space="preserve"> = pause and pause reason is other than connectivity, then HMI shall display the update is taking longer than expected. </w:t>
      </w:r>
    </w:p>
    <w:p w14:paraId="7E53DCA9" w14:textId="77777777" w:rsidR="00EA4672" w:rsidRDefault="002B5930" w:rsidP="002E4B8B">
      <w:pPr>
        <w:rPr>
          <w:rFonts w:eastAsiaTheme="minorHAnsi" w:cs="Arial"/>
          <w:szCs w:val="20"/>
        </w:rPr>
      </w:pPr>
      <w:proofErr w:type="spellStart"/>
      <w:r w:rsidRPr="002E4B8B">
        <w:rPr>
          <w:szCs w:val="20"/>
        </w:rPr>
        <w:lastRenderedPageBreak/>
        <w:t>LS_OTAM_SW_Download_Pause_Reason</w:t>
      </w:r>
      <w:proofErr w:type="spellEnd"/>
    </w:p>
    <w:p w14:paraId="241039E3" w14:textId="44369DE3" w:rsidR="002E4B8B" w:rsidRPr="002E4B8B" w:rsidRDefault="002B5930" w:rsidP="002E4B8B">
      <w:pPr>
        <w:ind w:left="720"/>
        <w:rPr>
          <w:rFonts w:ascii="Calibri" w:eastAsiaTheme="minorHAnsi" w:hAnsi="Calibri"/>
          <w:szCs w:val="20"/>
        </w:rPr>
      </w:pPr>
      <w:proofErr w:type="gramStart"/>
      <w:r w:rsidRPr="002E4B8B">
        <w:rPr>
          <w:szCs w:val="20"/>
        </w:rPr>
        <w:t>Values{</w:t>
      </w:r>
      <w:proofErr w:type="gramEnd"/>
      <w:r w:rsidRPr="002E4B8B">
        <w:rPr>
          <w:szCs w:val="20"/>
        </w:rPr>
        <w:br/>
        <w:t>01 – USB Update,</w:t>
      </w:r>
      <w:r w:rsidRPr="002E4B8B">
        <w:rPr>
          <w:szCs w:val="20"/>
        </w:rPr>
        <w:br/>
        <w:t>02 – Master Reset,</w:t>
      </w:r>
      <w:r w:rsidRPr="002E4B8B">
        <w:rPr>
          <w:szCs w:val="20"/>
        </w:rPr>
        <w:br/>
        <w:t xml:space="preserve">03 - </w:t>
      </w:r>
      <w:proofErr w:type="spellStart"/>
      <w:r w:rsidRPr="002E4B8B">
        <w:rPr>
          <w:szCs w:val="20"/>
        </w:rPr>
        <w:t>eCall</w:t>
      </w:r>
      <w:proofErr w:type="spellEnd"/>
      <w:r w:rsidRPr="002E4B8B">
        <w:rPr>
          <w:szCs w:val="20"/>
        </w:rPr>
        <w:t>,</w:t>
      </w:r>
      <w:r w:rsidRPr="002E4B8B">
        <w:rPr>
          <w:szCs w:val="20"/>
        </w:rPr>
        <w:br/>
        <w:t xml:space="preserve">04 – </w:t>
      </w:r>
      <w:proofErr w:type="spellStart"/>
      <w:r w:rsidRPr="002E4B8B">
        <w:rPr>
          <w:szCs w:val="20"/>
        </w:rPr>
        <w:t>Loadshed</w:t>
      </w:r>
      <w:proofErr w:type="spellEnd"/>
      <w:r w:rsidRPr="002E4B8B">
        <w:rPr>
          <w:szCs w:val="20"/>
        </w:rPr>
        <w:t>,</w:t>
      </w:r>
      <w:r w:rsidRPr="002E4B8B">
        <w:rPr>
          <w:szCs w:val="20"/>
        </w:rPr>
        <w:br/>
        <w:t xml:space="preserve">05 – no connectivity </w:t>
      </w:r>
    </w:p>
    <w:p w14:paraId="1D89903C" w14:textId="77777777" w:rsidR="002E4B8B" w:rsidRPr="002E4B8B" w:rsidRDefault="002B5930" w:rsidP="002E4B8B">
      <w:pPr>
        <w:ind w:left="720"/>
        <w:rPr>
          <w:szCs w:val="20"/>
        </w:rPr>
      </w:pPr>
      <w:r w:rsidRPr="002E4B8B">
        <w:rPr>
          <w:szCs w:val="20"/>
        </w:rPr>
        <w:t>06 – unknown,</w:t>
      </w:r>
    </w:p>
    <w:p w14:paraId="659D02A4" w14:textId="77777777" w:rsidR="00EA4672" w:rsidRDefault="002B5930" w:rsidP="002E4B8B">
      <w:pPr>
        <w:ind w:left="720"/>
        <w:rPr>
          <w:szCs w:val="20"/>
        </w:rPr>
      </w:pPr>
      <w:r w:rsidRPr="002E4B8B">
        <w:rPr>
          <w:szCs w:val="20"/>
        </w:rPr>
        <w:t>07 – none</w:t>
      </w:r>
      <w:r w:rsidRPr="002E4B8B">
        <w:rPr>
          <w:szCs w:val="20"/>
        </w:rPr>
        <w:br/>
        <w:t>}</w:t>
      </w:r>
    </w:p>
    <w:p w14:paraId="030E2CB1" w14:textId="77777777" w:rsidR="00EA4672" w:rsidRDefault="002B5930" w:rsidP="003F5194">
      <w:pPr>
        <w:jc w:val="center"/>
      </w:pPr>
      <w:r>
        <w:object w:dxaOrig="11438" w:dyaOrig="8326" w14:anchorId="291EDC55">
          <v:shape id="5f1afd900000389d021b5285" o:spid="_x0000_i1051" type="#_x0000_t75" style="width:555pt;height:406.5pt" o:ole="">
            <v:imagedata r:id="rId78" o:title=""/>
          </v:shape>
          <o:OLEObject Type="Embed" ProgID="Visio.Drawing.15" ShapeID="5f1afd900000389d021b5285" DrawAspect="Content" ObjectID="_1682150988" r:id="rId79"/>
        </w:object>
      </w:r>
      <w:r w:rsidRPr="003F5194">
        <w:rPr>
          <w:b/>
        </w:rPr>
        <w:t>Flow 20: Update required Wi-Fi and Update is Pause</w:t>
      </w:r>
    </w:p>
    <w:p w14:paraId="5DB00B2C" w14:textId="1A2470F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80041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9810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C70465" w14:textId="77777777" w:rsidR="006C029A" w:rsidRPr="00520F3E" w:rsidRDefault="00DC691E" w:rsidP="009E691C">
            <w:pPr>
              <w:rPr>
                <w:rFonts w:eastAsiaTheme="minorHAnsi" w:cs="Arial"/>
                <w:vanish/>
                <w:color w:val="000000" w:themeColor="text1"/>
                <w:sz w:val="16"/>
                <w:szCs w:val="16"/>
              </w:rPr>
            </w:pPr>
          </w:p>
        </w:tc>
      </w:tr>
      <w:tr w:rsidR="006C029A" w:rsidRPr="00520F3E" w14:paraId="22C6D02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DF3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A407AA" w14:textId="77777777" w:rsidR="006C029A" w:rsidRPr="00520F3E" w:rsidRDefault="00DC691E" w:rsidP="009E691C">
            <w:pPr>
              <w:rPr>
                <w:rFonts w:eastAsiaTheme="minorHAnsi" w:cs="Arial"/>
                <w:vanish/>
                <w:color w:val="000000" w:themeColor="text1"/>
                <w:sz w:val="16"/>
                <w:szCs w:val="16"/>
              </w:rPr>
            </w:pPr>
          </w:p>
        </w:tc>
      </w:tr>
      <w:tr w:rsidR="006C029A" w:rsidRPr="00520F3E" w14:paraId="0989A57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2B9E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61731A" w14:textId="77777777" w:rsidR="006C029A" w:rsidRPr="00520F3E" w:rsidRDefault="00DC691E" w:rsidP="009E691C">
            <w:pPr>
              <w:rPr>
                <w:rFonts w:eastAsiaTheme="minorHAnsi" w:cs="Arial"/>
                <w:vanish/>
                <w:color w:val="000000" w:themeColor="text1"/>
                <w:sz w:val="16"/>
                <w:szCs w:val="16"/>
              </w:rPr>
            </w:pPr>
          </w:p>
        </w:tc>
      </w:tr>
      <w:tr w:rsidR="006C029A" w:rsidRPr="00520F3E" w14:paraId="6CF3376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9D3A6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D5F3B5" w14:textId="77777777" w:rsidR="006C029A" w:rsidRPr="00520F3E" w:rsidRDefault="00DC691E" w:rsidP="00351BDF">
            <w:pPr>
              <w:rPr>
                <w:rFonts w:eastAsiaTheme="minorHAnsi" w:cs="Arial"/>
                <w:vanish/>
                <w:color w:val="000000" w:themeColor="text1"/>
                <w:sz w:val="16"/>
                <w:szCs w:val="16"/>
              </w:rPr>
            </w:pPr>
          </w:p>
        </w:tc>
      </w:tr>
      <w:tr w:rsidR="006C029A" w:rsidRPr="00520F3E" w14:paraId="528FD7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0544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CED7E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3E83A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4D6E5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0B094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1E54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D5E86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418AF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7CED8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8AD1A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4C50E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C9A875"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505C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071AE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7A08FA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5B3AAD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79E522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3CFFD5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D35CF09"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454787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FC2BC25" w14:textId="77777777" w:rsidR="00DC0771" w:rsidRPr="00106C9E" w:rsidRDefault="00DC691E" w:rsidP="00A03556"/>
    <w:p w14:paraId="2CB8BBB2" w14:textId="77777777" w:rsidR="00D353BB" w:rsidRPr="0040222F" w:rsidRDefault="002B5930" w:rsidP="0040222F">
      <w:pPr>
        <w:pStyle w:val="Heading5"/>
      </w:pPr>
      <w:bookmarkStart w:id="198" w:name="_Toc46730471"/>
      <w:r w:rsidRPr="0040222F">
        <w:t>REQ-348831/D-###R_FNC_Veh_HMI_SW_Details_010### Software Update is Pending but Waiting for Schedule Time Shall Show on Update Details Display</w:t>
      </w:r>
      <w:bookmarkEnd w:id="198"/>
    </w:p>
    <w:p w14:paraId="767F5905" w14:textId="77777777" w:rsidR="00EA4672" w:rsidRDefault="002B5930" w:rsidP="00F73931">
      <w:r w:rsidRPr="007A20CB">
        <w:t xml:space="preserve">When software update is pending </w:t>
      </w:r>
      <w:r>
        <w:t>and requires a schedule, then</w:t>
      </w:r>
      <w:r w:rsidRPr="007A20CB">
        <w:t xml:space="preserve"> HMI shall </w:t>
      </w:r>
      <w:r>
        <w:t>display the set schedule date and time and show a button to reschedule, which shall allow the user to access schedule input screen.</w:t>
      </w:r>
    </w:p>
    <w:p w14:paraId="49107E31" w14:textId="2EE085F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8932D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C5F2C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FF48A7" w14:textId="77777777" w:rsidR="006C029A" w:rsidRPr="00520F3E" w:rsidRDefault="00DC691E" w:rsidP="009E691C">
            <w:pPr>
              <w:rPr>
                <w:rFonts w:eastAsiaTheme="minorHAnsi" w:cs="Arial"/>
                <w:vanish/>
                <w:color w:val="000000" w:themeColor="text1"/>
                <w:sz w:val="16"/>
                <w:szCs w:val="16"/>
              </w:rPr>
            </w:pPr>
          </w:p>
        </w:tc>
      </w:tr>
      <w:tr w:rsidR="006C029A" w:rsidRPr="00520F3E" w14:paraId="41FFAB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4ED49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3FC89A" w14:textId="77777777" w:rsidR="006C029A" w:rsidRPr="00520F3E" w:rsidRDefault="00DC691E" w:rsidP="009E691C">
            <w:pPr>
              <w:rPr>
                <w:rFonts w:eastAsiaTheme="minorHAnsi" w:cs="Arial"/>
                <w:vanish/>
                <w:color w:val="000000" w:themeColor="text1"/>
                <w:sz w:val="16"/>
                <w:szCs w:val="16"/>
              </w:rPr>
            </w:pPr>
          </w:p>
        </w:tc>
      </w:tr>
      <w:tr w:rsidR="006C029A" w:rsidRPr="00520F3E" w14:paraId="44CA94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526D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2DE582" w14:textId="77777777" w:rsidR="006C029A" w:rsidRPr="00520F3E" w:rsidRDefault="00DC691E" w:rsidP="009E691C">
            <w:pPr>
              <w:rPr>
                <w:rFonts w:eastAsiaTheme="minorHAnsi" w:cs="Arial"/>
                <w:vanish/>
                <w:color w:val="000000" w:themeColor="text1"/>
                <w:sz w:val="16"/>
                <w:szCs w:val="16"/>
              </w:rPr>
            </w:pPr>
          </w:p>
        </w:tc>
      </w:tr>
      <w:tr w:rsidR="006C029A" w:rsidRPr="00520F3E" w14:paraId="185467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CB3C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AA4CE2" w14:textId="77777777" w:rsidR="006C029A" w:rsidRPr="00520F3E" w:rsidRDefault="00DC691E" w:rsidP="00351BDF">
            <w:pPr>
              <w:rPr>
                <w:rFonts w:eastAsiaTheme="minorHAnsi" w:cs="Arial"/>
                <w:vanish/>
                <w:color w:val="000000" w:themeColor="text1"/>
                <w:sz w:val="16"/>
                <w:szCs w:val="16"/>
              </w:rPr>
            </w:pPr>
          </w:p>
        </w:tc>
      </w:tr>
      <w:tr w:rsidR="006C029A" w:rsidRPr="00520F3E" w14:paraId="70EF638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9143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292B5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708CA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D00F7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6BFEC4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C9736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5D15F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71FFBD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10C7A6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6AC086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912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AC56FE"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24A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3E36F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CFE69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1CD290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216961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0CA170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3E149D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4D9C99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787F493" w14:textId="77777777" w:rsidR="00DC0771" w:rsidRPr="00106C9E" w:rsidRDefault="00DC691E" w:rsidP="00A03556"/>
    <w:p w14:paraId="25BE828C" w14:textId="77777777" w:rsidR="00D353BB" w:rsidRPr="0040222F" w:rsidRDefault="002B5930" w:rsidP="0040222F">
      <w:pPr>
        <w:pStyle w:val="Heading5"/>
      </w:pPr>
      <w:bookmarkStart w:id="199" w:name="_Toc46730472"/>
      <w:r w:rsidRPr="0040222F">
        <w:t>REQ-394330/A-###R_FNC_Veh_HMI_SW_Details_011### Software Update is Preparing to Install</w:t>
      </w:r>
      <w:bookmarkEnd w:id="199"/>
    </w:p>
    <w:p w14:paraId="6FE20B1D" w14:textId="77777777" w:rsidR="00EA4672" w:rsidRDefault="002B5930" w:rsidP="00CE4DBF">
      <w:pPr>
        <w:rPr>
          <w:rFonts w:cs="Arial"/>
        </w:rPr>
      </w:pPr>
      <w:r>
        <w:t xml:space="preserve">User was notifying that update is available and software download is complete and installation in progress </w:t>
      </w:r>
      <w:proofErr w:type="spellStart"/>
      <w:r w:rsidRPr="00D8319D">
        <w:rPr>
          <w:rFonts w:cs="Arial"/>
          <w:color w:val="0000CC"/>
        </w:rPr>
        <w:t>LS_OTAM_SW_Download_State</w:t>
      </w:r>
      <w:proofErr w:type="spellEnd"/>
      <w:r w:rsidRPr="00D8319D">
        <w:rPr>
          <w:color w:val="0000CC"/>
        </w:rPr>
        <w:t xml:space="preserve"> </w:t>
      </w:r>
      <w:r w:rsidRPr="00D8319D">
        <w:rPr>
          <w:rFonts w:cs="Arial"/>
          <w:color w:val="0000CC"/>
        </w:rPr>
        <w:t xml:space="preserve">= SUCCESSFUL &amp;&amp; </w:t>
      </w:r>
      <w:proofErr w:type="spellStart"/>
      <w:r w:rsidRPr="00D8319D">
        <w:rPr>
          <w:rFonts w:cs="Arial"/>
          <w:color w:val="0000CC"/>
        </w:rPr>
        <w:t>LS_OTAM_SW_Installation_State</w:t>
      </w:r>
      <w:proofErr w:type="spellEnd"/>
      <w:r w:rsidRPr="00D8319D">
        <w:rPr>
          <w:rFonts w:cs="Arial"/>
          <w:color w:val="0000CC"/>
        </w:rPr>
        <w:t xml:space="preserve"> = IN_PROGRESS</w:t>
      </w:r>
      <w:r>
        <w:rPr>
          <w:rFonts w:cs="Arial"/>
        </w:rPr>
        <w:t xml:space="preserve">, then update details shall display that update is preparing to install. (flow reference </w:t>
      </w:r>
      <w:r>
        <w:t>REQ-394329)</w:t>
      </w:r>
    </w:p>
    <w:p w14:paraId="2E5CFE83" w14:textId="0E87194B"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9FB65B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9CBF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596EC5" w14:textId="77777777" w:rsidR="006C029A" w:rsidRPr="00520F3E" w:rsidRDefault="00DC691E" w:rsidP="009E691C">
            <w:pPr>
              <w:rPr>
                <w:rFonts w:eastAsiaTheme="minorHAnsi" w:cs="Arial"/>
                <w:vanish/>
                <w:color w:val="000000" w:themeColor="text1"/>
                <w:sz w:val="16"/>
                <w:szCs w:val="16"/>
              </w:rPr>
            </w:pPr>
          </w:p>
        </w:tc>
      </w:tr>
      <w:tr w:rsidR="006C029A" w:rsidRPr="00520F3E" w14:paraId="268372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7AEC4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C68FB2" w14:textId="77777777" w:rsidR="006C029A" w:rsidRPr="00520F3E" w:rsidRDefault="00DC691E" w:rsidP="009E691C">
            <w:pPr>
              <w:rPr>
                <w:rFonts w:eastAsiaTheme="minorHAnsi" w:cs="Arial"/>
                <w:vanish/>
                <w:color w:val="000000" w:themeColor="text1"/>
                <w:sz w:val="16"/>
                <w:szCs w:val="16"/>
              </w:rPr>
            </w:pPr>
          </w:p>
        </w:tc>
      </w:tr>
      <w:tr w:rsidR="006C029A" w:rsidRPr="00520F3E" w14:paraId="5976811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D947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875FE3" w14:textId="77777777" w:rsidR="006C029A" w:rsidRPr="00520F3E" w:rsidRDefault="00DC691E" w:rsidP="009E691C">
            <w:pPr>
              <w:rPr>
                <w:rFonts w:eastAsiaTheme="minorHAnsi" w:cs="Arial"/>
                <w:vanish/>
                <w:color w:val="000000" w:themeColor="text1"/>
                <w:sz w:val="16"/>
                <w:szCs w:val="16"/>
              </w:rPr>
            </w:pPr>
          </w:p>
        </w:tc>
      </w:tr>
      <w:tr w:rsidR="006C029A" w:rsidRPr="00520F3E" w14:paraId="517751F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288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71CAA1" w14:textId="77777777" w:rsidR="006C029A" w:rsidRPr="00520F3E" w:rsidRDefault="00DC691E" w:rsidP="00351BDF">
            <w:pPr>
              <w:rPr>
                <w:rFonts w:eastAsiaTheme="minorHAnsi" w:cs="Arial"/>
                <w:vanish/>
                <w:color w:val="000000" w:themeColor="text1"/>
                <w:sz w:val="16"/>
                <w:szCs w:val="16"/>
              </w:rPr>
            </w:pPr>
          </w:p>
        </w:tc>
      </w:tr>
      <w:tr w:rsidR="006C029A" w:rsidRPr="00520F3E" w14:paraId="7EA219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9126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6CF9E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FBC6D4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B8625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BF10D5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B1431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67921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5D245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474A0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CFA23A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99EF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81A3ED"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7A71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5B2A4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723EB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ADCA02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1D81F1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335E1BC"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21A1B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645E11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B2EA8D9" w14:textId="77777777" w:rsidR="00DC0771" w:rsidRPr="00106C9E" w:rsidRDefault="00DC691E" w:rsidP="00A03556"/>
    <w:p w14:paraId="78107CB2" w14:textId="77777777" w:rsidR="00D353BB" w:rsidRPr="0040222F" w:rsidRDefault="002B5930" w:rsidP="0040222F">
      <w:pPr>
        <w:pStyle w:val="Heading5"/>
      </w:pPr>
      <w:bookmarkStart w:id="200" w:name="_Toc46730473"/>
      <w:r w:rsidRPr="0040222F">
        <w:t xml:space="preserve">REQ-394242/A-###R_FNC_Veh_HMI_SW_Details_012### Update Expired Because Consent Was </w:t>
      </w:r>
      <w:proofErr w:type="gramStart"/>
      <w:r w:rsidRPr="0040222F">
        <w:t>not</w:t>
      </w:r>
      <w:proofErr w:type="gramEnd"/>
      <w:r w:rsidRPr="0040222F">
        <w:t xml:space="preserve"> Provided</w:t>
      </w:r>
      <w:bookmarkEnd w:id="200"/>
    </w:p>
    <w:p w14:paraId="0EE0E811" w14:textId="77777777" w:rsidR="00EA4672" w:rsidRDefault="002B5930" w:rsidP="00024D5B">
      <w:r>
        <w:t xml:space="preserve">If software update was pending for consent (additional/PII/One-time), then update details shall display that update was cancel because update consent wasn’t provided, if ASU is disable then guide the customer how to enable ASU.  </w:t>
      </w:r>
    </w:p>
    <w:p w14:paraId="66670255" w14:textId="3B03765F" w:rsidR="008244E5" w:rsidRDefault="002B5930" w:rsidP="008244E5">
      <w:r>
        <w:t>If user enables ASU, then update details shall transition to y</w:t>
      </w:r>
      <w:r w:rsidRPr="00AD35D6">
        <w:t>our vehicle is waiting for its next update</w:t>
      </w:r>
      <w:r>
        <w:t xml:space="preserve">. </w:t>
      </w:r>
    </w:p>
    <w:p w14:paraId="72596867" w14:textId="77777777" w:rsidR="00EA4672" w:rsidRDefault="002B5930" w:rsidP="008244E5">
      <w:r>
        <w:t xml:space="preserve">If new update becomes available, then update details shall transition to new state. </w:t>
      </w:r>
    </w:p>
    <w:p w14:paraId="1C7347F9" w14:textId="4DD1529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823957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9CCC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53FD27" w14:textId="77777777" w:rsidR="006C029A" w:rsidRPr="00520F3E" w:rsidRDefault="00DC691E" w:rsidP="009E691C">
            <w:pPr>
              <w:rPr>
                <w:rFonts w:eastAsiaTheme="minorHAnsi" w:cs="Arial"/>
                <w:vanish/>
                <w:color w:val="000000" w:themeColor="text1"/>
                <w:sz w:val="16"/>
                <w:szCs w:val="16"/>
              </w:rPr>
            </w:pPr>
          </w:p>
        </w:tc>
      </w:tr>
      <w:tr w:rsidR="006C029A" w:rsidRPr="00520F3E" w14:paraId="468FA3A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29B6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5D1F8A" w14:textId="77777777" w:rsidR="006C029A" w:rsidRPr="00520F3E" w:rsidRDefault="00DC691E" w:rsidP="009E691C">
            <w:pPr>
              <w:rPr>
                <w:rFonts w:eastAsiaTheme="minorHAnsi" w:cs="Arial"/>
                <w:vanish/>
                <w:color w:val="000000" w:themeColor="text1"/>
                <w:sz w:val="16"/>
                <w:szCs w:val="16"/>
              </w:rPr>
            </w:pPr>
          </w:p>
        </w:tc>
      </w:tr>
      <w:tr w:rsidR="006C029A" w:rsidRPr="00520F3E" w14:paraId="414940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85680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F496C8" w14:textId="77777777" w:rsidR="006C029A" w:rsidRPr="00520F3E" w:rsidRDefault="00DC691E" w:rsidP="009E691C">
            <w:pPr>
              <w:rPr>
                <w:rFonts w:eastAsiaTheme="minorHAnsi" w:cs="Arial"/>
                <w:vanish/>
                <w:color w:val="000000" w:themeColor="text1"/>
                <w:sz w:val="16"/>
                <w:szCs w:val="16"/>
              </w:rPr>
            </w:pPr>
          </w:p>
        </w:tc>
      </w:tr>
      <w:tr w:rsidR="006C029A" w:rsidRPr="00520F3E" w14:paraId="5A97197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9864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1083A4" w14:textId="77777777" w:rsidR="006C029A" w:rsidRPr="00520F3E" w:rsidRDefault="00DC691E" w:rsidP="00351BDF">
            <w:pPr>
              <w:rPr>
                <w:rFonts w:eastAsiaTheme="minorHAnsi" w:cs="Arial"/>
                <w:vanish/>
                <w:color w:val="000000" w:themeColor="text1"/>
                <w:sz w:val="16"/>
                <w:szCs w:val="16"/>
              </w:rPr>
            </w:pPr>
          </w:p>
        </w:tc>
      </w:tr>
      <w:tr w:rsidR="006C029A" w:rsidRPr="00520F3E" w14:paraId="22EFE4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B90A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C93F29"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88F2D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D81D7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7C9B8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1FF2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70D5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B696B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AC0F6D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B9529D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0059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D249DD"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689A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F613F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679C4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E4261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234410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47260B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2F5225A"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133905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9B07074" w14:textId="77777777" w:rsidR="00DC0771" w:rsidRPr="00106C9E" w:rsidRDefault="00DC691E" w:rsidP="00A03556"/>
    <w:p w14:paraId="10D6FF17" w14:textId="77777777" w:rsidR="00D353BB" w:rsidRPr="0040222F" w:rsidRDefault="002B5930" w:rsidP="0040222F">
      <w:pPr>
        <w:pStyle w:val="Heading5"/>
      </w:pPr>
      <w:bookmarkStart w:id="201" w:name="_Toc46730474"/>
      <w:r w:rsidRPr="0040222F">
        <w:t>REQ-394234/A-###R_FNC_Veh_HMI_SW_Details_013### Software Update is Available but Requires Consent</w:t>
      </w:r>
      <w:bookmarkEnd w:id="201"/>
    </w:p>
    <w:p w14:paraId="64B967AB" w14:textId="77777777" w:rsidR="00EA4672" w:rsidRDefault="002B5930" w:rsidP="00833A4D">
      <w:r w:rsidRPr="00426C35">
        <w:t xml:space="preserve">If software update is available </w:t>
      </w:r>
      <w:r>
        <w:t xml:space="preserve">and requires user consent, then HMI shall notify the user:  </w:t>
      </w:r>
    </w:p>
    <w:p w14:paraId="1FA0D336" w14:textId="318209A9" w:rsidR="00833A4D" w:rsidRDefault="002B5930" w:rsidP="002B5930">
      <w:pPr>
        <w:numPr>
          <w:ilvl w:val="0"/>
          <w:numId w:val="43"/>
        </w:numPr>
      </w:pPr>
      <w:r>
        <w:t>Additional or PII consent is required and ASU is enable/disable</w:t>
      </w:r>
      <w:r w:rsidRPr="00426C35">
        <w:t xml:space="preserve">, then </w:t>
      </w:r>
      <w:r>
        <w:t>update details s</w:t>
      </w:r>
      <w:r w:rsidRPr="00426C35">
        <w:t xml:space="preserve">hall display </w:t>
      </w:r>
      <w:r>
        <w:t xml:space="preserve">that update is available with </w:t>
      </w:r>
      <w:r w:rsidRPr="00426C35">
        <w:t>new update details text and update button</w:t>
      </w:r>
      <w:r>
        <w:t>, allow the user to accept the update by clicking the update button.</w:t>
      </w:r>
    </w:p>
    <w:p w14:paraId="7EC13765" w14:textId="77777777" w:rsidR="00EA4672" w:rsidRDefault="002B5930" w:rsidP="002B5930">
      <w:pPr>
        <w:numPr>
          <w:ilvl w:val="0"/>
          <w:numId w:val="43"/>
        </w:numPr>
      </w:pPr>
      <w:r>
        <w:t>If base consent is required and ASU is disabled, then update details s</w:t>
      </w:r>
      <w:r w:rsidRPr="00426C35">
        <w:t xml:space="preserve">hall display </w:t>
      </w:r>
      <w:r>
        <w:t xml:space="preserve">that update is available with </w:t>
      </w:r>
      <w:r w:rsidRPr="00426C35">
        <w:t>new update details text and update button</w:t>
      </w:r>
      <w:r>
        <w:t>, allow the user to accept the update by clicking the update button. HMI shall also transition the update details screen if user enable ASU.</w:t>
      </w:r>
    </w:p>
    <w:p w14:paraId="279E6B38" w14:textId="37CAEBB4" w:rsidR="00024D5B" w:rsidRDefault="002B5930" w:rsidP="00833A4D">
      <w:r>
        <w:t>One the user input is received, then HMI shall show transient message s</w:t>
      </w:r>
      <w:r w:rsidRPr="009F26F9">
        <w:t xml:space="preserve">ystem </w:t>
      </w:r>
      <w:r>
        <w:t>u</w:t>
      </w:r>
      <w:r w:rsidRPr="009F26F9">
        <w:t>pdating...</w:t>
      </w:r>
      <w:r>
        <w:t xml:space="preserve"> and transition the update details state.</w:t>
      </w:r>
    </w:p>
    <w:p w14:paraId="7B0FA9E1" w14:textId="77777777" w:rsidR="00EA4672" w:rsidRDefault="002B5930" w:rsidP="003F5194">
      <w:pPr>
        <w:jc w:val="center"/>
        <w:rPr>
          <w:b/>
        </w:rPr>
      </w:pPr>
      <w:r>
        <w:object w:dxaOrig="13216" w:dyaOrig="15263" w14:anchorId="1FF77383">
          <v:shape id="5f1afd900000389d47092aa9" o:spid="_x0000_i1052" type="#_x0000_t75" style="width:530.25pt;height:694.5pt" o:ole="">
            <v:imagedata r:id="rId80" o:title=""/>
          </v:shape>
          <o:OLEObject Type="Embed" ProgID="Visio.Drawing.15" ShapeID="5f1afd900000389d47092aa9" DrawAspect="Content" ObjectID="_1682150989" r:id="rId81"/>
        </w:object>
      </w:r>
      <w:r>
        <w:rPr>
          <w:b/>
        </w:rPr>
        <w:t>Flow 21: Update Requires User Consent over cellular Connection</w:t>
      </w:r>
    </w:p>
    <w:p w14:paraId="0DFE9435" w14:textId="51D532E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C4132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872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996EEC" w14:textId="77777777" w:rsidR="006C029A" w:rsidRPr="00520F3E" w:rsidRDefault="00DC691E" w:rsidP="009E691C">
            <w:pPr>
              <w:rPr>
                <w:rFonts w:eastAsiaTheme="minorHAnsi" w:cs="Arial"/>
                <w:vanish/>
                <w:color w:val="000000" w:themeColor="text1"/>
                <w:sz w:val="16"/>
                <w:szCs w:val="16"/>
              </w:rPr>
            </w:pPr>
          </w:p>
        </w:tc>
      </w:tr>
      <w:tr w:rsidR="006C029A" w:rsidRPr="00520F3E" w14:paraId="237C45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41A94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07FCDB" w14:textId="77777777" w:rsidR="006C029A" w:rsidRPr="00520F3E" w:rsidRDefault="00DC691E" w:rsidP="009E691C">
            <w:pPr>
              <w:rPr>
                <w:rFonts w:eastAsiaTheme="minorHAnsi" w:cs="Arial"/>
                <w:vanish/>
                <w:color w:val="000000" w:themeColor="text1"/>
                <w:sz w:val="16"/>
                <w:szCs w:val="16"/>
              </w:rPr>
            </w:pPr>
          </w:p>
        </w:tc>
      </w:tr>
      <w:tr w:rsidR="006C029A" w:rsidRPr="00520F3E" w14:paraId="6619F6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79DD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3EDFBB" w14:textId="77777777" w:rsidR="006C029A" w:rsidRPr="00520F3E" w:rsidRDefault="00DC691E" w:rsidP="009E691C">
            <w:pPr>
              <w:rPr>
                <w:rFonts w:eastAsiaTheme="minorHAnsi" w:cs="Arial"/>
                <w:vanish/>
                <w:color w:val="000000" w:themeColor="text1"/>
                <w:sz w:val="16"/>
                <w:szCs w:val="16"/>
              </w:rPr>
            </w:pPr>
          </w:p>
        </w:tc>
      </w:tr>
      <w:tr w:rsidR="006C029A" w:rsidRPr="00520F3E" w14:paraId="06D338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08F6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D433C8" w14:textId="77777777" w:rsidR="006C029A" w:rsidRPr="00520F3E" w:rsidRDefault="00DC691E" w:rsidP="00351BDF">
            <w:pPr>
              <w:rPr>
                <w:rFonts w:eastAsiaTheme="minorHAnsi" w:cs="Arial"/>
                <w:vanish/>
                <w:color w:val="000000" w:themeColor="text1"/>
                <w:sz w:val="16"/>
                <w:szCs w:val="16"/>
              </w:rPr>
            </w:pPr>
          </w:p>
        </w:tc>
      </w:tr>
      <w:tr w:rsidR="006C029A" w:rsidRPr="00520F3E" w14:paraId="442EED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1B287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ED195A"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F278B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70E21A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34EE8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E80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B6497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2E1E5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14FF3F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6E9DFA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47CD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AE62A6"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B50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2966C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359BBB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83FF6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F9C3C5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536876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7F4493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1A9869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7C4DE3C" w14:textId="77777777" w:rsidR="00DC0771" w:rsidRPr="00106C9E" w:rsidRDefault="00DC691E" w:rsidP="00A03556"/>
    <w:p w14:paraId="768E4F7A" w14:textId="77777777" w:rsidR="00D353BB" w:rsidRPr="0040222F" w:rsidRDefault="002B5930" w:rsidP="0040222F">
      <w:pPr>
        <w:pStyle w:val="Heading5"/>
      </w:pPr>
      <w:bookmarkStart w:id="202" w:name="_Toc46730475"/>
      <w:r w:rsidRPr="0040222F">
        <w:t>REQ-394814/A-###R_FNC_Veh_HMI_SW_Details_014### Software Update is Pending and Does not requires schedule</w:t>
      </w:r>
      <w:bookmarkEnd w:id="202"/>
    </w:p>
    <w:p w14:paraId="2A5054D3" w14:textId="77777777" w:rsidR="00EA4672" w:rsidRDefault="002B5930" w:rsidP="00C736CB">
      <w:r>
        <w:t xml:space="preserve">If user was notified that update was available and update is non-schedule update, then update details shall show that update is pending with no button and waiting for an ignition cycle. </w:t>
      </w:r>
    </w:p>
    <w:p w14:paraId="3ADACA9F" w14:textId="2DEE4EC3"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D40CC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C0E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DB9AF2" w14:textId="77777777" w:rsidR="006C029A" w:rsidRPr="00520F3E" w:rsidRDefault="00DC691E" w:rsidP="009E691C">
            <w:pPr>
              <w:rPr>
                <w:rFonts w:eastAsiaTheme="minorHAnsi" w:cs="Arial"/>
                <w:vanish/>
                <w:color w:val="000000" w:themeColor="text1"/>
                <w:sz w:val="16"/>
                <w:szCs w:val="16"/>
              </w:rPr>
            </w:pPr>
          </w:p>
        </w:tc>
      </w:tr>
      <w:tr w:rsidR="006C029A" w:rsidRPr="00520F3E" w14:paraId="64C6CA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FA35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F4DCC8" w14:textId="77777777" w:rsidR="006C029A" w:rsidRPr="00520F3E" w:rsidRDefault="00DC691E" w:rsidP="009E691C">
            <w:pPr>
              <w:rPr>
                <w:rFonts w:eastAsiaTheme="minorHAnsi" w:cs="Arial"/>
                <w:vanish/>
                <w:color w:val="000000" w:themeColor="text1"/>
                <w:sz w:val="16"/>
                <w:szCs w:val="16"/>
              </w:rPr>
            </w:pPr>
          </w:p>
        </w:tc>
      </w:tr>
      <w:tr w:rsidR="006C029A" w:rsidRPr="00520F3E" w14:paraId="00EF16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4D0B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BD1C2F" w14:textId="77777777" w:rsidR="006C029A" w:rsidRPr="00520F3E" w:rsidRDefault="00DC691E" w:rsidP="009E691C">
            <w:pPr>
              <w:rPr>
                <w:rFonts w:eastAsiaTheme="minorHAnsi" w:cs="Arial"/>
                <w:vanish/>
                <w:color w:val="000000" w:themeColor="text1"/>
                <w:sz w:val="16"/>
                <w:szCs w:val="16"/>
              </w:rPr>
            </w:pPr>
          </w:p>
        </w:tc>
      </w:tr>
      <w:tr w:rsidR="006C029A" w:rsidRPr="00520F3E" w14:paraId="6932B9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2C29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4FB72C" w14:textId="77777777" w:rsidR="006C029A" w:rsidRPr="00520F3E" w:rsidRDefault="00DC691E" w:rsidP="00351BDF">
            <w:pPr>
              <w:rPr>
                <w:rFonts w:eastAsiaTheme="minorHAnsi" w:cs="Arial"/>
                <w:vanish/>
                <w:color w:val="000000" w:themeColor="text1"/>
                <w:sz w:val="16"/>
                <w:szCs w:val="16"/>
              </w:rPr>
            </w:pPr>
          </w:p>
        </w:tc>
      </w:tr>
      <w:tr w:rsidR="006C029A" w:rsidRPr="00520F3E" w14:paraId="409B64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604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F25854"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333690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6511B9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6CF29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80F1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171A3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550F9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644C1E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3E474B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801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212E51"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FA80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0DE1D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9D940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C45914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5CB276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E5D80D9"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424B07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E91ADF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DB2A7DA" w14:textId="77777777" w:rsidR="00DC0771" w:rsidRPr="00106C9E" w:rsidRDefault="00DC691E" w:rsidP="00A03556"/>
    <w:p w14:paraId="59DE3A73" w14:textId="77777777" w:rsidR="00D353BB" w:rsidRPr="0040222F" w:rsidRDefault="002B5930" w:rsidP="0040222F">
      <w:pPr>
        <w:pStyle w:val="Heading5"/>
      </w:pPr>
      <w:bookmarkStart w:id="203" w:name="_Toc46730476"/>
      <w:r w:rsidRPr="0040222F">
        <w:t>REQ-394237/A-###R_FNC_Veh_HMI_SW_Details_015### Update is Not Successful because Software Download Failed</w:t>
      </w:r>
      <w:bookmarkEnd w:id="203"/>
    </w:p>
    <w:p w14:paraId="452D9677" w14:textId="77777777" w:rsidR="00EA4672" w:rsidRDefault="002B5930" w:rsidP="007E65D5">
      <w:r>
        <w:t xml:space="preserve">If software download fails </w:t>
      </w:r>
      <w:proofErr w:type="spellStart"/>
      <w:r w:rsidRPr="00D8319D">
        <w:rPr>
          <w:rFonts w:cs="Arial"/>
          <w:color w:val="0000CC"/>
        </w:rPr>
        <w:t>LS_OTAM_SW_Download_State</w:t>
      </w:r>
      <w:proofErr w:type="spellEnd"/>
      <w:r w:rsidRPr="00D8319D">
        <w:rPr>
          <w:color w:val="0000CC"/>
        </w:rPr>
        <w:t xml:space="preserve"> = failed </w:t>
      </w:r>
      <w:r>
        <w:t xml:space="preserve">after notifying the user (Wi-Fi/Consent/Schedule), then update detail shall display that your vehicle is waiting for </w:t>
      </w:r>
      <w:proofErr w:type="spellStart"/>
      <w:proofErr w:type="gramStart"/>
      <w:r>
        <w:t>it’s</w:t>
      </w:r>
      <w:proofErr w:type="spellEnd"/>
      <w:proofErr w:type="gramEnd"/>
      <w:r>
        <w:t xml:space="preserve"> next update. </w:t>
      </w:r>
    </w:p>
    <w:p w14:paraId="7AE5BFF5" w14:textId="66D2EF2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E841E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215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F95D7B" w14:textId="77777777" w:rsidR="006C029A" w:rsidRPr="00520F3E" w:rsidRDefault="00DC691E" w:rsidP="009E691C">
            <w:pPr>
              <w:rPr>
                <w:rFonts w:eastAsiaTheme="minorHAnsi" w:cs="Arial"/>
                <w:vanish/>
                <w:color w:val="000000" w:themeColor="text1"/>
                <w:sz w:val="16"/>
                <w:szCs w:val="16"/>
              </w:rPr>
            </w:pPr>
          </w:p>
        </w:tc>
      </w:tr>
      <w:tr w:rsidR="006C029A" w:rsidRPr="00520F3E" w14:paraId="766D898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8C9D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7EB834" w14:textId="77777777" w:rsidR="006C029A" w:rsidRPr="00520F3E" w:rsidRDefault="00DC691E" w:rsidP="009E691C">
            <w:pPr>
              <w:rPr>
                <w:rFonts w:eastAsiaTheme="minorHAnsi" w:cs="Arial"/>
                <w:vanish/>
                <w:color w:val="000000" w:themeColor="text1"/>
                <w:sz w:val="16"/>
                <w:szCs w:val="16"/>
              </w:rPr>
            </w:pPr>
          </w:p>
        </w:tc>
      </w:tr>
      <w:tr w:rsidR="006C029A" w:rsidRPr="00520F3E" w14:paraId="526D099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426D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7505D2" w14:textId="77777777" w:rsidR="006C029A" w:rsidRPr="00520F3E" w:rsidRDefault="00DC691E" w:rsidP="009E691C">
            <w:pPr>
              <w:rPr>
                <w:rFonts w:eastAsiaTheme="minorHAnsi" w:cs="Arial"/>
                <w:vanish/>
                <w:color w:val="000000" w:themeColor="text1"/>
                <w:sz w:val="16"/>
                <w:szCs w:val="16"/>
              </w:rPr>
            </w:pPr>
          </w:p>
        </w:tc>
      </w:tr>
      <w:tr w:rsidR="006C029A" w:rsidRPr="00520F3E" w14:paraId="514CDE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1546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487212" w14:textId="77777777" w:rsidR="006C029A" w:rsidRPr="00520F3E" w:rsidRDefault="00DC691E" w:rsidP="00351BDF">
            <w:pPr>
              <w:rPr>
                <w:rFonts w:eastAsiaTheme="minorHAnsi" w:cs="Arial"/>
                <w:vanish/>
                <w:color w:val="000000" w:themeColor="text1"/>
                <w:sz w:val="16"/>
                <w:szCs w:val="16"/>
              </w:rPr>
            </w:pPr>
          </w:p>
        </w:tc>
      </w:tr>
      <w:tr w:rsidR="006C029A" w:rsidRPr="00520F3E" w14:paraId="1C0C9B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F162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68977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8751C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59E75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F1408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A95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37E12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C6092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59476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922B69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9867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D0435C"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B4CC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127D2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A585D6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B03BAD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E3A544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3C2E64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7098A4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409FCF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EC07C71" w14:textId="77777777" w:rsidR="00DC0771" w:rsidRPr="00106C9E" w:rsidRDefault="00DC691E" w:rsidP="00A03556"/>
    <w:p w14:paraId="0972C190" w14:textId="77777777" w:rsidR="00D353BB" w:rsidRPr="0040222F" w:rsidRDefault="002B5930" w:rsidP="0040222F">
      <w:pPr>
        <w:pStyle w:val="Heading5"/>
      </w:pPr>
      <w:bookmarkStart w:id="204" w:name="_Toc46730477"/>
      <w:r w:rsidRPr="0040222F">
        <w:t>REQ-394239/A-###R_FNC_Veh_HMI_SW_Details_016### Update is Not Successful because update was canceled due to collision</w:t>
      </w:r>
      <w:bookmarkEnd w:id="204"/>
    </w:p>
    <w:p w14:paraId="65CDA920" w14:textId="77777777" w:rsidR="00EA4672" w:rsidRDefault="002B5930">
      <w:r>
        <w:t>Software update was in progress and user was notified about the update (consent/Wi-Fi/schedule) but vehicle had collision, then update will cancel, and update details shall display that update was canceled due to collision for x ignition cycles.</w:t>
      </w:r>
    </w:p>
    <w:p w14:paraId="6658D5F7" w14:textId="77777777" w:rsidR="00EA4672" w:rsidRDefault="002B5930" w:rsidP="001F5CF4">
      <w:r>
        <w:t>After x ignition cycles, then update details shall transition y</w:t>
      </w:r>
      <w:r w:rsidRPr="00F65E15">
        <w:t>our vehicle is waiting for its next update</w:t>
      </w:r>
      <w:r>
        <w:t xml:space="preserve">. </w:t>
      </w:r>
    </w:p>
    <w:p w14:paraId="10EB0E39" w14:textId="00F2314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4876F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8D6A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41B9F2" w14:textId="77777777" w:rsidR="006C029A" w:rsidRPr="00520F3E" w:rsidRDefault="00DC691E" w:rsidP="009E691C">
            <w:pPr>
              <w:rPr>
                <w:rFonts w:eastAsiaTheme="minorHAnsi" w:cs="Arial"/>
                <w:vanish/>
                <w:color w:val="000000" w:themeColor="text1"/>
                <w:sz w:val="16"/>
                <w:szCs w:val="16"/>
              </w:rPr>
            </w:pPr>
          </w:p>
        </w:tc>
      </w:tr>
      <w:tr w:rsidR="006C029A" w:rsidRPr="00520F3E" w14:paraId="7CCDD0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DF95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7154C5" w14:textId="77777777" w:rsidR="006C029A" w:rsidRPr="00520F3E" w:rsidRDefault="00DC691E" w:rsidP="009E691C">
            <w:pPr>
              <w:rPr>
                <w:rFonts w:eastAsiaTheme="minorHAnsi" w:cs="Arial"/>
                <w:vanish/>
                <w:color w:val="000000" w:themeColor="text1"/>
                <w:sz w:val="16"/>
                <w:szCs w:val="16"/>
              </w:rPr>
            </w:pPr>
          </w:p>
        </w:tc>
      </w:tr>
      <w:tr w:rsidR="006C029A" w:rsidRPr="00520F3E" w14:paraId="2F7AB95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C57F0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A7A53B" w14:textId="77777777" w:rsidR="006C029A" w:rsidRPr="00520F3E" w:rsidRDefault="00DC691E" w:rsidP="009E691C">
            <w:pPr>
              <w:rPr>
                <w:rFonts w:eastAsiaTheme="minorHAnsi" w:cs="Arial"/>
                <w:vanish/>
                <w:color w:val="000000" w:themeColor="text1"/>
                <w:sz w:val="16"/>
                <w:szCs w:val="16"/>
              </w:rPr>
            </w:pPr>
          </w:p>
        </w:tc>
      </w:tr>
      <w:tr w:rsidR="006C029A" w:rsidRPr="00520F3E" w14:paraId="0021FF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2581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DFEA08" w14:textId="77777777" w:rsidR="006C029A" w:rsidRPr="00520F3E" w:rsidRDefault="00DC691E" w:rsidP="00351BDF">
            <w:pPr>
              <w:rPr>
                <w:rFonts w:eastAsiaTheme="minorHAnsi" w:cs="Arial"/>
                <w:vanish/>
                <w:color w:val="000000" w:themeColor="text1"/>
                <w:sz w:val="16"/>
                <w:szCs w:val="16"/>
              </w:rPr>
            </w:pPr>
          </w:p>
        </w:tc>
      </w:tr>
      <w:tr w:rsidR="006C029A" w:rsidRPr="00520F3E" w14:paraId="770F74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4C61B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4CEE5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66141F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2BCAC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CBF065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630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CCB4D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42561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2EDED8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C9C05A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6373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456B73"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37CAC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6C2B3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C373F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B43A19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D784B9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892076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531C5B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179ECA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AF88492" w14:textId="77777777" w:rsidR="00DC0771" w:rsidRPr="00106C9E" w:rsidRDefault="00DC691E" w:rsidP="00A03556"/>
    <w:p w14:paraId="0B02AF08" w14:textId="77777777" w:rsidR="00D353BB" w:rsidRPr="0040222F" w:rsidRDefault="002B5930" w:rsidP="0040222F">
      <w:pPr>
        <w:pStyle w:val="Heading5"/>
      </w:pPr>
      <w:bookmarkStart w:id="205" w:name="_Toc46730478"/>
      <w:r w:rsidRPr="0040222F">
        <w:t>REQ-394240/A-###R_FNC_Veh_HMI_SW_Details_017### Software Update is Not Successful because software update was canceled by Ford Motor Company</w:t>
      </w:r>
      <w:bookmarkEnd w:id="205"/>
    </w:p>
    <w:p w14:paraId="31D1784C" w14:textId="77777777" w:rsidR="00EA4672" w:rsidRDefault="002B5930">
      <w:r>
        <w:t xml:space="preserve">Software update was in progress and user was notified about the update (consent/Wi-Fi/schedule) and update was canceled by Ford, then update details shall display that update was canceled by Ford Motor Company and will be re-push at later time for x ignition cycles. </w:t>
      </w:r>
    </w:p>
    <w:p w14:paraId="44A5C3C5" w14:textId="77777777" w:rsidR="00EA4672" w:rsidRDefault="002B5930">
      <w:r>
        <w:t>After x ignition cycles, then update details shall transition y</w:t>
      </w:r>
      <w:r w:rsidRPr="00F65E15">
        <w:t>our vehicle is waiting for its next update</w:t>
      </w:r>
      <w:r>
        <w:t xml:space="preserve">. OR if vehicle receives new release notes with cancel trigger, then HMI shall display the new text. </w:t>
      </w:r>
    </w:p>
    <w:p w14:paraId="17B8D94F" w14:textId="791563E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552AEC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755AA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249AC8" w14:textId="77777777" w:rsidR="006C029A" w:rsidRPr="00520F3E" w:rsidRDefault="00DC691E" w:rsidP="009E691C">
            <w:pPr>
              <w:rPr>
                <w:rFonts w:eastAsiaTheme="minorHAnsi" w:cs="Arial"/>
                <w:vanish/>
                <w:color w:val="000000" w:themeColor="text1"/>
                <w:sz w:val="16"/>
                <w:szCs w:val="16"/>
              </w:rPr>
            </w:pPr>
          </w:p>
        </w:tc>
      </w:tr>
      <w:tr w:rsidR="006C029A" w:rsidRPr="00520F3E" w14:paraId="16886F4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773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DFA34C" w14:textId="77777777" w:rsidR="006C029A" w:rsidRPr="00520F3E" w:rsidRDefault="00DC691E" w:rsidP="009E691C">
            <w:pPr>
              <w:rPr>
                <w:rFonts w:eastAsiaTheme="minorHAnsi" w:cs="Arial"/>
                <w:vanish/>
                <w:color w:val="000000" w:themeColor="text1"/>
                <w:sz w:val="16"/>
                <w:szCs w:val="16"/>
              </w:rPr>
            </w:pPr>
          </w:p>
        </w:tc>
      </w:tr>
      <w:tr w:rsidR="006C029A" w:rsidRPr="00520F3E" w14:paraId="5D08BBD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1DA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C357B6" w14:textId="77777777" w:rsidR="006C029A" w:rsidRPr="00520F3E" w:rsidRDefault="00DC691E" w:rsidP="009E691C">
            <w:pPr>
              <w:rPr>
                <w:rFonts w:eastAsiaTheme="minorHAnsi" w:cs="Arial"/>
                <w:vanish/>
                <w:color w:val="000000" w:themeColor="text1"/>
                <w:sz w:val="16"/>
                <w:szCs w:val="16"/>
              </w:rPr>
            </w:pPr>
          </w:p>
        </w:tc>
      </w:tr>
      <w:tr w:rsidR="006C029A" w:rsidRPr="00520F3E" w14:paraId="34EB0CD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1B99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CE2EED" w14:textId="77777777" w:rsidR="006C029A" w:rsidRPr="00520F3E" w:rsidRDefault="00DC691E" w:rsidP="00351BDF">
            <w:pPr>
              <w:rPr>
                <w:rFonts w:eastAsiaTheme="minorHAnsi" w:cs="Arial"/>
                <w:vanish/>
                <w:color w:val="000000" w:themeColor="text1"/>
                <w:sz w:val="16"/>
                <w:szCs w:val="16"/>
              </w:rPr>
            </w:pPr>
          </w:p>
        </w:tc>
      </w:tr>
      <w:tr w:rsidR="006C029A" w:rsidRPr="00520F3E" w14:paraId="1CCED6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579C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0E18B4"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BD65C0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95399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F6D40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F7AC0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8EB46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AB879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97CAFB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225663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7AE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DD414C"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1EE8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C5E76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4AE7D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DAC9D9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AF9D8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FCF421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D266A34"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5C5508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53AB390" w14:textId="77777777" w:rsidR="00DC0771" w:rsidRPr="00106C9E" w:rsidRDefault="00DC691E" w:rsidP="00A03556"/>
    <w:p w14:paraId="0807504A" w14:textId="77777777" w:rsidR="00D353BB" w:rsidRPr="0040222F" w:rsidRDefault="002B5930" w:rsidP="0040222F">
      <w:pPr>
        <w:pStyle w:val="Heading5"/>
      </w:pPr>
      <w:bookmarkStart w:id="206" w:name="_Toc46730479"/>
      <w:r w:rsidRPr="0040222F">
        <w:t>REQ-394241/A-###R_FNC_Veh_HMI_SW_Details_018### Update Expired Because Schedule was Required and Not Set</w:t>
      </w:r>
      <w:bookmarkEnd w:id="206"/>
    </w:p>
    <w:bookmarkEnd w:id="170" w:displacedByCustomXml="next"/>
    <w:customXmlDelRangeStart w:id="207" w:author="Gill, Balwinder (B.K.)" w:date="2020-06-06T02:10:00Z"/>
    <w:sdt>
      <w:sdtPr>
        <w:id w:val="-276261909"/>
      </w:sdtPr>
      <w:sdtEndPr/>
      <w:sdtContent>
        <w:customXmlDelRangeEnd w:id="207"/>
        <w:p w14:paraId="59761ADA" w14:textId="77777777" w:rsidR="00EA4672" w:rsidRDefault="002B5930" w:rsidP="00024D5B">
          <w:r>
            <w:t xml:space="preserve">Software update was pending for schedule and user input was not received and update expires, then update details shall display that update was cancel because schedule wasn’t set. </w:t>
          </w:r>
        </w:p>
        <w:p w14:paraId="5E53D999" w14:textId="4691910B" w:rsidR="00024D5B" w:rsidRDefault="002B5930" w:rsidP="00024D5B">
          <w:r>
            <w:t>Once the user set the recurring schedule, update details shall transition to y</w:t>
          </w:r>
          <w:r w:rsidRPr="00AD35D6">
            <w:t>our vehicle is waiting for its next update</w:t>
          </w:r>
          <w:r>
            <w:t>.</w:t>
          </w:r>
        </w:p>
        <w:p w14:paraId="3E0D7EEF" w14:textId="77777777" w:rsidR="00EA4672" w:rsidRDefault="00DC691E" w:rsidP="00024D5B"/>
        <w:customXmlDelRangeStart w:id="208" w:author="Gill, Balwinder (B.K.)" w:date="2020-06-06T02:10:00Z"/>
      </w:sdtContent>
    </w:sdt>
    <w:customXmlDelRangeEnd w:id="208"/>
    <w:p w14:paraId="6699B56B" w14:textId="7F821FD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438EEE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D1B6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5F4DCF" w14:textId="77777777" w:rsidR="006C029A" w:rsidRPr="00520F3E" w:rsidRDefault="00DC691E" w:rsidP="009E691C">
            <w:pPr>
              <w:rPr>
                <w:rFonts w:eastAsiaTheme="minorHAnsi" w:cs="Arial"/>
                <w:vanish/>
                <w:color w:val="000000" w:themeColor="text1"/>
                <w:sz w:val="16"/>
                <w:szCs w:val="16"/>
              </w:rPr>
            </w:pPr>
          </w:p>
        </w:tc>
      </w:tr>
      <w:tr w:rsidR="006C029A" w:rsidRPr="00520F3E" w14:paraId="0A3AD1A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181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4FB761" w14:textId="77777777" w:rsidR="006C029A" w:rsidRPr="00520F3E" w:rsidRDefault="00DC691E" w:rsidP="009E691C">
            <w:pPr>
              <w:rPr>
                <w:rFonts w:eastAsiaTheme="minorHAnsi" w:cs="Arial"/>
                <w:vanish/>
                <w:color w:val="000000" w:themeColor="text1"/>
                <w:sz w:val="16"/>
                <w:szCs w:val="16"/>
              </w:rPr>
            </w:pPr>
          </w:p>
        </w:tc>
      </w:tr>
      <w:tr w:rsidR="006C029A" w:rsidRPr="00520F3E" w14:paraId="5DD3305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894C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4504BA" w14:textId="77777777" w:rsidR="006C029A" w:rsidRPr="00520F3E" w:rsidRDefault="00DC691E" w:rsidP="009E691C">
            <w:pPr>
              <w:rPr>
                <w:rFonts w:eastAsiaTheme="minorHAnsi" w:cs="Arial"/>
                <w:vanish/>
                <w:color w:val="000000" w:themeColor="text1"/>
                <w:sz w:val="16"/>
                <w:szCs w:val="16"/>
              </w:rPr>
            </w:pPr>
          </w:p>
        </w:tc>
      </w:tr>
      <w:tr w:rsidR="006C029A" w:rsidRPr="00520F3E" w14:paraId="00F25E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F201C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3ADB0E" w14:textId="77777777" w:rsidR="006C029A" w:rsidRPr="00520F3E" w:rsidRDefault="00DC691E" w:rsidP="00351BDF">
            <w:pPr>
              <w:rPr>
                <w:rFonts w:eastAsiaTheme="minorHAnsi" w:cs="Arial"/>
                <w:vanish/>
                <w:color w:val="000000" w:themeColor="text1"/>
                <w:sz w:val="16"/>
                <w:szCs w:val="16"/>
              </w:rPr>
            </w:pPr>
          </w:p>
        </w:tc>
      </w:tr>
      <w:tr w:rsidR="006C029A" w:rsidRPr="00520F3E" w14:paraId="19750AC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26FC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284C90"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0E192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DE731F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C4AA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B4E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755F1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3CEE4C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2C83A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E6A2A6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BEF6B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0AF48B"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41ED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30B7C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06858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33CCBF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1246D6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E9C9E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F3488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8326A4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D85DE0F" w14:textId="77777777" w:rsidR="00DC0771" w:rsidRPr="00106C9E" w:rsidRDefault="00DC691E" w:rsidP="00A03556"/>
    <w:p w14:paraId="43A4D6E4" w14:textId="77777777" w:rsidR="00D353BB" w:rsidRPr="0040222F" w:rsidRDefault="002B5930" w:rsidP="0040222F">
      <w:pPr>
        <w:pStyle w:val="Heading5"/>
      </w:pPr>
      <w:bookmarkStart w:id="209" w:name="_Toc46730480"/>
      <w:r w:rsidRPr="0040222F">
        <w:t>REQ-394238/A-###R_FNC_Veh_HMI_SW_Details_019### Update Failed while is Progress and User was Not notified</w:t>
      </w:r>
      <w:bookmarkEnd w:id="209"/>
    </w:p>
    <w:p w14:paraId="0197BB53" w14:textId="77777777" w:rsidR="00EA4672" w:rsidRDefault="002B5930" w:rsidP="008244E5">
      <w:r>
        <w:t xml:space="preserve">If software update failed while in progress and user was not notified about update, then update shall fail silently without notifying the user </w:t>
      </w:r>
    </w:p>
    <w:p w14:paraId="2C69BBA4" w14:textId="77777777" w:rsidR="00EA4672" w:rsidRDefault="002B5930" w:rsidP="008244E5">
      <w:r>
        <w:t xml:space="preserve">Update details shall continue to display the previous release notes and last successful update.  </w:t>
      </w:r>
    </w:p>
    <w:p w14:paraId="6A1AF09B" w14:textId="1D28419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08EC55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D63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2521CF" w14:textId="77777777" w:rsidR="006C029A" w:rsidRPr="00520F3E" w:rsidRDefault="00DC691E" w:rsidP="009E691C">
            <w:pPr>
              <w:rPr>
                <w:rFonts w:eastAsiaTheme="minorHAnsi" w:cs="Arial"/>
                <w:vanish/>
                <w:color w:val="000000" w:themeColor="text1"/>
                <w:sz w:val="16"/>
                <w:szCs w:val="16"/>
              </w:rPr>
            </w:pPr>
          </w:p>
        </w:tc>
      </w:tr>
      <w:tr w:rsidR="006C029A" w:rsidRPr="00520F3E" w14:paraId="21CA6A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3544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915DDA" w14:textId="77777777" w:rsidR="006C029A" w:rsidRPr="00520F3E" w:rsidRDefault="00DC691E" w:rsidP="009E691C">
            <w:pPr>
              <w:rPr>
                <w:rFonts w:eastAsiaTheme="minorHAnsi" w:cs="Arial"/>
                <w:vanish/>
                <w:color w:val="000000" w:themeColor="text1"/>
                <w:sz w:val="16"/>
                <w:szCs w:val="16"/>
              </w:rPr>
            </w:pPr>
          </w:p>
        </w:tc>
      </w:tr>
      <w:tr w:rsidR="006C029A" w:rsidRPr="00520F3E" w14:paraId="283136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F10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F7D19C" w14:textId="77777777" w:rsidR="006C029A" w:rsidRPr="00520F3E" w:rsidRDefault="00DC691E" w:rsidP="009E691C">
            <w:pPr>
              <w:rPr>
                <w:rFonts w:eastAsiaTheme="minorHAnsi" w:cs="Arial"/>
                <w:vanish/>
                <w:color w:val="000000" w:themeColor="text1"/>
                <w:sz w:val="16"/>
                <w:szCs w:val="16"/>
              </w:rPr>
            </w:pPr>
          </w:p>
        </w:tc>
      </w:tr>
      <w:tr w:rsidR="006C029A" w:rsidRPr="00520F3E" w14:paraId="3CDF6B9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484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5AE3BB" w14:textId="77777777" w:rsidR="006C029A" w:rsidRPr="00520F3E" w:rsidRDefault="00DC691E" w:rsidP="00351BDF">
            <w:pPr>
              <w:rPr>
                <w:rFonts w:eastAsiaTheme="minorHAnsi" w:cs="Arial"/>
                <w:vanish/>
                <w:color w:val="000000" w:themeColor="text1"/>
                <w:sz w:val="16"/>
                <w:szCs w:val="16"/>
              </w:rPr>
            </w:pPr>
          </w:p>
        </w:tc>
      </w:tr>
      <w:tr w:rsidR="006C029A" w:rsidRPr="00520F3E" w14:paraId="0E5BA09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2FEEA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E3523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D6B24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181DF2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3CDFB7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2C48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F19DB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3B523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CDC36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EFE365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34F5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AD8261"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6F997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5FE02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26CAD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53FE34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0DB2B7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976850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D997EF"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0A68F7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3203106" w14:textId="77777777" w:rsidR="00DC0771" w:rsidRPr="00106C9E" w:rsidRDefault="00DC691E" w:rsidP="00A03556"/>
    <w:p w14:paraId="3505B27C" w14:textId="77777777" w:rsidR="00D353BB" w:rsidRPr="0040222F" w:rsidRDefault="002B5930" w:rsidP="0040222F">
      <w:pPr>
        <w:pStyle w:val="Heading5"/>
      </w:pPr>
      <w:bookmarkStart w:id="210" w:name="_Toc46730481"/>
      <w:r w:rsidRPr="0040222F">
        <w:t>F-REQ-305284/E-###R_FNC_Veh_HMI_SW_Details_021### Software Update is Successful Update</w:t>
      </w:r>
      <w:bookmarkEnd w:id="210"/>
    </w:p>
    <w:p w14:paraId="369D1571" w14:textId="77777777" w:rsidR="005F21B1" w:rsidRPr="005F21B1" w:rsidRDefault="002B5930" w:rsidP="001E4861">
      <w:pPr>
        <w:rPr>
          <w:rFonts w:cs="Arial"/>
        </w:rPr>
      </w:pPr>
      <w:r w:rsidRPr="005F21B1">
        <w:rPr>
          <w:rFonts w:cs="Arial"/>
        </w:rPr>
        <w:t>After software update successful,</w:t>
      </w:r>
      <w:r>
        <w:rPr>
          <w:rFonts w:cs="Arial"/>
        </w:rPr>
        <w:t xml:space="preserve"> update details </w:t>
      </w:r>
      <w:r w:rsidRPr="005F21B1">
        <w:rPr>
          <w:rFonts w:cs="Arial"/>
        </w:rPr>
        <w:t xml:space="preserve">HMI shall </w:t>
      </w:r>
      <w:r>
        <w:rPr>
          <w:rFonts w:cs="Arial"/>
        </w:rPr>
        <w:t xml:space="preserve">display the new release notes text </w:t>
      </w:r>
      <w:r w:rsidRPr="005F21B1">
        <w:rPr>
          <w:rFonts w:cs="Arial"/>
        </w:rPr>
        <w:t xml:space="preserve">and notify the user that update was successful. </w:t>
      </w:r>
    </w:p>
    <w:p w14:paraId="434C5416" w14:textId="77777777" w:rsidR="00AD5BFA" w:rsidRDefault="002B5930" w:rsidP="002B5930">
      <w:pPr>
        <w:numPr>
          <w:ilvl w:val="0"/>
          <w:numId w:val="44"/>
        </w:numPr>
        <w:rPr>
          <w:rFonts w:cs="Arial"/>
        </w:rPr>
      </w:pPr>
      <w:r>
        <w:rPr>
          <w:rFonts w:cs="Arial"/>
        </w:rPr>
        <w:t xml:space="preserve">User shall be able to access the update details by </w:t>
      </w:r>
      <w:r w:rsidRPr="005F21B1">
        <w:rPr>
          <w:rFonts w:cs="Arial"/>
        </w:rPr>
        <w:t>click</w:t>
      </w:r>
      <w:r>
        <w:rPr>
          <w:rFonts w:cs="Arial"/>
        </w:rPr>
        <w:t xml:space="preserve">ing the update successful </w:t>
      </w:r>
      <w:r w:rsidRPr="005F21B1">
        <w:rPr>
          <w:rFonts w:cs="Arial"/>
        </w:rPr>
        <w:t>ICON</w:t>
      </w:r>
    </w:p>
    <w:p w14:paraId="6242A722" w14:textId="77777777" w:rsidR="001E4861" w:rsidRPr="005F21B1" w:rsidRDefault="002B5930" w:rsidP="002B5930">
      <w:pPr>
        <w:numPr>
          <w:ilvl w:val="0"/>
          <w:numId w:val="44"/>
        </w:numPr>
        <w:rPr>
          <w:rFonts w:cs="Arial"/>
        </w:rPr>
      </w:pPr>
      <w:r w:rsidRPr="005F21B1">
        <w:rPr>
          <w:rFonts w:cs="Arial"/>
        </w:rPr>
        <w:t>If customer does not click the ICON then, HMI shall clear the ICON after x ignition cycles.</w:t>
      </w:r>
    </w:p>
    <w:p w14:paraId="3212A6B5" w14:textId="77777777" w:rsidR="00AD5BFA" w:rsidRDefault="002B5930" w:rsidP="002B5930">
      <w:pPr>
        <w:numPr>
          <w:ilvl w:val="0"/>
          <w:numId w:val="44"/>
        </w:numPr>
        <w:rPr>
          <w:rFonts w:cs="Arial"/>
        </w:rPr>
      </w:pPr>
      <w:r w:rsidRPr="005F21B1">
        <w:rPr>
          <w:rFonts w:cs="Arial"/>
        </w:rPr>
        <w:t>If customer clicks on the ICON, HMI shall show update details or popup that update was successful and clear the ICON.</w:t>
      </w:r>
    </w:p>
    <w:p w14:paraId="74759A66" w14:textId="77777777" w:rsidR="00EA4672" w:rsidRDefault="002B5930" w:rsidP="002B5930">
      <w:pPr>
        <w:numPr>
          <w:ilvl w:val="0"/>
          <w:numId w:val="44"/>
        </w:numPr>
        <w:rPr>
          <w:rFonts w:cs="Arial"/>
        </w:rPr>
      </w:pPr>
      <w:r>
        <w:rPr>
          <w:rFonts w:cs="Arial"/>
        </w:rPr>
        <w:t xml:space="preserve">User can access the update details screen via automatic system update settings </w:t>
      </w:r>
      <w:r w:rsidRPr="005F21B1">
        <w:rPr>
          <w:rFonts w:cs="Arial"/>
        </w:rPr>
        <w:t xml:space="preserve"> </w:t>
      </w:r>
    </w:p>
    <w:p w14:paraId="59975F4F" w14:textId="6F503E5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51C85A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30329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10A87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R_FNC_Vehicle_HMI_073</w:t>
            </w:r>
          </w:p>
        </w:tc>
      </w:tr>
      <w:tr w:rsidR="006C029A" w:rsidRPr="00520F3E" w14:paraId="07727D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3FFA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7FF8A4" w14:textId="77777777" w:rsidR="006C029A" w:rsidRPr="00520F3E" w:rsidRDefault="00DC691E" w:rsidP="009E691C">
            <w:pPr>
              <w:rPr>
                <w:rFonts w:eastAsiaTheme="minorHAnsi" w:cs="Arial"/>
                <w:vanish/>
                <w:color w:val="000000" w:themeColor="text1"/>
                <w:sz w:val="16"/>
                <w:szCs w:val="16"/>
              </w:rPr>
            </w:pPr>
          </w:p>
        </w:tc>
      </w:tr>
      <w:tr w:rsidR="006C029A" w:rsidRPr="00520F3E" w14:paraId="21BACA3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52D8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4C85ED" w14:textId="77777777" w:rsidR="006C029A" w:rsidRPr="00520F3E" w:rsidRDefault="00DC691E" w:rsidP="009E691C">
            <w:pPr>
              <w:rPr>
                <w:rFonts w:eastAsiaTheme="minorHAnsi" w:cs="Arial"/>
                <w:vanish/>
                <w:color w:val="000000" w:themeColor="text1"/>
                <w:sz w:val="16"/>
                <w:szCs w:val="16"/>
              </w:rPr>
            </w:pPr>
          </w:p>
        </w:tc>
      </w:tr>
      <w:tr w:rsidR="006C029A" w:rsidRPr="00520F3E" w14:paraId="77D0301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EC4F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BDA784" w14:textId="77777777" w:rsidR="006C029A" w:rsidRPr="00520F3E" w:rsidRDefault="00DC691E" w:rsidP="00351BDF">
            <w:pPr>
              <w:rPr>
                <w:rFonts w:eastAsiaTheme="minorHAnsi" w:cs="Arial"/>
                <w:vanish/>
                <w:color w:val="000000" w:themeColor="text1"/>
                <w:sz w:val="16"/>
                <w:szCs w:val="16"/>
              </w:rPr>
            </w:pPr>
          </w:p>
        </w:tc>
      </w:tr>
      <w:tr w:rsidR="006C029A" w:rsidRPr="00520F3E" w14:paraId="30E617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1EA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2F4B3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6535C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ACCE12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833B7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8A8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C44CD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5C3FA6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A6AA47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A2730C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210B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C2F72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9082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E032C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909AC8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2B960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A3D0B7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C864E6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779B92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3C0E5C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2EDC933" w14:textId="77777777" w:rsidR="00DC0771" w:rsidRPr="00106C9E" w:rsidRDefault="00DC691E" w:rsidP="00A03556"/>
    <w:p w14:paraId="774C4B64" w14:textId="77777777" w:rsidR="00D353BB" w:rsidRPr="0040222F" w:rsidRDefault="002B5930" w:rsidP="0040222F">
      <w:pPr>
        <w:pStyle w:val="Heading5"/>
      </w:pPr>
      <w:bookmarkStart w:id="211" w:name="_Toc46730482"/>
      <w:r w:rsidRPr="0040222F">
        <w:t>REQ-394336/A-###R_FNC_Veh_HMI_SW_Details_022### Software Update Details After Update is Unsuccessful Ford will Re-Push the Update</w:t>
      </w:r>
      <w:bookmarkEnd w:id="211"/>
    </w:p>
    <w:p w14:paraId="55B1F991" w14:textId="77777777" w:rsidR="00EA4672" w:rsidRDefault="002B5930" w:rsidP="00AD2858">
      <w:r>
        <w:rPr>
          <w:rFonts w:cs="Arial"/>
        </w:rPr>
        <w:t>If</w:t>
      </w:r>
      <w:r w:rsidRPr="005F21B1">
        <w:rPr>
          <w:rFonts w:cs="Arial"/>
        </w:rPr>
        <w:t xml:space="preserve"> software update</w:t>
      </w:r>
      <w:r>
        <w:rPr>
          <w:rFonts w:cs="Arial"/>
        </w:rPr>
        <w:t xml:space="preserve"> is not</w:t>
      </w:r>
      <w:r w:rsidRPr="005F21B1">
        <w:rPr>
          <w:rFonts w:cs="Arial"/>
        </w:rPr>
        <w:t xml:space="preserve"> successful</w:t>
      </w:r>
      <w:r>
        <w:rPr>
          <w:rFonts w:cs="Arial"/>
        </w:rPr>
        <w:t xml:space="preserve"> and failure is warning </w:t>
      </w:r>
      <w:proofErr w:type="spellStart"/>
      <w:r>
        <w:rPr>
          <w:rFonts w:cs="Arial"/>
          <w:color w:val="0000CC"/>
        </w:rPr>
        <w:t>LS_OTAM_SW_Activation_Fail_Reason</w:t>
      </w:r>
      <w:proofErr w:type="spellEnd"/>
      <w:r>
        <w:rPr>
          <w:rFonts w:cs="Arial"/>
          <w:color w:val="0000CC"/>
        </w:rPr>
        <w:t xml:space="preserve"> = warning</w:t>
      </w:r>
      <w:r w:rsidRPr="00AD2858">
        <w:rPr>
          <w:rFonts w:cs="Arial"/>
        </w:rPr>
        <w:t>, then</w:t>
      </w:r>
      <w:r>
        <w:rPr>
          <w:rFonts w:cs="Arial"/>
        </w:rPr>
        <w:t xml:space="preserve"> update details shall display failure popup text that</w:t>
      </w:r>
      <w:r w:rsidRPr="00AD2858">
        <w:rPr>
          <w:rFonts w:cs="Arial"/>
        </w:rPr>
        <w:t xml:space="preserve"> </w:t>
      </w:r>
      <w:r>
        <w:rPr>
          <w:rFonts w:cs="Arial"/>
        </w:rPr>
        <w:t xml:space="preserve">Ford shall re-push the updates for x ignition system (x = 3) (reference </w:t>
      </w:r>
      <w:r w:rsidRPr="0040222F">
        <w:t>REQ-305244/C</w:t>
      </w:r>
      <w:r>
        <w:t>).</w:t>
      </w:r>
    </w:p>
    <w:p w14:paraId="0F986357" w14:textId="77777777" w:rsidR="00EA4672" w:rsidRDefault="002B5930" w:rsidP="00AD2858">
      <w:r>
        <w:t xml:space="preserve">If user access the update details before x ignition cycles, HMI shall </w:t>
      </w:r>
      <w:r w:rsidRPr="00C84F64">
        <w:t>Update is Unsuccessful Ford will Re-Push the Update</w:t>
      </w:r>
      <w:r>
        <w:t>.</w:t>
      </w:r>
    </w:p>
    <w:p w14:paraId="509CE053" w14:textId="77777777" w:rsidR="00EA4672" w:rsidRDefault="002B5930" w:rsidP="00734954">
      <w:r>
        <w:t xml:space="preserve">If user access the update details after the x ignition cycle, then update detail shall display last successful </w:t>
      </w:r>
      <w:proofErr w:type="gramStart"/>
      <w:r>
        <w:t>update  release</w:t>
      </w:r>
      <w:proofErr w:type="gramEnd"/>
      <w:r>
        <w:t xml:space="preserve"> notes.  </w:t>
      </w:r>
    </w:p>
    <w:p w14:paraId="48A59CD6" w14:textId="5EB13DC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21A42B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7E96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7301D6" w14:textId="77777777" w:rsidR="006C029A" w:rsidRPr="00520F3E" w:rsidRDefault="00DC691E" w:rsidP="009E691C">
            <w:pPr>
              <w:rPr>
                <w:rFonts w:eastAsiaTheme="minorHAnsi" w:cs="Arial"/>
                <w:vanish/>
                <w:color w:val="000000" w:themeColor="text1"/>
                <w:sz w:val="16"/>
                <w:szCs w:val="16"/>
              </w:rPr>
            </w:pPr>
          </w:p>
        </w:tc>
      </w:tr>
      <w:tr w:rsidR="006C029A" w:rsidRPr="00520F3E" w14:paraId="66F39EC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F17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C44764" w14:textId="77777777" w:rsidR="006C029A" w:rsidRPr="00520F3E" w:rsidRDefault="00DC691E" w:rsidP="009E691C">
            <w:pPr>
              <w:rPr>
                <w:rFonts w:eastAsiaTheme="minorHAnsi" w:cs="Arial"/>
                <w:vanish/>
                <w:color w:val="000000" w:themeColor="text1"/>
                <w:sz w:val="16"/>
                <w:szCs w:val="16"/>
              </w:rPr>
            </w:pPr>
          </w:p>
        </w:tc>
      </w:tr>
      <w:tr w:rsidR="006C029A" w:rsidRPr="00520F3E" w14:paraId="1FBFF2F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1EC4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629A22" w14:textId="77777777" w:rsidR="006C029A" w:rsidRPr="00520F3E" w:rsidRDefault="00DC691E" w:rsidP="009E691C">
            <w:pPr>
              <w:rPr>
                <w:rFonts w:eastAsiaTheme="minorHAnsi" w:cs="Arial"/>
                <w:vanish/>
                <w:color w:val="000000" w:themeColor="text1"/>
                <w:sz w:val="16"/>
                <w:szCs w:val="16"/>
              </w:rPr>
            </w:pPr>
          </w:p>
        </w:tc>
      </w:tr>
      <w:tr w:rsidR="006C029A" w:rsidRPr="00520F3E" w14:paraId="494FB0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D843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B560D0" w14:textId="77777777" w:rsidR="006C029A" w:rsidRPr="00520F3E" w:rsidRDefault="00DC691E" w:rsidP="00351BDF">
            <w:pPr>
              <w:rPr>
                <w:rFonts w:eastAsiaTheme="minorHAnsi" w:cs="Arial"/>
                <w:vanish/>
                <w:color w:val="000000" w:themeColor="text1"/>
                <w:sz w:val="16"/>
                <w:szCs w:val="16"/>
              </w:rPr>
            </w:pPr>
          </w:p>
        </w:tc>
      </w:tr>
      <w:tr w:rsidR="006C029A" w:rsidRPr="00520F3E" w14:paraId="4A6744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30D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95BA6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1CCBA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BE5F9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EB6F4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45F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AFFD4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A932D4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3D035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2E9161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DC48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E798EC"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E27F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3AD0E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6D8B5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870C2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14CD35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300805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5484E3D"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1EE62B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B540BBE" w14:textId="77777777" w:rsidR="00DC0771" w:rsidRPr="00106C9E" w:rsidRDefault="00DC691E" w:rsidP="00A03556"/>
    <w:p w14:paraId="12535AC8" w14:textId="77777777" w:rsidR="00D353BB" w:rsidRPr="0040222F" w:rsidRDefault="002B5930" w:rsidP="0040222F">
      <w:pPr>
        <w:pStyle w:val="Heading5"/>
      </w:pPr>
      <w:bookmarkStart w:id="212" w:name="_Toc46730483"/>
      <w:r w:rsidRPr="0040222F">
        <w:t>FUR-REQ-392410/A-###R_FNC_Veh_HMI_SW_Details_023### Software Update Details after Update is Unsuccessful and Vehicle Requires Service</w:t>
      </w:r>
      <w:bookmarkEnd w:id="212"/>
    </w:p>
    <w:p w14:paraId="5922D977" w14:textId="77777777" w:rsidR="00EA4672" w:rsidRDefault="002B5930" w:rsidP="00AD2858">
      <w:pPr>
        <w:rPr>
          <w:rFonts w:cs="Arial"/>
        </w:rPr>
      </w:pPr>
      <w:r>
        <w:rPr>
          <w:rFonts w:cs="Arial"/>
        </w:rPr>
        <w:t>If</w:t>
      </w:r>
      <w:r w:rsidRPr="005F21B1">
        <w:rPr>
          <w:rFonts w:cs="Arial"/>
        </w:rPr>
        <w:t xml:space="preserve"> software update</w:t>
      </w:r>
      <w:r>
        <w:rPr>
          <w:rFonts w:cs="Arial"/>
        </w:rPr>
        <w:t xml:space="preserve"> is not</w:t>
      </w:r>
      <w:r w:rsidRPr="005F21B1">
        <w:rPr>
          <w:rFonts w:cs="Arial"/>
        </w:rPr>
        <w:t xml:space="preserve"> successful</w:t>
      </w:r>
      <w:r>
        <w:rPr>
          <w:rFonts w:cs="Arial"/>
        </w:rPr>
        <w:t xml:space="preserve"> and failure is </w:t>
      </w:r>
      <w:proofErr w:type="spellStart"/>
      <w:r>
        <w:rPr>
          <w:rFonts w:cs="Arial"/>
          <w:color w:val="0000CC"/>
        </w:rPr>
        <w:t>LS_OTAM_SW_Activation_Fail_Reason</w:t>
      </w:r>
      <w:proofErr w:type="spellEnd"/>
      <w:r>
        <w:rPr>
          <w:rFonts w:cs="Arial"/>
          <w:color w:val="0000CC"/>
        </w:rPr>
        <w:t xml:space="preserve"> = PARTIAL</w:t>
      </w:r>
      <w:r>
        <w:rPr>
          <w:rFonts w:cs="Arial"/>
        </w:rPr>
        <w:t xml:space="preserve"> vehicle has limited functionality</w:t>
      </w:r>
      <w:r w:rsidRPr="005F21B1">
        <w:rPr>
          <w:rFonts w:cs="Arial"/>
        </w:rPr>
        <w:t>,</w:t>
      </w:r>
      <w:r>
        <w:rPr>
          <w:rFonts w:cs="Arial"/>
        </w:rPr>
        <w:t xml:space="preserve"> then under update details </w:t>
      </w:r>
      <w:r w:rsidRPr="005F21B1">
        <w:rPr>
          <w:rFonts w:cs="Arial"/>
        </w:rPr>
        <w:t xml:space="preserve">HMI shall </w:t>
      </w:r>
      <w:r>
        <w:rPr>
          <w:rFonts w:cs="Arial"/>
        </w:rPr>
        <w:t xml:space="preserve">continue to display vehicle requires service failure popup text until service is complete (reference </w:t>
      </w:r>
      <w:r w:rsidRPr="0040222F">
        <w:t>REQ-305244/C</w:t>
      </w:r>
      <w:r>
        <w:t>)</w:t>
      </w:r>
      <w:r>
        <w:rPr>
          <w:rFonts w:cs="Arial"/>
        </w:rPr>
        <w:t>.</w:t>
      </w:r>
    </w:p>
    <w:p w14:paraId="73BE04AC" w14:textId="77777777" w:rsidR="00EA4672" w:rsidRDefault="002B5930" w:rsidP="00024D5B">
      <w:pPr>
        <w:rPr>
          <w:rFonts w:cs="Arial"/>
        </w:rPr>
      </w:pPr>
      <w:r>
        <w:rPr>
          <w:rFonts w:cs="Arial"/>
        </w:rPr>
        <w:t xml:space="preserve">After vehicle is serviced, HMI shall display default screen your vehicle is up to date. </w:t>
      </w:r>
    </w:p>
    <w:p w14:paraId="13BC6F06" w14:textId="2D56BDD9"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11A318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BF9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ACA3F1" w14:textId="77777777" w:rsidR="006C029A" w:rsidRPr="00520F3E" w:rsidRDefault="00DC691E" w:rsidP="009E691C">
            <w:pPr>
              <w:rPr>
                <w:rFonts w:eastAsiaTheme="minorHAnsi" w:cs="Arial"/>
                <w:vanish/>
                <w:color w:val="000000" w:themeColor="text1"/>
                <w:sz w:val="16"/>
                <w:szCs w:val="16"/>
              </w:rPr>
            </w:pPr>
          </w:p>
        </w:tc>
      </w:tr>
      <w:tr w:rsidR="006C029A" w:rsidRPr="00520F3E" w14:paraId="76DF6C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EB3E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CC2CCD" w14:textId="77777777" w:rsidR="006C029A" w:rsidRPr="00520F3E" w:rsidRDefault="00DC691E" w:rsidP="009E691C">
            <w:pPr>
              <w:rPr>
                <w:rFonts w:eastAsiaTheme="minorHAnsi" w:cs="Arial"/>
                <w:vanish/>
                <w:color w:val="000000" w:themeColor="text1"/>
                <w:sz w:val="16"/>
                <w:szCs w:val="16"/>
              </w:rPr>
            </w:pPr>
          </w:p>
        </w:tc>
      </w:tr>
      <w:tr w:rsidR="006C029A" w:rsidRPr="00520F3E" w14:paraId="7871367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41BFD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6951BB" w14:textId="77777777" w:rsidR="006C029A" w:rsidRPr="00520F3E" w:rsidRDefault="00DC691E" w:rsidP="009E691C">
            <w:pPr>
              <w:rPr>
                <w:rFonts w:eastAsiaTheme="minorHAnsi" w:cs="Arial"/>
                <w:vanish/>
                <w:color w:val="000000" w:themeColor="text1"/>
                <w:sz w:val="16"/>
                <w:szCs w:val="16"/>
              </w:rPr>
            </w:pPr>
          </w:p>
        </w:tc>
      </w:tr>
      <w:tr w:rsidR="006C029A" w:rsidRPr="00520F3E" w14:paraId="6CBB0F0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2802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3ABEEB" w14:textId="77777777" w:rsidR="006C029A" w:rsidRPr="00520F3E" w:rsidRDefault="00DC691E" w:rsidP="00351BDF">
            <w:pPr>
              <w:rPr>
                <w:rFonts w:eastAsiaTheme="minorHAnsi" w:cs="Arial"/>
                <w:vanish/>
                <w:color w:val="000000" w:themeColor="text1"/>
                <w:sz w:val="16"/>
                <w:szCs w:val="16"/>
              </w:rPr>
            </w:pPr>
          </w:p>
        </w:tc>
      </w:tr>
      <w:tr w:rsidR="006C029A" w:rsidRPr="00520F3E" w14:paraId="1811ED6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3CF2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2B8E44"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FD996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8F3B27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96A8A6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CD33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2C612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296D59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8C6E2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B58CE7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4CB97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748DA3"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A538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13F79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0DBAC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7C4936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C23782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8F637A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8C0C10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5BA037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7C4F8C8" w14:textId="77777777" w:rsidR="00DC0771" w:rsidRPr="00106C9E" w:rsidRDefault="00DC691E" w:rsidP="00A03556"/>
    <w:p w14:paraId="5A890CA9" w14:textId="77777777" w:rsidR="00D353BB" w:rsidRPr="0040222F" w:rsidRDefault="002B5930" w:rsidP="0040222F">
      <w:pPr>
        <w:pStyle w:val="Heading5"/>
      </w:pPr>
      <w:bookmarkStart w:id="213" w:name="_Toc46730484"/>
      <w:r w:rsidRPr="0040222F">
        <w:t xml:space="preserve">REQ-395060/A-###R_FNC_Veh_HMI_SW_Details_029### Vehicle is </w:t>
      </w:r>
      <w:proofErr w:type="gramStart"/>
      <w:r w:rsidRPr="0040222F">
        <w:t>Up-to-Date</w:t>
      </w:r>
      <w:bookmarkEnd w:id="213"/>
      <w:proofErr w:type="gramEnd"/>
    </w:p>
    <w:p w14:paraId="5C060371" w14:textId="77777777" w:rsidR="00EA4672" w:rsidRDefault="002B5930" w:rsidP="00C97A04">
      <w:r>
        <w:t xml:space="preserve">If HMI receives </w:t>
      </w:r>
      <w:proofErr w:type="spellStart"/>
      <w:r>
        <w:rPr>
          <w:rFonts w:cs="Arial"/>
          <w:color w:val="0000CC"/>
        </w:rPr>
        <w:t>LS_OTAM_HMI_OTAUSB_Clear</w:t>
      </w:r>
      <w:proofErr w:type="spellEnd"/>
      <w:r>
        <w:rPr>
          <w:color w:val="0000CC"/>
        </w:rPr>
        <w:t xml:space="preserve"> = </w:t>
      </w:r>
      <w:proofErr w:type="spellStart"/>
      <w:r>
        <w:rPr>
          <w:rFonts w:cs="Arial"/>
          <w:color w:val="0000CC"/>
        </w:rPr>
        <w:t>ClearHMIs</w:t>
      </w:r>
      <w:proofErr w:type="spellEnd"/>
      <w:r>
        <w:rPr>
          <w:rFonts w:cs="Arial"/>
        </w:rPr>
        <w:t xml:space="preserve"> OR at EOL OR no release notes available after successful update, then update details shall display vehicle is </w:t>
      </w:r>
      <w:proofErr w:type="gramStart"/>
      <w:r>
        <w:rPr>
          <w:rFonts w:cs="Arial"/>
        </w:rPr>
        <w:t>up-to-date</w:t>
      </w:r>
      <w:proofErr w:type="gramEnd"/>
      <w:r>
        <w:rPr>
          <w:rFonts w:cs="Arial"/>
        </w:rPr>
        <w:t xml:space="preserve">. </w:t>
      </w:r>
    </w:p>
    <w:p w14:paraId="1AEF4E6F" w14:textId="5BC6285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F10A7F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A0C9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6C5549" w14:textId="77777777" w:rsidR="006C029A" w:rsidRPr="00520F3E" w:rsidRDefault="00DC691E" w:rsidP="009E691C">
            <w:pPr>
              <w:rPr>
                <w:rFonts w:eastAsiaTheme="minorHAnsi" w:cs="Arial"/>
                <w:vanish/>
                <w:color w:val="000000" w:themeColor="text1"/>
                <w:sz w:val="16"/>
                <w:szCs w:val="16"/>
              </w:rPr>
            </w:pPr>
          </w:p>
        </w:tc>
      </w:tr>
      <w:tr w:rsidR="006C029A" w:rsidRPr="00520F3E" w14:paraId="5FCA5B4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095F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B16706" w14:textId="77777777" w:rsidR="006C029A" w:rsidRPr="00520F3E" w:rsidRDefault="00DC691E" w:rsidP="009E691C">
            <w:pPr>
              <w:rPr>
                <w:rFonts w:eastAsiaTheme="minorHAnsi" w:cs="Arial"/>
                <w:vanish/>
                <w:color w:val="000000" w:themeColor="text1"/>
                <w:sz w:val="16"/>
                <w:szCs w:val="16"/>
              </w:rPr>
            </w:pPr>
          </w:p>
        </w:tc>
      </w:tr>
      <w:tr w:rsidR="006C029A" w:rsidRPr="00520F3E" w14:paraId="121B275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1C5D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334641" w14:textId="77777777" w:rsidR="006C029A" w:rsidRPr="00520F3E" w:rsidRDefault="00DC691E" w:rsidP="009E691C">
            <w:pPr>
              <w:rPr>
                <w:rFonts w:eastAsiaTheme="minorHAnsi" w:cs="Arial"/>
                <w:vanish/>
                <w:color w:val="000000" w:themeColor="text1"/>
                <w:sz w:val="16"/>
                <w:szCs w:val="16"/>
              </w:rPr>
            </w:pPr>
          </w:p>
        </w:tc>
      </w:tr>
      <w:tr w:rsidR="006C029A" w:rsidRPr="00520F3E" w14:paraId="0E5092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04A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F16F89" w14:textId="77777777" w:rsidR="006C029A" w:rsidRPr="00520F3E" w:rsidRDefault="00DC691E" w:rsidP="00351BDF">
            <w:pPr>
              <w:rPr>
                <w:rFonts w:eastAsiaTheme="minorHAnsi" w:cs="Arial"/>
                <w:vanish/>
                <w:color w:val="000000" w:themeColor="text1"/>
                <w:sz w:val="16"/>
                <w:szCs w:val="16"/>
              </w:rPr>
            </w:pPr>
          </w:p>
        </w:tc>
      </w:tr>
      <w:tr w:rsidR="006C029A" w:rsidRPr="00520F3E" w14:paraId="12FFAEF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11B1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C7531A"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ACC166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283BD3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016464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E72E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019B4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5AF2C8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C4C8EF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F12F27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928E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60390E"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79955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6320D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EFCA3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2DB8A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CCD3AE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4EC470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76D86D4"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FDA17B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85A4F58" w14:textId="77777777" w:rsidR="00DC0771" w:rsidRPr="00106C9E" w:rsidRDefault="00DC691E" w:rsidP="00A03556"/>
    <w:p w14:paraId="2BA2B41E" w14:textId="77777777" w:rsidR="00D353BB" w:rsidRPr="0040222F" w:rsidRDefault="002B5930" w:rsidP="0040222F">
      <w:pPr>
        <w:pStyle w:val="Heading5"/>
      </w:pPr>
      <w:bookmarkStart w:id="214" w:name="_Toc46730485"/>
      <w:r w:rsidRPr="0040222F">
        <w:t>REQ-326576/C-###R_FNC_Veh_HMI_SW_Details_024### Software Update Date and Time</w:t>
      </w:r>
      <w:bookmarkEnd w:id="214"/>
    </w:p>
    <w:p w14:paraId="1BE4B1E0" w14:textId="77777777" w:rsidR="001E4861" w:rsidRDefault="002B5930" w:rsidP="001E4861">
      <w:r>
        <w:t xml:space="preserve">After each software activation HMI shall display date and time flag </w:t>
      </w:r>
      <w:proofErr w:type="spellStart"/>
      <w:r w:rsidRPr="0027689F">
        <w:rPr>
          <w:color w:val="0000CC"/>
        </w:rPr>
        <w:t>LS_OTAM_Update_Time</w:t>
      </w:r>
      <w:proofErr w:type="spellEnd"/>
      <w:r w:rsidRPr="0027689F">
        <w:rPr>
          <w:color w:val="0000CC"/>
        </w:rPr>
        <w:t xml:space="preserve"> = date/time</w:t>
      </w:r>
      <w:r>
        <w:t xml:space="preserve"> received from OTA Manager. Master Reset shall not affect date and time.</w:t>
      </w:r>
    </w:p>
    <w:p w14:paraId="5279F324" w14:textId="77777777" w:rsidR="00EA4672" w:rsidRDefault="002B5930" w:rsidP="001E4861">
      <w:pPr>
        <w:rPr>
          <w:rFonts w:cs="Arial"/>
        </w:rPr>
      </w:pPr>
      <w:r w:rsidRPr="004A7208">
        <w:rPr>
          <w:rFonts w:cs="Arial"/>
        </w:rPr>
        <w:t>Date and time display to the customer shall be depended on the region and/or user selected format, such as if clock format is 24hrs, then software update time and date shall be 24hrs.</w:t>
      </w:r>
    </w:p>
    <w:p w14:paraId="22A625E4" w14:textId="6DBEF996"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1F330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873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43968A" w14:textId="77777777" w:rsidR="006C029A" w:rsidRPr="00520F3E" w:rsidRDefault="00DC691E" w:rsidP="009E691C">
            <w:pPr>
              <w:rPr>
                <w:rFonts w:eastAsiaTheme="minorHAnsi" w:cs="Arial"/>
                <w:vanish/>
                <w:color w:val="000000" w:themeColor="text1"/>
                <w:sz w:val="16"/>
                <w:szCs w:val="16"/>
              </w:rPr>
            </w:pPr>
          </w:p>
        </w:tc>
      </w:tr>
      <w:tr w:rsidR="006C029A" w:rsidRPr="00520F3E" w14:paraId="0C3EE4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910A0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3BC69B" w14:textId="77777777" w:rsidR="006C029A" w:rsidRPr="00520F3E" w:rsidRDefault="00DC691E" w:rsidP="009E691C">
            <w:pPr>
              <w:rPr>
                <w:rFonts w:eastAsiaTheme="minorHAnsi" w:cs="Arial"/>
                <w:vanish/>
                <w:color w:val="000000" w:themeColor="text1"/>
                <w:sz w:val="16"/>
                <w:szCs w:val="16"/>
              </w:rPr>
            </w:pPr>
          </w:p>
        </w:tc>
      </w:tr>
      <w:tr w:rsidR="006C029A" w:rsidRPr="00520F3E" w14:paraId="2C9204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BEB17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AB02AA" w14:textId="77777777" w:rsidR="006C029A" w:rsidRPr="00520F3E" w:rsidRDefault="00DC691E" w:rsidP="009E691C">
            <w:pPr>
              <w:rPr>
                <w:rFonts w:eastAsiaTheme="minorHAnsi" w:cs="Arial"/>
                <w:vanish/>
                <w:color w:val="000000" w:themeColor="text1"/>
                <w:sz w:val="16"/>
                <w:szCs w:val="16"/>
              </w:rPr>
            </w:pPr>
          </w:p>
        </w:tc>
      </w:tr>
      <w:tr w:rsidR="006C029A" w:rsidRPr="00520F3E" w14:paraId="2EE15FD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D027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83C9CB" w14:textId="77777777" w:rsidR="006C029A" w:rsidRPr="00520F3E" w:rsidRDefault="00DC691E" w:rsidP="00351BDF">
            <w:pPr>
              <w:rPr>
                <w:rFonts w:eastAsiaTheme="minorHAnsi" w:cs="Arial"/>
                <w:vanish/>
                <w:color w:val="000000" w:themeColor="text1"/>
                <w:sz w:val="16"/>
                <w:szCs w:val="16"/>
              </w:rPr>
            </w:pPr>
          </w:p>
        </w:tc>
      </w:tr>
      <w:tr w:rsidR="006C029A" w:rsidRPr="00520F3E" w14:paraId="501A636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2789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D0539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23DA1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37379F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94445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633CA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19D5C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2A7B8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D27E4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CA8FE8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1853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40177F"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D2464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DE847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8C499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F095A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39F5C9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A3A68D9"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DD52FCF"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698166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3AF95B3" w14:textId="77777777" w:rsidR="00DC0771" w:rsidRPr="00106C9E" w:rsidRDefault="00DC691E" w:rsidP="00A03556"/>
    <w:p w14:paraId="66AAF00C" w14:textId="77777777" w:rsidR="00EA4672" w:rsidRDefault="002B5930" w:rsidP="00DA3F8D">
      <w:pPr>
        <w:pStyle w:val="Heading5"/>
      </w:pPr>
      <w:bookmarkStart w:id="215" w:name="_Toc46730486"/>
      <w:r>
        <w:lastRenderedPageBreak/>
        <w:t>Error Handling</w:t>
      </w:r>
      <w:bookmarkEnd w:id="215"/>
    </w:p>
    <w:p w14:paraId="3F3CD637" w14:textId="26CB7742" w:rsidR="00D353BB" w:rsidRPr="0040222F" w:rsidRDefault="002B5930" w:rsidP="0040222F">
      <w:pPr>
        <w:pStyle w:val="Heading6"/>
      </w:pPr>
      <w:r w:rsidRPr="0040222F">
        <w:t>F-REQ-305205/D-###R_FNC_Veh_HMI_SW_Details_025### No Blank Display for Software Details</w:t>
      </w:r>
    </w:p>
    <w:p w14:paraId="38C4A032" w14:textId="77777777" w:rsidR="00EA4672" w:rsidRDefault="002B5930" w:rsidP="00E12A8D">
      <w:pPr>
        <w:rPr>
          <w:rFonts w:cs="Arial"/>
        </w:rPr>
      </w:pPr>
      <w:r>
        <w:rPr>
          <w:rFonts w:cs="Arial"/>
        </w:rPr>
        <w:t>There shall never be a blank display for the customer. If there are no release notes present, then the display shall display a default text such as “Your system is up to date and there is no software available for your system”</w:t>
      </w:r>
    </w:p>
    <w:p w14:paraId="2CBE3C34" w14:textId="2384CD4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40742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185E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FA868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R_FNC_Vehicle_HMI_076</w:t>
            </w:r>
          </w:p>
        </w:tc>
      </w:tr>
      <w:tr w:rsidR="006C029A" w:rsidRPr="00520F3E" w14:paraId="0E672F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9BA6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5A832D" w14:textId="77777777" w:rsidR="006C029A" w:rsidRPr="00520F3E" w:rsidRDefault="00DC691E" w:rsidP="009E691C">
            <w:pPr>
              <w:rPr>
                <w:rFonts w:eastAsiaTheme="minorHAnsi" w:cs="Arial"/>
                <w:vanish/>
                <w:color w:val="000000" w:themeColor="text1"/>
                <w:sz w:val="16"/>
                <w:szCs w:val="16"/>
              </w:rPr>
            </w:pPr>
          </w:p>
        </w:tc>
      </w:tr>
      <w:tr w:rsidR="006C029A" w:rsidRPr="00520F3E" w14:paraId="6CCFE85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5959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98B120" w14:textId="77777777" w:rsidR="006C029A" w:rsidRPr="00520F3E" w:rsidRDefault="00DC691E" w:rsidP="009E691C">
            <w:pPr>
              <w:rPr>
                <w:rFonts w:eastAsiaTheme="minorHAnsi" w:cs="Arial"/>
                <w:vanish/>
                <w:color w:val="000000" w:themeColor="text1"/>
                <w:sz w:val="16"/>
                <w:szCs w:val="16"/>
              </w:rPr>
            </w:pPr>
          </w:p>
        </w:tc>
      </w:tr>
      <w:tr w:rsidR="006C029A" w:rsidRPr="00520F3E" w14:paraId="1A8384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1182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C2F024" w14:textId="77777777" w:rsidR="006C029A" w:rsidRPr="00520F3E" w:rsidRDefault="00DC691E" w:rsidP="00351BDF">
            <w:pPr>
              <w:rPr>
                <w:rFonts w:eastAsiaTheme="minorHAnsi" w:cs="Arial"/>
                <w:vanish/>
                <w:color w:val="000000" w:themeColor="text1"/>
                <w:sz w:val="16"/>
                <w:szCs w:val="16"/>
              </w:rPr>
            </w:pPr>
          </w:p>
        </w:tc>
      </w:tr>
      <w:tr w:rsidR="006C029A" w:rsidRPr="00520F3E" w14:paraId="70437D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7ED9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7642E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F1389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14B3D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1AEFA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36F9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1B155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0F07A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A518A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5848B1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DD74D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D964E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0002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755E2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A8F98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7A365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A4C35D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8D7D9A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BC4AFC9"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39871A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8BB02E0" w14:textId="77777777" w:rsidR="00DC0771" w:rsidRPr="00106C9E" w:rsidRDefault="00DC691E" w:rsidP="00A03556"/>
    <w:p w14:paraId="7E84D0C3" w14:textId="77777777" w:rsidR="00EA4672" w:rsidRDefault="002B5930" w:rsidP="00DA3F8D">
      <w:pPr>
        <w:pStyle w:val="Heading4"/>
      </w:pPr>
      <w:bookmarkStart w:id="216" w:name="_Toc46730487"/>
      <w:r>
        <w:t>Non-Functional Requirements</w:t>
      </w:r>
      <w:bookmarkEnd w:id="216"/>
    </w:p>
    <w:p w14:paraId="39CEF6BC" w14:textId="46C7EABB" w:rsidR="00D353BB" w:rsidRPr="0040222F" w:rsidRDefault="002B5930" w:rsidP="0040222F">
      <w:pPr>
        <w:pStyle w:val="Heading5"/>
      </w:pPr>
      <w:bookmarkStart w:id="217" w:name="_Toc46730488"/>
      <w:r w:rsidRPr="0040222F">
        <w:t>F-REQ-305288/D-###R_FNC_Veh_HMI_SW_Details_026### Software Update Details Display Time Out</w:t>
      </w:r>
      <w:bookmarkEnd w:id="217"/>
    </w:p>
    <w:p w14:paraId="3D9BAAFE" w14:textId="77777777" w:rsidR="00EA4672" w:rsidRDefault="002B5930" w:rsidP="004614E3">
      <w:pPr>
        <w:rPr>
          <w:rFonts w:cs="Arial"/>
        </w:rPr>
      </w:pPr>
      <w:r>
        <w:rPr>
          <w:rFonts w:cs="Arial"/>
        </w:rPr>
        <w:t>Display screen of release notes should not timeout but have an option to close or go back. Customers can read at different speeds and depending on the length of the release notes, we might have undesired timeouts.</w:t>
      </w:r>
    </w:p>
    <w:p w14:paraId="547278D8" w14:textId="11CE97A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109D4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92D6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4B2CF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R_FNC_Vehicle_HMI_077</w:t>
            </w:r>
          </w:p>
        </w:tc>
      </w:tr>
      <w:tr w:rsidR="006C029A" w:rsidRPr="00520F3E" w14:paraId="0C19DD8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2196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AA30AB" w14:textId="77777777" w:rsidR="006C029A" w:rsidRPr="00520F3E" w:rsidRDefault="00DC691E" w:rsidP="009E691C">
            <w:pPr>
              <w:rPr>
                <w:rFonts w:eastAsiaTheme="minorHAnsi" w:cs="Arial"/>
                <w:vanish/>
                <w:color w:val="000000" w:themeColor="text1"/>
                <w:sz w:val="16"/>
                <w:szCs w:val="16"/>
              </w:rPr>
            </w:pPr>
          </w:p>
        </w:tc>
      </w:tr>
      <w:tr w:rsidR="006C029A" w:rsidRPr="00520F3E" w14:paraId="0BBCFBC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5429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C9332C" w14:textId="77777777" w:rsidR="006C029A" w:rsidRPr="00520F3E" w:rsidRDefault="00DC691E" w:rsidP="009E691C">
            <w:pPr>
              <w:rPr>
                <w:rFonts w:eastAsiaTheme="minorHAnsi" w:cs="Arial"/>
                <w:vanish/>
                <w:color w:val="000000" w:themeColor="text1"/>
                <w:sz w:val="16"/>
                <w:szCs w:val="16"/>
              </w:rPr>
            </w:pPr>
          </w:p>
        </w:tc>
      </w:tr>
      <w:tr w:rsidR="006C029A" w:rsidRPr="00520F3E" w14:paraId="2DCC27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2A3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0ED348" w14:textId="77777777" w:rsidR="006C029A" w:rsidRPr="00520F3E" w:rsidRDefault="00DC691E" w:rsidP="00351BDF">
            <w:pPr>
              <w:rPr>
                <w:rFonts w:eastAsiaTheme="minorHAnsi" w:cs="Arial"/>
                <w:vanish/>
                <w:color w:val="000000" w:themeColor="text1"/>
                <w:sz w:val="16"/>
                <w:szCs w:val="16"/>
              </w:rPr>
            </w:pPr>
          </w:p>
        </w:tc>
      </w:tr>
      <w:tr w:rsidR="006C029A" w:rsidRPr="00520F3E" w14:paraId="06574B3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927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0775B2"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53B0AE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51D0BB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A59FF8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EE42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70319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2C663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5A5AC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74B20B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ACB9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5667E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DDE0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0A477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64DE5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FB1E92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19FE2A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832DD42"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25ED91D"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BBBE07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DC789FE" w14:textId="77777777" w:rsidR="00DC0771" w:rsidRPr="00106C9E" w:rsidRDefault="00DC691E" w:rsidP="00A03556"/>
    <w:p w14:paraId="2DF25B9B" w14:textId="77777777" w:rsidR="00EA4672" w:rsidRDefault="002B5930" w:rsidP="00DA3F8D">
      <w:pPr>
        <w:pStyle w:val="Heading2"/>
      </w:pPr>
      <w:bookmarkStart w:id="218" w:name="_Toc46730489"/>
      <w:r>
        <w:t>Logical Function Software Update Progress Bar</w:t>
      </w:r>
      <w:bookmarkEnd w:id="218"/>
    </w:p>
    <w:p w14:paraId="04FC3076" w14:textId="17FBB242" w:rsidR="00760465" w:rsidRDefault="002B5930" w:rsidP="00DA3F8D">
      <w:pPr>
        <w:pStyle w:val="Heading3"/>
      </w:pPr>
      <w:bookmarkStart w:id="219" w:name="_Toc46730490"/>
      <w:r>
        <w:t>Function Description</w:t>
      </w:r>
      <w:bookmarkEnd w:id="219"/>
    </w:p>
    <w:p w14:paraId="59DBD530" w14:textId="77777777" w:rsidR="00F27058" w:rsidRDefault="002B5930" w:rsidP="00F27058">
      <w:r>
        <w:t>Software updates thru a USB and/or in vehicle HMI “Check for Updates” option in setting shall provide the customer the ability to monitor the progress of the download, install and activation.</w:t>
      </w:r>
    </w:p>
    <w:p w14:paraId="4BCE668F" w14:textId="77777777" w:rsidR="00EA4672" w:rsidRDefault="002B5930" w:rsidP="00F27058">
      <w:pPr>
        <w:rPr>
          <w:rFonts w:cs="Arial"/>
        </w:rPr>
      </w:pPr>
      <w:r>
        <w:rPr>
          <w:rFonts w:cs="Arial"/>
        </w:rPr>
        <w:t xml:space="preserve">When user initiates OTA software updates thru USB or by in vehicle HMI then the progress bar shall show the </w:t>
      </w:r>
      <w:proofErr w:type="gramStart"/>
      <w:r>
        <w:rPr>
          <w:rFonts w:cs="Arial"/>
        </w:rPr>
        <w:t>software</w:t>
      </w:r>
      <w:proofErr w:type="gramEnd"/>
      <w:r>
        <w:rPr>
          <w:rFonts w:cs="Arial"/>
        </w:rPr>
        <w:t xml:space="preserve"> update details.</w:t>
      </w:r>
    </w:p>
    <w:p w14:paraId="32E6F0CB" w14:textId="77777777" w:rsidR="00EA4672" w:rsidRDefault="002B5930" w:rsidP="00F27058">
      <w:r>
        <w:t xml:space="preserve">An OTA update is a silent update; meaning that there shall be no display to the customer </w:t>
      </w:r>
      <w:proofErr w:type="gramStart"/>
      <w:r>
        <w:t>in regards to</w:t>
      </w:r>
      <w:proofErr w:type="gramEnd"/>
      <w:r>
        <w:t xml:space="preserve"> the progress of the download or install.</w:t>
      </w:r>
    </w:p>
    <w:p w14:paraId="39FE98B6" w14:textId="45B103AD" w:rsidR="00760465" w:rsidRDefault="002B5930" w:rsidP="00DA3F8D">
      <w:pPr>
        <w:pStyle w:val="Heading3"/>
      </w:pPr>
      <w:bookmarkStart w:id="220" w:name="_Toc46730491"/>
      <w:r>
        <w:lastRenderedPageBreak/>
        <w:t>Function Scope</w:t>
      </w:r>
      <w:bookmarkEnd w:id="220"/>
    </w:p>
    <w:p w14:paraId="773541B3" w14:textId="77777777" w:rsidR="00633708" w:rsidRPr="00262805" w:rsidRDefault="00DC691E" w:rsidP="00633708">
      <w:r>
        <w:rPr>
          <w:noProof/>
        </w:rPr>
        <w:object w:dxaOrig="1440" w:dyaOrig="1440" w14:anchorId="731718C4">
          <v:shape id="5f1afd900000389d5f5462ac" o:spid="_x0000_s1056" type="#_x0000_t75" style="position:absolute;margin-left:-7.15pt;margin-top:6.4pt;width:518.85pt;height:322.3pt;z-index:251660288;mso-position-horizontal-relative:text;mso-position-vertical-relative:text">
            <v:imagedata r:id="rId82" o:title=""/>
            <w10:wrap type="topAndBottom"/>
          </v:shape>
          <o:OLEObject Type="Embed" ProgID="Visio.Drawing.11" ShapeID="5f1afd900000389d5f5462ac" DrawAspect="Content" ObjectID="_1682150996" r:id="rId83"/>
        </w:object>
      </w:r>
    </w:p>
    <w:p w14:paraId="6D37062E" w14:textId="77777777" w:rsidR="00EA4672" w:rsidRDefault="002B5930" w:rsidP="003F5194">
      <w:pPr>
        <w:pStyle w:val="Caption"/>
        <w:jc w:val="center"/>
      </w:pPr>
      <w:r>
        <w:t>Figure 10: Context Diagram of Function Software Update Progress</w:t>
      </w:r>
    </w:p>
    <w:p w14:paraId="3A37A28E" w14:textId="77777777" w:rsidR="00EA4672" w:rsidRDefault="002B5930" w:rsidP="00DA3F8D">
      <w:pPr>
        <w:pStyle w:val="Heading3"/>
      </w:pPr>
      <w:bookmarkStart w:id="221" w:name="_Toc46730492"/>
      <w:r>
        <w:t>Function Interfaces</w:t>
      </w:r>
      <w:bookmarkEnd w:id="221"/>
    </w:p>
    <w:p w14:paraId="70720E23" w14:textId="72F4F3BE" w:rsidR="00760465" w:rsidRDefault="002B5930" w:rsidP="00DA3F8D">
      <w:pPr>
        <w:pStyle w:val="Heading4"/>
      </w:pPr>
      <w:bookmarkStart w:id="222" w:name="_Toc46730493"/>
      <w:r>
        <w:t>Logical Inputs</w:t>
      </w:r>
      <w:bookmarkEnd w:id="222"/>
    </w:p>
    <w:tbl>
      <w:tblPr>
        <w:tblStyle w:val="TableGrid"/>
        <w:tblW w:w="10456" w:type="dxa"/>
        <w:tblLayout w:type="fixed"/>
        <w:tblLook w:val="04A0" w:firstRow="1" w:lastRow="0" w:firstColumn="1" w:lastColumn="0" w:noHBand="0" w:noVBand="1"/>
      </w:tblPr>
      <w:tblGrid>
        <w:gridCol w:w="1242"/>
        <w:gridCol w:w="2893"/>
        <w:gridCol w:w="6321"/>
      </w:tblGrid>
      <w:tr w:rsidR="00633708" w:rsidRPr="00E54DEA" w14:paraId="02755E2B" w14:textId="77777777" w:rsidTr="00B04680">
        <w:trPr>
          <w:trHeight w:val="183"/>
        </w:trPr>
        <w:tc>
          <w:tcPr>
            <w:tcW w:w="1242" w:type="dxa"/>
            <w:shd w:val="clear" w:color="auto" w:fill="D9D9D9" w:themeFill="background1" w:themeFillShade="D9"/>
          </w:tcPr>
          <w:p w14:paraId="629543E8" w14:textId="77777777" w:rsidR="00633708" w:rsidRPr="00E54DEA" w:rsidRDefault="002B5930" w:rsidP="003F35B3">
            <w:pPr>
              <w:rPr>
                <w:rFonts w:cs="Arial"/>
                <w:b/>
                <w:bCs/>
                <w:color w:val="000000"/>
              </w:rPr>
            </w:pPr>
            <w:r>
              <w:rPr>
                <w:rFonts w:cs="Arial"/>
                <w:b/>
                <w:bCs/>
                <w:color w:val="000000"/>
              </w:rPr>
              <w:t>Signal ID</w:t>
            </w:r>
          </w:p>
        </w:tc>
        <w:tc>
          <w:tcPr>
            <w:tcW w:w="2893" w:type="dxa"/>
            <w:shd w:val="clear" w:color="auto" w:fill="D9D9D9" w:themeFill="background1" w:themeFillShade="D9"/>
            <w:noWrap/>
            <w:hideMark/>
          </w:tcPr>
          <w:p w14:paraId="135B0A67" w14:textId="77777777" w:rsidR="00633708" w:rsidRPr="00E54DEA" w:rsidRDefault="002B5930" w:rsidP="003F35B3">
            <w:pPr>
              <w:rPr>
                <w:rFonts w:cs="Arial"/>
                <w:b/>
                <w:bCs/>
                <w:color w:val="000000"/>
              </w:rPr>
            </w:pPr>
            <w:r w:rsidRPr="00E54DEA">
              <w:rPr>
                <w:rFonts w:cs="Arial"/>
                <w:b/>
                <w:bCs/>
                <w:color w:val="000000"/>
              </w:rPr>
              <w:t>Signal Name</w:t>
            </w:r>
          </w:p>
        </w:tc>
        <w:tc>
          <w:tcPr>
            <w:tcW w:w="6321" w:type="dxa"/>
            <w:shd w:val="clear" w:color="auto" w:fill="D9D9D9" w:themeFill="background1" w:themeFillShade="D9"/>
            <w:noWrap/>
            <w:hideMark/>
          </w:tcPr>
          <w:p w14:paraId="26AAD335" w14:textId="77777777" w:rsidR="00633708" w:rsidRPr="00E54DEA" w:rsidRDefault="002B5930" w:rsidP="003F35B3">
            <w:pPr>
              <w:rPr>
                <w:rFonts w:cs="Arial"/>
                <w:b/>
                <w:bCs/>
                <w:color w:val="000000"/>
              </w:rPr>
            </w:pPr>
            <w:r>
              <w:rPr>
                <w:rFonts w:cs="Arial"/>
                <w:b/>
                <w:bCs/>
                <w:color w:val="000000"/>
              </w:rPr>
              <w:t>Description</w:t>
            </w:r>
          </w:p>
        </w:tc>
      </w:tr>
      <w:tr w:rsidR="00F27058" w:rsidRPr="003F473D" w14:paraId="1270CC84" w14:textId="77777777" w:rsidTr="00B04680">
        <w:trPr>
          <w:trHeight w:val="410"/>
        </w:trPr>
        <w:tc>
          <w:tcPr>
            <w:tcW w:w="1242" w:type="dxa"/>
          </w:tcPr>
          <w:p w14:paraId="6BAA36CA" w14:textId="77777777" w:rsidR="00F27058" w:rsidRDefault="00DC691E" w:rsidP="00F27058"/>
        </w:tc>
        <w:tc>
          <w:tcPr>
            <w:tcW w:w="2893" w:type="dxa"/>
            <w:noWrap/>
          </w:tcPr>
          <w:p w14:paraId="7C04D2CD" w14:textId="77777777" w:rsidR="00F27058" w:rsidRDefault="002B5930" w:rsidP="00F27058">
            <w:pPr>
              <w:rPr>
                <w:rFonts w:cs="Arial"/>
                <w:sz w:val="18"/>
                <w:szCs w:val="18"/>
              </w:rPr>
            </w:pPr>
            <w:proofErr w:type="spellStart"/>
            <w:r>
              <w:rPr>
                <w:rFonts w:cs="Arial"/>
                <w:sz w:val="18"/>
                <w:szCs w:val="18"/>
              </w:rPr>
              <w:t>CustomerChoice</w:t>
            </w:r>
            <w:proofErr w:type="spellEnd"/>
          </w:p>
        </w:tc>
        <w:tc>
          <w:tcPr>
            <w:tcW w:w="6321" w:type="dxa"/>
            <w:noWrap/>
          </w:tcPr>
          <w:p w14:paraId="6017F722" w14:textId="77777777" w:rsidR="00F27058" w:rsidRDefault="002B5930" w:rsidP="00F27058">
            <w:pPr>
              <w:rPr>
                <w:rFonts w:cs="Arial"/>
                <w:sz w:val="18"/>
                <w:szCs w:val="18"/>
              </w:rPr>
            </w:pPr>
            <w:r>
              <w:rPr>
                <w:rFonts w:cs="Arial"/>
                <w:sz w:val="18"/>
                <w:szCs w:val="18"/>
              </w:rPr>
              <w:t>This is the customer selection of the consent settings that will be shown in the screen</w:t>
            </w:r>
          </w:p>
        </w:tc>
      </w:tr>
      <w:tr w:rsidR="00F27058" w:rsidRPr="003F473D" w14:paraId="2D4012F2" w14:textId="77777777" w:rsidTr="00B04680">
        <w:trPr>
          <w:trHeight w:val="410"/>
        </w:trPr>
        <w:tc>
          <w:tcPr>
            <w:tcW w:w="1242" w:type="dxa"/>
          </w:tcPr>
          <w:p w14:paraId="0C628C6B" w14:textId="77777777" w:rsidR="00F27058" w:rsidRDefault="00DC691E" w:rsidP="00F27058">
            <w:pPr>
              <w:rPr>
                <w:rFonts w:cs="Arial"/>
                <w:color w:val="000000"/>
                <w:sz w:val="18"/>
                <w:szCs w:val="18"/>
              </w:rPr>
            </w:pPr>
          </w:p>
        </w:tc>
        <w:tc>
          <w:tcPr>
            <w:tcW w:w="2893" w:type="dxa"/>
            <w:noWrap/>
          </w:tcPr>
          <w:p w14:paraId="3BB19BA5" w14:textId="77777777" w:rsidR="00F27058" w:rsidRDefault="00DC691E" w:rsidP="00F27058">
            <w:pPr>
              <w:rPr>
                <w:rFonts w:cs="Arial"/>
                <w:sz w:val="18"/>
                <w:szCs w:val="18"/>
              </w:rPr>
            </w:pPr>
          </w:p>
        </w:tc>
        <w:tc>
          <w:tcPr>
            <w:tcW w:w="6321" w:type="dxa"/>
            <w:noWrap/>
          </w:tcPr>
          <w:p w14:paraId="27ACDA51" w14:textId="77777777" w:rsidR="00F27058" w:rsidRDefault="00DC691E" w:rsidP="00F27058">
            <w:pPr>
              <w:rPr>
                <w:i/>
                <w:vanish/>
              </w:rPr>
            </w:pPr>
          </w:p>
        </w:tc>
      </w:tr>
    </w:tbl>
    <w:p w14:paraId="0363F609" w14:textId="77777777" w:rsidR="00EA4672" w:rsidRDefault="00EA4672"/>
    <w:p w14:paraId="05C13FBD" w14:textId="77777777" w:rsidR="00760465" w:rsidRDefault="002B5930" w:rsidP="00DA3F8D">
      <w:pPr>
        <w:pStyle w:val="Heading4"/>
      </w:pPr>
      <w:bookmarkStart w:id="223" w:name="_Toc46730494"/>
      <w:r>
        <w:t>Logical Outputs</w:t>
      </w:r>
      <w:bookmarkEnd w:id="223"/>
    </w:p>
    <w:tbl>
      <w:tblPr>
        <w:tblStyle w:val="TableGrid"/>
        <w:tblW w:w="10456" w:type="dxa"/>
        <w:tblLayout w:type="fixed"/>
        <w:tblLook w:val="04A0" w:firstRow="1" w:lastRow="0" w:firstColumn="1" w:lastColumn="0" w:noHBand="0" w:noVBand="1"/>
      </w:tblPr>
      <w:tblGrid>
        <w:gridCol w:w="895"/>
        <w:gridCol w:w="4140"/>
        <w:gridCol w:w="5421"/>
      </w:tblGrid>
      <w:tr w:rsidR="00DE5CC5" w14:paraId="3CC28E9C" w14:textId="77777777" w:rsidTr="005A64F9">
        <w:trPr>
          <w:trHeight w:val="26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1B6DC52" w14:textId="77777777" w:rsidR="00DE5CC5" w:rsidRDefault="002B5930">
            <w:pPr>
              <w:rPr>
                <w:rFonts w:cs="Arial"/>
                <w:b/>
                <w:bCs/>
                <w:color w:val="000000"/>
              </w:rPr>
            </w:pPr>
            <w:r>
              <w:rPr>
                <w:rFonts w:cs="Arial"/>
                <w:b/>
                <w:bCs/>
                <w:color w:val="000000"/>
              </w:rPr>
              <w:t>Signal ID</w:t>
            </w:r>
          </w:p>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3F2F2B80" w14:textId="77777777" w:rsidR="00DE5CC5" w:rsidRDefault="002B5930">
            <w:pPr>
              <w:rPr>
                <w:rFonts w:cs="Arial"/>
                <w:b/>
                <w:bCs/>
                <w:color w:val="000000"/>
              </w:rPr>
            </w:pPr>
            <w:r>
              <w:rPr>
                <w:rFonts w:cs="Arial"/>
                <w:b/>
                <w:bCs/>
                <w:color w:val="000000"/>
              </w:rPr>
              <w:t>Signal Name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0FA4B50E" w14:textId="77777777" w:rsidR="00DE5CC5" w:rsidRDefault="002B5930">
            <w:pPr>
              <w:rPr>
                <w:rFonts w:cs="Arial"/>
                <w:b/>
                <w:bCs/>
                <w:color w:val="000000"/>
              </w:rPr>
            </w:pPr>
            <w:r>
              <w:rPr>
                <w:rFonts w:cs="Arial"/>
                <w:b/>
                <w:bCs/>
                <w:color w:val="000000"/>
              </w:rPr>
              <w:t>Description</w:t>
            </w:r>
          </w:p>
        </w:tc>
      </w:tr>
      <w:tr w:rsidR="00DE5CC5" w14:paraId="58EA986D" w14:textId="77777777"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E5DD2D" w14:textId="77777777" w:rsidR="00DE5CC5" w:rsidRDefault="00DC691E">
            <w:pPr>
              <w:rPr>
                <w:rFonts w:cs="Arial"/>
                <w:sz w:val="18"/>
                <w:szCs w:val="18"/>
              </w:rPr>
            </w:pPr>
          </w:p>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362CD68" w14:textId="77777777" w:rsidR="00DE5CC5" w:rsidRDefault="002B5930">
            <w:proofErr w:type="spellStart"/>
            <w:r>
              <w:rPr>
                <w:rFonts w:cs="Arial"/>
                <w:sz w:val="18"/>
                <w:szCs w:val="18"/>
              </w:rPr>
              <w:t>LS_OTAM_SW_Update_State</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06EE241" w14:textId="77777777" w:rsidR="00DE5CC5" w:rsidRDefault="002B5930">
            <w:pPr>
              <w:rPr>
                <w:rFonts w:cs="Arial"/>
                <w:sz w:val="18"/>
                <w:szCs w:val="18"/>
              </w:rPr>
            </w:pPr>
            <w:r>
              <w:rPr>
                <w:rFonts w:cs="Arial"/>
                <w:sz w:val="18"/>
                <w:szCs w:val="18"/>
              </w:rPr>
              <w:t>The activation status of the software update</w:t>
            </w:r>
          </w:p>
        </w:tc>
      </w:tr>
      <w:tr w:rsidR="00DE5CC5" w14:paraId="47FBDD28" w14:textId="77777777"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66C02" w14:textId="77777777" w:rsidR="00DE5CC5" w:rsidRDefault="00DC691E"/>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4CA5D79" w14:textId="77777777" w:rsidR="00DE5CC5" w:rsidRDefault="002B5930">
            <w:pPr>
              <w:rPr>
                <w:rFonts w:cs="Arial"/>
                <w:sz w:val="18"/>
                <w:szCs w:val="18"/>
              </w:rPr>
            </w:pPr>
            <w:proofErr w:type="spellStart"/>
            <w:r>
              <w:t>LS_OTAM_SW_Instalation_State</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270AF24" w14:textId="77777777" w:rsidR="00DE5CC5" w:rsidRDefault="002B5930">
            <w:pPr>
              <w:rPr>
                <w:rFonts w:cs="Arial"/>
                <w:sz w:val="18"/>
                <w:szCs w:val="18"/>
              </w:rPr>
            </w:pPr>
            <w:r>
              <w:rPr>
                <w:rFonts w:cs="Arial"/>
                <w:sz w:val="18"/>
                <w:szCs w:val="18"/>
              </w:rPr>
              <w:t>The installation status of the software update. During a USB update, the OTA Manager shall provide installation status per each parallel software file that is occurring.</w:t>
            </w:r>
          </w:p>
        </w:tc>
      </w:tr>
      <w:tr w:rsidR="00DE5CC5" w14:paraId="344B139B" w14:textId="77777777"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022A5" w14:textId="77777777" w:rsidR="00DE5CC5" w:rsidRDefault="00DC691E"/>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71DE8FD" w14:textId="77777777" w:rsidR="00DE5CC5" w:rsidRDefault="002B5930">
            <w:pPr>
              <w:rPr>
                <w:rFonts w:cs="Arial"/>
                <w:sz w:val="18"/>
                <w:szCs w:val="18"/>
              </w:rPr>
            </w:pPr>
            <w:proofErr w:type="spellStart"/>
            <w:r>
              <w:t>LS_OTAM_SW_Download_State</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17FEB9A" w14:textId="77777777" w:rsidR="00DE5CC5" w:rsidRDefault="002B5930">
            <w:pPr>
              <w:rPr>
                <w:rFonts w:cs="Arial"/>
                <w:sz w:val="18"/>
                <w:szCs w:val="18"/>
              </w:rPr>
            </w:pPr>
            <w:r>
              <w:rPr>
                <w:rFonts w:cs="Arial"/>
                <w:sz w:val="18"/>
                <w:szCs w:val="18"/>
              </w:rPr>
              <w:t>The download status of the software update. During a USB update, the OTA Manager shall provide download status per each parallel software file that is occurring.</w:t>
            </w:r>
          </w:p>
          <w:p w14:paraId="537E6DE7" w14:textId="77777777" w:rsidR="00DE5CC5" w:rsidRDefault="00DC691E">
            <w:pPr>
              <w:rPr>
                <w:rFonts w:cs="Arial"/>
                <w:sz w:val="18"/>
                <w:szCs w:val="18"/>
              </w:rPr>
            </w:pPr>
          </w:p>
        </w:tc>
      </w:tr>
      <w:tr w:rsidR="00DE5CC5" w14:paraId="2A7B0341" w14:textId="77777777"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3BEF3C" w14:textId="77777777" w:rsidR="00DE5CC5" w:rsidRDefault="00DC691E"/>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955A709" w14:textId="77777777" w:rsidR="00DE5CC5" w:rsidRDefault="002B5930">
            <w:proofErr w:type="spellStart"/>
            <w:r>
              <w:t>LS_OTAM_Update_Percentage_OverallProgress</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5F60718" w14:textId="77777777" w:rsidR="00DE5CC5" w:rsidRDefault="002B5930">
            <w:pPr>
              <w:rPr>
                <w:rFonts w:cs="Arial"/>
              </w:rPr>
            </w:pPr>
            <w:r>
              <w:rPr>
                <w:rFonts w:cs="Arial"/>
                <w:sz w:val="18"/>
                <w:szCs w:val="18"/>
              </w:rPr>
              <w:t>This signal shall show overall progress of the software update.</w:t>
            </w:r>
          </w:p>
        </w:tc>
      </w:tr>
      <w:tr w:rsidR="00DE5CC5" w14:paraId="23E1C97D" w14:textId="77777777"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89ECB" w14:textId="77777777" w:rsidR="00DE5CC5" w:rsidRDefault="00DC691E"/>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330A4D8" w14:textId="77777777" w:rsidR="00DE5CC5" w:rsidRDefault="002B5930">
            <w:proofErr w:type="spellStart"/>
            <w:r>
              <w:t>LS_OTAM_OTAUSB_Number_of_Files</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C30B6CD" w14:textId="77777777" w:rsidR="00DE5CC5" w:rsidRDefault="002B5930">
            <w:pPr>
              <w:rPr>
                <w:rFonts w:cs="Arial"/>
                <w:sz w:val="18"/>
                <w:szCs w:val="18"/>
              </w:rPr>
            </w:pPr>
            <w:r>
              <w:rPr>
                <w:rFonts w:cs="Arial"/>
                <w:sz w:val="18"/>
                <w:szCs w:val="18"/>
              </w:rPr>
              <w:t>This signal shall show total and remaining number of files</w:t>
            </w:r>
          </w:p>
        </w:tc>
      </w:tr>
    </w:tbl>
    <w:p w14:paraId="2CE25F95" w14:textId="77777777" w:rsidR="00EA4672" w:rsidRDefault="00EA4672"/>
    <w:p w14:paraId="21EC6C46" w14:textId="77777777" w:rsidR="00760465" w:rsidRDefault="002B5930" w:rsidP="00DA3F8D">
      <w:pPr>
        <w:pStyle w:val="Heading3"/>
      </w:pPr>
      <w:bookmarkStart w:id="224" w:name="_Toc46730495"/>
      <w:r>
        <w:t>Function Modeling</w:t>
      </w:r>
      <w:bookmarkEnd w:id="224"/>
    </w:p>
    <w:p w14:paraId="6CEEBE21" w14:textId="77777777" w:rsidR="00EA4672" w:rsidRDefault="002B5930" w:rsidP="00F27058">
      <w:r>
        <w:t>N/A</w:t>
      </w:r>
    </w:p>
    <w:p w14:paraId="21E2F3BA" w14:textId="77777777" w:rsidR="00EA4672" w:rsidRDefault="002B5930" w:rsidP="00DA3F8D">
      <w:pPr>
        <w:pStyle w:val="Heading3"/>
      </w:pPr>
      <w:bookmarkStart w:id="225" w:name="_Toc46730496"/>
      <w:r>
        <w:t>Function Requirements</w:t>
      </w:r>
      <w:bookmarkEnd w:id="225"/>
    </w:p>
    <w:p w14:paraId="4F231A3B" w14:textId="77777777" w:rsidR="00EA4672" w:rsidRDefault="002B5930" w:rsidP="00DA3F8D">
      <w:pPr>
        <w:pStyle w:val="Heading4"/>
      </w:pPr>
      <w:bookmarkStart w:id="226" w:name="_Toc46730497"/>
      <w:r>
        <w:t>Functional Requirements</w:t>
      </w:r>
      <w:bookmarkEnd w:id="226"/>
    </w:p>
    <w:p w14:paraId="7B842BF6" w14:textId="4849B7F5" w:rsidR="00D353BB" w:rsidRPr="0040222F" w:rsidRDefault="002B5930" w:rsidP="0040222F">
      <w:pPr>
        <w:pStyle w:val="Heading5"/>
      </w:pPr>
      <w:bookmarkStart w:id="227" w:name="_Toc46730498"/>
      <w:r w:rsidRPr="0040222F">
        <w:t>F-REQ-305289/B-###R_FNC_Veh_HMI_Prog_Bar_001### Progress Bar for USB and Application Updates</w:t>
      </w:r>
      <w:bookmarkEnd w:id="227"/>
    </w:p>
    <w:p w14:paraId="18977514" w14:textId="77777777" w:rsidR="008547D5" w:rsidRDefault="002B5930" w:rsidP="008547D5">
      <w:pPr>
        <w:rPr>
          <w:rFonts w:cs="Arial"/>
        </w:rPr>
      </w:pPr>
      <w:r>
        <w:rPr>
          <w:rFonts w:cs="Arial"/>
        </w:rPr>
        <w:t>When user initiates OTA software updates thru USB or by in vehicle HMI, then the progress bar shall show the software update details.</w:t>
      </w:r>
    </w:p>
    <w:p w14:paraId="34338F05" w14:textId="77777777" w:rsidR="00EA4672" w:rsidRDefault="002B5930" w:rsidP="008547D5">
      <w:r>
        <w:t>HMI shall display the number of total files with details of downloading and programming, paused, and pending for activation.</w:t>
      </w:r>
    </w:p>
    <w:p w14:paraId="3148414D" w14:textId="77777777" w:rsidR="00EA4672" w:rsidRDefault="002B5930" w:rsidP="008547D5">
      <w:pPr>
        <w:rPr>
          <w:rFonts w:cs="Arial"/>
        </w:rPr>
      </w:pPr>
      <w:r>
        <w:t>During USB update, system is updating do not unplug the USB until update is complete.</w:t>
      </w:r>
    </w:p>
    <w:p w14:paraId="5D0034E4" w14:textId="390288D6" w:rsidR="008547D5" w:rsidRDefault="002B5930" w:rsidP="008547D5">
      <w:pPr>
        <w:rPr>
          <w:rFonts w:cs="Arial"/>
        </w:rPr>
      </w:pPr>
      <w:r>
        <w:rPr>
          <w:rFonts w:cs="Arial"/>
        </w:rPr>
        <w:t xml:space="preserve">Progress bar shall be capable to have multiple progress as following: - </w:t>
      </w:r>
    </w:p>
    <w:p w14:paraId="6BFA05F6" w14:textId="77777777" w:rsidR="008547D5" w:rsidRDefault="002B5930" w:rsidP="002B5930">
      <w:pPr>
        <w:numPr>
          <w:ilvl w:val="0"/>
          <w:numId w:val="45"/>
        </w:numPr>
        <w:rPr>
          <w:rFonts w:cs="Arial"/>
        </w:rPr>
      </w:pPr>
      <w:r>
        <w:rPr>
          <w:rFonts w:cs="Arial"/>
        </w:rPr>
        <w:t>Target ECUs (connected thru Ethernet port): - OTA Manager shall provide the feedback to the HMI with progress of the download and file transfer to target ECUs</w:t>
      </w:r>
    </w:p>
    <w:p w14:paraId="71C3A739" w14:textId="77777777" w:rsidR="008547D5" w:rsidRDefault="002B5930" w:rsidP="002B5930">
      <w:pPr>
        <w:numPr>
          <w:ilvl w:val="0"/>
          <w:numId w:val="45"/>
        </w:numPr>
        <w:rPr>
          <w:rFonts w:cs="Arial"/>
        </w:rPr>
      </w:pPr>
      <w:r>
        <w:rPr>
          <w:rFonts w:cs="Arial"/>
        </w:rPr>
        <w:t>Client ECU (that has direct connection with USB port): - Client ECU shall provide the feedback to HMI with progress of the OTA software update.</w:t>
      </w:r>
    </w:p>
    <w:p w14:paraId="4877260A" w14:textId="77777777" w:rsidR="00EA4672" w:rsidRDefault="002B5930" w:rsidP="002B5930">
      <w:pPr>
        <w:numPr>
          <w:ilvl w:val="0"/>
          <w:numId w:val="45"/>
        </w:numPr>
        <w:rPr>
          <w:rFonts w:cs="Arial"/>
        </w:rPr>
      </w:pPr>
      <w:r>
        <w:rPr>
          <w:rFonts w:cs="Arial"/>
        </w:rPr>
        <w:t xml:space="preserve">OTA Manager shall provide over all progress time estimation of the software update. </w:t>
      </w:r>
    </w:p>
    <w:p w14:paraId="54CA4A6A" w14:textId="31208AB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77408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5B9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01D5C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R_FNC_Vehicle_HMI_078</w:t>
            </w:r>
          </w:p>
        </w:tc>
      </w:tr>
      <w:tr w:rsidR="006C029A" w:rsidRPr="00520F3E" w14:paraId="77EF34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EF1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347814" w14:textId="77777777" w:rsidR="006C029A" w:rsidRPr="00520F3E" w:rsidRDefault="00DC691E" w:rsidP="009E691C">
            <w:pPr>
              <w:rPr>
                <w:rFonts w:eastAsiaTheme="minorHAnsi" w:cs="Arial"/>
                <w:vanish/>
                <w:color w:val="000000" w:themeColor="text1"/>
                <w:sz w:val="16"/>
                <w:szCs w:val="16"/>
              </w:rPr>
            </w:pPr>
          </w:p>
        </w:tc>
      </w:tr>
      <w:tr w:rsidR="006C029A" w:rsidRPr="00520F3E" w14:paraId="6543BD5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CEB25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9C3255" w14:textId="77777777" w:rsidR="006C029A" w:rsidRPr="00520F3E" w:rsidRDefault="00DC691E" w:rsidP="009E691C">
            <w:pPr>
              <w:rPr>
                <w:rFonts w:eastAsiaTheme="minorHAnsi" w:cs="Arial"/>
                <w:vanish/>
                <w:color w:val="000000" w:themeColor="text1"/>
                <w:sz w:val="16"/>
                <w:szCs w:val="16"/>
              </w:rPr>
            </w:pPr>
          </w:p>
        </w:tc>
      </w:tr>
      <w:tr w:rsidR="006C029A" w:rsidRPr="00520F3E" w14:paraId="224DA61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C3CA5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361843" w14:textId="77777777" w:rsidR="006C029A" w:rsidRPr="00520F3E" w:rsidRDefault="00DC691E" w:rsidP="00351BDF">
            <w:pPr>
              <w:rPr>
                <w:rFonts w:eastAsiaTheme="minorHAnsi" w:cs="Arial"/>
                <w:vanish/>
                <w:color w:val="000000" w:themeColor="text1"/>
                <w:sz w:val="16"/>
                <w:szCs w:val="16"/>
              </w:rPr>
            </w:pPr>
          </w:p>
        </w:tc>
      </w:tr>
      <w:tr w:rsidR="006C029A" w:rsidRPr="00520F3E" w14:paraId="47E5D33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E8D1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B2BC8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F8934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3365EF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D81E88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E5BD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95590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A854AA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68E55E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84B748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C1DDE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69D6F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6937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88945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AF16C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308EBD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4BB981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1C1994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B225B3D"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013053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BC7BD3F" w14:textId="77777777" w:rsidR="00DC0771" w:rsidRPr="00106C9E" w:rsidRDefault="00DC691E" w:rsidP="00A03556"/>
    <w:p w14:paraId="18B3F53A" w14:textId="77777777" w:rsidR="00D353BB" w:rsidRPr="0040222F" w:rsidRDefault="002B5930" w:rsidP="0040222F">
      <w:pPr>
        <w:pStyle w:val="Heading5"/>
      </w:pPr>
      <w:bookmarkStart w:id="228" w:name="_Toc46730499"/>
      <w:r w:rsidRPr="0040222F">
        <w:t>F-REQ-305290/B-###R_FNC_Veh_HMI_Prog_Bar_002### Progress Bar Accuracy</w:t>
      </w:r>
      <w:bookmarkEnd w:id="228"/>
    </w:p>
    <w:p w14:paraId="456E526A" w14:textId="77777777" w:rsidR="00EA4672" w:rsidRDefault="002B5930" w:rsidP="006C7EF6">
      <w:pPr>
        <w:rPr>
          <w:rFonts w:cs="Arial"/>
        </w:rPr>
      </w:pPr>
      <w:r>
        <w:rPr>
          <w:rFonts w:cs="Arial"/>
        </w:rPr>
        <w:t>The progress bar accuracy shall be very detailed so that the customer can understand how much data has been downloaded, the status of the installation and how much time is left until the completion of the update.</w:t>
      </w:r>
    </w:p>
    <w:p w14:paraId="445E924A" w14:textId="1DFB1C03"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0ADF8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1EF2E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5A6A5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R_FNC_Vehicle_HMI_079</w:t>
            </w:r>
          </w:p>
        </w:tc>
      </w:tr>
      <w:tr w:rsidR="006C029A" w:rsidRPr="00520F3E" w14:paraId="073BCA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8D3F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57A402" w14:textId="77777777" w:rsidR="006C029A" w:rsidRPr="00520F3E" w:rsidRDefault="00DC691E" w:rsidP="009E691C">
            <w:pPr>
              <w:rPr>
                <w:rFonts w:eastAsiaTheme="minorHAnsi" w:cs="Arial"/>
                <w:vanish/>
                <w:color w:val="000000" w:themeColor="text1"/>
                <w:sz w:val="16"/>
                <w:szCs w:val="16"/>
              </w:rPr>
            </w:pPr>
          </w:p>
        </w:tc>
      </w:tr>
      <w:tr w:rsidR="006C029A" w:rsidRPr="00520F3E" w14:paraId="70CE93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D282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F5C68A" w14:textId="77777777" w:rsidR="006C029A" w:rsidRPr="00520F3E" w:rsidRDefault="00DC691E" w:rsidP="009E691C">
            <w:pPr>
              <w:rPr>
                <w:rFonts w:eastAsiaTheme="minorHAnsi" w:cs="Arial"/>
                <w:vanish/>
                <w:color w:val="000000" w:themeColor="text1"/>
                <w:sz w:val="16"/>
                <w:szCs w:val="16"/>
              </w:rPr>
            </w:pPr>
          </w:p>
        </w:tc>
      </w:tr>
      <w:tr w:rsidR="006C029A" w:rsidRPr="00520F3E" w14:paraId="4EC5110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A50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E7917D" w14:textId="77777777" w:rsidR="006C029A" w:rsidRPr="00520F3E" w:rsidRDefault="00DC691E" w:rsidP="00351BDF">
            <w:pPr>
              <w:rPr>
                <w:rFonts w:eastAsiaTheme="minorHAnsi" w:cs="Arial"/>
                <w:vanish/>
                <w:color w:val="000000" w:themeColor="text1"/>
                <w:sz w:val="16"/>
                <w:szCs w:val="16"/>
              </w:rPr>
            </w:pPr>
          </w:p>
        </w:tc>
      </w:tr>
      <w:tr w:rsidR="006C029A" w:rsidRPr="00520F3E" w14:paraId="0694CD8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AD7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A91A6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1677DE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A5694B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A508E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9CCC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60B66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439F6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54745E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211747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6BFC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C6F4D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AAD1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2DC12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958117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A2FEB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4F8A4E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2ADBA7F"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DD86CA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2CC5C2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1DA1B9E" w14:textId="77777777" w:rsidR="00DC0771" w:rsidRPr="00106C9E" w:rsidRDefault="00DC691E" w:rsidP="00A03556"/>
    <w:p w14:paraId="276238B8" w14:textId="77777777" w:rsidR="00D353BB" w:rsidRPr="0040222F" w:rsidRDefault="002B5930" w:rsidP="0040222F">
      <w:pPr>
        <w:pStyle w:val="Heading5"/>
      </w:pPr>
      <w:bookmarkStart w:id="229" w:name="_Toc46730500"/>
      <w:r w:rsidRPr="0040222F">
        <w:t>F-REQ-305291/B-###R_FNC_Veh_HMI_Prog_Bar_003### Master Reset during Check for Updates in process</w:t>
      </w:r>
      <w:bookmarkEnd w:id="229"/>
    </w:p>
    <w:p w14:paraId="7E26A6C9" w14:textId="77777777" w:rsidR="00D67A45" w:rsidRDefault="002B5930" w:rsidP="00D67A45">
      <w:pPr>
        <w:rPr>
          <w:rFonts w:cs="Arial"/>
        </w:rPr>
      </w:pPr>
      <w:r>
        <w:rPr>
          <w:rFonts w:cs="Arial"/>
        </w:rPr>
        <w:t xml:space="preserve">If the OTA software is in progress, then warn the customer that software update is in progress before </w:t>
      </w:r>
      <w:proofErr w:type="gramStart"/>
      <w:r>
        <w:rPr>
          <w:rFonts w:cs="Arial"/>
        </w:rPr>
        <w:t>continue</w:t>
      </w:r>
      <w:proofErr w:type="gramEnd"/>
      <w:r>
        <w:rPr>
          <w:rFonts w:cs="Arial"/>
        </w:rPr>
        <w:t xml:space="preserve"> with master reset.</w:t>
      </w:r>
    </w:p>
    <w:p w14:paraId="2BD969DA" w14:textId="77777777" w:rsidR="00D67A45" w:rsidRDefault="002B5930" w:rsidP="00D67A45">
      <w:pPr>
        <w:rPr>
          <w:rFonts w:cs="Arial"/>
        </w:rPr>
      </w:pPr>
      <w:r>
        <w:rPr>
          <w:rFonts w:cs="Arial"/>
        </w:rPr>
        <w:t xml:space="preserve">If customer chooses to continue with Master reset and software update is downloading, install, and activating </w:t>
      </w:r>
    </w:p>
    <w:p w14:paraId="4EBE9B59" w14:textId="77777777" w:rsidR="00D67A45" w:rsidRDefault="002B5930" w:rsidP="00D67A45">
      <w:pPr>
        <w:rPr>
          <w:rFonts w:cs="Arial"/>
        </w:rPr>
      </w:pPr>
      <w:r>
        <w:rPr>
          <w:rFonts w:cs="Arial"/>
        </w:rPr>
        <w:t>and HMI shall not reset progress bar</w:t>
      </w:r>
    </w:p>
    <w:p w14:paraId="015A864B" w14:textId="77777777" w:rsidR="00D67A45" w:rsidRDefault="002B5930" w:rsidP="00D67A45">
      <w:pPr>
        <w:rPr>
          <w:rFonts w:cs="Arial"/>
        </w:rPr>
      </w:pPr>
      <w:r>
        <w:rPr>
          <w:rFonts w:cs="Arial"/>
        </w:rPr>
        <w:t>if user default consent = on, then continue with software updates after the system restart is complete.</w:t>
      </w:r>
    </w:p>
    <w:p w14:paraId="5F0A99F0" w14:textId="77777777" w:rsidR="00EA4672" w:rsidRDefault="002B5930" w:rsidP="00D67A45">
      <w:pPr>
        <w:rPr>
          <w:rFonts w:cs="Arial"/>
        </w:rPr>
      </w:pPr>
      <w:r>
        <w:rPr>
          <w:rFonts w:cs="Arial"/>
        </w:rPr>
        <w:t xml:space="preserve">if user default consent = off, then pause the software update and HMI shall show an ICON if Manage notification are ON until software update expires or user input is received. </w:t>
      </w:r>
    </w:p>
    <w:p w14:paraId="2AE1E63A" w14:textId="345C969B"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4F1CE4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49FD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9CC30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R_FNC_Vehicle_HMI_080</w:t>
            </w:r>
          </w:p>
        </w:tc>
      </w:tr>
      <w:tr w:rsidR="006C029A" w:rsidRPr="00520F3E" w14:paraId="7669C77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3A6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A8AFB7" w14:textId="77777777" w:rsidR="006C029A" w:rsidRPr="00520F3E" w:rsidRDefault="00DC691E" w:rsidP="009E691C">
            <w:pPr>
              <w:rPr>
                <w:rFonts w:eastAsiaTheme="minorHAnsi" w:cs="Arial"/>
                <w:vanish/>
                <w:color w:val="000000" w:themeColor="text1"/>
                <w:sz w:val="16"/>
                <w:szCs w:val="16"/>
              </w:rPr>
            </w:pPr>
          </w:p>
        </w:tc>
      </w:tr>
      <w:tr w:rsidR="006C029A" w:rsidRPr="00520F3E" w14:paraId="3DA9F9F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16CF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194648" w14:textId="77777777" w:rsidR="006C029A" w:rsidRPr="00520F3E" w:rsidRDefault="00DC691E" w:rsidP="009E691C">
            <w:pPr>
              <w:rPr>
                <w:rFonts w:eastAsiaTheme="minorHAnsi" w:cs="Arial"/>
                <w:vanish/>
                <w:color w:val="000000" w:themeColor="text1"/>
                <w:sz w:val="16"/>
                <w:szCs w:val="16"/>
              </w:rPr>
            </w:pPr>
          </w:p>
        </w:tc>
      </w:tr>
      <w:tr w:rsidR="006C029A" w:rsidRPr="00520F3E" w14:paraId="0F0B3C7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67E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9C2A2F" w14:textId="77777777" w:rsidR="006C029A" w:rsidRPr="00520F3E" w:rsidRDefault="00DC691E" w:rsidP="00351BDF">
            <w:pPr>
              <w:rPr>
                <w:rFonts w:eastAsiaTheme="minorHAnsi" w:cs="Arial"/>
                <w:vanish/>
                <w:color w:val="000000" w:themeColor="text1"/>
                <w:sz w:val="16"/>
                <w:szCs w:val="16"/>
              </w:rPr>
            </w:pPr>
          </w:p>
        </w:tc>
      </w:tr>
      <w:tr w:rsidR="006C029A" w:rsidRPr="00520F3E" w14:paraId="51FAF0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C8B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20DCF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CA727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F95D43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CB64D0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D864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93DE9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CFE04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DC33A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13A573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B7058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5CC88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86399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5B249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96FE6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4A9CD6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3393E5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30AEA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4A7FB34"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B5CD3E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619AD7A" w14:textId="77777777" w:rsidR="00DC0771" w:rsidRPr="00106C9E" w:rsidRDefault="00DC691E" w:rsidP="00A03556"/>
    <w:p w14:paraId="022116AA" w14:textId="77777777" w:rsidR="00D353BB" w:rsidRPr="0040222F" w:rsidRDefault="002B5930" w:rsidP="0040222F">
      <w:pPr>
        <w:pStyle w:val="Heading5"/>
      </w:pPr>
      <w:bookmarkStart w:id="230" w:name="_Toc46730501"/>
      <w:r w:rsidRPr="0040222F">
        <w:t>F-REQ-305292/B-###R_FNC_Veh_HMI_Prog_Bar_004### Reset Progress Bar</w:t>
      </w:r>
      <w:bookmarkEnd w:id="230"/>
    </w:p>
    <w:p w14:paraId="4A6F161A" w14:textId="77777777" w:rsidR="001A19F2" w:rsidRDefault="002B5930" w:rsidP="001A19F2">
      <w:r>
        <w:t xml:space="preserve">If the USB update is incomplete due to customer unplugged the USB, then prompt the customer to insert USB; the system shall allow 24hrs for the customer to re-plug the same USB but after 7day OTA manager shall clear the software and HMI shall reset the progress bar to default. </w:t>
      </w:r>
    </w:p>
    <w:p w14:paraId="22AFD2F1" w14:textId="77777777" w:rsidR="001A19F2" w:rsidRDefault="002B5930" w:rsidP="001A19F2">
      <w:r>
        <w:lastRenderedPageBreak/>
        <w:t>When an error occurs during USB update, the progress bar shall reset to default.</w:t>
      </w:r>
    </w:p>
    <w:p w14:paraId="4E3C3CD2" w14:textId="77777777" w:rsidR="001A19F2" w:rsidRDefault="002B5930" w:rsidP="001A19F2">
      <w:pPr>
        <w:rPr>
          <w:rFonts w:cs="Arial"/>
        </w:rPr>
      </w:pPr>
      <w:r>
        <w:rPr>
          <w:rFonts w:cs="Arial"/>
        </w:rPr>
        <w:t>If a USB software update interpret current OTA software update, then the HMI progress bar shall reset to reflect the new software update process.</w:t>
      </w:r>
    </w:p>
    <w:p w14:paraId="77F612E3" w14:textId="77777777" w:rsidR="001A19F2" w:rsidRDefault="002B5930" w:rsidP="001A19F2">
      <w:pPr>
        <w:ind w:left="720"/>
        <w:rPr>
          <w:rFonts w:cs="Arial"/>
        </w:rPr>
      </w:pPr>
      <w:r>
        <w:rPr>
          <w:rFonts w:cs="Arial"/>
        </w:rPr>
        <w:t xml:space="preserve">Example: - if OTA update is downloading, Apps for SYNC and user plugged in USB device with SYNC update, then OTA Manager shall clear the OTA update and continue with USB update and reflect the changes in progress bar. </w:t>
      </w:r>
    </w:p>
    <w:p w14:paraId="57FC5F56" w14:textId="77777777" w:rsidR="00EA4672" w:rsidRDefault="002B5930" w:rsidP="001A19F2">
      <w:pPr>
        <w:rPr>
          <w:rFonts w:cs="Arial"/>
        </w:rPr>
      </w:pPr>
      <w:r>
        <w:rPr>
          <w:rFonts w:cs="Arial"/>
        </w:rPr>
        <w:t>When in progress software is erase by service and/or engineering tools, then the progress bar shall reset.</w:t>
      </w:r>
    </w:p>
    <w:p w14:paraId="68019BD4" w14:textId="34C0800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053324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C3FD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D8E19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R_FNC_Vehicle_HMI_081</w:t>
            </w:r>
          </w:p>
        </w:tc>
      </w:tr>
      <w:tr w:rsidR="006C029A" w:rsidRPr="00520F3E" w14:paraId="1D8FD3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BD82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49E981" w14:textId="77777777" w:rsidR="006C029A" w:rsidRPr="00520F3E" w:rsidRDefault="00DC691E" w:rsidP="009E691C">
            <w:pPr>
              <w:rPr>
                <w:rFonts w:eastAsiaTheme="minorHAnsi" w:cs="Arial"/>
                <w:vanish/>
                <w:color w:val="000000" w:themeColor="text1"/>
                <w:sz w:val="16"/>
                <w:szCs w:val="16"/>
              </w:rPr>
            </w:pPr>
          </w:p>
        </w:tc>
      </w:tr>
      <w:tr w:rsidR="006C029A" w:rsidRPr="00520F3E" w14:paraId="694909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B0E9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F8E3D3" w14:textId="77777777" w:rsidR="006C029A" w:rsidRPr="00520F3E" w:rsidRDefault="00DC691E" w:rsidP="009E691C">
            <w:pPr>
              <w:rPr>
                <w:rFonts w:eastAsiaTheme="minorHAnsi" w:cs="Arial"/>
                <w:vanish/>
                <w:color w:val="000000" w:themeColor="text1"/>
                <w:sz w:val="16"/>
                <w:szCs w:val="16"/>
              </w:rPr>
            </w:pPr>
          </w:p>
        </w:tc>
      </w:tr>
      <w:tr w:rsidR="006C029A" w:rsidRPr="00520F3E" w14:paraId="38C8F0A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0F38C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02A036" w14:textId="77777777" w:rsidR="006C029A" w:rsidRPr="00520F3E" w:rsidRDefault="00DC691E" w:rsidP="00351BDF">
            <w:pPr>
              <w:rPr>
                <w:rFonts w:eastAsiaTheme="minorHAnsi" w:cs="Arial"/>
                <w:vanish/>
                <w:color w:val="000000" w:themeColor="text1"/>
                <w:sz w:val="16"/>
                <w:szCs w:val="16"/>
              </w:rPr>
            </w:pPr>
          </w:p>
        </w:tc>
      </w:tr>
      <w:tr w:rsidR="006C029A" w:rsidRPr="00520F3E" w14:paraId="4BE29FB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C47F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6876A1"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29BC21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C71269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FD682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4F0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4F45B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31727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02016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C7613A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9234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64DB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0D7A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BDD78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02B9F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EA5749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4B8E31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8DBD45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46EDBB5"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BEFAC7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3ECE597" w14:textId="77777777" w:rsidR="00DC0771" w:rsidRPr="00106C9E" w:rsidRDefault="00DC691E" w:rsidP="00A03556"/>
    <w:p w14:paraId="02308B7B" w14:textId="77777777" w:rsidR="00D353BB" w:rsidRPr="0040222F" w:rsidRDefault="002B5930" w:rsidP="0040222F">
      <w:pPr>
        <w:pStyle w:val="Heading5"/>
      </w:pPr>
      <w:bookmarkStart w:id="231" w:name="_Toc46730502"/>
      <w:r w:rsidRPr="0040222F">
        <w:t>F-REQ-305293/B-###R_FNC_Veh_HMI_Prog_Bar_005### Progress Bar for Check for Update is in Process</w:t>
      </w:r>
      <w:bookmarkEnd w:id="231"/>
    </w:p>
    <w:p w14:paraId="1B6394F3" w14:textId="77777777" w:rsidR="00AB69BC" w:rsidRDefault="002B5930" w:rsidP="00AB69BC">
      <w:pPr>
        <w:rPr>
          <w:rFonts w:cs="Arial"/>
        </w:rPr>
      </w:pPr>
      <w:r>
        <w:rPr>
          <w:rFonts w:cs="Arial"/>
        </w:rPr>
        <w:t>Under setting, if system is processing previous Check for Updates request and customer again pressed check for updates, then customer shall see the progress bar.</w:t>
      </w:r>
    </w:p>
    <w:p w14:paraId="11DA681A" w14:textId="77777777" w:rsidR="00EA4672" w:rsidRDefault="002B5930" w:rsidP="00AB69BC">
      <w:pPr>
        <w:rPr>
          <w:rFonts w:cs="Arial"/>
        </w:rPr>
      </w:pPr>
      <w:r>
        <w:rPr>
          <w:rFonts w:cs="Arial"/>
        </w:rPr>
        <w:t xml:space="preserve">If software update is in process and customer clicks Check for Updates, then it shall take the customer to progress bar. </w:t>
      </w:r>
    </w:p>
    <w:p w14:paraId="5FADD0A5" w14:textId="07E25B6F"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67802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2A3B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37D87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R_FNC_Vehicle_HMI_082</w:t>
            </w:r>
          </w:p>
        </w:tc>
      </w:tr>
      <w:tr w:rsidR="006C029A" w:rsidRPr="00520F3E" w14:paraId="50D08B9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F2E9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AAD595" w14:textId="77777777" w:rsidR="006C029A" w:rsidRPr="00520F3E" w:rsidRDefault="00DC691E" w:rsidP="009E691C">
            <w:pPr>
              <w:rPr>
                <w:rFonts w:eastAsiaTheme="minorHAnsi" w:cs="Arial"/>
                <w:vanish/>
                <w:color w:val="000000" w:themeColor="text1"/>
                <w:sz w:val="16"/>
                <w:szCs w:val="16"/>
              </w:rPr>
            </w:pPr>
          </w:p>
        </w:tc>
      </w:tr>
      <w:tr w:rsidR="006C029A" w:rsidRPr="00520F3E" w14:paraId="3BEFAD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8837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C94883" w14:textId="77777777" w:rsidR="006C029A" w:rsidRPr="00520F3E" w:rsidRDefault="00DC691E" w:rsidP="009E691C">
            <w:pPr>
              <w:rPr>
                <w:rFonts w:eastAsiaTheme="minorHAnsi" w:cs="Arial"/>
                <w:vanish/>
                <w:color w:val="000000" w:themeColor="text1"/>
                <w:sz w:val="16"/>
                <w:szCs w:val="16"/>
              </w:rPr>
            </w:pPr>
          </w:p>
        </w:tc>
      </w:tr>
      <w:tr w:rsidR="006C029A" w:rsidRPr="00520F3E" w14:paraId="488CB79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8F38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04ADCF" w14:textId="77777777" w:rsidR="006C029A" w:rsidRPr="00520F3E" w:rsidRDefault="00DC691E" w:rsidP="00351BDF">
            <w:pPr>
              <w:rPr>
                <w:rFonts w:eastAsiaTheme="minorHAnsi" w:cs="Arial"/>
                <w:vanish/>
                <w:color w:val="000000" w:themeColor="text1"/>
                <w:sz w:val="16"/>
                <w:szCs w:val="16"/>
              </w:rPr>
            </w:pPr>
          </w:p>
        </w:tc>
      </w:tr>
      <w:tr w:rsidR="006C029A" w:rsidRPr="00520F3E" w14:paraId="4D301CD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6BEA1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FFF362"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28C29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7BD88A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1C82EE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EA04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E84EB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91F8FE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AE156B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47F09F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BC22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964FC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7F23F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92933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2592F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A83271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48F248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8AD876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42FF88C"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F5ED7F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278F8B5" w14:textId="77777777" w:rsidR="00DC0771" w:rsidRPr="00106C9E" w:rsidRDefault="00DC691E" w:rsidP="00A03556"/>
    <w:p w14:paraId="45E9EAEE" w14:textId="77777777" w:rsidR="00D353BB" w:rsidRPr="0040222F" w:rsidRDefault="002B5930" w:rsidP="0040222F">
      <w:pPr>
        <w:pStyle w:val="Heading5"/>
      </w:pPr>
      <w:bookmarkStart w:id="232" w:name="_Toc46730503"/>
      <w:r w:rsidRPr="0040222F">
        <w:t>F-REQ-305294/C-###R_FNC_Veh_HMI_Prog_Bar_006### Progress Bar during USB update</w:t>
      </w:r>
      <w:bookmarkEnd w:id="232"/>
    </w:p>
    <w:p w14:paraId="0D8E49AD" w14:textId="77777777" w:rsidR="00EA4672" w:rsidRDefault="002B5930" w:rsidP="00330F4E">
      <w:r w:rsidRPr="003F5194">
        <w:t xml:space="preserve">During USB update progress, HMI shall show a allow the user to review the progress bar by clicking the transient message system updating… and allow the user to click the transient message to access the progress bar. </w:t>
      </w:r>
    </w:p>
    <w:p w14:paraId="0BF4AAF2" w14:textId="7055258B" w:rsidR="0076572B" w:rsidRPr="003F5194" w:rsidRDefault="002B5930" w:rsidP="00330F4E">
      <w:pPr>
        <w:rPr>
          <w:rFonts w:cs="Arial"/>
        </w:rPr>
      </w:pPr>
      <w:r w:rsidRPr="003F5194">
        <w:rPr>
          <w:rFonts w:cs="Arial"/>
        </w:rPr>
        <w:t>HMI shall continue to display the progress bar until USB update is complete (successful/failed).</w:t>
      </w:r>
    </w:p>
    <w:p w14:paraId="444EB964" w14:textId="77777777" w:rsidR="0076572B" w:rsidRPr="003F5194" w:rsidRDefault="002B5930" w:rsidP="00330F4E">
      <w:pPr>
        <w:rPr>
          <w:rFonts w:cs="Arial"/>
          <w:b/>
        </w:rPr>
      </w:pPr>
      <w:r w:rsidRPr="003F5194">
        <w:rPr>
          <w:b/>
        </w:rPr>
        <w:object w:dxaOrig="11115" w:dyaOrig="4380" w14:anchorId="581E0F89">
          <v:shape id="5f1afd900000389d0653eac1" o:spid="_x0000_i1054" type="#_x0000_t75" style="width:488.25pt;height:195pt" o:ole="">
            <v:imagedata r:id="rId84" o:title=""/>
          </v:shape>
          <o:OLEObject Type="Embed" ProgID="Visio.Drawing.15" ShapeID="5f1afd900000389d0653eac1" DrawAspect="Content" ObjectID="_1682150990" r:id="rId85"/>
        </w:object>
      </w:r>
    </w:p>
    <w:p w14:paraId="40C63E05" w14:textId="77777777" w:rsidR="00EA4672" w:rsidRDefault="002B5930" w:rsidP="003F5194">
      <w:pPr>
        <w:jc w:val="center"/>
      </w:pPr>
      <w:r w:rsidRPr="003F5194">
        <w:rPr>
          <w:b/>
        </w:rPr>
        <w:t>Flow 22: Progress Bar for USB Software update</w:t>
      </w:r>
    </w:p>
    <w:p w14:paraId="29F8FA8E" w14:textId="02D8587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F1863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0E5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5B069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R_FNC_Vehicle_HMI_083</w:t>
            </w:r>
          </w:p>
        </w:tc>
      </w:tr>
      <w:tr w:rsidR="006C029A" w:rsidRPr="00520F3E" w14:paraId="0CEE3A9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B3E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BDBC50" w14:textId="77777777" w:rsidR="006C029A" w:rsidRPr="00520F3E" w:rsidRDefault="00DC691E" w:rsidP="009E691C">
            <w:pPr>
              <w:rPr>
                <w:rFonts w:eastAsiaTheme="minorHAnsi" w:cs="Arial"/>
                <w:vanish/>
                <w:color w:val="000000" w:themeColor="text1"/>
                <w:sz w:val="16"/>
                <w:szCs w:val="16"/>
              </w:rPr>
            </w:pPr>
          </w:p>
        </w:tc>
      </w:tr>
      <w:tr w:rsidR="006C029A" w:rsidRPr="00520F3E" w14:paraId="4CB0623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A20B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D634B1" w14:textId="77777777" w:rsidR="006C029A" w:rsidRPr="00520F3E" w:rsidRDefault="00DC691E" w:rsidP="009E691C">
            <w:pPr>
              <w:rPr>
                <w:rFonts w:eastAsiaTheme="minorHAnsi" w:cs="Arial"/>
                <w:vanish/>
                <w:color w:val="000000" w:themeColor="text1"/>
                <w:sz w:val="16"/>
                <w:szCs w:val="16"/>
              </w:rPr>
            </w:pPr>
          </w:p>
        </w:tc>
      </w:tr>
      <w:tr w:rsidR="006C029A" w:rsidRPr="00520F3E" w14:paraId="0F1051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B396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07F4B" w14:textId="77777777" w:rsidR="006C029A" w:rsidRPr="00520F3E" w:rsidRDefault="00DC691E" w:rsidP="00351BDF">
            <w:pPr>
              <w:rPr>
                <w:rFonts w:eastAsiaTheme="minorHAnsi" w:cs="Arial"/>
                <w:vanish/>
                <w:color w:val="000000" w:themeColor="text1"/>
                <w:sz w:val="16"/>
                <w:szCs w:val="16"/>
              </w:rPr>
            </w:pPr>
          </w:p>
        </w:tc>
      </w:tr>
      <w:tr w:rsidR="006C029A" w:rsidRPr="00520F3E" w14:paraId="2117F3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17C7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3F27B0"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E2579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471C5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8B66B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1CF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C479F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88ECC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0EF55A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5AEDC5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0441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503D8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555F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49FE3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BA95DC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B7FECD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9D201F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489BD9"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C8FB949"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C3FD1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8A28F64" w14:textId="77777777" w:rsidR="00DC0771" w:rsidRPr="00106C9E" w:rsidRDefault="00DC691E" w:rsidP="00A03556"/>
    <w:p w14:paraId="2F63B251" w14:textId="77777777" w:rsidR="00D353BB" w:rsidRPr="0040222F" w:rsidRDefault="002B5930" w:rsidP="0040222F">
      <w:pPr>
        <w:pStyle w:val="Heading5"/>
      </w:pPr>
      <w:bookmarkStart w:id="233" w:name="_Toc46730504"/>
      <w:r w:rsidRPr="0040222F">
        <w:t>F-REQ-305295/B-###R_FNC_Veh_HMI_Prog_Bar_007### Progress Bar when System is Checking for Updates</w:t>
      </w:r>
      <w:bookmarkEnd w:id="233"/>
    </w:p>
    <w:p w14:paraId="1EBC8FBD" w14:textId="77777777" w:rsidR="009C08BA" w:rsidRDefault="002B5930" w:rsidP="009C08BA">
      <w:pPr>
        <w:rPr>
          <w:rFonts w:cs="Arial"/>
        </w:rPr>
      </w:pPr>
      <w:r>
        <w:rPr>
          <w:rFonts w:cs="Arial"/>
        </w:rPr>
        <w:t xml:space="preserve">When customer click for Check for Updates then OTA Manager shall provide a feedback within 60 seconds, with details of system is updating, up to date or start downloading. </w:t>
      </w:r>
    </w:p>
    <w:p w14:paraId="42E315FC" w14:textId="77777777" w:rsidR="009C08BA" w:rsidRDefault="002B5930" w:rsidP="009C08BA">
      <w:pPr>
        <w:ind w:left="720"/>
        <w:rPr>
          <w:rFonts w:cs="Arial"/>
        </w:rPr>
      </w:pPr>
      <w:r>
        <w:rPr>
          <w:rFonts w:cs="Arial"/>
        </w:rPr>
        <w:t xml:space="preserve">Updating: 60 seconds in percentage </w:t>
      </w:r>
    </w:p>
    <w:p w14:paraId="1CCF3399" w14:textId="77777777" w:rsidR="009C08BA" w:rsidRDefault="002B5930" w:rsidP="009C08BA">
      <w:pPr>
        <w:ind w:left="720"/>
        <w:rPr>
          <w:rFonts w:cs="Arial"/>
        </w:rPr>
      </w:pPr>
      <w:r>
        <w:rPr>
          <w:rFonts w:cs="Arial"/>
        </w:rPr>
        <w:t xml:space="preserve">Up to date: </w:t>
      </w:r>
      <w:proofErr w:type="spellStart"/>
      <w:r>
        <w:rPr>
          <w:rFonts w:cs="Arial"/>
          <w:color w:val="0000CC"/>
        </w:rPr>
        <w:t>LS_OTAM_SW_Update_State</w:t>
      </w:r>
      <w:proofErr w:type="spellEnd"/>
      <w:r>
        <w:rPr>
          <w:rFonts w:cs="Arial"/>
          <w:color w:val="0000CC"/>
        </w:rPr>
        <w:t xml:space="preserve"> = UP_TO_DATE</w:t>
      </w:r>
    </w:p>
    <w:p w14:paraId="53FB4042" w14:textId="77777777" w:rsidR="009C08BA" w:rsidRDefault="002B5930" w:rsidP="009C08BA">
      <w:pPr>
        <w:ind w:left="720"/>
        <w:rPr>
          <w:rFonts w:cs="Arial"/>
        </w:rPr>
      </w:pPr>
      <w:r>
        <w:rPr>
          <w:rFonts w:cs="Arial"/>
        </w:rPr>
        <w:t xml:space="preserve">Progress of the download </w:t>
      </w:r>
    </w:p>
    <w:p w14:paraId="68DD0F59" w14:textId="77777777" w:rsidR="009C08BA" w:rsidRDefault="002B5930" w:rsidP="009C08BA">
      <w:pPr>
        <w:ind w:left="720" w:firstLine="720"/>
        <w:rPr>
          <w:rFonts w:cs="Arial"/>
        </w:rPr>
      </w:pPr>
      <w:proofErr w:type="spellStart"/>
      <w:r>
        <w:rPr>
          <w:rFonts w:cs="Arial"/>
          <w:color w:val="0000CC"/>
        </w:rPr>
        <w:lastRenderedPageBreak/>
        <w:t>LS_OTAM_Update_Percentage_Progress_APP_x</w:t>
      </w:r>
      <w:proofErr w:type="spellEnd"/>
      <w:r>
        <w:rPr>
          <w:rFonts w:cs="Arial"/>
        </w:rPr>
        <w:t>, HMI shall show progress bar of each APP</w:t>
      </w:r>
    </w:p>
    <w:p w14:paraId="03A2AE57" w14:textId="77777777" w:rsidR="009C08BA" w:rsidRDefault="002B5930" w:rsidP="009C08BA">
      <w:pPr>
        <w:ind w:left="720" w:firstLine="720"/>
        <w:rPr>
          <w:rFonts w:cs="Arial"/>
        </w:rPr>
      </w:pPr>
      <w:proofErr w:type="spellStart"/>
      <w:r>
        <w:rPr>
          <w:rFonts w:cs="Arial"/>
          <w:color w:val="0000CC"/>
        </w:rPr>
        <w:t>LS_OTAM_OTAUSB_Number_of_Files</w:t>
      </w:r>
      <w:proofErr w:type="spellEnd"/>
      <w:r>
        <w:rPr>
          <w:rFonts w:cs="Arial"/>
          <w:color w:val="0000CC"/>
        </w:rPr>
        <w:t xml:space="preserve"> = number of file(s)</w:t>
      </w:r>
      <w:r>
        <w:rPr>
          <w:rFonts w:cs="Arial"/>
        </w:rPr>
        <w:t>, for example 1 of 5</w:t>
      </w:r>
    </w:p>
    <w:p w14:paraId="6DF4304C" w14:textId="77777777" w:rsidR="00EA4672" w:rsidRDefault="002B5930" w:rsidP="009C08BA">
      <w:pPr>
        <w:ind w:left="720" w:firstLine="720"/>
        <w:rPr>
          <w:rFonts w:cs="Arial"/>
          <w:color w:val="0000CC"/>
        </w:rPr>
      </w:pPr>
      <w:proofErr w:type="spellStart"/>
      <w:r>
        <w:rPr>
          <w:rFonts w:cs="Arial"/>
          <w:color w:val="0000CC"/>
        </w:rPr>
        <w:t>LS_OTAM_Update_Percentage_OverallProgress</w:t>
      </w:r>
      <w:proofErr w:type="spellEnd"/>
      <w:r>
        <w:rPr>
          <w:rFonts w:cs="Arial"/>
          <w:color w:val="0000CC"/>
        </w:rPr>
        <w:t xml:space="preserve"> = Over all percentage</w:t>
      </w:r>
    </w:p>
    <w:p w14:paraId="708379AB" w14:textId="10462488"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4388EA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DF93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2E45C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R_FNC_Vehicle_HMI_106</w:t>
            </w:r>
          </w:p>
        </w:tc>
      </w:tr>
      <w:tr w:rsidR="006C029A" w:rsidRPr="00520F3E" w14:paraId="1788743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C4A9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A4ACDE" w14:textId="77777777" w:rsidR="006C029A" w:rsidRPr="00520F3E" w:rsidRDefault="00DC691E" w:rsidP="009E691C">
            <w:pPr>
              <w:rPr>
                <w:rFonts w:eastAsiaTheme="minorHAnsi" w:cs="Arial"/>
                <w:vanish/>
                <w:color w:val="000000" w:themeColor="text1"/>
                <w:sz w:val="16"/>
                <w:szCs w:val="16"/>
              </w:rPr>
            </w:pPr>
          </w:p>
        </w:tc>
      </w:tr>
      <w:tr w:rsidR="006C029A" w:rsidRPr="00520F3E" w14:paraId="203CD06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DEA1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D9C3E4" w14:textId="77777777" w:rsidR="006C029A" w:rsidRPr="00520F3E" w:rsidRDefault="00DC691E" w:rsidP="009E691C">
            <w:pPr>
              <w:rPr>
                <w:rFonts w:eastAsiaTheme="minorHAnsi" w:cs="Arial"/>
                <w:vanish/>
                <w:color w:val="000000" w:themeColor="text1"/>
                <w:sz w:val="16"/>
                <w:szCs w:val="16"/>
              </w:rPr>
            </w:pPr>
          </w:p>
        </w:tc>
      </w:tr>
      <w:tr w:rsidR="006C029A" w:rsidRPr="00520F3E" w14:paraId="26351F8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4D4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1D398A" w14:textId="77777777" w:rsidR="006C029A" w:rsidRPr="00520F3E" w:rsidRDefault="00DC691E" w:rsidP="00351BDF">
            <w:pPr>
              <w:rPr>
                <w:rFonts w:eastAsiaTheme="minorHAnsi" w:cs="Arial"/>
                <w:vanish/>
                <w:color w:val="000000" w:themeColor="text1"/>
                <w:sz w:val="16"/>
                <w:szCs w:val="16"/>
              </w:rPr>
            </w:pPr>
          </w:p>
        </w:tc>
      </w:tr>
      <w:tr w:rsidR="006C029A" w:rsidRPr="00520F3E" w14:paraId="5AAD8D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0740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53B259"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EDD4C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408A4F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65E04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124F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8E8E0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3EC6E7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0570B6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41044C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E178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DE79E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F8827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B100F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7DF9D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CE764B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960964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F2B8764"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3F6064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05AE06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9712198" w14:textId="77777777" w:rsidR="00DC0771" w:rsidRPr="00106C9E" w:rsidRDefault="00DC691E" w:rsidP="00A03556"/>
    <w:p w14:paraId="24227FDD" w14:textId="77777777" w:rsidR="00D353BB" w:rsidRPr="0040222F" w:rsidRDefault="002B5930" w:rsidP="0040222F">
      <w:pPr>
        <w:pStyle w:val="Heading5"/>
      </w:pPr>
      <w:bookmarkStart w:id="234" w:name="_Toc46730505"/>
      <w:r w:rsidRPr="0040222F">
        <w:t>REQ-326187/A-###R_FNC_Veh_HMI_Prog_Bar_008### Reset Progress Bar when software update Failed</w:t>
      </w:r>
      <w:bookmarkEnd w:id="234"/>
    </w:p>
    <w:p w14:paraId="7C907391" w14:textId="77777777" w:rsidR="00EA4672" w:rsidRDefault="002B5930" w:rsidP="00893E45">
      <w:pPr>
        <w:rPr>
          <w:rFonts w:cs="Arial"/>
        </w:rPr>
      </w:pPr>
      <w:r>
        <w:rPr>
          <w:rFonts w:cs="Arial"/>
        </w:rPr>
        <w:t>If software update is incomplete or failed and system clear the software update, then system shall reset the HMI progress bar.</w:t>
      </w:r>
      <w:r>
        <w:t xml:space="preserve"> When Check for updates or USB software update </w:t>
      </w:r>
      <w:proofErr w:type="spellStart"/>
      <w:r>
        <w:rPr>
          <w:rFonts w:cs="Arial"/>
          <w:color w:val="0000CC"/>
        </w:rPr>
        <w:t>LS_USBOTA_SW_Update_Status</w:t>
      </w:r>
      <w:proofErr w:type="spellEnd"/>
      <w:r>
        <w:rPr>
          <w:rFonts w:cs="Arial"/>
          <w:color w:val="0000CC"/>
        </w:rPr>
        <w:t xml:space="preserve"> = Failed</w:t>
      </w:r>
      <w:r>
        <w:rPr>
          <w:rFonts w:cs="Arial"/>
        </w:rPr>
        <w:t>, then HMI shall show failed on progress bar for configurable value = three ignition cycles.</w:t>
      </w:r>
    </w:p>
    <w:p w14:paraId="5F90C82D" w14:textId="4BEDCAF8"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3C1297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C58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B1F99A" w14:textId="77777777" w:rsidR="006C029A" w:rsidRPr="00520F3E" w:rsidRDefault="00DC691E" w:rsidP="009E691C">
            <w:pPr>
              <w:rPr>
                <w:rFonts w:eastAsiaTheme="minorHAnsi" w:cs="Arial"/>
                <w:vanish/>
                <w:color w:val="000000" w:themeColor="text1"/>
                <w:sz w:val="16"/>
                <w:szCs w:val="16"/>
              </w:rPr>
            </w:pPr>
          </w:p>
        </w:tc>
      </w:tr>
      <w:tr w:rsidR="006C029A" w:rsidRPr="00520F3E" w14:paraId="1E32FE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08D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262A56" w14:textId="77777777" w:rsidR="006C029A" w:rsidRPr="00520F3E" w:rsidRDefault="00DC691E" w:rsidP="009E691C">
            <w:pPr>
              <w:rPr>
                <w:rFonts w:eastAsiaTheme="minorHAnsi" w:cs="Arial"/>
                <w:vanish/>
                <w:color w:val="000000" w:themeColor="text1"/>
                <w:sz w:val="16"/>
                <w:szCs w:val="16"/>
              </w:rPr>
            </w:pPr>
          </w:p>
        </w:tc>
      </w:tr>
      <w:tr w:rsidR="006C029A" w:rsidRPr="00520F3E" w14:paraId="6E460DF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23A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7C43E9" w14:textId="77777777" w:rsidR="006C029A" w:rsidRPr="00520F3E" w:rsidRDefault="00DC691E" w:rsidP="009E691C">
            <w:pPr>
              <w:rPr>
                <w:rFonts w:eastAsiaTheme="minorHAnsi" w:cs="Arial"/>
                <w:vanish/>
                <w:color w:val="000000" w:themeColor="text1"/>
                <w:sz w:val="16"/>
                <w:szCs w:val="16"/>
              </w:rPr>
            </w:pPr>
          </w:p>
        </w:tc>
      </w:tr>
      <w:tr w:rsidR="006C029A" w:rsidRPr="00520F3E" w14:paraId="689600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3CD0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2C3911" w14:textId="77777777" w:rsidR="006C029A" w:rsidRPr="00520F3E" w:rsidRDefault="00DC691E" w:rsidP="00351BDF">
            <w:pPr>
              <w:rPr>
                <w:rFonts w:eastAsiaTheme="minorHAnsi" w:cs="Arial"/>
                <w:vanish/>
                <w:color w:val="000000" w:themeColor="text1"/>
                <w:sz w:val="16"/>
                <w:szCs w:val="16"/>
              </w:rPr>
            </w:pPr>
          </w:p>
        </w:tc>
      </w:tr>
      <w:tr w:rsidR="006C029A" w:rsidRPr="00520F3E" w14:paraId="56469A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508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6C0C0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170A4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BF2A23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98D464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9300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78072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B6C95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D560F1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037A8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CD43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5F99A"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6560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2CAEF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40DB6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62CBAB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5239DA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97FB56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35E102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A9E475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2643A0D" w14:textId="77777777" w:rsidR="00DC0771" w:rsidRPr="00106C9E" w:rsidRDefault="00DC691E" w:rsidP="00A03556"/>
    <w:p w14:paraId="0A140707" w14:textId="77777777" w:rsidR="00D353BB" w:rsidRPr="0040222F" w:rsidRDefault="002B5930" w:rsidP="0040222F">
      <w:pPr>
        <w:pStyle w:val="Heading5"/>
      </w:pPr>
      <w:bookmarkStart w:id="235" w:name="_Toc46730506"/>
      <w:r w:rsidRPr="0040222F">
        <w:t>REQ-326188/A-###R_FNC_Veh_HMI_Prog_Bar_009### Master Reset</w:t>
      </w:r>
      <w:bookmarkEnd w:id="235"/>
    </w:p>
    <w:p w14:paraId="3D5E4639" w14:textId="77777777" w:rsidR="00F35622" w:rsidRDefault="002B5930" w:rsidP="00F35622">
      <w:pPr>
        <w:rPr>
          <w:rFonts w:cs="Arial"/>
        </w:rPr>
      </w:pPr>
      <w:r>
        <w:rPr>
          <w:rFonts w:cs="Arial"/>
        </w:rPr>
        <w:t xml:space="preserve">During USB software update in progress, HMI shall not reset progress bar </w:t>
      </w:r>
    </w:p>
    <w:p w14:paraId="5CD650A0" w14:textId="77777777" w:rsidR="00EA4672" w:rsidRDefault="002B5930" w:rsidP="00F35622">
      <w:pPr>
        <w:rPr>
          <w:rFonts w:cs="Arial"/>
          <w:color w:val="0000CC"/>
        </w:rPr>
      </w:pPr>
      <w:proofErr w:type="spellStart"/>
      <w:r>
        <w:rPr>
          <w:rFonts w:cs="Arial"/>
          <w:color w:val="0000CC"/>
        </w:rPr>
        <w:t>LS_OTAM_Update_Percentage_OverallProgress</w:t>
      </w:r>
      <w:proofErr w:type="spellEnd"/>
      <w:r>
        <w:rPr>
          <w:rFonts w:cs="Arial"/>
          <w:color w:val="0000CC"/>
        </w:rPr>
        <w:t xml:space="preserve"> = overall progress &amp;&amp; </w:t>
      </w:r>
      <w:proofErr w:type="spellStart"/>
      <w:r>
        <w:rPr>
          <w:rFonts w:cs="Arial"/>
          <w:color w:val="0000CC"/>
        </w:rPr>
        <w:t>LS_OTAM_OTAUSB_Number_of_Files</w:t>
      </w:r>
      <w:proofErr w:type="spellEnd"/>
      <w:r>
        <w:rPr>
          <w:rFonts w:cs="Arial"/>
          <w:color w:val="0000CC"/>
        </w:rPr>
        <w:t xml:space="preserve"> = show number of files.</w:t>
      </w:r>
    </w:p>
    <w:p w14:paraId="71AB8DB8" w14:textId="4CAE7BF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76841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68B9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945AB3" w14:textId="77777777" w:rsidR="006C029A" w:rsidRPr="00520F3E" w:rsidRDefault="00DC691E" w:rsidP="009E691C">
            <w:pPr>
              <w:rPr>
                <w:rFonts w:eastAsiaTheme="minorHAnsi" w:cs="Arial"/>
                <w:vanish/>
                <w:color w:val="000000" w:themeColor="text1"/>
                <w:sz w:val="16"/>
                <w:szCs w:val="16"/>
              </w:rPr>
            </w:pPr>
          </w:p>
        </w:tc>
      </w:tr>
      <w:tr w:rsidR="006C029A" w:rsidRPr="00520F3E" w14:paraId="4B5B87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AE0E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7407C9" w14:textId="77777777" w:rsidR="006C029A" w:rsidRPr="00520F3E" w:rsidRDefault="00DC691E" w:rsidP="009E691C">
            <w:pPr>
              <w:rPr>
                <w:rFonts w:eastAsiaTheme="minorHAnsi" w:cs="Arial"/>
                <w:vanish/>
                <w:color w:val="000000" w:themeColor="text1"/>
                <w:sz w:val="16"/>
                <w:szCs w:val="16"/>
              </w:rPr>
            </w:pPr>
          </w:p>
        </w:tc>
      </w:tr>
      <w:tr w:rsidR="006C029A" w:rsidRPr="00520F3E" w14:paraId="56D3D7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571B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B9E004" w14:textId="77777777" w:rsidR="006C029A" w:rsidRPr="00520F3E" w:rsidRDefault="00DC691E" w:rsidP="009E691C">
            <w:pPr>
              <w:rPr>
                <w:rFonts w:eastAsiaTheme="minorHAnsi" w:cs="Arial"/>
                <w:vanish/>
                <w:color w:val="000000" w:themeColor="text1"/>
                <w:sz w:val="16"/>
                <w:szCs w:val="16"/>
              </w:rPr>
            </w:pPr>
          </w:p>
        </w:tc>
      </w:tr>
      <w:tr w:rsidR="006C029A" w:rsidRPr="00520F3E" w14:paraId="65992F3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BCEC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3991C0" w14:textId="77777777" w:rsidR="006C029A" w:rsidRPr="00520F3E" w:rsidRDefault="00DC691E" w:rsidP="00351BDF">
            <w:pPr>
              <w:rPr>
                <w:rFonts w:eastAsiaTheme="minorHAnsi" w:cs="Arial"/>
                <w:vanish/>
                <w:color w:val="000000" w:themeColor="text1"/>
                <w:sz w:val="16"/>
                <w:szCs w:val="16"/>
              </w:rPr>
            </w:pPr>
          </w:p>
        </w:tc>
      </w:tr>
      <w:tr w:rsidR="006C029A" w:rsidRPr="00520F3E" w14:paraId="09924D7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B541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94054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9BE31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62CE5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03EBF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B2F6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A544F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75276A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19E480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71915D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025C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F73390"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8212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0A984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808EC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BF0FCA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BACC3E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866C9FF"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A5FF1A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DC6B8C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DE53623" w14:textId="77777777" w:rsidR="00DC0771" w:rsidRPr="00106C9E" w:rsidRDefault="00DC691E" w:rsidP="00A03556"/>
    <w:p w14:paraId="1D5AAACB" w14:textId="77777777" w:rsidR="00D353BB" w:rsidRPr="0040222F" w:rsidRDefault="002B5930" w:rsidP="0040222F">
      <w:pPr>
        <w:pStyle w:val="Heading5"/>
      </w:pPr>
      <w:bookmarkStart w:id="236" w:name="_Toc46730507"/>
      <w:r w:rsidRPr="0040222F">
        <w:t>REQ-368885/B-###R_FNC_Veh_HMI_Prog_Bar_010### Progress Bar During OTA Updates</w:t>
      </w:r>
      <w:bookmarkEnd w:id="236"/>
    </w:p>
    <w:p w14:paraId="6D92828D" w14:textId="77777777" w:rsidR="00EA4672" w:rsidRDefault="002B5930" w:rsidP="00CF4BCC">
      <w:r>
        <w:t xml:space="preserve">HMI shall show software update is in progress with progress bar and percentage complete when software is activating; on same display HMI also shall display vehicle in installing the update with show maximum inhibit time. </w:t>
      </w:r>
    </w:p>
    <w:p w14:paraId="373D386A" w14:textId="77777777" w:rsidR="00EA4672" w:rsidRDefault="002B5930" w:rsidP="009777B5">
      <w:r>
        <w:t xml:space="preserve">For OTA, 100% = Max Time </w:t>
      </w:r>
      <w:r>
        <w:rPr>
          <w:color w:val="0000CC"/>
        </w:rPr>
        <w:t>{</w:t>
      </w:r>
      <w:proofErr w:type="spellStart"/>
      <w:r w:rsidRPr="00CF4BCC">
        <w:rPr>
          <w:color w:val="0000CC"/>
        </w:rPr>
        <w:t>LS_OTAM_Activation_Time</w:t>
      </w:r>
      <w:proofErr w:type="spellEnd"/>
      <w:r w:rsidRPr="00CF4BCC">
        <w:rPr>
          <w:color w:val="0000CC"/>
        </w:rPr>
        <w:t xml:space="preserve"> = Domain: 2 bytes (In seconds)</w:t>
      </w:r>
      <w:r>
        <w:rPr>
          <w:color w:val="0000CC"/>
        </w:rPr>
        <w:t>}</w:t>
      </w:r>
      <w:r>
        <w:t xml:space="preserve">. </w:t>
      </w:r>
    </w:p>
    <w:p w14:paraId="3EF3CCFA" w14:textId="77777777" w:rsidR="00EA4672" w:rsidRDefault="002B5930" w:rsidP="009777B5">
      <w:r>
        <w:t>Customer shall NOT be able to access any other screen from the software activation progress bar and after the update is complete, SYNC shall go back to default state.</w:t>
      </w:r>
    </w:p>
    <w:p w14:paraId="3D1CCC00" w14:textId="24DFF62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49436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ADF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E7B193" w14:textId="77777777" w:rsidR="006C029A" w:rsidRPr="00520F3E" w:rsidRDefault="00DC691E" w:rsidP="009E691C">
            <w:pPr>
              <w:rPr>
                <w:rFonts w:eastAsiaTheme="minorHAnsi" w:cs="Arial"/>
                <w:vanish/>
                <w:color w:val="000000" w:themeColor="text1"/>
                <w:sz w:val="16"/>
                <w:szCs w:val="16"/>
              </w:rPr>
            </w:pPr>
          </w:p>
        </w:tc>
      </w:tr>
      <w:tr w:rsidR="006C029A" w:rsidRPr="00520F3E" w14:paraId="0117091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FB03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D42187" w14:textId="77777777" w:rsidR="006C029A" w:rsidRPr="00520F3E" w:rsidRDefault="00DC691E" w:rsidP="009E691C">
            <w:pPr>
              <w:rPr>
                <w:rFonts w:eastAsiaTheme="minorHAnsi" w:cs="Arial"/>
                <w:vanish/>
                <w:color w:val="000000" w:themeColor="text1"/>
                <w:sz w:val="16"/>
                <w:szCs w:val="16"/>
              </w:rPr>
            </w:pPr>
          </w:p>
        </w:tc>
      </w:tr>
      <w:tr w:rsidR="006C029A" w:rsidRPr="00520F3E" w14:paraId="34FE88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C58B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950C1E" w14:textId="77777777" w:rsidR="006C029A" w:rsidRPr="00520F3E" w:rsidRDefault="00DC691E" w:rsidP="009E691C">
            <w:pPr>
              <w:rPr>
                <w:rFonts w:eastAsiaTheme="minorHAnsi" w:cs="Arial"/>
                <w:vanish/>
                <w:color w:val="000000" w:themeColor="text1"/>
                <w:sz w:val="16"/>
                <w:szCs w:val="16"/>
              </w:rPr>
            </w:pPr>
          </w:p>
        </w:tc>
      </w:tr>
      <w:tr w:rsidR="006C029A" w:rsidRPr="00520F3E" w14:paraId="2371D47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D414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149A58" w14:textId="77777777" w:rsidR="006C029A" w:rsidRPr="00520F3E" w:rsidRDefault="00DC691E" w:rsidP="00351BDF">
            <w:pPr>
              <w:rPr>
                <w:rFonts w:eastAsiaTheme="minorHAnsi" w:cs="Arial"/>
                <w:vanish/>
                <w:color w:val="000000" w:themeColor="text1"/>
                <w:sz w:val="16"/>
                <w:szCs w:val="16"/>
              </w:rPr>
            </w:pPr>
          </w:p>
        </w:tc>
      </w:tr>
      <w:tr w:rsidR="006C029A" w:rsidRPr="00520F3E" w14:paraId="1EC8E1C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F0E9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44ECC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3D643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E397EF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00387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9BE5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5915C3"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A485C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4ABDB2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6E2C13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2A1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B24C8F"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2FDF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9BD58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55C8AD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4652C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389663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41B067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D2DE03"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39C057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9222ABC" w14:textId="77777777" w:rsidR="00DC0771" w:rsidRPr="00106C9E" w:rsidRDefault="00DC691E" w:rsidP="00A03556"/>
    <w:p w14:paraId="0ECE4C56" w14:textId="77777777" w:rsidR="00D353BB" w:rsidRPr="0040222F" w:rsidRDefault="002B5930" w:rsidP="0040222F">
      <w:pPr>
        <w:pStyle w:val="Heading5"/>
      </w:pPr>
      <w:bookmarkStart w:id="237" w:name="_Toc46730508"/>
      <w:r w:rsidRPr="0040222F">
        <w:t xml:space="preserve">REQ-368889/A-###R_FNC_Veh_HMI_Prog_Bar_011### Download and File </w:t>
      </w:r>
      <w:proofErr w:type="spellStart"/>
      <w:r w:rsidRPr="0040222F">
        <w:t>Trasnfer</w:t>
      </w:r>
      <w:proofErr w:type="spellEnd"/>
      <w:r w:rsidRPr="0040222F">
        <w:t xml:space="preserve"> Progress Bar</w:t>
      </w:r>
      <w:bookmarkEnd w:id="237"/>
    </w:p>
    <w:p w14:paraId="12AAC8B3" w14:textId="77777777" w:rsidR="00EA4672" w:rsidRDefault="002B5930" w:rsidP="007E65D5">
      <w:r>
        <w:t xml:space="preserve">During USB update, in vehicle HMI shall show a progress bar that system to transferring the files from USB to sync/ECG and another progress bar to shoe ECG to target ECU. </w:t>
      </w:r>
    </w:p>
    <w:p w14:paraId="1A1A87A4" w14:textId="2A0B683D"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34D8C5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D264F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77142B" w14:textId="77777777" w:rsidR="006C029A" w:rsidRPr="00520F3E" w:rsidRDefault="00DC691E" w:rsidP="009E691C">
            <w:pPr>
              <w:rPr>
                <w:rFonts w:eastAsiaTheme="minorHAnsi" w:cs="Arial"/>
                <w:vanish/>
                <w:color w:val="000000" w:themeColor="text1"/>
                <w:sz w:val="16"/>
                <w:szCs w:val="16"/>
              </w:rPr>
            </w:pPr>
          </w:p>
        </w:tc>
      </w:tr>
      <w:tr w:rsidR="006C029A" w:rsidRPr="00520F3E" w14:paraId="3A82276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0CB8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20EF1D" w14:textId="77777777" w:rsidR="006C029A" w:rsidRPr="00520F3E" w:rsidRDefault="00DC691E" w:rsidP="009E691C">
            <w:pPr>
              <w:rPr>
                <w:rFonts w:eastAsiaTheme="minorHAnsi" w:cs="Arial"/>
                <w:vanish/>
                <w:color w:val="000000" w:themeColor="text1"/>
                <w:sz w:val="16"/>
                <w:szCs w:val="16"/>
              </w:rPr>
            </w:pPr>
          </w:p>
        </w:tc>
      </w:tr>
      <w:tr w:rsidR="006C029A" w:rsidRPr="00520F3E" w14:paraId="44A6FC6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2E0A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654F7B" w14:textId="77777777" w:rsidR="006C029A" w:rsidRPr="00520F3E" w:rsidRDefault="00DC691E" w:rsidP="009E691C">
            <w:pPr>
              <w:rPr>
                <w:rFonts w:eastAsiaTheme="minorHAnsi" w:cs="Arial"/>
                <w:vanish/>
                <w:color w:val="000000" w:themeColor="text1"/>
                <w:sz w:val="16"/>
                <w:szCs w:val="16"/>
              </w:rPr>
            </w:pPr>
          </w:p>
        </w:tc>
      </w:tr>
      <w:tr w:rsidR="006C029A" w:rsidRPr="00520F3E" w14:paraId="60F697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E93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E8EDC5" w14:textId="77777777" w:rsidR="006C029A" w:rsidRPr="00520F3E" w:rsidRDefault="00DC691E" w:rsidP="00351BDF">
            <w:pPr>
              <w:rPr>
                <w:rFonts w:eastAsiaTheme="minorHAnsi" w:cs="Arial"/>
                <w:vanish/>
                <w:color w:val="000000" w:themeColor="text1"/>
                <w:sz w:val="16"/>
                <w:szCs w:val="16"/>
              </w:rPr>
            </w:pPr>
          </w:p>
        </w:tc>
      </w:tr>
      <w:tr w:rsidR="006C029A" w:rsidRPr="00520F3E" w14:paraId="2BC87C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24A9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885AE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6157A5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03044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79D7B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6D55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66D1D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98BECB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04B4E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765C53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86A0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BCB5BE"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9525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CB58B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17427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5CBA5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6CA06B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4CBE5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2F72F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C593EC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F71BEE7" w14:textId="77777777" w:rsidR="00DC0771" w:rsidRPr="00106C9E" w:rsidRDefault="00DC691E" w:rsidP="00A03556"/>
    <w:p w14:paraId="79B584DF" w14:textId="77777777" w:rsidR="00D353BB" w:rsidRPr="0040222F" w:rsidRDefault="002B5930" w:rsidP="0040222F">
      <w:pPr>
        <w:pStyle w:val="Heading5"/>
      </w:pPr>
      <w:bookmarkStart w:id="238" w:name="_Toc46730509"/>
      <w:r w:rsidRPr="0040222F">
        <w:t>REQ-395035/A-###R_FNC_Veh_HMI_Prog_Bar_014### Is User was Notify for Software Download over Wi-Fi HMI shall show Progress Bar with Percentage</w:t>
      </w:r>
      <w:bookmarkEnd w:id="238"/>
    </w:p>
    <w:p w14:paraId="4DFEE6F0" w14:textId="77777777" w:rsidR="00EA4672" w:rsidRDefault="002B5930" w:rsidP="008E3434">
      <w:r>
        <w:t xml:space="preserve">If software update requires Wi-Fi and user was notified, then HMI shall display download progress status during the software download from cloud to ECG. </w:t>
      </w:r>
    </w:p>
    <w:p w14:paraId="55BFB74E" w14:textId="3CE23B0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3316F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E7FE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1E6C66" w14:textId="77777777" w:rsidR="006C029A" w:rsidRPr="00520F3E" w:rsidRDefault="00DC691E" w:rsidP="009E691C">
            <w:pPr>
              <w:rPr>
                <w:rFonts w:eastAsiaTheme="minorHAnsi" w:cs="Arial"/>
                <w:vanish/>
                <w:color w:val="000000" w:themeColor="text1"/>
                <w:sz w:val="16"/>
                <w:szCs w:val="16"/>
              </w:rPr>
            </w:pPr>
          </w:p>
        </w:tc>
      </w:tr>
      <w:tr w:rsidR="006C029A" w:rsidRPr="00520F3E" w14:paraId="12AB35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BEB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AE7AD5" w14:textId="77777777" w:rsidR="006C029A" w:rsidRPr="00520F3E" w:rsidRDefault="00DC691E" w:rsidP="009E691C">
            <w:pPr>
              <w:rPr>
                <w:rFonts w:eastAsiaTheme="minorHAnsi" w:cs="Arial"/>
                <w:vanish/>
                <w:color w:val="000000" w:themeColor="text1"/>
                <w:sz w:val="16"/>
                <w:szCs w:val="16"/>
              </w:rPr>
            </w:pPr>
          </w:p>
        </w:tc>
      </w:tr>
      <w:tr w:rsidR="006C029A" w:rsidRPr="00520F3E" w14:paraId="50B6AC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B5C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51C31A" w14:textId="77777777" w:rsidR="006C029A" w:rsidRPr="00520F3E" w:rsidRDefault="00DC691E" w:rsidP="009E691C">
            <w:pPr>
              <w:rPr>
                <w:rFonts w:eastAsiaTheme="minorHAnsi" w:cs="Arial"/>
                <w:vanish/>
                <w:color w:val="000000" w:themeColor="text1"/>
                <w:sz w:val="16"/>
                <w:szCs w:val="16"/>
              </w:rPr>
            </w:pPr>
          </w:p>
        </w:tc>
      </w:tr>
      <w:tr w:rsidR="006C029A" w:rsidRPr="00520F3E" w14:paraId="113CB88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FD5A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7BECEB" w14:textId="77777777" w:rsidR="006C029A" w:rsidRPr="00520F3E" w:rsidRDefault="00DC691E" w:rsidP="00351BDF">
            <w:pPr>
              <w:rPr>
                <w:rFonts w:eastAsiaTheme="minorHAnsi" w:cs="Arial"/>
                <w:vanish/>
                <w:color w:val="000000" w:themeColor="text1"/>
                <w:sz w:val="16"/>
                <w:szCs w:val="16"/>
              </w:rPr>
            </w:pPr>
          </w:p>
        </w:tc>
      </w:tr>
      <w:tr w:rsidR="006C029A" w:rsidRPr="00520F3E" w14:paraId="1BCD75D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8005F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726074"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EAF5B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5E05FF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411C24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2DC7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5A3E0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0BA33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98024D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CB2948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57729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D3DF4C"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2A5BA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0ABE8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3B347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590F7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3B32D5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9F8F28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E7C3B8C"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F0526E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BE0058C" w14:textId="77777777" w:rsidR="00DC0771" w:rsidRPr="00106C9E" w:rsidRDefault="00DC691E" w:rsidP="00A03556"/>
    <w:p w14:paraId="1B0EBC7A" w14:textId="77777777" w:rsidR="00EA4672" w:rsidRDefault="002B5930" w:rsidP="00DA3F8D">
      <w:pPr>
        <w:pStyle w:val="Heading5"/>
      </w:pPr>
      <w:bookmarkStart w:id="239" w:name="_Toc46730510"/>
      <w:r>
        <w:lastRenderedPageBreak/>
        <w:t>Error Handling</w:t>
      </w:r>
      <w:bookmarkEnd w:id="239"/>
    </w:p>
    <w:p w14:paraId="19A4BBD7" w14:textId="10B21650" w:rsidR="00D353BB" w:rsidRPr="0040222F" w:rsidRDefault="002B5930" w:rsidP="0040222F">
      <w:pPr>
        <w:pStyle w:val="Heading6"/>
      </w:pPr>
      <w:r w:rsidRPr="0040222F">
        <w:t>F-REQ-305206/C-###R_FNC_Veh_HMI_Prog_Bar_012### Reset while in update in progress is displayed</w:t>
      </w:r>
    </w:p>
    <w:p w14:paraId="6C4B63CE" w14:textId="77777777" w:rsidR="00EA4672" w:rsidRDefault="002B5930" w:rsidP="00F27058">
      <w:pPr>
        <w:rPr>
          <w:rFonts w:cs="Arial"/>
        </w:rPr>
      </w:pPr>
      <w:r>
        <w:rPr>
          <w:rFonts w:cs="Arial"/>
        </w:rPr>
        <w:t xml:space="preserve">The HMI screen shall synchronize with the progress of the update from the OTA Manager within 500 </w:t>
      </w:r>
      <w:proofErr w:type="spellStart"/>
      <w:r>
        <w:rPr>
          <w:rFonts w:cs="Arial"/>
        </w:rPr>
        <w:t>ms</w:t>
      </w:r>
      <w:proofErr w:type="spellEnd"/>
      <w:r>
        <w:rPr>
          <w:rFonts w:cs="Arial"/>
        </w:rPr>
        <w:t xml:space="preserve"> of the screen powering up. The progress display shall pick up on that state that it was prior to a reset (either power or master reset)</w:t>
      </w:r>
    </w:p>
    <w:p w14:paraId="10FBAE44" w14:textId="513EABA3"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CD1C55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5923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B5783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R_FNC_Vehicle_HMI_084</w:t>
            </w:r>
          </w:p>
        </w:tc>
      </w:tr>
      <w:tr w:rsidR="006C029A" w:rsidRPr="00520F3E" w14:paraId="6C45A4E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8BD7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E45960" w14:textId="77777777" w:rsidR="006C029A" w:rsidRPr="00520F3E" w:rsidRDefault="00DC691E" w:rsidP="009E691C">
            <w:pPr>
              <w:rPr>
                <w:rFonts w:eastAsiaTheme="minorHAnsi" w:cs="Arial"/>
                <w:vanish/>
                <w:color w:val="000000" w:themeColor="text1"/>
                <w:sz w:val="16"/>
                <w:szCs w:val="16"/>
              </w:rPr>
            </w:pPr>
          </w:p>
        </w:tc>
      </w:tr>
      <w:tr w:rsidR="006C029A" w:rsidRPr="00520F3E" w14:paraId="35CE89D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3CA1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FDD483" w14:textId="77777777" w:rsidR="006C029A" w:rsidRPr="00520F3E" w:rsidRDefault="00DC691E" w:rsidP="009E691C">
            <w:pPr>
              <w:rPr>
                <w:rFonts w:eastAsiaTheme="minorHAnsi" w:cs="Arial"/>
                <w:vanish/>
                <w:color w:val="000000" w:themeColor="text1"/>
                <w:sz w:val="16"/>
                <w:szCs w:val="16"/>
              </w:rPr>
            </w:pPr>
          </w:p>
        </w:tc>
      </w:tr>
      <w:tr w:rsidR="006C029A" w:rsidRPr="00520F3E" w14:paraId="30DD34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8AFE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584F0C" w14:textId="77777777" w:rsidR="006C029A" w:rsidRPr="00520F3E" w:rsidRDefault="00DC691E" w:rsidP="00351BDF">
            <w:pPr>
              <w:rPr>
                <w:rFonts w:eastAsiaTheme="minorHAnsi" w:cs="Arial"/>
                <w:vanish/>
                <w:color w:val="000000" w:themeColor="text1"/>
                <w:sz w:val="16"/>
                <w:szCs w:val="16"/>
              </w:rPr>
            </w:pPr>
          </w:p>
        </w:tc>
      </w:tr>
      <w:tr w:rsidR="006C029A" w:rsidRPr="00520F3E" w14:paraId="5A1C7E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4489C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6709D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4F12F7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3B677B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14C02C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2DE3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7C4CD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9B6F5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20B947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EB595C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393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018A4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236F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89F40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D62651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CDDD7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CA34F4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73F45E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168EC7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14419E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024F06C" w14:textId="77777777" w:rsidR="00DC0771" w:rsidRPr="00106C9E" w:rsidRDefault="00DC691E" w:rsidP="00A03556"/>
    <w:p w14:paraId="755668E3" w14:textId="77777777" w:rsidR="00EA4672" w:rsidRDefault="002B5930" w:rsidP="00DA3F8D">
      <w:pPr>
        <w:pStyle w:val="Heading4"/>
      </w:pPr>
      <w:bookmarkStart w:id="240" w:name="_Toc46730511"/>
      <w:r>
        <w:t>Non-Functional Requirements</w:t>
      </w:r>
      <w:bookmarkEnd w:id="240"/>
    </w:p>
    <w:p w14:paraId="21DB5040" w14:textId="1F615DC1" w:rsidR="00D353BB" w:rsidRPr="0040222F" w:rsidRDefault="002B5930" w:rsidP="0040222F">
      <w:pPr>
        <w:pStyle w:val="Heading5"/>
      </w:pPr>
      <w:bookmarkStart w:id="241" w:name="_Toc46730512"/>
      <w:r w:rsidRPr="0040222F">
        <w:t>F-REQ-305297/C-###R_FNC_Veh_HMI_Prog_Bar_013### Progress Bar Details</w:t>
      </w:r>
      <w:bookmarkEnd w:id="241"/>
    </w:p>
    <w:p w14:paraId="76A6CE24" w14:textId="77777777" w:rsidR="00EA4672" w:rsidRDefault="002B5930" w:rsidP="00F27058">
      <w:pPr>
        <w:rPr>
          <w:rFonts w:cs="Arial"/>
        </w:rPr>
      </w:pPr>
      <w:r>
        <w:rPr>
          <w:rFonts w:cs="Arial"/>
        </w:rPr>
        <w:t>The HMI team shall design a progress bar that is always able to display some progress. Even though, it might be difficult to calculate the exact percentage of completion some progress on estimation. The customer should not feel like the progress bar is stuck in a particular task.</w:t>
      </w:r>
    </w:p>
    <w:p w14:paraId="50754837" w14:textId="0F02BA03"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5B63E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60534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688B5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R_FNC_Vehicle_HMI_085</w:t>
            </w:r>
          </w:p>
        </w:tc>
      </w:tr>
      <w:tr w:rsidR="006C029A" w:rsidRPr="00520F3E" w14:paraId="05ED361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81FF6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30A316" w14:textId="77777777" w:rsidR="006C029A" w:rsidRPr="00520F3E" w:rsidRDefault="00DC691E" w:rsidP="009E691C">
            <w:pPr>
              <w:rPr>
                <w:rFonts w:eastAsiaTheme="minorHAnsi" w:cs="Arial"/>
                <w:vanish/>
                <w:color w:val="000000" w:themeColor="text1"/>
                <w:sz w:val="16"/>
                <w:szCs w:val="16"/>
              </w:rPr>
            </w:pPr>
          </w:p>
        </w:tc>
      </w:tr>
      <w:tr w:rsidR="006C029A" w:rsidRPr="00520F3E" w14:paraId="3AC77AE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10B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72D7A3" w14:textId="77777777" w:rsidR="006C029A" w:rsidRPr="00520F3E" w:rsidRDefault="00DC691E" w:rsidP="009E691C">
            <w:pPr>
              <w:rPr>
                <w:rFonts w:eastAsiaTheme="minorHAnsi" w:cs="Arial"/>
                <w:vanish/>
                <w:color w:val="000000" w:themeColor="text1"/>
                <w:sz w:val="16"/>
                <w:szCs w:val="16"/>
              </w:rPr>
            </w:pPr>
          </w:p>
        </w:tc>
      </w:tr>
      <w:tr w:rsidR="006C029A" w:rsidRPr="00520F3E" w14:paraId="6F7583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C3D9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8B1370" w14:textId="77777777" w:rsidR="006C029A" w:rsidRPr="00520F3E" w:rsidRDefault="00DC691E" w:rsidP="00351BDF">
            <w:pPr>
              <w:rPr>
                <w:rFonts w:eastAsiaTheme="minorHAnsi" w:cs="Arial"/>
                <w:vanish/>
                <w:color w:val="000000" w:themeColor="text1"/>
                <w:sz w:val="16"/>
                <w:szCs w:val="16"/>
              </w:rPr>
            </w:pPr>
          </w:p>
        </w:tc>
      </w:tr>
      <w:tr w:rsidR="006C029A" w:rsidRPr="00520F3E" w14:paraId="4C92F1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329C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B7A04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98C71C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F68D2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34ED18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3599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41071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B9F7B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60F2C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645A43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C9E17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DB8AD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6B2B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5FB21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3F2B4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6C8C0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F9410D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8B9B57C"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774384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09FDAA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E5799BF" w14:textId="77777777" w:rsidR="00DC0771" w:rsidRPr="00106C9E" w:rsidRDefault="00DC691E" w:rsidP="00A03556"/>
    <w:p w14:paraId="42F2DAFB" w14:textId="77777777" w:rsidR="00EA4672" w:rsidRDefault="002B5930" w:rsidP="00DA3F8D">
      <w:pPr>
        <w:pStyle w:val="Heading2"/>
      </w:pPr>
      <w:bookmarkStart w:id="242" w:name="_Toc46730513"/>
      <w:r>
        <w:t>Logical Function Software Failures</w:t>
      </w:r>
      <w:bookmarkEnd w:id="242"/>
    </w:p>
    <w:p w14:paraId="349ACF6A" w14:textId="6DA3E0C5" w:rsidR="00760465" w:rsidRDefault="002B5930" w:rsidP="00DA3F8D">
      <w:pPr>
        <w:pStyle w:val="Heading3"/>
      </w:pPr>
      <w:bookmarkStart w:id="243" w:name="_Toc46730514"/>
      <w:r>
        <w:t>Function Description</w:t>
      </w:r>
      <w:bookmarkEnd w:id="243"/>
    </w:p>
    <w:p w14:paraId="798FB529" w14:textId="77777777" w:rsidR="00EA4672" w:rsidRDefault="002B5930" w:rsidP="00F27058">
      <w:r>
        <w:t xml:space="preserve">During software updates via USB the customer shall be notified in </w:t>
      </w:r>
      <w:proofErr w:type="gramStart"/>
      <w:r>
        <w:t>details</w:t>
      </w:r>
      <w:proofErr w:type="gramEnd"/>
      <w:r>
        <w:t xml:space="preserve"> for errors that occur. For software updates via OTA, the customer shall be notified only for failures that occurred after a scheduled activation.</w:t>
      </w:r>
    </w:p>
    <w:p w14:paraId="07C39752" w14:textId="79C79AEF" w:rsidR="00EA4672" w:rsidRDefault="002B5930" w:rsidP="00DA3F8D">
      <w:pPr>
        <w:pStyle w:val="Heading3"/>
      </w:pPr>
      <w:bookmarkStart w:id="244" w:name="_Toc46730515"/>
      <w:r>
        <w:t>Function Scope</w:t>
      </w:r>
      <w:bookmarkEnd w:id="244"/>
    </w:p>
    <w:p w14:paraId="7B728928" w14:textId="577A3EAF" w:rsidR="00546765" w:rsidRPr="00546765" w:rsidRDefault="00DC691E" w:rsidP="003F5194">
      <w:pPr>
        <w:ind w:left="720"/>
      </w:pPr>
      <w:r>
        <w:rPr>
          <w:noProof/>
        </w:rPr>
        <w:object w:dxaOrig="1440" w:dyaOrig="1440" w14:anchorId="1446F02F">
          <v:shape id="5f1afd910000389d269a0ffb" o:spid="_x0000_s1026" type="#_x0000_t75" style="position:absolute;left:0;text-align:left;margin-left:67.45pt;margin-top:17.9pt;width:404pt;height:279.5pt;z-index:251661312;mso-position-horizontal-relative:text;mso-position-vertical-relative:text">
            <v:imagedata r:id="rId86" o:title=""/>
            <w10:wrap type="topAndBottom"/>
          </v:shape>
          <o:OLEObject Type="Embed" ProgID="Visio.Drawing.11" ShapeID="5f1afd910000389d269a0ffb" DrawAspect="Content" ObjectID="_1682150997" r:id="rId87"/>
        </w:object>
      </w:r>
    </w:p>
    <w:p w14:paraId="5F0D1269" w14:textId="77777777" w:rsidR="00EA4672" w:rsidRDefault="002B5930" w:rsidP="003F5194">
      <w:pPr>
        <w:pStyle w:val="Caption"/>
        <w:jc w:val="center"/>
      </w:pPr>
      <w:r>
        <w:lastRenderedPageBreak/>
        <w:t>Figure13: Context Diagram of Function Software Update Failures</w:t>
      </w:r>
    </w:p>
    <w:p w14:paraId="6D2DBF71" w14:textId="77777777" w:rsidR="00EA4672" w:rsidRDefault="002B5930" w:rsidP="00DA3F8D">
      <w:pPr>
        <w:pStyle w:val="Heading3"/>
      </w:pPr>
      <w:bookmarkStart w:id="245" w:name="_Toc46730516"/>
      <w:r>
        <w:t>Function Interfaces</w:t>
      </w:r>
      <w:bookmarkEnd w:id="245"/>
    </w:p>
    <w:p w14:paraId="00EAC99A" w14:textId="138840E1" w:rsidR="00760465" w:rsidRDefault="002B5930" w:rsidP="00DA3F8D">
      <w:pPr>
        <w:pStyle w:val="Heading4"/>
      </w:pPr>
      <w:bookmarkStart w:id="246" w:name="_Toc46730517"/>
      <w:r>
        <w:t>Logical Inputs</w:t>
      </w:r>
      <w:bookmarkEnd w:id="246"/>
    </w:p>
    <w:tbl>
      <w:tblPr>
        <w:tblStyle w:val="TableGrid"/>
        <w:tblW w:w="0" w:type="dxa"/>
        <w:tblLayout w:type="fixed"/>
        <w:tblLook w:val="04A0" w:firstRow="1" w:lastRow="0" w:firstColumn="1" w:lastColumn="0" w:noHBand="0" w:noVBand="1"/>
      </w:tblPr>
      <w:tblGrid>
        <w:gridCol w:w="1242"/>
        <w:gridCol w:w="4243"/>
        <w:gridCol w:w="4971"/>
      </w:tblGrid>
      <w:tr w:rsidR="00917730" w14:paraId="2E969819" w14:textId="77777777" w:rsidTr="00917730">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A44BB7D" w14:textId="77777777" w:rsidR="00917730" w:rsidRDefault="002B5930">
            <w:pPr>
              <w:rPr>
                <w:rFonts w:cs="Arial"/>
                <w:b/>
                <w:bCs/>
                <w:color w:val="000000"/>
              </w:rPr>
            </w:pPr>
            <w:r>
              <w:rPr>
                <w:rFonts w:cs="Arial"/>
                <w:b/>
                <w:bCs/>
                <w:color w:val="000000"/>
              </w:rPr>
              <w:t>Signal ID</w:t>
            </w: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49D97A22" w14:textId="77777777" w:rsidR="00917730" w:rsidRDefault="002B5930">
            <w:pPr>
              <w:rPr>
                <w:rFonts w:cs="Arial"/>
                <w:b/>
                <w:bCs/>
                <w:color w:val="000000"/>
              </w:rPr>
            </w:pPr>
            <w:r>
              <w:rPr>
                <w:rFonts w:cs="Arial"/>
                <w:b/>
                <w:bCs/>
                <w:color w:val="000000"/>
              </w:rPr>
              <w:t>Signal Name</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372F59D9" w14:textId="77777777" w:rsidR="00917730" w:rsidRDefault="002B5930">
            <w:pPr>
              <w:rPr>
                <w:rFonts w:cs="Arial"/>
                <w:b/>
                <w:bCs/>
                <w:color w:val="000000"/>
              </w:rPr>
            </w:pPr>
            <w:r>
              <w:rPr>
                <w:rFonts w:cs="Arial"/>
                <w:b/>
                <w:bCs/>
                <w:color w:val="000000"/>
              </w:rPr>
              <w:t>Description</w:t>
            </w:r>
          </w:p>
        </w:tc>
      </w:tr>
      <w:tr w:rsidR="00917730" w14:paraId="2FF19A55" w14:textId="77777777" w:rsidTr="00917730">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5CEBF" w14:textId="77777777" w:rsidR="00917730" w:rsidRDefault="00DC691E"/>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0E96329" w14:textId="77777777" w:rsidR="00917730" w:rsidRDefault="002B5930">
            <w:pPr>
              <w:rPr>
                <w:rFonts w:cs="Arial"/>
                <w:sz w:val="18"/>
                <w:szCs w:val="18"/>
              </w:rPr>
            </w:pPr>
            <w:proofErr w:type="spellStart"/>
            <w:r>
              <w:rPr>
                <w:rFonts w:cs="Arial"/>
              </w:rPr>
              <w:t>CustomerChoice</w:t>
            </w:r>
            <w:proofErr w:type="spellEnd"/>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648DD357" w14:textId="77777777" w:rsidR="00917730" w:rsidRDefault="00DC691E">
            <w:pPr>
              <w:rPr>
                <w:rFonts w:cs="Arial"/>
                <w:sz w:val="18"/>
                <w:szCs w:val="18"/>
              </w:rPr>
            </w:pPr>
          </w:p>
        </w:tc>
      </w:tr>
      <w:tr w:rsidR="00917730" w14:paraId="27AC8DFF" w14:textId="77777777" w:rsidTr="00917730">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A6DAB" w14:textId="77777777" w:rsidR="00917730" w:rsidRDefault="00DC691E">
            <w:pPr>
              <w:rPr>
                <w:rFonts w:cs="Arial"/>
                <w:color w:val="000000"/>
                <w:sz w:val="18"/>
                <w:szCs w:val="18"/>
              </w:rPr>
            </w:pP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50E1B34" w14:textId="77777777" w:rsidR="00917730" w:rsidRDefault="00DC691E">
            <w:pPr>
              <w:rPr>
                <w:rFonts w:cs="Arial"/>
                <w:sz w:val="18"/>
                <w:szCs w:val="18"/>
              </w:rPr>
            </w:pP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9366AD1" w14:textId="77777777" w:rsidR="00917730" w:rsidRDefault="00DC691E">
            <w:pPr>
              <w:rPr>
                <w:i/>
                <w:vanish/>
              </w:rPr>
            </w:pPr>
          </w:p>
        </w:tc>
      </w:tr>
    </w:tbl>
    <w:p w14:paraId="0F164BBD" w14:textId="77777777" w:rsidR="00EA4672" w:rsidRDefault="00EA4672"/>
    <w:p w14:paraId="7E535341" w14:textId="77777777" w:rsidR="00760465" w:rsidRDefault="002B5930" w:rsidP="00DA3F8D">
      <w:pPr>
        <w:pStyle w:val="Heading4"/>
      </w:pPr>
      <w:bookmarkStart w:id="247" w:name="_Toc46730518"/>
      <w:r>
        <w:t>Logical Outputs</w:t>
      </w:r>
      <w:bookmarkEnd w:id="247"/>
    </w:p>
    <w:tbl>
      <w:tblPr>
        <w:tblStyle w:val="TableGrid"/>
        <w:tblW w:w="0" w:type="dxa"/>
        <w:tblLayout w:type="fixed"/>
        <w:tblLook w:val="04A0" w:firstRow="1" w:lastRow="0" w:firstColumn="1" w:lastColumn="0" w:noHBand="0" w:noVBand="1"/>
      </w:tblPr>
      <w:tblGrid>
        <w:gridCol w:w="1242"/>
        <w:gridCol w:w="4243"/>
        <w:gridCol w:w="4971"/>
      </w:tblGrid>
      <w:tr w:rsidR="0049531C" w14:paraId="511B8CA7" w14:textId="77777777" w:rsidTr="0049531C">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DADF333" w14:textId="77777777" w:rsidR="0049531C" w:rsidRDefault="002B5930">
            <w:pPr>
              <w:rPr>
                <w:rFonts w:cs="Arial"/>
                <w:b/>
                <w:bCs/>
                <w:color w:val="000000"/>
              </w:rPr>
            </w:pPr>
            <w:r>
              <w:rPr>
                <w:rFonts w:cs="Arial"/>
                <w:b/>
                <w:bCs/>
                <w:color w:val="000000"/>
              </w:rPr>
              <w:t>Signal ID</w:t>
            </w: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7557DED7" w14:textId="77777777" w:rsidR="0049531C" w:rsidRDefault="002B5930">
            <w:pPr>
              <w:rPr>
                <w:rFonts w:cs="Arial"/>
                <w:b/>
                <w:bCs/>
                <w:color w:val="000000"/>
              </w:rPr>
            </w:pPr>
            <w:r>
              <w:rPr>
                <w:rFonts w:cs="Arial"/>
                <w:b/>
                <w:bCs/>
                <w:color w:val="000000"/>
              </w:rPr>
              <w:t>Signal Name</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470CCCD9" w14:textId="77777777" w:rsidR="0049531C" w:rsidRDefault="002B5930">
            <w:pPr>
              <w:rPr>
                <w:rFonts w:cs="Arial"/>
                <w:b/>
                <w:bCs/>
                <w:color w:val="000000"/>
              </w:rPr>
            </w:pPr>
            <w:r>
              <w:rPr>
                <w:rFonts w:cs="Arial"/>
                <w:b/>
                <w:bCs/>
                <w:color w:val="000000"/>
              </w:rPr>
              <w:t>Description</w:t>
            </w:r>
          </w:p>
        </w:tc>
      </w:tr>
      <w:tr w:rsidR="0049531C" w14:paraId="19FDE81D" w14:textId="77777777" w:rsidTr="0049531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FCB1F" w14:textId="77777777" w:rsidR="0049531C" w:rsidRDefault="00DC691E">
            <w:pPr>
              <w:rPr>
                <w:rFonts w:cs="Arial"/>
                <w:color w:val="000000"/>
                <w:sz w:val="18"/>
                <w:szCs w:val="18"/>
              </w:rPr>
            </w:pP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2501FAF" w14:textId="77777777" w:rsidR="0049531C" w:rsidRDefault="002B5930">
            <w:proofErr w:type="spellStart"/>
            <w:r>
              <w:rPr>
                <w:rFonts w:cs="Arial"/>
              </w:rPr>
              <w:t>LS_OTAM_SW_Activation_Fail_Reason</w:t>
            </w:r>
            <w:proofErr w:type="spellEnd"/>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6DC31A0" w14:textId="77777777" w:rsidR="0049531C" w:rsidRPr="00AC0CCC" w:rsidRDefault="002B5930">
            <w:pPr>
              <w:rPr>
                <w:rFonts w:cs="Arial"/>
              </w:rPr>
            </w:pPr>
            <w:r w:rsidRPr="00AC0CCC">
              <w:rPr>
                <w:rFonts w:cs="Arial"/>
              </w:rPr>
              <w:t>WARNING</w:t>
            </w:r>
          </w:p>
          <w:p w14:paraId="686891AD" w14:textId="77777777" w:rsidR="00AC0CCC" w:rsidRPr="00AC0CCC" w:rsidRDefault="002B5930">
            <w:pPr>
              <w:rPr>
                <w:rFonts w:cs="Arial"/>
              </w:rPr>
            </w:pPr>
            <w:r w:rsidRPr="00AC0CCC">
              <w:rPr>
                <w:rFonts w:cs="Arial"/>
              </w:rPr>
              <w:t>PARTIAL</w:t>
            </w:r>
          </w:p>
          <w:p w14:paraId="0EA98FCA" w14:textId="77777777" w:rsidR="00AC0CCC" w:rsidRDefault="002B5930">
            <w:pPr>
              <w:rPr>
                <w:rFonts w:cs="Arial"/>
                <w:sz w:val="18"/>
                <w:szCs w:val="18"/>
              </w:rPr>
            </w:pPr>
            <w:r w:rsidRPr="00AC0CCC">
              <w:rPr>
                <w:rFonts w:cs="Arial"/>
              </w:rPr>
              <w:t>PERMANENT_INHIBIT</w:t>
            </w:r>
          </w:p>
        </w:tc>
      </w:tr>
      <w:tr w:rsidR="00AC0CCC" w14:paraId="409D5102" w14:textId="77777777" w:rsidTr="0049531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E6F0F" w14:textId="77777777" w:rsidR="00AC0CCC" w:rsidRDefault="00DC691E"/>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0B77A13" w14:textId="77777777" w:rsidR="00AC0CCC" w:rsidRPr="00AC0CCC" w:rsidRDefault="002B5930">
            <w:proofErr w:type="spellStart"/>
            <w:r w:rsidRPr="00AC0CCC">
              <w:t>LS_OTAM_SW_Update_State</w:t>
            </w:r>
            <w:proofErr w:type="spellEnd"/>
            <w:r w:rsidRPr="00AC0CCC">
              <w:t xml:space="preserve"> </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49D30CC2" w14:textId="77777777" w:rsidR="00AC0CCC" w:rsidRPr="00AC0CCC" w:rsidRDefault="002B5930">
            <w:pPr>
              <w:rPr>
                <w:rFonts w:cs="Arial"/>
                <w:sz w:val="18"/>
                <w:szCs w:val="18"/>
              </w:rPr>
            </w:pPr>
            <w:r w:rsidRPr="00AC0CCC">
              <w:t>Failed</w:t>
            </w:r>
          </w:p>
        </w:tc>
      </w:tr>
      <w:tr w:rsidR="00AC0CCC" w14:paraId="7459667F" w14:textId="77777777" w:rsidTr="0049531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398E18" w14:textId="77777777" w:rsidR="00AC0CCC" w:rsidRDefault="00DC691E"/>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310D1CCA" w14:textId="77777777" w:rsidR="00AC0CCC" w:rsidRPr="00AC0CCC" w:rsidRDefault="002B5930">
            <w:proofErr w:type="spellStart"/>
            <w:r w:rsidRPr="00AC0CCC">
              <w:t>LS_OTAM_SW_Download_State</w:t>
            </w:r>
            <w:proofErr w:type="spellEnd"/>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5F1644C7" w14:textId="77777777" w:rsidR="00AC0CCC" w:rsidRPr="00AC0CCC" w:rsidRDefault="002B5930">
            <w:pPr>
              <w:rPr>
                <w:rFonts w:cs="Arial"/>
                <w:sz w:val="18"/>
                <w:szCs w:val="18"/>
              </w:rPr>
            </w:pPr>
            <w:r w:rsidRPr="00AC0CCC">
              <w:t>Failed</w:t>
            </w:r>
          </w:p>
        </w:tc>
      </w:tr>
      <w:tr w:rsidR="00AC0CCC" w14:paraId="79E764B5" w14:textId="77777777" w:rsidTr="0049531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E1F08" w14:textId="77777777" w:rsidR="00AC0CCC" w:rsidRDefault="00DC691E"/>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CB94A5A" w14:textId="77777777" w:rsidR="00AC0CCC" w:rsidRPr="00AC0CCC" w:rsidRDefault="002B5930">
            <w:proofErr w:type="spellStart"/>
            <w:r w:rsidRPr="00AC0CCC">
              <w:t>LS_OTAM_SW_Installation_State</w:t>
            </w:r>
            <w:proofErr w:type="spellEnd"/>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5B662D5E" w14:textId="77777777" w:rsidR="00AC0CCC" w:rsidRPr="00AC0CCC" w:rsidRDefault="002B5930">
            <w:pPr>
              <w:rPr>
                <w:rFonts w:cs="Arial"/>
                <w:sz w:val="18"/>
                <w:szCs w:val="18"/>
              </w:rPr>
            </w:pPr>
            <w:r w:rsidRPr="00AC0CCC">
              <w:t>Failed</w:t>
            </w:r>
          </w:p>
        </w:tc>
      </w:tr>
    </w:tbl>
    <w:p w14:paraId="65644489" w14:textId="77777777" w:rsidR="00EA4672" w:rsidRDefault="00EA4672"/>
    <w:p w14:paraId="1F1BF6C8" w14:textId="77777777" w:rsidR="00760465" w:rsidRDefault="002B5930" w:rsidP="00DA3F8D">
      <w:pPr>
        <w:pStyle w:val="Heading3"/>
      </w:pPr>
      <w:bookmarkStart w:id="248" w:name="_Toc46730519"/>
      <w:r>
        <w:t>Function Modeling</w:t>
      </w:r>
      <w:bookmarkEnd w:id="248"/>
    </w:p>
    <w:p w14:paraId="4A835D3B" w14:textId="77777777" w:rsidR="00EA4672" w:rsidRDefault="002B5930" w:rsidP="00633708">
      <w:r>
        <w:t>N/A</w:t>
      </w:r>
    </w:p>
    <w:p w14:paraId="07DB1A53" w14:textId="77777777" w:rsidR="00EA4672" w:rsidRDefault="002B5930" w:rsidP="00DA3F8D">
      <w:pPr>
        <w:pStyle w:val="Heading3"/>
      </w:pPr>
      <w:bookmarkStart w:id="249" w:name="_Toc46730520"/>
      <w:r>
        <w:t>Function Requirements</w:t>
      </w:r>
      <w:bookmarkEnd w:id="249"/>
    </w:p>
    <w:p w14:paraId="2D64A462" w14:textId="77777777" w:rsidR="00EA4672" w:rsidRDefault="002B5930" w:rsidP="00DA3F8D">
      <w:pPr>
        <w:pStyle w:val="Heading4"/>
      </w:pPr>
      <w:bookmarkStart w:id="250" w:name="_Toc46730521"/>
      <w:r>
        <w:t>Functional Requirements</w:t>
      </w:r>
      <w:bookmarkEnd w:id="250"/>
    </w:p>
    <w:p w14:paraId="3137617F" w14:textId="783F3F19" w:rsidR="00D353BB" w:rsidRPr="0040222F" w:rsidRDefault="002B5930" w:rsidP="0040222F">
      <w:pPr>
        <w:pStyle w:val="Heading5"/>
      </w:pPr>
      <w:bookmarkStart w:id="251" w:name="_Toc46730522"/>
      <w:r w:rsidRPr="0040222F">
        <w:t xml:space="preserve">F-REQ-305298/C-###R_FNC_Veh_HMI_SW_Failure_001### Software Activation is Not </w:t>
      </w:r>
      <w:proofErr w:type="gramStart"/>
      <w:r w:rsidRPr="0040222F">
        <w:t>Successful</w:t>
      </w:r>
      <w:proofErr w:type="gramEnd"/>
      <w:r w:rsidRPr="0040222F">
        <w:t xml:space="preserve"> and FMC will re-push the Update as it becomes available</w:t>
      </w:r>
      <w:bookmarkEnd w:id="251"/>
    </w:p>
    <w:p w14:paraId="4FB678ED" w14:textId="77777777" w:rsidR="00EA4672" w:rsidRDefault="002B5930" w:rsidP="007B2416">
      <w:pPr>
        <w:rPr>
          <w:rFonts w:cs="Arial"/>
        </w:rPr>
      </w:pPr>
      <w:r w:rsidRPr="00083E64">
        <w:rPr>
          <w:rFonts w:cs="Arial"/>
        </w:rPr>
        <w:t>I</w:t>
      </w:r>
      <w:r>
        <w:rPr>
          <w:rFonts w:cs="Arial"/>
        </w:rPr>
        <w:t xml:space="preserve">f software update failed during activation </w:t>
      </w:r>
      <w:proofErr w:type="spellStart"/>
      <w:r>
        <w:rPr>
          <w:rFonts w:cs="Arial"/>
          <w:color w:val="0000CC"/>
        </w:rPr>
        <w:t>LS_OTAM_SW_Activation_Fail_Reason</w:t>
      </w:r>
      <w:proofErr w:type="spellEnd"/>
      <w:r>
        <w:rPr>
          <w:rFonts w:cs="Arial"/>
          <w:color w:val="0000CC"/>
        </w:rPr>
        <w:t xml:space="preserve"> = WARNING</w:t>
      </w:r>
      <w:r>
        <w:rPr>
          <w:rFonts w:cs="Arial"/>
        </w:rPr>
        <w:t xml:space="preserve">; then HMI shall notify the user that update is not successful and vehicle will automatically retry, no user action is required </w:t>
      </w:r>
      <w:r>
        <w:t>(reference REQ-392411/A).</w:t>
      </w:r>
    </w:p>
    <w:p w14:paraId="47036EEE" w14:textId="70823EF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F60643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379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06CFD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R_FNC_Vehicle_HMI_086</w:t>
            </w:r>
          </w:p>
        </w:tc>
      </w:tr>
      <w:tr w:rsidR="006C029A" w:rsidRPr="00520F3E" w14:paraId="33B048E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073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91D54A" w14:textId="77777777" w:rsidR="006C029A" w:rsidRPr="00520F3E" w:rsidRDefault="00DC691E" w:rsidP="009E691C">
            <w:pPr>
              <w:rPr>
                <w:rFonts w:eastAsiaTheme="minorHAnsi" w:cs="Arial"/>
                <w:vanish/>
                <w:color w:val="000000" w:themeColor="text1"/>
                <w:sz w:val="16"/>
                <w:szCs w:val="16"/>
              </w:rPr>
            </w:pPr>
          </w:p>
        </w:tc>
      </w:tr>
      <w:tr w:rsidR="006C029A" w:rsidRPr="00520F3E" w14:paraId="1AC5644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E8C7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2C7D07" w14:textId="77777777" w:rsidR="006C029A" w:rsidRPr="00520F3E" w:rsidRDefault="00DC691E" w:rsidP="009E691C">
            <w:pPr>
              <w:rPr>
                <w:rFonts w:eastAsiaTheme="minorHAnsi" w:cs="Arial"/>
                <w:vanish/>
                <w:color w:val="000000" w:themeColor="text1"/>
                <w:sz w:val="16"/>
                <w:szCs w:val="16"/>
              </w:rPr>
            </w:pPr>
          </w:p>
        </w:tc>
      </w:tr>
      <w:tr w:rsidR="006C029A" w:rsidRPr="00520F3E" w14:paraId="1FFDC11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5303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36A250" w14:textId="77777777" w:rsidR="006C029A" w:rsidRPr="00520F3E" w:rsidRDefault="00DC691E" w:rsidP="00351BDF">
            <w:pPr>
              <w:rPr>
                <w:rFonts w:eastAsiaTheme="minorHAnsi" w:cs="Arial"/>
                <w:vanish/>
                <w:color w:val="000000" w:themeColor="text1"/>
                <w:sz w:val="16"/>
                <w:szCs w:val="16"/>
              </w:rPr>
            </w:pPr>
          </w:p>
        </w:tc>
      </w:tr>
      <w:tr w:rsidR="006C029A" w:rsidRPr="00520F3E" w14:paraId="436CD2A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E543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6155A1"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1ED3E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B463F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81737E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A202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10E0C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18AD20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5A8642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F16FFB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8B64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0539A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090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3E2FF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C2767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946758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A108A9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05D53F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76A286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E9DE2B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7A2589E" w14:textId="77777777" w:rsidR="00DC0771" w:rsidRPr="00106C9E" w:rsidRDefault="00DC691E" w:rsidP="00A03556"/>
    <w:p w14:paraId="7A2E65FC" w14:textId="77777777" w:rsidR="00D353BB" w:rsidRPr="0040222F" w:rsidRDefault="002B5930" w:rsidP="0040222F">
      <w:pPr>
        <w:pStyle w:val="Heading5"/>
      </w:pPr>
      <w:bookmarkStart w:id="252" w:name="_Toc46730523"/>
      <w:r w:rsidRPr="0040222F">
        <w:t>F-REQ-305299/D-###R_FNC_Veh_HMI_SW_Failure_002### Software Activation is Not Successful and Vehicle Requires Service</w:t>
      </w:r>
      <w:bookmarkEnd w:id="252"/>
    </w:p>
    <w:p w14:paraId="7D98136D" w14:textId="77777777" w:rsidR="00EA4672" w:rsidRDefault="002B5930" w:rsidP="00B9658B">
      <w:pPr>
        <w:rPr>
          <w:rFonts w:cs="Arial"/>
        </w:rPr>
      </w:pPr>
      <w:r w:rsidRPr="00083E64">
        <w:rPr>
          <w:rFonts w:cs="Arial"/>
        </w:rPr>
        <w:t>I</w:t>
      </w:r>
      <w:r>
        <w:rPr>
          <w:rFonts w:cs="Arial"/>
        </w:rPr>
        <w:t xml:space="preserve">f software update failed during activation </w:t>
      </w:r>
      <w:proofErr w:type="spellStart"/>
      <w:r>
        <w:rPr>
          <w:rFonts w:cs="Arial"/>
          <w:color w:val="0000CC"/>
        </w:rPr>
        <w:t>LS_OTAM_SW_Activation_Fail_Reason</w:t>
      </w:r>
      <w:proofErr w:type="spellEnd"/>
      <w:r>
        <w:rPr>
          <w:rFonts w:cs="Arial"/>
          <w:color w:val="0000CC"/>
        </w:rPr>
        <w:t xml:space="preserve"> = PARTIAL</w:t>
      </w:r>
      <w:r>
        <w:rPr>
          <w:rFonts w:cs="Arial"/>
        </w:rPr>
        <w:t xml:space="preserve">; then HMI shall notify the user that update is not successful, and vehicle has limited functionality and requires service </w:t>
      </w:r>
      <w:r>
        <w:t>(reference REQ-392411/A).</w:t>
      </w:r>
      <w:r>
        <w:rPr>
          <w:rFonts w:cs="Arial"/>
        </w:rPr>
        <w:t xml:space="preserve"> </w:t>
      </w:r>
    </w:p>
    <w:p w14:paraId="7051AB54" w14:textId="2649F06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8C2C8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26A1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FCC94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R_FNC_Vehicle_HMI_087</w:t>
            </w:r>
          </w:p>
        </w:tc>
      </w:tr>
      <w:tr w:rsidR="006C029A" w:rsidRPr="00520F3E" w14:paraId="0A1605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8E7A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EFD048" w14:textId="77777777" w:rsidR="006C029A" w:rsidRPr="00520F3E" w:rsidRDefault="00DC691E" w:rsidP="009E691C">
            <w:pPr>
              <w:rPr>
                <w:rFonts w:eastAsiaTheme="minorHAnsi" w:cs="Arial"/>
                <w:vanish/>
                <w:color w:val="000000" w:themeColor="text1"/>
                <w:sz w:val="16"/>
                <w:szCs w:val="16"/>
              </w:rPr>
            </w:pPr>
          </w:p>
        </w:tc>
      </w:tr>
      <w:tr w:rsidR="006C029A" w:rsidRPr="00520F3E" w14:paraId="339639D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DF5F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5F2EE0" w14:textId="77777777" w:rsidR="006C029A" w:rsidRPr="00520F3E" w:rsidRDefault="00DC691E" w:rsidP="009E691C">
            <w:pPr>
              <w:rPr>
                <w:rFonts w:eastAsiaTheme="minorHAnsi" w:cs="Arial"/>
                <w:vanish/>
                <w:color w:val="000000" w:themeColor="text1"/>
                <w:sz w:val="16"/>
                <w:szCs w:val="16"/>
              </w:rPr>
            </w:pPr>
          </w:p>
        </w:tc>
      </w:tr>
      <w:tr w:rsidR="006C029A" w:rsidRPr="00520F3E" w14:paraId="5376EC6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6C2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C15216" w14:textId="77777777" w:rsidR="006C029A" w:rsidRPr="00520F3E" w:rsidRDefault="00DC691E" w:rsidP="00351BDF">
            <w:pPr>
              <w:rPr>
                <w:rFonts w:eastAsiaTheme="minorHAnsi" w:cs="Arial"/>
                <w:vanish/>
                <w:color w:val="000000" w:themeColor="text1"/>
                <w:sz w:val="16"/>
                <w:szCs w:val="16"/>
              </w:rPr>
            </w:pPr>
          </w:p>
        </w:tc>
      </w:tr>
      <w:tr w:rsidR="006C029A" w:rsidRPr="00520F3E" w14:paraId="100423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5756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8B1523"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3B6E96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261BC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AE09D2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CBB0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428CB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1D05A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6D86F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9342CD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8F9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8A1B5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6D9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C872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7A767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1F275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D36459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1A8E27C"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70599AC"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CE5212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6196D74" w14:textId="77777777" w:rsidR="00DC0771" w:rsidRPr="00106C9E" w:rsidRDefault="00DC691E" w:rsidP="00A03556"/>
    <w:p w14:paraId="5888D7AD" w14:textId="77777777" w:rsidR="00D353BB" w:rsidRPr="0040222F" w:rsidRDefault="002B5930" w:rsidP="0040222F">
      <w:pPr>
        <w:pStyle w:val="Heading5"/>
      </w:pPr>
      <w:bookmarkStart w:id="253" w:name="_Toc46730524"/>
      <w:r w:rsidRPr="0040222F">
        <w:t>REQ-330195/B-###R_FNC_Veh_HMI_SW_Failure_003### Update is Not Successful after it Notify the Customer that New Update is Available</w:t>
      </w:r>
      <w:bookmarkEnd w:id="253"/>
    </w:p>
    <w:p w14:paraId="5E835A5B" w14:textId="77777777" w:rsidR="00EA4672" w:rsidRDefault="002B5930" w:rsidP="002D2F56">
      <w:pPr>
        <w:rPr>
          <w:rFonts w:cs="Arial"/>
        </w:rPr>
      </w:pPr>
      <w:r>
        <w:t xml:space="preserve">If user was notified that update is available and update is not successful </w:t>
      </w:r>
      <w:proofErr w:type="spellStart"/>
      <w:r w:rsidRPr="00B9658B">
        <w:rPr>
          <w:rFonts w:cs="Arial"/>
          <w:color w:val="0000CC"/>
        </w:rPr>
        <w:t>LS_OTAM_SW_Update_State</w:t>
      </w:r>
      <w:proofErr w:type="spellEnd"/>
      <w:r w:rsidRPr="00B9658B">
        <w:rPr>
          <w:rFonts w:cs="Arial"/>
          <w:color w:val="0000CC"/>
        </w:rPr>
        <w:t xml:space="preserve"> = F</w:t>
      </w:r>
      <w:r>
        <w:rPr>
          <w:rFonts w:cs="Arial"/>
          <w:color w:val="0000CC"/>
        </w:rPr>
        <w:t>ailed</w:t>
      </w:r>
      <w:r>
        <w:rPr>
          <w:rFonts w:cs="Arial"/>
        </w:rPr>
        <w:t xml:space="preserve"> &amp;&amp;/OR </w:t>
      </w:r>
      <w:proofErr w:type="spellStart"/>
      <w:r w:rsidRPr="00B9658B">
        <w:rPr>
          <w:rFonts w:cs="Arial"/>
          <w:color w:val="0000CC"/>
        </w:rPr>
        <w:t>LS_OTAM_SW_Download_State</w:t>
      </w:r>
      <w:proofErr w:type="spellEnd"/>
      <w:r w:rsidRPr="00B9658B">
        <w:rPr>
          <w:rFonts w:cs="Arial"/>
          <w:color w:val="0000CC"/>
        </w:rPr>
        <w:t xml:space="preserve"> = Failed </w:t>
      </w:r>
      <w:r w:rsidRPr="00B9658B">
        <w:rPr>
          <w:rFonts w:cs="Arial"/>
        </w:rPr>
        <w:t xml:space="preserve">&amp;&amp;/OR </w:t>
      </w:r>
      <w:proofErr w:type="spellStart"/>
      <w:r w:rsidRPr="00B9658B">
        <w:rPr>
          <w:rFonts w:cs="Arial"/>
          <w:color w:val="0000CC"/>
        </w:rPr>
        <w:t>LS_OTAM_SW_Installation_State</w:t>
      </w:r>
      <w:proofErr w:type="spellEnd"/>
      <w:r w:rsidRPr="00B9658B">
        <w:rPr>
          <w:rFonts w:cs="Arial"/>
          <w:color w:val="0000CC"/>
        </w:rPr>
        <w:t xml:space="preserve"> = Failed</w:t>
      </w:r>
      <w:r>
        <w:rPr>
          <w:rFonts w:cs="Arial"/>
        </w:rPr>
        <w:t xml:space="preserve">, then HMI shall notify the user that update is not successful </w:t>
      </w:r>
      <w:r>
        <w:t>(reference REQ-392411/A).</w:t>
      </w:r>
    </w:p>
    <w:p w14:paraId="3CD9C3CD" w14:textId="4E2E3A6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78DCA5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3975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6CDE01" w14:textId="77777777" w:rsidR="006C029A" w:rsidRPr="00520F3E" w:rsidRDefault="00DC691E" w:rsidP="009E691C">
            <w:pPr>
              <w:rPr>
                <w:rFonts w:eastAsiaTheme="minorHAnsi" w:cs="Arial"/>
                <w:vanish/>
                <w:color w:val="000000" w:themeColor="text1"/>
                <w:sz w:val="16"/>
                <w:szCs w:val="16"/>
              </w:rPr>
            </w:pPr>
          </w:p>
        </w:tc>
      </w:tr>
      <w:tr w:rsidR="006C029A" w:rsidRPr="00520F3E" w14:paraId="669E66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976C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22AEF2" w14:textId="77777777" w:rsidR="006C029A" w:rsidRPr="00520F3E" w:rsidRDefault="00DC691E" w:rsidP="009E691C">
            <w:pPr>
              <w:rPr>
                <w:rFonts w:eastAsiaTheme="minorHAnsi" w:cs="Arial"/>
                <w:vanish/>
                <w:color w:val="000000" w:themeColor="text1"/>
                <w:sz w:val="16"/>
                <w:szCs w:val="16"/>
              </w:rPr>
            </w:pPr>
          </w:p>
        </w:tc>
      </w:tr>
      <w:tr w:rsidR="006C029A" w:rsidRPr="00520F3E" w14:paraId="44CF68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C025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5C23A0" w14:textId="77777777" w:rsidR="006C029A" w:rsidRPr="00520F3E" w:rsidRDefault="00DC691E" w:rsidP="009E691C">
            <w:pPr>
              <w:rPr>
                <w:rFonts w:eastAsiaTheme="minorHAnsi" w:cs="Arial"/>
                <w:vanish/>
                <w:color w:val="000000" w:themeColor="text1"/>
                <w:sz w:val="16"/>
                <w:szCs w:val="16"/>
              </w:rPr>
            </w:pPr>
          </w:p>
        </w:tc>
      </w:tr>
      <w:tr w:rsidR="006C029A" w:rsidRPr="00520F3E" w14:paraId="6F76EB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D773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7D42C2" w14:textId="77777777" w:rsidR="006C029A" w:rsidRPr="00520F3E" w:rsidRDefault="00DC691E" w:rsidP="00351BDF">
            <w:pPr>
              <w:rPr>
                <w:rFonts w:eastAsiaTheme="minorHAnsi" w:cs="Arial"/>
                <w:vanish/>
                <w:color w:val="000000" w:themeColor="text1"/>
                <w:sz w:val="16"/>
                <w:szCs w:val="16"/>
              </w:rPr>
            </w:pPr>
          </w:p>
        </w:tc>
      </w:tr>
      <w:tr w:rsidR="006C029A" w:rsidRPr="00520F3E" w14:paraId="34E294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619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49355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F90624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16706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3334B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E58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88671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E758A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402E0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12478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57FB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9048D9"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4772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FB493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342D8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C4560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68D4FD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211E99"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49F9C3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A37B7A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63BF012" w14:textId="77777777" w:rsidR="00DC0771" w:rsidRPr="00106C9E" w:rsidRDefault="00DC691E" w:rsidP="00A03556"/>
    <w:p w14:paraId="5475D900" w14:textId="77777777" w:rsidR="00D353BB" w:rsidRPr="0040222F" w:rsidRDefault="002B5930" w:rsidP="0040222F">
      <w:pPr>
        <w:pStyle w:val="Heading5"/>
      </w:pPr>
      <w:bookmarkStart w:id="254" w:name="_Toc46730525"/>
      <w:r w:rsidRPr="0040222F">
        <w:t>REQ-393676/A-###R_FNC_Veh_HMI_SW_Failure_007### Software Activation is Not Successful and Vehicle in not Drivable</w:t>
      </w:r>
      <w:bookmarkEnd w:id="254"/>
    </w:p>
    <w:p w14:paraId="3A47F702" w14:textId="77777777" w:rsidR="00EA4672" w:rsidRDefault="002B5930" w:rsidP="00A821D3">
      <w:r w:rsidRPr="00546765">
        <w:rPr>
          <w:rFonts w:cs="Arial"/>
        </w:rPr>
        <w:t xml:space="preserve">If software update failed during activation </w:t>
      </w:r>
      <w:proofErr w:type="spellStart"/>
      <w:r w:rsidRPr="00AC0CCC">
        <w:rPr>
          <w:rFonts w:cs="Arial"/>
          <w:color w:val="0000CC"/>
        </w:rPr>
        <w:t>LS_OTAM_SW_Activation_Fail_Reason</w:t>
      </w:r>
      <w:proofErr w:type="spellEnd"/>
      <w:r w:rsidRPr="00AC0CCC">
        <w:rPr>
          <w:rFonts w:cs="Arial"/>
          <w:color w:val="0000CC"/>
        </w:rPr>
        <w:t xml:space="preserve"> = PERMANENT_INHIBIT</w:t>
      </w:r>
      <w:r w:rsidRPr="00546765">
        <w:rPr>
          <w:rFonts w:cs="Arial"/>
        </w:rPr>
        <w:t>; then HMI shall notify the user that update is not successful, and vehicle is not drivable and requires service has limited functionality and have your vehicle checked as soon as possible</w:t>
      </w:r>
      <w:r>
        <w:rPr>
          <w:rFonts w:cs="Arial"/>
        </w:rPr>
        <w:t xml:space="preserve"> </w:t>
      </w:r>
      <w:r>
        <w:t>(reference REQ-392411/A).</w:t>
      </w:r>
    </w:p>
    <w:p w14:paraId="33785EF4" w14:textId="702E4633"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7BCF8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F7FD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386D11" w14:textId="77777777" w:rsidR="006C029A" w:rsidRPr="00520F3E" w:rsidRDefault="00DC691E" w:rsidP="009E691C">
            <w:pPr>
              <w:rPr>
                <w:rFonts w:eastAsiaTheme="minorHAnsi" w:cs="Arial"/>
                <w:vanish/>
                <w:color w:val="000000" w:themeColor="text1"/>
                <w:sz w:val="16"/>
                <w:szCs w:val="16"/>
              </w:rPr>
            </w:pPr>
          </w:p>
        </w:tc>
      </w:tr>
      <w:tr w:rsidR="006C029A" w:rsidRPr="00520F3E" w14:paraId="4F5B05A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E98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5FFC32" w14:textId="77777777" w:rsidR="006C029A" w:rsidRPr="00520F3E" w:rsidRDefault="00DC691E" w:rsidP="009E691C">
            <w:pPr>
              <w:rPr>
                <w:rFonts w:eastAsiaTheme="minorHAnsi" w:cs="Arial"/>
                <w:vanish/>
                <w:color w:val="000000" w:themeColor="text1"/>
                <w:sz w:val="16"/>
                <w:szCs w:val="16"/>
              </w:rPr>
            </w:pPr>
          </w:p>
        </w:tc>
      </w:tr>
      <w:tr w:rsidR="006C029A" w:rsidRPr="00520F3E" w14:paraId="26C022D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F471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C50791" w14:textId="77777777" w:rsidR="006C029A" w:rsidRPr="00520F3E" w:rsidRDefault="00DC691E" w:rsidP="009E691C">
            <w:pPr>
              <w:rPr>
                <w:rFonts w:eastAsiaTheme="minorHAnsi" w:cs="Arial"/>
                <w:vanish/>
                <w:color w:val="000000" w:themeColor="text1"/>
                <w:sz w:val="16"/>
                <w:szCs w:val="16"/>
              </w:rPr>
            </w:pPr>
          </w:p>
        </w:tc>
      </w:tr>
      <w:tr w:rsidR="006C029A" w:rsidRPr="00520F3E" w14:paraId="6B76C21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0456F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87F2B5" w14:textId="77777777" w:rsidR="006C029A" w:rsidRPr="00520F3E" w:rsidRDefault="00DC691E" w:rsidP="00351BDF">
            <w:pPr>
              <w:rPr>
                <w:rFonts w:eastAsiaTheme="minorHAnsi" w:cs="Arial"/>
                <w:vanish/>
                <w:color w:val="000000" w:themeColor="text1"/>
                <w:sz w:val="16"/>
                <w:szCs w:val="16"/>
              </w:rPr>
            </w:pPr>
          </w:p>
        </w:tc>
      </w:tr>
      <w:tr w:rsidR="006C029A" w:rsidRPr="00520F3E" w14:paraId="0B9DC5C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0129B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A9922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5942C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C64A1B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A6468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8146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F4132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C8FA78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E1B5A4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63C2EE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F8F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433CEB"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84C7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EE376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D063A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8BD37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EDFD36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DDF65D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E53163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4871FE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BBE2B99" w14:textId="77777777" w:rsidR="00DC0771" w:rsidRPr="00106C9E" w:rsidRDefault="00DC691E" w:rsidP="00A03556"/>
    <w:p w14:paraId="0D022507" w14:textId="77777777" w:rsidR="00EA4672" w:rsidRDefault="002B5930" w:rsidP="00DA3F8D">
      <w:pPr>
        <w:pStyle w:val="Heading5"/>
      </w:pPr>
      <w:bookmarkStart w:id="255" w:name="_Toc46730526"/>
      <w:r>
        <w:t>Error Handling</w:t>
      </w:r>
      <w:bookmarkEnd w:id="255"/>
    </w:p>
    <w:p w14:paraId="56D55200" w14:textId="77777777" w:rsidR="00EA4672" w:rsidRDefault="002B5930" w:rsidP="00DA3F8D">
      <w:pPr>
        <w:pStyle w:val="Heading4"/>
      </w:pPr>
      <w:bookmarkStart w:id="256" w:name="_Toc46730527"/>
      <w:r>
        <w:t>Non-Functional Requirements</w:t>
      </w:r>
      <w:bookmarkEnd w:id="256"/>
    </w:p>
    <w:p w14:paraId="478F7DD0" w14:textId="090318A6" w:rsidR="00D353BB" w:rsidRPr="0040222F" w:rsidRDefault="002B5930" w:rsidP="0040222F">
      <w:pPr>
        <w:pStyle w:val="Heading5"/>
      </w:pPr>
      <w:bookmarkStart w:id="257" w:name="_Toc46730528"/>
      <w:r w:rsidRPr="0040222F">
        <w:t>F-REQ-305300/B-###R_FNC_Veh_HMI_SW_Failure_004### HMI Failure</w:t>
      </w:r>
      <w:bookmarkEnd w:id="257"/>
    </w:p>
    <w:p w14:paraId="2F4C09D5" w14:textId="77777777" w:rsidR="00EA4672" w:rsidRDefault="002B5930" w:rsidP="00E90DB6">
      <w:pPr>
        <w:rPr>
          <w:rFonts w:cs="Arial"/>
        </w:rPr>
      </w:pPr>
      <w:r>
        <w:rPr>
          <w:rFonts w:cs="Arial"/>
        </w:rPr>
        <w:t>If the vehicle HMI fails to display any of the required messages/pop ups/settings than the errors should be logged in the status logger and send to the cloud for evaluation.</w:t>
      </w:r>
    </w:p>
    <w:p w14:paraId="4D48F1FD" w14:textId="50B79E98"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4A13C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868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50BE4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R_FNC_Vehicle_HMI_088</w:t>
            </w:r>
          </w:p>
        </w:tc>
      </w:tr>
      <w:tr w:rsidR="006C029A" w:rsidRPr="00520F3E" w14:paraId="5203CF7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886D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497B16" w14:textId="77777777" w:rsidR="006C029A" w:rsidRPr="00520F3E" w:rsidRDefault="00DC691E" w:rsidP="009E691C">
            <w:pPr>
              <w:rPr>
                <w:rFonts w:eastAsiaTheme="minorHAnsi" w:cs="Arial"/>
                <w:vanish/>
                <w:color w:val="000000" w:themeColor="text1"/>
                <w:sz w:val="16"/>
                <w:szCs w:val="16"/>
              </w:rPr>
            </w:pPr>
          </w:p>
        </w:tc>
      </w:tr>
      <w:tr w:rsidR="006C029A" w:rsidRPr="00520F3E" w14:paraId="689F3D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9CA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1520FB" w14:textId="77777777" w:rsidR="006C029A" w:rsidRPr="00520F3E" w:rsidRDefault="00DC691E" w:rsidP="009E691C">
            <w:pPr>
              <w:rPr>
                <w:rFonts w:eastAsiaTheme="minorHAnsi" w:cs="Arial"/>
                <w:vanish/>
                <w:color w:val="000000" w:themeColor="text1"/>
                <w:sz w:val="16"/>
                <w:szCs w:val="16"/>
              </w:rPr>
            </w:pPr>
          </w:p>
        </w:tc>
      </w:tr>
      <w:tr w:rsidR="006C029A" w:rsidRPr="00520F3E" w14:paraId="6D85900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D10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80E2B1" w14:textId="77777777" w:rsidR="006C029A" w:rsidRPr="00520F3E" w:rsidRDefault="00DC691E" w:rsidP="00351BDF">
            <w:pPr>
              <w:rPr>
                <w:rFonts w:eastAsiaTheme="minorHAnsi" w:cs="Arial"/>
                <w:vanish/>
                <w:color w:val="000000" w:themeColor="text1"/>
                <w:sz w:val="16"/>
                <w:szCs w:val="16"/>
              </w:rPr>
            </w:pPr>
          </w:p>
        </w:tc>
      </w:tr>
      <w:tr w:rsidR="006C029A" w:rsidRPr="00520F3E" w14:paraId="0B5B292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F2E2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FACF5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F1F94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0F3FDC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A27614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6E5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DAB22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F0411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4FD72B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FC845D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CC99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3C890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0BC3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213D1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43123D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C381D4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CD2F26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12D595F"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3CA77CA"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96257E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3A9A604" w14:textId="77777777" w:rsidR="00DC0771" w:rsidRPr="00106C9E" w:rsidRDefault="00DC691E" w:rsidP="00A03556"/>
    <w:p w14:paraId="4E52D094" w14:textId="77777777" w:rsidR="00D353BB" w:rsidRPr="0040222F" w:rsidRDefault="002B5930" w:rsidP="0040222F">
      <w:pPr>
        <w:pStyle w:val="Heading5"/>
      </w:pPr>
      <w:bookmarkStart w:id="258" w:name="_Toc46730529"/>
      <w:r w:rsidRPr="0040222F">
        <w:t>F-REQ-305301/B-###R_FNC_Veh_HMI_SW_Failure_005### USB Progress after a Check for Update</w:t>
      </w:r>
      <w:bookmarkEnd w:id="258"/>
    </w:p>
    <w:p w14:paraId="5A18919C" w14:textId="77777777" w:rsidR="00E90DB6" w:rsidRDefault="002B5930" w:rsidP="00E90DB6">
      <w:pPr>
        <w:rPr>
          <w:rFonts w:cs="Arial"/>
        </w:rPr>
      </w:pPr>
      <w:r>
        <w:rPr>
          <w:rFonts w:cs="Arial"/>
        </w:rPr>
        <w:t xml:space="preserve">The HMI shall immediately (within 100 </w:t>
      </w:r>
      <w:proofErr w:type="spellStart"/>
      <w:r>
        <w:rPr>
          <w:rFonts w:cs="Arial"/>
        </w:rPr>
        <w:t>ms</w:t>
      </w:r>
      <w:proofErr w:type="spellEnd"/>
      <w:r>
        <w:rPr>
          <w:rFonts w:cs="Arial"/>
        </w:rPr>
        <w:t>) display progress for the USB update even if it is currently displaying progress for the check for update.</w:t>
      </w:r>
    </w:p>
    <w:p w14:paraId="21FADFC2" w14:textId="77777777" w:rsidR="00EA4672" w:rsidRDefault="002B5930" w:rsidP="00E90DB6">
      <w:pPr>
        <w:rPr>
          <w:rFonts w:cs="Arial"/>
        </w:rPr>
      </w:pPr>
      <w:r>
        <w:rPr>
          <w:rFonts w:cs="Arial"/>
        </w:rPr>
        <w:t>After the USB update is complete, it shall synchronize with OTA Manager to immediately display any progress for the previous ‘Check for Update’ task.</w:t>
      </w:r>
    </w:p>
    <w:p w14:paraId="4A070397" w14:textId="2E8E3E5A"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90C07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21A4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BF181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R_FNC_Vehicle_HMI_089</w:t>
            </w:r>
          </w:p>
        </w:tc>
      </w:tr>
      <w:tr w:rsidR="006C029A" w:rsidRPr="00520F3E" w14:paraId="4EE91A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90DD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9832FF" w14:textId="77777777" w:rsidR="006C029A" w:rsidRPr="00520F3E" w:rsidRDefault="00DC691E" w:rsidP="009E691C">
            <w:pPr>
              <w:rPr>
                <w:rFonts w:eastAsiaTheme="minorHAnsi" w:cs="Arial"/>
                <w:vanish/>
                <w:color w:val="000000" w:themeColor="text1"/>
                <w:sz w:val="16"/>
                <w:szCs w:val="16"/>
              </w:rPr>
            </w:pPr>
          </w:p>
        </w:tc>
      </w:tr>
      <w:tr w:rsidR="006C029A" w:rsidRPr="00520F3E" w14:paraId="7031586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B63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52D7E5" w14:textId="77777777" w:rsidR="006C029A" w:rsidRPr="00520F3E" w:rsidRDefault="00DC691E" w:rsidP="009E691C">
            <w:pPr>
              <w:rPr>
                <w:rFonts w:eastAsiaTheme="minorHAnsi" w:cs="Arial"/>
                <w:vanish/>
                <w:color w:val="000000" w:themeColor="text1"/>
                <w:sz w:val="16"/>
                <w:szCs w:val="16"/>
              </w:rPr>
            </w:pPr>
          </w:p>
        </w:tc>
      </w:tr>
      <w:tr w:rsidR="006C029A" w:rsidRPr="00520F3E" w14:paraId="467D7B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18B2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93C871" w14:textId="77777777" w:rsidR="006C029A" w:rsidRPr="00520F3E" w:rsidRDefault="00DC691E" w:rsidP="00351BDF">
            <w:pPr>
              <w:rPr>
                <w:rFonts w:eastAsiaTheme="minorHAnsi" w:cs="Arial"/>
                <w:vanish/>
                <w:color w:val="000000" w:themeColor="text1"/>
                <w:sz w:val="16"/>
                <w:szCs w:val="16"/>
              </w:rPr>
            </w:pPr>
          </w:p>
        </w:tc>
      </w:tr>
      <w:tr w:rsidR="006C029A" w:rsidRPr="00520F3E" w14:paraId="2CE33C1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F03A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0202B1"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2E1C3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CFE252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480583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84A3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93B06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FE3E9B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589DA1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2607D7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C4B7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BCD59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9EBC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B6EB7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A72FFB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8C96CD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77FBAA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ABB365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B21AE0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61F3D4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A290A16" w14:textId="77777777" w:rsidR="00DC0771" w:rsidRPr="00106C9E" w:rsidRDefault="00DC691E" w:rsidP="00A03556"/>
    <w:p w14:paraId="2374D146" w14:textId="77777777" w:rsidR="00D353BB" w:rsidRPr="0040222F" w:rsidRDefault="002B5930" w:rsidP="0040222F">
      <w:pPr>
        <w:pStyle w:val="Heading5"/>
      </w:pPr>
      <w:bookmarkStart w:id="259" w:name="_Toc46730530"/>
      <w:r w:rsidRPr="0040222F">
        <w:t>REQ-380375/A-###R_FNC_Veh_HMI_SW_Failure_006### Clear the Failure ICON</w:t>
      </w:r>
      <w:bookmarkEnd w:id="259"/>
    </w:p>
    <w:p w14:paraId="75A7A2BC" w14:textId="77777777" w:rsidR="00EA4672" w:rsidRDefault="002B5930" w:rsidP="002D2F56">
      <w:r>
        <w:t xml:space="preserve">If software update is failed but no user action is required, then HMI shall clear the ICON when user clicks on it or after configurable ignition cycles but if vehicle requires service, then HMI ICON shall stay on the status bar until service is complete. </w:t>
      </w:r>
    </w:p>
    <w:p w14:paraId="13B20450" w14:textId="3066DFE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30403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5C27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5A0F25" w14:textId="77777777" w:rsidR="006C029A" w:rsidRPr="00520F3E" w:rsidRDefault="00DC691E" w:rsidP="009E691C">
            <w:pPr>
              <w:rPr>
                <w:rFonts w:eastAsiaTheme="minorHAnsi" w:cs="Arial"/>
                <w:vanish/>
                <w:color w:val="000000" w:themeColor="text1"/>
                <w:sz w:val="16"/>
                <w:szCs w:val="16"/>
              </w:rPr>
            </w:pPr>
          </w:p>
        </w:tc>
      </w:tr>
      <w:tr w:rsidR="006C029A" w:rsidRPr="00520F3E" w14:paraId="5CF30A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F09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22D286" w14:textId="77777777" w:rsidR="006C029A" w:rsidRPr="00520F3E" w:rsidRDefault="00DC691E" w:rsidP="009E691C">
            <w:pPr>
              <w:rPr>
                <w:rFonts w:eastAsiaTheme="minorHAnsi" w:cs="Arial"/>
                <w:vanish/>
                <w:color w:val="000000" w:themeColor="text1"/>
                <w:sz w:val="16"/>
                <w:szCs w:val="16"/>
              </w:rPr>
            </w:pPr>
          </w:p>
        </w:tc>
      </w:tr>
      <w:tr w:rsidR="006C029A" w:rsidRPr="00520F3E" w14:paraId="09C6F11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DE87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0BE7C2" w14:textId="77777777" w:rsidR="006C029A" w:rsidRPr="00520F3E" w:rsidRDefault="00DC691E" w:rsidP="009E691C">
            <w:pPr>
              <w:rPr>
                <w:rFonts w:eastAsiaTheme="minorHAnsi" w:cs="Arial"/>
                <w:vanish/>
                <w:color w:val="000000" w:themeColor="text1"/>
                <w:sz w:val="16"/>
                <w:szCs w:val="16"/>
              </w:rPr>
            </w:pPr>
          </w:p>
        </w:tc>
      </w:tr>
      <w:tr w:rsidR="006C029A" w:rsidRPr="00520F3E" w14:paraId="11957D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1BE3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F7B2DC" w14:textId="77777777" w:rsidR="006C029A" w:rsidRPr="00520F3E" w:rsidRDefault="00DC691E" w:rsidP="00351BDF">
            <w:pPr>
              <w:rPr>
                <w:rFonts w:eastAsiaTheme="minorHAnsi" w:cs="Arial"/>
                <w:vanish/>
                <w:color w:val="000000" w:themeColor="text1"/>
                <w:sz w:val="16"/>
                <w:szCs w:val="16"/>
              </w:rPr>
            </w:pPr>
          </w:p>
        </w:tc>
      </w:tr>
      <w:tr w:rsidR="006C029A" w:rsidRPr="00520F3E" w14:paraId="40C250D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D15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08AED0"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27144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242339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8A6A3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352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AB2F2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73DA28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8FB11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8DAF23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ABC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ABCA15"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745F4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78C50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22B258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C4CC98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C77BF2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28B0319"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A0284C4"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DAC0CE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8ED0EB6" w14:textId="77777777" w:rsidR="00DC0771" w:rsidRPr="00106C9E" w:rsidRDefault="00DC691E" w:rsidP="00A03556"/>
    <w:p w14:paraId="1781A67D" w14:textId="77777777" w:rsidR="00EA4672" w:rsidRDefault="002B5930" w:rsidP="00DA3F8D">
      <w:pPr>
        <w:pStyle w:val="Heading2"/>
      </w:pPr>
      <w:bookmarkStart w:id="260" w:name="_Toc46730531"/>
      <w:r>
        <w:t>Logical Function USB Software Updates</w:t>
      </w:r>
      <w:bookmarkEnd w:id="260"/>
    </w:p>
    <w:p w14:paraId="51CF9856" w14:textId="3B1B0AFF" w:rsidR="00760465" w:rsidRDefault="002B5930" w:rsidP="00DA3F8D">
      <w:pPr>
        <w:pStyle w:val="Heading3"/>
      </w:pPr>
      <w:bookmarkStart w:id="261" w:name="_Toc46730532"/>
      <w:r>
        <w:t>Function Description</w:t>
      </w:r>
      <w:bookmarkEnd w:id="261"/>
    </w:p>
    <w:p w14:paraId="3A72F9F6" w14:textId="77777777" w:rsidR="00EA4672" w:rsidRDefault="002B5930" w:rsidP="002B0343">
      <w:r>
        <w:t xml:space="preserve">For USB software update </w:t>
      </w:r>
      <w:r>
        <w:rPr>
          <w:rFonts w:cs="Arial"/>
          <w:szCs w:val="22"/>
        </w:rPr>
        <w:t>progress</w:t>
      </w:r>
      <w:r>
        <w:t xml:space="preserve">, in vehicle HMI shall provide detailed step by step feedback to the customer, unless the manifest file explicitly disables notifications. HMI shall provide status update with percentage of the download, install, activation, and errors occur during the USB update. </w:t>
      </w:r>
    </w:p>
    <w:p w14:paraId="6B06D7CF" w14:textId="77777777" w:rsidR="00EA4672" w:rsidRDefault="002B5930" w:rsidP="002B0343">
      <w:r>
        <w:rPr>
          <w:rFonts w:cs="Arial"/>
        </w:rPr>
        <w:t xml:space="preserve">When the vehicle detects an USB with OTA software, then HMI shall provide feedback that OTA USB is detect with valid OTA software packages. </w:t>
      </w:r>
      <w:r>
        <w:t>If USB is disconnecting during software copying (transfer the software file from USB or writing to USB), then HMI shall prompt the customer to reconnect the USB to proceed with the software update.</w:t>
      </w:r>
    </w:p>
    <w:p w14:paraId="2A719229" w14:textId="77777777" w:rsidR="00EA4672" w:rsidRDefault="002B5930" w:rsidP="002B0343">
      <w:r>
        <w:t>USB Function spec have more details about USB Update.</w:t>
      </w:r>
    </w:p>
    <w:p w14:paraId="041D00AB" w14:textId="63DCD8AF" w:rsidR="00760465" w:rsidRDefault="002B5930" w:rsidP="00DA3F8D">
      <w:pPr>
        <w:pStyle w:val="Heading3"/>
      </w:pPr>
      <w:bookmarkStart w:id="262" w:name="_Toc46730533"/>
      <w:r>
        <w:lastRenderedPageBreak/>
        <w:t>Function Scope</w:t>
      </w:r>
      <w:bookmarkEnd w:id="262"/>
    </w:p>
    <w:p w14:paraId="67AF4FB3" w14:textId="77777777" w:rsidR="00F928F7" w:rsidRDefault="00DC691E" w:rsidP="00F928F7">
      <w:pPr>
        <w:jc w:val="center"/>
      </w:pPr>
      <w:r>
        <w:rPr>
          <w:noProof/>
        </w:rPr>
        <w:object w:dxaOrig="1440" w:dyaOrig="1440" w14:anchorId="007906C2">
          <v:shape id="5f1afd910000389d14bc93af" o:spid="_x0000_s1030" type="#_x0000_t75" style="position:absolute;left:0;text-align:left;margin-left:-11.5pt;margin-top:17.1pt;width:567.2pt;height:363.75pt;z-index:251656192;mso-position-horizontal-relative:text;mso-position-vertical-relative:text">
            <v:imagedata r:id="rId88" o:title=""/>
            <w10:wrap type="topAndBottom"/>
          </v:shape>
          <o:OLEObject Type="Embed" ProgID="Visio.Drawing.11" ShapeID="5f1afd910000389d14bc93af" DrawAspect="Content" ObjectID="_1682150998" r:id="rId89"/>
        </w:object>
      </w:r>
    </w:p>
    <w:p w14:paraId="191A789C" w14:textId="77777777" w:rsidR="00EA4672" w:rsidRDefault="002B5930" w:rsidP="00F928F7">
      <w:pPr>
        <w:jc w:val="center"/>
        <w:rPr>
          <w:b/>
        </w:rPr>
      </w:pPr>
      <w:r w:rsidRPr="003F5194">
        <w:rPr>
          <w:b/>
        </w:rPr>
        <w:t>Figure14: Context Diagram of Function USB Software Update</w:t>
      </w:r>
    </w:p>
    <w:p w14:paraId="5CEA7D72" w14:textId="1321F757" w:rsidR="00EA4672" w:rsidRDefault="002B5930" w:rsidP="00DA3F8D">
      <w:pPr>
        <w:pStyle w:val="Heading3"/>
      </w:pPr>
      <w:bookmarkStart w:id="263" w:name="_Toc46730534"/>
      <w:r>
        <w:t>Function Interfaces</w:t>
      </w:r>
      <w:bookmarkEnd w:id="263"/>
    </w:p>
    <w:p w14:paraId="3629C229" w14:textId="6881F6EB" w:rsidR="00760465" w:rsidRDefault="002B5930" w:rsidP="00DA3F8D">
      <w:pPr>
        <w:pStyle w:val="Heading4"/>
      </w:pPr>
      <w:bookmarkStart w:id="264" w:name="_Toc46730535"/>
      <w:r>
        <w:t>Logical Inputs</w:t>
      </w:r>
      <w:bookmarkEnd w:id="264"/>
    </w:p>
    <w:tbl>
      <w:tblPr>
        <w:tblStyle w:val="TableGrid"/>
        <w:tblW w:w="0" w:type="dxa"/>
        <w:tblLayout w:type="fixed"/>
        <w:tblLook w:val="04A0" w:firstRow="1" w:lastRow="0" w:firstColumn="1" w:lastColumn="0" w:noHBand="0" w:noVBand="1"/>
      </w:tblPr>
      <w:tblGrid>
        <w:gridCol w:w="1242"/>
        <w:gridCol w:w="3793"/>
        <w:gridCol w:w="5421"/>
      </w:tblGrid>
      <w:tr w:rsidR="00FF4D39" w14:paraId="37727ED5" w14:textId="77777777" w:rsidTr="00FF4D39">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B0A75A9" w14:textId="77777777" w:rsidR="00FF4D39" w:rsidRDefault="002B5930">
            <w:pPr>
              <w:rPr>
                <w:rFonts w:cs="Arial"/>
                <w:b/>
                <w:bCs/>
                <w:color w:val="000000"/>
              </w:rPr>
            </w:pPr>
            <w:r>
              <w:rPr>
                <w:rFonts w:cs="Arial"/>
                <w:b/>
                <w:bCs/>
                <w:color w:val="000000"/>
              </w:rPr>
              <w:t>Signal ID</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5B50BB45" w14:textId="77777777" w:rsidR="00FF4D39" w:rsidRDefault="002B5930">
            <w:pPr>
              <w:rPr>
                <w:rFonts w:cs="Arial"/>
                <w:b/>
                <w:bCs/>
                <w:color w:val="000000"/>
              </w:rPr>
            </w:pPr>
            <w:r>
              <w:rPr>
                <w:rFonts w:cs="Arial"/>
                <w:b/>
                <w:bCs/>
                <w:color w:val="000000"/>
              </w:rPr>
              <w:t>Signal Name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432D2F0B" w14:textId="77777777" w:rsidR="00FF4D39" w:rsidRDefault="002B5930">
            <w:pPr>
              <w:rPr>
                <w:rFonts w:cs="Arial"/>
                <w:b/>
                <w:bCs/>
                <w:color w:val="000000"/>
              </w:rPr>
            </w:pPr>
            <w:r>
              <w:rPr>
                <w:rFonts w:cs="Arial"/>
                <w:b/>
                <w:bCs/>
                <w:color w:val="000000"/>
              </w:rPr>
              <w:t>Description</w:t>
            </w:r>
          </w:p>
        </w:tc>
      </w:tr>
      <w:tr w:rsidR="00FF4D39" w14:paraId="1FDAD5E8"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786FF2"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D6B6417" w14:textId="77777777" w:rsidR="00FF4D39" w:rsidRDefault="002B5930">
            <w:pPr>
              <w:rPr>
                <w:rFonts w:cs="Arial"/>
                <w:sz w:val="18"/>
                <w:szCs w:val="18"/>
              </w:rPr>
            </w:pPr>
            <w:proofErr w:type="spellStart"/>
            <w:r>
              <w:rPr>
                <w:rFonts w:cs="Arial"/>
                <w:bCs/>
                <w:color w:val="0000CC"/>
                <w:sz w:val="16"/>
                <w:szCs w:val="16"/>
              </w:rPr>
              <w:t>LS_USBOTA_System_Updating</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BEBA3A5" w14:textId="77777777" w:rsidR="00FF4D39" w:rsidRDefault="002B5930">
            <w:pPr>
              <w:rPr>
                <w:rFonts w:cs="Arial"/>
                <w:bCs/>
                <w:sz w:val="16"/>
                <w:szCs w:val="16"/>
              </w:rPr>
            </w:pPr>
            <w:r>
              <w:rPr>
                <w:rFonts w:cs="Arial"/>
                <w:bCs/>
                <w:sz w:val="16"/>
                <w:szCs w:val="16"/>
              </w:rPr>
              <w:t>Valid Manifest– Invalid Manifest Files Re-Download Files</w:t>
            </w:r>
          </w:p>
          <w:p w14:paraId="69F1A9E2" w14:textId="77777777" w:rsidR="00FF4D39" w:rsidRDefault="002B5930">
            <w:pPr>
              <w:rPr>
                <w:rFonts w:cs="Arial"/>
                <w:bCs/>
                <w:sz w:val="16"/>
                <w:szCs w:val="16"/>
              </w:rPr>
            </w:pPr>
            <w:r>
              <w:rPr>
                <w:rFonts w:cs="Arial"/>
                <w:bCs/>
                <w:sz w:val="16"/>
                <w:szCs w:val="16"/>
              </w:rPr>
              <w:t>– same manifest file which was updated late time System update to date</w:t>
            </w:r>
          </w:p>
          <w:p w14:paraId="770F4519" w14:textId="77777777" w:rsidR="00FF4D39" w:rsidRDefault="002B5930">
            <w:pPr>
              <w:rPr>
                <w:rFonts w:cs="Arial"/>
                <w:bCs/>
                <w:sz w:val="16"/>
                <w:szCs w:val="16"/>
              </w:rPr>
            </w:pPr>
            <w:r>
              <w:rPr>
                <w:rFonts w:cs="Arial"/>
                <w:bCs/>
                <w:sz w:val="16"/>
                <w:szCs w:val="16"/>
              </w:rPr>
              <w:t xml:space="preserve">– Valid manifest </w:t>
            </w:r>
          </w:p>
        </w:tc>
      </w:tr>
      <w:tr w:rsidR="00FF4D39" w14:paraId="291D7261"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4CE8A5"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685C0BC" w14:textId="77777777" w:rsidR="00FF4D39" w:rsidRDefault="002B5930">
            <w:pPr>
              <w:rPr>
                <w:rFonts w:cs="Arial"/>
                <w:bCs/>
                <w:color w:val="0000CC"/>
                <w:sz w:val="16"/>
                <w:szCs w:val="16"/>
              </w:rPr>
            </w:pPr>
            <w:proofErr w:type="spellStart"/>
            <w:r>
              <w:rPr>
                <w:rFonts w:cs="Arial"/>
                <w:color w:val="0000CC"/>
                <w:sz w:val="16"/>
                <w:szCs w:val="16"/>
              </w:rPr>
              <w:t>LS_USBOTA_SW_Update_Status</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3FA804" w14:textId="77777777" w:rsidR="00FF4D39" w:rsidRDefault="002B5930">
            <w:pPr>
              <w:rPr>
                <w:rFonts w:cs="Arial"/>
                <w:bCs/>
                <w:sz w:val="16"/>
                <w:szCs w:val="16"/>
              </w:rPr>
            </w:pPr>
            <w:r>
              <w:rPr>
                <w:rFonts w:cs="Arial"/>
                <w:sz w:val="16"/>
                <w:szCs w:val="16"/>
              </w:rPr>
              <w:t>USB software update status</w:t>
            </w:r>
          </w:p>
        </w:tc>
      </w:tr>
      <w:tr w:rsidR="00FF4D39" w14:paraId="169E0DB6"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B9AD4E"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33A80C6" w14:textId="77777777" w:rsidR="00FF4D39" w:rsidRDefault="002B5930">
            <w:pPr>
              <w:rPr>
                <w:rFonts w:cs="Arial"/>
                <w:color w:val="0000CC"/>
                <w:sz w:val="16"/>
                <w:szCs w:val="16"/>
              </w:rPr>
            </w:pPr>
            <w:proofErr w:type="spellStart"/>
            <w:r>
              <w:rPr>
                <w:rFonts w:cs="Arial"/>
                <w:color w:val="0000CC"/>
                <w:sz w:val="16"/>
                <w:szCs w:val="16"/>
              </w:rPr>
              <w:t>LS_OTAM_Activation_Type</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66AF3F0" w14:textId="77777777" w:rsidR="00FF4D39" w:rsidRDefault="002B5930">
            <w:pPr>
              <w:rPr>
                <w:rFonts w:cs="Arial"/>
                <w:sz w:val="16"/>
                <w:szCs w:val="16"/>
              </w:rPr>
            </w:pPr>
            <w:r>
              <w:rPr>
                <w:rFonts w:cs="Arial"/>
                <w:sz w:val="16"/>
                <w:szCs w:val="16"/>
              </w:rPr>
              <w:t>Activation Type: -</w:t>
            </w:r>
          </w:p>
          <w:p w14:paraId="101D0705" w14:textId="77777777" w:rsidR="00FF4D39" w:rsidRDefault="002B5930">
            <w:pPr>
              <w:rPr>
                <w:rFonts w:cs="Arial"/>
                <w:sz w:val="16"/>
                <w:szCs w:val="16"/>
              </w:rPr>
            </w:pPr>
            <w:r>
              <w:rPr>
                <w:rFonts w:cs="Arial"/>
                <w:sz w:val="16"/>
                <w:szCs w:val="16"/>
              </w:rPr>
              <w:t>No Ignition Cycle</w:t>
            </w:r>
          </w:p>
          <w:p w14:paraId="44A31392" w14:textId="77777777" w:rsidR="00FF4D39" w:rsidRDefault="002B5930">
            <w:pPr>
              <w:rPr>
                <w:rFonts w:cs="Arial"/>
                <w:sz w:val="16"/>
                <w:szCs w:val="16"/>
              </w:rPr>
            </w:pPr>
            <w:r>
              <w:rPr>
                <w:rFonts w:cs="Arial"/>
                <w:sz w:val="16"/>
                <w:szCs w:val="16"/>
              </w:rPr>
              <w:t>Ignition Cycle</w:t>
            </w:r>
          </w:p>
          <w:p w14:paraId="3F32B031" w14:textId="77777777" w:rsidR="00FF4D39" w:rsidRDefault="002B5930">
            <w:pPr>
              <w:tabs>
                <w:tab w:val="left" w:pos="816"/>
              </w:tabs>
              <w:rPr>
                <w:rFonts w:cs="Arial"/>
                <w:sz w:val="16"/>
                <w:szCs w:val="16"/>
              </w:rPr>
            </w:pPr>
            <w:r>
              <w:rPr>
                <w:rFonts w:cs="Arial"/>
                <w:sz w:val="16"/>
                <w:szCs w:val="16"/>
              </w:rPr>
              <w:t>Inhibit</w:t>
            </w:r>
          </w:p>
        </w:tc>
      </w:tr>
      <w:tr w:rsidR="00FF4D39" w14:paraId="3A56F970"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0C4A7"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F0503BA" w14:textId="77777777" w:rsidR="00FF4D39" w:rsidRDefault="002B5930">
            <w:pPr>
              <w:rPr>
                <w:rFonts w:cs="Arial"/>
                <w:color w:val="0000CC"/>
                <w:sz w:val="16"/>
                <w:szCs w:val="16"/>
              </w:rPr>
            </w:pPr>
            <w:proofErr w:type="spellStart"/>
            <w:r>
              <w:rPr>
                <w:rFonts w:cs="Arial"/>
                <w:color w:val="0000CC"/>
                <w:sz w:val="16"/>
                <w:szCs w:val="16"/>
              </w:rPr>
              <w:t>LS_OTAM_Release_Notes_InfoValue</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E6CADDE" w14:textId="77777777" w:rsidR="00FF4D39" w:rsidRDefault="002B5930">
            <w:pPr>
              <w:rPr>
                <w:rFonts w:cs="Arial"/>
                <w:sz w:val="16"/>
                <w:szCs w:val="16"/>
              </w:rPr>
            </w:pPr>
            <w:r>
              <w:rPr>
                <w:sz w:val="16"/>
                <w:szCs w:val="16"/>
              </w:rPr>
              <w:t>Software Release Notes</w:t>
            </w:r>
          </w:p>
        </w:tc>
      </w:tr>
      <w:tr w:rsidR="00FF4D39" w14:paraId="0BF7AB4C"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C04B8"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33DE82D" w14:textId="77777777" w:rsidR="00FF4D39" w:rsidRDefault="002B5930">
            <w:pPr>
              <w:rPr>
                <w:rFonts w:cs="Arial"/>
                <w:color w:val="0000CC"/>
                <w:sz w:val="16"/>
                <w:szCs w:val="16"/>
              </w:rPr>
            </w:pPr>
            <w:proofErr w:type="spellStart"/>
            <w:r>
              <w:rPr>
                <w:rFonts w:cs="Arial"/>
                <w:color w:val="0000CC"/>
                <w:sz w:val="16"/>
                <w:szCs w:val="16"/>
              </w:rPr>
              <w:t>LS_ASUHMI_Activation_Consent</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900DE51" w14:textId="77777777" w:rsidR="00FF4D39" w:rsidRDefault="002B5930">
            <w:pPr>
              <w:rPr>
                <w:sz w:val="16"/>
                <w:szCs w:val="16"/>
              </w:rPr>
            </w:pPr>
            <w:r>
              <w:rPr>
                <w:sz w:val="16"/>
                <w:szCs w:val="16"/>
              </w:rPr>
              <w:t xml:space="preserve">NOW </w:t>
            </w:r>
          </w:p>
          <w:p w14:paraId="515D8657" w14:textId="77777777" w:rsidR="00FF4D39" w:rsidRDefault="002B5930">
            <w:pPr>
              <w:rPr>
                <w:sz w:val="16"/>
                <w:szCs w:val="16"/>
              </w:rPr>
            </w:pPr>
            <w:r>
              <w:rPr>
                <w:sz w:val="16"/>
                <w:szCs w:val="16"/>
              </w:rPr>
              <w:t>DATETIME</w:t>
            </w:r>
          </w:p>
        </w:tc>
      </w:tr>
      <w:tr w:rsidR="00FF4D39" w14:paraId="06F92913"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34778"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C899DA9" w14:textId="77777777" w:rsidR="00FF4D39" w:rsidRDefault="002B5930">
            <w:pPr>
              <w:rPr>
                <w:rFonts w:cs="Arial"/>
                <w:color w:val="0000CC"/>
                <w:sz w:val="16"/>
                <w:szCs w:val="16"/>
              </w:rPr>
            </w:pPr>
            <w:proofErr w:type="spellStart"/>
            <w:r>
              <w:rPr>
                <w:rFonts w:cs="Arial"/>
                <w:color w:val="0000CC"/>
                <w:sz w:val="16"/>
                <w:szCs w:val="16"/>
              </w:rPr>
              <w:t>LS_OTAM_SW_Update_Fail_Reason</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67238C8" w14:textId="77777777" w:rsidR="00FF4D39" w:rsidRDefault="002B5930">
            <w:pPr>
              <w:rPr>
                <w:sz w:val="16"/>
                <w:szCs w:val="16"/>
              </w:rPr>
            </w:pPr>
            <w:r>
              <w:rPr>
                <w:rFonts w:cs="Arial"/>
                <w:sz w:val="16"/>
                <w:szCs w:val="16"/>
              </w:rPr>
              <w:t>Error Code</w:t>
            </w:r>
          </w:p>
        </w:tc>
      </w:tr>
      <w:tr w:rsidR="00FF4D39" w14:paraId="0B491D60"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97E45"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45DD1AB" w14:textId="77777777" w:rsidR="00FF4D39" w:rsidRDefault="002B5930">
            <w:pPr>
              <w:rPr>
                <w:rFonts w:cs="Arial"/>
                <w:color w:val="0000CC"/>
                <w:sz w:val="16"/>
                <w:szCs w:val="16"/>
              </w:rPr>
            </w:pPr>
            <w:proofErr w:type="spellStart"/>
            <w:r>
              <w:rPr>
                <w:rFonts w:cs="Arial"/>
                <w:color w:val="0000CC"/>
                <w:sz w:val="16"/>
                <w:szCs w:val="16"/>
              </w:rPr>
              <w:t>LS_OTAM_SW_Activation_Fail_Reason</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E41543A" w14:textId="77777777" w:rsidR="00FF4D39" w:rsidRDefault="002B5930">
            <w:pPr>
              <w:rPr>
                <w:rFonts w:cs="Arial"/>
                <w:sz w:val="16"/>
                <w:szCs w:val="16"/>
              </w:rPr>
            </w:pPr>
            <w:r>
              <w:rPr>
                <w:rFonts w:cs="Arial"/>
                <w:sz w:val="16"/>
                <w:szCs w:val="16"/>
              </w:rPr>
              <w:t>Software activation failed reasons</w:t>
            </w:r>
          </w:p>
        </w:tc>
      </w:tr>
      <w:tr w:rsidR="00FF4D39" w14:paraId="64DB9836"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F8995C"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201BB6" w14:textId="77777777" w:rsidR="00FF4D39" w:rsidRDefault="002B5930">
            <w:pPr>
              <w:rPr>
                <w:rFonts w:cs="Arial"/>
                <w:color w:val="0000CC"/>
                <w:sz w:val="16"/>
                <w:szCs w:val="16"/>
              </w:rPr>
            </w:pPr>
            <w:proofErr w:type="spellStart"/>
            <w:r>
              <w:rPr>
                <w:rFonts w:cs="Arial"/>
                <w:color w:val="0000CC"/>
                <w:sz w:val="16"/>
                <w:szCs w:val="16"/>
              </w:rPr>
              <w:t>LS_OTAM_Update_Percentage_OverallProgress</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D40549" w14:textId="77777777" w:rsidR="00FF4D39" w:rsidRDefault="002B5930">
            <w:pPr>
              <w:rPr>
                <w:rFonts w:cs="Arial"/>
                <w:sz w:val="16"/>
                <w:szCs w:val="16"/>
              </w:rPr>
            </w:pPr>
            <w:r>
              <w:rPr>
                <w:rFonts w:cs="Arial"/>
                <w:sz w:val="16"/>
                <w:szCs w:val="16"/>
              </w:rPr>
              <w:t xml:space="preserve">Overall software update progress </w:t>
            </w:r>
          </w:p>
        </w:tc>
      </w:tr>
      <w:tr w:rsidR="00FF4D39" w14:paraId="763CD34E"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B2F86"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60B14B3" w14:textId="77777777" w:rsidR="00FF4D39" w:rsidRDefault="002B5930">
            <w:pPr>
              <w:rPr>
                <w:rFonts w:cs="Arial"/>
                <w:color w:val="0000CC"/>
                <w:sz w:val="16"/>
                <w:szCs w:val="16"/>
              </w:rPr>
            </w:pPr>
            <w:proofErr w:type="spellStart"/>
            <w:r>
              <w:rPr>
                <w:rFonts w:cs="Arial"/>
                <w:color w:val="0000CC"/>
                <w:sz w:val="16"/>
                <w:szCs w:val="16"/>
              </w:rPr>
              <w:t>LS_OTAM_OTAUSB_Number_of_Files</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225FBE2" w14:textId="77777777" w:rsidR="00FF4D39" w:rsidRDefault="002B5930">
            <w:pPr>
              <w:rPr>
                <w:rFonts w:cs="Arial"/>
                <w:sz w:val="16"/>
                <w:szCs w:val="16"/>
              </w:rPr>
            </w:pPr>
            <w:r>
              <w:rPr>
                <w:rFonts w:cs="Arial"/>
                <w:sz w:val="16"/>
                <w:szCs w:val="16"/>
              </w:rPr>
              <w:t>This signal shall show total and remaining number of files.</w:t>
            </w:r>
          </w:p>
        </w:tc>
      </w:tr>
      <w:tr w:rsidR="00FF4D39" w14:paraId="4EFB65C6"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35F1C"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8E46DBE" w14:textId="77777777" w:rsidR="00FF4D39" w:rsidRDefault="002B5930">
            <w:pPr>
              <w:rPr>
                <w:rFonts w:cs="Arial"/>
                <w:color w:val="0000CC"/>
                <w:sz w:val="16"/>
                <w:szCs w:val="16"/>
              </w:rPr>
            </w:pPr>
            <w:proofErr w:type="spellStart"/>
            <w:r>
              <w:rPr>
                <w:rFonts w:cs="Arial"/>
                <w:color w:val="0000CC"/>
                <w:sz w:val="16"/>
                <w:szCs w:val="16"/>
              </w:rPr>
              <w:t>LS_OTAM_Activation_Schedule_Type</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E52F12E" w14:textId="77777777" w:rsidR="00FF4D39" w:rsidRDefault="002B5930">
            <w:pPr>
              <w:rPr>
                <w:rFonts w:cs="Arial"/>
                <w:sz w:val="16"/>
                <w:szCs w:val="16"/>
              </w:rPr>
            </w:pPr>
            <w:r>
              <w:rPr>
                <w:rFonts w:cs="Arial"/>
                <w:sz w:val="16"/>
                <w:szCs w:val="16"/>
              </w:rPr>
              <w:t>Day or Week</w:t>
            </w:r>
          </w:p>
        </w:tc>
      </w:tr>
      <w:tr w:rsidR="00FF4D39" w14:paraId="3A357B2A"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7C44B5"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3649D2F" w14:textId="77777777" w:rsidR="00FF4D39" w:rsidRDefault="002B5930">
            <w:pPr>
              <w:rPr>
                <w:rFonts w:cs="Arial"/>
                <w:color w:val="0000CC"/>
                <w:sz w:val="16"/>
                <w:szCs w:val="16"/>
              </w:rPr>
            </w:pPr>
            <w:proofErr w:type="spellStart"/>
            <w:r>
              <w:rPr>
                <w:rFonts w:cs="Arial"/>
                <w:color w:val="0000CC"/>
                <w:sz w:val="16"/>
                <w:szCs w:val="16"/>
              </w:rPr>
              <w:t>LS_OTAM_Activation_Time</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5EEEE38" w14:textId="77777777" w:rsidR="00FF4D39" w:rsidRDefault="002B5930">
            <w:pPr>
              <w:rPr>
                <w:rFonts w:cs="Arial"/>
                <w:sz w:val="16"/>
                <w:szCs w:val="16"/>
              </w:rPr>
            </w:pPr>
            <w:r>
              <w:rPr>
                <w:rFonts w:cs="Arial"/>
                <w:sz w:val="16"/>
                <w:szCs w:val="16"/>
              </w:rPr>
              <w:t xml:space="preserve">Progress of activation </w:t>
            </w:r>
          </w:p>
        </w:tc>
      </w:tr>
      <w:tr w:rsidR="00FF4D39" w14:paraId="12EB1A44" w14:textId="77777777" w:rsidTr="000202AD">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2C32A" w14:textId="77777777" w:rsidR="00FF4D39"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AC5F1FB" w14:textId="77777777" w:rsidR="00FF4D39" w:rsidRDefault="002B5930">
            <w:pPr>
              <w:rPr>
                <w:rFonts w:cs="Arial"/>
                <w:color w:val="0000CC"/>
                <w:sz w:val="16"/>
                <w:szCs w:val="16"/>
              </w:rPr>
            </w:pPr>
            <w:proofErr w:type="spellStart"/>
            <w:r>
              <w:rPr>
                <w:rFonts w:cs="Arial"/>
                <w:color w:val="0000CC"/>
                <w:sz w:val="16"/>
                <w:szCs w:val="16"/>
              </w:rPr>
              <w:t>LS_OTAM_HMI_OTAUSB_Clear</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56E10E36" w14:textId="77777777" w:rsidR="00FF4D39" w:rsidRDefault="002B5930">
            <w:pPr>
              <w:rPr>
                <w:rFonts w:cs="Arial"/>
                <w:sz w:val="16"/>
                <w:szCs w:val="16"/>
              </w:rPr>
            </w:pPr>
            <w:r w:rsidRPr="000202AD">
              <w:rPr>
                <w:rFonts w:cs="Arial"/>
                <w:sz w:val="16"/>
                <w:szCs w:val="16"/>
              </w:rPr>
              <w:t xml:space="preserve">USB update is </w:t>
            </w:r>
            <w:proofErr w:type="gramStart"/>
            <w:r w:rsidRPr="000202AD">
              <w:rPr>
                <w:rFonts w:cs="Arial"/>
                <w:sz w:val="16"/>
                <w:szCs w:val="16"/>
              </w:rPr>
              <w:t>paused</w:t>
            </w:r>
            <w:proofErr w:type="gramEnd"/>
            <w:r w:rsidRPr="000202AD">
              <w:rPr>
                <w:rFonts w:cs="Arial"/>
                <w:sz w:val="16"/>
                <w:szCs w:val="16"/>
              </w:rPr>
              <w:t xml:space="preserve"> and USB configuration time expire or OTA Manager abort the update, then set this signal to clear progress bar and other USB related HMIs.</w:t>
            </w:r>
          </w:p>
        </w:tc>
      </w:tr>
    </w:tbl>
    <w:p w14:paraId="2ADB63B8" w14:textId="77777777" w:rsidR="00EA4672" w:rsidRDefault="00EA4672"/>
    <w:p w14:paraId="4308A1D6" w14:textId="77777777" w:rsidR="00760465" w:rsidRDefault="002B5930" w:rsidP="00DA3F8D">
      <w:pPr>
        <w:pStyle w:val="Heading4"/>
      </w:pPr>
      <w:bookmarkStart w:id="265" w:name="_Toc46730536"/>
      <w:r>
        <w:t>Logical Outputs</w:t>
      </w:r>
      <w:bookmarkEnd w:id="265"/>
    </w:p>
    <w:tbl>
      <w:tblPr>
        <w:tblStyle w:val="TableGrid"/>
        <w:tblW w:w="0" w:type="dxa"/>
        <w:tblLayout w:type="fixed"/>
        <w:tblLook w:val="04A0" w:firstRow="1" w:lastRow="0" w:firstColumn="1" w:lastColumn="0" w:noHBand="0" w:noVBand="1"/>
      </w:tblPr>
      <w:tblGrid>
        <w:gridCol w:w="1242"/>
        <w:gridCol w:w="3793"/>
        <w:gridCol w:w="5421"/>
      </w:tblGrid>
      <w:tr w:rsidR="00BE06EA" w14:paraId="47E77C43" w14:textId="77777777" w:rsidTr="00BE06EA">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D3561D7" w14:textId="77777777" w:rsidR="00BE06EA" w:rsidRDefault="002B5930">
            <w:pPr>
              <w:rPr>
                <w:rFonts w:cs="Arial"/>
                <w:b/>
                <w:bCs/>
                <w:color w:val="000000"/>
              </w:rPr>
            </w:pPr>
            <w:r>
              <w:rPr>
                <w:rFonts w:cs="Arial"/>
                <w:b/>
                <w:bCs/>
                <w:color w:val="000000"/>
              </w:rPr>
              <w:t>Signal ID</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43F73971" w14:textId="77777777" w:rsidR="00BE06EA" w:rsidRDefault="002B5930">
            <w:pPr>
              <w:rPr>
                <w:rFonts w:cs="Arial"/>
                <w:b/>
                <w:bCs/>
                <w:color w:val="000000"/>
              </w:rPr>
            </w:pPr>
            <w:r>
              <w:rPr>
                <w:rFonts w:cs="Arial"/>
                <w:b/>
                <w:bCs/>
                <w:color w:val="000000"/>
              </w:rPr>
              <w:t>Signal Name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7E6370B3" w14:textId="77777777" w:rsidR="00BE06EA" w:rsidRDefault="002B5930">
            <w:pPr>
              <w:rPr>
                <w:rFonts w:cs="Arial"/>
                <w:b/>
                <w:bCs/>
                <w:color w:val="000000"/>
              </w:rPr>
            </w:pPr>
            <w:r>
              <w:rPr>
                <w:rFonts w:cs="Arial"/>
                <w:b/>
                <w:bCs/>
                <w:color w:val="000000"/>
              </w:rPr>
              <w:t>Description</w:t>
            </w:r>
          </w:p>
        </w:tc>
      </w:tr>
      <w:tr w:rsidR="00BE06EA" w14:paraId="252D91F5" w14:textId="77777777" w:rsidTr="00BE06EA">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96EC49" w14:textId="77777777" w:rsidR="00BE06EA"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6F36D1C" w14:textId="77777777" w:rsidR="00BE06EA" w:rsidRDefault="002B5930">
            <w:r>
              <w:rPr>
                <w:color w:val="0000CC"/>
                <w:sz w:val="16"/>
                <w:szCs w:val="16"/>
              </w:rPr>
              <w:t xml:space="preserve">LS_ </w:t>
            </w:r>
            <w:proofErr w:type="spellStart"/>
            <w:r>
              <w:rPr>
                <w:color w:val="0000CC"/>
                <w:sz w:val="16"/>
                <w:szCs w:val="16"/>
              </w:rPr>
              <w:t>PARSERUSB_Conn_Status</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3AD94AD" w14:textId="77777777" w:rsidR="00BE06EA" w:rsidRDefault="002B5930">
            <w:pPr>
              <w:rPr>
                <w:rFonts w:cs="Arial"/>
              </w:rPr>
            </w:pPr>
            <w:r>
              <w:rPr>
                <w:rFonts w:cs="Arial"/>
                <w:sz w:val="16"/>
                <w:szCs w:val="16"/>
              </w:rPr>
              <w:t>Maintain USB connection status (plugged, unplugged, and re-plugged (same or different) USB device.</w:t>
            </w:r>
          </w:p>
        </w:tc>
      </w:tr>
      <w:tr w:rsidR="00BE06EA" w14:paraId="3E41627E" w14:textId="77777777" w:rsidTr="00BE06EA">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452710" w14:textId="77777777" w:rsidR="00BE06EA"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7F88074" w14:textId="77777777" w:rsidR="00BE06EA" w:rsidRDefault="002B5930">
            <w:pPr>
              <w:rPr>
                <w:color w:val="0000CC"/>
                <w:sz w:val="16"/>
                <w:szCs w:val="16"/>
              </w:rPr>
            </w:pPr>
            <w:proofErr w:type="spellStart"/>
            <w:r>
              <w:rPr>
                <w:rFonts w:cs="Arial"/>
                <w:color w:val="0000CC"/>
                <w:sz w:val="16"/>
                <w:szCs w:val="16"/>
              </w:rPr>
              <w:t>LS_PARSER_USBSW_Update_Detected</w:t>
            </w:r>
            <w:proofErr w:type="spellEnd"/>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364D4B4" w14:textId="77777777" w:rsidR="00BE06EA" w:rsidRDefault="002B5930">
            <w:pPr>
              <w:rPr>
                <w:rFonts w:cs="Arial"/>
                <w:sz w:val="16"/>
                <w:szCs w:val="16"/>
              </w:rPr>
            </w:pPr>
            <w:r>
              <w:rPr>
                <w:rFonts w:cs="Arial"/>
                <w:sz w:val="16"/>
                <w:szCs w:val="16"/>
              </w:rPr>
              <w:t xml:space="preserve">The USB Parser shall notify the Event trigger with files types and location of software files and VIL folder. </w:t>
            </w:r>
          </w:p>
          <w:p w14:paraId="7E40F32D" w14:textId="77777777" w:rsidR="00BE06EA" w:rsidRDefault="002B5930">
            <w:pPr>
              <w:rPr>
                <w:sz w:val="16"/>
                <w:szCs w:val="16"/>
              </w:rPr>
            </w:pPr>
            <w:r>
              <w:rPr>
                <w:rFonts w:cs="Arial"/>
                <w:sz w:val="16"/>
                <w:szCs w:val="16"/>
              </w:rPr>
              <w:t>USB parser shall provide an initial flag to HMI when validating the USB for OTA software updates.</w:t>
            </w:r>
          </w:p>
          <w:p w14:paraId="1CBDF3DF" w14:textId="77777777" w:rsidR="00BE06EA" w:rsidRDefault="002B5930">
            <w:pPr>
              <w:rPr>
                <w:rFonts w:cs="Arial"/>
                <w:sz w:val="16"/>
                <w:szCs w:val="16"/>
              </w:rPr>
            </w:pPr>
            <w:r>
              <w:rPr>
                <w:rFonts w:cs="Arial"/>
                <w:sz w:val="16"/>
                <w:szCs w:val="16"/>
              </w:rPr>
              <w:t>True/URLs/VIL upload location (VIL Folder creation or default location)</w:t>
            </w:r>
          </w:p>
        </w:tc>
      </w:tr>
      <w:tr w:rsidR="00BE06EA" w14:paraId="608EADEF" w14:textId="77777777" w:rsidTr="00BE06EA">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C4341" w14:textId="77777777" w:rsidR="00BE06EA" w:rsidRDefault="00DC691E">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D5CF964" w14:textId="77777777" w:rsidR="00BE06EA" w:rsidRDefault="002B5930">
            <w:pPr>
              <w:rPr>
                <w:rFonts w:cs="Arial"/>
                <w:color w:val="0000CC"/>
                <w:sz w:val="16"/>
                <w:szCs w:val="16"/>
              </w:rPr>
            </w:pPr>
            <w:proofErr w:type="spellStart"/>
            <w:r>
              <w:rPr>
                <w:rFonts w:cs="Arial"/>
                <w:bCs/>
                <w:color w:val="0000CC"/>
                <w:sz w:val="16"/>
                <w:szCs w:val="16"/>
              </w:rPr>
              <w:t>LS_OTAHMI_Master_Reset_Status</w:t>
            </w:r>
            <w:proofErr w:type="spellEnd"/>
            <w:r>
              <w:rPr>
                <w:rFonts w:cs="Arial"/>
                <w:bCs/>
                <w:sz w:val="16"/>
                <w:szCs w:val="16"/>
              </w:rPr>
              <w:tab/>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2D85702" w14:textId="77777777" w:rsidR="00BE06EA" w:rsidRDefault="002B5930">
            <w:pPr>
              <w:rPr>
                <w:rFonts w:cs="Arial"/>
                <w:sz w:val="16"/>
                <w:szCs w:val="16"/>
              </w:rPr>
            </w:pPr>
            <w:r>
              <w:rPr>
                <w:rFonts w:cs="Arial"/>
                <w:bCs/>
                <w:sz w:val="16"/>
                <w:szCs w:val="16"/>
              </w:rPr>
              <w:t xml:space="preserve">Master </w:t>
            </w:r>
            <w:proofErr w:type="gramStart"/>
            <w:r>
              <w:rPr>
                <w:rFonts w:cs="Arial"/>
                <w:bCs/>
                <w:sz w:val="16"/>
                <w:szCs w:val="16"/>
              </w:rPr>
              <w:t>Reset  or</w:t>
            </w:r>
            <w:proofErr w:type="gramEnd"/>
            <w:r>
              <w:rPr>
                <w:rFonts w:cs="Arial"/>
                <w:bCs/>
                <w:sz w:val="16"/>
                <w:szCs w:val="16"/>
              </w:rPr>
              <w:t xml:space="preserve"> No Master Reset</w:t>
            </w:r>
          </w:p>
        </w:tc>
      </w:tr>
    </w:tbl>
    <w:p w14:paraId="3D8D5380" w14:textId="77777777" w:rsidR="00EA4672" w:rsidRDefault="00EA4672"/>
    <w:p w14:paraId="2EC5428D" w14:textId="77777777" w:rsidR="00760465" w:rsidRDefault="002B5930" w:rsidP="00DA3F8D">
      <w:pPr>
        <w:pStyle w:val="Heading3"/>
      </w:pPr>
      <w:bookmarkStart w:id="266" w:name="_Toc46730537"/>
      <w:r>
        <w:t>Function Modeling</w:t>
      </w:r>
      <w:bookmarkEnd w:id="266"/>
    </w:p>
    <w:p w14:paraId="4B97ABE4" w14:textId="77777777" w:rsidR="00EA4672" w:rsidRDefault="002B5930" w:rsidP="00633708">
      <w:r>
        <w:t>N/A</w:t>
      </w:r>
    </w:p>
    <w:p w14:paraId="618B41BC" w14:textId="77777777" w:rsidR="00EA4672" w:rsidRDefault="002B5930" w:rsidP="00DA3F8D">
      <w:pPr>
        <w:pStyle w:val="Heading3"/>
      </w:pPr>
      <w:bookmarkStart w:id="267" w:name="_Toc46730538"/>
      <w:r>
        <w:t>Function Requirements</w:t>
      </w:r>
      <w:bookmarkEnd w:id="267"/>
    </w:p>
    <w:p w14:paraId="1ADC3B99" w14:textId="77777777" w:rsidR="00EA4672" w:rsidRDefault="002B5930" w:rsidP="00DA3F8D">
      <w:pPr>
        <w:pStyle w:val="Heading4"/>
      </w:pPr>
      <w:bookmarkStart w:id="268" w:name="_Toc46730539"/>
      <w:r>
        <w:t>Functional Requirements</w:t>
      </w:r>
      <w:bookmarkEnd w:id="268"/>
    </w:p>
    <w:p w14:paraId="1F63F889" w14:textId="2791AE66" w:rsidR="00D353BB" w:rsidRPr="0040222F" w:rsidRDefault="002B5930" w:rsidP="0040222F">
      <w:pPr>
        <w:pStyle w:val="Heading5"/>
      </w:pPr>
      <w:bookmarkStart w:id="269" w:name="_Toc46730540"/>
      <w:r w:rsidRPr="0040222F">
        <w:t>REQ-395061/A-###</w:t>
      </w:r>
      <w:proofErr w:type="spellStart"/>
      <w:r w:rsidRPr="0040222F">
        <w:t>R_FNC_Veh_HMI_USB_SW</w:t>
      </w:r>
      <w:proofErr w:type="spellEnd"/>
      <w:r w:rsidRPr="0040222F">
        <w:t xml:space="preserve"> _001### System Detected USB with SYNC Utilities</w:t>
      </w:r>
      <w:bookmarkEnd w:id="269"/>
    </w:p>
    <w:p w14:paraId="02ED7C23" w14:textId="77777777" w:rsidR="00EA4672" w:rsidRDefault="002B5930" w:rsidP="00DF74BA">
      <w:pPr>
        <w:rPr>
          <w:rFonts w:cs="Arial"/>
        </w:rPr>
      </w:pPr>
      <w:r>
        <w:t xml:space="preserve">If system detects the </w:t>
      </w:r>
      <w:r>
        <w:rPr>
          <w:rFonts w:cs="Arial"/>
        </w:rPr>
        <w:t xml:space="preserve">utility/logs USB device, then HMI shall show the prompts of the utility/logs request. If software update is in progress, then system shall not cancel the ongoing software update, however if it cannot continue it may pause it. Once the utility request is complete system shall resume software update and HMI shall display the software update prompts. </w:t>
      </w:r>
    </w:p>
    <w:p w14:paraId="62480A89" w14:textId="18334BB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6FCF8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C903B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9F2937" w14:textId="77777777" w:rsidR="006C029A" w:rsidRPr="00520F3E" w:rsidRDefault="00DC691E" w:rsidP="009E691C">
            <w:pPr>
              <w:rPr>
                <w:rFonts w:eastAsiaTheme="minorHAnsi" w:cs="Arial"/>
                <w:vanish/>
                <w:color w:val="000000" w:themeColor="text1"/>
                <w:sz w:val="16"/>
                <w:szCs w:val="16"/>
              </w:rPr>
            </w:pPr>
          </w:p>
        </w:tc>
      </w:tr>
      <w:tr w:rsidR="006C029A" w:rsidRPr="00520F3E" w14:paraId="769E689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C89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BCA8A5" w14:textId="77777777" w:rsidR="006C029A" w:rsidRPr="00520F3E" w:rsidRDefault="00DC691E" w:rsidP="009E691C">
            <w:pPr>
              <w:rPr>
                <w:rFonts w:eastAsiaTheme="minorHAnsi" w:cs="Arial"/>
                <w:vanish/>
                <w:color w:val="000000" w:themeColor="text1"/>
                <w:sz w:val="16"/>
                <w:szCs w:val="16"/>
              </w:rPr>
            </w:pPr>
          </w:p>
        </w:tc>
      </w:tr>
      <w:tr w:rsidR="006C029A" w:rsidRPr="00520F3E" w14:paraId="0A3B6BE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1FD1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BB01A7" w14:textId="77777777" w:rsidR="006C029A" w:rsidRPr="00520F3E" w:rsidRDefault="00DC691E" w:rsidP="009E691C">
            <w:pPr>
              <w:rPr>
                <w:rFonts w:eastAsiaTheme="minorHAnsi" w:cs="Arial"/>
                <w:vanish/>
                <w:color w:val="000000" w:themeColor="text1"/>
                <w:sz w:val="16"/>
                <w:szCs w:val="16"/>
              </w:rPr>
            </w:pPr>
          </w:p>
        </w:tc>
      </w:tr>
      <w:tr w:rsidR="006C029A" w:rsidRPr="00520F3E" w14:paraId="719BC06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6C5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69C02" w14:textId="77777777" w:rsidR="006C029A" w:rsidRPr="00520F3E" w:rsidRDefault="00DC691E" w:rsidP="00351BDF">
            <w:pPr>
              <w:rPr>
                <w:rFonts w:eastAsiaTheme="minorHAnsi" w:cs="Arial"/>
                <w:vanish/>
                <w:color w:val="000000" w:themeColor="text1"/>
                <w:sz w:val="16"/>
                <w:szCs w:val="16"/>
              </w:rPr>
            </w:pPr>
          </w:p>
        </w:tc>
      </w:tr>
      <w:tr w:rsidR="006C029A" w:rsidRPr="00520F3E" w14:paraId="66698BC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3235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40D42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18CF7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0DAD6A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0A5C3C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2413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029DB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06A5DA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97FBD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FAF3A5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433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5649D9"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BFC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E8E4B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89BF70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261DED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E72AF5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05D2F9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1F65DA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373042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0BCB941" w14:textId="77777777" w:rsidR="00DC0771" w:rsidRPr="00106C9E" w:rsidRDefault="00DC691E" w:rsidP="00A03556"/>
    <w:p w14:paraId="631BABA2" w14:textId="77777777" w:rsidR="00D353BB" w:rsidRPr="0040222F" w:rsidRDefault="002B5930" w:rsidP="0040222F">
      <w:pPr>
        <w:pStyle w:val="Heading5"/>
      </w:pPr>
      <w:bookmarkStart w:id="270" w:name="_Toc46730541"/>
      <w:r w:rsidRPr="0040222F">
        <w:t>REQ-326788/B-###</w:t>
      </w:r>
      <w:proofErr w:type="spellStart"/>
      <w:r w:rsidRPr="0040222F">
        <w:t>R_FNC_Veh_HMI_USB_SW</w:t>
      </w:r>
      <w:proofErr w:type="spellEnd"/>
      <w:r w:rsidRPr="0040222F">
        <w:t xml:space="preserve"> _002### USB Parser Detects Software Files </w:t>
      </w:r>
      <w:proofErr w:type="gramStart"/>
      <w:r w:rsidRPr="0040222F">
        <w:t>On</w:t>
      </w:r>
      <w:proofErr w:type="gramEnd"/>
      <w:r w:rsidRPr="0040222F">
        <w:t xml:space="preserve"> the USB Device</w:t>
      </w:r>
      <w:bookmarkEnd w:id="270"/>
    </w:p>
    <w:p w14:paraId="32449760" w14:textId="77777777" w:rsidR="00EA4672" w:rsidRDefault="002B5930" w:rsidP="00D04F88">
      <w:r>
        <w:t>If software update is invalid and HMI received a set flag</w:t>
      </w:r>
      <w:r>
        <w:rPr>
          <w:color w:val="0000CC"/>
        </w:rPr>
        <w:t xml:space="preserve">, </w:t>
      </w:r>
      <w:r>
        <w:t xml:space="preserve">then HMI shall prompt the user shall try again after re-downloading the latest software files from consumer website.  </w:t>
      </w:r>
    </w:p>
    <w:p w14:paraId="4E356D44" w14:textId="32DBB892" w:rsidR="001E5CCC" w:rsidRDefault="002B5930" w:rsidP="001E5CCC">
      <w:r>
        <w:t>USB parser shall detect USB software update:</w:t>
      </w:r>
    </w:p>
    <w:p w14:paraId="72ADB30D" w14:textId="77777777" w:rsidR="001E5CCC" w:rsidRDefault="002B5930" w:rsidP="002B5930">
      <w:pPr>
        <w:numPr>
          <w:ilvl w:val="0"/>
          <w:numId w:val="46"/>
        </w:numPr>
      </w:pPr>
      <w:r>
        <w:t>If system detects valid manifest file, then HMI shall show transient message that system is updating.</w:t>
      </w:r>
    </w:p>
    <w:p w14:paraId="0CBAE267" w14:textId="77777777" w:rsidR="001E5CCC" w:rsidRDefault="002B5930" w:rsidP="002B5930">
      <w:pPr>
        <w:numPr>
          <w:ilvl w:val="0"/>
          <w:numId w:val="46"/>
        </w:numPr>
      </w:pPr>
      <w:r>
        <w:t xml:space="preserve">If system detects manifest file is with correct VIN but invalid, then HMI shall notify the user to redownload the files before trying for update. </w:t>
      </w:r>
    </w:p>
    <w:p w14:paraId="788C3373" w14:textId="77777777" w:rsidR="001E5CCC" w:rsidRDefault="002B5930" w:rsidP="002B5930">
      <w:pPr>
        <w:numPr>
          <w:ilvl w:val="0"/>
          <w:numId w:val="46"/>
        </w:numPr>
      </w:pPr>
      <w:r>
        <w:lastRenderedPageBreak/>
        <w:t xml:space="preserve">If system detects invalid manifest file (such as older and/or non-Ford or corrupted) software files on USB device, then HMI shall prompt the user shall download the latest files from consumer website before continuing.  </w:t>
      </w:r>
    </w:p>
    <w:p w14:paraId="359EBF29" w14:textId="77777777" w:rsidR="001E5CCC" w:rsidRDefault="002B5930" w:rsidP="002B5930">
      <w:pPr>
        <w:numPr>
          <w:ilvl w:val="0"/>
          <w:numId w:val="46"/>
        </w:numPr>
      </w:pPr>
      <w:r>
        <w:t xml:space="preserve">If system detects manifest file but device does not contain a manifest file for this vehicle, then HMI shall notify the user to redownload the files before trying the update. </w:t>
      </w:r>
    </w:p>
    <w:p w14:paraId="26184F74" w14:textId="77777777" w:rsidR="001E5CCC" w:rsidRDefault="002B5930" w:rsidP="002B5930">
      <w:pPr>
        <w:numPr>
          <w:ilvl w:val="0"/>
          <w:numId w:val="46"/>
        </w:numPr>
      </w:pPr>
      <w:r>
        <w:t xml:space="preserve">If system detects no manifest file but </w:t>
      </w:r>
      <w:proofErr w:type="spellStart"/>
      <w:r w:rsidRPr="001E5CCC">
        <w:rPr>
          <w:rFonts w:cs="Arial"/>
          <w:i/>
        </w:rPr>
        <w:t>FordSoftwareUpdates</w:t>
      </w:r>
      <w:proofErr w:type="spellEnd"/>
      <w:r w:rsidRPr="001E5CCC">
        <w:rPr>
          <w:rFonts w:cs="Arial"/>
          <w:i/>
        </w:rPr>
        <w:t xml:space="preserve"> </w:t>
      </w:r>
      <w:r>
        <w:t>folder, then HMI shall notify the user to redownload the files before trying for update.</w:t>
      </w:r>
    </w:p>
    <w:p w14:paraId="0DACDA87" w14:textId="77777777" w:rsidR="001E5CCC" w:rsidRDefault="002B5930" w:rsidP="002B5930">
      <w:pPr>
        <w:numPr>
          <w:ilvl w:val="0"/>
          <w:numId w:val="46"/>
        </w:numPr>
      </w:pPr>
      <w:r>
        <w:t>If software update is same as previously update</w:t>
      </w:r>
      <w:r w:rsidRPr="001E5CCC">
        <w:t xml:space="preserve">, then HMI shall </w:t>
      </w:r>
      <w:r>
        <w:t>prompt the user “System is up to date and try later with latest files from consumer website</w:t>
      </w:r>
    </w:p>
    <w:p w14:paraId="3B482829" w14:textId="77777777" w:rsidR="001E5CCC" w:rsidRPr="001E5CCC" w:rsidRDefault="002B5930" w:rsidP="001E5CCC">
      <w:pPr>
        <w:rPr>
          <w:color w:val="0000CC"/>
        </w:rPr>
      </w:pPr>
      <w:proofErr w:type="spellStart"/>
      <w:r w:rsidRPr="001E5CCC">
        <w:rPr>
          <w:rFonts w:cs="Arial"/>
          <w:color w:val="0000CC"/>
        </w:rPr>
        <w:t>LS_USBOTA_System_Updating</w:t>
      </w:r>
      <w:proofErr w:type="spellEnd"/>
    </w:p>
    <w:p w14:paraId="5A3992CC" w14:textId="77777777" w:rsidR="001E5CCC" w:rsidRPr="00546ED6" w:rsidRDefault="002B5930" w:rsidP="001E5CCC">
      <w:pPr>
        <w:ind w:left="2880"/>
        <w:rPr>
          <w:rFonts w:cs="Arial"/>
          <w:color w:val="0000CC"/>
        </w:rPr>
      </w:pPr>
      <w:proofErr w:type="gramStart"/>
      <w:r w:rsidRPr="00546ED6">
        <w:rPr>
          <w:rFonts w:cs="Arial"/>
          <w:color w:val="0000CC"/>
        </w:rPr>
        <w:t>Values{</w:t>
      </w:r>
      <w:proofErr w:type="gramEnd"/>
    </w:p>
    <w:p w14:paraId="6DC17725" w14:textId="77777777" w:rsidR="001E5CCC" w:rsidRPr="00546ED6" w:rsidRDefault="002B5930" w:rsidP="001E5CCC">
      <w:pPr>
        <w:ind w:left="2880"/>
        <w:rPr>
          <w:rFonts w:cs="Arial"/>
          <w:color w:val="0000CC"/>
        </w:rPr>
      </w:pPr>
      <w:r w:rsidRPr="00546ED6">
        <w:rPr>
          <w:rFonts w:cs="Arial"/>
          <w:color w:val="0000CC"/>
        </w:rPr>
        <w:t xml:space="preserve">01 - </w:t>
      </w:r>
      <w:proofErr w:type="spellStart"/>
      <w:r w:rsidRPr="00546ED6">
        <w:rPr>
          <w:rFonts w:cs="Arial"/>
          <w:color w:val="0000CC"/>
        </w:rPr>
        <w:t>Older_Software</w:t>
      </w:r>
      <w:proofErr w:type="spellEnd"/>
    </w:p>
    <w:p w14:paraId="3204BAE2" w14:textId="77777777" w:rsidR="001E5CCC" w:rsidRPr="00546ED6" w:rsidRDefault="002B5930" w:rsidP="001E5CCC">
      <w:pPr>
        <w:ind w:left="2880"/>
        <w:rPr>
          <w:rFonts w:cs="Arial"/>
          <w:color w:val="0000CC"/>
        </w:rPr>
      </w:pPr>
      <w:r w:rsidRPr="00546ED6">
        <w:rPr>
          <w:rFonts w:cs="Arial"/>
          <w:color w:val="0000CC"/>
        </w:rPr>
        <w:t>02 - Valid Manifest</w:t>
      </w:r>
    </w:p>
    <w:p w14:paraId="7A822E10" w14:textId="77777777" w:rsidR="001E5CCC" w:rsidRPr="00546ED6" w:rsidRDefault="002B5930" w:rsidP="001E5CCC">
      <w:pPr>
        <w:ind w:left="2880"/>
        <w:rPr>
          <w:rFonts w:cs="Arial"/>
          <w:color w:val="0000CC"/>
        </w:rPr>
      </w:pPr>
      <w:r w:rsidRPr="00546ED6">
        <w:rPr>
          <w:rFonts w:cs="Arial"/>
          <w:color w:val="0000CC"/>
        </w:rPr>
        <w:t>03 - Redownload Files</w:t>
      </w:r>
    </w:p>
    <w:p w14:paraId="6F2E2454" w14:textId="77777777" w:rsidR="001E5CCC" w:rsidRPr="00546ED6" w:rsidRDefault="002B5930" w:rsidP="001E5CCC">
      <w:pPr>
        <w:ind w:left="2880"/>
        <w:rPr>
          <w:rFonts w:cs="Arial"/>
          <w:color w:val="0000CC"/>
        </w:rPr>
      </w:pPr>
      <w:r w:rsidRPr="00546ED6">
        <w:rPr>
          <w:rFonts w:cs="Arial"/>
          <w:color w:val="0000CC"/>
        </w:rPr>
        <w:t xml:space="preserve">04 - </w:t>
      </w:r>
      <w:proofErr w:type="spellStart"/>
      <w:r w:rsidRPr="00546ED6">
        <w:rPr>
          <w:rFonts w:cs="Arial"/>
          <w:color w:val="0000CC"/>
        </w:rPr>
        <w:t>Sys_to_update_date</w:t>
      </w:r>
      <w:proofErr w:type="spellEnd"/>
    </w:p>
    <w:p w14:paraId="402B481B" w14:textId="77777777" w:rsidR="00EA4672" w:rsidRDefault="002B5930" w:rsidP="001E5CCC">
      <w:pPr>
        <w:ind w:left="2880"/>
        <w:rPr>
          <w:rFonts w:cs="Arial"/>
          <w:color w:val="0000CC"/>
        </w:rPr>
      </w:pPr>
      <w:r w:rsidRPr="00546ED6">
        <w:rPr>
          <w:rFonts w:cs="Arial"/>
          <w:color w:val="0000CC"/>
        </w:rPr>
        <w:t>}</w:t>
      </w:r>
    </w:p>
    <w:p w14:paraId="295B365F" w14:textId="6BC00276"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A5213D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41960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2486BF" w14:textId="77777777" w:rsidR="006C029A" w:rsidRPr="00520F3E" w:rsidRDefault="00DC691E" w:rsidP="009E691C">
            <w:pPr>
              <w:rPr>
                <w:rFonts w:eastAsiaTheme="minorHAnsi" w:cs="Arial"/>
                <w:vanish/>
                <w:color w:val="000000" w:themeColor="text1"/>
                <w:sz w:val="16"/>
                <w:szCs w:val="16"/>
              </w:rPr>
            </w:pPr>
          </w:p>
        </w:tc>
      </w:tr>
      <w:tr w:rsidR="006C029A" w:rsidRPr="00520F3E" w14:paraId="0F062B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CF2F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5409BC" w14:textId="77777777" w:rsidR="006C029A" w:rsidRPr="00520F3E" w:rsidRDefault="00DC691E" w:rsidP="009E691C">
            <w:pPr>
              <w:rPr>
                <w:rFonts w:eastAsiaTheme="minorHAnsi" w:cs="Arial"/>
                <w:vanish/>
                <w:color w:val="000000" w:themeColor="text1"/>
                <w:sz w:val="16"/>
                <w:szCs w:val="16"/>
              </w:rPr>
            </w:pPr>
          </w:p>
        </w:tc>
      </w:tr>
      <w:tr w:rsidR="006C029A" w:rsidRPr="00520F3E" w14:paraId="20DB94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4C6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2F2CF0" w14:textId="77777777" w:rsidR="006C029A" w:rsidRPr="00520F3E" w:rsidRDefault="00DC691E" w:rsidP="009E691C">
            <w:pPr>
              <w:rPr>
                <w:rFonts w:eastAsiaTheme="minorHAnsi" w:cs="Arial"/>
                <w:vanish/>
                <w:color w:val="000000" w:themeColor="text1"/>
                <w:sz w:val="16"/>
                <w:szCs w:val="16"/>
              </w:rPr>
            </w:pPr>
          </w:p>
        </w:tc>
      </w:tr>
      <w:tr w:rsidR="006C029A" w:rsidRPr="00520F3E" w14:paraId="60705D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EF37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424C27" w14:textId="77777777" w:rsidR="006C029A" w:rsidRPr="00520F3E" w:rsidRDefault="00DC691E" w:rsidP="00351BDF">
            <w:pPr>
              <w:rPr>
                <w:rFonts w:eastAsiaTheme="minorHAnsi" w:cs="Arial"/>
                <w:vanish/>
                <w:color w:val="000000" w:themeColor="text1"/>
                <w:sz w:val="16"/>
                <w:szCs w:val="16"/>
              </w:rPr>
            </w:pPr>
          </w:p>
        </w:tc>
      </w:tr>
      <w:tr w:rsidR="006C029A" w:rsidRPr="00520F3E" w14:paraId="7E442D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AF3A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606A7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FE14A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0EFE58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1D8B24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8125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87F74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25B0C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4FBFAF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D3F11DB"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3CE7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7C78F7"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3985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C75809"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9892B1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E47A2D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2CDDDD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9CF325"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28C48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6096E0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EC4C498" w14:textId="77777777" w:rsidR="00DC0771" w:rsidRPr="00106C9E" w:rsidRDefault="00DC691E" w:rsidP="00A03556"/>
    <w:p w14:paraId="3DB6D150" w14:textId="77777777" w:rsidR="00D353BB" w:rsidRPr="0040222F" w:rsidRDefault="002B5930" w:rsidP="0040222F">
      <w:pPr>
        <w:pStyle w:val="Heading5"/>
      </w:pPr>
      <w:bookmarkStart w:id="271" w:name="_Toc46730542"/>
      <w:r w:rsidRPr="0040222F">
        <w:t>REQ-326789/B-###</w:t>
      </w:r>
      <w:proofErr w:type="spellStart"/>
      <w:r w:rsidRPr="0040222F">
        <w:t>R_FNC_Veh_HMI_USB_SW</w:t>
      </w:r>
      <w:proofErr w:type="spellEnd"/>
      <w:r w:rsidRPr="0040222F">
        <w:t xml:space="preserve"> _003### Software Update is in Progress and Lost USB Connection</w:t>
      </w:r>
      <w:bookmarkEnd w:id="271"/>
    </w:p>
    <w:p w14:paraId="7D56CE69" w14:textId="77777777" w:rsidR="00EA4672" w:rsidRDefault="002B5930" w:rsidP="00500605">
      <w:r>
        <w:t xml:space="preserve">During USB software update if update status </w:t>
      </w:r>
      <w:proofErr w:type="spellStart"/>
      <w:r>
        <w:rPr>
          <w:color w:val="0000CC"/>
        </w:rPr>
        <w:t>LS_USBOTA_SW_Update_Status</w:t>
      </w:r>
      <w:proofErr w:type="spellEnd"/>
      <w:r>
        <w:rPr>
          <w:color w:val="0000CC"/>
        </w:rPr>
        <w:t xml:space="preserve"> = Paused </w:t>
      </w:r>
      <w:r>
        <w:t xml:space="preserve">and USB device status is </w:t>
      </w:r>
      <w:proofErr w:type="spellStart"/>
      <w:r>
        <w:rPr>
          <w:color w:val="0000CC"/>
        </w:rPr>
        <w:t>PARSERUSB_Conn_Status</w:t>
      </w:r>
      <w:proofErr w:type="spellEnd"/>
      <w:r>
        <w:rPr>
          <w:color w:val="0000CC"/>
        </w:rPr>
        <w:t xml:space="preserve"> = </w:t>
      </w:r>
      <w:proofErr w:type="spellStart"/>
      <w:r>
        <w:rPr>
          <w:color w:val="0000CC"/>
        </w:rPr>
        <w:t>USB_Unplug</w:t>
      </w:r>
      <w:proofErr w:type="spellEnd"/>
      <w:r>
        <w:rPr>
          <w:color w:val="0000CC"/>
        </w:rPr>
        <w:t xml:space="preserve">, </w:t>
      </w:r>
      <w:r>
        <w:t>then HMI shall pause the update progress and prompt the user that to re-insert USB device to continue with software update.</w:t>
      </w:r>
    </w:p>
    <w:p w14:paraId="0BA872C2" w14:textId="5779F91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71452C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4738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54E650" w14:textId="77777777" w:rsidR="006C029A" w:rsidRPr="00520F3E" w:rsidRDefault="00DC691E" w:rsidP="009E691C">
            <w:pPr>
              <w:rPr>
                <w:rFonts w:eastAsiaTheme="minorHAnsi" w:cs="Arial"/>
                <w:vanish/>
                <w:color w:val="000000" w:themeColor="text1"/>
                <w:sz w:val="16"/>
                <w:szCs w:val="16"/>
              </w:rPr>
            </w:pPr>
          </w:p>
        </w:tc>
      </w:tr>
      <w:tr w:rsidR="006C029A" w:rsidRPr="00520F3E" w14:paraId="38A8DB0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B822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1F37B5" w14:textId="77777777" w:rsidR="006C029A" w:rsidRPr="00520F3E" w:rsidRDefault="00DC691E" w:rsidP="009E691C">
            <w:pPr>
              <w:rPr>
                <w:rFonts w:eastAsiaTheme="minorHAnsi" w:cs="Arial"/>
                <w:vanish/>
                <w:color w:val="000000" w:themeColor="text1"/>
                <w:sz w:val="16"/>
                <w:szCs w:val="16"/>
              </w:rPr>
            </w:pPr>
          </w:p>
        </w:tc>
      </w:tr>
      <w:tr w:rsidR="006C029A" w:rsidRPr="00520F3E" w14:paraId="4531ED6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E808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ADC381" w14:textId="77777777" w:rsidR="006C029A" w:rsidRPr="00520F3E" w:rsidRDefault="00DC691E" w:rsidP="009E691C">
            <w:pPr>
              <w:rPr>
                <w:rFonts w:eastAsiaTheme="minorHAnsi" w:cs="Arial"/>
                <w:vanish/>
                <w:color w:val="000000" w:themeColor="text1"/>
                <w:sz w:val="16"/>
                <w:szCs w:val="16"/>
              </w:rPr>
            </w:pPr>
          </w:p>
        </w:tc>
      </w:tr>
      <w:tr w:rsidR="006C029A" w:rsidRPr="00520F3E" w14:paraId="3B62766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6E45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7EE6A0" w14:textId="77777777" w:rsidR="006C029A" w:rsidRPr="00520F3E" w:rsidRDefault="00DC691E" w:rsidP="00351BDF">
            <w:pPr>
              <w:rPr>
                <w:rFonts w:eastAsiaTheme="minorHAnsi" w:cs="Arial"/>
                <w:vanish/>
                <w:color w:val="000000" w:themeColor="text1"/>
                <w:sz w:val="16"/>
                <w:szCs w:val="16"/>
              </w:rPr>
            </w:pPr>
          </w:p>
        </w:tc>
      </w:tr>
      <w:tr w:rsidR="006C029A" w:rsidRPr="00520F3E" w14:paraId="1951642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65CF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C6BEF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298A4C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4F6561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464D8D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7B338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74D7A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C82D79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94E01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E96D99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ED8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2AE393"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954D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E9BA0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B91FE8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DF2B8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C9AC27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C26BBD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0016D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F7A299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82296E2" w14:textId="77777777" w:rsidR="00DC0771" w:rsidRPr="00106C9E" w:rsidRDefault="00DC691E" w:rsidP="00A03556"/>
    <w:p w14:paraId="62034586" w14:textId="77777777" w:rsidR="00D353BB" w:rsidRPr="0040222F" w:rsidRDefault="002B5930" w:rsidP="0040222F">
      <w:pPr>
        <w:pStyle w:val="Heading5"/>
      </w:pPr>
      <w:bookmarkStart w:id="272" w:name="_Toc46730543"/>
      <w:r w:rsidRPr="0040222F">
        <w:t>REQ-329660/A-###</w:t>
      </w:r>
      <w:proofErr w:type="spellStart"/>
      <w:r w:rsidRPr="0040222F">
        <w:t>R_FNC_Veh_HMI_USB_SW</w:t>
      </w:r>
      <w:proofErr w:type="spellEnd"/>
      <w:r w:rsidRPr="0040222F">
        <w:t xml:space="preserve"> _004### Download Software Files Keep USB Plugged in until Update is Complete</w:t>
      </w:r>
      <w:bookmarkEnd w:id="272"/>
    </w:p>
    <w:p w14:paraId="665D585B" w14:textId="77777777" w:rsidR="00EA4672" w:rsidRDefault="002B5930" w:rsidP="00500605">
      <w:r>
        <w:t xml:space="preserve">When OTA Manager finds </w:t>
      </w:r>
      <w:proofErr w:type="spellStart"/>
      <w:r>
        <w:rPr>
          <w:color w:val="0000CC"/>
        </w:rPr>
        <w:t>LS_USBOTA_System_Updating</w:t>
      </w:r>
      <w:proofErr w:type="spellEnd"/>
      <w:r>
        <w:rPr>
          <w:color w:val="0000CC"/>
        </w:rPr>
        <w:t xml:space="preserve"> = Valid Manifest &amp;&amp; </w:t>
      </w:r>
      <w:proofErr w:type="spellStart"/>
      <w:r>
        <w:rPr>
          <w:color w:val="0000CC"/>
        </w:rPr>
        <w:t>LS_USBOTA_SW_Update_Status</w:t>
      </w:r>
      <w:proofErr w:type="spellEnd"/>
      <w:r>
        <w:rPr>
          <w:color w:val="0000CC"/>
        </w:rPr>
        <w:t xml:space="preserve"> = Updating</w:t>
      </w:r>
      <w:r>
        <w:t>, then HMI shall display “keep USB plugged in until software update is complete”.</w:t>
      </w:r>
    </w:p>
    <w:p w14:paraId="204C2560" w14:textId="06397C2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56E7FD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429C6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771507" w14:textId="77777777" w:rsidR="006C029A" w:rsidRPr="00520F3E" w:rsidRDefault="00DC691E" w:rsidP="009E691C">
            <w:pPr>
              <w:rPr>
                <w:rFonts w:eastAsiaTheme="minorHAnsi" w:cs="Arial"/>
                <w:vanish/>
                <w:color w:val="000000" w:themeColor="text1"/>
                <w:sz w:val="16"/>
                <w:szCs w:val="16"/>
              </w:rPr>
            </w:pPr>
          </w:p>
        </w:tc>
      </w:tr>
      <w:tr w:rsidR="006C029A" w:rsidRPr="00520F3E" w14:paraId="1BC4CC0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2A395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E66BDD" w14:textId="77777777" w:rsidR="006C029A" w:rsidRPr="00520F3E" w:rsidRDefault="00DC691E" w:rsidP="009E691C">
            <w:pPr>
              <w:rPr>
                <w:rFonts w:eastAsiaTheme="minorHAnsi" w:cs="Arial"/>
                <w:vanish/>
                <w:color w:val="000000" w:themeColor="text1"/>
                <w:sz w:val="16"/>
                <w:szCs w:val="16"/>
              </w:rPr>
            </w:pPr>
          </w:p>
        </w:tc>
      </w:tr>
      <w:tr w:rsidR="006C029A" w:rsidRPr="00520F3E" w14:paraId="105811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D44B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5EDD2E" w14:textId="77777777" w:rsidR="006C029A" w:rsidRPr="00520F3E" w:rsidRDefault="00DC691E" w:rsidP="009E691C">
            <w:pPr>
              <w:rPr>
                <w:rFonts w:eastAsiaTheme="minorHAnsi" w:cs="Arial"/>
                <w:vanish/>
                <w:color w:val="000000" w:themeColor="text1"/>
                <w:sz w:val="16"/>
                <w:szCs w:val="16"/>
              </w:rPr>
            </w:pPr>
          </w:p>
        </w:tc>
      </w:tr>
      <w:tr w:rsidR="006C029A" w:rsidRPr="00520F3E" w14:paraId="6C76F38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994D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33EF7B" w14:textId="77777777" w:rsidR="006C029A" w:rsidRPr="00520F3E" w:rsidRDefault="00DC691E" w:rsidP="00351BDF">
            <w:pPr>
              <w:rPr>
                <w:rFonts w:eastAsiaTheme="minorHAnsi" w:cs="Arial"/>
                <w:vanish/>
                <w:color w:val="000000" w:themeColor="text1"/>
                <w:sz w:val="16"/>
                <w:szCs w:val="16"/>
              </w:rPr>
            </w:pPr>
          </w:p>
        </w:tc>
      </w:tr>
      <w:tr w:rsidR="006C029A" w:rsidRPr="00520F3E" w14:paraId="759B480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68BA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C43579"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84428F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E3720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85E6D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26C5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81148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DFDAB8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7AA392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CD4EB6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A417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2CBD35"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637C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9A40B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B0442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32759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B5A2E1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F57C34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4EC6EF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D69B53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DA6EEC9" w14:textId="77777777" w:rsidR="00DC0771" w:rsidRPr="00106C9E" w:rsidRDefault="00DC691E" w:rsidP="00A03556"/>
    <w:p w14:paraId="59074D36" w14:textId="77777777" w:rsidR="00EA4672" w:rsidRDefault="002B5930" w:rsidP="0040222F">
      <w:pPr>
        <w:pStyle w:val="Heading5"/>
      </w:pPr>
      <w:bookmarkStart w:id="273" w:name="_Toc46730544"/>
      <w:r w:rsidRPr="0040222F">
        <w:t>REQ-329661/B-###</w:t>
      </w:r>
      <w:proofErr w:type="spellStart"/>
      <w:r w:rsidRPr="0040222F">
        <w:t>R_FNC_Veh_HMI_USB_SW</w:t>
      </w:r>
      <w:proofErr w:type="spellEnd"/>
      <w:r w:rsidRPr="0040222F">
        <w:t xml:space="preserve"> _005### Clear HMIs when Update When USB lost Connection during Download/ File Transfer</w:t>
      </w:r>
      <w:bookmarkEnd w:id="273"/>
    </w:p>
    <w:p w14:paraId="205BBCD7" w14:textId="261399FD"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4DB19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6854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874E7F" w14:textId="77777777" w:rsidR="006C029A" w:rsidRPr="00520F3E" w:rsidRDefault="00DC691E" w:rsidP="009E691C">
            <w:pPr>
              <w:rPr>
                <w:rFonts w:eastAsiaTheme="minorHAnsi" w:cs="Arial"/>
                <w:vanish/>
                <w:color w:val="000000" w:themeColor="text1"/>
                <w:sz w:val="16"/>
                <w:szCs w:val="16"/>
              </w:rPr>
            </w:pPr>
          </w:p>
        </w:tc>
      </w:tr>
      <w:tr w:rsidR="006C029A" w:rsidRPr="00520F3E" w14:paraId="5B9ED0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A78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944EC6" w14:textId="77777777" w:rsidR="006C029A" w:rsidRPr="00520F3E" w:rsidRDefault="00DC691E" w:rsidP="009E691C">
            <w:pPr>
              <w:rPr>
                <w:rFonts w:eastAsiaTheme="minorHAnsi" w:cs="Arial"/>
                <w:vanish/>
                <w:color w:val="000000" w:themeColor="text1"/>
                <w:sz w:val="16"/>
                <w:szCs w:val="16"/>
              </w:rPr>
            </w:pPr>
          </w:p>
        </w:tc>
      </w:tr>
      <w:tr w:rsidR="006C029A" w:rsidRPr="00520F3E" w14:paraId="39D2B0E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E39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A22782" w14:textId="77777777" w:rsidR="006C029A" w:rsidRPr="00520F3E" w:rsidRDefault="00DC691E" w:rsidP="009E691C">
            <w:pPr>
              <w:rPr>
                <w:rFonts w:eastAsiaTheme="minorHAnsi" w:cs="Arial"/>
                <w:vanish/>
                <w:color w:val="000000" w:themeColor="text1"/>
                <w:sz w:val="16"/>
                <w:szCs w:val="16"/>
              </w:rPr>
            </w:pPr>
          </w:p>
        </w:tc>
      </w:tr>
      <w:tr w:rsidR="006C029A" w:rsidRPr="00520F3E" w14:paraId="19FCB20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DA099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AF37CE" w14:textId="77777777" w:rsidR="006C029A" w:rsidRPr="00520F3E" w:rsidRDefault="00DC691E" w:rsidP="00351BDF">
            <w:pPr>
              <w:rPr>
                <w:rFonts w:eastAsiaTheme="minorHAnsi" w:cs="Arial"/>
                <w:vanish/>
                <w:color w:val="000000" w:themeColor="text1"/>
                <w:sz w:val="16"/>
                <w:szCs w:val="16"/>
              </w:rPr>
            </w:pPr>
          </w:p>
        </w:tc>
      </w:tr>
      <w:tr w:rsidR="006C029A" w:rsidRPr="00520F3E" w14:paraId="540D983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4688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EA3F1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F84018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3B17D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F248DA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95A0B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44714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BAFCA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7C35B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E30DDC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5B556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E71A92"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30C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369D2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B37B6A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6754E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98C627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3B946E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5E0FDE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37A654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AAF507" w14:textId="77777777" w:rsidR="00DC0771" w:rsidRPr="00106C9E" w:rsidRDefault="00DC691E" w:rsidP="00A03556"/>
    <w:p w14:paraId="2E870069" w14:textId="77777777" w:rsidR="00D353BB" w:rsidRPr="0040222F" w:rsidRDefault="002B5930" w:rsidP="0040222F">
      <w:pPr>
        <w:pStyle w:val="Heading5"/>
      </w:pPr>
      <w:bookmarkStart w:id="274" w:name="_Toc46730545"/>
      <w:r w:rsidRPr="0040222F">
        <w:t>F-REQ-305314/C-###</w:t>
      </w:r>
      <w:proofErr w:type="spellStart"/>
      <w:r w:rsidRPr="0040222F">
        <w:t>R_FNC_Veh_HMI_USB_SW</w:t>
      </w:r>
      <w:proofErr w:type="spellEnd"/>
      <w:r w:rsidRPr="0040222F">
        <w:t xml:space="preserve"> _006### Master Reset During USB Update</w:t>
      </w:r>
      <w:bookmarkEnd w:id="274"/>
    </w:p>
    <w:p w14:paraId="7867D57F" w14:textId="77777777" w:rsidR="00EA4672" w:rsidRDefault="002B5930" w:rsidP="00274C0F">
      <w:pPr>
        <w:rPr>
          <w:rFonts w:cs="Arial"/>
        </w:rPr>
      </w:pPr>
      <w:r>
        <w:rPr>
          <w:rFonts w:cs="Arial"/>
        </w:rPr>
        <w:t>If the USB software update is in progress and customer initiate Master reset, then HMI shall prompt the customer that software update is in progress, do you want to continue or cancel. If customer choose to continue, then software update shall pause and resume, and HMI shall NOT reset USB related HMIs.</w:t>
      </w:r>
    </w:p>
    <w:p w14:paraId="2D315E21" w14:textId="1B827FA6" w:rsidR="00274C0F" w:rsidRDefault="00523FC4" w:rsidP="00274C0F">
      <w:r>
        <w:rPr>
          <w:noProof/>
        </w:rPr>
        <w:lastRenderedPageBreak/>
        <w:drawing>
          <wp:inline distT="0" distB="0" distL="0" distR="0" wp14:anchorId="3E04DF1F" wp14:editId="6785924C">
            <wp:extent cx="6861810" cy="1459230"/>
            <wp:effectExtent l="0" t="0" r="0" b="7620"/>
            <wp:docPr id="35" name="5f1afd910000389d2afb22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10000389d2afb229b"/>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861810" cy="1459230"/>
                    </a:xfrm>
                    <a:prstGeom prst="rect">
                      <a:avLst/>
                    </a:prstGeom>
                    <a:noFill/>
                    <a:ln>
                      <a:noFill/>
                    </a:ln>
                  </pic:spPr>
                </pic:pic>
              </a:graphicData>
            </a:graphic>
          </wp:inline>
        </w:drawing>
      </w:r>
    </w:p>
    <w:p w14:paraId="4A034876" w14:textId="77777777" w:rsidR="00EA4672" w:rsidRDefault="002B5930" w:rsidP="00274C0F">
      <w:pPr>
        <w:jc w:val="center"/>
        <w:rPr>
          <w:rFonts w:cs="Arial"/>
          <w:b/>
        </w:rPr>
      </w:pPr>
      <w:r w:rsidRPr="003F5194">
        <w:rPr>
          <w:b/>
        </w:rPr>
        <w:t>Flow 23: Master Reset during USB Update</w:t>
      </w:r>
    </w:p>
    <w:p w14:paraId="7E62374F" w14:textId="0829E35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D3A0BF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F0C2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72768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R_FNC_Vehicle_HMI_107</w:t>
            </w:r>
          </w:p>
        </w:tc>
      </w:tr>
      <w:tr w:rsidR="006C029A" w:rsidRPr="00520F3E" w14:paraId="17327DF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A8E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67ABB2" w14:textId="77777777" w:rsidR="006C029A" w:rsidRPr="00520F3E" w:rsidRDefault="00DC691E" w:rsidP="009E691C">
            <w:pPr>
              <w:rPr>
                <w:rFonts w:eastAsiaTheme="minorHAnsi" w:cs="Arial"/>
                <w:vanish/>
                <w:color w:val="000000" w:themeColor="text1"/>
                <w:sz w:val="16"/>
                <w:szCs w:val="16"/>
              </w:rPr>
            </w:pPr>
          </w:p>
        </w:tc>
      </w:tr>
      <w:tr w:rsidR="006C029A" w:rsidRPr="00520F3E" w14:paraId="0364D4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165B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CD55E3" w14:textId="77777777" w:rsidR="006C029A" w:rsidRPr="00520F3E" w:rsidRDefault="00DC691E" w:rsidP="009E691C">
            <w:pPr>
              <w:rPr>
                <w:rFonts w:eastAsiaTheme="minorHAnsi" w:cs="Arial"/>
                <w:vanish/>
                <w:color w:val="000000" w:themeColor="text1"/>
                <w:sz w:val="16"/>
                <w:szCs w:val="16"/>
              </w:rPr>
            </w:pPr>
          </w:p>
        </w:tc>
      </w:tr>
      <w:tr w:rsidR="006C029A" w:rsidRPr="00520F3E" w14:paraId="0376B0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8212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8DEAD4" w14:textId="77777777" w:rsidR="006C029A" w:rsidRPr="00520F3E" w:rsidRDefault="00DC691E" w:rsidP="00351BDF">
            <w:pPr>
              <w:rPr>
                <w:rFonts w:eastAsiaTheme="minorHAnsi" w:cs="Arial"/>
                <w:vanish/>
                <w:color w:val="000000" w:themeColor="text1"/>
                <w:sz w:val="16"/>
                <w:szCs w:val="16"/>
              </w:rPr>
            </w:pPr>
          </w:p>
        </w:tc>
      </w:tr>
      <w:tr w:rsidR="006C029A" w:rsidRPr="00520F3E" w14:paraId="691461D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55E8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CB9D2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3596B8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87F5CB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13091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FA90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80DAB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524D6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271575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36DAE1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6EC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E6A4B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4A07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00402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A8DBE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07E87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21C293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1BC7D4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71DD26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E1C635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D65312A" w14:textId="77777777" w:rsidR="00DC0771" w:rsidRPr="00106C9E" w:rsidRDefault="00DC691E" w:rsidP="00A03556"/>
    <w:p w14:paraId="3E1BF578" w14:textId="77777777" w:rsidR="00D353BB" w:rsidRPr="0040222F" w:rsidRDefault="002B5930" w:rsidP="0040222F">
      <w:pPr>
        <w:pStyle w:val="Heading5"/>
      </w:pPr>
      <w:bookmarkStart w:id="275" w:name="_Toc46730546"/>
      <w:r w:rsidRPr="0040222F">
        <w:t>F-REQ-305306/C-###</w:t>
      </w:r>
      <w:proofErr w:type="spellStart"/>
      <w:r w:rsidRPr="0040222F">
        <w:t>R_FNC_Veh_HMI_USB_SW</w:t>
      </w:r>
      <w:proofErr w:type="spellEnd"/>
      <w:r w:rsidRPr="0040222F">
        <w:t xml:space="preserve"> _007### Errors during USB Software Update</w:t>
      </w:r>
      <w:bookmarkEnd w:id="275"/>
    </w:p>
    <w:p w14:paraId="4223ED44" w14:textId="77777777" w:rsidR="00EA4672" w:rsidRDefault="002B5930" w:rsidP="001C2F92">
      <w:pPr>
        <w:rPr>
          <w:rFonts w:cs="Arial"/>
        </w:rPr>
      </w:pPr>
      <w:r>
        <w:rPr>
          <w:rFonts w:cs="Arial"/>
        </w:rPr>
        <w:t xml:space="preserve">If any errors occur during USB software update </w:t>
      </w:r>
      <w:proofErr w:type="spellStart"/>
      <w:r w:rsidRPr="00DF74BA">
        <w:rPr>
          <w:rFonts w:cs="Arial"/>
          <w:color w:val="0000CC"/>
        </w:rPr>
        <w:t>LS_USBOTA_SW_Update_Status</w:t>
      </w:r>
      <w:proofErr w:type="spellEnd"/>
      <w:r>
        <w:rPr>
          <w:rFonts w:cs="Arial"/>
          <w:color w:val="0000CC"/>
        </w:rPr>
        <w:t xml:space="preserve"> </w:t>
      </w:r>
      <w:r w:rsidRPr="00DF74BA">
        <w:rPr>
          <w:rFonts w:cs="Arial"/>
        </w:rPr>
        <w:t xml:space="preserve">(updating, </w:t>
      </w:r>
      <w:proofErr w:type="spellStart"/>
      <w:r w:rsidRPr="00DF74BA">
        <w:rPr>
          <w:rFonts w:cs="Arial"/>
        </w:rPr>
        <w:t>pending_activation</w:t>
      </w:r>
      <w:proofErr w:type="spellEnd"/>
      <w:r w:rsidRPr="00DF74BA">
        <w:rPr>
          <w:rFonts w:cs="Arial"/>
        </w:rPr>
        <w:t xml:space="preserve">, and/or pause), </w:t>
      </w:r>
      <w:r>
        <w:rPr>
          <w:rFonts w:cs="Arial"/>
        </w:rPr>
        <w:t xml:space="preserve">then HMI shall display the failure reason with error code </w:t>
      </w:r>
      <w:proofErr w:type="spellStart"/>
      <w:r>
        <w:rPr>
          <w:rFonts w:cs="Arial"/>
          <w:color w:val="0000CC"/>
        </w:rPr>
        <w:t>LS_OTAM_SW_Update_Fail_Reason</w:t>
      </w:r>
      <w:proofErr w:type="spellEnd"/>
      <w:r>
        <w:rPr>
          <w:rFonts w:cs="Arial"/>
          <w:color w:val="0000CC"/>
        </w:rPr>
        <w:t xml:space="preserve"> = Error Code.</w:t>
      </w:r>
      <w:r>
        <w:rPr>
          <w:rFonts w:cs="Arial"/>
        </w:rPr>
        <w:t xml:space="preserve"> </w:t>
      </w:r>
    </w:p>
    <w:p w14:paraId="2CE19737" w14:textId="061080A5" w:rsidR="00DF74BA" w:rsidRDefault="002B5930" w:rsidP="001C2F92">
      <w:pPr>
        <w:rPr>
          <w:rFonts w:cs="Arial"/>
        </w:rPr>
      </w:pPr>
      <w:proofErr w:type="spellStart"/>
      <w:r w:rsidRPr="00DF74BA">
        <w:rPr>
          <w:rFonts w:cs="Arial"/>
        </w:rPr>
        <w:t>LS_USBOTA_SW_Update_Status</w:t>
      </w:r>
      <w:proofErr w:type="spellEnd"/>
    </w:p>
    <w:p w14:paraId="3F47749F" w14:textId="77777777" w:rsidR="00EA4672" w:rsidRDefault="002B5930" w:rsidP="00DF74BA">
      <w:pPr>
        <w:ind w:left="720"/>
        <w:rPr>
          <w:rFonts w:cs="Arial"/>
          <w:color w:val="0000CC"/>
        </w:rPr>
      </w:pPr>
      <w:proofErr w:type="gramStart"/>
      <w:r>
        <w:rPr>
          <w:rFonts w:cs="Arial"/>
        </w:rPr>
        <w:t>Values{</w:t>
      </w:r>
      <w:proofErr w:type="gramEnd"/>
      <w:r>
        <w:rPr>
          <w:rFonts w:cs="Arial"/>
        </w:rPr>
        <w:br/>
        <w:t>01 - Updating (Downloading/Installing/Resumed)</w:t>
      </w:r>
      <w:r>
        <w:rPr>
          <w:rFonts w:cs="Arial"/>
        </w:rPr>
        <w:br/>
        <w:t>02 - Failed</w:t>
      </w:r>
      <w:r>
        <w:rPr>
          <w:rFonts w:cs="Arial"/>
        </w:rPr>
        <w:br/>
        <w:t xml:space="preserve">03 - </w:t>
      </w:r>
      <w:proofErr w:type="spellStart"/>
      <w:r>
        <w:rPr>
          <w:rFonts w:cs="Arial"/>
        </w:rPr>
        <w:t>PENDING_Activation</w:t>
      </w:r>
      <w:proofErr w:type="spellEnd"/>
      <w:r>
        <w:rPr>
          <w:rFonts w:cs="Arial"/>
        </w:rPr>
        <w:t>,</w:t>
      </w:r>
      <w:r>
        <w:rPr>
          <w:rFonts w:cs="Arial"/>
        </w:rPr>
        <w:br/>
        <w:t>04 - SUCCESSFUL,</w:t>
      </w:r>
      <w:r>
        <w:rPr>
          <w:rFonts w:cs="Arial"/>
        </w:rPr>
        <w:br/>
        <w:t>05 - Paused</w:t>
      </w:r>
      <w:r>
        <w:rPr>
          <w:rFonts w:cs="Arial"/>
        </w:rPr>
        <w:br/>
        <w:t>}</w:t>
      </w:r>
    </w:p>
    <w:p w14:paraId="46E4C3A3" w14:textId="7AFFB81F"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56ACC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3225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E89A0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R_FNC_Vehicle_HMI_094</w:t>
            </w:r>
          </w:p>
        </w:tc>
      </w:tr>
      <w:tr w:rsidR="006C029A" w:rsidRPr="00520F3E" w14:paraId="3F94EA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6F3C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33D590" w14:textId="77777777" w:rsidR="006C029A" w:rsidRPr="00520F3E" w:rsidRDefault="00DC691E" w:rsidP="009E691C">
            <w:pPr>
              <w:rPr>
                <w:rFonts w:eastAsiaTheme="minorHAnsi" w:cs="Arial"/>
                <w:vanish/>
                <w:color w:val="000000" w:themeColor="text1"/>
                <w:sz w:val="16"/>
                <w:szCs w:val="16"/>
              </w:rPr>
            </w:pPr>
          </w:p>
        </w:tc>
      </w:tr>
      <w:tr w:rsidR="006C029A" w:rsidRPr="00520F3E" w14:paraId="0DADD8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E98E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FF5006" w14:textId="77777777" w:rsidR="006C029A" w:rsidRPr="00520F3E" w:rsidRDefault="00DC691E" w:rsidP="009E691C">
            <w:pPr>
              <w:rPr>
                <w:rFonts w:eastAsiaTheme="minorHAnsi" w:cs="Arial"/>
                <w:vanish/>
                <w:color w:val="000000" w:themeColor="text1"/>
                <w:sz w:val="16"/>
                <w:szCs w:val="16"/>
              </w:rPr>
            </w:pPr>
          </w:p>
        </w:tc>
      </w:tr>
      <w:tr w:rsidR="006C029A" w:rsidRPr="00520F3E" w14:paraId="7B7754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59D2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F99935" w14:textId="77777777" w:rsidR="006C029A" w:rsidRPr="00520F3E" w:rsidRDefault="00DC691E" w:rsidP="00351BDF">
            <w:pPr>
              <w:rPr>
                <w:rFonts w:eastAsiaTheme="minorHAnsi" w:cs="Arial"/>
                <w:vanish/>
                <w:color w:val="000000" w:themeColor="text1"/>
                <w:sz w:val="16"/>
                <w:szCs w:val="16"/>
              </w:rPr>
            </w:pPr>
          </w:p>
        </w:tc>
      </w:tr>
      <w:tr w:rsidR="006C029A" w:rsidRPr="00520F3E" w14:paraId="47A271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F95E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99D87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12FCF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0805DF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14D6F5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F681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E050E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C8B828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1C71F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DEFF2F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B54F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B979E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6C7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A0238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98014C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AA50F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7D6881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479C74"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B4A01FA"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13ACCF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C2F71BB" w14:textId="77777777" w:rsidR="00DC0771" w:rsidRPr="00106C9E" w:rsidRDefault="00DC691E" w:rsidP="00A03556"/>
    <w:p w14:paraId="732B068C" w14:textId="77777777" w:rsidR="00D353BB" w:rsidRPr="0040222F" w:rsidRDefault="002B5930" w:rsidP="0040222F">
      <w:pPr>
        <w:pStyle w:val="Heading5"/>
      </w:pPr>
      <w:bookmarkStart w:id="276" w:name="_Toc46730547"/>
      <w:r w:rsidRPr="0040222F">
        <w:t>FUR-REQ-326791/A-###</w:t>
      </w:r>
      <w:proofErr w:type="spellStart"/>
      <w:r w:rsidRPr="0040222F">
        <w:t>R_FNC_Veh_HMI_USB_SW</w:t>
      </w:r>
      <w:proofErr w:type="spellEnd"/>
      <w:r w:rsidRPr="0040222F">
        <w:t xml:space="preserve"> _008### USB Software Files Are Corrupted</w:t>
      </w:r>
      <w:bookmarkEnd w:id="276"/>
    </w:p>
    <w:p w14:paraId="66EDFB14" w14:textId="77777777" w:rsidR="00EA4672" w:rsidRDefault="002B5930">
      <w:r>
        <w:t xml:space="preserve">If any of the software file(s) are corrupted, then OTA Manager shall set flag </w:t>
      </w:r>
      <w:proofErr w:type="spellStart"/>
      <w:r>
        <w:rPr>
          <w:color w:val="0000CC"/>
        </w:rPr>
        <w:t>LS_OTAM_SW_Activation_Fail_Reason</w:t>
      </w:r>
      <w:proofErr w:type="spellEnd"/>
      <w:r>
        <w:rPr>
          <w:color w:val="0000CC"/>
        </w:rPr>
        <w:t xml:space="preserve"> = SW CORRUPTED</w:t>
      </w:r>
      <w:r>
        <w:t>; and HMI shall prompt the customer to re-download the software files and retry.</w:t>
      </w:r>
    </w:p>
    <w:p w14:paraId="6B059AFA" w14:textId="3351DF3D"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92F36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1767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E59FC6" w14:textId="77777777" w:rsidR="006C029A" w:rsidRPr="00520F3E" w:rsidRDefault="00DC691E" w:rsidP="009E691C">
            <w:pPr>
              <w:rPr>
                <w:rFonts w:eastAsiaTheme="minorHAnsi" w:cs="Arial"/>
                <w:vanish/>
                <w:color w:val="000000" w:themeColor="text1"/>
                <w:sz w:val="16"/>
                <w:szCs w:val="16"/>
              </w:rPr>
            </w:pPr>
          </w:p>
        </w:tc>
      </w:tr>
      <w:tr w:rsidR="006C029A" w:rsidRPr="00520F3E" w14:paraId="5713AEF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587E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EC44AE" w14:textId="77777777" w:rsidR="006C029A" w:rsidRPr="00520F3E" w:rsidRDefault="00DC691E" w:rsidP="009E691C">
            <w:pPr>
              <w:rPr>
                <w:rFonts w:eastAsiaTheme="minorHAnsi" w:cs="Arial"/>
                <w:vanish/>
                <w:color w:val="000000" w:themeColor="text1"/>
                <w:sz w:val="16"/>
                <w:szCs w:val="16"/>
              </w:rPr>
            </w:pPr>
          </w:p>
        </w:tc>
      </w:tr>
      <w:tr w:rsidR="006C029A" w:rsidRPr="00520F3E" w14:paraId="1E8ACE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CE95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0088BF" w14:textId="77777777" w:rsidR="006C029A" w:rsidRPr="00520F3E" w:rsidRDefault="00DC691E" w:rsidP="009E691C">
            <w:pPr>
              <w:rPr>
                <w:rFonts w:eastAsiaTheme="minorHAnsi" w:cs="Arial"/>
                <w:vanish/>
                <w:color w:val="000000" w:themeColor="text1"/>
                <w:sz w:val="16"/>
                <w:szCs w:val="16"/>
              </w:rPr>
            </w:pPr>
          </w:p>
        </w:tc>
      </w:tr>
      <w:tr w:rsidR="006C029A" w:rsidRPr="00520F3E" w14:paraId="146CEF3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37FF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F036A3" w14:textId="77777777" w:rsidR="006C029A" w:rsidRPr="00520F3E" w:rsidRDefault="00DC691E" w:rsidP="00351BDF">
            <w:pPr>
              <w:rPr>
                <w:rFonts w:eastAsiaTheme="minorHAnsi" w:cs="Arial"/>
                <w:vanish/>
                <w:color w:val="000000" w:themeColor="text1"/>
                <w:sz w:val="16"/>
                <w:szCs w:val="16"/>
              </w:rPr>
            </w:pPr>
          </w:p>
        </w:tc>
      </w:tr>
      <w:tr w:rsidR="006C029A" w:rsidRPr="00520F3E" w14:paraId="7239D63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30A2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49FC00"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55407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B965B5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33316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CF2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549F6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73B32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0AD4B6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B88E6A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A87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3894D8"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306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07630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D6F674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D8DC5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377A94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E050BE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2A66D1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5B3F2D5"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0A6B33C" w14:textId="77777777" w:rsidR="00DC0771" w:rsidRPr="00106C9E" w:rsidRDefault="00DC691E" w:rsidP="00A03556"/>
    <w:p w14:paraId="3636CA7B" w14:textId="77777777" w:rsidR="00D353BB" w:rsidRPr="0040222F" w:rsidRDefault="002B5930" w:rsidP="0040222F">
      <w:pPr>
        <w:pStyle w:val="Heading5"/>
      </w:pPr>
      <w:bookmarkStart w:id="277" w:name="_Toc46730548"/>
      <w:r w:rsidRPr="0040222F">
        <w:t>REQ-326192/B-###</w:t>
      </w:r>
      <w:proofErr w:type="spellStart"/>
      <w:r w:rsidRPr="0040222F">
        <w:t>R_FNC_Veh_HMI_USB_SW</w:t>
      </w:r>
      <w:proofErr w:type="spellEnd"/>
      <w:r w:rsidRPr="0040222F">
        <w:t xml:space="preserve"> _009### USB Software Activation Requires Schedule</w:t>
      </w:r>
      <w:bookmarkEnd w:id="277"/>
    </w:p>
    <w:p w14:paraId="6F02A7AC" w14:textId="77777777" w:rsidR="00DF74BA" w:rsidRDefault="002B5930" w:rsidP="006A0B08">
      <w:pPr>
        <w:rPr>
          <w:rFonts w:cs="Arial"/>
        </w:rPr>
      </w:pPr>
      <w:r>
        <w:rPr>
          <w:rFonts w:cs="Arial"/>
        </w:rPr>
        <w:t xml:space="preserve">If HMI update is required schedule, then HMI shall notify the user that USB update requires user input. If schedule is already set, then HMI shall the current schedule and allow the user to edit it. </w:t>
      </w:r>
    </w:p>
    <w:p w14:paraId="53E76D44" w14:textId="77777777" w:rsidR="00DF74BA" w:rsidRDefault="002B5930" w:rsidP="00DF74BA">
      <w:pPr>
        <w:ind w:left="720"/>
      </w:pPr>
      <w:r>
        <w:t>- If customer choose schedule for later, then HMI shall show schedule options.</w:t>
      </w:r>
    </w:p>
    <w:p w14:paraId="7057A63D" w14:textId="77777777" w:rsidR="00DF74BA" w:rsidRDefault="002B5930" w:rsidP="00DF74BA">
      <w:pPr>
        <w:ind w:left="720"/>
      </w:pPr>
      <w:r>
        <w:t>- If reoccurring schedule is set, then show the date/time and allow the user to change it.</w:t>
      </w:r>
    </w:p>
    <w:p w14:paraId="7BF5F7A9" w14:textId="77777777" w:rsidR="00EA4672" w:rsidRDefault="002B5930" w:rsidP="00DF74BA">
      <w:pPr>
        <w:ind w:left="720"/>
      </w:pPr>
      <w:r>
        <w:t>- If one-time schedule is required then prompt the user to set one-time schedule.</w:t>
      </w:r>
    </w:p>
    <w:p w14:paraId="45FA0C6E" w14:textId="622D3924" w:rsidR="006A0B08" w:rsidRDefault="002B5930" w:rsidP="006A0B08">
      <w:pPr>
        <w:rPr>
          <w:rFonts w:cs="Arial"/>
        </w:rPr>
      </w:pPr>
      <w:r>
        <w:rPr>
          <w:rFonts w:cs="Arial"/>
        </w:rPr>
        <w:t xml:space="preserve">If </w:t>
      </w:r>
      <w:proofErr w:type="spellStart"/>
      <w:r>
        <w:rPr>
          <w:rFonts w:cs="Arial"/>
          <w:color w:val="0000CC"/>
        </w:rPr>
        <w:t>LS_OTAM_Activation_TypeSW_AB_ER</w:t>
      </w:r>
      <w:proofErr w:type="spellEnd"/>
      <w:r>
        <w:rPr>
          <w:rFonts w:cs="Arial"/>
          <w:color w:val="0000CC"/>
        </w:rPr>
        <w:t xml:space="preserve"> = AB</w:t>
      </w:r>
      <w:r>
        <w:rPr>
          <w:rFonts w:cs="Arial"/>
        </w:rPr>
        <w:t>, then software is A/B swap</w:t>
      </w:r>
    </w:p>
    <w:p w14:paraId="24BBBD31" w14:textId="77777777" w:rsidR="006A0B08" w:rsidRDefault="002B5930" w:rsidP="006A0B08">
      <w:pPr>
        <w:rPr>
          <w:rFonts w:cs="Arial"/>
        </w:rPr>
      </w:pPr>
      <w:r>
        <w:rPr>
          <w:rFonts w:cs="Arial"/>
        </w:rPr>
        <w:t xml:space="preserve">If </w:t>
      </w:r>
      <w:proofErr w:type="spellStart"/>
      <w:r>
        <w:rPr>
          <w:rFonts w:cs="Arial"/>
          <w:color w:val="0000CC"/>
        </w:rPr>
        <w:t>LS_OTAM_Activation_TypeSW_AB_ER</w:t>
      </w:r>
      <w:proofErr w:type="spellEnd"/>
      <w:r>
        <w:rPr>
          <w:rFonts w:cs="Arial"/>
          <w:color w:val="0000CC"/>
        </w:rPr>
        <w:t xml:space="preserve"> = ER</w:t>
      </w:r>
      <w:r>
        <w:rPr>
          <w:rFonts w:cs="Arial"/>
        </w:rPr>
        <w:t xml:space="preserve">, then software is </w:t>
      </w:r>
      <w:proofErr w:type="gramStart"/>
      <w:r>
        <w:rPr>
          <w:rFonts w:cs="Arial"/>
        </w:rPr>
        <w:t>erase</w:t>
      </w:r>
      <w:proofErr w:type="gramEnd"/>
      <w:r>
        <w:rPr>
          <w:rFonts w:cs="Arial"/>
        </w:rPr>
        <w:t xml:space="preserve"> and replace</w:t>
      </w:r>
    </w:p>
    <w:p w14:paraId="14B5A884" w14:textId="77777777" w:rsidR="00EA4672" w:rsidRDefault="002B5930" w:rsidP="006A0B08">
      <w:pPr>
        <w:rPr>
          <w:rFonts w:cs="Arial"/>
        </w:rPr>
      </w:pPr>
      <w:r>
        <w:rPr>
          <w:rFonts w:cs="Arial"/>
        </w:rPr>
        <w:t xml:space="preserve">If </w:t>
      </w:r>
      <w:proofErr w:type="spellStart"/>
      <w:r>
        <w:rPr>
          <w:rFonts w:cs="Arial"/>
          <w:color w:val="0000CC"/>
        </w:rPr>
        <w:t>LS_OTAM_Activation_TypeSW_AB_ER</w:t>
      </w:r>
      <w:proofErr w:type="spellEnd"/>
      <w:r>
        <w:rPr>
          <w:rFonts w:cs="Arial"/>
          <w:color w:val="0000CC"/>
        </w:rPr>
        <w:t xml:space="preserve"> = AB and ER</w:t>
      </w:r>
      <w:r>
        <w:rPr>
          <w:rFonts w:cs="Arial"/>
        </w:rPr>
        <w:t>, then software update is coordinated with A/B swap and erase and replace.</w:t>
      </w:r>
    </w:p>
    <w:p w14:paraId="4E067B6D" w14:textId="52C618E3"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710C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B9D2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BFD592" w14:textId="77777777" w:rsidR="006C029A" w:rsidRPr="00520F3E" w:rsidRDefault="00DC691E" w:rsidP="009E691C">
            <w:pPr>
              <w:rPr>
                <w:rFonts w:eastAsiaTheme="minorHAnsi" w:cs="Arial"/>
                <w:vanish/>
                <w:color w:val="000000" w:themeColor="text1"/>
                <w:sz w:val="16"/>
                <w:szCs w:val="16"/>
              </w:rPr>
            </w:pPr>
          </w:p>
        </w:tc>
      </w:tr>
      <w:tr w:rsidR="006C029A" w:rsidRPr="00520F3E" w14:paraId="7C6646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02B2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87FFA0" w14:textId="77777777" w:rsidR="006C029A" w:rsidRPr="00520F3E" w:rsidRDefault="00DC691E" w:rsidP="009E691C">
            <w:pPr>
              <w:rPr>
                <w:rFonts w:eastAsiaTheme="minorHAnsi" w:cs="Arial"/>
                <w:vanish/>
                <w:color w:val="000000" w:themeColor="text1"/>
                <w:sz w:val="16"/>
                <w:szCs w:val="16"/>
              </w:rPr>
            </w:pPr>
          </w:p>
        </w:tc>
      </w:tr>
      <w:tr w:rsidR="006C029A" w:rsidRPr="00520F3E" w14:paraId="0AC87E0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99A7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C940D1" w14:textId="77777777" w:rsidR="006C029A" w:rsidRPr="00520F3E" w:rsidRDefault="00DC691E" w:rsidP="009E691C">
            <w:pPr>
              <w:rPr>
                <w:rFonts w:eastAsiaTheme="minorHAnsi" w:cs="Arial"/>
                <w:vanish/>
                <w:color w:val="000000" w:themeColor="text1"/>
                <w:sz w:val="16"/>
                <w:szCs w:val="16"/>
              </w:rPr>
            </w:pPr>
          </w:p>
        </w:tc>
      </w:tr>
      <w:tr w:rsidR="006C029A" w:rsidRPr="00520F3E" w14:paraId="35D751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98706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1CAAF6" w14:textId="77777777" w:rsidR="006C029A" w:rsidRPr="00520F3E" w:rsidRDefault="00DC691E" w:rsidP="00351BDF">
            <w:pPr>
              <w:rPr>
                <w:rFonts w:eastAsiaTheme="minorHAnsi" w:cs="Arial"/>
                <w:vanish/>
                <w:color w:val="000000" w:themeColor="text1"/>
                <w:sz w:val="16"/>
                <w:szCs w:val="16"/>
              </w:rPr>
            </w:pPr>
          </w:p>
        </w:tc>
      </w:tr>
      <w:tr w:rsidR="006C029A" w:rsidRPr="00520F3E" w14:paraId="07C29E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69BB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5C4600"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5F636F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A811E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9086F5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F1D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4F2C3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85F8D1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B4D97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094936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A462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5559B1"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5E9CA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AC020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AD717E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BC730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24B882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EE8A0E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D72864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D95438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6B3F7CC" w14:textId="77777777" w:rsidR="00DC0771" w:rsidRPr="00106C9E" w:rsidRDefault="00DC691E" w:rsidP="00A03556"/>
    <w:p w14:paraId="11361199" w14:textId="77777777" w:rsidR="00D353BB" w:rsidRPr="0040222F" w:rsidRDefault="002B5930" w:rsidP="0040222F">
      <w:pPr>
        <w:pStyle w:val="Heading5"/>
      </w:pPr>
      <w:bookmarkStart w:id="278" w:name="_Toc46730549"/>
      <w:r w:rsidRPr="0040222F">
        <w:lastRenderedPageBreak/>
        <w:t>F-REQ-305307/C-###</w:t>
      </w:r>
      <w:proofErr w:type="spellStart"/>
      <w:r w:rsidRPr="0040222F">
        <w:t>R_FNC_Veh_HMI_USB_SW</w:t>
      </w:r>
      <w:proofErr w:type="spellEnd"/>
      <w:r w:rsidRPr="0040222F">
        <w:t xml:space="preserve"> _010### Software Activation requires an Ignition Cycle</w:t>
      </w:r>
      <w:bookmarkEnd w:id="278"/>
    </w:p>
    <w:p w14:paraId="7F67A98B" w14:textId="77777777" w:rsidR="00EA4672" w:rsidRDefault="002B5930" w:rsidP="001417FD">
      <w:pPr>
        <w:rPr>
          <w:rFonts w:cs="Arial"/>
        </w:rPr>
      </w:pPr>
      <w:r>
        <w:rPr>
          <w:rFonts w:cs="Arial"/>
        </w:rPr>
        <w:t xml:space="preserve">If USB software update is ready for activation and requires ignition cycle </w:t>
      </w:r>
      <w:proofErr w:type="spellStart"/>
      <w:r>
        <w:rPr>
          <w:rFonts w:cs="Arial"/>
          <w:color w:val="0000CC"/>
        </w:rPr>
        <w:t>LS_OTAM_Activation_Type</w:t>
      </w:r>
      <w:proofErr w:type="spellEnd"/>
      <w:r>
        <w:rPr>
          <w:rFonts w:cs="Arial"/>
          <w:color w:val="0000CC"/>
        </w:rPr>
        <w:t xml:space="preserve"> = IGNITIONCYCLE</w:t>
      </w:r>
      <w:r>
        <w:rPr>
          <w:rFonts w:cs="Arial"/>
        </w:rPr>
        <w:t>, then HMI shall prompt the user that update requires an ignition cycle or system restart.</w:t>
      </w:r>
    </w:p>
    <w:p w14:paraId="4CFD8C8F" w14:textId="180E8096"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3E759F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061B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69FBA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R_FNC_Vehicle_HMI_095</w:t>
            </w:r>
          </w:p>
        </w:tc>
      </w:tr>
      <w:tr w:rsidR="006C029A" w:rsidRPr="00520F3E" w14:paraId="4EADFD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72D9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0576DE" w14:textId="77777777" w:rsidR="006C029A" w:rsidRPr="00520F3E" w:rsidRDefault="00DC691E" w:rsidP="009E691C">
            <w:pPr>
              <w:rPr>
                <w:rFonts w:eastAsiaTheme="minorHAnsi" w:cs="Arial"/>
                <w:vanish/>
                <w:color w:val="000000" w:themeColor="text1"/>
                <w:sz w:val="16"/>
                <w:szCs w:val="16"/>
              </w:rPr>
            </w:pPr>
          </w:p>
        </w:tc>
      </w:tr>
      <w:tr w:rsidR="006C029A" w:rsidRPr="00520F3E" w14:paraId="7F3975B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EFD6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0E860D" w14:textId="77777777" w:rsidR="006C029A" w:rsidRPr="00520F3E" w:rsidRDefault="00DC691E" w:rsidP="009E691C">
            <w:pPr>
              <w:rPr>
                <w:rFonts w:eastAsiaTheme="minorHAnsi" w:cs="Arial"/>
                <w:vanish/>
                <w:color w:val="000000" w:themeColor="text1"/>
                <w:sz w:val="16"/>
                <w:szCs w:val="16"/>
              </w:rPr>
            </w:pPr>
          </w:p>
        </w:tc>
      </w:tr>
      <w:tr w:rsidR="006C029A" w:rsidRPr="00520F3E" w14:paraId="285FA3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4E0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01351E" w14:textId="77777777" w:rsidR="006C029A" w:rsidRPr="00520F3E" w:rsidRDefault="00DC691E" w:rsidP="00351BDF">
            <w:pPr>
              <w:rPr>
                <w:rFonts w:eastAsiaTheme="minorHAnsi" w:cs="Arial"/>
                <w:vanish/>
                <w:color w:val="000000" w:themeColor="text1"/>
                <w:sz w:val="16"/>
                <w:szCs w:val="16"/>
              </w:rPr>
            </w:pPr>
          </w:p>
        </w:tc>
      </w:tr>
      <w:tr w:rsidR="006C029A" w:rsidRPr="00520F3E" w14:paraId="24B5943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0109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C97F9A"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F310DC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EAC5D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8FE15C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03CF2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2F0ED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58473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BB1A47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DAE300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683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3545A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BDDB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9F7FB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F43DB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F171F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05D6D0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E755CD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76F42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9814C6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B2C7C4F" w14:textId="77777777" w:rsidR="00DC0771" w:rsidRPr="00106C9E" w:rsidRDefault="00DC691E" w:rsidP="00A03556"/>
    <w:p w14:paraId="74A9C993" w14:textId="77777777" w:rsidR="00D353BB" w:rsidRPr="0040222F" w:rsidRDefault="002B5930" w:rsidP="0040222F">
      <w:pPr>
        <w:pStyle w:val="Heading5"/>
      </w:pPr>
      <w:bookmarkStart w:id="279" w:name="_Toc46730550"/>
      <w:r w:rsidRPr="0040222F">
        <w:t>F-REQ-305309/C-###</w:t>
      </w:r>
      <w:proofErr w:type="spellStart"/>
      <w:r w:rsidRPr="0040222F">
        <w:t>R_FNC_Veh_HMI_USB_SW</w:t>
      </w:r>
      <w:proofErr w:type="spellEnd"/>
      <w:r w:rsidRPr="0040222F">
        <w:t xml:space="preserve"> 017### USB Software Activation with Vehicle Inhibit</w:t>
      </w:r>
      <w:bookmarkEnd w:id="279"/>
    </w:p>
    <w:p w14:paraId="30A6F561" w14:textId="77777777" w:rsidR="002837B9" w:rsidRPr="007B24BE" w:rsidRDefault="002B5930" w:rsidP="007B24BE">
      <w:pPr>
        <w:pStyle w:val="Heading5"/>
        <w:numPr>
          <w:ilvl w:val="0"/>
          <w:numId w:val="0"/>
        </w:numPr>
        <w:rPr>
          <w:rFonts w:cs="Arial"/>
          <w:b w:val="0"/>
          <w:color w:val="0000CC"/>
        </w:rPr>
      </w:pPr>
      <w:bookmarkStart w:id="280" w:name="_Toc46730551"/>
      <w:r w:rsidRPr="007B24BE">
        <w:rPr>
          <w:rFonts w:cs="Arial"/>
          <w:b w:val="0"/>
        </w:rPr>
        <w:t xml:space="preserve">Self-install ECU shall report the progress to OTA Manager and HMI shall receive software update progress from the OTA Manager </w:t>
      </w:r>
      <w:proofErr w:type="spellStart"/>
      <w:r w:rsidRPr="007B24BE">
        <w:rPr>
          <w:rFonts w:cs="Arial"/>
          <w:b w:val="0"/>
          <w:color w:val="0000CC"/>
        </w:rPr>
        <w:t>LS_OTAM_Update_Percentage_OverallProgress</w:t>
      </w:r>
      <w:proofErr w:type="spellEnd"/>
      <w:r w:rsidRPr="007B24BE">
        <w:rPr>
          <w:rFonts w:cs="Arial"/>
          <w:b w:val="0"/>
          <w:color w:val="0000CC"/>
        </w:rPr>
        <w:t xml:space="preserve"> = Overall</w:t>
      </w:r>
      <w:bookmarkEnd w:id="280"/>
    </w:p>
    <w:p w14:paraId="2379D51F" w14:textId="77777777" w:rsidR="00EA4672" w:rsidRDefault="002B5930" w:rsidP="002837B9">
      <w:pPr>
        <w:rPr>
          <w:rFonts w:cs="Arial"/>
        </w:rPr>
      </w:pPr>
      <w:proofErr w:type="spellStart"/>
      <w:r w:rsidRPr="007B24BE">
        <w:rPr>
          <w:rFonts w:cs="Arial"/>
          <w:color w:val="0000CC"/>
        </w:rPr>
        <w:t>LS_OTAM_OTAUSB_Number_of_Files</w:t>
      </w:r>
      <w:proofErr w:type="spellEnd"/>
      <w:r w:rsidRPr="007B24BE">
        <w:rPr>
          <w:rFonts w:cs="Arial"/>
          <w:color w:val="0000CC"/>
        </w:rPr>
        <w:t xml:space="preserve"> = remaining out of total</w:t>
      </w:r>
      <w:r>
        <w:rPr>
          <w:rFonts w:cs="Arial"/>
          <w:color w:val="0000CC"/>
        </w:rPr>
        <w:t>.</w:t>
      </w:r>
    </w:p>
    <w:p w14:paraId="62E7DDA9" w14:textId="46E03C6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42DC6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F7A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6A46D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R_FNC_Vehicle_HMI_097</w:t>
            </w:r>
          </w:p>
        </w:tc>
      </w:tr>
      <w:tr w:rsidR="006C029A" w:rsidRPr="00520F3E" w14:paraId="50941E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2444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774B64" w14:textId="77777777" w:rsidR="006C029A" w:rsidRPr="00520F3E" w:rsidRDefault="00DC691E" w:rsidP="009E691C">
            <w:pPr>
              <w:rPr>
                <w:rFonts w:eastAsiaTheme="minorHAnsi" w:cs="Arial"/>
                <w:vanish/>
                <w:color w:val="000000" w:themeColor="text1"/>
                <w:sz w:val="16"/>
                <w:szCs w:val="16"/>
              </w:rPr>
            </w:pPr>
          </w:p>
        </w:tc>
      </w:tr>
      <w:tr w:rsidR="006C029A" w:rsidRPr="00520F3E" w14:paraId="401948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7573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D71A4F" w14:textId="77777777" w:rsidR="006C029A" w:rsidRPr="00520F3E" w:rsidRDefault="00DC691E" w:rsidP="009E691C">
            <w:pPr>
              <w:rPr>
                <w:rFonts w:eastAsiaTheme="minorHAnsi" w:cs="Arial"/>
                <w:vanish/>
                <w:color w:val="000000" w:themeColor="text1"/>
                <w:sz w:val="16"/>
                <w:szCs w:val="16"/>
              </w:rPr>
            </w:pPr>
          </w:p>
        </w:tc>
      </w:tr>
      <w:tr w:rsidR="006C029A" w:rsidRPr="00520F3E" w14:paraId="08B7C79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C193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903E6E" w14:textId="77777777" w:rsidR="006C029A" w:rsidRPr="00520F3E" w:rsidRDefault="00DC691E" w:rsidP="00351BDF">
            <w:pPr>
              <w:rPr>
                <w:rFonts w:eastAsiaTheme="minorHAnsi" w:cs="Arial"/>
                <w:vanish/>
                <w:color w:val="000000" w:themeColor="text1"/>
                <w:sz w:val="16"/>
                <w:szCs w:val="16"/>
              </w:rPr>
            </w:pPr>
          </w:p>
        </w:tc>
      </w:tr>
      <w:tr w:rsidR="006C029A" w:rsidRPr="00520F3E" w14:paraId="0B786D2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6FFC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25CB5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F717D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25B166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2A66C2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FF45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1780E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9B7EB2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FC48EC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F5D245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07B7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DDA04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5BB7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AD3A3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89F7F1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9DB5BC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9B0ED8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347A374"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E56531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BD4FF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3951C20" w14:textId="77777777" w:rsidR="00DC0771" w:rsidRPr="00106C9E" w:rsidRDefault="00DC691E" w:rsidP="00A03556"/>
    <w:p w14:paraId="2A64C76D" w14:textId="77777777" w:rsidR="00D353BB" w:rsidRPr="0040222F" w:rsidRDefault="002B5930" w:rsidP="0040222F">
      <w:pPr>
        <w:pStyle w:val="Heading5"/>
      </w:pPr>
      <w:bookmarkStart w:id="281" w:name="_Toc46730552"/>
      <w:r w:rsidRPr="0040222F">
        <w:t>F-REQ-305310/C-###</w:t>
      </w:r>
      <w:proofErr w:type="spellStart"/>
      <w:r w:rsidRPr="0040222F">
        <w:t>R_FNC_Veh_HMI_USB_SW</w:t>
      </w:r>
      <w:proofErr w:type="spellEnd"/>
      <w:r w:rsidRPr="0040222F">
        <w:t xml:space="preserve"> _012### USB Update for same ECU that is currently being updating through OTA and files are 100% DW</w:t>
      </w:r>
      <w:bookmarkEnd w:id="281"/>
    </w:p>
    <w:p w14:paraId="7743653B" w14:textId="77777777" w:rsidR="00DF74BA" w:rsidRDefault="002B5930" w:rsidP="00367C1C">
      <w:r>
        <w:t>If USB update is for the same ECU that is currently being updated through OTA and software package is 100% downloaded and installation started, then HMI shall prompt the user that OTA update is in progress with following option:</w:t>
      </w:r>
    </w:p>
    <w:p w14:paraId="6F8F70F5" w14:textId="77777777" w:rsidR="00DF74BA" w:rsidRDefault="002B5930" w:rsidP="00DF74BA">
      <w:pPr>
        <w:ind w:left="720"/>
      </w:pPr>
      <w:r>
        <w:t xml:space="preserve">(1) Wait until OTA update is complete OR </w:t>
      </w:r>
    </w:p>
    <w:p w14:paraId="6D5F551B" w14:textId="77777777" w:rsidR="00EA4672" w:rsidRDefault="002B5930" w:rsidP="00DF74BA">
      <w:pPr>
        <w:ind w:left="720"/>
      </w:pPr>
      <w:r>
        <w:t xml:space="preserve">(2) Cancel the OTA update before continuing with USB update. </w:t>
      </w:r>
    </w:p>
    <w:p w14:paraId="3D2CE549" w14:textId="77777777" w:rsidR="00EA4672" w:rsidRDefault="002B5930" w:rsidP="00DF74BA">
      <w:r>
        <w:t xml:space="preserve">Note: If USB update is for different ECU then system shall pause the OTA update and complete the USB update. </w:t>
      </w:r>
    </w:p>
    <w:p w14:paraId="695822EF" w14:textId="13F1C55B"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C2342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4109D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23168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R_FNC_Vehicle_HMI_098</w:t>
            </w:r>
          </w:p>
        </w:tc>
      </w:tr>
      <w:tr w:rsidR="006C029A" w:rsidRPr="00520F3E" w14:paraId="066836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C9A0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29F9FE" w14:textId="77777777" w:rsidR="006C029A" w:rsidRPr="00520F3E" w:rsidRDefault="00DC691E" w:rsidP="009E691C">
            <w:pPr>
              <w:rPr>
                <w:rFonts w:eastAsiaTheme="minorHAnsi" w:cs="Arial"/>
                <w:vanish/>
                <w:color w:val="000000" w:themeColor="text1"/>
                <w:sz w:val="16"/>
                <w:szCs w:val="16"/>
              </w:rPr>
            </w:pPr>
          </w:p>
        </w:tc>
      </w:tr>
      <w:tr w:rsidR="006C029A" w:rsidRPr="00520F3E" w14:paraId="5658824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E12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EE845C" w14:textId="77777777" w:rsidR="006C029A" w:rsidRPr="00520F3E" w:rsidRDefault="00DC691E" w:rsidP="009E691C">
            <w:pPr>
              <w:rPr>
                <w:rFonts w:eastAsiaTheme="minorHAnsi" w:cs="Arial"/>
                <w:vanish/>
                <w:color w:val="000000" w:themeColor="text1"/>
                <w:sz w:val="16"/>
                <w:szCs w:val="16"/>
              </w:rPr>
            </w:pPr>
          </w:p>
        </w:tc>
      </w:tr>
      <w:tr w:rsidR="006C029A" w:rsidRPr="00520F3E" w14:paraId="70D5CF2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8ADB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08F619" w14:textId="77777777" w:rsidR="006C029A" w:rsidRPr="00520F3E" w:rsidRDefault="00DC691E" w:rsidP="00351BDF">
            <w:pPr>
              <w:rPr>
                <w:rFonts w:eastAsiaTheme="minorHAnsi" w:cs="Arial"/>
                <w:vanish/>
                <w:color w:val="000000" w:themeColor="text1"/>
                <w:sz w:val="16"/>
                <w:szCs w:val="16"/>
              </w:rPr>
            </w:pPr>
          </w:p>
        </w:tc>
      </w:tr>
      <w:tr w:rsidR="006C029A" w:rsidRPr="00520F3E" w14:paraId="0C64263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8321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26044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7FF26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838A7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8832B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9DE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74C1A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36B15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3DFF9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E766AD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50F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D6F9B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615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D2897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EF4EE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0B1C24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A104BA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FEDA687"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B1A5C9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D5ED4A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E3328B9" w14:textId="77777777" w:rsidR="00DC0771" w:rsidRPr="00106C9E" w:rsidRDefault="00DC691E" w:rsidP="00A03556"/>
    <w:p w14:paraId="6BAE2024" w14:textId="77777777" w:rsidR="00D353BB" w:rsidRPr="0040222F" w:rsidRDefault="002B5930" w:rsidP="0040222F">
      <w:pPr>
        <w:pStyle w:val="Heading5"/>
      </w:pPr>
      <w:bookmarkStart w:id="282" w:name="_Toc46730553"/>
      <w:r w:rsidRPr="0040222F">
        <w:t>F-REQ-305311/C-###</w:t>
      </w:r>
      <w:proofErr w:type="spellStart"/>
      <w:r w:rsidRPr="0040222F">
        <w:t>R_FNC_Veh_HMI_USB_SW</w:t>
      </w:r>
      <w:proofErr w:type="spellEnd"/>
      <w:r w:rsidRPr="0040222F">
        <w:t xml:space="preserve"> _013### USB Update Detected During Pending for Software Activation</w:t>
      </w:r>
      <w:bookmarkEnd w:id="282"/>
    </w:p>
    <w:p w14:paraId="1213E43D" w14:textId="77777777" w:rsidR="00DF74BA" w:rsidRDefault="002B5930" w:rsidP="00DF74BA">
      <w:r>
        <w:t>If USB update is detected when previous software update is pending for activation, then HMI shall prompt the user that OTA update is pending for activation with following option:</w:t>
      </w:r>
    </w:p>
    <w:p w14:paraId="2027C603" w14:textId="77777777" w:rsidR="00DF74BA" w:rsidRDefault="002B5930" w:rsidP="00DF74BA">
      <w:pPr>
        <w:ind w:left="720"/>
      </w:pPr>
      <w:r>
        <w:t xml:space="preserve">(1) waiting for ignition cycle and allow the user to do ignition cycle OR </w:t>
      </w:r>
    </w:p>
    <w:p w14:paraId="30E4305D" w14:textId="77777777" w:rsidR="00DF74BA" w:rsidRDefault="002B5930" w:rsidP="00DF74BA">
      <w:pPr>
        <w:ind w:left="720"/>
      </w:pPr>
      <w:r>
        <w:t xml:space="preserve">(2) waiting for schedule day and time and allow the user to change the schedule OR </w:t>
      </w:r>
    </w:p>
    <w:p w14:paraId="3D20405E" w14:textId="77777777" w:rsidR="00DF74BA" w:rsidRDefault="002B5930" w:rsidP="00DF74BA">
      <w:pPr>
        <w:ind w:left="720"/>
      </w:pPr>
      <w:r>
        <w:t xml:space="preserve">(3) waiting for schedule and allow the user to set schedule OR </w:t>
      </w:r>
    </w:p>
    <w:p w14:paraId="04FD13B9" w14:textId="77777777" w:rsidR="00EA4672" w:rsidRDefault="002B5930" w:rsidP="00DF74BA">
      <w:pPr>
        <w:ind w:left="720"/>
      </w:pPr>
      <w:r>
        <w:t>(4) Cancel the OTA update before continuing with USB update.</w:t>
      </w:r>
    </w:p>
    <w:p w14:paraId="5C878DF9" w14:textId="7E65085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BA8AF1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5E71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366AB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R_FNC_Vehicle_HMI_099</w:t>
            </w:r>
          </w:p>
        </w:tc>
      </w:tr>
      <w:tr w:rsidR="006C029A" w:rsidRPr="00520F3E" w14:paraId="0919A0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510F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BAFA1A" w14:textId="77777777" w:rsidR="006C029A" w:rsidRPr="00520F3E" w:rsidRDefault="00DC691E" w:rsidP="009E691C">
            <w:pPr>
              <w:rPr>
                <w:rFonts w:eastAsiaTheme="minorHAnsi" w:cs="Arial"/>
                <w:vanish/>
                <w:color w:val="000000" w:themeColor="text1"/>
                <w:sz w:val="16"/>
                <w:szCs w:val="16"/>
              </w:rPr>
            </w:pPr>
          </w:p>
        </w:tc>
      </w:tr>
      <w:tr w:rsidR="006C029A" w:rsidRPr="00520F3E" w14:paraId="44A0AE1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3D54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DA6D52" w14:textId="77777777" w:rsidR="006C029A" w:rsidRPr="00520F3E" w:rsidRDefault="00DC691E" w:rsidP="009E691C">
            <w:pPr>
              <w:rPr>
                <w:rFonts w:eastAsiaTheme="minorHAnsi" w:cs="Arial"/>
                <w:vanish/>
                <w:color w:val="000000" w:themeColor="text1"/>
                <w:sz w:val="16"/>
                <w:szCs w:val="16"/>
              </w:rPr>
            </w:pPr>
          </w:p>
        </w:tc>
      </w:tr>
      <w:tr w:rsidR="006C029A" w:rsidRPr="00520F3E" w14:paraId="458CEB6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4397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0E457F" w14:textId="77777777" w:rsidR="006C029A" w:rsidRPr="00520F3E" w:rsidRDefault="00DC691E" w:rsidP="00351BDF">
            <w:pPr>
              <w:rPr>
                <w:rFonts w:eastAsiaTheme="minorHAnsi" w:cs="Arial"/>
                <w:vanish/>
                <w:color w:val="000000" w:themeColor="text1"/>
                <w:sz w:val="16"/>
                <w:szCs w:val="16"/>
              </w:rPr>
            </w:pPr>
          </w:p>
        </w:tc>
      </w:tr>
      <w:tr w:rsidR="006C029A" w:rsidRPr="00520F3E" w14:paraId="52DC19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2FDF8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A01E3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B3A60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CF44A8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210A9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9D2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D8DC7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18E7A7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1FD6B7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79C49A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460A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1730E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BB0C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D649D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BDA9E5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CF900B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3B3C54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1C2BD8C"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6EE85F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7953F8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2A3684B" w14:textId="77777777" w:rsidR="00DC0771" w:rsidRPr="00106C9E" w:rsidRDefault="00DC691E" w:rsidP="00A03556"/>
    <w:p w14:paraId="41E4CDA1" w14:textId="77777777" w:rsidR="00D353BB" w:rsidRPr="0040222F" w:rsidRDefault="002B5930" w:rsidP="0040222F">
      <w:pPr>
        <w:pStyle w:val="Heading5"/>
      </w:pPr>
      <w:bookmarkStart w:id="283" w:name="_Toc46730554"/>
      <w:r w:rsidRPr="0040222F">
        <w:t>REQ-368887/B-###</w:t>
      </w:r>
      <w:proofErr w:type="spellStart"/>
      <w:r w:rsidRPr="0040222F">
        <w:t>R_FNC_Veh_HMI_USB_SW</w:t>
      </w:r>
      <w:proofErr w:type="spellEnd"/>
      <w:r w:rsidRPr="0040222F">
        <w:t xml:space="preserve"> _014### Update is Not Successful Notification</w:t>
      </w:r>
      <w:bookmarkEnd w:id="283"/>
    </w:p>
    <w:p w14:paraId="69EF1758" w14:textId="77777777" w:rsidR="00EA4672" w:rsidRDefault="002B5930" w:rsidP="00DF74BA">
      <w:r>
        <w:t xml:space="preserve">If USB update activation is not successful, then HMI shall display USB update failed, please confirm the failure using the diagnostic tool. </w:t>
      </w:r>
    </w:p>
    <w:p w14:paraId="549BC7C9" w14:textId="7BEA634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9A0E8A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4C5B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65DB75" w14:textId="77777777" w:rsidR="006C029A" w:rsidRPr="00520F3E" w:rsidRDefault="00DC691E" w:rsidP="009E691C">
            <w:pPr>
              <w:rPr>
                <w:rFonts w:eastAsiaTheme="minorHAnsi" w:cs="Arial"/>
                <w:vanish/>
                <w:color w:val="000000" w:themeColor="text1"/>
                <w:sz w:val="16"/>
                <w:szCs w:val="16"/>
              </w:rPr>
            </w:pPr>
          </w:p>
        </w:tc>
      </w:tr>
      <w:tr w:rsidR="006C029A" w:rsidRPr="00520F3E" w14:paraId="6FD25A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A1D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2007A7" w14:textId="77777777" w:rsidR="006C029A" w:rsidRPr="00520F3E" w:rsidRDefault="00DC691E" w:rsidP="009E691C">
            <w:pPr>
              <w:rPr>
                <w:rFonts w:eastAsiaTheme="minorHAnsi" w:cs="Arial"/>
                <w:vanish/>
                <w:color w:val="000000" w:themeColor="text1"/>
                <w:sz w:val="16"/>
                <w:szCs w:val="16"/>
              </w:rPr>
            </w:pPr>
          </w:p>
        </w:tc>
      </w:tr>
      <w:tr w:rsidR="006C029A" w:rsidRPr="00520F3E" w14:paraId="3DF5E7D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F228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11B267" w14:textId="77777777" w:rsidR="006C029A" w:rsidRPr="00520F3E" w:rsidRDefault="00DC691E" w:rsidP="009E691C">
            <w:pPr>
              <w:rPr>
                <w:rFonts w:eastAsiaTheme="minorHAnsi" w:cs="Arial"/>
                <w:vanish/>
                <w:color w:val="000000" w:themeColor="text1"/>
                <w:sz w:val="16"/>
                <w:szCs w:val="16"/>
              </w:rPr>
            </w:pPr>
          </w:p>
        </w:tc>
      </w:tr>
      <w:tr w:rsidR="006C029A" w:rsidRPr="00520F3E" w14:paraId="541CED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CD10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F76650" w14:textId="77777777" w:rsidR="006C029A" w:rsidRPr="00520F3E" w:rsidRDefault="00DC691E" w:rsidP="00351BDF">
            <w:pPr>
              <w:rPr>
                <w:rFonts w:eastAsiaTheme="minorHAnsi" w:cs="Arial"/>
                <w:vanish/>
                <w:color w:val="000000" w:themeColor="text1"/>
                <w:sz w:val="16"/>
                <w:szCs w:val="16"/>
              </w:rPr>
            </w:pPr>
          </w:p>
        </w:tc>
      </w:tr>
      <w:tr w:rsidR="006C029A" w:rsidRPr="00520F3E" w14:paraId="6051B36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F95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D6E753"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375525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E5935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5048C8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BCD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F626A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3690F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633C1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68EDEB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FF8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4C71F1"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BCAB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5BE59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8361F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5164A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BD3D5B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202E52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41CE3E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35EEDC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8BB7838" w14:textId="77777777" w:rsidR="00DC0771" w:rsidRPr="00106C9E" w:rsidRDefault="00DC691E" w:rsidP="00A03556"/>
    <w:p w14:paraId="7AFFDDE6" w14:textId="77777777" w:rsidR="00D353BB" w:rsidRPr="0040222F" w:rsidRDefault="002B5930" w:rsidP="0040222F">
      <w:pPr>
        <w:pStyle w:val="Heading5"/>
      </w:pPr>
      <w:bookmarkStart w:id="284" w:name="_Toc46730555"/>
      <w:r w:rsidRPr="0040222F">
        <w:t>FUR-REQ-324904/B-###R_FNC_Veh_HMI_USB_SW_015### Software Download Failure</w:t>
      </w:r>
      <w:bookmarkEnd w:id="284"/>
    </w:p>
    <w:p w14:paraId="2E657FF0" w14:textId="77777777" w:rsidR="00EA4672" w:rsidRDefault="002B5930" w:rsidP="00D523D9">
      <w:r>
        <w:t xml:space="preserve">If software download failed, then HMI shall display message with details of the failure codes and next steps for the customer. </w:t>
      </w:r>
    </w:p>
    <w:p w14:paraId="2CF54746" w14:textId="145F7DB0"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33A4A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BC24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E2FE15" w14:textId="77777777" w:rsidR="006C029A" w:rsidRPr="00520F3E" w:rsidRDefault="00DC691E" w:rsidP="009E691C">
            <w:pPr>
              <w:rPr>
                <w:rFonts w:eastAsiaTheme="minorHAnsi" w:cs="Arial"/>
                <w:vanish/>
                <w:color w:val="000000" w:themeColor="text1"/>
                <w:sz w:val="16"/>
                <w:szCs w:val="16"/>
              </w:rPr>
            </w:pPr>
          </w:p>
        </w:tc>
      </w:tr>
      <w:tr w:rsidR="006C029A" w:rsidRPr="00520F3E" w14:paraId="2AF9C39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3A16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745551" w14:textId="77777777" w:rsidR="006C029A" w:rsidRPr="00520F3E" w:rsidRDefault="00DC691E" w:rsidP="009E691C">
            <w:pPr>
              <w:rPr>
                <w:rFonts w:eastAsiaTheme="minorHAnsi" w:cs="Arial"/>
                <w:vanish/>
                <w:color w:val="000000" w:themeColor="text1"/>
                <w:sz w:val="16"/>
                <w:szCs w:val="16"/>
              </w:rPr>
            </w:pPr>
          </w:p>
        </w:tc>
      </w:tr>
      <w:tr w:rsidR="006C029A" w:rsidRPr="00520F3E" w14:paraId="2EA02A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D156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ED0330" w14:textId="77777777" w:rsidR="006C029A" w:rsidRPr="00520F3E" w:rsidRDefault="00DC691E" w:rsidP="009E691C">
            <w:pPr>
              <w:rPr>
                <w:rFonts w:eastAsiaTheme="minorHAnsi" w:cs="Arial"/>
                <w:vanish/>
                <w:color w:val="000000" w:themeColor="text1"/>
                <w:sz w:val="16"/>
                <w:szCs w:val="16"/>
              </w:rPr>
            </w:pPr>
          </w:p>
        </w:tc>
      </w:tr>
      <w:tr w:rsidR="006C029A" w:rsidRPr="00520F3E" w14:paraId="6349C5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94A0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EB9F44" w14:textId="77777777" w:rsidR="006C029A" w:rsidRPr="00520F3E" w:rsidRDefault="00DC691E" w:rsidP="00351BDF">
            <w:pPr>
              <w:rPr>
                <w:rFonts w:eastAsiaTheme="minorHAnsi" w:cs="Arial"/>
                <w:vanish/>
                <w:color w:val="000000" w:themeColor="text1"/>
                <w:sz w:val="16"/>
                <w:szCs w:val="16"/>
              </w:rPr>
            </w:pPr>
          </w:p>
        </w:tc>
      </w:tr>
      <w:tr w:rsidR="006C029A" w:rsidRPr="00520F3E" w14:paraId="225CAA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39EC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2D5D29"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5BE2A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123A8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D1613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FB7B1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AD08A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31C17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D7C10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4E3D7B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C43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D63A4C"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873B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11993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2F580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54FE3D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BA2407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3D84F7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C6C7D89"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918E8A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A90AB84" w14:textId="77777777" w:rsidR="00DC0771" w:rsidRPr="00106C9E" w:rsidRDefault="00DC691E" w:rsidP="00A03556"/>
    <w:p w14:paraId="3B10B21B" w14:textId="77777777" w:rsidR="00D353BB" w:rsidRPr="0040222F" w:rsidRDefault="002B5930" w:rsidP="0040222F">
      <w:pPr>
        <w:pStyle w:val="Heading5"/>
      </w:pPr>
      <w:bookmarkStart w:id="285" w:name="_Toc46730556"/>
      <w:r w:rsidRPr="0040222F">
        <w:lastRenderedPageBreak/>
        <w:t>F-REQ-304779/C-###R_FNC_Veh_HMI_USB_SW_016### Master Reset when USB update is in Process</w:t>
      </w:r>
      <w:bookmarkEnd w:id="285"/>
    </w:p>
    <w:p w14:paraId="01F41E91" w14:textId="77777777" w:rsidR="00EA4672" w:rsidRDefault="002B5930" w:rsidP="00676886">
      <w:pPr>
        <w:rPr>
          <w:rFonts w:cs="Arial"/>
        </w:rPr>
      </w:pPr>
      <w:r>
        <w:rPr>
          <w:rFonts w:cs="Arial"/>
        </w:rPr>
        <w:t xml:space="preserve">If USB software is downloading or installing or pending activation and customer initiate a master reset, </w:t>
      </w:r>
      <w:r>
        <w:t>then HMI shall prompt the user that update is in progress, would you like to continue with master reset.</w:t>
      </w:r>
    </w:p>
    <w:p w14:paraId="79032FD2" w14:textId="1B074BD0" w:rsidR="00676886" w:rsidRDefault="002B5930" w:rsidP="00676886">
      <w:r>
        <w:t>During master reset OTA system shall continue to update until completion, but if system cannot continue, then it shall pause the update during system restart and resume after the system restart is complete.</w:t>
      </w:r>
    </w:p>
    <w:p w14:paraId="5460EEF6" w14:textId="77777777" w:rsidR="00EA4672" w:rsidRDefault="002B5930" w:rsidP="00676886">
      <w:pPr>
        <w:rPr>
          <w:color w:val="0000CC"/>
        </w:rPr>
      </w:pPr>
      <w:proofErr w:type="spellStart"/>
      <w:r>
        <w:rPr>
          <w:color w:val="0000CC"/>
        </w:rPr>
        <w:t>LS_Master_Reset_Status</w:t>
      </w:r>
      <w:proofErr w:type="spellEnd"/>
      <w:r>
        <w:rPr>
          <w:color w:val="0000CC"/>
        </w:rPr>
        <w:t xml:space="preserve"> = </w:t>
      </w:r>
      <w:proofErr w:type="spellStart"/>
      <w:r>
        <w:rPr>
          <w:color w:val="0000CC"/>
        </w:rPr>
        <w:t>MasterReset</w:t>
      </w:r>
      <w:proofErr w:type="spellEnd"/>
    </w:p>
    <w:p w14:paraId="3EB18DAB" w14:textId="06E9DA1B"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03E312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94A8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FEBA4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R_FNC_USB_OTA_00026</w:t>
            </w:r>
          </w:p>
        </w:tc>
      </w:tr>
      <w:tr w:rsidR="006C029A" w:rsidRPr="00520F3E" w14:paraId="6DF5A94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F097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FCB698" w14:textId="77777777" w:rsidR="006C029A" w:rsidRPr="00520F3E" w:rsidRDefault="00DC691E" w:rsidP="009E691C">
            <w:pPr>
              <w:rPr>
                <w:rFonts w:eastAsiaTheme="minorHAnsi" w:cs="Arial"/>
                <w:vanish/>
                <w:color w:val="000000" w:themeColor="text1"/>
                <w:sz w:val="16"/>
                <w:szCs w:val="16"/>
              </w:rPr>
            </w:pPr>
          </w:p>
        </w:tc>
      </w:tr>
      <w:tr w:rsidR="006C029A" w:rsidRPr="00520F3E" w14:paraId="66DE63C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6AF9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FC448C" w14:textId="77777777" w:rsidR="006C029A" w:rsidRPr="00520F3E" w:rsidRDefault="00DC691E" w:rsidP="009E691C">
            <w:pPr>
              <w:rPr>
                <w:rFonts w:eastAsiaTheme="minorHAnsi" w:cs="Arial"/>
                <w:vanish/>
                <w:color w:val="000000" w:themeColor="text1"/>
                <w:sz w:val="16"/>
                <w:szCs w:val="16"/>
              </w:rPr>
            </w:pPr>
          </w:p>
        </w:tc>
      </w:tr>
      <w:tr w:rsidR="006C029A" w:rsidRPr="00520F3E" w14:paraId="68E44B2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5EC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6D1C53" w14:textId="77777777" w:rsidR="006C029A" w:rsidRPr="00520F3E" w:rsidRDefault="00DC691E" w:rsidP="00351BDF">
            <w:pPr>
              <w:rPr>
                <w:rFonts w:eastAsiaTheme="minorHAnsi" w:cs="Arial"/>
                <w:vanish/>
                <w:color w:val="000000" w:themeColor="text1"/>
                <w:sz w:val="16"/>
                <w:szCs w:val="16"/>
              </w:rPr>
            </w:pPr>
          </w:p>
        </w:tc>
      </w:tr>
      <w:tr w:rsidR="006C029A" w:rsidRPr="00520F3E" w14:paraId="2BAA3A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232C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7F1DD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8A8C59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B09DF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5B179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9995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169CF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90A89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1A0824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DF7C39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80194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56F7D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F93C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861A5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ADEAB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11C67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52A844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5170AD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06A5AD"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A0ECF1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B20C419" w14:textId="77777777" w:rsidR="00DC0771" w:rsidRPr="00106C9E" w:rsidRDefault="00DC691E" w:rsidP="00A03556"/>
    <w:p w14:paraId="630FD10A" w14:textId="77777777" w:rsidR="00D353BB" w:rsidRPr="0040222F" w:rsidRDefault="002B5930" w:rsidP="0040222F">
      <w:pPr>
        <w:pStyle w:val="Heading5"/>
      </w:pPr>
      <w:bookmarkStart w:id="286" w:name="_Toc46730557"/>
      <w:r w:rsidRPr="0040222F">
        <w:t>F-REQ-305309/C-###</w:t>
      </w:r>
      <w:proofErr w:type="spellStart"/>
      <w:r w:rsidRPr="0040222F">
        <w:t>R_FNC_Veh_HMI_USB_SW</w:t>
      </w:r>
      <w:proofErr w:type="spellEnd"/>
      <w:r w:rsidRPr="0040222F">
        <w:t xml:space="preserve"> 017### USB Software Activation with Vehicle Inhibit</w:t>
      </w:r>
      <w:bookmarkEnd w:id="286"/>
    </w:p>
    <w:p w14:paraId="70D36471" w14:textId="77777777" w:rsidR="002837B9" w:rsidRPr="007B24BE" w:rsidRDefault="002B5930" w:rsidP="007B24BE">
      <w:pPr>
        <w:pStyle w:val="Heading5"/>
        <w:numPr>
          <w:ilvl w:val="0"/>
          <w:numId w:val="0"/>
        </w:numPr>
        <w:rPr>
          <w:rFonts w:cs="Arial"/>
          <w:b w:val="0"/>
          <w:color w:val="0000CC"/>
        </w:rPr>
      </w:pPr>
      <w:bookmarkStart w:id="287" w:name="_Toc46730558"/>
      <w:r w:rsidRPr="007B24BE">
        <w:rPr>
          <w:rFonts w:cs="Arial"/>
          <w:b w:val="0"/>
        </w:rPr>
        <w:t xml:space="preserve">Self-install ECU shall report the progress to OTA Manager and HMI shall receive software update progress from the OTA Manager </w:t>
      </w:r>
      <w:proofErr w:type="spellStart"/>
      <w:r w:rsidRPr="007B24BE">
        <w:rPr>
          <w:rFonts w:cs="Arial"/>
          <w:b w:val="0"/>
          <w:color w:val="0000CC"/>
        </w:rPr>
        <w:t>LS_OTAM_Update_Percentage_OverallProgress</w:t>
      </w:r>
      <w:proofErr w:type="spellEnd"/>
      <w:r w:rsidRPr="007B24BE">
        <w:rPr>
          <w:rFonts w:cs="Arial"/>
          <w:b w:val="0"/>
          <w:color w:val="0000CC"/>
        </w:rPr>
        <w:t xml:space="preserve"> = Overall</w:t>
      </w:r>
      <w:bookmarkEnd w:id="287"/>
    </w:p>
    <w:p w14:paraId="40051194" w14:textId="77777777" w:rsidR="00EA4672" w:rsidRDefault="002B5930" w:rsidP="002837B9">
      <w:pPr>
        <w:rPr>
          <w:rFonts w:cs="Arial"/>
        </w:rPr>
      </w:pPr>
      <w:proofErr w:type="spellStart"/>
      <w:r w:rsidRPr="007B24BE">
        <w:rPr>
          <w:rFonts w:cs="Arial"/>
          <w:color w:val="0000CC"/>
        </w:rPr>
        <w:t>LS_OTAM_OTAUSB_Number_of_Files</w:t>
      </w:r>
      <w:proofErr w:type="spellEnd"/>
      <w:r w:rsidRPr="007B24BE">
        <w:rPr>
          <w:rFonts w:cs="Arial"/>
          <w:color w:val="0000CC"/>
        </w:rPr>
        <w:t xml:space="preserve"> = remaining out of total</w:t>
      </w:r>
      <w:r>
        <w:rPr>
          <w:rFonts w:cs="Arial"/>
          <w:color w:val="0000CC"/>
        </w:rPr>
        <w:t>.</w:t>
      </w:r>
    </w:p>
    <w:p w14:paraId="025A34E4" w14:textId="25BC333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38E8DC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ABBDB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9AA3E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R_FNC_Vehicle_HMI_097</w:t>
            </w:r>
          </w:p>
        </w:tc>
      </w:tr>
      <w:tr w:rsidR="006C029A" w:rsidRPr="00520F3E" w14:paraId="173A5C2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E253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98FD4D" w14:textId="77777777" w:rsidR="006C029A" w:rsidRPr="00520F3E" w:rsidRDefault="00DC691E" w:rsidP="009E691C">
            <w:pPr>
              <w:rPr>
                <w:rFonts w:eastAsiaTheme="minorHAnsi" w:cs="Arial"/>
                <w:vanish/>
                <w:color w:val="000000" w:themeColor="text1"/>
                <w:sz w:val="16"/>
                <w:szCs w:val="16"/>
              </w:rPr>
            </w:pPr>
          </w:p>
        </w:tc>
      </w:tr>
      <w:tr w:rsidR="006C029A" w:rsidRPr="00520F3E" w14:paraId="09DF75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EDEB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E337C6" w14:textId="77777777" w:rsidR="006C029A" w:rsidRPr="00520F3E" w:rsidRDefault="00DC691E" w:rsidP="009E691C">
            <w:pPr>
              <w:rPr>
                <w:rFonts w:eastAsiaTheme="minorHAnsi" w:cs="Arial"/>
                <w:vanish/>
                <w:color w:val="000000" w:themeColor="text1"/>
                <w:sz w:val="16"/>
                <w:szCs w:val="16"/>
              </w:rPr>
            </w:pPr>
          </w:p>
        </w:tc>
      </w:tr>
      <w:tr w:rsidR="006C029A" w:rsidRPr="00520F3E" w14:paraId="069B683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A12B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016564" w14:textId="77777777" w:rsidR="006C029A" w:rsidRPr="00520F3E" w:rsidRDefault="00DC691E" w:rsidP="00351BDF">
            <w:pPr>
              <w:rPr>
                <w:rFonts w:eastAsiaTheme="minorHAnsi" w:cs="Arial"/>
                <w:vanish/>
                <w:color w:val="000000" w:themeColor="text1"/>
                <w:sz w:val="16"/>
                <w:szCs w:val="16"/>
              </w:rPr>
            </w:pPr>
          </w:p>
        </w:tc>
      </w:tr>
      <w:tr w:rsidR="006C029A" w:rsidRPr="00520F3E" w14:paraId="2FDBBB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FA23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3897C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2413B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A14826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46CF4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B32B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9E8FB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FB53F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D0FC5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A97596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FD6D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5FEC3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F61D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CA125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2ED9B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63253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DA2F79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B4D23D2"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9642EF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36AA75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00067A4" w14:textId="77777777" w:rsidR="00DC0771" w:rsidRPr="00106C9E" w:rsidRDefault="00DC691E" w:rsidP="00A03556"/>
    <w:p w14:paraId="5CB395DB" w14:textId="77777777" w:rsidR="00EA4672" w:rsidRDefault="002B5930" w:rsidP="00DA3F8D">
      <w:pPr>
        <w:pStyle w:val="Heading5"/>
      </w:pPr>
      <w:bookmarkStart w:id="288" w:name="_Toc46730559"/>
      <w:r>
        <w:t>Error Handling</w:t>
      </w:r>
      <w:bookmarkEnd w:id="288"/>
    </w:p>
    <w:p w14:paraId="78C6AE6C" w14:textId="77777777" w:rsidR="00EA4672" w:rsidRDefault="002B5930" w:rsidP="00DA3F8D">
      <w:pPr>
        <w:pStyle w:val="Heading4"/>
      </w:pPr>
      <w:bookmarkStart w:id="289" w:name="_Toc46730560"/>
      <w:r>
        <w:t>Non-Functional Requirements</w:t>
      </w:r>
      <w:bookmarkEnd w:id="289"/>
    </w:p>
    <w:p w14:paraId="10BF0759" w14:textId="0DE72D6F" w:rsidR="00EA4672" w:rsidRDefault="002B5930" w:rsidP="00DA3F8D">
      <w:pPr>
        <w:pStyle w:val="Heading2"/>
      </w:pPr>
      <w:bookmarkStart w:id="290" w:name="_Toc46730561"/>
      <w:r>
        <w:t>Logical Function Check for Updates</w:t>
      </w:r>
      <w:bookmarkEnd w:id="290"/>
    </w:p>
    <w:p w14:paraId="0DADD6CF" w14:textId="6EF38EED" w:rsidR="00760465" w:rsidRDefault="002B5930" w:rsidP="00DA3F8D">
      <w:pPr>
        <w:pStyle w:val="Heading3"/>
      </w:pPr>
      <w:bookmarkStart w:id="291" w:name="_Toc46730562"/>
      <w:r>
        <w:t>Function Description</w:t>
      </w:r>
      <w:bookmarkEnd w:id="291"/>
    </w:p>
    <w:p w14:paraId="71FB0F8F" w14:textId="77777777" w:rsidR="00EA4672" w:rsidRDefault="002B5930" w:rsidP="00EA6FEB">
      <w:pPr>
        <w:rPr>
          <w:rFonts w:cs="Arial"/>
        </w:rPr>
      </w:pPr>
      <w:r>
        <w:rPr>
          <w:rFonts w:cs="Arial"/>
        </w:rPr>
        <w:t>HMI shall allow the customer to “</w:t>
      </w:r>
      <w:r>
        <w:t>Check for Updates</w:t>
      </w:r>
      <w:r>
        <w:rPr>
          <w:rFonts w:cs="Arial"/>
        </w:rPr>
        <w:t>” under Automatic software updates settings. Check for Updates button shall allow the customer to check for App updates and provide one time all level user consent to download the latest apps.</w:t>
      </w:r>
    </w:p>
    <w:p w14:paraId="1BC42ACC" w14:textId="77777777" w:rsidR="00EA4672" w:rsidRDefault="002B5930" w:rsidP="00EA6FEB">
      <w:pPr>
        <w:rPr>
          <w:rFonts w:cs="Arial"/>
        </w:rPr>
      </w:pPr>
      <w:r>
        <w:rPr>
          <w:rFonts w:cs="Arial"/>
        </w:rPr>
        <w:t>In order to use “</w:t>
      </w:r>
      <w:r>
        <w:t>Check for Updates</w:t>
      </w:r>
      <w:r>
        <w:rPr>
          <w:rFonts w:cs="Arial"/>
        </w:rPr>
        <w:t xml:space="preserve">” option vehicle requires on board modem and/or </w:t>
      </w:r>
      <w:proofErr w:type="spellStart"/>
      <w:r>
        <w:rPr>
          <w:rFonts w:cs="Arial"/>
        </w:rPr>
        <w:t>WiFi</w:t>
      </w:r>
      <w:proofErr w:type="spellEnd"/>
      <w:r>
        <w:rPr>
          <w:rFonts w:cs="Arial"/>
        </w:rPr>
        <w:t xml:space="preserve"> connection; if no connection is found prompt the user to connect to </w:t>
      </w:r>
      <w:proofErr w:type="spellStart"/>
      <w:r>
        <w:rPr>
          <w:rFonts w:cs="Arial"/>
        </w:rPr>
        <w:t>WiFi</w:t>
      </w:r>
      <w:proofErr w:type="spellEnd"/>
      <w:r>
        <w:rPr>
          <w:rFonts w:cs="Arial"/>
        </w:rPr>
        <w:t xml:space="preserve"> or make sure vehicle has network connection.</w:t>
      </w:r>
    </w:p>
    <w:p w14:paraId="372D25BC" w14:textId="77777777" w:rsidR="00EA4672" w:rsidRDefault="002B5930" w:rsidP="00EA6FEB">
      <w:r>
        <w:rPr>
          <w:rFonts w:cs="Arial"/>
        </w:rPr>
        <w:t>When user request for new software then OTA system shall response in timely manner. Check for software updates shall be limited to software delivery that can download and installed in reasonable time.</w:t>
      </w:r>
    </w:p>
    <w:p w14:paraId="49237367" w14:textId="0B898E84" w:rsidR="00EA4672" w:rsidRDefault="002B5930" w:rsidP="00DA3F8D">
      <w:pPr>
        <w:pStyle w:val="Heading3"/>
      </w:pPr>
      <w:bookmarkStart w:id="292" w:name="_Toc46730563"/>
      <w:r>
        <w:lastRenderedPageBreak/>
        <w:t>Function Scope</w:t>
      </w:r>
      <w:bookmarkEnd w:id="292"/>
    </w:p>
    <w:p w14:paraId="51B18A9C" w14:textId="77777777" w:rsidR="00EA4672" w:rsidRDefault="00DC691E" w:rsidP="003F5194">
      <w:pPr>
        <w:pStyle w:val="Caption"/>
        <w:jc w:val="center"/>
      </w:pPr>
      <w:r>
        <w:object w:dxaOrig="1440" w:dyaOrig="1440" w14:anchorId="5BF08D44">
          <v:shape id="5f1afd910000389d1600a816" o:spid="_x0000_s1090" type="#_x0000_t75" style="position:absolute;left:0;text-align:left;margin-left:0;margin-top:2.2pt;width:529.1pt;height:340.05pt;z-index:251671552;mso-position-horizontal:absolute;mso-position-horizontal-relative:text;mso-position-vertical:absolute;mso-position-vertical-relative:text">
            <v:imagedata r:id="rId91" o:title=""/>
            <w10:wrap type="topAndBottom"/>
          </v:shape>
          <o:OLEObject Type="Embed" ProgID="Visio.Drawing.11" ShapeID="5f1afd910000389d1600a816" DrawAspect="Content" ObjectID="_1682150999" r:id="rId92"/>
        </w:object>
      </w:r>
      <w:r w:rsidR="002B5930">
        <w:t>Figure 12: Context Diagram of Function Check for Updates</w:t>
      </w:r>
    </w:p>
    <w:p w14:paraId="0726C881" w14:textId="77777777" w:rsidR="00EA4672" w:rsidRDefault="002B5930" w:rsidP="00DA3F8D">
      <w:pPr>
        <w:pStyle w:val="Heading3"/>
      </w:pPr>
      <w:bookmarkStart w:id="293" w:name="_Toc46730564"/>
      <w:r>
        <w:t>Function Interfaces</w:t>
      </w:r>
      <w:bookmarkEnd w:id="293"/>
    </w:p>
    <w:p w14:paraId="2379483C" w14:textId="231F69B3" w:rsidR="00760465" w:rsidRDefault="002B5930" w:rsidP="00DA3F8D">
      <w:pPr>
        <w:pStyle w:val="Heading4"/>
      </w:pPr>
      <w:bookmarkStart w:id="294" w:name="_Toc46730565"/>
      <w:r>
        <w:t>Logical Inputs</w:t>
      </w:r>
      <w:bookmarkEnd w:id="294"/>
    </w:p>
    <w:tbl>
      <w:tblPr>
        <w:tblStyle w:val="TableGrid"/>
        <w:tblW w:w="10456" w:type="dxa"/>
        <w:tblLayout w:type="fixed"/>
        <w:tblLook w:val="04A0" w:firstRow="1" w:lastRow="0" w:firstColumn="1" w:lastColumn="0" w:noHBand="0" w:noVBand="1"/>
      </w:tblPr>
      <w:tblGrid>
        <w:gridCol w:w="1242"/>
        <w:gridCol w:w="1560"/>
        <w:gridCol w:w="7654"/>
      </w:tblGrid>
      <w:tr w:rsidR="00633708" w:rsidRPr="00E54DEA" w14:paraId="424DCD2D" w14:textId="77777777" w:rsidTr="003F35B3">
        <w:trPr>
          <w:trHeight w:val="183"/>
        </w:trPr>
        <w:tc>
          <w:tcPr>
            <w:tcW w:w="1242" w:type="dxa"/>
            <w:shd w:val="clear" w:color="auto" w:fill="D9D9D9" w:themeFill="background1" w:themeFillShade="D9"/>
          </w:tcPr>
          <w:p w14:paraId="7ED4F811" w14:textId="77777777" w:rsidR="00633708" w:rsidRPr="00E54DEA" w:rsidRDefault="002B5930" w:rsidP="003F35B3">
            <w:pPr>
              <w:rPr>
                <w:rFonts w:cs="Arial"/>
                <w:b/>
                <w:bCs/>
                <w:color w:val="000000"/>
              </w:rPr>
            </w:pPr>
            <w:r>
              <w:rPr>
                <w:rFonts w:cs="Arial"/>
                <w:b/>
                <w:bCs/>
                <w:color w:val="000000"/>
              </w:rPr>
              <w:t>Signal ID</w:t>
            </w:r>
          </w:p>
        </w:tc>
        <w:tc>
          <w:tcPr>
            <w:tcW w:w="1560" w:type="dxa"/>
            <w:shd w:val="clear" w:color="auto" w:fill="D9D9D9" w:themeFill="background1" w:themeFillShade="D9"/>
            <w:noWrap/>
            <w:hideMark/>
          </w:tcPr>
          <w:p w14:paraId="4B3D8EF3" w14:textId="77777777" w:rsidR="00633708" w:rsidRPr="00E54DEA" w:rsidRDefault="002B5930" w:rsidP="003F35B3">
            <w:pPr>
              <w:rPr>
                <w:rFonts w:cs="Arial"/>
                <w:b/>
                <w:bCs/>
                <w:color w:val="000000"/>
              </w:rPr>
            </w:pPr>
            <w:r w:rsidRPr="00E54DEA">
              <w:rPr>
                <w:rFonts w:cs="Arial"/>
                <w:b/>
                <w:bCs/>
                <w:color w:val="000000"/>
              </w:rPr>
              <w:t>Signal Name</w:t>
            </w:r>
          </w:p>
        </w:tc>
        <w:tc>
          <w:tcPr>
            <w:tcW w:w="7654" w:type="dxa"/>
            <w:shd w:val="clear" w:color="auto" w:fill="D9D9D9" w:themeFill="background1" w:themeFillShade="D9"/>
            <w:noWrap/>
            <w:hideMark/>
          </w:tcPr>
          <w:p w14:paraId="13A1D3FA" w14:textId="77777777" w:rsidR="00633708" w:rsidRPr="00E54DEA" w:rsidRDefault="002B5930" w:rsidP="003F35B3">
            <w:pPr>
              <w:rPr>
                <w:rFonts w:cs="Arial"/>
                <w:b/>
                <w:bCs/>
                <w:color w:val="000000"/>
              </w:rPr>
            </w:pPr>
            <w:r>
              <w:rPr>
                <w:rFonts w:cs="Arial"/>
                <w:b/>
                <w:bCs/>
                <w:color w:val="000000"/>
              </w:rPr>
              <w:t>Description</w:t>
            </w:r>
          </w:p>
        </w:tc>
      </w:tr>
      <w:tr w:rsidR="00EA6FEB" w:rsidRPr="003F473D" w14:paraId="14037C74" w14:textId="77777777" w:rsidTr="003F35B3">
        <w:trPr>
          <w:trHeight w:val="410"/>
        </w:trPr>
        <w:tc>
          <w:tcPr>
            <w:tcW w:w="1242" w:type="dxa"/>
          </w:tcPr>
          <w:p w14:paraId="3DC50965" w14:textId="77777777" w:rsidR="00EA6FEB" w:rsidRDefault="00DC691E" w:rsidP="00EA6FEB"/>
        </w:tc>
        <w:tc>
          <w:tcPr>
            <w:tcW w:w="1560" w:type="dxa"/>
            <w:noWrap/>
          </w:tcPr>
          <w:p w14:paraId="4B063D8F" w14:textId="77777777" w:rsidR="00EA6FEB" w:rsidRDefault="002B5930" w:rsidP="00EA6FEB">
            <w:pPr>
              <w:rPr>
                <w:rFonts w:cs="Arial"/>
                <w:sz w:val="18"/>
                <w:szCs w:val="18"/>
              </w:rPr>
            </w:pPr>
            <w:proofErr w:type="spellStart"/>
            <w:r>
              <w:rPr>
                <w:rFonts w:cs="Arial"/>
                <w:sz w:val="18"/>
                <w:szCs w:val="18"/>
              </w:rPr>
              <w:t>CustomerChoice</w:t>
            </w:r>
            <w:proofErr w:type="spellEnd"/>
          </w:p>
        </w:tc>
        <w:tc>
          <w:tcPr>
            <w:tcW w:w="7654" w:type="dxa"/>
            <w:noWrap/>
          </w:tcPr>
          <w:p w14:paraId="497476EF" w14:textId="77777777" w:rsidR="00EA6FEB" w:rsidRDefault="002B5930" w:rsidP="00EA6FEB">
            <w:pPr>
              <w:rPr>
                <w:rFonts w:cs="Arial"/>
                <w:sz w:val="18"/>
                <w:szCs w:val="18"/>
              </w:rPr>
            </w:pPr>
            <w:r>
              <w:rPr>
                <w:rFonts w:cs="Arial"/>
                <w:sz w:val="18"/>
                <w:szCs w:val="18"/>
              </w:rPr>
              <w:t>This is the customer selection of the consent settings that will be shown in the screen</w:t>
            </w:r>
          </w:p>
        </w:tc>
      </w:tr>
      <w:tr w:rsidR="00EA6FEB" w:rsidRPr="003F473D" w14:paraId="050A2658" w14:textId="77777777" w:rsidTr="003F35B3">
        <w:trPr>
          <w:trHeight w:val="410"/>
        </w:trPr>
        <w:tc>
          <w:tcPr>
            <w:tcW w:w="1242" w:type="dxa"/>
          </w:tcPr>
          <w:p w14:paraId="64CA2882" w14:textId="77777777" w:rsidR="00EA6FEB" w:rsidRDefault="00DC691E" w:rsidP="00EA6FEB">
            <w:pPr>
              <w:rPr>
                <w:rFonts w:cs="Arial"/>
                <w:color w:val="000000"/>
                <w:sz w:val="18"/>
                <w:szCs w:val="18"/>
              </w:rPr>
            </w:pPr>
          </w:p>
        </w:tc>
        <w:tc>
          <w:tcPr>
            <w:tcW w:w="1560" w:type="dxa"/>
            <w:noWrap/>
          </w:tcPr>
          <w:p w14:paraId="3A80F02C" w14:textId="77777777" w:rsidR="00EA6FEB" w:rsidRDefault="00DC691E" w:rsidP="00EA6FEB">
            <w:pPr>
              <w:rPr>
                <w:rFonts w:cs="Arial"/>
                <w:sz w:val="18"/>
                <w:szCs w:val="18"/>
              </w:rPr>
            </w:pPr>
          </w:p>
        </w:tc>
        <w:tc>
          <w:tcPr>
            <w:tcW w:w="7654" w:type="dxa"/>
            <w:noWrap/>
          </w:tcPr>
          <w:p w14:paraId="7F8AA5DE" w14:textId="77777777" w:rsidR="00EA6FEB" w:rsidRDefault="00DC691E" w:rsidP="00EA6FEB">
            <w:pPr>
              <w:rPr>
                <w:i/>
                <w:vanish/>
              </w:rPr>
            </w:pPr>
          </w:p>
        </w:tc>
      </w:tr>
    </w:tbl>
    <w:p w14:paraId="75E6B37C" w14:textId="77777777" w:rsidR="00EA4672" w:rsidRDefault="00EA4672"/>
    <w:p w14:paraId="158C9609" w14:textId="77777777" w:rsidR="00760465" w:rsidRDefault="002B5930" w:rsidP="00DA3F8D">
      <w:pPr>
        <w:pStyle w:val="Heading4"/>
      </w:pPr>
      <w:bookmarkStart w:id="295" w:name="_Toc46730566"/>
      <w:r>
        <w:t>Logical Outputs</w:t>
      </w:r>
      <w:bookmarkEnd w:id="295"/>
    </w:p>
    <w:tbl>
      <w:tblPr>
        <w:tblStyle w:val="TableGrid"/>
        <w:tblW w:w="10456" w:type="dxa"/>
        <w:tblLayout w:type="fixed"/>
        <w:tblLook w:val="04A0" w:firstRow="1" w:lastRow="0" w:firstColumn="1" w:lastColumn="0" w:noHBand="0" w:noVBand="1"/>
      </w:tblPr>
      <w:tblGrid>
        <w:gridCol w:w="1242"/>
        <w:gridCol w:w="1560"/>
        <w:gridCol w:w="7654"/>
      </w:tblGrid>
      <w:tr w:rsidR="00633708" w:rsidRPr="00E54DEA" w14:paraId="335F4830" w14:textId="77777777" w:rsidTr="003F35B3">
        <w:trPr>
          <w:trHeight w:val="260"/>
        </w:trPr>
        <w:tc>
          <w:tcPr>
            <w:tcW w:w="1242" w:type="dxa"/>
            <w:shd w:val="clear" w:color="auto" w:fill="D9D9D9" w:themeFill="background1" w:themeFillShade="D9"/>
          </w:tcPr>
          <w:p w14:paraId="4D64A1F9" w14:textId="77777777" w:rsidR="00633708" w:rsidRPr="00E54DEA" w:rsidRDefault="002B5930" w:rsidP="003F35B3">
            <w:pPr>
              <w:rPr>
                <w:rFonts w:cs="Arial"/>
                <w:b/>
                <w:bCs/>
                <w:color w:val="000000"/>
              </w:rPr>
            </w:pPr>
            <w:r>
              <w:rPr>
                <w:rFonts w:cs="Arial"/>
                <w:b/>
                <w:bCs/>
                <w:color w:val="000000"/>
              </w:rPr>
              <w:t>Signal ID</w:t>
            </w:r>
          </w:p>
        </w:tc>
        <w:tc>
          <w:tcPr>
            <w:tcW w:w="1560" w:type="dxa"/>
            <w:shd w:val="clear" w:color="auto" w:fill="D9D9D9" w:themeFill="background1" w:themeFillShade="D9"/>
            <w:noWrap/>
            <w:hideMark/>
          </w:tcPr>
          <w:p w14:paraId="28A6AAF8" w14:textId="77777777" w:rsidR="00633708" w:rsidRPr="00E54DEA" w:rsidRDefault="002B5930" w:rsidP="003F35B3">
            <w:pPr>
              <w:rPr>
                <w:rFonts w:cs="Arial"/>
                <w:b/>
                <w:bCs/>
                <w:color w:val="000000"/>
              </w:rPr>
            </w:pPr>
            <w:r w:rsidRPr="00E54DEA">
              <w:rPr>
                <w:rFonts w:cs="Arial"/>
                <w:b/>
                <w:bCs/>
                <w:color w:val="000000"/>
              </w:rPr>
              <w:t>Signal Name</w:t>
            </w:r>
          </w:p>
        </w:tc>
        <w:tc>
          <w:tcPr>
            <w:tcW w:w="7654" w:type="dxa"/>
            <w:shd w:val="clear" w:color="auto" w:fill="D9D9D9" w:themeFill="background1" w:themeFillShade="D9"/>
            <w:noWrap/>
            <w:hideMark/>
          </w:tcPr>
          <w:p w14:paraId="1CF9B9F2" w14:textId="77777777" w:rsidR="00633708" w:rsidRPr="00E54DEA" w:rsidRDefault="002B5930" w:rsidP="003F35B3">
            <w:pPr>
              <w:rPr>
                <w:rFonts w:cs="Arial"/>
                <w:b/>
                <w:bCs/>
                <w:color w:val="000000"/>
              </w:rPr>
            </w:pPr>
            <w:r>
              <w:rPr>
                <w:rFonts w:cs="Arial"/>
                <w:b/>
                <w:bCs/>
                <w:color w:val="000000"/>
              </w:rPr>
              <w:t>Description</w:t>
            </w:r>
          </w:p>
        </w:tc>
      </w:tr>
      <w:tr w:rsidR="00EA6FEB" w:rsidRPr="003F473D" w14:paraId="157BE63D" w14:textId="77777777" w:rsidTr="003F35B3">
        <w:trPr>
          <w:trHeight w:val="410"/>
        </w:trPr>
        <w:tc>
          <w:tcPr>
            <w:tcW w:w="1242" w:type="dxa"/>
          </w:tcPr>
          <w:p w14:paraId="69613A05" w14:textId="77777777" w:rsidR="00EA6FEB" w:rsidRPr="003F473D" w:rsidRDefault="00DC691E" w:rsidP="00EA6FEB">
            <w:pPr>
              <w:rPr>
                <w:rFonts w:cs="Arial"/>
                <w:color w:val="000000"/>
                <w:sz w:val="18"/>
                <w:szCs w:val="18"/>
              </w:rPr>
            </w:pPr>
          </w:p>
        </w:tc>
        <w:tc>
          <w:tcPr>
            <w:tcW w:w="1560" w:type="dxa"/>
            <w:noWrap/>
          </w:tcPr>
          <w:p w14:paraId="51FBB0D3" w14:textId="77777777" w:rsidR="00EA6FEB" w:rsidRDefault="002B5930" w:rsidP="00EA6FEB">
            <w:r>
              <w:rPr>
                <w:rFonts w:cs="Arial"/>
                <w:sz w:val="18"/>
                <w:szCs w:val="18"/>
              </w:rPr>
              <w:t>Check for updates</w:t>
            </w:r>
          </w:p>
        </w:tc>
        <w:tc>
          <w:tcPr>
            <w:tcW w:w="7654" w:type="dxa"/>
            <w:noWrap/>
          </w:tcPr>
          <w:p w14:paraId="3FBB74C8" w14:textId="77777777" w:rsidR="00EA6FEB" w:rsidRDefault="002B5930" w:rsidP="00EA6FEB">
            <w:pPr>
              <w:rPr>
                <w:rFonts w:cs="Arial"/>
                <w:sz w:val="18"/>
                <w:szCs w:val="18"/>
              </w:rPr>
            </w:pPr>
            <w:r>
              <w:rPr>
                <w:rFonts w:cs="Arial"/>
                <w:sz w:val="18"/>
                <w:szCs w:val="18"/>
              </w:rPr>
              <w:t>HMI button to request application updates</w:t>
            </w:r>
          </w:p>
        </w:tc>
      </w:tr>
    </w:tbl>
    <w:p w14:paraId="2E8085D9" w14:textId="77777777" w:rsidR="00EA4672" w:rsidRDefault="00EA4672" w:rsidP="00760465"/>
    <w:p w14:paraId="6D294814" w14:textId="77777777" w:rsidR="00760465" w:rsidRDefault="002B5930" w:rsidP="00DA3F8D">
      <w:pPr>
        <w:pStyle w:val="Heading3"/>
      </w:pPr>
      <w:bookmarkStart w:id="296" w:name="_Toc46730567"/>
      <w:r>
        <w:t>Function Modeling</w:t>
      </w:r>
      <w:bookmarkEnd w:id="296"/>
    </w:p>
    <w:p w14:paraId="53ACCDD1" w14:textId="77777777" w:rsidR="00EA4672" w:rsidRDefault="002B5930" w:rsidP="00633708">
      <w:r>
        <w:t>N/A</w:t>
      </w:r>
    </w:p>
    <w:p w14:paraId="4056139E" w14:textId="77777777" w:rsidR="00EA4672" w:rsidRDefault="002B5930" w:rsidP="00DA3F8D">
      <w:pPr>
        <w:pStyle w:val="Heading3"/>
      </w:pPr>
      <w:bookmarkStart w:id="297" w:name="_Toc46730568"/>
      <w:r>
        <w:lastRenderedPageBreak/>
        <w:t>Function Requirements</w:t>
      </w:r>
      <w:bookmarkEnd w:id="297"/>
    </w:p>
    <w:p w14:paraId="1D741374" w14:textId="77777777" w:rsidR="00EA4672" w:rsidRDefault="002B5930" w:rsidP="00DA3F8D">
      <w:pPr>
        <w:pStyle w:val="Heading4"/>
      </w:pPr>
      <w:bookmarkStart w:id="298" w:name="_Toc46730569"/>
      <w:r>
        <w:t>Functional Requirements</w:t>
      </w:r>
      <w:bookmarkEnd w:id="298"/>
    </w:p>
    <w:p w14:paraId="219F1DC2" w14:textId="791E60CA" w:rsidR="00D353BB" w:rsidRPr="0040222F" w:rsidRDefault="002B5930" w:rsidP="0040222F">
      <w:pPr>
        <w:pStyle w:val="Heading5"/>
      </w:pPr>
      <w:bookmarkStart w:id="299" w:name="_Toc46730570"/>
      <w:r w:rsidRPr="0040222F">
        <w:t>REQ-326181/A-###R_FNC_Veh_HMI_CheckUpdates_001### Direct Configuration Update</w:t>
      </w:r>
      <w:bookmarkEnd w:id="299"/>
    </w:p>
    <w:p w14:paraId="4E82A31F" w14:textId="77777777" w:rsidR="00EA4672" w:rsidRDefault="002B5930" w:rsidP="00F33024">
      <w:r>
        <w:t>When customer request to change the direct configuration thru in vehicle HMI, then update shall not require consent. The customer request does not require any additional consent; this shall be treated as one-time consent.</w:t>
      </w:r>
    </w:p>
    <w:p w14:paraId="7502D992" w14:textId="0F65C6A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76E9B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1BBB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6B10C2" w14:textId="77777777" w:rsidR="006C029A" w:rsidRPr="00520F3E" w:rsidRDefault="00DC691E" w:rsidP="009E691C">
            <w:pPr>
              <w:rPr>
                <w:rFonts w:eastAsiaTheme="minorHAnsi" w:cs="Arial"/>
                <w:vanish/>
                <w:color w:val="000000" w:themeColor="text1"/>
                <w:sz w:val="16"/>
                <w:szCs w:val="16"/>
              </w:rPr>
            </w:pPr>
          </w:p>
        </w:tc>
      </w:tr>
      <w:tr w:rsidR="006C029A" w:rsidRPr="00520F3E" w14:paraId="0FF7287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319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0A7354" w14:textId="77777777" w:rsidR="006C029A" w:rsidRPr="00520F3E" w:rsidRDefault="00DC691E" w:rsidP="009E691C">
            <w:pPr>
              <w:rPr>
                <w:rFonts w:eastAsiaTheme="minorHAnsi" w:cs="Arial"/>
                <w:vanish/>
                <w:color w:val="000000" w:themeColor="text1"/>
                <w:sz w:val="16"/>
                <w:szCs w:val="16"/>
              </w:rPr>
            </w:pPr>
          </w:p>
        </w:tc>
      </w:tr>
      <w:tr w:rsidR="006C029A" w:rsidRPr="00520F3E" w14:paraId="1CEF10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D7697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F5E215" w14:textId="77777777" w:rsidR="006C029A" w:rsidRPr="00520F3E" w:rsidRDefault="00DC691E" w:rsidP="009E691C">
            <w:pPr>
              <w:rPr>
                <w:rFonts w:eastAsiaTheme="minorHAnsi" w:cs="Arial"/>
                <w:vanish/>
                <w:color w:val="000000" w:themeColor="text1"/>
                <w:sz w:val="16"/>
                <w:szCs w:val="16"/>
              </w:rPr>
            </w:pPr>
          </w:p>
        </w:tc>
      </w:tr>
      <w:tr w:rsidR="006C029A" w:rsidRPr="00520F3E" w14:paraId="3117016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46B29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3D05DF" w14:textId="77777777" w:rsidR="006C029A" w:rsidRPr="00520F3E" w:rsidRDefault="00DC691E" w:rsidP="00351BDF">
            <w:pPr>
              <w:rPr>
                <w:rFonts w:eastAsiaTheme="minorHAnsi" w:cs="Arial"/>
                <w:vanish/>
                <w:color w:val="000000" w:themeColor="text1"/>
                <w:sz w:val="16"/>
                <w:szCs w:val="16"/>
              </w:rPr>
            </w:pPr>
          </w:p>
        </w:tc>
      </w:tr>
      <w:tr w:rsidR="006C029A" w:rsidRPr="00520F3E" w14:paraId="42E5EE5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9D612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A5BAE3"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FF718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4B22FF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A8744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F6605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DBD64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BB863B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D6625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649F5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E92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1D425E"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7F4E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CC0DB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36718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2AF332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BE552E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E4D889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7D088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ABC110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7A9D483" w14:textId="77777777" w:rsidR="00DC0771" w:rsidRPr="00106C9E" w:rsidRDefault="00DC691E" w:rsidP="00A03556"/>
    <w:p w14:paraId="094A7DB6" w14:textId="77777777" w:rsidR="00D353BB" w:rsidRPr="0040222F" w:rsidRDefault="002B5930" w:rsidP="0040222F">
      <w:pPr>
        <w:pStyle w:val="Heading5"/>
      </w:pPr>
      <w:bookmarkStart w:id="300" w:name="_Toc46730571"/>
      <w:r w:rsidRPr="0040222F">
        <w:t>F-REQ-305268/B-###R_FNC_Veh_HMI_CheckUpdates_002### Application List Display</w:t>
      </w:r>
      <w:bookmarkEnd w:id="300"/>
    </w:p>
    <w:p w14:paraId="702293FA" w14:textId="77777777" w:rsidR="00EA4672" w:rsidRDefault="002B5930" w:rsidP="00EA6FEB">
      <w:pPr>
        <w:rPr>
          <w:rFonts w:cs="Arial"/>
        </w:rPr>
      </w:pPr>
      <w:r>
        <w:rPr>
          <w:rFonts w:cs="Arial"/>
        </w:rPr>
        <w:t>HMI shall display a list of all the active applications in the vehicle. The application name displayed shall the marketing name of that application.</w:t>
      </w:r>
    </w:p>
    <w:p w14:paraId="367F92DD" w14:textId="091B1C8A"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6EFEA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200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435A6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R_FNC_Vehicle_HMI_057</w:t>
            </w:r>
          </w:p>
        </w:tc>
      </w:tr>
      <w:tr w:rsidR="006C029A" w:rsidRPr="00520F3E" w14:paraId="186126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08C1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EEB9F8" w14:textId="77777777" w:rsidR="006C029A" w:rsidRPr="00520F3E" w:rsidRDefault="00DC691E" w:rsidP="009E691C">
            <w:pPr>
              <w:rPr>
                <w:rFonts w:eastAsiaTheme="minorHAnsi" w:cs="Arial"/>
                <w:vanish/>
                <w:color w:val="000000" w:themeColor="text1"/>
                <w:sz w:val="16"/>
                <w:szCs w:val="16"/>
              </w:rPr>
            </w:pPr>
          </w:p>
        </w:tc>
      </w:tr>
      <w:tr w:rsidR="006C029A" w:rsidRPr="00520F3E" w14:paraId="4AB38F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D39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3A03E1" w14:textId="77777777" w:rsidR="006C029A" w:rsidRPr="00520F3E" w:rsidRDefault="00DC691E" w:rsidP="009E691C">
            <w:pPr>
              <w:rPr>
                <w:rFonts w:eastAsiaTheme="minorHAnsi" w:cs="Arial"/>
                <w:vanish/>
                <w:color w:val="000000" w:themeColor="text1"/>
                <w:sz w:val="16"/>
                <w:szCs w:val="16"/>
              </w:rPr>
            </w:pPr>
          </w:p>
        </w:tc>
      </w:tr>
      <w:tr w:rsidR="006C029A" w:rsidRPr="00520F3E" w14:paraId="3535E2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132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5A31D1" w14:textId="77777777" w:rsidR="006C029A" w:rsidRPr="00520F3E" w:rsidRDefault="00DC691E" w:rsidP="00351BDF">
            <w:pPr>
              <w:rPr>
                <w:rFonts w:eastAsiaTheme="minorHAnsi" w:cs="Arial"/>
                <w:vanish/>
                <w:color w:val="000000" w:themeColor="text1"/>
                <w:sz w:val="16"/>
                <w:szCs w:val="16"/>
              </w:rPr>
            </w:pPr>
          </w:p>
        </w:tc>
      </w:tr>
      <w:tr w:rsidR="006C029A" w:rsidRPr="00520F3E" w14:paraId="6957E13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39CF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DBE575"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9FE8AF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525772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6B52E2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7C5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14C83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351B80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10DBA6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69B151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B775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27E8C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994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5553B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7877A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692538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140A75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68421D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61307D3"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32017D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860B2EE" w14:textId="77777777" w:rsidR="00DC0771" w:rsidRPr="00106C9E" w:rsidRDefault="00DC691E" w:rsidP="00A03556"/>
    <w:p w14:paraId="30BD5E1B" w14:textId="77777777" w:rsidR="00D353BB" w:rsidRPr="0040222F" w:rsidRDefault="002B5930" w:rsidP="0040222F">
      <w:pPr>
        <w:pStyle w:val="Heading5"/>
      </w:pPr>
      <w:bookmarkStart w:id="301" w:name="_Toc46730572"/>
      <w:r w:rsidRPr="0040222F">
        <w:t>F-REQ-305269/B-###R_FNC_Veh_HMI_CheckUpdates_003### Check for Updates</w:t>
      </w:r>
      <w:bookmarkEnd w:id="301"/>
    </w:p>
    <w:p w14:paraId="34471124" w14:textId="77777777" w:rsidR="00EA4672" w:rsidRDefault="002B5930" w:rsidP="00EA6FEB">
      <w:pPr>
        <w:rPr>
          <w:rFonts w:cs="Arial"/>
        </w:rPr>
      </w:pPr>
      <w:r>
        <w:rPr>
          <w:rFonts w:cs="Arial"/>
        </w:rPr>
        <w:t>HMI shall be configurable to Check for all applications at the same time or for each application independently.</w:t>
      </w:r>
    </w:p>
    <w:p w14:paraId="6551F3F8" w14:textId="7993C059"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0E037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95A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D6EA1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R_FNC_Vehicle_HMI_058</w:t>
            </w:r>
          </w:p>
        </w:tc>
      </w:tr>
      <w:tr w:rsidR="006C029A" w:rsidRPr="00520F3E" w14:paraId="0BED292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353A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9C4418" w14:textId="77777777" w:rsidR="006C029A" w:rsidRPr="00520F3E" w:rsidRDefault="00DC691E" w:rsidP="009E691C">
            <w:pPr>
              <w:rPr>
                <w:rFonts w:eastAsiaTheme="minorHAnsi" w:cs="Arial"/>
                <w:vanish/>
                <w:color w:val="000000" w:themeColor="text1"/>
                <w:sz w:val="16"/>
                <w:szCs w:val="16"/>
              </w:rPr>
            </w:pPr>
          </w:p>
        </w:tc>
      </w:tr>
      <w:tr w:rsidR="006C029A" w:rsidRPr="00520F3E" w14:paraId="473AAB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51A9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D0E052" w14:textId="77777777" w:rsidR="006C029A" w:rsidRPr="00520F3E" w:rsidRDefault="00DC691E" w:rsidP="009E691C">
            <w:pPr>
              <w:rPr>
                <w:rFonts w:eastAsiaTheme="minorHAnsi" w:cs="Arial"/>
                <w:vanish/>
                <w:color w:val="000000" w:themeColor="text1"/>
                <w:sz w:val="16"/>
                <w:szCs w:val="16"/>
              </w:rPr>
            </w:pPr>
          </w:p>
        </w:tc>
      </w:tr>
      <w:tr w:rsidR="006C029A" w:rsidRPr="00520F3E" w14:paraId="43B7AB8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D1C4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69B0FC" w14:textId="77777777" w:rsidR="006C029A" w:rsidRPr="00520F3E" w:rsidRDefault="00DC691E" w:rsidP="00351BDF">
            <w:pPr>
              <w:rPr>
                <w:rFonts w:eastAsiaTheme="minorHAnsi" w:cs="Arial"/>
                <w:vanish/>
                <w:color w:val="000000" w:themeColor="text1"/>
                <w:sz w:val="16"/>
                <w:szCs w:val="16"/>
              </w:rPr>
            </w:pPr>
          </w:p>
        </w:tc>
      </w:tr>
      <w:tr w:rsidR="006C029A" w:rsidRPr="00520F3E" w14:paraId="4D9E75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3B6CB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C6CE86"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7EDB1E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4D0140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86C922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0B47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D29EC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521BF5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B6231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304655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2EC9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07CC2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E99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C788B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D440A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C00EC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329CC2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AB00A5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E89F97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E32EFE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588E0B6" w14:textId="77777777" w:rsidR="00DC0771" w:rsidRPr="00106C9E" w:rsidRDefault="00DC691E" w:rsidP="00A03556"/>
    <w:p w14:paraId="0F216DFA" w14:textId="77777777" w:rsidR="00D353BB" w:rsidRPr="0040222F" w:rsidRDefault="002B5930" w:rsidP="0040222F">
      <w:pPr>
        <w:pStyle w:val="Heading5"/>
      </w:pPr>
      <w:bookmarkStart w:id="302" w:name="_Toc46730573"/>
      <w:r w:rsidRPr="0040222F">
        <w:t>F-REQ-305270/B-###R_FNC_Veh_HMI_CheckUpdates_004### User Check for Updates during OTA software APP(s) Update is in Process</w:t>
      </w:r>
      <w:bookmarkEnd w:id="302"/>
    </w:p>
    <w:p w14:paraId="1FFE3983" w14:textId="77777777" w:rsidR="00EA4672" w:rsidRDefault="002B5930" w:rsidP="00001F1C">
      <w:pPr>
        <w:rPr>
          <w:rFonts w:cs="Arial"/>
        </w:rPr>
      </w:pPr>
      <w:r>
        <w:rPr>
          <w:rFonts w:cs="Arial"/>
        </w:rPr>
        <w:t>Vehicle is updating APP(s) thru OTA and customer “</w:t>
      </w:r>
      <w:r>
        <w:t>Check for Updates</w:t>
      </w:r>
      <w:r>
        <w:rPr>
          <w:rFonts w:cs="Arial"/>
        </w:rPr>
        <w:t xml:space="preserve">”, then prompt the customer that an OTA update is in progress and try again </w:t>
      </w:r>
      <w:proofErr w:type="gramStart"/>
      <w:r>
        <w:rPr>
          <w:rFonts w:cs="Arial"/>
        </w:rPr>
        <w:t>after sometime</w:t>
      </w:r>
      <w:proofErr w:type="gramEnd"/>
      <w:r>
        <w:rPr>
          <w:rFonts w:cs="Arial"/>
        </w:rPr>
        <w:t xml:space="preserve"> </w:t>
      </w:r>
      <w:proofErr w:type="spellStart"/>
      <w:r>
        <w:rPr>
          <w:rFonts w:cs="Arial"/>
          <w:color w:val="0000CC"/>
        </w:rPr>
        <w:t>LS_OTAM_ECU_App_reside</w:t>
      </w:r>
      <w:proofErr w:type="spellEnd"/>
      <w:r>
        <w:rPr>
          <w:rFonts w:cs="Arial"/>
          <w:color w:val="0000CC"/>
        </w:rPr>
        <w:t xml:space="preserve"> = </w:t>
      </w:r>
      <w:proofErr w:type="spellStart"/>
      <w:r>
        <w:rPr>
          <w:rFonts w:cs="Arial"/>
          <w:color w:val="0000CC"/>
        </w:rPr>
        <w:t>APP_ECU_Updating</w:t>
      </w:r>
      <w:proofErr w:type="spellEnd"/>
      <w:r>
        <w:rPr>
          <w:rFonts w:cs="Arial"/>
        </w:rPr>
        <w:t>.</w:t>
      </w:r>
    </w:p>
    <w:p w14:paraId="292FF2B9" w14:textId="3B2F488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0E472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7F70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FE9D4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R_FNC_Vehicle_HMI_059</w:t>
            </w:r>
          </w:p>
        </w:tc>
      </w:tr>
      <w:tr w:rsidR="006C029A" w:rsidRPr="00520F3E" w14:paraId="5BAA953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A29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288608" w14:textId="77777777" w:rsidR="006C029A" w:rsidRPr="00520F3E" w:rsidRDefault="00DC691E" w:rsidP="009E691C">
            <w:pPr>
              <w:rPr>
                <w:rFonts w:eastAsiaTheme="minorHAnsi" w:cs="Arial"/>
                <w:vanish/>
                <w:color w:val="000000" w:themeColor="text1"/>
                <w:sz w:val="16"/>
                <w:szCs w:val="16"/>
              </w:rPr>
            </w:pPr>
          </w:p>
        </w:tc>
      </w:tr>
      <w:tr w:rsidR="006C029A" w:rsidRPr="00520F3E" w14:paraId="6D7C23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AE3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73F49E" w14:textId="77777777" w:rsidR="006C029A" w:rsidRPr="00520F3E" w:rsidRDefault="00DC691E" w:rsidP="009E691C">
            <w:pPr>
              <w:rPr>
                <w:rFonts w:eastAsiaTheme="minorHAnsi" w:cs="Arial"/>
                <w:vanish/>
                <w:color w:val="000000" w:themeColor="text1"/>
                <w:sz w:val="16"/>
                <w:szCs w:val="16"/>
              </w:rPr>
            </w:pPr>
          </w:p>
        </w:tc>
      </w:tr>
      <w:tr w:rsidR="006C029A" w:rsidRPr="00520F3E" w14:paraId="30DF274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7421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402BDA" w14:textId="77777777" w:rsidR="006C029A" w:rsidRPr="00520F3E" w:rsidRDefault="00DC691E" w:rsidP="00351BDF">
            <w:pPr>
              <w:rPr>
                <w:rFonts w:eastAsiaTheme="minorHAnsi" w:cs="Arial"/>
                <w:vanish/>
                <w:color w:val="000000" w:themeColor="text1"/>
                <w:sz w:val="16"/>
                <w:szCs w:val="16"/>
              </w:rPr>
            </w:pPr>
          </w:p>
        </w:tc>
      </w:tr>
      <w:tr w:rsidR="006C029A" w:rsidRPr="00520F3E" w14:paraId="6AB22A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F1D96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2D463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BEC707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A485E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15590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0E23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7EF4D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839F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2869D8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FEC70B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A08C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32FD3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28733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D87E6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175766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4C307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4AEEA9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CADFA4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96618D4"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CD363F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56AD0B1" w14:textId="77777777" w:rsidR="00DC0771" w:rsidRPr="00106C9E" w:rsidRDefault="00DC691E" w:rsidP="00A03556"/>
    <w:p w14:paraId="3DD4D95D" w14:textId="77777777" w:rsidR="00D353BB" w:rsidRPr="0040222F" w:rsidRDefault="002B5930" w:rsidP="0040222F">
      <w:pPr>
        <w:pStyle w:val="Heading5"/>
      </w:pPr>
      <w:bookmarkStart w:id="303" w:name="_Toc46730574"/>
      <w:r w:rsidRPr="0040222F">
        <w:t>F-REQ-305271/B-###R_FNC_Veh_HMI_CheckUpdates_005### User Check for Updates during OTA software Update is in Process (non-APPs)</w:t>
      </w:r>
      <w:bookmarkEnd w:id="303"/>
    </w:p>
    <w:p w14:paraId="1BA2973E" w14:textId="77777777" w:rsidR="00EA4672" w:rsidRDefault="002B5930" w:rsidP="002E0919">
      <w:pPr>
        <w:rPr>
          <w:rFonts w:cs="Arial"/>
          <w:color w:val="0000CC"/>
        </w:rPr>
      </w:pPr>
      <w:r>
        <w:rPr>
          <w:rFonts w:cs="Arial"/>
        </w:rPr>
        <w:t xml:space="preserve">If OTA software update is in process (non-APPs) and customer </w:t>
      </w:r>
      <w:r>
        <w:t>"Check for Updates", then</w:t>
      </w:r>
      <w:r>
        <w:rPr>
          <w:rFonts w:cs="Arial"/>
        </w:rPr>
        <w:t xml:space="preserve"> vehicle shall check for updates and provide the feedback to the customer with status </w:t>
      </w:r>
      <w:proofErr w:type="spellStart"/>
      <w:r>
        <w:rPr>
          <w:rFonts w:cs="Arial"/>
          <w:color w:val="0000CC"/>
        </w:rPr>
        <w:t>LS_OTAM_ECU_App_reside</w:t>
      </w:r>
      <w:proofErr w:type="spellEnd"/>
      <w:r>
        <w:rPr>
          <w:rFonts w:cs="Arial"/>
          <w:color w:val="0000CC"/>
        </w:rPr>
        <w:t xml:space="preserve"> = None</w:t>
      </w:r>
    </w:p>
    <w:p w14:paraId="19FECEAA" w14:textId="76F1219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63E05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B17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E159C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R_FNC_Vehicle_HMI_060</w:t>
            </w:r>
          </w:p>
        </w:tc>
      </w:tr>
      <w:tr w:rsidR="006C029A" w:rsidRPr="00520F3E" w14:paraId="1C186C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56A02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4B76C6" w14:textId="77777777" w:rsidR="006C029A" w:rsidRPr="00520F3E" w:rsidRDefault="00DC691E" w:rsidP="009E691C">
            <w:pPr>
              <w:rPr>
                <w:rFonts w:eastAsiaTheme="minorHAnsi" w:cs="Arial"/>
                <w:vanish/>
                <w:color w:val="000000" w:themeColor="text1"/>
                <w:sz w:val="16"/>
                <w:szCs w:val="16"/>
              </w:rPr>
            </w:pPr>
          </w:p>
        </w:tc>
      </w:tr>
      <w:tr w:rsidR="006C029A" w:rsidRPr="00520F3E" w14:paraId="52C28C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480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DFD387" w14:textId="77777777" w:rsidR="006C029A" w:rsidRPr="00520F3E" w:rsidRDefault="00DC691E" w:rsidP="009E691C">
            <w:pPr>
              <w:rPr>
                <w:rFonts w:eastAsiaTheme="minorHAnsi" w:cs="Arial"/>
                <w:vanish/>
                <w:color w:val="000000" w:themeColor="text1"/>
                <w:sz w:val="16"/>
                <w:szCs w:val="16"/>
              </w:rPr>
            </w:pPr>
          </w:p>
        </w:tc>
      </w:tr>
      <w:tr w:rsidR="006C029A" w:rsidRPr="00520F3E" w14:paraId="72D4B7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A16F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5227FC" w14:textId="77777777" w:rsidR="006C029A" w:rsidRPr="00520F3E" w:rsidRDefault="00DC691E" w:rsidP="00351BDF">
            <w:pPr>
              <w:rPr>
                <w:rFonts w:eastAsiaTheme="minorHAnsi" w:cs="Arial"/>
                <w:vanish/>
                <w:color w:val="000000" w:themeColor="text1"/>
                <w:sz w:val="16"/>
                <w:szCs w:val="16"/>
              </w:rPr>
            </w:pPr>
          </w:p>
        </w:tc>
      </w:tr>
      <w:tr w:rsidR="006C029A" w:rsidRPr="00520F3E" w14:paraId="3809F47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74C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DBC0F"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04803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B68B4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8B3522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F452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126BF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C594A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7E509B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116A3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6483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0B441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3F7E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DECFF6"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DCC99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2F5D2E"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8251F6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C7CCE4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B034B7F"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87413B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331CC85" w14:textId="77777777" w:rsidR="00DC0771" w:rsidRPr="00106C9E" w:rsidRDefault="00DC691E" w:rsidP="00A03556"/>
    <w:p w14:paraId="487FBC98" w14:textId="77777777" w:rsidR="00D353BB" w:rsidRPr="0040222F" w:rsidRDefault="002B5930" w:rsidP="0040222F">
      <w:pPr>
        <w:pStyle w:val="Heading5"/>
      </w:pPr>
      <w:bookmarkStart w:id="304" w:name="_Toc46730575"/>
      <w:r w:rsidRPr="0040222F">
        <w:t>F-REQ-305272/B-###R_FNC_Veh_HMI_CheckUpdates_006### User Check for Updates during OTA software Update is in Process Where APPs Reign</w:t>
      </w:r>
      <w:bookmarkEnd w:id="304"/>
    </w:p>
    <w:p w14:paraId="72223411" w14:textId="77777777" w:rsidR="00EA4672" w:rsidRDefault="002B5930" w:rsidP="00A46B60">
      <w:pPr>
        <w:rPr>
          <w:rFonts w:cs="Arial"/>
        </w:rPr>
      </w:pPr>
      <w:r>
        <w:rPr>
          <w:rFonts w:cs="Arial"/>
        </w:rPr>
        <w:t xml:space="preserve">If OTA software is updating APPs ECU and customer </w:t>
      </w:r>
      <w:r>
        <w:t>"Check for Updates", then</w:t>
      </w:r>
      <w:r>
        <w:rPr>
          <w:rFonts w:cs="Arial"/>
        </w:rPr>
        <w:t xml:space="preserve"> HMI notify the customer that that an OTA update is in progress and try again after sometime once the current update is complete </w:t>
      </w:r>
      <w:proofErr w:type="spellStart"/>
      <w:r>
        <w:rPr>
          <w:rFonts w:cs="Arial"/>
          <w:color w:val="0000CC"/>
        </w:rPr>
        <w:t>LS_OTAM_ECU_App_reside</w:t>
      </w:r>
      <w:proofErr w:type="spellEnd"/>
      <w:r>
        <w:rPr>
          <w:rFonts w:cs="Arial"/>
          <w:color w:val="0000CC"/>
        </w:rPr>
        <w:t xml:space="preserve"> = </w:t>
      </w:r>
      <w:proofErr w:type="spellStart"/>
      <w:r>
        <w:rPr>
          <w:rFonts w:cs="Arial"/>
          <w:color w:val="0000CC"/>
        </w:rPr>
        <w:t>APP_ECU_Updating</w:t>
      </w:r>
      <w:proofErr w:type="spellEnd"/>
      <w:r>
        <w:rPr>
          <w:rFonts w:cs="Arial"/>
        </w:rPr>
        <w:t>.</w:t>
      </w:r>
    </w:p>
    <w:p w14:paraId="4A7E8552" w14:textId="2E50F05F" w:rsidR="00A46B60" w:rsidRDefault="002B5930" w:rsidP="00A46B60">
      <w:pPr>
        <w:rPr>
          <w:rFonts w:cs="Arial"/>
        </w:rPr>
      </w:pPr>
      <w:r>
        <w:rPr>
          <w:rFonts w:cs="Arial"/>
        </w:rPr>
        <w:t>For Example:</w:t>
      </w:r>
    </w:p>
    <w:p w14:paraId="72CD7886" w14:textId="77777777" w:rsidR="00A46B60" w:rsidRDefault="002B5930" w:rsidP="002B5930">
      <w:pPr>
        <w:numPr>
          <w:ilvl w:val="0"/>
          <w:numId w:val="47"/>
        </w:numPr>
        <w:rPr>
          <w:rFonts w:cs="Arial"/>
        </w:rPr>
      </w:pPr>
      <w:r>
        <w:rPr>
          <w:rFonts w:cs="Arial"/>
        </w:rPr>
        <w:t xml:space="preserve">SYNC and ECG has apps </w:t>
      </w:r>
    </w:p>
    <w:p w14:paraId="1C5D159A" w14:textId="77777777" w:rsidR="00EA4672" w:rsidRDefault="002B5930" w:rsidP="002B5930">
      <w:pPr>
        <w:numPr>
          <w:ilvl w:val="0"/>
          <w:numId w:val="47"/>
        </w:numPr>
        <w:rPr>
          <w:rFonts w:cs="Arial"/>
        </w:rPr>
      </w:pPr>
      <w:r>
        <w:t xml:space="preserve">OTA software Updating </w:t>
      </w:r>
      <w:r>
        <w:rPr>
          <w:rFonts w:cs="Arial"/>
        </w:rPr>
        <w:t>SYNC and ECG</w:t>
      </w:r>
    </w:p>
    <w:p w14:paraId="6F875507" w14:textId="4790E2E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1C6D2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D5E01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0361A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R_FNC_Vehicle_HMI_061</w:t>
            </w:r>
          </w:p>
        </w:tc>
      </w:tr>
      <w:tr w:rsidR="006C029A" w:rsidRPr="00520F3E" w14:paraId="73C0993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8A7D5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F673AD" w14:textId="77777777" w:rsidR="006C029A" w:rsidRPr="00520F3E" w:rsidRDefault="00DC691E" w:rsidP="009E691C">
            <w:pPr>
              <w:rPr>
                <w:rFonts w:eastAsiaTheme="minorHAnsi" w:cs="Arial"/>
                <w:vanish/>
                <w:color w:val="000000" w:themeColor="text1"/>
                <w:sz w:val="16"/>
                <w:szCs w:val="16"/>
              </w:rPr>
            </w:pPr>
          </w:p>
        </w:tc>
      </w:tr>
      <w:tr w:rsidR="006C029A" w:rsidRPr="00520F3E" w14:paraId="79E3090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C316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4D4F2B" w14:textId="77777777" w:rsidR="006C029A" w:rsidRPr="00520F3E" w:rsidRDefault="00DC691E" w:rsidP="009E691C">
            <w:pPr>
              <w:rPr>
                <w:rFonts w:eastAsiaTheme="minorHAnsi" w:cs="Arial"/>
                <w:vanish/>
                <w:color w:val="000000" w:themeColor="text1"/>
                <w:sz w:val="16"/>
                <w:szCs w:val="16"/>
              </w:rPr>
            </w:pPr>
          </w:p>
        </w:tc>
      </w:tr>
      <w:tr w:rsidR="006C029A" w:rsidRPr="00520F3E" w14:paraId="22B5705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DE14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BDC82F" w14:textId="77777777" w:rsidR="006C029A" w:rsidRPr="00520F3E" w:rsidRDefault="00DC691E" w:rsidP="00351BDF">
            <w:pPr>
              <w:rPr>
                <w:rFonts w:eastAsiaTheme="minorHAnsi" w:cs="Arial"/>
                <w:vanish/>
                <w:color w:val="000000" w:themeColor="text1"/>
                <w:sz w:val="16"/>
                <w:szCs w:val="16"/>
              </w:rPr>
            </w:pPr>
          </w:p>
        </w:tc>
      </w:tr>
      <w:tr w:rsidR="006C029A" w:rsidRPr="00520F3E" w14:paraId="43C5AE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A48F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335A42"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1A6EE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71DF82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7667D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BF0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FC96E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35D29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5DDC1F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CAB52B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DE94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E388B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0109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DC6AD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FAA64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CC996C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E3630F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3906C28"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691E6D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650A0D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0005E2D" w14:textId="77777777" w:rsidR="00DC0771" w:rsidRPr="00106C9E" w:rsidRDefault="00DC691E" w:rsidP="00A03556"/>
    <w:p w14:paraId="7929A8E7" w14:textId="77777777" w:rsidR="00D353BB" w:rsidRPr="0040222F" w:rsidRDefault="002B5930" w:rsidP="0040222F">
      <w:pPr>
        <w:pStyle w:val="Heading5"/>
      </w:pPr>
      <w:bookmarkStart w:id="305" w:name="_Toc46730576"/>
      <w:r w:rsidRPr="0040222F">
        <w:lastRenderedPageBreak/>
        <w:t>F-REQ-305273/B-###R_FNC_Veh_HMI_CheckUpdates_007### User Check for Updates during USB APP Update is in Process</w:t>
      </w:r>
      <w:bookmarkEnd w:id="305"/>
    </w:p>
    <w:p w14:paraId="73E2D35D" w14:textId="77777777" w:rsidR="00EA4672" w:rsidRDefault="002B5930" w:rsidP="000E0587">
      <w:pPr>
        <w:rPr>
          <w:rFonts w:cs="Arial"/>
        </w:rPr>
      </w:pPr>
      <w:r>
        <w:rPr>
          <w:rFonts w:cs="Arial"/>
        </w:rPr>
        <w:t xml:space="preserve">If USB software update in is progress (downloading/installing/activating) and customer "Check for Updates”, then the HMI shall have a pop up to inform the customer that USB update is in progress </w:t>
      </w:r>
      <w:proofErr w:type="spellStart"/>
      <w:r>
        <w:rPr>
          <w:rFonts w:cs="Arial"/>
          <w:color w:val="0000CC"/>
        </w:rPr>
        <w:t>LS_USBOTA_SW_Update_Status</w:t>
      </w:r>
      <w:proofErr w:type="spellEnd"/>
      <w:r>
        <w:rPr>
          <w:rFonts w:cs="Arial"/>
          <w:color w:val="0000CC"/>
        </w:rPr>
        <w:t xml:space="preserve"> = updating </w:t>
      </w:r>
      <w:r>
        <w:rPr>
          <w:rFonts w:cs="Arial"/>
        </w:rPr>
        <w:t>retry after the USB update is complete.</w:t>
      </w:r>
    </w:p>
    <w:p w14:paraId="298038B2" w14:textId="3A12877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C9A1D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BCAD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72AE6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R_FNC_Vehicle_HMI_062</w:t>
            </w:r>
          </w:p>
        </w:tc>
      </w:tr>
      <w:tr w:rsidR="006C029A" w:rsidRPr="00520F3E" w14:paraId="6ECAF4A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646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8E727D" w14:textId="77777777" w:rsidR="006C029A" w:rsidRPr="00520F3E" w:rsidRDefault="00DC691E" w:rsidP="009E691C">
            <w:pPr>
              <w:rPr>
                <w:rFonts w:eastAsiaTheme="minorHAnsi" w:cs="Arial"/>
                <w:vanish/>
                <w:color w:val="000000" w:themeColor="text1"/>
                <w:sz w:val="16"/>
                <w:szCs w:val="16"/>
              </w:rPr>
            </w:pPr>
          </w:p>
        </w:tc>
      </w:tr>
      <w:tr w:rsidR="006C029A" w:rsidRPr="00520F3E" w14:paraId="2848EB3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19BE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A0E39E" w14:textId="77777777" w:rsidR="006C029A" w:rsidRPr="00520F3E" w:rsidRDefault="00DC691E" w:rsidP="009E691C">
            <w:pPr>
              <w:rPr>
                <w:rFonts w:eastAsiaTheme="minorHAnsi" w:cs="Arial"/>
                <w:vanish/>
                <w:color w:val="000000" w:themeColor="text1"/>
                <w:sz w:val="16"/>
                <w:szCs w:val="16"/>
              </w:rPr>
            </w:pPr>
          </w:p>
        </w:tc>
      </w:tr>
      <w:tr w:rsidR="006C029A" w:rsidRPr="00520F3E" w14:paraId="48C9474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741CA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7D238A" w14:textId="77777777" w:rsidR="006C029A" w:rsidRPr="00520F3E" w:rsidRDefault="00DC691E" w:rsidP="00351BDF">
            <w:pPr>
              <w:rPr>
                <w:rFonts w:eastAsiaTheme="minorHAnsi" w:cs="Arial"/>
                <w:vanish/>
                <w:color w:val="000000" w:themeColor="text1"/>
                <w:sz w:val="16"/>
                <w:szCs w:val="16"/>
              </w:rPr>
            </w:pPr>
          </w:p>
        </w:tc>
      </w:tr>
      <w:tr w:rsidR="006C029A" w:rsidRPr="00520F3E" w14:paraId="747F20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C0B9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A3BD3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9FC4F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85448F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77537D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068F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B9FD3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347AB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C55178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DBE44F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D09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963D7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228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8CF82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17EE6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215B7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B77351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7695B3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FDCA3B1"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E80BA4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73CCADC" w14:textId="77777777" w:rsidR="00DC0771" w:rsidRPr="00106C9E" w:rsidRDefault="00DC691E" w:rsidP="00A03556"/>
    <w:p w14:paraId="223F3E67" w14:textId="77777777" w:rsidR="00D353BB" w:rsidRPr="0040222F" w:rsidRDefault="002B5930" w:rsidP="0040222F">
      <w:pPr>
        <w:pStyle w:val="Heading5"/>
      </w:pPr>
      <w:bookmarkStart w:id="306" w:name="_Toc46730577"/>
      <w:r w:rsidRPr="0040222F">
        <w:t>F-REQ-305274/B-###R_FNC_Veh_HMI_CheckUpdates_008### User Check for Updates during USB non-APP Update is in Process</w:t>
      </w:r>
      <w:bookmarkEnd w:id="306"/>
    </w:p>
    <w:p w14:paraId="508B59BB" w14:textId="77777777" w:rsidR="00EA4672" w:rsidRDefault="002B5930" w:rsidP="00DF4532">
      <w:pPr>
        <w:rPr>
          <w:rFonts w:cs="Arial"/>
        </w:rPr>
      </w:pPr>
      <w:r>
        <w:rPr>
          <w:rFonts w:cs="Arial"/>
        </w:rPr>
        <w:t xml:space="preserve">If USB software update is paused </w:t>
      </w:r>
      <w:proofErr w:type="spellStart"/>
      <w:r>
        <w:rPr>
          <w:rFonts w:cs="Arial"/>
          <w:color w:val="0000CC"/>
        </w:rPr>
        <w:t>LS_USBOTA_SW_Update_Status</w:t>
      </w:r>
      <w:proofErr w:type="spellEnd"/>
      <w:r>
        <w:rPr>
          <w:rFonts w:cs="Arial"/>
          <w:color w:val="0000CC"/>
        </w:rPr>
        <w:t xml:space="preserve"> = pause </w:t>
      </w:r>
      <w:r>
        <w:rPr>
          <w:rFonts w:cs="Arial"/>
        </w:rPr>
        <w:t xml:space="preserve">and customer "Check for Updates”, then HMI shall have a popup to inform the customer that USB update is paused due to USB device is unplugged please re-plug </w:t>
      </w:r>
      <w:r>
        <w:rPr>
          <w:rFonts w:cs="Arial"/>
          <w:color w:val="0000CC"/>
        </w:rPr>
        <w:t xml:space="preserve">LS_ </w:t>
      </w:r>
      <w:proofErr w:type="spellStart"/>
      <w:r>
        <w:rPr>
          <w:rFonts w:cs="Arial"/>
          <w:color w:val="0000CC"/>
        </w:rPr>
        <w:t>PARSERUSB_Conn_Status</w:t>
      </w:r>
      <w:proofErr w:type="spellEnd"/>
      <w:r>
        <w:rPr>
          <w:rFonts w:cs="Arial"/>
          <w:color w:val="0000CC"/>
        </w:rPr>
        <w:t xml:space="preserve"> = </w:t>
      </w:r>
      <w:proofErr w:type="spellStart"/>
      <w:r>
        <w:rPr>
          <w:rFonts w:cs="Arial"/>
          <w:color w:val="0000CC"/>
        </w:rPr>
        <w:t>USB_unPlug</w:t>
      </w:r>
      <w:proofErr w:type="spellEnd"/>
      <w:r>
        <w:rPr>
          <w:rFonts w:cs="Arial"/>
          <w:color w:val="0000CC"/>
        </w:rPr>
        <w:t xml:space="preserve"> </w:t>
      </w:r>
      <w:r>
        <w:rPr>
          <w:rFonts w:cs="Arial"/>
        </w:rPr>
        <w:t xml:space="preserve">the USB and retry after the USB update is complete. </w:t>
      </w:r>
    </w:p>
    <w:p w14:paraId="03E71348" w14:textId="5FD3846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D71D6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DB5C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6E7B0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R_FNC_Vehicle_HMI_063</w:t>
            </w:r>
          </w:p>
        </w:tc>
      </w:tr>
      <w:tr w:rsidR="006C029A" w:rsidRPr="00520F3E" w14:paraId="0BBDD18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7AC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D06BA1" w14:textId="77777777" w:rsidR="006C029A" w:rsidRPr="00520F3E" w:rsidRDefault="00DC691E" w:rsidP="009E691C">
            <w:pPr>
              <w:rPr>
                <w:rFonts w:eastAsiaTheme="minorHAnsi" w:cs="Arial"/>
                <w:vanish/>
                <w:color w:val="000000" w:themeColor="text1"/>
                <w:sz w:val="16"/>
                <w:szCs w:val="16"/>
              </w:rPr>
            </w:pPr>
          </w:p>
        </w:tc>
      </w:tr>
      <w:tr w:rsidR="006C029A" w:rsidRPr="00520F3E" w14:paraId="1BE7852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C4A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682F33" w14:textId="77777777" w:rsidR="006C029A" w:rsidRPr="00520F3E" w:rsidRDefault="00DC691E" w:rsidP="009E691C">
            <w:pPr>
              <w:rPr>
                <w:rFonts w:eastAsiaTheme="minorHAnsi" w:cs="Arial"/>
                <w:vanish/>
                <w:color w:val="000000" w:themeColor="text1"/>
                <w:sz w:val="16"/>
                <w:szCs w:val="16"/>
              </w:rPr>
            </w:pPr>
          </w:p>
        </w:tc>
      </w:tr>
      <w:tr w:rsidR="006C029A" w:rsidRPr="00520F3E" w14:paraId="6A27716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EC09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44A980" w14:textId="77777777" w:rsidR="006C029A" w:rsidRPr="00520F3E" w:rsidRDefault="00DC691E" w:rsidP="00351BDF">
            <w:pPr>
              <w:rPr>
                <w:rFonts w:eastAsiaTheme="minorHAnsi" w:cs="Arial"/>
                <w:vanish/>
                <w:color w:val="000000" w:themeColor="text1"/>
                <w:sz w:val="16"/>
                <w:szCs w:val="16"/>
              </w:rPr>
            </w:pPr>
          </w:p>
        </w:tc>
      </w:tr>
      <w:tr w:rsidR="006C029A" w:rsidRPr="00520F3E" w14:paraId="45DC2F7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5AD4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45F74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B2C414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BD001A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5157E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16EE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B8786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EF693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A481D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0DEF04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04D0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89067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C946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B53041"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08E70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9316C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EEDFFC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3B55911"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F26C9A0"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E11E0E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B79FA17" w14:textId="77777777" w:rsidR="00DC0771" w:rsidRPr="00106C9E" w:rsidRDefault="00DC691E" w:rsidP="00A03556"/>
    <w:p w14:paraId="317C0FCF" w14:textId="77777777" w:rsidR="00D353BB" w:rsidRPr="0040222F" w:rsidRDefault="002B5930" w:rsidP="0040222F">
      <w:pPr>
        <w:pStyle w:val="Heading5"/>
      </w:pPr>
      <w:bookmarkStart w:id="307" w:name="_Toc46730578"/>
      <w:r w:rsidRPr="0040222F">
        <w:t>F-REQ-305275/B-###R_FNC_Veh_HMI_CheckUpdates_009### User Check for Updates during APPs OTA Activation is pending &amp; ACT Schedule is NOT Set</w:t>
      </w:r>
      <w:bookmarkEnd w:id="307"/>
    </w:p>
    <w:p w14:paraId="39DD6CAA" w14:textId="77777777" w:rsidR="00EA4672" w:rsidRDefault="002B5930" w:rsidP="00D56999">
      <w:pPr>
        <w:rPr>
          <w:rFonts w:cs="Arial"/>
        </w:rPr>
      </w:pPr>
      <w:r>
        <w:rPr>
          <w:rFonts w:cs="Arial"/>
        </w:rPr>
        <w:t xml:space="preserve">If OTA software activation is pending </w:t>
      </w:r>
      <w:proofErr w:type="spellStart"/>
      <w:r>
        <w:rPr>
          <w:rFonts w:cs="Arial"/>
          <w:color w:val="0000CC"/>
        </w:rPr>
        <w:t>LS_USBOTA_SW_Update_Status</w:t>
      </w:r>
      <w:proofErr w:type="spellEnd"/>
      <w:r>
        <w:rPr>
          <w:rFonts w:cs="Arial"/>
          <w:color w:val="0000CC"/>
        </w:rPr>
        <w:t xml:space="preserve"> = pending for activation </w:t>
      </w:r>
      <w:r>
        <w:rPr>
          <w:rFonts w:cs="Arial"/>
        </w:rPr>
        <w:t xml:space="preserve">and an activation schedule is NOT set and customer “Check for Updates”, then the HMI shall notify the customer that software update is in process and waiting to set a schedule time to complete the software update and retry again after the software activation is complete. </w:t>
      </w:r>
    </w:p>
    <w:p w14:paraId="0E248E26" w14:textId="77777777" w:rsidR="00EA4672" w:rsidRDefault="002B5930" w:rsidP="002B5930">
      <w:pPr>
        <w:numPr>
          <w:ilvl w:val="0"/>
          <w:numId w:val="48"/>
        </w:numPr>
        <w:rPr>
          <w:rFonts w:cs="Arial"/>
        </w:rPr>
      </w:pPr>
      <w:r>
        <w:rPr>
          <w:rFonts w:cs="Arial"/>
        </w:rPr>
        <w:t>Prompt to set schedule a time to complete the update that is in process</w:t>
      </w:r>
    </w:p>
    <w:p w14:paraId="2D00DD26" w14:textId="0CFE2D82"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6AFDB9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30CDA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4F3BA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R_FNC_Vehicle_HMI_064</w:t>
            </w:r>
          </w:p>
        </w:tc>
      </w:tr>
      <w:tr w:rsidR="006C029A" w:rsidRPr="00520F3E" w14:paraId="77B9AF7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827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720F18" w14:textId="77777777" w:rsidR="006C029A" w:rsidRPr="00520F3E" w:rsidRDefault="00DC691E" w:rsidP="009E691C">
            <w:pPr>
              <w:rPr>
                <w:rFonts w:eastAsiaTheme="minorHAnsi" w:cs="Arial"/>
                <w:vanish/>
                <w:color w:val="000000" w:themeColor="text1"/>
                <w:sz w:val="16"/>
                <w:szCs w:val="16"/>
              </w:rPr>
            </w:pPr>
          </w:p>
        </w:tc>
      </w:tr>
      <w:tr w:rsidR="006C029A" w:rsidRPr="00520F3E" w14:paraId="03C93D0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8D0D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5EB818" w14:textId="77777777" w:rsidR="006C029A" w:rsidRPr="00520F3E" w:rsidRDefault="00DC691E" w:rsidP="009E691C">
            <w:pPr>
              <w:rPr>
                <w:rFonts w:eastAsiaTheme="minorHAnsi" w:cs="Arial"/>
                <w:vanish/>
                <w:color w:val="000000" w:themeColor="text1"/>
                <w:sz w:val="16"/>
                <w:szCs w:val="16"/>
              </w:rPr>
            </w:pPr>
          </w:p>
        </w:tc>
      </w:tr>
      <w:tr w:rsidR="006C029A" w:rsidRPr="00520F3E" w14:paraId="7E43B3B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35D90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D3CBF1" w14:textId="77777777" w:rsidR="006C029A" w:rsidRPr="00520F3E" w:rsidRDefault="00DC691E" w:rsidP="00351BDF">
            <w:pPr>
              <w:rPr>
                <w:rFonts w:eastAsiaTheme="minorHAnsi" w:cs="Arial"/>
                <w:vanish/>
                <w:color w:val="000000" w:themeColor="text1"/>
                <w:sz w:val="16"/>
                <w:szCs w:val="16"/>
              </w:rPr>
            </w:pPr>
          </w:p>
        </w:tc>
      </w:tr>
      <w:tr w:rsidR="006C029A" w:rsidRPr="00520F3E" w14:paraId="3032371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5170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5BB179"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1B463F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06CFCF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794CD8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894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F7D49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A3B7A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C8E20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DAA695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9DDF2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87BC7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5598B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CF941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7135B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5273F0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C9C4A8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D989229"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12C2163"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5099B6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2E359FB" w14:textId="77777777" w:rsidR="00DC0771" w:rsidRPr="00106C9E" w:rsidRDefault="00DC691E" w:rsidP="00A03556"/>
    <w:p w14:paraId="76FFDC94" w14:textId="77777777" w:rsidR="00D353BB" w:rsidRPr="0040222F" w:rsidRDefault="002B5930" w:rsidP="0040222F">
      <w:pPr>
        <w:pStyle w:val="Heading5"/>
      </w:pPr>
      <w:bookmarkStart w:id="308" w:name="_Toc46730579"/>
      <w:r w:rsidRPr="0040222F">
        <w:t>F-REQ-305276/B-###R_FNC_Veh_HMI_CheckUpdates_010### User Check for Updates during non-APPs OTA Activation is pending &amp; Act Sch is NOT</w:t>
      </w:r>
      <w:bookmarkEnd w:id="308"/>
    </w:p>
    <w:p w14:paraId="56B47B2F" w14:textId="77777777" w:rsidR="00EA4672" w:rsidRDefault="002B5930" w:rsidP="00EA6FEB">
      <w:pPr>
        <w:rPr>
          <w:rFonts w:cs="Arial"/>
        </w:rPr>
      </w:pPr>
      <w:r>
        <w:rPr>
          <w:rFonts w:cs="Arial"/>
        </w:rPr>
        <w:t>If OTA non-APP software activation is pending and an activation schedule is NOT set and customer “Check for Updates”, prompt the customer to set an activation schedule before continue with the request and then vehicle shall check for updates and provide the feedback to the customer with status.</w:t>
      </w:r>
    </w:p>
    <w:p w14:paraId="17A85117" w14:textId="256960D4"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46C45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B8E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D04ED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R_FNC_Vehicle_HMI_065</w:t>
            </w:r>
          </w:p>
        </w:tc>
      </w:tr>
      <w:tr w:rsidR="006C029A" w:rsidRPr="00520F3E" w14:paraId="4125A1C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B9B5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786774" w14:textId="77777777" w:rsidR="006C029A" w:rsidRPr="00520F3E" w:rsidRDefault="00DC691E" w:rsidP="009E691C">
            <w:pPr>
              <w:rPr>
                <w:rFonts w:eastAsiaTheme="minorHAnsi" w:cs="Arial"/>
                <w:vanish/>
                <w:color w:val="000000" w:themeColor="text1"/>
                <w:sz w:val="16"/>
                <w:szCs w:val="16"/>
              </w:rPr>
            </w:pPr>
          </w:p>
        </w:tc>
      </w:tr>
      <w:tr w:rsidR="006C029A" w:rsidRPr="00520F3E" w14:paraId="07ACF8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BD65C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F66C7F" w14:textId="77777777" w:rsidR="006C029A" w:rsidRPr="00520F3E" w:rsidRDefault="00DC691E" w:rsidP="009E691C">
            <w:pPr>
              <w:rPr>
                <w:rFonts w:eastAsiaTheme="minorHAnsi" w:cs="Arial"/>
                <w:vanish/>
                <w:color w:val="000000" w:themeColor="text1"/>
                <w:sz w:val="16"/>
                <w:szCs w:val="16"/>
              </w:rPr>
            </w:pPr>
          </w:p>
        </w:tc>
      </w:tr>
      <w:tr w:rsidR="006C029A" w:rsidRPr="00520F3E" w14:paraId="37FB7C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C692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E1D6D6" w14:textId="77777777" w:rsidR="006C029A" w:rsidRPr="00520F3E" w:rsidRDefault="00DC691E" w:rsidP="00351BDF">
            <w:pPr>
              <w:rPr>
                <w:rFonts w:eastAsiaTheme="minorHAnsi" w:cs="Arial"/>
                <w:vanish/>
                <w:color w:val="000000" w:themeColor="text1"/>
                <w:sz w:val="16"/>
                <w:szCs w:val="16"/>
              </w:rPr>
            </w:pPr>
          </w:p>
        </w:tc>
      </w:tr>
      <w:tr w:rsidR="006C029A" w:rsidRPr="00520F3E" w14:paraId="6FAEBBB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D4B94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D5A03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A70C86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3C60B5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C24DD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50A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3F0D7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F4039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3A99A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E8DFEE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734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7459A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9FEC0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2DACC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49C33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8D2803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C85AE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797302"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63DF44E"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1D259B5"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A5359AE" w14:textId="77777777" w:rsidR="00DC0771" w:rsidRPr="00106C9E" w:rsidRDefault="00DC691E" w:rsidP="00A03556"/>
    <w:p w14:paraId="7AA45048" w14:textId="77777777" w:rsidR="00D353BB" w:rsidRPr="0040222F" w:rsidRDefault="002B5930" w:rsidP="0040222F">
      <w:pPr>
        <w:pStyle w:val="Heading5"/>
      </w:pPr>
      <w:bookmarkStart w:id="309" w:name="_Toc46730580"/>
      <w:r w:rsidRPr="0040222F">
        <w:t>F-REQ-305277/B-###R_FNC_Veh_HMI_CheckUpdates_011### User Check for Updates during APPs OTA Activation is pending and Act Sch is Set</w:t>
      </w:r>
      <w:bookmarkEnd w:id="309"/>
    </w:p>
    <w:p w14:paraId="0CA8E5D3" w14:textId="77777777" w:rsidR="00EA6FEB" w:rsidRDefault="002B5930" w:rsidP="00EA6FEB">
      <w:pPr>
        <w:rPr>
          <w:rFonts w:cs="Arial"/>
        </w:rPr>
      </w:pPr>
      <w:r>
        <w:rPr>
          <w:rFonts w:cs="Arial"/>
        </w:rPr>
        <w:t>If APPs OTA software activation is pending at a set time and customer “Check for Updates”, then the HMI shall notify the customer that activation is already schedule at set time and you can retry again after the software is complete.</w:t>
      </w:r>
    </w:p>
    <w:p w14:paraId="7C1E912D" w14:textId="77777777" w:rsidR="00EA4672" w:rsidRDefault="002B5930" w:rsidP="002B5930">
      <w:pPr>
        <w:numPr>
          <w:ilvl w:val="0"/>
          <w:numId w:val="49"/>
        </w:numPr>
        <w:rPr>
          <w:rFonts w:cs="Arial"/>
        </w:rPr>
      </w:pPr>
      <w:r>
        <w:rPr>
          <w:rFonts w:cs="Arial"/>
        </w:rPr>
        <w:t>Show the time and day for pending activation</w:t>
      </w:r>
    </w:p>
    <w:p w14:paraId="21AFA8DD" w14:textId="64E68F9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841796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EDF2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8DB40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R_FNC_Vehicle_HMI_066</w:t>
            </w:r>
          </w:p>
        </w:tc>
      </w:tr>
      <w:tr w:rsidR="006C029A" w:rsidRPr="00520F3E" w14:paraId="19D433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DAD84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A80BAA" w14:textId="77777777" w:rsidR="006C029A" w:rsidRPr="00520F3E" w:rsidRDefault="00DC691E" w:rsidP="009E691C">
            <w:pPr>
              <w:rPr>
                <w:rFonts w:eastAsiaTheme="minorHAnsi" w:cs="Arial"/>
                <w:vanish/>
                <w:color w:val="000000" w:themeColor="text1"/>
                <w:sz w:val="16"/>
                <w:szCs w:val="16"/>
              </w:rPr>
            </w:pPr>
          </w:p>
        </w:tc>
      </w:tr>
      <w:tr w:rsidR="006C029A" w:rsidRPr="00520F3E" w14:paraId="1F3F5C9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C89E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85B361" w14:textId="77777777" w:rsidR="006C029A" w:rsidRPr="00520F3E" w:rsidRDefault="00DC691E" w:rsidP="009E691C">
            <w:pPr>
              <w:rPr>
                <w:rFonts w:eastAsiaTheme="minorHAnsi" w:cs="Arial"/>
                <w:vanish/>
                <w:color w:val="000000" w:themeColor="text1"/>
                <w:sz w:val="16"/>
                <w:szCs w:val="16"/>
              </w:rPr>
            </w:pPr>
          </w:p>
        </w:tc>
      </w:tr>
      <w:tr w:rsidR="006C029A" w:rsidRPr="00520F3E" w14:paraId="0A1D897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CFEA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592642" w14:textId="77777777" w:rsidR="006C029A" w:rsidRPr="00520F3E" w:rsidRDefault="00DC691E" w:rsidP="00351BDF">
            <w:pPr>
              <w:rPr>
                <w:rFonts w:eastAsiaTheme="minorHAnsi" w:cs="Arial"/>
                <w:vanish/>
                <w:color w:val="000000" w:themeColor="text1"/>
                <w:sz w:val="16"/>
                <w:szCs w:val="16"/>
              </w:rPr>
            </w:pPr>
          </w:p>
        </w:tc>
      </w:tr>
      <w:tr w:rsidR="006C029A" w:rsidRPr="00520F3E" w14:paraId="420FC7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086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A8CE5D"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101886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2DA76E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D86EA8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13AF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1F13C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E47A12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CFEFEE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E40FDA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DFC6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BD195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10E4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0E333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8D02C0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371C2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A4F77C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E4FF3E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C4D48C6"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BEDBBE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5B39AF5" w14:textId="77777777" w:rsidR="00DC0771" w:rsidRPr="00106C9E" w:rsidRDefault="00DC691E" w:rsidP="00A03556"/>
    <w:p w14:paraId="064C9EA5" w14:textId="77777777" w:rsidR="00D353BB" w:rsidRPr="0040222F" w:rsidRDefault="002B5930" w:rsidP="0040222F">
      <w:pPr>
        <w:pStyle w:val="Heading5"/>
      </w:pPr>
      <w:bookmarkStart w:id="310" w:name="_Toc46730581"/>
      <w:r w:rsidRPr="0040222F">
        <w:t>F-REQ-305278/B-###R_FNC_Veh_HMI_CheckUpdates_012### User Check for Updates during non-APPs OTA Activation is pending &amp; Act Sch is Set</w:t>
      </w:r>
      <w:bookmarkEnd w:id="310"/>
    </w:p>
    <w:p w14:paraId="14D0C37D" w14:textId="77777777" w:rsidR="00EA4672" w:rsidRDefault="002B5930" w:rsidP="00EA6FEB">
      <w:pPr>
        <w:rPr>
          <w:rFonts w:cs="Arial"/>
        </w:rPr>
      </w:pPr>
      <w:r>
        <w:rPr>
          <w:rFonts w:cs="Arial"/>
        </w:rPr>
        <w:t>If non-APPs OTA software activation is pending at a set time and customer “Check for Updates”, then vehicle shall check for updates and provide the feedback to the customer with status.</w:t>
      </w:r>
    </w:p>
    <w:p w14:paraId="228F3BE0" w14:textId="3BB473F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30886A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F8B8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C4FC1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R_FNC_Vehicle_HMI_067</w:t>
            </w:r>
          </w:p>
        </w:tc>
      </w:tr>
      <w:tr w:rsidR="006C029A" w:rsidRPr="00520F3E" w14:paraId="0D6AF3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19A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3B279A" w14:textId="77777777" w:rsidR="006C029A" w:rsidRPr="00520F3E" w:rsidRDefault="00DC691E" w:rsidP="009E691C">
            <w:pPr>
              <w:rPr>
                <w:rFonts w:eastAsiaTheme="minorHAnsi" w:cs="Arial"/>
                <w:vanish/>
                <w:color w:val="000000" w:themeColor="text1"/>
                <w:sz w:val="16"/>
                <w:szCs w:val="16"/>
              </w:rPr>
            </w:pPr>
          </w:p>
        </w:tc>
      </w:tr>
      <w:tr w:rsidR="006C029A" w:rsidRPr="00520F3E" w14:paraId="3A715AF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10E8D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C13DEC" w14:textId="77777777" w:rsidR="006C029A" w:rsidRPr="00520F3E" w:rsidRDefault="00DC691E" w:rsidP="009E691C">
            <w:pPr>
              <w:rPr>
                <w:rFonts w:eastAsiaTheme="minorHAnsi" w:cs="Arial"/>
                <w:vanish/>
                <w:color w:val="000000" w:themeColor="text1"/>
                <w:sz w:val="16"/>
                <w:szCs w:val="16"/>
              </w:rPr>
            </w:pPr>
          </w:p>
        </w:tc>
      </w:tr>
      <w:tr w:rsidR="006C029A" w:rsidRPr="00520F3E" w14:paraId="13A4774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BB22C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31E17F" w14:textId="77777777" w:rsidR="006C029A" w:rsidRPr="00520F3E" w:rsidRDefault="00DC691E" w:rsidP="00351BDF">
            <w:pPr>
              <w:rPr>
                <w:rFonts w:eastAsiaTheme="minorHAnsi" w:cs="Arial"/>
                <w:vanish/>
                <w:color w:val="000000" w:themeColor="text1"/>
                <w:sz w:val="16"/>
                <w:szCs w:val="16"/>
              </w:rPr>
            </w:pPr>
          </w:p>
        </w:tc>
      </w:tr>
      <w:tr w:rsidR="006C029A" w:rsidRPr="00520F3E" w14:paraId="15BDF5C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0330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32B71C"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0A79B0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8F2CD6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39CB72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AB0B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AABCD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1A715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87A370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802E86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BC0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9797F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AE4B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936D1B"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4CD652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6AF23F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77A28F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299DFE8"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42F74C3"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B9F408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4819978" w14:textId="77777777" w:rsidR="00DC0771" w:rsidRPr="00106C9E" w:rsidRDefault="00DC691E" w:rsidP="00A03556"/>
    <w:p w14:paraId="1AE94412" w14:textId="77777777" w:rsidR="00D353BB" w:rsidRPr="0040222F" w:rsidRDefault="002B5930" w:rsidP="0040222F">
      <w:pPr>
        <w:pStyle w:val="Heading5"/>
      </w:pPr>
      <w:bookmarkStart w:id="311" w:name="_Toc46730582"/>
      <w:r w:rsidRPr="0040222F">
        <w:lastRenderedPageBreak/>
        <w:t>F-REQ-305279/B-###R_FNC_Veh_HMI_CheckUpdates_013### Customer Check for Updates when NO APP is enabled</w:t>
      </w:r>
      <w:bookmarkEnd w:id="311"/>
    </w:p>
    <w:p w14:paraId="1599FDF5" w14:textId="77777777" w:rsidR="00EA4672" w:rsidRDefault="002B5930" w:rsidP="00EA6FEB">
      <w:pPr>
        <w:rPr>
          <w:rFonts w:cs="Arial"/>
        </w:rPr>
      </w:pPr>
      <w:r>
        <w:rPr>
          <w:rFonts w:cs="Arial"/>
        </w:rPr>
        <w:t xml:space="preserve">Check for update is only for APPs and requires the APP(s) to be enable before it can update. If customer “Check for Updates” and all APPs are disable, then HMI shall prompt the customer to enable APPs before checking for update. </w:t>
      </w:r>
    </w:p>
    <w:p w14:paraId="6EFBA9F7" w14:textId="27E84B3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7520A0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B44A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987F2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R_FNC_Vehicle_HMI_068</w:t>
            </w:r>
          </w:p>
        </w:tc>
      </w:tr>
      <w:tr w:rsidR="006C029A" w:rsidRPr="00520F3E" w14:paraId="23511F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577DB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7FBBB7" w14:textId="77777777" w:rsidR="006C029A" w:rsidRPr="00520F3E" w:rsidRDefault="00DC691E" w:rsidP="009E691C">
            <w:pPr>
              <w:rPr>
                <w:rFonts w:eastAsiaTheme="minorHAnsi" w:cs="Arial"/>
                <w:vanish/>
                <w:color w:val="000000" w:themeColor="text1"/>
                <w:sz w:val="16"/>
                <w:szCs w:val="16"/>
              </w:rPr>
            </w:pPr>
          </w:p>
        </w:tc>
      </w:tr>
      <w:tr w:rsidR="006C029A" w:rsidRPr="00520F3E" w14:paraId="7610EA8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2762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FEEE83" w14:textId="77777777" w:rsidR="006C029A" w:rsidRPr="00520F3E" w:rsidRDefault="00DC691E" w:rsidP="009E691C">
            <w:pPr>
              <w:rPr>
                <w:rFonts w:eastAsiaTheme="minorHAnsi" w:cs="Arial"/>
                <w:vanish/>
                <w:color w:val="000000" w:themeColor="text1"/>
                <w:sz w:val="16"/>
                <w:szCs w:val="16"/>
              </w:rPr>
            </w:pPr>
          </w:p>
        </w:tc>
      </w:tr>
      <w:tr w:rsidR="006C029A" w:rsidRPr="00520F3E" w14:paraId="5762CF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0266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244473" w14:textId="77777777" w:rsidR="006C029A" w:rsidRPr="00520F3E" w:rsidRDefault="00DC691E" w:rsidP="00351BDF">
            <w:pPr>
              <w:rPr>
                <w:rFonts w:eastAsiaTheme="minorHAnsi" w:cs="Arial"/>
                <w:vanish/>
                <w:color w:val="000000" w:themeColor="text1"/>
                <w:sz w:val="16"/>
                <w:szCs w:val="16"/>
              </w:rPr>
            </w:pPr>
          </w:p>
        </w:tc>
      </w:tr>
      <w:tr w:rsidR="006C029A" w:rsidRPr="00520F3E" w14:paraId="634E9B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CC30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674D2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E0798F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4837C9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79508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BA1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39F96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21C16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05763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6F4F6D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4AB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10861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48A2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65C32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EFD859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EFACF7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216521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EAF942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0D3F03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DB3497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D59145A" w14:textId="77777777" w:rsidR="00DC0771" w:rsidRPr="00106C9E" w:rsidRDefault="00DC691E" w:rsidP="00A03556"/>
    <w:p w14:paraId="4D6E972A" w14:textId="77777777" w:rsidR="00D353BB" w:rsidRPr="0040222F" w:rsidRDefault="002B5930" w:rsidP="0040222F">
      <w:pPr>
        <w:pStyle w:val="Heading5"/>
      </w:pPr>
      <w:bookmarkStart w:id="312" w:name="_Toc46730583"/>
      <w:r w:rsidRPr="0040222F">
        <w:t>F-REQ-305280/B-###R_FNC_Veh_HMI_CheckUpdates_014### Timestamp HMI for Check for OTA Software Updates</w:t>
      </w:r>
      <w:bookmarkEnd w:id="312"/>
    </w:p>
    <w:p w14:paraId="26AA0844" w14:textId="77777777" w:rsidR="00EA6FEB" w:rsidRDefault="002B5930" w:rsidP="00EA6FEB">
      <w:pPr>
        <w:rPr>
          <w:rFonts w:cs="Arial"/>
        </w:rPr>
      </w:pPr>
      <w:r>
        <w:rPr>
          <w:rFonts w:cs="Arial"/>
        </w:rPr>
        <w:t xml:space="preserve">HMI shall have timestamp display for OTA software update, which have </w:t>
      </w:r>
      <w:proofErr w:type="gramStart"/>
      <w:r>
        <w:rPr>
          <w:rFonts w:cs="Arial"/>
        </w:rPr>
        <w:t>display</w:t>
      </w:r>
      <w:proofErr w:type="gramEnd"/>
      <w:r>
        <w:rPr>
          <w:rFonts w:cs="Arial"/>
        </w:rPr>
        <w:t xml:space="preserve"> the following: - </w:t>
      </w:r>
    </w:p>
    <w:p w14:paraId="640BE2A8" w14:textId="77777777" w:rsidR="00EA6FEB" w:rsidRDefault="002B5930" w:rsidP="002B5930">
      <w:pPr>
        <w:numPr>
          <w:ilvl w:val="0"/>
          <w:numId w:val="50"/>
        </w:numPr>
        <w:rPr>
          <w:rFonts w:cs="Arial"/>
        </w:rPr>
      </w:pPr>
      <w:r>
        <w:rPr>
          <w:rFonts w:cs="Arial"/>
        </w:rPr>
        <w:t>When last software activation was complete for both OTA and USB updates.</w:t>
      </w:r>
    </w:p>
    <w:p w14:paraId="725EC4AB" w14:textId="77777777" w:rsidR="00EA4672" w:rsidRDefault="002B5930" w:rsidP="002B5930">
      <w:pPr>
        <w:numPr>
          <w:ilvl w:val="0"/>
          <w:numId w:val="50"/>
        </w:numPr>
        <w:rPr>
          <w:rFonts w:cs="Arial"/>
        </w:rPr>
      </w:pPr>
      <w:r>
        <w:rPr>
          <w:rFonts w:cs="Arial"/>
        </w:rPr>
        <w:t xml:space="preserve">Customer check for updates and cloud response back with no updates OTA Manage shall send flag to HMI and HMI shall display this time. </w:t>
      </w:r>
    </w:p>
    <w:p w14:paraId="32FD45E6" w14:textId="77777777" w:rsidR="00EA4672" w:rsidRDefault="002B5930" w:rsidP="00EA6FEB">
      <w:pPr>
        <w:rPr>
          <w:rFonts w:cs="Arial"/>
        </w:rPr>
      </w:pPr>
      <w:r>
        <w:rPr>
          <w:rFonts w:cs="Arial"/>
        </w:rPr>
        <w:t>The OTA Manager shall send a timestamp of software activation time or clouds response time with no updates to HMI.</w:t>
      </w:r>
    </w:p>
    <w:p w14:paraId="3C932F6E" w14:textId="77777777" w:rsidR="00EA4672" w:rsidRDefault="002B5930" w:rsidP="00EA6FEB">
      <w:pPr>
        <w:rPr>
          <w:rFonts w:cs="Arial"/>
        </w:rPr>
      </w:pPr>
      <w:r>
        <w:rPr>
          <w:rFonts w:cs="Arial"/>
        </w:rPr>
        <w:t>Master Reset shall not affect update and/or change the timestamp display.</w:t>
      </w:r>
    </w:p>
    <w:p w14:paraId="23733F86" w14:textId="4FB0615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02A773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58BB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2352C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R_FNC_Vehicle_HMI_069</w:t>
            </w:r>
          </w:p>
        </w:tc>
      </w:tr>
      <w:tr w:rsidR="006C029A" w:rsidRPr="00520F3E" w14:paraId="4D3548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2CBF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CE3788" w14:textId="77777777" w:rsidR="006C029A" w:rsidRPr="00520F3E" w:rsidRDefault="00DC691E" w:rsidP="009E691C">
            <w:pPr>
              <w:rPr>
                <w:rFonts w:eastAsiaTheme="minorHAnsi" w:cs="Arial"/>
                <w:vanish/>
                <w:color w:val="000000" w:themeColor="text1"/>
                <w:sz w:val="16"/>
                <w:szCs w:val="16"/>
              </w:rPr>
            </w:pPr>
          </w:p>
        </w:tc>
      </w:tr>
      <w:tr w:rsidR="006C029A" w:rsidRPr="00520F3E" w14:paraId="35F5A4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2961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802AC6" w14:textId="77777777" w:rsidR="006C029A" w:rsidRPr="00520F3E" w:rsidRDefault="00DC691E" w:rsidP="009E691C">
            <w:pPr>
              <w:rPr>
                <w:rFonts w:eastAsiaTheme="minorHAnsi" w:cs="Arial"/>
                <w:vanish/>
                <w:color w:val="000000" w:themeColor="text1"/>
                <w:sz w:val="16"/>
                <w:szCs w:val="16"/>
              </w:rPr>
            </w:pPr>
          </w:p>
        </w:tc>
      </w:tr>
      <w:tr w:rsidR="006C029A" w:rsidRPr="00520F3E" w14:paraId="2985E9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A55F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58F399" w14:textId="77777777" w:rsidR="006C029A" w:rsidRPr="00520F3E" w:rsidRDefault="00DC691E" w:rsidP="00351BDF">
            <w:pPr>
              <w:rPr>
                <w:rFonts w:eastAsiaTheme="minorHAnsi" w:cs="Arial"/>
                <w:vanish/>
                <w:color w:val="000000" w:themeColor="text1"/>
                <w:sz w:val="16"/>
                <w:szCs w:val="16"/>
              </w:rPr>
            </w:pPr>
          </w:p>
        </w:tc>
      </w:tr>
      <w:tr w:rsidR="006C029A" w:rsidRPr="00520F3E" w14:paraId="347185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6C35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5C41EB"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159C94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8AD09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09B736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26EB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32F6F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03A3E3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571FA4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308E59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5FC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C9E21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F335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57F1E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E7D73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537A6D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0E1DB8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75DB1D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07D78D3"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891151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3B0C122" w14:textId="77777777" w:rsidR="00DC0771" w:rsidRPr="00106C9E" w:rsidRDefault="00DC691E" w:rsidP="00A03556"/>
    <w:p w14:paraId="3EEE1A6E" w14:textId="77777777" w:rsidR="00D353BB" w:rsidRPr="0040222F" w:rsidRDefault="002B5930" w:rsidP="0040222F">
      <w:pPr>
        <w:pStyle w:val="Heading5"/>
      </w:pPr>
      <w:bookmarkStart w:id="313" w:name="_Toc46730584"/>
      <w:r w:rsidRPr="0040222F">
        <w:t>F-REQ-305281/C-###R_FNC_Veh_HMI_CheckUpdates_015### Master Reset when User Check for Update &amp; SW download started but Consent Default is OFF</w:t>
      </w:r>
      <w:bookmarkEnd w:id="313"/>
    </w:p>
    <w:p w14:paraId="0CA38E41" w14:textId="77777777" w:rsidR="00EA4672" w:rsidRDefault="002B5930" w:rsidP="003A5800">
      <w:pPr>
        <w:rPr>
          <w:rFonts w:cs="Arial"/>
          <w:color w:val="0000CC"/>
        </w:rPr>
      </w:pPr>
      <w:r>
        <w:t>When software update is in progress with one-time consent and customer indicate Master reset, then HMI shall p</w:t>
      </w:r>
      <w:r>
        <w:rPr>
          <w:rFonts w:cs="Arial"/>
        </w:rPr>
        <w:t xml:space="preserve">rompt the customer that software Update will pause if you continue with the Master Reset. </w:t>
      </w:r>
      <w:proofErr w:type="spellStart"/>
      <w:r w:rsidRPr="000F7FBC">
        <w:rPr>
          <w:rFonts w:cs="Arial"/>
          <w:color w:val="0000CC"/>
        </w:rPr>
        <w:t>LS_OTAM_HMI_Master_Reset</w:t>
      </w:r>
      <w:proofErr w:type="spellEnd"/>
      <w:r w:rsidRPr="000F7FBC">
        <w:rPr>
          <w:rFonts w:cs="Arial"/>
          <w:color w:val="0000CC"/>
        </w:rPr>
        <w:t xml:space="preserve"> = Pause </w:t>
      </w:r>
    </w:p>
    <w:p w14:paraId="66D5FCA9" w14:textId="77777777" w:rsidR="00EA4672" w:rsidRDefault="002B5930" w:rsidP="0036324A">
      <w:pPr>
        <w:rPr>
          <w:color w:val="000000" w:themeColor="text1"/>
        </w:rPr>
      </w:pPr>
      <w:r>
        <w:t xml:space="preserve">If the “Check for Update” trigger activity is in the downloading files stage or after, then the OTA _SM shall pause the update </w:t>
      </w:r>
      <w:r>
        <w:rPr>
          <w:color w:val="000000" w:themeColor="text1"/>
        </w:rPr>
        <w:t xml:space="preserve">If the vehicle is in a region where IVSU default values of ASU is “OFF”. </w:t>
      </w:r>
    </w:p>
    <w:p w14:paraId="63E9D3D7" w14:textId="77777777" w:rsidR="00EA4672" w:rsidRDefault="002B5930" w:rsidP="0036324A">
      <w:r>
        <w:rPr>
          <w:color w:val="000000" w:themeColor="text1"/>
        </w:rPr>
        <w:t>And if no consent received after, the OTAM shall delete the files and the clear the HMI icon display when the trigger expires.</w:t>
      </w:r>
    </w:p>
    <w:p w14:paraId="4945B712" w14:textId="77777777" w:rsidR="00EA4672" w:rsidRDefault="002B5930" w:rsidP="0036324A">
      <w:r>
        <w:rPr>
          <w:color w:val="000000" w:themeColor="text1"/>
        </w:rPr>
        <w:t>If the vehicle is in a region where IVSU default values of ASU is “ON” and the trigger does not require another consent (PII consent), then</w:t>
      </w:r>
      <w:r>
        <w:rPr>
          <w:b/>
          <w:color w:val="000000" w:themeColor="text1"/>
        </w:rPr>
        <w:t xml:space="preserve"> </w:t>
      </w:r>
      <w:r>
        <w:t>Master reset shall not affect “Check for Update” trigger activities (May pause during the master reset and resume after) and shall continue as dictated in the manifest. (Ref OTAM spec REQ-305522)</w:t>
      </w:r>
    </w:p>
    <w:p w14:paraId="28E12FDB" w14:textId="3DF05DA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12478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F5BE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87C16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R_FNC_Vehicle_HMI_070</w:t>
            </w:r>
          </w:p>
        </w:tc>
      </w:tr>
      <w:tr w:rsidR="006C029A" w:rsidRPr="00520F3E" w14:paraId="6B04D2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E12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2B9520" w14:textId="77777777" w:rsidR="006C029A" w:rsidRPr="00520F3E" w:rsidRDefault="00DC691E" w:rsidP="009E691C">
            <w:pPr>
              <w:rPr>
                <w:rFonts w:eastAsiaTheme="minorHAnsi" w:cs="Arial"/>
                <w:vanish/>
                <w:color w:val="000000" w:themeColor="text1"/>
                <w:sz w:val="16"/>
                <w:szCs w:val="16"/>
              </w:rPr>
            </w:pPr>
          </w:p>
        </w:tc>
      </w:tr>
      <w:tr w:rsidR="006C029A" w:rsidRPr="00520F3E" w14:paraId="73E3159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1BBF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8BE528" w14:textId="77777777" w:rsidR="006C029A" w:rsidRPr="00520F3E" w:rsidRDefault="00DC691E" w:rsidP="009E691C">
            <w:pPr>
              <w:rPr>
                <w:rFonts w:eastAsiaTheme="minorHAnsi" w:cs="Arial"/>
                <w:vanish/>
                <w:color w:val="000000" w:themeColor="text1"/>
                <w:sz w:val="16"/>
                <w:szCs w:val="16"/>
              </w:rPr>
            </w:pPr>
          </w:p>
        </w:tc>
      </w:tr>
      <w:tr w:rsidR="006C029A" w:rsidRPr="00520F3E" w14:paraId="3FD5936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BFDE1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B877B9" w14:textId="77777777" w:rsidR="006C029A" w:rsidRPr="00520F3E" w:rsidRDefault="00DC691E" w:rsidP="00351BDF">
            <w:pPr>
              <w:rPr>
                <w:rFonts w:eastAsiaTheme="minorHAnsi" w:cs="Arial"/>
                <w:vanish/>
                <w:color w:val="000000" w:themeColor="text1"/>
                <w:sz w:val="16"/>
                <w:szCs w:val="16"/>
              </w:rPr>
            </w:pPr>
          </w:p>
        </w:tc>
      </w:tr>
      <w:tr w:rsidR="006C029A" w:rsidRPr="00520F3E" w14:paraId="07E31B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83B94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685B5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861F5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D6DC9C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10CFD1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987F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6F6FC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1EE06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492DBF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46E05C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55AF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2D183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63C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54DAD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5BCB6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5965CA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058926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E1891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654848D"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36E0F95"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0F674DA" w14:textId="77777777" w:rsidR="00DC0771" w:rsidRPr="00106C9E" w:rsidRDefault="00DC691E" w:rsidP="00A03556"/>
    <w:p w14:paraId="39EDC8CE" w14:textId="77777777" w:rsidR="00D353BB" w:rsidRPr="0040222F" w:rsidRDefault="002B5930" w:rsidP="0040222F">
      <w:pPr>
        <w:pStyle w:val="Heading5"/>
      </w:pPr>
      <w:bookmarkStart w:id="314" w:name="_Toc46730585"/>
      <w:r w:rsidRPr="0040222F">
        <w:t>REQ-326182/A-###R_FNC_Veh_HMI_CheckUpdates_016### Master Reset when User Check for Update when SW download has NOT started</w:t>
      </w:r>
      <w:bookmarkEnd w:id="314"/>
    </w:p>
    <w:p w14:paraId="45727C27" w14:textId="77777777" w:rsidR="00EA4672" w:rsidRDefault="002B5930" w:rsidP="00614D21">
      <w:pPr>
        <w:rPr>
          <w:rFonts w:cs="Arial"/>
          <w:color w:val="0000CC"/>
        </w:rPr>
      </w:pPr>
      <w:r>
        <w:t>When software update is in progress with one-time consent and customer indicate Master reset, then HMI shall p</w:t>
      </w:r>
      <w:r>
        <w:rPr>
          <w:rFonts w:cs="Arial"/>
        </w:rPr>
        <w:t xml:space="preserve">rompt the customer that software update will cancel if you continue with the Master Reset. </w:t>
      </w:r>
      <w:proofErr w:type="spellStart"/>
      <w:r w:rsidRPr="000F7FBC">
        <w:rPr>
          <w:rFonts w:cs="Arial"/>
          <w:color w:val="0000CC"/>
        </w:rPr>
        <w:t>LS_OTAM_HMI_Master_</w:t>
      </w:r>
      <w:proofErr w:type="gramStart"/>
      <w:r w:rsidRPr="000F7FBC">
        <w:rPr>
          <w:rFonts w:cs="Arial"/>
          <w:color w:val="0000CC"/>
        </w:rPr>
        <w:t>Reset</w:t>
      </w:r>
      <w:proofErr w:type="spellEnd"/>
      <w:r w:rsidRPr="000F7FBC">
        <w:rPr>
          <w:rFonts w:cs="Arial"/>
          <w:color w:val="0000CC"/>
        </w:rPr>
        <w:t xml:space="preserve">  =</w:t>
      </w:r>
      <w:proofErr w:type="gramEnd"/>
      <w:r w:rsidRPr="000F7FBC">
        <w:rPr>
          <w:rFonts w:cs="Arial"/>
          <w:color w:val="0000CC"/>
        </w:rPr>
        <w:t xml:space="preserve"> Cancel</w:t>
      </w:r>
    </w:p>
    <w:p w14:paraId="46F6D0CA" w14:textId="128CFA7E"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469FEE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4B2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2E89D2" w14:textId="77777777" w:rsidR="006C029A" w:rsidRPr="00520F3E" w:rsidRDefault="00DC691E" w:rsidP="009E691C">
            <w:pPr>
              <w:rPr>
                <w:rFonts w:eastAsiaTheme="minorHAnsi" w:cs="Arial"/>
                <w:vanish/>
                <w:color w:val="000000" w:themeColor="text1"/>
                <w:sz w:val="16"/>
                <w:szCs w:val="16"/>
              </w:rPr>
            </w:pPr>
          </w:p>
        </w:tc>
      </w:tr>
      <w:tr w:rsidR="006C029A" w:rsidRPr="00520F3E" w14:paraId="136274F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65A8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FB8677" w14:textId="77777777" w:rsidR="006C029A" w:rsidRPr="00520F3E" w:rsidRDefault="00DC691E" w:rsidP="009E691C">
            <w:pPr>
              <w:rPr>
                <w:rFonts w:eastAsiaTheme="minorHAnsi" w:cs="Arial"/>
                <w:vanish/>
                <w:color w:val="000000" w:themeColor="text1"/>
                <w:sz w:val="16"/>
                <w:szCs w:val="16"/>
              </w:rPr>
            </w:pPr>
          </w:p>
        </w:tc>
      </w:tr>
      <w:tr w:rsidR="006C029A" w:rsidRPr="00520F3E" w14:paraId="1649E1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E44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F79CDE" w14:textId="77777777" w:rsidR="006C029A" w:rsidRPr="00520F3E" w:rsidRDefault="00DC691E" w:rsidP="009E691C">
            <w:pPr>
              <w:rPr>
                <w:rFonts w:eastAsiaTheme="minorHAnsi" w:cs="Arial"/>
                <w:vanish/>
                <w:color w:val="000000" w:themeColor="text1"/>
                <w:sz w:val="16"/>
                <w:szCs w:val="16"/>
              </w:rPr>
            </w:pPr>
          </w:p>
        </w:tc>
      </w:tr>
      <w:tr w:rsidR="006C029A" w:rsidRPr="00520F3E" w14:paraId="1E0EB61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59878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B06490" w14:textId="77777777" w:rsidR="006C029A" w:rsidRPr="00520F3E" w:rsidRDefault="00DC691E" w:rsidP="00351BDF">
            <w:pPr>
              <w:rPr>
                <w:rFonts w:eastAsiaTheme="minorHAnsi" w:cs="Arial"/>
                <w:vanish/>
                <w:color w:val="000000" w:themeColor="text1"/>
                <w:sz w:val="16"/>
                <w:szCs w:val="16"/>
              </w:rPr>
            </w:pPr>
          </w:p>
        </w:tc>
      </w:tr>
      <w:tr w:rsidR="006C029A" w:rsidRPr="00520F3E" w14:paraId="5CCC432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6C58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92301A"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4C0DB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FB70F2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A7CAF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39D54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B742DA"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D8CAB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898017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57B471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5A0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02FEB1"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F1BC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D25E7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7F02E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A0161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69625B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5633120"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9603E1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C3ACB4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9327232" w14:textId="77777777" w:rsidR="00DC0771" w:rsidRPr="00106C9E" w:rsidRDefault="00DC691E" w:rsidP="00A03556"/>
    <w:p w14:paraId="6F5393EB" w14:textId="77777777" w:rsidR="00D353BB" w:rsidRPr="0040222F" w:rsidRDefault="002B5930" w:rsidP="0040222F">
      <w:pPr>
        <w:pStyle w:val="Heading5"/>
      </w:pPr>
      <w:bookmarkStart w:id="315" w:name="_Toc46730586"/>
      <w:r w:rsidRPr="0040222F">
        <w:t>REQ-326183/A-###R_FNC_Veh_HMI_CheckUpdates_017### Master Reset when User Check for Update &amp; SW download started but Consent Default is ON</w:t>
      </w:r>
      <w:bookmarkEnd w:id="315"/>
    </w:p>
    <w:p w14:paraId="4A5F459E" w14:textId="77777777" w:rsidR="00EA4672" w:rsidRDefault="002B5930" w:rsidP="00500605">
      <w:r>
        <w:t>Prompt the customer that software update is in progress continue or cancel but customer choose to continue, then update shall resume after the system restart is complete, HMI shall show the progress of the software update.</w:t>
      </w:r>
    </w:p>
    <w:p w14:paraId="78E200DC" w14:textId="5411CFD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8839CA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7FE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F82A83" w14:textId="77777777" w:rsidR="006C029A" w:rsidRPr="00520F3E" w:rsidRDefault="00DC691E" w:rsidP="009E691C">
            <w:pPr>
              <w:rPr>
                <w:rFonts w:eastAsiaTheme="minorHAnsi" w:cs="Arial"/>
                <w:vanish/>
                <w:color w:val="000000" w:themeColor="text1"/>
                <w:sz w:val="16"/>
                <w:szCs w:val="16"/>
              </w:rPr>
            </w:pPr>
          </w:p>
        </w:tc>
      </w:tr>
      <w:tr w:rsidR="006C029A" w:rsidRPr="00520F3E" w14:paraId="4525D6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ECF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FDBC18" w14:textId="77777777" w:rsidR="006C029A" w:rsidRPr="00520F3E" w:rsidRDefault="00DC691E" w:rsidP="009E691C">
            <w:pPr>
              <w:rPr>
                <w:rFonts w:eastAsiaTheme="minorHAnsi" w:cs="Arial"/>
                <w:vanish/>
                <w:color w:val="000000" w:themeColor="text1"/>
                <w:sz w:val="16"/>
                <w:szCs w:val="16"/>
              </w:rPr>
            </w:pPr>
          </w:p>
        </w:tc>
      </w:tr>
      <w:tr w:rsidR="006C029A" w:rsidRPr="00520F3E" w14:paraId="6A8775F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2DD1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387FB1" w14:textId="77777777" w:rsidR="006C029A" w:rsidRPr="00520F3E" w:rsidRDefault="00DC691E" w:rsidP="009E691C">
            <w:pPr>
              <w:rPr>
                <w:rFonts w:eastAsiaTheme="minorHAnsi" w:cs="Arial"/>
                <w:vanish/>
                <w:color w:val="000000" w:themeColor="text1"/>
                <w:sz w:val="16"/>
                <w:szCs w:val="16"/>
              </w:rPr>
            </w:pPr>
          </w:p>
        </w:tc>
      </w:tr>
      <w:tr w:rsidR="006C029A" w:rsidRPr="00520F3E" w14:paraId="4B7BC7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4E4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7F4B62" w14:textId="77777777" w:rsidR="006C029A" w:rsidRPr="00520F3E" w:rsidRDefault="00DC691E" w:rsidP="00351BDF">
            <w:pPr>
              <w:rPr>
                <w:rFonts w:eastAsiaTheme="minorHAnsi" w:cs="Arial"/>
                <w:vanish/>
                <w:color w:val="000000" w:themeColor="text1"/>
                <w:sz w:val="16"/>
                <w:szCs w:val="16"/>
              </w:rPr>
            </w:pPr>
          </w:p>
        </w:tc>
      </w:tr>
      <w:tr w:rsidR="006C029A" w:rsidRPr="00520F3E" w14:paraId="7790AD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A5CA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48CDC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0BFB9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BF28E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4F93E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4DF5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DB58DE"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ED1A9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22A3F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F9755B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CC8F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9E3B0B"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4BF2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A612F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31BF6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89BFFF"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F41ADC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BC0B456"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AD3131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E8F6C7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5B5B318" w14:textId="77777777" w:rsidR="00DC0771" w:rsidRPr="00106C9E" w:rsidRDefault="00DC691E" w:rsidP="00A03556"/>
    <w:p w14:paraId="1B9011E6" w14:textId="77777777" w:rsidR="00EA4672" w:rsidRDefault="002B5930" w:rsidP="00DA3F8D">
      <w:pPr>
        <w:pStyle w:val="Heading5"/>
      </w:pPr>
      <w:bookmarkStart w:id="316" w:name="_Toc46730587"/>
      <w:r>
        <w:lastRenderedPageBreak/>
        <w:t>Error Handling</w:t>
      </w:r>
      <w:bookmarkEnd w:id="316"/>
    </w:p>
    <w:p w14:paraId="1A5DEA84" w14:textId="77777777" w:rsidR="00EA4672" w:rsidRDefault="002B5930" w:rsidP="00DA3F8D">
      <w:pPr>
        <w:pStyle w:val="Heading4"/>
      </w:pPr>
      <w:bookmarkStart w:id="317" w:name="_Toc46730588"/>
      <w:r>
        <w:t>Non-Functional Requirements</w:t>
      </w:r>
      <w:bookmarkEnd w:id="317"/>
    </w:p>
    <w:p w14:paraId="3B78CADF" w14:textId="758F6D38" w:rsidR="00D353BB" w:rsidRPr="0040222F" w:rsidRDefault="002B5930" w:rsidP="0040222F">
      <w:pPr>
        <w:pStyle w:val="Heading5"/>
      </w:pPr>
      <w:bookmarkStart w:id="318" w:name="_Toc46730589"/>
      <w:r w:rsidRPr="0040222F">
        <w:t>F-REQ-305282/C-###R_FNC_Veh_HMI_CheckUpdates_018### Progress after a user click Check for Updates</w:t>
      </w:r>
      <w:bookmarkEnd w:id="318"/>
    </w:p>
    <w:p w14:paraId="6B6ACB70" w14:textId="77777777" w:rsidR="00EA4672" w:rsidRDefault="002B5930" w:rsidP="00EA6FEB">
      <w:pPr>
        <w:rPr>
          <w:rFonts w:cs="Arial"/>
        </w:rPr>
      </w:pPr>
      <w:r>
        <w:rPr>
          <w:rFonts w:cs="Arial"/>
        </w:rPr>
        <w:t>Progress of the search shall be display within 1-2 seconds after the customer has clicked on the Check for Update.</w:t>
      </w:r>
    </w:p>
    <w:p w14:paraId="284E5CD6" w14:textId="1FFA9675"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5EF052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4C42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92A5C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R_FNC_Vehicle_HMI_071</w:t>
            </w:r>
          </w:p>
        </w:tc>
      </w:tr>
      <w:tr w:rsidR="006C029A" w:rsidRPr="00520F3E" w14:paraId="7B61B6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A4BF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5426D0" w14:textId="77777777" w:rsidR="006C029A" w:rsidRPr="00520F3E" w:rsidRDefault="00DC691E" w:rsidP="009E691C">
            <w:pPr>
              <w:rPr>
                <w:rFonts w:eastAsiaTheme="minorHAnsi" w:cs="Arial"/>
                <w:vanish/>
                <w:color w:val="000000" w:themeColor="text1"/>
                <w:sz w:val="16"/>
                <w:szCs w:val="16"/>
              </w:rPr>
            </w:pPr>
          </w:p>
        </w:tc>
      </w:tr>
      <w:tr w:rsidR="006C029A" w:rsidRPr="00520F3E" w14:paraId="4EFAB6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AAF9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3727B2" w14:textId="77777777" w:rsidR="006C029A" w:rsidRPr="00520F3E" w:rsidRDefault="00DC691E" w:rsidP="009E691C">
            <w:pPr>
              <w:rPr>
                <w:rFonts w:eastAsiaTheme="minorHAnsi" w:cs="Arial"/>
                <w:vanish/>
                <w:color w:val="000000" w:themeColor="text1"/>
                <w:sz w:val="16"/>
                <w:szCs w:val="16"/>
              </w:rPr>
            </w:pPr>
          </w:p>
        </w:tc>
      </w:tr>
      <w:tr w:rsidR="006C029A" w:rsidRPr="00520F3E" w14:paraId="028909B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76A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C2F049" w14:textId="77777777" w:rsidR="006C029A" w:rsidRPr="00520F3E" w:rsidRDefault="00DC691E" w:rsidP="00351BDF">
            <w:pPr>
              <w:rPr>
                <w:rFonts w:eastAsiaTheme="minorHAnsi" w:cs="Arial"/>
                <w:vanish/>
                <w:color w:val="000000" w:themeColor="text1"/>
                <w:sz w:val="16"/>
                <w:szCs w:val="16"/>
              </w:rPr>
            </w:pPr>
          </w:p>
        </w:tc>
      </w:tr>
      <w:tr w:rsidR="006C029A" w:rsidRPr="00520F3E" w14:paraId="7FC622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46C9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B04EF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2D34C6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F26D50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543BA4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3445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4E1DD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DAD8B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B956C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9C85C9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E44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B08FD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8AB1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CA398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0DB89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6EB2A6"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EE3FBA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6945E2D"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4EDB7F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EB773D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B3971DB" w14:textId="77777777" w:rsidR="00DC0771" w:rsidRPr="00106C9E" w:rsidRDefault="00DC691E" w:rsidP="00A03556"/>
    <w:p w14:paraId="56BFE30E" w14:textId="77777777" w:rsidR="00EA4672" w:rsidRDefault="002B5930" w:rsidP="00DA3F8D">
      <w:pPr>
        <w:pStyle w:val="Heading1"/>
      </w:pPr>
      <w:bookmarkStart w:id="319" w:name="_Toc46730590"/>
      <w:r>
        <w:lastRenderedPageBreak/>
        <w:t>HMI Functions</w:t>
      </w:r>
      <w:bookmarkEnd w:id="319"/>
    </w:p>
    <w:p w14:paraId="4B3AC13C" w14:textId="77777777" w:rsidR="00EA4672" w:rsidRDefault="002B5930" w:rsidP="00DA3F8D">
      <w:pPr>
        <w:pStyle w:val="Heading2"/>
      </w:pPr>
      <w:bookmarkStart w:id="320" w:name="_Toc46730591"/>
      <w:r>
        <w:t>HMI Function in Vehicle HMI</w:t>
      </w:r>
      <w:bookmarkEnd w:id="320"/>
    </w:p>
    <w:p w14:paraId="4B73E0AC" w14:textId="1A76662E" w:rsidR="00760465" w:rsidRDefault="002B5930" w:rsidP="00DA3F8D">
      <w:pPr>
        <w:pStyle w:val="Heading3"/>
      </w:pPr>
      <w:bookmarkStart w:id="321" w:name="_Toc46730592"/>
      <w:r>
        <w:t>Function Description</w:t>
      </w:r>
      <w:bookmarkEnd w:id="321"/>
    </w:p>
    <w:p w14:paraId="22ADCB18" w14:textId="77777777" w:rsidR="00EA4672" w:rsidRDefault="002B5930" w:rsidP="003D0FE0">
      <w:r>
        <w:t>The function specification will cover in OTA related Vehicle HMI flows, default values.</w:t>
      </w:r>
    </w:p>
    <w:p w14:paraId="5AE30017" w14:textId="77777777" w:rsidR="00EA4672" w:rsidRDefault="002B5930" w:rsidP="00DA3F8D">
      <w:pPr>
        <w:pStyle w:val="Heading3"/>
      </w:pPr>
      <w:bookmarkStart w:id="322" w:name="_Toc46730593"/>
      <w:r>
        <w:t>Function Requirements</w:t>
      </w:r>
      <w:bookmarkEnd w:id="322"/>
    </w:p>
    <w:p w14:paraId="52C74914" w14:textId="77777777" w:rsidR="00EA4672" w:rsidRDefault="002B5930" w:rsidP="00DA3F8D">
      <w:pPr>
        <w:pStyle w:val="Heading4"/>
      </w:pPr>
      <w:bookmarkStart w:id="323" w:name="_Toc46730594"/>
      <w:r>
        <w:t>Functional Requirements on HMI</w:t>
      </w:r>
      <w:bookmarkEnd w:id="323"/>
    </w:p>
    <w:p w14:paraId="606C5262" w14:textId="518768AB" w:rsidR="00D353BB" w:rsidRPr="0040222F" w:rsidRDefault="002B5930" w:rsidP="0040222F">
      <w:pPr>
        <w:pStyle w:val="Heading5"/>
      </w:pPr>
      <w:bookmarkStart w:id="324" w:name="_Toc46730595"/>
      <w:r w:rsidRPr="0040222F">
        <w:t>REQ-326786/A-###R_FNC_Vehicle_HMI_001### Type of messaging ICON vs. Transient Message</w:t>
      </w:r>
      <w:bookmarkEnd w:id="324"/>
    </w:p>
    <w:p w14:paraId="380F24C4" w14:textId="77777777" w:rsidR="00EA4672" w:rsidRDefault="002B5930" w:rsidP="00200D73">
      <w:r>
        <w:t xml:space="preserve">HMI shall notify the customer with user required action for software update and these messages can be done thru ICON and/or transient messages. </w:t>
      </w:r>
    </w:p>
    <w:p w14:paraId="60A540A2" w14:textId="77777777" w:rsidR="00EA4672" w:rsidRDefault="002B5930" w:rsidP="00200D73">
      <w:r>
        <w:t xml:space="preserve">This documents reference as an </w:t>
      </w:r>
      <w:proofErr w:type="gramStart"/>
      <w:r>
        <w:t>ICON</w:t>
      </w:r>
      <w:proofErr w:type="gramEnd"/>
      <w:r>
        <w:t xml:space="preserve"> but HMI shall make sure software update has highest priority in messaging other can use transient message instead.  </w:t>
      </w:r>
    </w:p>
    <w:p w14:paraId="0551B498" w14:textId="424B5FC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7AACA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89D91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598E0A" w14:textId="77777777" w:rsidR="006C029A" w:rsidRPr="00520F3E" w:rsidRDefault="00DC691E" w:rsidP="009E691C">
            <w:pPr>
              <w:rPr>
                <w:rFonts w:eastAsiaTheme="minorHAnsi" w:cs="Arial"/>
                <w:vanish/>
                <w:color w:val="000000" w:themeColor="text1"/>
                <w:sz w:val="16"/>
                <w:szCs w:val="16"/>
              </w:rPr>
            </w:pPr>
          </w:p>
        </w:tc>
      </w:tr>
      <w:tr w:rsidR="006C029A" w:rsidRPr="00520F3E" w14:paraId="57903DC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3425D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9DA358" w14:textId="77777777" w:rsidR="006C029A" w:rsidRPr="00520F3E" w:rsidRDefault="00DC691E" w:rsidP="009E691C">
            <w:pPr>
              <w:rPr>
                <w:rFonts w:eastAsiaTheme="minorHAnsi" w:cs="Arial"/>
                <w:vanish/>
                <w:color w:val="000000" w:themeColor="text1"/>
                <w:sz w:val="16"/>
                <w:szCs w:val="16"/>
              </w:rPr>
            </w:pPr>
          </w:p>
        </w:tc>
      </w:tr>
      <w:tr w:rsidR="006C029A" w:rsidRPr="00520F3E" w14:paraId="5950AF8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A01C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60B6C6" w14:textId="77777777" w:rsidR="006C029A" w:rsidRPr="00520F3E" w:rsidRDefault="00DC691E" w:rsidP="009E691C">
            <w:pPr>
              <w:rPr>
                <w:rFonts w:eastAsiaTheme="minorHAnsi" w:cs="Arial"/>
                <w:vanish/>
                <w:color w:val="000000" w:themeColor="text1"/>
                <w:sz w:val="16"/>
                <w:szCs w:val="16"/>
              </w:rPr>
            </w:pPr>
          </w:p>
        </w:tc>
      </w:tr>
      <w:tr w:rsidR="006C029A" w:rsidRPr="00520F3E" w14:paraId="51DE864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6AD9F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378463" w14:textId="77777777" w:rsidR="006C029A" w:rsidRPr="00520F3E" w:rsidRDefault="00DC691E" w:rsidP="00351BDF">
            <w:pPr>
              <w:rPr>
                <w:rFonts w:eastAsiaTheme="minorHAnsi" w:cs="Arial"/>
                <w:vanish/>
                <w:color w:val="000000" w:themeColor="text1"/>
                <w:sz w:val="16"/>
                <w:szCs w:val="16"/>
              </w:rPr>
            </w:pPr>
          </w:p>
        </w:tc>
      </w:tr>
      <w:tr w:rsidR="006C029A" w:rsidRPr="00520F3E" w14:paraId="5F65F53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D25A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E546B3"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D5EEB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834748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BA48A6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7C36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4228A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1E7C1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E8A532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AFDB9E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E9B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7541E2"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D37B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FF7CA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B5E240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99091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2C2F36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2D29064"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2FA174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F5B0B0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C003A17" w14:textId="77777777" w:rsidR="00DC0771" w:rsidRPr="00106C9E" w:rsidRDefault="00DC691E" w:rsidP="00A03556"/>
    <w:p w14:paraId="1FC15A60" w14:textId="77777777" w:rsidR="00D353BB" w:rsidRPr="0040222F" w:rsidRDefault="002B5930" w:rsidP="0040222F">
      <w:pPr>
        <w:pStyle w:val="Heading5"/>
      </w:pPr>
      <w:bookmarkStart w:id="325" w:name="_Toc46730596"/>
      <w:r w:rsidRPr="0040222F">
        <w:t>REQ-326787/A-###R_FNC_Vehicle_HMI_002### Hide unchangeable HMI options</w:t>
      </w:r>
      <w:bookmarkEnd w:id="325"/>
    </w:p>
    <w:p w14:paraId="1FFB0E97" w14:textId="77777777" w:rsidR="00EA4672" w:rsidRDefault="002B5930" w:rsidP="00500605">
      <w:r>
        <w:t>In Vehicle HMI shall hide all the OTA related HMIs that are unchangeable.</w:t>
      </w:r>
    </w:p>
    <w:p w14:paraId="598D283C" w14:textId="3EAD78AB"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51593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4D6B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298D12" w14:textId="77777777" w:rsidR="006C029A" w:rsidRPr="00520F3E" w:rsidRDefault="00DC691E" w:rsidP="009E691C">
            <w:pPr>
              <w:rPr>
                <w:rFonts w:eastAsiaTheme="minorHAnsi" w:cs="Arial"/>
                <w:vanish/>
                <w:color w:val="000000" w:themeColor="text1"/>
                <w:sz w:val="16"/>
                <w:szCs w:val="16"/>
              </w:rPr>
            </w:pPr>
          </w:p>
        </w:tc>
      </w:tr>
      <w:tr w:rsidR="006C029A" w:rsidRPr="00520F3E" w14:paraId="2E5346D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BEE2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016A2F" w14:textId="77777777" w:rsidR="006C029A" w:rsidRPr="00520F3E" w:rsidRDefault="00DC691E" w:rsidP="009E691C">
            <w:pPr>
              <w:rPr>
                <w:rFonts w:eastAsiaTheme="minorHAnsi" w:cs="Arial"/>
                <w:vanish/>
                <w:color w:val="000000" w:themeColor="text1"/>
                <w:sz w:val="16"/>
                <w:szCs w:val="16"/>
              </w:rPr>
            </w:pPr>
          </w:p>
        </w:tc>
      </w:tr>
      <w:tr w:rsidR="006C029A" w:rsidRPr="00520F3E" w14:paraId="2F36339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1A8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281EE6" w14:textId="77777777" w:rsidR="006C029A" w:rsidRPr="00520F3E" w:rsidRDefault="00DC691E" w:rsidP="009E691C">
            <w:pPr>
              <w:rPr>
                <w:rFonts w:eastAsiaTheme="minorHAnsi" w:cs="Arial"/>
                <w:vanish/>
                <w:color w:val="000000" w:themeColor="text1"/>
                <w:sz w:val="16"/>
                <w:szCs w:val="16"/>
              </w:rPr>
            </w:pPr>
          </w:p>
        </w:tc>
      </w:tr>
      <w:tr w:rsidR="006C029A" w:rsidRPr="00520F3E" w14:paraId="598E3E3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555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9F83C0" w14:textId="77777777" w:rsidR="006C029A" w:rsidRPr="00520F3E" w:rsidRDefault="00DC691E" w:rsidP="00351BDF">
            <w:pPr>
              <w:rPr>
                <w:rFonts w:eastAsiaTheme="minorHAnsi" w:cs="Arial"/>
                <w:vanish/>
                <w:color w:val="000000" w:themeColor="text1"/>
                <w:sz w:val="16"/>
                <w:szCs w:val="16"/>
              </w:rPr>
            </w:pPr>
          </w:p>
        </w:tc>
      </w:tr>
      <w:tr w:rsidR="006C029A" w:rsidRPr="00520F3E" w14:paraId="007C0B4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F643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82154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77393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FDB709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E23486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89CB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3226F2"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70D1C4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D02592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3D6E109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9E18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1EA1FE"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396F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7D467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05132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8BD9E4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BDA195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7F41EE"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7110F78"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48B376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0B79D8" w14:textId="77777777" w:rsidR="00DC0771" w:rsidRPr="00106C9E" w:rsidRDefault="00DC691E" w:rsidP="00A03556"/>
    <w:p w14:paraId="484E3FE4" w14:textId="77777777" w:rsidR="00D353BB" w:rsidRPr="0040222F" w:rsidRDefault="002B5930" w:rsidP="0040222F">
      <w:pPr>
        <w:pStyle w:val="Heading5"/>
      </w:pPr>
      <w:bookmarkStart w:id="326" w:name="_Toc46730597"/>
      <w:r w:rsidRPr="0040222F">
        <w:t>F-REQ-305315/B-###R_FNC_Vehicle_HMI_003### Setting Layer Depth</w:t>
      </w:r>
      <w:bookmarkEnd w:id="326"/>
    </w:p>
    <w:p w14:paraId="2061A7F2" w14:textId="77777777" w:rsidR="00EA4672" w:rsidRDefault="002B5930" w:rsidP="00CD1C23">
      <w:pPr>
        <w:rPr>
          <w:rFonts w:cs="Arial"/>
        </w:rPr>
      </w:pPr>
      <w:r>
        <w:rPr>
          <w:rFonts w:cs="Arial"/>
        </w:rPr>
        <w:t>The ASU Setting should be on the first layer of settings for easy access to the consumer.</w:t>
      </w:r>
    </w:p>
    <w:p w14:paraId="44E4C8B9" w14:textId="7D6B81DB"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7EDF3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5470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B2F85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R_FNC_Vehicle_HMI_102</w:t>
            </w:r>
          </w:p>
        </w:tc>
      </w:tr>
      <w:tr w:rsidR="006C029A" w:rsidRPr="00520F3E" w14:paraId="10D2402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AEE3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51F28A" w14:textId="77777777" w:rsidR="006C029A" w:rsidRPr="00520F3E" w:rsidRDefault="00DC691E" w:rsidP="009E691C">
            <w:pPr>
              <w:rPr>
                <w:rFonts w:eastAsiaTheme="minorHAnsi" w:cs="Arial"/>
                <w:vanish/>
                <w:color w:val="000000" w:themeColor="text1"/>
                <w:sz w:val="16"/>
                <w:szCs w:val="16"/>
              </w:rPr>
            </w:pPr>
          </w:p>
        </w:tc>
      </w:tr>
      <w:tr w:rsidR="006C029A" w:rsidRPr="00520F3E" w14:paraId="1E52A6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F3A5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12CD16" w14:textId="77777777" w:rsidR="006C029A" w:rsidRPr="00520F3E" w:rsidRDefault="00DC691E" w:rsidP="009E691C">
            <w:pPr>
              <w:rPr>
                <w:rFonts w:eastAsiaTheme="minorHAnsi" w:cs="Arial"/>
                <w:vanish/>
                <w:color w:val="000000" w:themeColor="text1"/>
                <w:sz w:val="16"/>
                <w:szCs w:val="16"/>
              </w:rPr>
            </w:pPr>
          </w:p>
        </w:tc>
      </w:tr>
      <w:tr w:rsidR="006C029A" w:rsidRPr="00520F3E" w14:paraId="367052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CF15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7C87BE" w14:textId="77777777" w:rsidR="006C029A" w:rsidRPr="00520F3E" w:rsidRDefault="00DC691E" w:rsidP="00351BDF">
            <w:pPr>
              <w:rPr>
                <w:rFonts w:eastAsiaTheme="minorHAnsi" w:cs="Arial"/>
                <w:vanish/>
                <w:color w:val="000000" w:themeColor="text1"/>
                <w:sz w:val="16"/>
                <w:szCs w:val="16"/>
              </w:rPr>
            </w:pPr>
          </w:p>
        </w:tc>
      </w:tr>
      <w:tr w:rsidR="006C029A" w:rsidRPr="00520F3E" w14:paraId="1ECEBB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272B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CE9A78"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408AB1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B992FE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7BD4DF7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F66C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9EC7D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65503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6C2D793"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5FB9C2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8DD9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EB89B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E0A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BCF567"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1F46B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E994B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953DDB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A181CB"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EFD207D"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FD429C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16D52DB" w14:textId="77777777" w:rsidR="00DC0771" w:rsidRPr="00106C9E" w:rsidRDefault="00DC691E" w:rsidP="00A03556"/>
    <w:p w14:paraId="4A1056D4" w14:textId="77777777" w:rsidR="00D353BB" w:rsidRPr="0040222F" w:rsidRDefault="002B5930" w:rsidP="0040222F">
      <w:pPr>
        <w:pStyle w:val="Heading5"/>
      </w:pPr>
      <w:bookmarkStart w:id="327" w:name="_Toc46730598"/>
      <w:r w:rsidRPr="0040222F">
        <w:t>REQ-329380/A-###R_FNC_Vehicle_HMI_004### Extend Display</w:t>
      </w:r>
      <w:bookmarkEnd w:id="327"/>
    </w:p>
    <w:p w14:paraId="600216ED" w14:textId="77777777" w:rsidR="00EA4672" w:rsidRDefault="002B5930" w:rsidP="00500605">
      <w:r>
        <w:t>Software activation shall override the extended display when customer selects NOW options</w:t>
      </w:r>
    </w:p>
    <w:p w14:paraId="6DA963F0" w14:textId="5D74AC4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552BA2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6BD25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723471" w14:textId="77777777" w:rsidR="006C029A" w:rsidRPr="00520F3E" w:rsidRDefault="00DC691E" w:rsidP="009E691C">
            <w:pPr>
              <w:rPr>
                <w:rFonts w:eastAsiaTheme="minorHAnsi" w:cs="Arial"/>
                <w:vanish/>
                <w:color w:val="000000" w:themeColor="text1"/>
                <w:sz w:val="16"/>
                <w:szCs w:val="16"/>
              </w:rPr>
            </w:pPr>
          </w:p>
        </w:tc>
      </w:tr>
      <w:tr w:rsidR="006C029A" w:rsidRPr="00520F3E" w14:paraId="0F8C2FF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BC41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2DD68A" w14:textId="77777777" w:rsidR="006C029A" w:rsidRPr="00520F3E" w:rsidRDefault="00DC691E" w:rsidP="009E691C">
            <w:pPr>
              <w:rPr>
                <w:rFonts w:eastAsiaTheme="minorHAnsi" w:cs="Arial"/>
                <w:vanish/>
                <w:color w:val="000000" w:themeColor="text1"/>
                <w:sz w:val="16"/>
                <w:szCs w:val="16"/>
              </w:rPr>
            </w:pPr>
          </w:p>
        </w:tc>
      </w:tr>
      <w:tr w:rsidR="006C029A" w:rsidRPr="00520F3E" w14:paraId="492C05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1819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89B687" w14:textId="77777777" w:rsidR="006C029A" w:rsidRPr="00520F3E" w:rsidRDefault="00DC691E" w:rsidP="009E691C">
            <w:pPr>
              <w:rPr>
                <w:rFonts w:eastAsiaTheme="minorHAnsi" w:cs="Arial"/>
                <w:vanish/>
                <w:color w:val="000000" w:themeColor="text1"/>
                <w:sz w:val="16"/>
                <w:szCs w:val="16"/>
              </w:rPr>
            </w:pPr>
          </w:p>
        </w:tc>
      </w:tr>
      <w:tr w:rsidR="006C029A" w:rsidRPr="00520F3E" w14:paraId="15E8802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E947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68C207" w14:textId="77777777" w:rsidR="006C029A" w:rsidRPr="00520F3E" w:rsidRDefault="00DC691E" w:rsidP="00351BDF">
            <w:pPr>
              <w:rPr>
                <w:rFonts w:eastAsiaTheme="minorHAnsi" w:cs="Arial"/>
                <w:vanish/>
                <w:color w:val="000000" w:themeColor="text1"/>
                <w:sz w:val="16"/>
                <w:szCs w:val="16"/>
              </w:rPr>
            </w:pPr>
          </w:p>
        </w:tc>
      </w:tr>
      <w:tr w:rsidR="006C029A" w:rsidRPr="00520F3E" w14:paraId="1A3FF8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892A7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2DF577"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2E837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77212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1AB43A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C53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B4BAD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070AC5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903E19"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F15DF0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4EA1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9C4A8C"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4D6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0A4B9C"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035BD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E71B7A"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2DA18D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19E2DC"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211187"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8AA285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3F9149A" w14:textId="77777777" w:rsidR="00DC0771" w:rsidRPr="00106C9E" w:rsidRDefault="00DC691E" w:rsidP="00A03556"/>
    <w:p w14:paraId="65983FDE" w14:textId="77777777" w:rsidR="00D353BB" w:rsidRPr="0040222F" w:rsidRDefault="002B5930" w:rsidP="0040222F">
      <w:pPr>
        <w:pStyle w:val="Heading5"/>
      </w:pPr>
      <w:bookmarkStart w:id="328" w:name="_Toc46730599"/>
      <w:r w:rsidRPr="0040222F">
        <w:t>F-REQ-305207/B-###R_FNC_Vehicle_HMI_006### Automatic Software Updates Setting</w:t>
      </w:r>
      <w:bookmarkEnd w:id="328"/>
    </w:p>
    <w:p w14:paraId="7F4A428B" w14:textId="77777777" w:rsidR="00EA4672" w:rsidRDefault="002B5930" w:rsidP="00CD1C23">
      <w:pPr>
        <w:rPr>
          <w:rFonts w:cs="Arial"/>
        </w:rPr>
      </w:pPr>
      <w:r>
        <w:rPr>
          <w:rFonts w:cs="Arial"/>
        </w:rPr>
        <w:t>The automatic software update setting should be on the first layer of settings for easy access to the consumer.</w:t>
      </w:r>
    </w:p>
    <w:p w14:paraId="3A88CA80" w14:textId="7B0B65B8"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6DD6DD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D51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CC477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R_FNC_Vehicle_HMI_103</w:t>
            </w:r>
          </w:p>
        </w:tc>
      </w:tr>
      <w:tr w:rsidR="006C029A" w:rsidRPr="00520F3E" w14:paraId="5D8818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B25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5EDE70" w14:textId="77777777" w:rsidR="006C029A" w:rsidRPr="00520F3E" w:rsidRDefault="00DC691E" w:rsidP="009E691C">
            <w:pPr>
              <w:rPr>
                <w:rFonts w:eastAsiaTheme="minorHAnsi" w:cs="Arial"/>
                <w:vanish/>
                <w:color w:val="000000" w:themeColor="text1"/>
                <w:sz w:val="16"/>
                <w:szCs w:val="16"/>
              </w:rPr>
            </w:pPr>
          </w:p>
        </w:tc>
      </w:tr>
      <w:tr w:rsidR="006C029A" w:rsidRPr="00520F3E" w14:paraId="67E66B0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0F68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248A9C" w14:textId="77777777" w:rsidR="006C029A" w:rsidRPr="00520F3E" w:rsidRDefault="00DC691E" w:rsidP="009E691C">
            <w:pPr>
              <w:rPr>
                <w:rFonts w:eastAsiaTheme="minorHAnsi" w:cs="Arial"/>
                <w:vanish/>
                <w:color w:val="000000" w:themeColor="text1"/>
                <w:sz w:val="16"/>
                <w:szCs w:val="16"/>
              </w:rPr>
            </w:pPr>
          </w:p>
        </w:tc>
      </w:tr>
      <w:tr w:rsidR="006C029A" w:rsidRPr="00520F3E" w14:paraId="2807936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586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1C0564" w14:textId="77777777" w:rsidR="006C029A" w:rsidRPr="00520F3E" w:rsidRDefault="00DC691E" w:rsidP="00351BDF">
            <w:pPr>
              <w:rPr>
                <w:rFonts w:eastAsiaTheme="minorHAnsi" w:cs="Arial"/>
                <w:vanish/>
                <w:color w:val="000000" w:themeColor="text1"/>
                <w:sz w:val="16"/>
                <w:szCs w:val="16"/>
              </w:rPr>
            </w:pPr>
          </w:p>
        </w:tc>
      </w:tr>
      <w:tr w:rsidR="006C029A" w:rsidRPr="00520F3E" w14:paraId="6BFA4C9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E10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B95980"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AB61E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FD7FC6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A510F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5902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C33F4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65F43D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BB2A42"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D33C2E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DCCA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5CA37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7DE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171FA8"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26766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F9834F1"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6BFC8DA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5C8674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42F6024"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888324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2D40A2D" w14:textId="77777777" w:rsidR="00DC0771" w:rsidRPr="00106C9E" w:rsidRDefault="00DC691E" w:rsidP="00A03556"/>
    <w:p w14:paraId="2B974295" w14:textId="77777777" w:rsidR="00D353BB" w:rsidRPr="0040222F" w:rsidRDefault="002B5930" w:rsidP="0040222F">
      <w:pPr>
        <w:pStyle w:val="Heading5"/>
      </w:pPr>
      <w:bookmarkStart w:id="329" w:name="_Toc46730600"/>
      <w:r w:rsidRPr="0040222F">
        <w:t>F-REQ-305208/D-###R_FNC_Vehicle_HMI_007### Legal Consent</w:t>
      </w:r>
      <w:bookmarkEnd w:id="329"/>
    </w:p>
    <w:p w14:paraId="64E2069F" w14:textId="77777777" w:rsidR="00CD1C23" w:rsidRDefault="002B5930" w:rsidP="00CD1C23">
      <w:pPr>
        <w:rPr>
          <w:rFonts w:cs="Arial"/>
        </w:rPr>
      </w:pPr>
      <w:r>
        <w:rPr>
          <w:rFonts w:cs="Arial"/>
        </w:rPr>
        <w:t xml:space="preserve">HMI shall have a cohesive flow with </w:t>
      </w:r>
      <w:r>
        <w:rPr>
          <w:snapToGrid w:val="0"/>
        </w:rPr>
        <w:t xml:space="preserve">Vehicle Connectivity Setting </w:t>
      </w:r>
      <w:r>
        <w:rPr>
          <w:rFonts w:cs="Arial"/>
        </w:rPr>
        <w:t>and ASU so that the consumer does not get confused on what is providing consent for per region/country.</w:t>
      </w:r>
    </w:p>
    <w:p w14:paraId="4E250051" w14:textId="77777777" w:rsidR="00744B45" w:rsidRDefault="002B5930" w:rsidP="00CD1C23">
      <w:pPr>
        <w:rPr>
          <w:rFonts w:cs="Arial"/>
        </w:rPr>
      </w:pPr>
      <w:r>
        <w:object w:dxaOrig="11011" w:dyaOrig="11011" w14:anchorId="36684950">
          <v:shape id="5f1afd910000389d250c21e5" o:spid="_x0000_i1058" type="#_x0000_t75" style="width:7in;height:411pt" o:ole="">
            <v:imagedata r:id="rId93" o:title=""/>
          </v:shape>
          <o:OLEObject Type="Embed" ProgID="Visio.Drawing.15" ShapeID="5f1afd910000389d250c21e5" DrawAspect="Content" ObjectID="_1682150991" r:id="rId94"/>
        </w:object>
      </w:r>
    </w:p>
    <w:p w14:paraId="224A3B3C" w14:textId="77777777" w:rsidR="00EA4672" w:rsidRDefault="002B5930" w:rsidP="003F5194">
      <w:pPr>
        <w:jc w:val="center"/>
        <w:rPr>
          <w:rFonts w:cs="Arial"/>
          <w:b/>
        </w:rPr>
      </w:pPr>
      <w:r w:rsidRPr="003F5194">
        <w:rPr>
          <w:rFonts w:cs="Arial"/>
          <w:b/>
        </w:rPr>
        <w:t xml:space="preserve">Flow </w:t>
      </w:r>
      <w:r>
        <w:rPr>
          <w:rFonts w:cs="Arial"/>
          <w:b/>
        </w:rPr>
        <w:t>2</w:t>
      </w:r>
      <w:r w:rsidRPr="003F5194">
        <w:rPr>
          <w:rFonts w:cs="Arial"/>
          <w:b/>
        </w:rPr>
        <w:t xml:space="preserve">4: </w:t>
      </w:r>
      <w:r w:rsidRPr="003F5194">
        <w:rPr>
          <w:b/>
          <w:snapToGrid w:val="0"/>
        </w:rPr>
        <w:t xml:space="preserve">Vehicle Connectivity </w:t>
      </w:r>
      <w:r w:rsidRPr="003F5194">
        <w:rPr>
          <w:rFonts w:cs="Arial"/>
          <w:b/>
        </w:rPr>
        <w:t>and ASU Settings</w:t>
      </w:r>
    </w:p>
    <w:p w14:paraId="3075590A" w14:textId="23522B0C"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7DFB62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E5A8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6ED4A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R_FNC_Vehicle_HMI_104</w:t>
            </w:r>
          </w:p>
        </w:tc>
      </w:tr>
      <w:tr w:rsidR="006C029A" w:rsidRPr="00520F3E" w14:paraId="43691FF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5C8A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42EC1F" w14:textId="77777777" w:rsidR="006C029A" w:rsidRPr="00520F3E" w:rsidRDefault="00DC691E" w:rsidP="009E691C">
            <w:pPr>
              <w:rPr>
                <w:rFonts w:eastAsiaTheme="minorHAnsi" w:cs="Arial"/>
                <w:vanish/>
                <w:color w:val="000000" w:themeColor="text1"/>
                <w:sz w:val="16"/>
                <w:szCs w:val="16"/>
              </w:rPr>
            </w:pPr>
          </w:p>
        </w:tc>
      </w:tr>
      <w:tr w:rsidR="006C029A" w:rsidRPr="00520F3E" w14:paraId="21EC49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C94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EA69DF" w14:textId="77777777" w:rsidR="006C029A" w:rsidRPr="00520F3E" w:rsidRDefault="00DC691E" w:rsidP="009E691C">
            <w:pPr>
              <w:rPr>
                <w:rFonts w:eastAsiaTheme="minorHAnsi" w:cs="Arial"/>
                <w:vanish/>
                <w:color w:val="000000" w:themeColor="text1"/>
                <w:sz w:val="16"/>
                <w:szCs w:val="16"/>
              </w:rPr>
            </w:pPr>
          </w:p>
        </w:tc>
      </w:tr>
      <w:tr w:rsidR="006C029A" w:rsidRPr="00520F3E" w14:paraId="224935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D479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4027F1" w14:textId="77777777" w:rsidR="006C029A" w:rsidRPr="00520F3E" w:rsidRDefault="00DC691E" w:rsidP="00351BDF">
            <w:pPr>
              <w:rPr>
                <w:rFonts w:eastAsiaTheme="minorHAnsi" w:cs="Arial"/>
                <w:vanish/>
                <w:color w:val="000000" w:themeColor="text1"/>
                <w:sz w:val="16"/>
                <w:szCs w:val="16"/>
              </w:rPr>
            </w:pPr>
          </w:p>
        </w:tc>
      </w:tr>
      <w:tr w:rsidR="006C029A" w:rsidRPr="00520F3E" w14:paraId="1F8895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491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8178EA"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B08995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EEE9B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5E2853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DA4E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08D38F"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4A8DBD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D064DC7"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FADDFD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1D52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E4192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A58E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676A4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664776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745E6A4"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131064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C713923"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EA9BB1F"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7C721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0CA1D7F" w14:textId="77777777" w:rsidR="00DC0771" w:rsidRPr="00106C9E" w:rsidRDefault="00DC691E" w:rsidP="00A03556"/>
    <w:p w14:paraId="7ED7706D" w14:textId="77777777" w:rsidR="00EA4672" w:rsidRDefault="002B5930" w:rsidP="00DA3F8D">
      <w:pPr>
        <w:pStyle w:val="Heading4"/>
      </w:pPr>
      <w:bookmarkStart w:id="330" w:name="_Toc46730601"/>
      <w:r>
        <w:t>Other Requirements</w:t>
      </w:r>
      <w:bookmarkEnd w:id="330"/>
    </w:p>
    <w:p w14:paraId="5B5E089D" w14:textId="5EE7D4B1" w:rsidR="00D353BB" w:rsidRPr="0040222F" w:rsidRDefault="002B5930" w:rsidP="0040222F">
      <w:pPr>
        <w:pStyle w:val="Heading5"/>
      </w:pPr>
      <w:bookmarkStart w:id="331" w:name="_Toc46730602"/>
      <w:r w:rsidRPr="0040222F">
        <w:t>F-REQ-305318/C-###R_FNC_Vehicle_HMI_008### Privacy Mode</w:t>
      </w:r>
      <w:bookmarkEnd w:id="331"/>
    </w:p>
    <w:p w14:paraId="171E6E56" w14:textId="77777777" w:rsidR="00EA4672" w:rsidRDefault="002B5930" w:rsidP="00CD1C23">
      <w:pPr>
        <w:rPr>
          <w:rFonts w:cs="Arial"/>
        </w:rPr>
      </w:pPr>
      <w:r>
        <w:rPr>
          <w:rFonts w:cs="Arial"/>
        </w:rPr>
        <w:t>Privacy Mode shall disconnect all connection types (Wi-Fi, Modem etc.). If vehicle losses connection due to privacy mode and required software files are 100% downloaded, the software update shall continue until complete.</w:t>
      </w:r>
    </w:p>
    <w:p w14:paraId="55D92F3B" w14:textId="3E13C2A1"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FBC353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F5CF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2C6F7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R_FNC_Vehicle_HMI_105</w:t>
            </w:r>
          </w:p>
        </w:tc>
      </w:tr>
      <w:tr w:rsidR="006C029A" w:rsidRPr="00520F3E" w14:paraId="509835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25FD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3475CE" w14:textId="77777777" w:rsidR="006C029A" w:rsidRPr="00520F3E" w:rsidRDefault="00DC691E" w:rsidP="009E691C">
            <w:pPr>
              <w:rPr>
                <w:rFonts w:eastAsiaTheme="minorHAnsi" w:cs="Arial"/>
                <w:vanish/>
                <w:color w:val="000000" w:themeColor="text1"/>
                <w:sz w:val="16"/>
                <w:szCs w:val="16"/>
              </w:rPr>
            </w:pPr>
          </w:p>
        </w:tc>
      </w:tr>
      <w:tr w:rsidR="006C029A" w:rsidRPr="00520F3E" w14:paraId="018BF5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4891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0CDD20" w14:textId="77777777" w:rsidR="006C029A" w:rsidRPr="00520F3E" w:rsidRDefault="00DC691E" w:rsidP="009E691C">
            <w:pPr>
              <w:rPr>
                <w:rFonts w:eastAsiaTheme="minorHAnsi" w:cs="Arial"/>
                <w:vanish/>
                <w:color w:val="000000" w:themeColor="text1"/>
                <w:sz w:val="16"/>
                <w:szCs w:val="16"/>
              </w:rPr>
            </w:pPr>
          </w:p>
        </w:tc>
      </w:tr>
      <w:tr w:rsidR="006C029A" w:rsidRPr="00520F3E" w14:paraId="7286796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4511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BE09B1" w14:textId="77777777" w:rsidR="006C029A" w:rsidRPr="00520F3E" w:rsidRDefault="00DC691E" w:rsidP="00351BDF">
            <w:pPr>
              <w:rPr>
                <w:rFonts w:eastAsiaTheme="minorHAnsi" w:cs="Arial"/>
                <w:vanish/>
                <w:color w:val="000000" w:themeColor="text1"/>
                <w:sz w:val="16"/>
                <w:szCs w:val="16"/>
              </w:rPr>
            </w:pPr>
          </w:p>
        </w:tc>
      </w:tr>
      <w:tr w:rsidR="006C029A" w:rsidRPr="00520F3E" w14:paraId="76493B6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EB734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B25113"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DCF70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FEB3EB"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B756E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79A4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ABB5D4"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96B6DC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95FCE2C"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43A2397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C78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4B281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F23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0C0870"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AC9B3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CC31E0"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5770A1D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1844574"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A695334"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5A9A02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6FED556" w14:textId="77777777" w:rsidR="00DC0771" w:rsidRPr="00106C9E" w:rsidRDefault="00DC691E" w:rsidP="00A03556"/>
    <w:p w14:paraId="494AF83E" w14:textId="77777777" w:rsidR="00760465" w:rsidRDefault="002B5930" w:rsidP="00DA3F8D">
      <w:pPr>
        <w:pStyle w:val="Heading3"/>
      </w:pPr>
      <w:bookmarkStart w:id="332" w:name="_Toc46730603"/>
      <w:r>
        <w:lastRenderedPageBreak/>
        <w:t>Function Scope</w:t>
      </w:r>
      <w:bookmarkEnd w:id="332"/>
    </w:p>
    <w:p w14:paraId="714ACF92" w14:textId="77777777" w:rsidR="00EA4672" w:rsidRDefault="00523FC4" w:rsidP="003F5194">
      <w:pPr>
        <w:pStyle w:val="Caption"/>
        <w:jc w:val="center"/>
      </w:pPr>
      <w:r>
        <w:rPr>
          <w:noProof/>
        </w:rPr>
        <w:drawing>
          <wp:inline distT="0" distB="0" distL="0" distR="0" wp14:anchorId="59D15335" wp14:editId="1F8D9010">
            <wp:extent cx="6713220" cy="4050030"/>
            <wp:effectExtent l="0" t="0" r="0" b="0"/>
            <wp:docPr id="38" name="5f1afd910000389d761f7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10000389d761f7a3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713220" cy="4050030"/>
                    </a:xfrm>
                    <a:prstGeom prst="rect">
                      <a:avLst/>
                    </a:prstGeom>
                    <a:noFill/>
                    <a:ln>
                      <a:noFill/>
                    </a:ln>
                  </pic:spPr>
                </pic:pic>
              </a:graphicData>
            </a:graphic>
          </wp:inline>
        </w:drawing>
      </w:r>
      <w:r w:rsidR="002B5930">
        <w:t>Figure 13: Overall In vehicle HMI</w:t>
      </w:r>
    </w:p>
    <w:p w14:paraId="01D8975D" w14:textId="77777777" w:rsidR="00EA4672" w:rsidRDefault="002B5930" w:rsidP="00DA3F8D">
      <w:pPr>
        <w:pStyle w:val="Heading3"/>
      </w:pPr>
      <w:bookmarkStart w:id="333" w:name="_Toc46730604"/>
      <w:r>
        <w:lastRenderedPageBreak/>
        <w:t>Function Modeling</w:t>
      </w:r>
      <w:bookmarkEnd w:id="333"/>
    </w:p>
    <w:p w14:paraId="15789818" w14:textId="2A00F58B" w:rsidR="00EA4672" w:rsidRDefault="002B5930" w:rsidP="00DA3F8D">
      <w:pPr>
        <w:pStyle w:val="Heading3"/>
      </w:pPr>
      <w:bookmarkStart w:id="334" w:name="_Toc46730605"/>
      <w:r>
        <w:t>OTA Software Update Requirements</w:t>
      </w:r>
      <w:bookmarkEnd w:id="334"/>
    </w:p>
    <w:p w14:paraId="1383125F" w14:textId="671E6E41" w:rsidR="00760465" w:rsidRDefault="002B5930" w:rsidP="00DA3F8D">
      <w:pPr>
        <w:pStyle w:val="Heading3"/>
      </w:pPr>
      <w:bookmarkStart w:id="335" w:name="_Toc46730606"/>
      <w:r>
        <w:t>Function Requirements</w:t>
      </w:r>
      <w:bookmarkEnd w:id="335"/>
    </w:p>
    <w:p w14:paraId="266482AE" w14:textId="2A6906BB" w:rsidR="00CD1C23" w:rsidRDefault="00523FC4" w:rsidP="00CD1C23">
      <w:pPr>
        <w:rPr>
          <w:i/>
          <w:color w:val="808080"/>
        </w:rPr>
      </w:pPr>
      <w:r>
        <w:rPr>
          <w:i/>
          <w:noProof/>
          <w:color w:val="808080"/>
        </w:rPr>
        <w:drawing>
          <wp:inline distT="0" distB="0" distL="0" distR="0" wp14:anchorId="4E720D97" wp14:editId="58E37E16">
            <wp:extent cx="6739890" cy="3676650"/>
            <wp:effectExtent l="0" t="0" r="0" b="0"/>
            <wp:docPr id="39" name="5f1afd910000389d6ccf9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10000389d6ccf95a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739890" cy="3676650"/>
                    </a:xfrm>
                    <a:prstGeom prst="rect">
                      <a:avLst/>
                    </a:prstGeom>
                    <a:noFill/>
                    <a:ln>
                      <a:noFill/>
                    </a:ln>
                  </pic:spPr>
                </pic:pic>
              </a:graphicData>
            </a:graphic>
          </wp:inline>
        </w:drawing>
      </w:r>
    </w:p>
    <w:p w14:paraId="2A84FD6E" w14:textId="77777777" w:rsidR="00EA4672" w:rsidRDefault="002B5930" w:rsidP="00E2570D">
      <w:pPr>
        <w:jc w:val="center"/>
      </w:pPr>
      <w:r w:rsidRPr="003F5194">
        <w:rPr>
          <w:b/>
        </w:rPr>
        <w:t>Figure 14: IVSU HMI</w:t>
      </w:r>
    </w:p>
    <w:p w14:paraId="1E60ECCD" w14:textId="77777777" w:rsidR="00EA4672" w:rsidRDefault="002B5930" w:rsidP="00DA3F8D">
      <w:pPr>
        <w:pStyle w:val="Heading4"/>
      </w:pPr>
      <w:bookmarkStart w:id="336" w:name="_Toc46730607"/>
      <w:r>
        <w:lastRenderedPageBreak/>
        <w:t>Requirements on HMI Views</w:t>
      </w:r>
      <w:bookmarkEnd w:id="336"/>
    </w:p>
    <w:p w14:paraId="41BE3074" w14:textId="4AFB1BA9" w:rsidR="00EA4672" w:rsidRDefault="002B5930" w:rsidP="00DA3F8D">
      <w:pPr>
        <w:pStyle w:val="Heading5"/>
      </w:pPr>
      <w:bookmarkStart w:id="337" w:name="_Toc46730608"/>
      <w:r>
        <w:t>Automatic Updates for Software</w:t>
      </w:r>
      <w:bookmarkEnd w:id="337"/>
    </w:p>
    <w:p w14:paraId="60E88483" w14:textId="7ECAB63D" w:rsidR="00CD1C23" w:rsidRDefault="00523FC4" w:rsidP="003F5194">
      <w:pPr>
        <w:keepNext/>
        <w:jc w:val="center"/>
      </w:pPr>
      <w:r>
        <w:rPr>
          <w:noProof/>
        </w:rPr>
        <w:drawing>
          <wp:inline distT="0" distB="0" distL="0" distR="0" wp14:anchorId="088044EF" wp14:editId="0F3C9EC0">
            <wp:extent cx="4385310" cy="3558540"/>
            <wp:effectExtent l="0" t="0" r="0" b="0"/>
            <wp:docPr id="40" name="5f1afd910000389d5796e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10000389d5796e03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85310" cy="3558540"/>
                    </a:xfrm>
                    <a:prstGeom prst="rect">
                      <a:avLst/>
                    </a:prstGeom>
                    <a:noFill/>
                    <a:ln>
                      <a:noFill/>
                    </a:ln>
                  </pic:spPr>
                </pic:pic>
              </a:graphicData>
            </a:graphic>
          </wp:inline>
        </w:drawing>
      </w:r>
    </w:p>
    <w:p w14:paraId="6A4DAE81" w14:textId="77777777" w:rsidR="00EA4672" w:rsidRDefault="002B5930" w:rsidP="003F5194">
      <w:pPr>
        <w:keepNext/>
        <w:jc w:val="center"/>
      </w:pPr>
      <w:r w:rsidRPr="003F5194">
        <w:rPr>
          <w:b/>
        </w:rPr>
        <w:t>Flow 25: IVSU Prompts</w:t>
      </w:r>
    </w:p>
    <w:p w14:paraId="13F93A77" w14:textId="0769361D" w:rsidR="00EA4672" w:rsidRDefault="002B5930" w:rsidP="00DA3F8D">
      <w:pPr>
        <w:pStyle w:val="Heading5"/>
      </w:pPr>
      <w:bookmarkStart w:id="338" w:name="_Toc46730609"/>
      <w:r>
        <w:t>Notifications Subscription when User Consent = ON</w:t>
      </w:r>
      <w:bookmarkEnd w:id="338"/>
    </w:p>
    <w:p w14:paraId="7A1A96D7" w14:textId="5B52D66F" w:rsidR="00CD1C23" w:rsidRDefault="00523FC4" w:rsidP="003F5194">
      <w:pPr>
        <w:ind w:left="720"/>
        <w:jc w:val="center"/>
      </w:pPr>
      <w:r>
        <w:rPr>
          <w:noProof/>
        </w:rPr>
        <w:drawing>
          <wp:inline distT="0" distB="0" distL="0" distR="0" wp14:anchorId="3BE12797" wp14:editId="27BEAB31">
            <wp:extent cx="4568190" cy="1485900"/>
            <wp:effectExtent l="0" t="0" r="0" b="0"/>
            <wp:docPr id="41" name="5f1afd920000389d5797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5797558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68190" cy="1485900"/>
                    </a:xfrm>
                    <a:prstGeom prst="rect">
                      <a:avLst/>
                    </a:prstGeom>
                    <a:noFill/>
                    <a:ln>
                      <a:noFill/>
                    </a:ln>
                  </pic:spPr>
                </pic:pic>
              </a:graphicData>
            </a:graphic>
          </wp:inline>
        </w:drawing>
      </w:r>
    </w:p>
    <w:p w14:paraId="698E5863" w14:textId="77777777" w:rsidR="00EA4672" w:rsidRDefault="002B5930" w:rsidP="0082318D">
      <w:pPr>
        <w:jc w:val="center"/>
        <w:rPr>
          <w:b/>
        </w:rPr>
      </w:pPr>
      <w:r w:rsidRPr="003F5194">
        <w:rPr>
          <w:b/>
        </w:rPr>
        <w:t>Flow 26: User Consent = ON</w:t>
      </w:r>
    </w:p>
    <w:p w14:paraId="694FE4A9" w14:textId="6D33714C" w:rsidR="00760465" w:rsidRDefault="002B5930" w:rsidP="00DA3F8D">
      <w:pPr>
        <w:pStyle w:val="Heading5"/>
      </w:pPr>
      <w:bookmarkStart w:id="339" w:name="_Toc46730610"/>
      <w:r>
        <w:lastRenderedPageBreak/>
        <w:t>Notifications Subscription when User Consent = OFF</w:t>
      </w:r>
      <w:bookmarkEnd w:id="339"/>
    </w:p>
    <w:p w14:paraId="39041D8F" w14:textId="1E7B67E2" w:rsidR="00CD1C23" w:rsidRDefault="00523FC4" w:rsidP="003F5194">
      <w:pPr>
        <w:ind w:left="720"/>
        <w:jc w:val="center"/>
      </w:pPr>
      <w:r>
        <w:rPr>
          <w:noProof/>
        </w:rPr>
        <w:drawing>
          <wp:inline distT="0" distB="0" distL="0" distR="0" wp14:anchorId="47B8B07C" wp14:editId="2DAB44CE">
            <wp:extent cx="4255770" cy="2484120"/>
            <wp:effectExtent l="0" t="0" r="0" b="0"/>
            <wp:docPr id="42" name="5f1afd920000389d3220ff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3220fff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55770" cy="2484120"/>
                    </a:xfrm>
                    <a:prstGeom prst="rect">
                      <a:avLst/>
                    </a:prstGeom>
                    <a:noFill/>
                    <a:ln>
                      <a:noFill/>
                    </a:ln>
                  </pic:spPr>
                </pic:pic>
              </a:graphicData>
            </a:graphic>
          </wp:inline>
        </w:drawing>
      </w:r>
    </w:p>
    <w:p w14:paraId="30EC5021" w14:textId="77777777" w:rsidR="00EA4672" w:rsidRDefault="002B5930" w:rsidP="000C2BDA">
      <w:pPr>
        <w:ind w:left="720"/>
        <w:jc w:val="center"/>
        <w:rPr>
          <w:b/>
        </w:rPr>
      </w:pPr>
      <w:r w:rsidRPr="003F5194">
        <w:rPr>
          <w:b/>
        </w:rPr>
        <w:t>Flow: 27: User Consent = OFF</w:t>
      </w:r>
    </w:p>
    <w:p w14:paraId="7F093DF2" w14:textId="14E1AE67" w:rsidR="00760465" w:rsidRDefault="002B5930" w:rsidP="00DA3F8D">
      <w:pPr>
        <w:pStyle w:val="Heading5"/>
      </w:pPr>
      <w:bookmarkStart w:id="340" w:name="_Toc46730611"/>
      <w:r>
        <w:t>Connection Preferred Network Settings</w:t>
      </w:r>
      <w:bookmarkEnd w:id="340"/>
    </w:p>
    <w:p w14:paraId="209A5BBC" w14:textId="5791EEDB" w:rsidR="00CD1C23" w:rsidRDefault="00523FC4" w:rsidP="003F5194">
      <w:pPr>
        <w:ind w:left="720"/>
        <w:jc w:val="center"/>
      </w:pPr>
      <w:r>
        <w:rPr>
          <w:noProof/>
        </w:rPr>
        <w:drawing>
          <wp:inline distT="0" distB="0" distL="0" distR="0" wp14:anchorId="13575CB7" wp14:editId="6E69453C">
            <wp:extent cx="3448050" cy="2087880"/>
            <wp:effectExtent l="0" t="0" r="0" b="0"/>
            <wp:docPr id="43" name="5f1afd920000389d4f7a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4f7a63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48050" cy="2087880"/>
                    </a:xfrm>
                    <a:prstGeom prst="rect">
                      <a:avLst/>
                    </a:prstGeom>
                    <a:noFill/>
                    <a:ln>
                      <a:noFill/>
                    </a:ln>
                  </pic:spPr>
                </pic:pic>
              </a:graphicData>
            </a:graphic>
          </wp:inline>
        </w:drawing>
      </w:r>
    </w:p>
    <w:p w14:paraId="37F71BCF" w14:textId="77777777" w:rsidR="00EA4672" w:rsidRDefault="002B5930" w:rsidP="003F5194">
      <w:pPr>
        <w:ind w:left="1440"/>
        <w:jc w:val="center"/>
      </w:pPr>
      <w:r w:rsidRPr="003F5194">
        <w:rPr>
          <w:b/>
        </w:rPr>
        <w:t>Flow 28: Connection Settings</w:t>
      </w:r>
    </w:p>
    <w:p w14:paraId="649798C9" w14:textId="191E3C2C" w:rsidR="00760465" w:rsidRDefault="002B5930" w:rsidP="00DA3F8D">
      <w:pPr>
        <w:pStyle w:val="Heading5"/>
      </w:pPr>
      <w:bookmarkStart w:id="341" w:name="_Toc46730612"/>
      <w:r>
        <w:t>Check Updates</w:t>
      </w:r>
      <w:bookmarkEnd w:id="341"/>
    </w:p>
    <w:p w14:paraId="26CD4252" w14:textId="687209E9" w:rsidR="00CD1C23" w:rsidRDefault="00523FC4" w:rsidP="003F5194">
      <w:pPr>
        <w:ind w:left="720"/>
        <w:jc w:val="center"/>
      </w:pPr>
      <w:r>
        <w:rPr>
          <w:noProof/>
        </w:rPr>
        <w:drawing>
          <wp:inline distT="0" distB="0" distL="0" distR="0" wp14:anchorId="198C9FE4" wp14:editId="0A332DD5">
            <wp:extent cx="4156710" cy="2183130"/>
            <wp:effectExtent l="0" t="0" r="0" b="0"/>
            <wp:docPr id="44" name="5f1afd920000389d37035a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37035a4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56710" cy="2183130"/>
                    </a:xfrm>
                    <a:prstGeom prst="rect">
                      <a:avLst/>
                    </a:prstGeom>
                    <a:noFill/>
                    <a:ln>
                      <a:noFill/>
                    </a:ln>
                  </pic:spPr>
                </pic:pic>
              </a:graphicData>
            </a:graphic>
          </wp:inline>
        </w:drawing>
      </w:r>
    </w:p>
    <w:p w14:paraId="7E26142D" w14:textId="77777777" w:rsidR="00EA4672" w:rsidRDefault="002B5930" w:rsidP="003F5194">
      <w:pPr>
        <w:ind w:left="720"/>
        <w:jc w:val="center"/>
      </w:pPr>
      <w:r w:rsidRPr="003F5194">
        <w:rPr>
          <w:b/>
        </w:rPr>
        <w:lastRenderedPageBreak/>
        <w:t>Flow 29: Check for Updates</w:t>
      </w:r>
    </w:p>
    <w:p w14:paraId="0E65BB49" w14:textId="1DF2940A" w:rsidR="00760465" w:rsidRDefault="002B5930" w:rsidP="00DA3F8D">
      <w:pPr>
        <w:pStyle w:val="Heading5"/>
      </w:pPr>
      <w:bookmarkStart w:id="342" w:name="_Toc46730613"/>
      <w:r>
        <w:t>Software Version</w:t>
      </w:r>
      <w:bookmarkEnd w:id="342"/>
    </w:p>
    <w:p w14:paraId="6FCEA5E0" w14:textId="7152F7EF" w:rsidR="00CD1C23" w:rsidRPr="00296233" w:rsidRDefault="00523FC4" w:rsidP="003F5194">
      <w:pPr>
        <w:jc w:val="center"/>
      </w:pPr>
      <w:r>
        <w:rPr>
          <w:noProof/>
        </w:rPr>
        <w:drawing>
          <wp:inline distT="0" distB="0" distL="0" distR="0" wp14:anchorId="42DEA546" wp14:editId="7587AF0A">
            <wp:extent cx="2183130" cy="1062990"/>
            <wp:effectExtent l="0" t="0" r="0" b="0"/>
            <wp:docPr id="45" name="5f1afd920000389d0486e6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0486e68c"/>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83130" cy="1062990"/>
                    </a:xfrm>
                    <a:prstGeom prst="rect">
                      <a:avLst/>
                    </a:prstGeom>
                    <a:noFill/>
                    <a:ln>
                      <a:noFill/>
                    </a:ln>
                  </pic:spPr>
                </pic:pic>
              </a:graphicData>
            </a:graphic>
          </wp:inline>
        </w:drawing>
      </w:r>
    </w:p>
    <w:p w14:paraId="22B40478" w14:textId="77777777" w:rsidR="00EA4672" w:rsidRDefault="002B5930" w:rsidP="003F5194">
      <w:pPr>
        <w:jc w:val="center"/>
        <w:rPr>
          <w:b/>
        </w:rPr>
      </w:pPr>
      <w:r w:rsidRPr="003F5194">
        <w:rPr>
          <w:b/>
        </w:rPr>
        <w:t>Flow 30: Software Version</w:t>
      </w:r>
    </w:p>
    <w:p w14:paraId="5CA1F9D3" w14:textId="74CAC9FE" w:rsidR="00EA4672" w:rsidRDefault="002B5930" w:rsidP="00DA3F8D">
      <w:pPr>
        <w:pStyle w:val="Heading5"/>
      </w:pPr>
      <w:bookmarkStart w:id="343" w:name="_Toc46730614"/>
      <w:r>
        <w:t>Set DATA Usage Limited</w:t>
      </w:r>
      <w:bookmarkEnd w:id="343"/>
    </w:p>
    <w:p w14:paraId="0FF9ABC3" w14:textId="5BEE3632" w:rsidR="00CD1C23" w:rsidRDefault="00523FC4" w:rsidP="003F5194">
      <w:pPr>
        <w:jc w:val="center"/>
      </w:pPr>
      <w:r>
        <w:rPr>
          <w:noProof/>
        </w:rPr>
        <w:drawing>
          <wp:inline distT="0" distB="0" distL="0" distR="0" wp14:anchorId="72775827" wp14:editId="3FF235A7">
            <wp:extent cx="4812030" cy="2324100"/>
            <wp:effectExtent l="0" t="0" r="0" b="0"/>
            <wp:docPr id="46" name="5f1afd920000389d08c3ec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08c3ec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12030" cy="2324100"/>
                    </a:xfrm>
                    <a:prstGeom prst="rect">
                      <a:avLst/>
                    </a:prstGeom>
                    <a:noFill/>
                    <a:ln>
                      <a:noFill/>
                    </a:ln>
                  </pic:spPr>
                </pic:pic>
              </a:graphicData>
            </a:graphic>
          </wp:inline>
        </w:drawing>
      </w:r>
    </w:p>
    <w:p w14:paraId="28AA967C" w14:textId="77777777" w:rsidR="00EA4672" w:rsidRDefault="002B5930" w:rsidP="003F5194">
      <w:pPr>
        <w:jc w:val="center"/>
        <w:rPr>
          <w:b/>
        </w:rPr>
      </w:pPr>
      <w:r w:rsidRPr="003F5194">
        <w:rPr>
          <w:b/>
        </w:rPr>
        <w:t>Flow 31: Set Data Limit</w:t>
      </w:r>
    </w:p>
    <w:p w14:paraId="7202C428" w14:textId="6F1C3859" w:rsidR="00EA4672" w:rsidRDefault="002B5930" w:rsidP="00DA3F8D">
      <w:pPr>
        <w:pStyle w:val="Heading5"/>
      </w:pPr>
      <w:bookmarkStart w:id="344" w:name="_Toc46730615"/>
      <w:r>
        <w:t>Update Schedule</w:t>
      </w:r>
      <w:bookmarkEnd w:id="344"/>
    </w:p>
    <w:p w14:paraId="4BD28562" w14:textId="15337456" w:rsidR="00CD1C23" w:rsidRDefault="002B5930" w:rsidP="003F5194">
      <w:pPr>
        <w:jc w:val="center"/>
      </w:pPr>
      <w:r w:rsidRPr="0095582A">
        <w:object w:dxaOrig="6504" w:dyaOrig="3852" w14:anchorId="677DB552">
          <v:shape id="5f1afd920000389d1e7bedc2" o:spid="_x0000_i1059" type="#_x0000_t75" style="width:324pt;height:195.75pt" o:ole="">
            <v:imagedata r:id="rId104" o:title=""/>
          </v:shape>
          <o:OLEObject Type="Embed" ProgID="Visio.Drawing.11" ShapeID="5f1afd920000389d1e7bedc2" DrawAspect="Content" ObjectID="_1682150992" r:id="rId105"/>
        </w:object>
      </w:r>
    </w:p>
    <w:p w14:paraId="7D1F884C" w14:textId="77777777" w:rsidR="00EA4672" w:rsidRDefault="002B5930" w:rsidP="003F5194">
      <w:pPr>
        <w:jc w:val="center"/>
      </w:pPr>
      <w:r w:rsidRPr="003F5194">
        <w:rPr>
          <w:b/>
        </w:rPr>
        <w:t>Flow 32: Set Schedule</w:t>
      </w:r>
    </w:p>
    <w:p w14:paraId="36FFD8C9" w14:textId="5A9E11D9" w:rsidR="00760465" w:rsidRDefault="002B5930" w:rsidP="00DA3F8D">
      <w:pPr>
        <w:pStyle w:val="Heading5"/>
      </w:pPr>
      <w:bookmarkStart w:id="345" w:name="_Toc46730616"/>
      <w:r>
        <w:lastRenderedPageBreak/>
        <w:t>Manage Software Update Notification Options</w:t>
      </w:r>
      <w:bookmarkEnd w:id="345"/>
    </w:p>
    <w:p w14:paraId="102C6480" w14:textId="623243BA" w:rsidR="004D02FC" w:rsidRDefault="00523FC4" w:rsidP="003F5194">
      <w:pPr>
        <w:jc w:val="center"/>
      </w:pPr>
      <w:r>
        <w:rPr>
          <w:noProof/>
        </w:rPr>
        <w:drawing>
          <wp:inline distT="0" distB="0" distL="0" distR="0" wp14:anchorId="5CA1ED05" wp14:editId="529967DC">
            <wp:extent cx="5490210" cy="2099310"/>
            <wp:effectExtent l="0" t="0" r="0" b="0"/>
            <wp:docPr id="48" name="5f1afd920000389d0ede73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0ede732b"/>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90210" cy="2099310"/>
                    </a:xfrm>
                    <a:prstGeom prst="rect">
                      <a:avLst/>
                    </a:prstGeom>
                    <a:noFill/>
                    <a:ln>
                      <a:noFill/>
                    </a:ln>
                  </pic:spPr>
                </pic:pic>
              </a:graphicData>
            </a:graphic>
          </wp:inline>
        </w:drawing>
      </w:r>
    </w:p>
    <w:p w14:paraId="0CAA95EB" w14:textId="77777777" w:rsidR="00EA4672" w:rsidRDefault="002B5930" w:rsidP="004D02FC">
      <w:pPr>
        <w:jc w:val="center"/>
      </w:pPr>
      <w:r w:rsidRPr="003F5194">
        <w:rPr>
          <w:b/>
        </w:rPr>
        <w:t>Flow 33: User Consent Prompts</w:t>
      </w:r>
    </w:p>
    <w:p w14:paraId="65A4B447" w14:textId="77777777" w:rsidR="00EA4672" w:rsidRDefault="002B5930" w:rsidP="00DA3F8D">
      <w:pPr>
        <w:pStyle w:val="Heading3"/>
      </w:pPr>
      <w:bookmarkStart w:id="346" w:name="_Toc46730617"/>
      <w:r>
        <w:t>Non-Functional Requirements</w:t>
      </w:r>
      <w:bookmarkEnd w:id="346"/>
    </w:p>
    <w:p w14:paraId="45D34238" w14:textId="335BD91B" w:rsidR="00D353BB" w:rsidRPr="0040222F" w:rsidRDefault="002B5930" w:rsidP="0040222F">
      <w:pPr>
        <w:pStyle w:val="Heading4"/>
      </w:pPr>
      <w:bookmarkStart w:id="347" w:name="_Toc46730618"/>
      <w:r w:rsidRPr="0040222F">
        <w:t>REQ-352126/A-###R_FNC_Vehicle_HMI_009### User Input Shall be Captured by Designed Buttons</w:t>
      </w:r>
      <w:bookmarkEnd w:id="347"/>
    </w:p>
    <w:p w14:paraId="09BA7C77" w14:textId="77777777" w:rsidR="00EA4672" w:rsidRDefault="002B5930" w:rsidP="007E65D5">
      <w:r>
        <w:t xml:space="preserve">HMI shall not dismiss the popup while user is touching the screen anywhere outside the borders of the popup. Popup shall capture the desired input from the user before dismissing the popup or allow the user to back out of the display. </w:t>
      </w:r>
    </w:p>
    <w:p w14:paraId="24AF5E01" w14:textId="425D20A7" w:rsidR="00232CCE" w:rsidRDefault="00DC691E"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6D68F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60A0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AB9B30" w14:textId="77777777" w:rsidR="006C029A" w:rsidRPr="00520F3E" w:rsidRDefault="00DC691E" w:rsidP="009E691C">
            <w:pPr>
              <w:rPr>
                <w:rFonts w:eastAsiaTheme="minorHAnsi" w:cs="Arial"/>
                <w:vanish/>
                <w:color w:val="000000" w:themeColor="text1"/>
                <w:sz w:val="16"/>
                <w:szCs w:val="16"/>
              </w:rPr>
            </w:pPr>
          </w:p>
        </w:tc>
      </w:tr>
      <w:tr w:rsidR="006C029A" w:rsidRPr="00520F3E" w14:paraId="63C9DEB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608E1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38EC31" w14:textId="77777777" w:rsidR="006C029A" w:rsidRPr="00520F3E" w:rsidRDefault="00DC691E" w:rsidP="009E691C">
            <w:pPr>
              <w:rPr>
                <w:rFonts w:eastAsiaTheme="minorHAnsi" w:cs="Arial"/>
                <w:vanish/>
                <w:color w:val="000000" w:themeColor="text1"/>
                <w:sz w:val="16"/>
                <w:szCs w:val="16"/>
              </w:rPr>
            </w:pPr>
          </w:p>
        </w:tc>
      </w:tr>
      <w:tr w:rsidR="006C029A" w:rsidRPr="00520F3E" w14:paraId="08A0A77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7277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71E667" w14:textId="77777777" w:rsidR="006C029A" w:rsidRPr="00520F3E" w:rsidRDefault="00DC691E" w:rsidP="009E691C">
            <w:pPr>
              <w:rPr>
                <w:rFonts w:eastAsiaTheme="minorHAnsi" w:cs="Arial"/>
                <w:vanish/>
                <w:color w:val="000000" w:themeColor="text1"/>
                <w:sz w:val="16"/>
                <w:szCs w:val="16"/>
              </w:rPr>
            </w:pPr>
          </w:p>
        </w:tc>
      </w:tr>
      <w:tr w:rsidR="006C029A" w:rsidRPr="00520F3E" w14:paraId="74B31E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44E3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CB6373" w14:textId="77777777" w:rsidR="006C029A" w:rsidRPr="00520F3E" w:rsidRDefault="00DC691E" w:rsidP="00351BDF">
            <w:pPr>
              <w:rPr>
                <w:rFonts w:eastAsiaTheme="minorHAnsi" w:cs="Arial"/>
                <w:vanish/>
                <w:color w:val="000000" w:themeColor="text1"/>
                <w:sz w:val="16"/>
                <w:szCs w:val="16"/>
              </w:rPr>
            </w:pPr>
          </w:p>
        </w:tc>
      </w:tr>
      <w:tr w:rsidR="006C029A" w:rsidRPr="00520F3E" w14:paraId="3DCD20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A6DC5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5EB69E" w14:textId="77777777" w:rsidR="006C029A" w:rsidRPr="00520F3E" w:rsidRDefault="00DC691E"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E907EC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5D492D"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199B44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7265C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B72C35"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27A77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E50B778"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03A1AE4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1B7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E45DC1" w14:textId="77777777" w:rsidR="006C029A" w:rsidRPr="00520F3E" w:rsidRDefault="00DC691E"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ED96B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BCEADD" w14:textId="77777777" w:rsidR="006C029A" w:rsidRPr="00520F3E" w:rsidRDefault="00DC691E"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68AF31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B9C3B75" w14:textId="77777777" w:rsidR="006C029A" w:rsidRPr="00520F3E" w:rsidRDefault="00DC691E" w:rsidP="009E691C">
            <w:pPr>
              <w:ind w:left="137"/>
              <w:rPr>
                <w:rFonts w:eastAsiaTheme="minorHAnsi" w:cs="Arial"/>
                <w:vanish/>
                <w:color w:val="000000" w:themeColor="text1"/>
                <w:sz w:val="16"/>
                <w:szCs w:val="16"/>
              </w:rPr>
            </w:pPr>
          </w:p>
        </w:tc>
      </w:tr>
      <w:tr w:rsidR="006C029A" w:rsidRPr="00520F3E" w14:paraId="2BA3C6C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CA7AB2A" w14:textId="77777777" w:rsidR="006C029A" w:rsidRPr="00520F3E" w:rsidRDefault="00DC691E"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5E4E22" w14:textId="77777777" w:rsidR="006C029A" w:rsidRPr="00520F3E" w:rsidRDefault="00DC691E"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7E8737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50E5D18" w14:textId="77777777" w:rsidR="00DC0771" w:rsidRPr="00106C9E" w:rsidRDefault="00DC691E" w:rsidP="00A03556"/>
    <w:p w14:paraId="53164B84" w14:textId="77777777" w:rsidR="00760465" w:rsidRDefault="002B5930" w:rsidP="00DA3F8D">
      <w:pPr>
        <w:pStyle w:val="Heading1"/>
      </w:pPr>
      <w:bookmarkStart w:id="348" w:name="_Toc46730619"/>
      <w:r>
        <w:lastRenderedPageBreak/>
        <w:t>Open Concerns</w:t>
      </w:r>
      <w:bookmarkEnd w:id="348"/>
    </w:p>
    <w:tbl>
      <w:tblPr>
        <w:tblW w:w="1077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237"/>
        <w:gridCol w:w="2610"/>
        <w:gridCol w:w="1260"/>
        <w:gridCol w:w="1130"/>
      </w:tblGrid>
      <w:tr w:rsidR="00F776AF" w:rsidRPr="007C20FA" w14:paraId="2CFB61F6" w14:textId="77777777" w:rsidTr="00C8517C">
        <w:trPr>
          <w:tblHeader/>
        </w:trPr>
        <w:tc>
          <w:tcPr>
            <w:tcW w:w="568" w:type="dxa"/>
            <w:shd w:val="pct20" w:color="auto" w:fill="FFFFFF"/>
          </w:tcPr>
          <w:p w14:paraId="195BF314" w14:textId="77777777" w:rsidR="00F776AF" w:rsidRPr="007C20FA" w:rsidRDefault="002B5930" w:rsidP="00B61A8E">
            <w:r w:rsidRPr="007C20FA">
              <w:t>ID</w:t>
            </w:r>
          </w:p>
        </w:tc>
        <w:tc>
          <w:tcPr>
            <w:tcW w:w="3969" w:type="dxa"/>
            <w:shd w:val="pct20" w:color="auto" w:fill="FFFFFF"/>
          </w:tcPr>
          <w:p w14:paraId="7788FDDC" w14:textId="77777777" w:rsidR="00F776AF" w:rsidRPr="007C20FA" w:rsidRDefault="002B5930" w:rsidP="00B61A8E">
            <w:r>
              <w:t>Concern</w:t>
            </w:r>
            <w:r w:rsidRPr="007C20FA">
              <w:t xml:space="preserve"> Description</w:t>
            </w:r>
          </w:p>
        </w:tc>
        <w:tc>
          <w:tcPr>
            <w:tcW w:w="1237" w:type="dxa"/>
            <w:shd w:val="pct20" w:color="auto" w:fill="FFFFFF"/>
          </w:tcPr>
          <w:p w14:paraId="5D7FD895" w14:textId="77777777" w:rsidR="00F776AF" w:rsidRPr="007C20FA" w:rsidRDefault="002B5930" w:rsidP="00B61A8E">
            <w:r w:rsidRPr="007C20FA">
              <w:t xml:space="preserve">e-Tracker </w:t>
            </w:r>
            <w:r>
              <w:t xml:space="preserve">/ </w:t>
            </w:r>
            <w:r w:rsidRPr="007C20FA">
              <w:t>Reference</w:t>
            </w:r>
          </w:p>
        </w:tc>
        <w:tc>
          <w:tcPr>
            <w:tcW w:w="2610" w:type="dxa"/>
            <w:shd w:val="pct20" w:color="auto" w:fill="FFFFFF"/>
          </w:tcPr>
          <w:p w14:paraId="0CA4A91E" w14:textId="77777777" w:rsidR="00F776AF" w:rsidRPr="007C20FA" w:rsidRDefault="002B5930" w:rsidP="00B61A8E">
            <w:r>
              <w:t>Responsible</w:t>
            </w:r>
          </w:p>
        </w:tc>
        <w:tc>
          <w:tcPr>
            <w:tcW w:w="1260" w:type="dxa"/>
            <w:shd w:val="pct20" w:color="auto" w:fill="FFFFFF"/>
          </w:tcPr>
          <w:p w14:paraId="23F8A756" w14:textId="77777777" w:rsidR="00F776AF" w:rsidRPr="007C20FA" w:rsidRDefault="002B5930" w:rsidP="00B61A8E">
            <w:r w:rsidRPr="007C20FA">
              <w:t>Status</w:t>
            </w:r>
          </w:p>
        </w:tc>
        <w:tc>
          <w:tcPr>
            <w:tcW w:w="1130" w:type="dxa"/>
            <w:shd w:val="pct20" w:color="auto" w:fill="FFFFFF"/>
          </w:tcPr>
          <w:p w14:paraId="15385401" w14:textId="77777777" w:rsidR="00F776AF" w:rsidRPr="007C20FA" w:rsidRDefault="002B5930" w:rsidP="00B61A8E">
            <w:r w:rsidRPr="007C20FA">
              <w:t>Solution</w:t>
            </w:r>
          </w:p>
        </w:tc>
      </w:tr>
      <w:tr w:rsidR="00F776AF" w:rsidRPr="007C20FA" w14:paraId="17625FD1" w14:textId="77777777" w:rsidTr="00C8517C">
        <w:tc>
          <w:tcPr>
            <w:tcW w:w="568" w:type="dxa"/>
          </w:tcPr>
          <w:p w14:paraId="42E9EBAA" w14:textId="77777777" w:rsidR="00F776AF" w:rsidRPr="007C20FA" w:rsidRDefault="002B5930" w:rsidP="00B61A8E">
            <w:r w:rsidRPr="007C20FA">
              <w:t>1</w:t>
            </w:r>
          </w:p>
        </w:tc>
        <w:tc>
          <w:tcPr>
            <w:tcW w:w="3969" w:type="dxa"/>
          </w:tcPr>
          <w:p w14:paraId="2302B5AC" w14:textId="77777777" w:rsidR="00F776AF" w:rsidRPr="00387CDD" w:rsidRDefault="002B5930" w:rsidP="00B61A8E">
            <w:pPr>
              <w:rPr>
                <w:snapToGrid w:val="0"/>
              </w:rPr>
            </w:pPr>
            <w:r>
              <w:rPr>
                <w:snapToGrid w:val="0"/>
              </w:rPr>
              <w:t xml:space="preserve">Check for updates </w:t>
            </w:r>
          </w:p>
        </w:tc>
        <w:tc>
          <w:tcPr>
            <w:tcW w:w="1237" w:type="dxa"/>
          </w:tcPr>
          <w:p w14:paraId="3A0043F4" w14:textId="77777777" w:rsidR="00F776AF" w:rsidRPr="007C20FA" w:rsidRDefault="00DC691E" w:rsidP="00B61A8E"/>
        </w:tc>
        <w:tc>
          <w:tcPr>
            <w:tcW w:w="2610" w:type="dxa"/>
          </w:tcPr>
          <w:p w14:paraId="373BB185" w14:textId="77777777" w:rsidR="00F776AF" w:rsidRPr="007C20FA" w:rsidRDefault="00DC691E" w:rsidP="00B61A8E"/>
        </w:tc>
        <w:tc>
          <w:tcPr>
            <w:tcW w:w="1260" w:type="dxa"/>
          </w:tcPr>
          <w:p w14:paraId="081618E8" w14:textId="77777777" w:rsidR="00F776AF" w:rsidRPr="007C20FA" w:rsidRDefault="002B5930" w:rsidP="00B61A8E">
            <w:r>
              <w:t>Post Job1</w:t>
            </w:r>
          </w:p>
        </w:tc>
        <w:tc>
          <w:tcPr>
            <w:tcW w:w="1130" w:type="dxa"/>
          </w:tcPr>
          <w:p w14:paraId="52C62ABC" w14:textId="77777777" w:rsidR="00F776AF" w:rsidRPr="007C20FA" w:rsidRDefault="00DC691E" w:rsidP="00B61A8E"/>
        </w:tc>
      </w:tr>
      <w:tr w:rsidR="00A82B4E" w:rsidRPr="00806157" w14:paraId="6D1C590D" w14:textId="77777777" w:rsidTr="00C8517C">
        <w:tc>
          <w:tcPr>
            <w:tcW w:w="568" w:type="dxa"/>
          </w:tcPr>
          <w:p w14:paraId="34028F85" w14:textId="77777777" w:rsidR="00A82B4E" w:rsidRPr="007C20FA" w:rsidRDefault="002B5930" w:rsidP="006A29E0">
            <w:r>
              <w:t>2</w:t>
            </w:r>
          </w:p>
        </w:tc>
        <w:tc>
          <w:tcPr>
            <w:tcW w:w="3969" w:type="dxa"/>
          </w:tcPr>
          <w:p w14:paraId="6148BCCD" w14:textId="77777777" w:rsidR="00A82B4E" w:rsidRPr="00806157" w:rsidRDefault="002B5930" w:rsidP="006A29E0">
            <w:r>
              <w:t xml:space="preserve">Preferred network </w:t>
            </w:r>
          </w:p>
        </w:tc>
        <w:tc>
          <w:tcPr>
            <w:tcW w:w="1237" w:type="dxa"/>
          </w:tcPr>
          <w:p w14:paraId="3E7FFC5C" w14:textId="77777777" w:rsidR="00A82B4E" w:rsidRPr="007C20FA" w:rsidRDefault="00DC691E" w:rsidP="006A29E0"/>
        </w:tc>
        <w:tc>
          <w:tcPr>
            <w:tcW w:w="2610" w:type="dxa"/>
          </w:tcPr>
          <w:p w14:paraId="4F0120E0" w14:textId="77777777" w:rsidR="00A82B4E" w:rsidRPr="00806157" w:rsidRDefault="00DC691E" w:rsidP="006A29E0"/>
        </w:tc>
        <w:tc>
          <w:tcPr>
            <w:tcW w:w="1260" w:type="dxa"/>
          </w:tcPr>
          <w:p w14:paraId="795707D7" w14:textId="77777777" w:rsidR="00A82B4E" w:rsidRPr="00806157" w:rsidRDefault="002B5930" w:rsidP="006A29E0">
            <w:r>
              <w:t>Post Job1</w:t>
            </w:r>
          </w:p>
        </w:tc>
        <w:tc>
          <w:tcPr>
            <w:tcW w:w="1130" w:type="dxa"/>
          </w:tcPr>
          <w:p w14:paraId="1AD4B479" w14:textId="77777777" w:rsidR="00A82B4E" w:rsidRPr="00806157" w:rsidRDefault="00DC691E" w:rsidP="006A29E0"/>
        </w:tc>
      </w:tr>
      <w:tr w:rsidR="00A82B4E" w:rsidRPr="00806157" w14:paraId="207EDD37" w14:textId="77777777" w:rsidTr="00C8517C">
        <w:tc>
          <w:tcPr>
            <w:tcW w:w="568" w:type="dxa"/>
          </w:tcPr>
          <w:p w14:paraId="7391326B" w14:textId="77777777" w:rsidR="00A82B4E" w:rsidRPr="007C20FA" w:rsidRDefault="002B5930" w:rsidP="006A29E0">
            <w:r>
              <w:t>3</w:t>
            </w:r>
          </w:p>
        </w:tc>
        <w:tc>
          <w:tcPr>
            <w:tcW w:w="3969" w:type="dxa"/>
          </w:tcPr>
          <w:p w14:paraId="244825E3" w14:textId="77777777" w:rsidR="00A82B4E" w:rsidRPr="00806157" w:rsidRDefault="002B5930" w:rsidP="006A29E0">
            <w:r>
              <w:t xml:space="preserve">Set Data limit </w:t>
            </w:r>
          </w:p>
        </w:tc>
        <w:tc>
          <w:tcPr>
            <w:tcW w:w="1237" w:type="dxa"/>
          </w:tcPr>
          <w:p w14:paraId="7EE24868" w14:textId="77777777" w:rsidR="00A82B4E" w:rsidRPr="007C20FA" w:rsidRDefault="00DC691E" w:rsidP="006A29E0"/>
        </w:tc>
        <w:tc>
          <w:tcPr>
            <w:tcW w:w="2610" w:type="dxa"/>
          </w:tcPr>
          <w:p w14:paraId="4A00C0E8" w14:textId="77777777" w:rsidR="00A82B4E" w:rsidRPr="00806157" w:rsidRDefault="00DC691E" w:rsidP="006A29E0"/>
        </w:tc>
        <w:tc>
          <w:tcPr>
            <w:tcW w:w="1260" w:type="dxa"/>
          </w:tcPr>
          <w:p w14:paraId="19F55954" w14:textId="77777777" w:rsidR="00A82B4E" w:rsidRPr="00806157" w:rsidRDefault="002B5930" w:rsidP="006A29E0">
            <w:r>
              <w:t>Post Job1</w:t>
            </w:r>
          </w:p>
        </w:tc>
        <w:tc>
          <w:tcPr>
            <w:tcW w:w="1130" w:type="dxa"/>
          </w:tcPr>
          <w:p w14:paraId="7470A535" w14:textId="77777777" w:rsidR="00A82B4E" w:rsidRPr="00806157" w:rsidRDefault="00DC691E" w:rsidP="006A29E0"/>
        </w:tc>
      </w:tr>
      <w:tr w:rsidR="00F776AF" w:rsidRPr="00806157" w14:paraId="1886538B" w14:textId="77777777" w:rsidTr="00C8517C">
        <w:tc>
          <w:tcPr>
            <w:tcW w:w="568" w:type="dxa"/>
          </w:tcPr>
          <w:p w14:paraId="3DF93D4E" w14:textId="77777777" w:rsidR="00F776AF" w:rsidRPr="007C20FA" w:rsidRDefault="002B5930" w:rsidP="00B61A8E">
            <w:r>
              <w:t>4</w:t>
            </w:r>
          </w:p>
        </w:tc>
        <w:tc>
          <w:tcPr>
            <w:tcW w:w="3969" w:type="dxa"/>
          </w:tcPr>
          <w:p w14:paraId="1DB1A744" w14:textId="77777777" w:rsidR="00F776AF" w:rsidRPr="00806157" w:rsidRDefault="002B5930" w:rsidP="00604ADD">
            <w:r>
              <w:t>PII Consent</w:t>
            </w:r>
          </w:p>
        </w:tc>
        <w:tc>
          <w:tcPr>
            <w:tcW w:w="1237" w:type="dxa"/>
          </w:tcPr>
          <w:p w14:paraId="436A8B95" w14:textId="77777777" w:rsidR="00F776AF" w:rsidRPr="007C20FA" w:rsidRDefault="00DC691E" w:rsidP="00B61A8E"/>
        </w:tc>
        <w:tc>
          <w:tcPr>
            <w:tcW w:w="2610" w:type="dxa"/>
          </w:tcPr>
          <w:p w14:paraId="6979AF97" w14:textId="77777777" w:rsidR="00F776AF" w:rsidRPr="00806157" w:rsidRDefault="00DC691E" w:rsidP="00B61A8E"/>
        </w:tc>
        <w:tc>
          <w:tcPr>
            <w:tcW w:w="1260" w:type="dxa"/>
          </w:tcPr>
          <w:p w14:paraId="7C52133C" w14:textId="77777777" w:rsidR="00F776AF" w:rsidRPr="00806157" w:rsidRDefault="002B5930" w:rsidP="00B61A8E">
            <w:r>
              <w:t>Post Job1</w:t>
            </w:r>
          </w:p>
        </w:tc>
        <w:tc>
          <w:tcPr>
            <w:tcW w:w="1130" w:type="dxa"/>
          </w:tcPr>
          <w:p w14:paraId="73B8EDC3" w14:textId="77777777" w:rsidR="00F776AF" w:rsidRPr="00806157" w:rsidRDefault="00DC691E" w:rsidP="00B61A8E"/>
        </w:tc>
      </w:tr>
      <w:tr w:rsidR="009709F2" w:rsidRPr="00806157" w14:paraId="7E563EA9" w14:textId="77777777" w:rsidTr="00C8517C">
        <w:tc>
          <w:tcPr>
            <w:tcW w:w="568" w:type="dxa"/>
          </w:tcPr>
          <w:p w14:paraId="743FBF27" w14:textId="77777777" w:rsidR="009709F2" w:rsidRDefault="002B5930" w:rsidP="00B61A8E">
            <w:r>
              <w:t>5</w:t>
            </w:r>
          </w:p>
        </w:tc>
        <w:tc>
          <w:tcPr>
            <w:tcW w:w="3969" w:type="dxa"/>
          </w:tcPr>
          <w:p w14:paraId="4C953C32" w14:textId="77777777" w:rsidR="009709F2" w:rsidRPr="00806157" w:rsidRDefault="002B5930" w:rsidP="00B61A8E">
            <w:r>
              <w:t>Update Now</w:t>
            </w:r>
          </w:p>
        </w:tc>
        <w:tc>
          <w:tcPr>
            <w:tcW w:w="1237" w:type="dxa"/>
          </w:tcPr>
          <w:p w14:paraId="14331BEA" w14:textId="77777777" w:rsidR="009709F2" w:rsidRPr="007C20FA" w:rsidRDefault="00DC691E" w:rsidP="00B61A8E"/>
        </w:tc>
        <w:tc>
          <w:tcPr>
            <w:tcW w:w="2610" w:type="dxa"/>
          </w:tcPr>
          <w:p w14:paraId="07C29A02" w14:textId="77777777" w:rsidR="009709F2" w:rsidRPr="00806157" w:rsidRDefault="00DC691E" w:rsidP="00B61A8E"/>
        </w:tc>
        <w:tc>
          <w:tcPr>
            <w:tcW w:w="1260" w:type="dxa"/>
          </w:tcPr>
          <w:p w14:paraId="4F9AE277" w14:textId="77777777" w:rsidR="009709F2" w:rsidRPr="00806157" w:rsidRDefault="002B5930" w:rsidP="00B61A8E">
            <w:r>
              <w:t>Post Job1</w:t>
            </w:r>
          </w:p>
        </w:tc>
        <w:tc>
          <w:tcPr>
            <w:tcW w:w="1130" w:type="dxa"/>
          </w:tcPr>
          <w:p w14:paraId="03EEE1BA" w14:textId="77777777" w:rsidR="009709F2" w:rsidRPr="00806157" w:rsidRDefault="00DC691E" w:rsidP="00B61A8E"/>
        </w:tc>
      </w:tr>
      <w:tr w:rsidR="009709F2" w:rsidRPr="00806157" w14:paraId="56504D8B" w14:textId="77777777" w:rsidTr="00C8517C">
        <w:tc>
          <w:tcPr>
            <w:tcW w:w="568" w:type="dxa"/>
          </w:tcPr>
          <w:p w14:paraId="4DAECC09" w14:textId="77777777" w:rsidR="009709F2" w:rsidRDefault="002B5930" w:rsidP="00B61A8E">
            <w:r>
              <w:t>6</w:t>
            </w:r>
          </w:p>
        </w:tc>
        <w:tc>
          <w:tcPr>
            <w:tcW w:w="3969" w:type="dxa"/>
          </w:tcPr>
          <w:p w14:paraId="45D64BD0" w14:textId="77777777" w:rsidR="009709F2" w:rsidRPr="00806157" w:rsidRDefault="002B5930" w:rsidP="00B61A8E">
            <w:r>
              <w:t>One-time Schedule</w:t>
            </w:r>
          </w:p>
        </w:tc>
        <w:tc>
          <w:tcPr>
            <w:tcW w:w="1237" w:type="dxa"/>
          </w:tcPr>
          <w:p w14:paraId="49273C89" w14:textId="77777777" w:rsidR="009709F2" w:rsidRPr="007C20FA" w:rsidRDefault="00DC691E" w:rsidP="00B61A8E"/>
        </w:tc>
        <w:tc>
          <w:tcPr>
            <w:tcW w:w="2610" w:type="dxa"/>
          </w:tcPr>
          <w:p w14:paraId="014A22AC" w14:textId="77777777" w:rsidR="009709F2" w:rsidRDefault="00DC691E" w:rsidP="00B61A8E"/>
        </w:tc>
        <w:tc>
          <w:tcPr>
            <w:tcW w:w="1260" w:type="dxa"/>
          </w:tcPr>
          <w:p w14:paraId="1420DE3A" w14:textId="77777777" w:rsidR="009709F2" w:rsidRDefault="002B5930" w:rsidP="00B61A8E">
            <w:r>
              <w:t>Post Job1</w:t>
            </w:r>
          </w:p>
        </w:tc>
        <w:tc>
          <w:tcPr>
            <w:tcW w:w="1130" w:type="dxa"/>
          </w:tcPr>
          <w:p w14:paraId="4BFA2452" w14:textId="77777777" w:rsidR="009709F2" w:rsidRPr="00806157" w:rsidRDefault="00DC691E" w:rsidP="00B61A8E"/>
        </w:tc>
      </w:tr>
      <w:tr w:rsidR="009709F2" w:rsidRPr="00806157" w14:paraId="15A6C0F4" w14:textId="77777777" w:rsidTr="00C8517C">
        <w:tc>
          <w:tcPr>
            <w:tcW w:w="568" w:type="dxa"/>
          </w:tcPr>
          <w:p w14:paraId="61BBB74B" w14:textId="77777777" w:rsidR="009709F2" w:rsidRDefault="002B5930" w:rsidP="00B61A8E">
            <w:r>
              <w:t>7</w:t>
            </w:r>
          </w:p>
        </w:tc>
        <w:tc>
          <w:tcPr>
            <w:tcW w:w="3969" w:type="dxa"/>
          </w:tcPr>
          <w:p w14:paraId="7973A45D" w14:textId="77777777" w:rsidR="009709F2" w:rsidRPr="003D6993" w:rsidRDefault="002B5930" w:rsidP="00B61A8E">
            <w:r>
              <w:t>REQ-305266/E</w:t>
            </w:r>
          </w:p>
        </w:tc>
        <w:tc>
          <w:tcPr>
            <w:tcW w:w="1237" w:type="dxa"/>
          </w:tcPr>
          <w:p w14:paraId="6475881B" w14:textId="77777777" w:rsidR="009709F2" w:rsidRPr="007C20FA" w:rsidRDefault="00DC691E" w:rsidP="00B61A8E"/>
        </w:tc>
        <w:tc>
          <w:tcPr>
            <w:tcW w:w="2610" w:type="dxa"/>
          </w:tcPr>
          <w:p w14:paraId="0BF36B9F" w14:textId="77777777" w:rsidR="009709F2" w:rsidRDefault="002B5930" w:rsidP="00C8517C">
            <w:r>
              <w:t xml:space="preserve">DCR SYNC-99175 </w:t>
            </w:r>
          </w:p>
        </w:tc>
        <w:tc>
          <w:tcPr>
            <w:tcW w:w="1260" w:type="dxa"/>
          </w:tcPr>
          <w:p w14:paraId="14747740" w14:textId="77777777" w:rsidR="009709F2" w:rsidRDefault="00DC691E" w:rsidP="00B61A8E"/>
        </w:tc>
        <w:tc>
          <w:tcPr>
            <w:tcW w:w="1130" w:type="dxa"/>
          </w:tcPr>
          <w:p w14:paraId="530F8679" w14:textId="77777777" w:rsidR="009709F2" w:rsidRPr="00806157" w:rsidRDefault="00DC691E" w:rsidP="00B61A8E"/>
        </w:tc>
      </w:tr>
      <w:tr w:rsidR="009709F2" w:rsidRPr="00806157" w14:paraId="3AEDC861" w14:textId="77777777" w:rsidTr="00C8517C">
        <w:tc>
          <w:tcPr>
            <w:tcW w:w="568" w:type="dxa"/>
          </w:tcPr>
          <w:p w14:paraId="394500D2" w14:textId="77777777" w:rsidR="009709F2" w:rsidRDefault="002B5930" w:rsidP="00B61A8E">
            <w:r>
              <w:t>8</w:t>
            </w:r>
          </w:p>
        </w:tc>
        <w:tc>
          <w:tcPr>
            <w:tcW w:w="3969" w:type="dxa"/>
          </w:tcPr>
          <w:p w14:paraId="273D4A43" w14:textId="77777777" w:rsidR="009709F2" w:rsidRDefault="00DC691E" w:rsidP="00B61A8E"/>
        </w:tc>
        <w:tc>
          <w:tcPr>
            <w:tcW w:w="1237" w:type="dxa"/>
          </w:tcPr>
          <w:p w14:paraId="7556BB3D" w14:textId="77777777" w:rsidR="009709F2" w:rsidRDefault="00DC691E" w:rsidP="00B61A8E"/>
        </w:tc>
        <w:tc>
          <w:tcPr>
            <w:tcW w:w="2610" w:type="dxa"/>
          </w:tcPr>
          <w:p w14:paraId="1B59F744" w14:textId="77777777" w:rsidR="009709F2" w:rsidRDefault="00DC691E" w:rsidP="00B61A8E"/>
        </w:tc>
        <w:tc>
          <w:tcPr>
            <w:tcW w:w="1260" w:type="dxa"/>
          </w:tcPr>
          <w:p w14:paraId="656FB8F4" w14:textId="77777777" w:rsidR="009709F2" w:rsidRDefault="00DC691E" w:rsidP="00B61A8E"/>
        </w:tc>
        <w:tc>
          <w:tcPr>
            <w:tcW w:w="1130" w:type="dxa"/>
          </w:tcPr>
          <w:p w14:paraId="0A174CE6" w14:textId="77777777" w:rsidR="009709F2" w:rsidRPr="00806157" w:rsidRDefault="00DC691E" w:rsidP="00B61A8E"/>
        </w:tc>
      </w:tr>
      <w:tr w:rsidR="009709F2" w:rsidRPr="00806157" w14:paraId="22F721C1" w14:textId="77777777" w:rsidTr="00C8517C">
        <w:tc>
          <w:tcPr>
            <w:tcW w:w="568" w:type="dxa"/>
          </w:tcPr>
          <w:p w14:paraId="4F2D0D40" w14:textId="77777777" w:rsidR="009709F2" w:rsidRDefault="002B5930" w:rsidP="00B61A8E">
            <w:r>
              <w:t>9</w:t>
            </w:r>
          </w:p>
        </w:tc>
        <w:tc>
          <w:tcPr>
            <w:tcW w:w="3969" w:type="dxa"/>
          </w:tcPr>
          <w:p w14:paraId="0E622C31" w14:textId="77777777" w:rsidR="009709F2" w:rsidRDefault="00DC691E" w:rsidP="00B61A8E"/>
        </w:tc>
        <w:tc>
          <w:tcPr>
            <w:tcW w:w="1237" w:type="dxa"/>
          </w:tcPr>
          <w:p w14:paraId="67460267" w14:textId="77777777" w:rsidR="009709F2" w:rsidRDefault="00DC691E" w:rsidP="00B61A8E"/>
        </w:tc>
        <w:tc>
          <w:tcPr>
            <w:tcW w:w="2610" w:type="dxa"/>
          </w:tcPr>
          <w:p w14:paraId="03D728E0" w14:textId="77777777" w:rsidR="009709F2" w:rsidRDefault="00DC691E" w:rsidP="00B61A8E"/>
        </w:tc>
        <w:tc>
          <w:tcPr>
            <w:tcW w:w="1260" w:type="dxa"/>
          </w:tcPr>
          <w:p w14:paraId="7047CBB9" w14:textId="77777777" w:rsidR="009709F2" w:rsidRDefault="00DC691E" w:rsidP="00B61A8E"/>
        </w:tc>
        <w:tc>
          <w:tcPr>
            <w:tcW w:w="1130" w:type="dxa"/>
          </w:tcPr>
          <w:p w14:paraId="0D5F7ACF" w14:textId="77777777" w:rsidR="009709F2" w:rsidRPr="00806157" w:rsidRDefault="00DC691E" w:rsidP="00797407"/>
        </w:tc>
      </w:tr>
    </w:tbl>
    <w:p w14:paraId="524716D9" w14:textId="77777777" w:rsidR="00EA4672" w:rsidRDefault="002B5930" w:rsidP="00797407">
      <w:pPr>
        <w:rPr>
          <w:lang w:val="en-GB"/>
        </w:rPr>
      </w:pPr>
      <w:r>
        <w:t xml:space="preserve">Table </w:t>
      </w:r>
      <w:r>
        <w:rPr>
          <w:noProof/>
        </w:rPr>
        <w:t>2</w:t>
      </w:r>
      <w:r>
        <w:t>: Open Concerns</w:t>
      </w:r>
    </w:p>
    <w:p w14:paraId="6EF59E74" w14:textId="524593E2" w:rsidR="00760465" w:rsidRDefault="002B5930" w:rsidP="00DA3F8D">
      <w:pPr>
        <w:pStyle w:val="Heading1"/>
      </w:pPr>
      <w:bookmarkStart w:id="349" w:name="_Toc46730620"/>
      <w:r>
        <w:lastRenderedPageBreak/>
        <w:t>Revision History</w:t>
      </w:r>
      <w:bookmarkEnd w:id="349"/>
    </w:p>
    <w:p w14:paraId="5FCCCC3D" w14:textId="77777777" w:rsidR="002D2F56" w:rsidRPr="002345C2" w:rsidRDefault="00DC691E" w:rsidP="002D2F56"/>
    <w:tbl>
      <w:tblPr>
        <w:tblStyle w:val="TableGrid"/>
        <w:tblW w:w="9805" w:type="dxa"/>
        <w:tblLayout w:type="fixed"/>
        <w:tblLook w:val="0620" w:firstRow="1" w:lastRow="0" w:firstColumn="0" w:lastColumn="0" w:noHBand="1" w:noVBand="1"/>
      </w:tblPr>
      <w:tblGrid>
        <w:gridCol w:w="993"/>
        <w:gridCol w:w="1455"/>
        <w:gridCol w:w="6187"/>
        <w:gridCol w:w="1170"/>
      </w:tblGrid>
      <w:tr w:rsidR="002D2F56" w14:paraId="67EF63C7" w14:textId="77777777" w:rsidTr="002D2F56">
        <w:tc>
          <w:tcPr>
            <w:tcW w:w="993" w:type="dxa"/>
            <w:shd w:val="clear" w:color="auto" w:fill="D9D9D9" w:themeFill="background1" w:themeFillShade="D9"/>
          </w:tcPr>
          <w:p w14:paraId="4EC422FD" w14:textId="77777777" w:rsidR="002D2F56" w:rsidRDefault="002B5930" w:rsidP="002D2F56">
            <w:pPr>
              <w:rPr>
                <w:lang w:val="en-GB"/>
              </w:rPr>
            </w:pPr>
            <w:r>
              <w:rPr>
                <w:lang w:val="en-GB"/>
              </w:rPr>
              <w:t>Rev.</w:t>
            </w:r>
          </w:p>
          <w:p w14:paraId="557F3427" w14:textId="77777777" w:rsidR="002D2F56" w:rsidRDefault="002B5930" w:rsidP="002D2F56">
            <w:pPr>
              <w:ind w:left="-3" w:right="-108"/>
            </w:pPr>
            <w:r>
              <w:t>(revision)</w:t>
            </w:r>
          </w:p>
        </w:tc>
        <w:tc>
          <w:tcPr>
            <w:tcW w:w="1455" w:type="dxa"/>
            <w:shd w:val="clear" w:color="auto" w:fill="D9D9D9" w:themeFill="background1" w:themeFillShade="D9"/>
          </w:tcPr>
          <w:p w14:paraId="0C0099C2" w14:textId="77777777" w:rsidR="002D2F56" w:rsidRDefault="002B5930" w:rsidP="002D2F56">
            <w:pPr>
              <w:rPr>
                <w:lang w:val="en-GB"/>
              </w:rPr>
            </w:pPr>
            <w:r>
              <w:rPr>
                <w:lang w:val="en-GB"/>
              </w:rPr>
              <w:t>Date</w:t>
            </w:r>
          </w:p>
        </w:tc>
        <w:tc>
          <w:tcPr>
            <w:tcW w:w="6187" w:type="dxa"/>
            <w:shd w:val="clear" w:color="auto" w:fill="D9D9D9" w:themeFill="background1" w:themeFillShade="D9"/>
          </w:tcPr>
          <w:p w14:paraId="0E1755EF" w14:textId="77777777" w:rsidR="002D2F56" w:rsidRDefault="002B5930" w:rsidP="002D2F56">
            <w:pPr>
              <w:rPr>
                <w:lang w:val="en-GB"/>
              </w:rPr>
            </w:pPr>
            <w:r>
              <w:rPr>
                <w:lang w:val="en-GB"/>
              </w:rPr>
              <w:t>Description</w:t>
            </w:r>
          </w:p>
        </w:tc>
        <w:tc>
          <w:tcPr>
            <w:tcW w:w="1170" w:type="dxa"/>
            <w:shd w:val="clear" w:color="auto" w:fill="D9D9D9" w:themeFill="background1" w:themeFillShade="D9"/>
          </w:tcPr>
          <w:p w14:paraId="30487CFB" w14:textId="77777777" w:rsidR="002D2F56" w:rsidRDefault="002B5930" w:rsidP="002D2F56">
            <w:pPr>
              <w:rPr>
                <w:lang w:val="en-GB"/>
              </w:rPr>
            </w:pPr>
            <w:r>
              <w:rPr>
                <w:lang w:val="en-GB"/>
              </w:rPr>
              <w:t>Responsible</w:t>
            </w:r>
          </w:p>
        </w:tc>
      </w:tr>
      <w:tr w:rsidR="002D2F56" w14:paraId="1FD1AD93" w14:textId="77777777" w:rsidTr="002D2F56">
        <w:tc>
          <w:tcPr>
            <w:tcW w:w="993" w:type="dxa"/>
          </w:tcPr>
          <w:p w14:paraId="65D3A4C7" w14:textId="77777777" w:rsidR="002D2F56" w:rsidRDefault="002B5930" w:rsidP="002D2F56">
            <w:pPr>
              <w:jc w:val="center"/>
              <w:rPr>
                <w:i/>
                <w:snapToGrid w:val="0"/>
              </w:rPr>
            </w:pPr>
            <w:r>
              <w:rPr>
                <w:i/>
                <w:snapToGrid w:val="0"/>
              </w:rPr>
              <w:t>1.0</w:t>
            </w:r>
          </w:p>
        </w:tc>
        <w:tc>
          <w:tcPr>
            <w:tcW w:w="1455" w:type="dxa"/>
          </w:tcPr>
          <w:p w14:paraId="03655E2F" w14:textId="77777777" w:rsidR="002D2F56" w:rsidRDefault="002B5930" w:rsidP="002D2F56">
            <w:pPr>
              <w:jc w:val="center"/>
              <w:rPr>
                <w:i/>
                <w:snapToGrid w:val="0"/>
              </w:rPr>
            </w:pPr>
            <w:r>
              <w:rPr>
                <w:i/>
                <w:snapToGrid w:val="0"/>
              </w:rPr>
              <w:t>3/15/18</w:t>
            </w:r>
          </w:p>
        </w:tc>
        <w:tc>
          <w:tcPr>
            <w:tcW w:w="6187" w:type="dxa"/>
          </w:tcPr>
          <w:p w14:paraId="62DAD629" w14:textId="77777777" w:rsidR="002D2F56" w:rsidRDefault="002B5930" w:rsidP="002D2F56">
            <w:pPr>
              <w:rPr>
                <w:i/>
                <w:snapToGrid w:val="0"/>
              </w:rPr>
            </w:pPr>
            <w:r>
              <w:rPr>
                <w:i/>
                <w:snapToGrid w:val="0"/>
              </w:rPr>
              <w:t>Initial version</w:t>
            </w:r>
          </w:p>
        </w:tc>
        <w:tc>
          <w:tcPr>
            <w:tcW w:w="1170" w:type="dxa"/>
          </w:tcPr>
          <w:p w14:paraId="0056DFBB" w14:textId="77777777" w:rsidR="002D2F56" w:rsidRDefault="002B5930" w:rsidP="002D2F56">
            <w:pPr>
              <w:rPr>
                <w:i/>
                <w:snapToGrid w:val="0"/>
              </w:rPr>
            </w:pPr>
            <w:r>
              <w:rPr>
                <w:i/>
                <w:snapToGrid w:val="0"/>
              </w:rPr>
              <w:t>BGill51</w:t>
            </w:r>
          </w:p>
        </w:tc>
      </w:tr>
      <w:tr w:rsidR="002D2F56" w14:paraId="0B6CA57D" w14:textId="77777777" w:rsidTr="002D2F56">
        <w:tc>
          <w:tcPr>
            <w:tcW w:w="993" w:type="dxa"/>
          </w:tcPr>
          <w:p w14:paraId="49FCB36D" w14:textId="77777777" w:rsidR="002D2F56" w:rsidRDefault="002B5930" w:rsidP="002D2F56">
            <w:pPr>
              <w:jc w:val="center"/>
              <w:rPr>
                <w:i/>
                <w:snapToGrid w:val="0"/>
              </w:rPr>
            </w:pPr>
            <w:r>
              <w:rPr>
                <w:i/>
                <w:snapToGrid w:val="0"/>
              </w:rPr>
              <w:t>1.9.9</w:t>
            </w:r>
          </w:p>
        </w:tc>
        <w:tc>
          <w:tcPr>
            <w:tcW w:w="1455" w:type="dxa"/>
          </w:tcPr>
          <w:p w14:paraId="7E7C2859" w14:textId="77777777" w:rsidR="002D2F56" w:rsidRDefault="002B5930" w:rsidP="002D2F56">
            <w:pPr>
              <w:jc w:val="center"/>
              <w:rPr>
                <w:i/>
                <w:snapToGrid w:val="0"/>
              </w:rPr>
            </w:pPr>
            <w:r>
              <w:rPr>
                <w:i/>
                <w:snapToGrid w:val="0"/>
              </w:rPr>
              <w:t>8/31/18</w:t>
            </w:r>
          </w:p>
        </w:tc>
        <w:tc>
          <w:tcPr>
            <w:tcW w:w="6187" w:type="dxa"/>
          </w:tcPr>
          <w:p w14:paraId="7C24D0AB" w14:textId="77777777" w:rsidR="002D2F56" w:rsidRDefault="002B5930" w:rsidP="002D2F56">
            <w:pPr>
              <w:rPr>
                <w:i/>
                <w:snapToGrid w:val="0"/>
              </w:rPr>
            </w:pPr>
            <w:r>
              <w:rPr>
                <w:i/>
                <w:snapToGrid w:val="0"/>
              </w:rPr>
              <w:t>Erase and Replace</w:t>
            </w:r>
          </w:p>
        </w:tc>
        <w:tc>
          <w:tcPr>
            <w:tcW w:w="1170" w:type="dxa"/>
          </w:tcPr>
          <w:p w14:paraId="2B663785" w14:textId="77777777" w:rsidR="002D2F56" w:rsidRDefault="002B5930" w:rsidP="002D2F56">
            <w:pPr>
              <w:rPr>
                <w:i/>
                <w:snapToGrid w:val="0"/>
              </w:rPr>
            </w:pPr>
            <w:r>
              <w:rPr>
                <w:i/>
                <w:snapToGrid w:val="0"/>
              </w:rPr>
              <w:t>BGill51</w:t>
            </w:r>
          </w:p>
        </w:tc>
      </w:tr>
      <w:tr w:rsidR="002D2F56" w14:paraId="1F5E8216" w14:textId="77777777" w:rsidTr="002D2F56">
        <w:tc>
          <w:tcPr>
            <w:tcW w:w="993" w:type="dxa"/>
          </w:tcPr>
          <w:p w14:paraId="62155A6A" w14:textId="77777777" w:rsidR="002D2F56" w:rsidRDefault="00DC691E" w:rsidP="002D2F56">
            <w:pPr>
              <w:jc w:val="center"/>
              <w:rPr>
                <w:i/>
                <w:snapToGrid w:val="0"/>
              </w:rPr>
            </w:pPr>
          </w:p>
        </w:tc>
        <w:tc>
          <w:tcPr>
            <w:tcW w:w="1455" w:type="dxa"/>
          </w:tcPr>
          <w:p w14:paraId="683A8293" w14:textId="77777777" w:rsidR="002D2F56" w:rsidRDefault="00DC691E" w:rsidP="002D2F56">
            <w:pPr>
              <w:jc w:val="center"/>
              <w:rPr>
                <w:i/>
                <w:snapToGrid w:val="0"/>
              </w:rPr>
            </w:pPr>
          </w:p>
        </w:tc>
        <w:tc>
          <w:tcPr>
            <w:tcW w:w="6187" w:type="dxa"/>
          </w:tcPr>
          <w:p w14:paraId="27B03B16" w14:textId="77777777" w:rsidR="002D2F56" w:rsidRPr="00346F27" w:rsidRDefault="002B5930" w:rsidP="002D2F56">
            <w:pPr>
              <w:rPr>
                <w:i/>
                <w:snapToGrid w:val="0"/>
              </w:rPr>
            </w:pPr>
            <w:r w:rsidRPr="00346F27">
              <w:rPr>
                <w:i/>
                <w:snapToGrid w:val="0"/>
              </w:rPr>
              <w:t>PHEV Battery char</w:t>
            </w:r>
            <w:r>
              <w:rPr>
                <w:i/>
                <w:snapToGrid w:val="0"/>
              </w:rPr>
              <w:t>ging during software activation</w:t>
            </w:r>
          </w:p>
        </w:tc>
        <w:tc>
          <w:tcPr>
            <w:tcW w:w="1170" w:type="dxa"/>
          </w:tcPr>
          <w:p w14:paraId="2ED7943C" w14:textId="77777777" w:rsidR="002D2F56" w:rsidRDefault="00DC691E" w:rsidP="002D2F56">
            <w:pPr>
              <w:rPr>
                <w:i/>
                <w:snapToGrid w:val="0"/>
              </w:rPr>
            </w:pPr>
          </w:p>
        </w:tc>
      </w:tr>
      <w:tr w:rsidR="002D2F56" w14:paraId="1DD09FD0" w14:textId="77777777" w:rsidTr="002D2F56">
        <w:tc>
          <w:tcPr>
            <w:tcW w:w="993" w:type="dxa"/>
          </w:tcPr>
          <w:p w14:paraId="07B159FE" w14:textId="77777777" w:rsidR="002D2F56" w:rsidRDefault="00DC691E" w:rsidP="002D2F56">
            <w:pPr>
              <w:jc w:val="center"/>
              <w:rPr>
                <w:i/>
                <w:snapToGrid w:val="0"/>
              </w:rPr>
            </w:pPr>
          </w:p>
        </w:tc>
        <w:tc>
          <w:tcPr>
            <w:tcW w:w="1455" w:type="dxa"/>
          </w:tcPr>
          <w:p w14:paraId="39D60A24" w14:textId="77777777" w:rsidR="002D2F56" w:rsidRDefault="00DC691E" w:rsidP="002D2F56">
            <w:pPr>
              <w:jc w:val="center"/>
              <w:rPr>
                <w:i/>
                <w:snapToGrid w:val="0"/>
              </w:rPr>
            </w:pPr>
          </w:p>
        </w:tc>
        <w:tc>
          <w:tcPr>
            <w:tcW w:w="6187" w:type="dxa"/>
          </w:tcPr>
          <w:p w14:paraId="634FC8A3" w14:textId="77777777" w:rsidR="002D2F56" w:rsidRPr="00346F27" w:rsidRDefault="002B5930" w:rsidP="002D2F56">
            <w:pPr>
              <w:rPr>
                <w:i/>
                <w:snapToGrid w:val="0"/>
              </w:rPr>
            </w:pPr>
            <w:r w:rsidRPr="00346F27">
              <w:rPr>
                <w:i/>
                <w:snapToGrid w:val="0"/>
              </w:rPr>
              <w:t>Added logical sign</w:t>
            </w:r>
            <w:r>
              <w:rPr>
                <w:i/>
                <w:snapToGrid w:val="0"/>
              </w:rPr>
              <w:t>als inputs and outputs from HMI</w:t>
            </w:r>
          </w:p>
        </w:tc>
        <w:tc>
          <w:tcPr>
            <w:tcW w:w="1170" w:type="dxa"/>
          </w:tcPr>
          <w:p w14:paraId="06D112F3" w14:textId="77777777" w:rsidR="002D2F56" w:rsidRDefault="00DC691E" w:rsidP="002D2F56">
            <w:pPr>
              <w:rPr>
                <w:i/>
                <w:snapToGrid w:val="0"/>
              </w:rPr>
            </w:pPr>
          </w:p>
        </w:tc>
      </w:tr>
      <w:tr w:rsidR="002D2F56" w14:paraId="3E8F4A99" w14:textId="77777777" w:rsidTr="002D2F56">
        <w:tc>
          <w:tcPr>
            <w:tcW w:w="993" w:type="dxa"/>
          </w:tcPr>
          <w:p w14:paraId="678FB67E" w14:textId="77777777" w:rsidR="002D2F56" w:rsidRDefault="00DC691E" w:rsidP="002D2F56">
            <w:pPr>
              <w:jc w:val="center"/>
              <w:rPr>
                <w:i/>
                <w:snapToGrid w:val="0"/>
              </w:rPr>
            </w:pPr>
          </w:p>
        </w:tc>
        <w:tc>
          <w:tcPr>
            <w:tcW w:w="1455" w:type="dxa"/>
          </w:tcPr>
          <w:p w14:paraId="0F58E801" w14:textId="77777777" w:rsidR="002D2F56" w:rsidRDefault="00DC691E" w:rsidP="002D2F56">
            <w:pPr>
              <w:jc w:val="center"/>
              <w:rPr>
                <w:i/>
                <w:snapToGrid w:val="0"/>
              </w:rPr>
            </w:pPr>
          </w:p>
        </w:tc>
        <w:tc>
          <w:tcPr>
            <w:tcW w:w="6187" w:type="dxa"/>
          </w:tcPr>
          <w:p w14:paraId="60C914E0" w14:textId="77777777" w:rsidR="002D2F56" w:rsidRPr="00346F27" w:rsidRDefault="002B5930" w:rsidP="002D2F56">
            <w:pPr>
              <w:rPr>
                <w:i/>
                <w:snapToGrid w:val="0"/>
              </w:rPr>
            </w:pPr>
            <w:r w:rsidRPr="00346F27">
              <w:rPr>
                <w:i/>
                <w:snapToGrid w:val="0"/>
              </w:rPr>
              <w:t>Type of messaging ICON vs. Transient Message</w:t>
            </w:r>
          </w:p>
        </w:tc>
        <w:tc>
          <w:tcPr>
            <w:tcW w:w="1170" w:type="dxa"/>
          </w:tcPr>
          <w:p w14:paraId="1D32BD27" w14:textId="77777777" w:rsidR="002D2F56" w:rsidRDefault="00DC691E" w:rsidP="002D2F56">
            <w:pPr>
              <w:rPr>
                <w:i/>
                <w:snapToGrid w:val="0"/>
              </w:rPr>
            </w:pPr>
          </w:p>
        </w:tc>
      </w:tr>
      <w:tr w:rsidR="002D2F56" w14:paraId="7CC97158" w14:textId="77777777" w:rsidTr="002D2F56">
        <w:tc>
          <w:tcPr>
            <w:tcW w:w="993" w:type="dxa"/>
          </w:tcPr>
          <w:p w14:paraId="1A2DA9B9" w14:textId="77777777" w:rsidR="002D2F56" w:rsidRDefault="00DC691E" w:rsidP="002D2F56">
            <w:pPr>
              <w:jc w:val="center"/>
              <w:rPr>
                <w:i/>
                <w:snapToGrid w:val="0"/>
              </w:rPr>
            </w:pPr>
          </w:p>
        </w:tc>
        <w:tc>
          <w:tcPr>
            <w:tcW w:w="1455" w:type="dxa"/>
          </w:tcPr>
          <w:p w14:paraId="64D4E563" w14:textId="77777777" w:rsidR="002D2F56" w:rsidRDefault="00DC691E" w:rsidP="002D2F56">
            <w:pPr>
              <w:jc w:val="center"/>
              <w:rPr>
                <w:i/>
                <w:snapToGrid w:val="0"/>
              </w:rPr>
            </w:pPr>
          </w:p>
        </w:tc>
        <w:tc>
          <w:tcPr>
            <w:tcW w:w="6187" w:type="dxa"/>
          </w:tcPr>
          <w:p w14:paraId="5670F63B" w14:textId="77777777" w:rsidR="002D2F56" w:rsidRPr="00346F27" w:rsidRDefault="002B5930" w:rsidP="002D2F56">
            <w:pPr>
              <w:rPr>
                <w:i/>
                <w:snapToGrid w:val="0"/>
              </w:rPr>
            </w:pPr>
            <w:r w:rsidRPr="00346F27">
              <w:rPr>
                <w:i/>
                <w:snapToGrid w:val="0"/>
              </w:rPr>
              <w:t>Extend Disp</w:t>
            </w:r>
            <w:r>
              <w:rPr>
                <w:i/>
                <w:snapToGrid w:val="0"/>
              </w:rPr>
              <w:t>lay</w:t>
            </w:r>
          </w:p>
        </w:tc>
        <w:tc>
          <w:tcPr>
            <w:tcW w:w="1170" w:type="dxa"/>
          </w:tcPr>
          <w:p w14:paraId="46A32B85" w14:textId="77777777" w:rsidR="002D2F56" w:rsidRDefault="00DC691E" w:rsidP="002D2F56">
            <w:pPr>
              <w:rPr>
                <w:i/>
                <w:snapToGrid w:val="0"/>
              </w:rPr>
            </w:pPr>
          </w:p>
        </w:tc>
      </w:tr>
      <w:tr w:rsidR="002D2F56" w14:paraId="0DAE00B9" w14:textId="77777777" w:rsidTr="002D2F56">
        <w:tc>
          <w:tcPr>
            <w:tcW w:w="993" w:type="dxa"/>
          </w:tcPr>
          <w:p w14:paraId="570E299D" w14:textId="77777777" w:rsidR="002D2F56" w:rsidRDefault="00DC691E" w:rsidP="002D2F56">
            <w:pPr>
              <w:jc w:val="center"/>
              <w:rPr>
                <w:i/>
                <w:snapToGrid w:val="0"/>
              </w:rPr>
            </w:pPr>
          </w:p>
        </w:tc>
        <w:tc>
          <w:tcPr>
            <w:tcW w:w="1455" w:type="dxa"/>
          </w:tcPr>
          <w:p w14:paraId="555F548F" w14:textId="77777777" w:rsidR="002D2F56" w:rsidRDefault="00DC691E" w:rsidP="002D2F56">
            <w:pPr>
              <w:jc w:val="center"/>
              <w:rPr>
                <w:i/>
                <w:snapToGrid w:val="0"/>
              </w:rPr>
            </w:pPr>
          </w:p>
        </w:tc>
        <w:tc>
          <w:tcPr>
            <w:tcW w:w="6187" w:type="dxa"/>
          </w:tcPr>
          <w:p w14:paraId="453BDAB3" w14:textId="77777777" w:rsidR="002D2F56" w:rsidRPr="00346F27" w:rsidRDefault="002B5930" w:rsidP="002D2F56">
            <w:pPr>
              <w:rPr>
                <w:i/>
                <w:snapToGrid w:val="0"/>
              </w:rPr>
            </w:pPr>
            <w:r w:rsidRPr="00346F27">
              <w:rPr>
                <w:i/>
                <w:snapToGrid w:val="0"/>
              </w:rPr>
              <w:t>Software Activat</w:t>
            </w:r>
            <w:r>
              <w:rPr>
                <w:i/>
                <w:snapToGrid w:val="0"/>
              </w:rPr>
              <w:t>ion Failed and HMI Notification</w:t>
            </w:r>
          </w:p>
        </w:tc>
        <w:tc>
          <w:tcPr>
            <w:tcW w:w="1170" w:type="dxa"/>
          </w:tcPr>
          <w:p w14:paraId="2441DC52" w14:textId="77777777" w:rsidR="002D2F56" w:rsidRDefault="00DC691E" w:rsidP="002D2F56">
            <w:pPr>
              <w:rPr>
                <w:i/>
                <w:snapToGrid w:val="0"/>
              </w:rPr>
            </w:pPr>
          </w:p>
        </w:tc>
      </w:tr>
      <w:tr w:rsidR="002D2F56" w14:paraId="13EAA6AD" w14:textId="77777777" w:rsidTr="002D2F56">
        <w:tc>
          <w:tcPr>
            <w:tcW w:w="993" w:type="dxa"/>
          </w:tcPr>
          <w:p w14:paraId="675E5EE5" w14:textId="77777777" w:rsidR="002D2F56" w:rsidRDefault="00DC691E" w:rsidP="002D2F56">
            <w:pPr>
              <w:jc w:val="center"/>
              <w:rPr>
                <w:i/>
                <w:snapToGrid w:val="0"/>
              </w:rPr>
            </w:pPr>
          </w:p>
        </w:tc>
        <w:tc>
          <w:tcPr>
            <w:tcW w:w="1455" w:type="dxa"/>
          </w:tcPr>
          <w:p w14:paraId="2A6B5F0B" w14:textId="77777777" w:rsidR="002D2F56" w:rsidRDefault="00DC691E" w:rsidP="002D2F56">
            <w:pPr>
              <w:jc w:val="center"/>
              <w:rPr>
                <w:i/>
                <w:snapToGrid w:val="0"/>
              </w:rPr>
            </w:pPr>
          </w:p>
        </w:tc>
        <w:tc>
          <w:tcPr>
            <w:tcW w:w="6187" w:type="dxa"/>
          </w:tcPr>
          <w:p w14:paraId="7429F964" w14:textId="77777777" w:rsidR="002D2F56" w:rsidRPr="00346F27" w:rsidRDefault="002B5930" w:rsidP="002D2F56">
            <w:pPr>
              <w:rPr>
                <w:i/>
                <w:snapToGrid w:val="0"/>
              </w:rPr>
            </w:pPr>
            <w:r w:rsidRPr="00346F27">
              <w:rPr>
                <w:i/>
                <w:snapToGrid w:val="0"/>
              </w:rPr>
              <w:t>Master Reset – if type of consent is lost then HMI shall ask</w:t>
            </w:r>
            <w:r>
              <w:rPr>
                <w:i/>
                <w:snapToGrid w:val="0"/>
              </w:rPr>
              <w:t xml:space="preserve"> for same type of consent again</w:t>
            </w:r>
          </w:p>
        </w:tc>
        <w:tc>
          <w:tcPr>
            <w:tcW w:w="1170" w:type="dxa"/>
          </w:tcPr>
          <w:p w14:paraId="09516DB6" w14:textId="77777777" w:rsidR="002D2F56" w:rsidRDefault="00DC691E" w:rsidP="002D2F56">
            <w:pPr>
              <w:rPr>
                <w:i/>
                <w:snapToGrid w:val="0"/>
              </w:rPr>
            </w:pPr>
          </w:p>
        </w:tc>
      </w:tr>
      <w:tr w:rsidR="002D2F56" w14:paraId="178B56A7" w14:textId="77777777" w:rsidTr="002D2F56">
        <w:tc>
          <w:tcPr>
            <w:tcW w:w="993" w:type="dxa"/>
          </w:tcPr>
          <w:p w14:paraId="2C09003C" w14:textId="77777777" w:rsidR="002D2F56" w:rsidRDefault="00DC691E" w:rsidP="002D2F56">
            <w:pPr>
              <w:jc w:val="center"/>
              <w:rPr>
                <w:i/>
                <w:snapToGrid w:val="0"/>
              </w:rPr>
            </w:pPr>
          </w:p>
        </w:tc>
        <w:tc>
          <w:tcPr>
            <w:tcW w:w="1455" w:type="dxa"/>
          </w:tcPr>
          <w:p w14:paraId="705AB8EA" w14:textId="77777777" w:rsidR="002D2F56" w:rsidRDefault="00DC691E" w:rsidP="002D2F56">
            <w:pPr>
              <w:jc w:val="center"/>
              <w:rPr>
                <w:i/>
                <w:snapToGrid w:val="0"/>
              </w:rPr>
            </w:pPr>
          </w:p>
        </w:tc>
        <w:tc>
          <w:tcPr>
            <w:tcW w:w="6187" w:type="dxa"/>
          </w:tcPr>
          <w:p w14:paraId="6374CEE9" w14:textId="77777777" w:rsidR="002D2F56" w:rsidRPr="00346F27" w:rsidRDefault="002B5930" w:rsidP="002D2F56">
            <w:pPr>
              <w:rPr>
                <w:i/>
                <w:snapToGrid w:val="0"/>
              </w:rPr>
            </w:pPr>
            <w:r w:rsidRPr="00346F27">
              <w:rPr>
                <w:i/>
                <w:snapToGrid w:val="0"/>
              </w:rPr>
              <w:t>Added details how</w:t>
            </w:r>
            <w:r>
              <w:rPr>
                <w:i/>
                <w:snapToGrid w:val="0"/>
              </w:rPr>
              <w:t xml:space="preserve"> HMI logic shall make decisions</w:t>
            </w:r>
          </w:p>
        </w:tc>
        <w:tc>
          <w:tcPr>
            <w:tcW w:w="1170" w:type="dxa"/>
          </w:tcPr>
          <w:p w14:paraId="13329BAF" w14:textId="77777777" w:rsidR="002D2F56" w:rsidRDefault="00DC691E" w:rsidP="002D2F56">
            <w:pPr>
              <w:rPr>
                <w:i/>
                <w:snapToGrid w:val="0"/>
              </w:rPr>
            </w:pPr>
          </w:p>
        </w:tc>
      </w:tr>
      <w:tr w:rsidR="002D2F56" w14:paraId="6D00E0D3" w14:textId="77777777" w:rsidTr="002D2F56">
        <w:tc>
          <w:tcPr>
            <w:tcW w:w="993" w:type="dxa"/>
          </w:tcPr>
          <w:p w14:paraId="5788027C" w14:textId="77777777" w:rsidR="002D2F56" w:rsidRDefault="00DC691E" w:rsidP="002D2F56">
            <w:pPr>
              <w:jc w:val="center"/>
              <w:rPr>
                <w:i/>
                <w:snapToGrid w:val="0"/>
              </w:rPr>
            </w:pPr>
          </w:p>
        </w:tc>
        <w:tc>
          <w:tcPr>
            <w:tcW w:w="1455" w:type="dxa"/>
          </w:tcPr>
          <w:p w14:paraId="17D42345" w14:textId="77777777" w:rsidR="002D2F56" w:rsidRDefault="00DC691E" w:rsidP="002D2F56">
            <w:pPr>
              <w:jc w:val="center"/>
              <w:rPr>
                <w:i/>
                <w:snapToGrid w:val="0"/>
              </w:rPr>
            </w:pPr>
          </w:p>
        </w:tc>
        <w:tc>
          <w:tcPr>
            <w:tcW w:w="6187" w:type="dxa"/>
          </w:tcPr>
          <w:p w14:paraId="4059C7D6" w14:textId="77777777" w:rsidR="002D2F56" w:rsidRPr="00346F27" w:rsidRDefault="002B5930" w:rsidP="002D2F56">
            <w:pPr>
              <w:rPr>
                <w:i/>
                <w:snapToGrid w:val="0"/>
              </w:rPr>
            </w:pPr>
            <w:r w:rsidRPr="00346F27">
              <w:rPr>
                <w:i/>
                <w:snapToGrid w:val="0"/>
              </w:rPr>
              <w:t>Cla</w:t>
            </w:r>
            <w:r>
              <w:rPr>
                <w:i/>
                <w:snapToGrid w:val="0"/>
              </w:rPr>
              <w:t xml:space="preserve">rification for </w:t>
            </w:r>
            <w:proofErr w:type="spellStart"/>
            <w:r>
              <w:rPr>
                <w:i/>
                <w:snapToGrid w:val="0"/>
              </w:rPr>
              <w:t>eCall</w:t>
            </w:r>
            <w:proofErr w:type="spellEnd"/>
            <w:r>
              <w:rPr>
                <w:i/>
                <w:snapToGrid w:val="0"/>
              </w:rPr>
              <w:t xml:space="preserve"> and Crash</w:t>
            </w:r>
          </w:p>
        </w:tc>
        <w:tc>
          <w:tcPr>
            <w:tcW w:w="1170" w:type="dxa"/>
          </w:tcPr>
          <w:p w14:paraId="4F54384E" w14:textId="77777777" w:rsidR="002D2F56" w:rsidRDefault="00DC691E" w:rsidP="002D2F56">
            <w:pPr>
              <w:rPr>
                <w:i/>
                <w:snapToGrid w:val="0"/>
              </w:rPr>
            </w:pPr>
          </w:p>
        </w:tc>
      </w:tr>
      <w:tr w:rsidR="002D2F56" w14:paraId="7DB17029" w14:textId="77777777" w:rsidTr="002D2F56">
        <w:tc>
          <w:tcPr>
            <w:tcW w:w="993" w:type="dxa"/>
          </w:tcPr>
          <w:p w14:paraId="55BDEC59" w14:textId="77777777" w:rsidR="002D2F56" w:rsidRDefault="00DC691E" w:rsidP="002D2F56">
            <w:pPr>
              <w:jc w:val="center"/>
              <w:rPr>
                <w:i/>
                <w:snapToGrid w:val="0"/>
              </w:rPr>
            </w:pPr>
          </w:p>
        </w:tc>
        <w:tc>
          <w:tcPr>
            <w:tcW w:w="1455" w:type="dxa"/>
          </w:tcPr>
          <w:p w14:paraId="7220E92C" w14:textId="77777777" w:rsidR="002D2F56" w:rsidRDefault="00DC691E" w:rsidP="002D2F56">
            <w:pPr>
              <w:jc w:val="center"/>
              <w:rPr>
                <w:i/>
                <w:snapToGrid w:val="0"/>
              </w:rPr>
            </w:pPr>
          </w:p>
        </w:tc>
        <w:tc>
          <w:tcPr>
            <w:tcW w:w="6187" w:type="dxa"/>
          </w:tcPr>
          <w:p w14:paraId="739E2AD4" w14:textId="77777777" w:rsidR="002D2F56" w:rsidRPr="00346F27" w:rsidRDefault="002B5930" w:rsidP="002D2F56">
            <w:pPr>
              <w:rPr>
                <w:i/>
                <w:snapToGrid w:val="0"/>
              </w:rPr>
            </w:pPr>
            <w:r w:rsidRPr="00346F27">
              <w:rPr>
                <w:i/>
                <w:snapToGrid w:val="0"/>
              </w:rPr>
              <w:t>HMI shall display date and ti</w:t>
            </w:r>
            <w:r>
              <w:rPr>
                <w:i/>
                <w:snapToGrid w:val="0"/>
              </w:rPr>
              <w:t>me after activation is complete</w:t>
            </w:r>
          </w:p>
        </w:tc>
        <w:tc>
          <w:tcPr>
            <w:tcW w:w="1170" w:type="dxa"/>
          </w:tcPr>
          <w:p w14:paraId="15DDEBF2" w14:textId="77777777" w:rsidR="002D2F56" w:rsidRDefault="00DC691E" w:rsidP="002D2F56">
            <w:pPr>
              <w:rPr>
                <w:i/>
                <w:snapToGrid w:val="0"/>
              </w:rPr>
            </w:pPr>
          </w:p>
        </w:tc>
      </w:tr>
      <w:tr w:rsidR="002D2F56" w14:paraId="61F4E7CD" w14:textId="77777777" w:rsidTr="002D2F56">
        <w:tc>
          <w:tcPr>
            <w:tcW w:w="993" w:type="dxa"/>
          </w:tcPr>
          <w:p w14:paraId="1B28DF84" w14:textId="77777777" w:rsidR="002D2F56" w:rsidRDefault="00DC691E" w:rsidP="002D2F56">
            <w:pPr>
              <w:jc w:val="center"/>
              <w:rPr>
                <w:i/>
                <w:snapToGrid w:val="0"/>
              </w:rPr>
            </w:pPr>
          </w:p>
        </w:tc>
        <w:tc>
          <w:tcPr>
            <w:tcW w:w="1455" w:type="dxa"/>
          </w:tcPr>
          <w:p w14:paraId="0A137FEE" w14:textId="77777777" w:rsidR="002D2F56" w:rsidRDefault="00DC691E" w:rsidP="002D2F56">
            <w:pPr>
              <w:jc w:val="center"/>
              <w:rPr>
                <w:i/>
                <w:snapToGrid w:val="0"/>
              </w:rPr>
            </w:pPr>
          </w:p>
        </w:tc>
        <w:tc>
          <w:tcPr>
            <w:tcW w:w="6187" w:type="dxa"/>
          </w:tcPr>
          <w:p w14:paraId="291F910C" w14:textId="77777777" w:rsidR="002D2F56" w:rsidRPr="00346F27" w:rsidRDefault="002B5930" w:rsidP="002D2F56">
            <w:pPr>
              <w:rPr>
                <w:i/>
                <w:snapToGrid w:val="0"/>
              </w:rPr>
            </w:pPr>
            <w:r w:rsidRPr="00346F27">
              <w:rPr>
                <w:i/>
                <w:snapToGrid w:val="0"/>
              </w:rPr>
              <w:t>Separate some of the requ</w:t>
            </w:r>
            <w:r>
              <w:rPr>
                <w:i/>
                <w:snapToGrid w:val="0"/>
              </w:rPr>
              <w:t>irements to clarify the signals</w:t>
            </w:r>
          </w:p>
        </w:tc>
        <w:tc>
          <w:tcPr>
            <w:tcW w:w="1170" w:type="dxa"/>
          </w:tcPr>
          <w:p w14:paraId="3B0C4D0E" w14:textId="77777777" w:rsidR="002D2F56" w:rsidRDefault="00DC691E" w:rsidP="002D2F56">
            <w:pPr>
              <w:rPr>
                <w:i/>
                <w:snapToGrid w:val="0"/>
              </w:rPr>
            </w:pPr>
          </w:p>
        </w:tc>
      </w:tr>
      <w:tr w:rsidR="002D2F56" w14:paraId="647A0B8F" w14:textId="77777777" w:rsidTr="002D2F56">
        <w:tc>
          <w:tcPr>
            <w:tcW w:w="993" w:type="dxa"/>
          </w:tcPr>
          <w:p w14:paraId="0B6D9BE3" w14:textId="77777777" w:rsidR="002D2F56" w:rsidRDefault="00DC691E" w:rsidP="002D2F56">
            <w:pPr>
              <w:jc w:val="center"/>
              <w:rPr>
                <w:i/>
                <w:snapToGrid w:val="0"/>
              </w:rPr>
            </w:pPr>
          </w:p>
        </w:tc>
        <w:tc>
          <w:tcPr>
            <w:tcW w:w="1455" w:type="dxa"/>
          </w:tcPr>
          <w:p w14:paraId="070202F9" w14:textId="77777777" w:rsidR="002D2F56" w:rsidRDefault="00DC691E" w:rsidP="002D2F56">
            <w:pPr>
              <w:jc w:val="center"/>
              <w:rPr>
                <w:i/>
                <w:snapToGrid w:val="0"/>
              </w:rPr>
            </w:pPr>
          </w:p>
        </w:tc>
        <w:tc>
          <w:tcPr>
            <w:tcW w:w="6187" w:type="dxa"/>
          </w:tcPr>
          <w:p w14:paraId="7338C413" w14:textId="77777777" w:rsidR="002D2F56" w:rsidRPr="00346F27" w:rsidRDefault="002B5930" w:rsidP="002D2F56">
            <w:pPr>
              <w:rPr>
                <w:i/>
                <w:snapToGrid w:val="0"/>
              </w:rPr>
            </w:pPr>
            <w:r w:rsidRPr="00346F27">
              <w:rPr>
                <w:i/>
                <w:snapToGrid w:val="0"/>
              </w:rPr>
              <w:t>Add warning of key fobs and door un</w:t>
            </w:r>
            <w:r>
              <w:rPr>
                <w:i/>
                <w:snapToGrid w:val="0"/>
              </w:rPr>
              <w:t>lock/lock won’t work during E/R</w:t>
            </w:r>
          </w:p>
        </w:tc>
        <w:tc>
          <w:tcPr>
            <w:tcW w:w="1170" w:type="dxa"/>
          </w:tcPr>
          <w:p w14:paraId="63C700E4" w14:textId="77777777" w:rsidR="002D2F56" w:rsidRDefault="00DC691E" w:rsidP="002D2F56">
            <w:pPr>
              <w:rPr>
                <w:i/>
                <w:snapToGrid w:val="0"/>
              </w:rPr>
            </w:pPr>
          </w:p>
        </w:tc>
      </w:tr>
      <w:tr w:rsidR="002D2F56" w14:paraId="19B9E6B5" w14:textId="77777777" w:rsidTr="002D2F56">
        <w:tc>
          <w:tcPr>
            <w:tcW w:w="993" w:type="dxa"/>
          </w:tcPr>
          <w:p w14:paraId="391A59E5" w14:textId="77777777" w:rsidR="002D2F56" w:rsidRDefault="00DC691E" w:rsidP="002D2F56">
            <w:pPr>
              <w:jc w:val="center"/>
              <w:rPr>
                <w:i/>
                <w:snapToGrid w:val="0"/>
              </w:rPr>
            </w:pPr>
          </w:p>
        </w:tc>
        <w:tc>
          <w:tcPr>
            <w:tcW w:w="1455" w:type="dxa"/>
          </w:tcPr>
          <w:p w14:paraId="42F78414" w14:textId="77777777" w:rsidR="002D2F56" w:rsidRDefault="00DC691E" w:rsidP="002D2F56">
            <w:pPr>
              <w:jc w:val="center"/>
              <w:rPr>
                <w:i/>
                <w:snapToGrid w:val="0"/>
              </w:rPr>
            </w:pPr>
          </w:p>
        </w:tc>
        <w:tc>
          <w:tcPr>
            <w:tcW w:w="6187" w:type="dxa"/>
          </w:tcPr>
          <w:p w14:paraId="2C92BD99" w14:textId="77777777" w:rsidR="002D2F56" w:rsidRPr="00346F27" w:rsidRDefault="002B5930" w:rsidP="002D2F56">
            <w:pPr>
              <w:rPr>
                <w:i/>
                <w:snapToGrid w:val="0"/>
              </w:rPr>
            </w:pPr>
            <w:r>
              <w:rPr>
                <w:i/>
                <w:snapToGrid w:val="0"/>
              </w:rPr>
              <w:t>R</w:t>
            </w:r>
            <w:r w:rsidRPr="00346F27">
              <w:rPr>
                <w:i/>
                <w:snapToGrid w:val="0"/>
              </w:rPr>
              <w:t>eschedule prompt shall be clear when to display 24hrs or 7days</w:t>
            </w:r>
          </w:p>
        </w:tc>
        <w:tc>
          <w:tcPr>
            <w:tcW w:w="1170" w:type="dxa"/>
          </w:tcPr>
          <w:p w14:paraId="14805141" w14:textId="77777777" w:rsidR="002D2F56" w:rsidRDefault="00DC691E" w:rsidP="002D2F56">
            <w:pPr>
              <w:rPr>
                <w:i/>
                <w:snapToGrid w:val="0"/>
              </w:rPr>
            </w:pPr>
          </w:p>
        </w:tc>
      </w:tr>
      <w:tr w:rsidR="002D2F56" w14:paraId="7E1C6268" w14:textId="77777777" w:rsidTr="002D2F56">
        <w:tc>
          <w:tcPr>
            <w:tcW w:w="993" w:type="dxa"/>
          </w:tcPr>
          <w:p w14:paraId="0BD47B29" w14:textId="77777777" w:rsidR="002D2F56" w:rsidRDefault="00DC691E" w:rsidP="002D2F56">
            <w:pPr>
              <w:jc w:val="center"/>
              <w:rPr>
                <w:i/>
                <w:snapToGrid w:val="0"/>
              </w:rPr>
            </w:pPr>
          </w:p>
        </w:tc>
        <w:tc>
          <w:tcPr>
            <w:tcW w:w="1455" w:type="dxa"/>
          </w:tcPr>
          <w:p w14:paraId="7185795B" w14:textId="77777777" w:rsidR="002D2F56" w:rsidRDefault="00DC691E" w:rsidP="002D2F56">
            <w:pPr>
              <w:jc w:val="center"/>
              <w:rPr>
                <w:i/>
                <w:snapToGrid w:val="0"/>
              </w:rPr>
            </w:pPr>
          </w:p>
        </w:tc>
        <w:tc>
          <w:tcPr>
            <w:tcW w:w="6187" w:type="dxa"/>
          </w:tcPr>
          <w:p w14:paraId="288D915F" w14:textId="77777777" w:rsidR="002D2F56" w:rsidRPr="00346F27" w:rsidRDefault="002B5930" w:rsidP="002D2F56">
            <w:pPr>
              <w:rPr>
                <w:i/>
                <w:snapToGrid w:val="0"/>
              </w:rPr>
            </w:pPr>
            <w:r w:rsidRPr="00346F27">
              <w:rPr>
                <w:i/>
                <w:snapToGrid w:val="0"/>
              </w:rPr>
              <w:t>ASU can be enable/disable thru HMI</w:t>
            </w:r>
          </w:p>
        </w:tc>
        <w:tc>
          <w:tcPr>
            <w:tcW w:w="1170" w:type="dxa"/>
          </w:tcPr>
          <w:p w14:paraId="5A0E9FFC" w14:textId="77777777" w:rsidR="002D2F56" w:rsidRDefault="00DC691E" w:rsidP="002D2F56">
            <w:pPr>
              <w:rPr>
                <w:i/>
                <w:snapToGrid w:val="0"/>
              </w:rPr>
            </w:pPr>
          </w:p>
        </w:tc>
      </w:tr>
      <w:tr w:rsidR="002D2F56" w14:paraId="40C94355" w14:textId="77777777" w:rsidTr="002D2F56">
        <w:tc>
          <w:tcPr>
            <w:tcW w:w="993" w:type="dxa"/>
          </w:tcPr>
          <w:p w14:paraId="21F82426" w14:textId="77777777" w:rsidR="002D2F56" w:rsidRDefault="00DC691E" w:rsidP="002D2F56">
            <w:pPr>
              <w:jc w:val="center"/>
              <w:rPr>
                <w:i/>
                <w:snapToGrid w:val="0"/>
              </w:rPr>
            </w:pPr>
          </w:p>
        </w:tc>
        <w:tc>
          <w:tcPr>
            <w:tcW w:w="1455" w:type="dxa"/>
          </w:tcPr>
          <w:p w14:paraId="478F7CBA" w14:textId="77777777" w:rsidR="002D2F56" w:rsidRDefault="00DC691E" w:rsidP="002D2F56">
            <w:pPr>
              <w:jc w:val="center"/>
              <w:rPr>
                <w:i/>
                <w:snapToGrid w:val="0"/>
              </w:rPr>
            </w:pPr>
          </w:p>
        </w:tc>
        <w:tc>
          <w:tcPr>
            <w:tcW w:w="6187" w:type="dxa"/>
          </w:tcPr>
          <w:p w14:paraId="66B0CAE1" w14:textId="77777777" w:rsidR="002D2F56" w:rsidRPr="00346F27" w:rsidRDefault="002B5930" w:rsidP="002D2F56">
            <w:pPr>
              <w:rPr>
                <w:i/>
                <w:snapToGrid w:val="0"/>
              </w:rPr>
            </w:pPr>
            <w:r w:rsidRPr="00346F27">
              <w:rPr>
                <w:i/>
                <w:snapToGrid w:val="0"/>
              </w:rPr>
              <w:t>Vehicle connectivity settings are tried with ASU – OTA Manager, HMI, and CCS shall have interface</w:t>
            </w:r>
          </w:p>
        </w:tc>
        <w:tc>
          <w:tcPr>
            <w:tcW w:w="1170" w:type="dxa"/>
          </w:tcPr>
          <w:p w14:paraId="2763F561" w14:textId="77777777" w:rsidR="002D2F56" w:rsidRDefault="00DC691E" w:rsidP="002D2F56">
            <w:pPr>
              <w:rPr>
                <w:i/>
                <w:snapToGrid w:val="0"/>
              </w:rPr>
            </w:pPr>
          </w:p>
        </w:tc>
      </w:tr>
      <w:tr w:rsidR="002D2F56" w14:paraId="74C60AB3" w14:textId="77777777" w:rsidTr="002D2F56">
        <w:tc>
          <w:tcPr>
            <w:tcW w:w="993" w:type="dxa"/>
          </w:tcPr>
          <w:p w14:paraId="0428FD75" w14:textId="77777777" w:rsidR="002D2F56" w:rsidRDefault="00DC691E" w:rsidP="002D2F56">
            <w:pPr>
              <w:jc w:val="center"/>
              <w:rPr>
                <w:i/>
                <w:snapToGrid w:val="0"/>
              </w:rPr>
            </w:pPr>
          </w:p>
        </w:tc>
        <w:tc>
          <w:tcPr>
            <w:tcW w:w="1455" w:type="dxa"/>
          </w:tcPr>
          <w:p w14:paraId="3390225C" w14:textId="77777777" w:rsidR="002D2F56" w:rsidRDefault="00DC691E" w:rsidP="002D2F56">
            <w:pPr>
              <w:jc w:val="center"/>
              <w:rPr>
                <w:i/>
                <w:snapToGrid w:val="0"/>
              </w:rPr>
            </w:pPr>
          </w:p>
        </w:tc>
        <w:tc>
          <w:tcPr>
            <w:tcW w:w="6187" w:type="dxa"/>
          </w:tcPr>
          <w:p w14:paraId="3B82E762" w14:textId="77777777" w:rsidR="002D2F56" w:rsidRPr="00346F27" w:rsidRDefault="002B5930" w:rsidP="002D2F56">
            <w:pPr>
              <w:rPr>
                <w:i/>
                <w:snapToGrid w:val="0"/>
              </w:rPr>
            </w:pPr>
            <w:r w:rsidRPr="00346F27">
              <w:rPr>
                <w:i/>
                <w:snapToGrid w:val="0"/>
              </w:rPr>
              <w:t>Inhibit types Programming Session vs software activation</w:t>
            </w:r>
          </w:p>
          <w:p w14:paraId="27F36AC7" w14:textId="77777777" w:rsidR="002D2F56" w:rsidRDefault="002B5930" w:rsidP="002D2F56">
            <w:pPr>
              <w:rPr>
                <w:i/>
                <w:snapToGrid w:val="0"/>
              </w:rPr>
            </w:pPr>
            <w:r>
              <w:rPr>
                <w:i/>
                <w:snapToGrid w:val="0"/>
              </w:rPr>
              <w:t>Added flows to clarify</w:t>
            </w:r>
          </w:p>
        </w:tc>
        <w:tc>
          <w:tcPr>
            <w:tcW w:w="1170" w:type="dxa"/>
          </w:tcPr>
          <w:p w14:paraId="40541568" w14:textId="77777777" w:rsidR="002D2F56" w:rsidRDefault="00DC691E" w:rsidP="002D2F56">
            <w:pPr>
              <w:rPr>
                <w:i/>
                <w:snapToGrid w:val="0"/>
              </w:rPr>
            </w:pPr>
          </w:p>
        </w:tc>
      </w:tr>
      <w:tr w:rsidR="002D2F56" w14:paraId="320430D7" w14:textId="77777777" w:rsidTr="002D2F56">
        <w:tc>
          <w:tcPr>
            <w:tcW w:w="993" w:type="dxa"/>
          </w:tcPr>
          <w:p w14:paraId="6C955FA6" w14:textId="77777777" w:rsidR="002D2F56" w:rsidRDefault="00DC691E" w:rsidP="002D2F56">
            <w:pPr>
              <w:jc w:val="center"/>
              <w:rPr>
                <w:i/>
                <w:snapToGrid w:val="0"/>
              </w:rPr>
            </w:pPr>
          </w:p>
        </w:tc>
        <w:tc>
          <w:tcPr>
            <w:tcW w:w="1455" w:type="dxa"/>
          </w:tcPr>
          <w:p w14:paraId="39834F6D" w14:textId="77777777" w:rsidR="002D2F56" w:rsidRDefault="00DC691E" w:rsidP="002D2F56">
            <w:pPr>
              <w:jc w:val="center"/>
              <w:rPr>
                <w:i/>
                <w:snapToGrid w:val="0"/>
              </w:rPr>
            </w:pPr>
          </w:p>
        </w:tc>
        <w:tc>
          <w:tcPr>
            <w:tcW w:w="6187" w:type="dxa"/>
          </w:tcPr>
          <w:p w14:paraId="7D8AE6A1" w14:textId="77777777" w:rsidR="002D2F56" w:rsidRDefault="002B5930" w:rsidP="002D2F56">
            <w:pPr>
              <w:rPr>
                <w:i/>
                <w:snapToGrid w:val="0"/>
              </w:rPr>
            </w:pPr>
            <w:r w:rsidRPr="00346F27">
              <w:rPr>
                <w:i/>
                <w:snapToGrid w:val="0"/>
              </w:rPr>
              <w:t>Triggers during update in progress</w:t>
            </w:r>
          </w:p>
        </w:tc>
        <w:tc>
          <w:tcPr>
            <w:tcW w:w="1170" w:type="dxa"/>
          </w:tcPr>
          <w:p w14:paraId="54BEAD1E" w14:textId="77777777" w:rsidR="002D2F56" w:rsidRDefault="00DC691E" w:rsidP="002D2F56">
            <w:pPr>
              <w:rPr>
                <w:i/>
                <w:snapToGrid w:val="0"/>
              </w:rPr>
            </w:pPr>
          </w:p>
        </w:tc>
      </w:tr>
      <w:tr w:rsidR="002D2F56" w14:paraId="266FAA1A" w14:textId="77777777" w:rsidTr="002D2F56">
        <w:tc>
          <w:tcPr>
            <w:tcW w:w="993" w:type="dxa"/>
          </w:tcPr>
          <w:p w14:paraId="65D272E2" w14:textId="77777777" w:rsidR="002D2F56" w:rsidRDefault="00DC691E" w:rsidP="002D2F56">
            <w:pPr>
              <w:jc w:val="center"/>
              <w:rPr>
                <w:i/>
                <w:snapToGrid w:val="0"/>
              </w:rPr>
            </w:pPr>
          </w:p>
        </w:tc>
        <w:tc>
          <w:tcPr>
            <w:tcW w:w="1455" w:type="dxa"/>
          </w:tcPr>
          <w:p w14:paraId="558E2C94" w14:textId="77777777" w:rsidR="002D2F56" w:rsidRDefault="00DC691E" w:rsidP="002D2F56">
            <w:pPr>
              <w:jc w:val="center"/>
              <w:rPr>
                <w:i/>
                <w:snapToGrid w:val="0"/>
              </w:rPr>
            </w:pPr>
          </w:p>
        </w:tc>
        <w:tc>
          <w:tcPr>
            <w:tcW w:w="6187" w:type="dxa"/>
          </w:tcPr>
          <w:p w14:paraId="4A5119DC" w14:textId="77777777" w:rsidR="002D2F56" w:rsidRDefault="002B5930" w:rsidP="002D2F56">
            <w:pPr>
              <w:rPr>
                <w:i/>
                <w:snapToGrid w:val="0"/>
              </w:rPr>
            </w:pPr>
            <w:r w:rsidRPr="00346F27">
              <w:rPr>
                <w:i/>
                <w:snapToGrid w:val="0"/>
              </w:rPr>
              <w:t>FMC owned vehicle – no HMIs needed</w:t>
            </w:r>
            <w:r>
              <w:rPr>
                <w:i/>
                <w:snapToGrid w:val="0"/>
              </w:rPr>
              <w:t xml:space="preserve"> schedule comes from the cloud </w:t>
            </w:r>
          </w:p>
        </w:tc>
        <w:tc>
          <w:tcPr>
            <w:tcW w:w="1170" w:type="dxa"/>
          </w:tcPr>
          <w:p w14:paraId="2459DC93" w14:textId="77777777" w:rsidR="002D2F56" w:rsidRDefault="00DC691E" w:rsidP="002D2F56">
            <w:pPr>
              <w:rPr>
                <w:i/>
                <w:snapToGrid w:val="0"/>
              </w:rPr>
            </w:pPr>
          </w:p>
        </w:tc>
      </w:tr>
      <w:tr w:rsidR="002D2F56" w14:paraId="2861EC6F" w14:textId="77777777" w:rsidTr="002D2F56">
        <w:tc>
          <w:tcPr>
            <w:tcW w:w="993" w:type="dxa"/>
          </w:tcPr>
          <w:p w14:paraId="24DD71DA" w14:textId="77777777" w:rsidR="002D2F56" w:rsidRDefault="00DC691E" w:rsidP="002D2F56">
            <w:pPr>
              <w:jc w:val="center"/>
              <w:rPr>
                <w:i/>
                <w:snapToGrid w:val="0"/>
              </w:rPr>
            </w:pPr>
          </w:p>
        </w:tc>
        <w:tc>
          <w:tcPr>
            <w:tcW w:w="1455" w:type="dxa"/>
          </w:tcPr>
          <w:p w14:paraId="5E6579D5" w14:textId="77777777" w:rsidR="002D2F56" w:rsidRDefault="00DC691E" w:rsidP="002D2F56">
            <w:pPr>
              <w:jc w:val="center"/>
              <w:rPr>
                <w:i/>
                <w:snapToGrid w:val="0"/>
              </w:rPr>
            </w:pPr>
          </w:p>
        </w:tc>
        <w:tc>
          <w:tcPr>
            <w:tcW w:w="6187" w:type="dxa"/>
          </w:tcPr>
          <w:p w14:paraId="75FFBEB6" w14:textId="77777777" w:rsidR="002D2F56" w:rsidRDefault="002B5930" w:rsidP="002D2F56">
            <w:pPr>
              <w:rPr>
                <w:i/>
                <w:snapToGrid w:val="0"/>
              </w:rPr>
            </w:pPr>
            <w:r w:rsidRPr="00346F27">
              <w:rPr>
                <w:i/>
                <w:snapToGrid w:val="0"/>
              </w:rPr>
              <w:t>OTA manager can share with HMI and allow to change it</w:t>
            </w:r>
          </w:p>
        </w:tc>
        <w:tc>
          <w:tcPr>
            <w:tcW w:w="1170" w:type="dxa"/>
          </w:tcPr>
          <w:p w14:paraId="6F444041" w14:textId="77777777" w:rsidR="002D2F56" w:rsidRDefault="00DC691E" w:rsidP="002D2F56">
            <w:pPr>
              <w:rPr>
                <w:i/>
                <w:snapToGrid w:val="0"/>
              </w:rPr>
            </w:pPr>
          </w:p>
        </w:tc>
      </w:tr>
      <w:tr w:rsidR="002D2F56" w14:paraId="357BA092" w14:textId="77777777" w:rsidTr="002D2F56">
        <w:tc>
          <w:tcPr>
            <w:tcW w:w="993" w:type="dxa"/>
          </w:tcPr>
          <w:p w14:paraId="4FB82AAD" w14:textId="77777777" w:rsidR="002D2F56" w:rsidRDefault="002B5930" w:rsidP="002D2F56">
            <w:pPr>
              <w:jc w:val="center"/>
              <w:rPr>
                <w:i/>
                <w:snapToGrid w:val="0"/>
              </w:rPr>
            </w:pPr>
            <w:r>
              <w:rPr>
                <w:i/>
                <w:snapToGrid w:val="0"/>
              </w:rPr>
              <w:t>2.0</w:t>
            </w:r>
          </w:p>
        </w:tc>
        <w:tc>
          <w:tcPr>
            <w:tcW w:w="1455" w:type="dxa"/>
          </w:tcPr>
          <w:p w14:paraId="674A0C35" w14:textId="77777777" w:rsidR="002D2F56" w:rsidRDefault="002B5930" w:rsidP="002D2F56">
            <w:pPr>
              <w:jc w:val="center"/>
              <w:rPr>
                <w:i/>
                <w:snapToGrid w:val="0"/>
              </w:rPr>
            </w:pPr>
            <w:r>
              <w:rPr>
                <w:i/>
                <w:snapToGrid w:val="0"/>
              </w:rPr>
              <w:t>10/12/18</w:t>
            </w:r>
          </w:p>
        </w:tc>
        <w:tc>
          <w:tcPr>
            <w:tcW w:w="6187" w:type="dxa"/>
          </w:tcPr>
          <w:p w14:paraId="1EC33389" w14:textId="77777777" w:rsidR="002D2F56" w:rsidRDefault="002B5930" w:rsidP="002D2F56">
            <w:pPr>
              <w:rPr>
                <w:i/>
                <w:snapToGrid w:val="0"/>
              </w:rPr>
            </w:pPr>
            <w:r>
              <w:rPr>
                <w:i/>
                <w:snapToGrid w:val="0"/>
              </w:rPr>
              <w:t>Updated section 8.1.1</w:t>
            </w:r>
          </w:p>
        </w:tc>
        <w:tc>
          <w:tcPr>
            <w:tcW w:w="1170" w:type="dxa"/>
          </w:tcPr>
          <w:p w14:paraId="419CBFEC" w14:textId="77777777" w:rsidR="002D2F56" w:rsidRDefault="002B5930" w:rsidP="002D2F56">
            <w:pPr>
              <w:rPr>
                <w:i/>
                <w:snapToGrid w:val="0"/>
              </w:rPr>
            </w:pPr>
            <w:r>
              <w:rPr>
                <w:i/>
                <w:snapToGrid w:val="0"/>
              </w:rPr>
              <w:t>BGILL51</w:t>
            </w:r>
          </w:p>
        </w:tc>
      </w:tr>
      <w:tr w:rsidR="002D2F56" w14:paraId="49A4B95C" w14:textId="77777777" w:rsidTr="002D2F56">
        <w:tc>
          <w:tcPr>
            <w:tcW w:w="993" w:type="dxa"/>
          </w:tcPr>
          <w:p w14:paraId="62CBC0BA" w14:textId="77777777" w:rsidR="002D2F56" w:rsidRDefault="00DC691E" w:rsidP="002D2F56">
            <w:pPr>
              <w:jc w:val="center"/>
              <w:rPr>
                <w:i/>
                <w:snapToGrid w:val="0"/>
              </w:rPr>
            </w:pPr>
          </w:p>
        </w:tc>
        <w:tc>
          <w:tcPr>
            <w:tcW w:w="1455" w:type="dxa"/>
          </w:tcPr>
          <w:p w14:paraId="3DAD888C" w14:textId="77777777" w:rsidR="002D2F56" w:rsidRDefault="00DC691E" w:rsidP="002D2F56">
            <w:pPr>
              <w:jc w:val="center"/>
              <w:rPr>
                <w:i/>
                <w:snapToGrid w:val="0"/>
              </w:rPr>
            </w:pPr>
          </w:p>
        </w:tc>
        <w:tc>
          <w:tcPr>
            <w:tcW w:w="6187" w:type="dxa"/>
          </w:tcPr>
          <w:p w14:paraId="455C28B1" w14:textId="77777777" w:rsidR="002D2F56" w:rsidRDefault="002B5930" w:rsidP="002D2F56">
            <w:pPr>
              <w:rPr>
                <w:i/>
                <w:snapToGrid w:val="0"/>
              </w:rPr>
            </w:pPr>
            <w:proofErr w:type="spellStart"/>
            <w:r>
              <w:rPr>
                <w:i/>
                <w:snapToGrid w:val="0"/>
              </w:rPr>
              <w:t>LS_ASUHMI_ASU_ScheduleTime</w:t>
            </w:r>
            <w:proofErr w:type="spellEnd"/>
          </w:p>
          <w:p w14:paraId="7B91F33A" w14:textId="77777777" w:rsidR="002D2F56" w:rsidRDefault="002B5930" w:rsidP="002D2F56">
            <w:pPr>
              <w:rPr>
                <w:i/>
                <w:snapToGrid w:val="0"/>
              </w:rPr>
            </w:pPr>
            <w:proofErr w:type="spellStart"/>
            <w:r>
              <w:rPr>
                <w:i/>
                <w:snapToGrid w:val="0"/>
              </w:rPr>
              <w:t>LS_OTAM_Update_Time</w:t>
            </w:r>
            <w:proofErr w:type="spellEnd"/>
          </w:p>
          <w:p w14:paraId="292CEB9D" w14:textId="77777777" w:rsidR="002D2F56" w:rsidRDefault="002B5930" w:rsidP="002D2F56">
            <w:pPr>
              <w:rPr>
                <w:i/>
                <w:snapToGrid w:val="0"/>
              </w:rPr>
            </w:pPr>
            <w:proofErr w:type="spellStart"/>
            <w:r>
              <w:rPr>
                <w:i/>
                <w:snapToGrid w:val="0"/>
              </w:rPr>
              <w:t>LS_OTAM_HMI_Master_Reset</w:t>
            </w:r>
            <w:proofErr w:type="spellEnd"/>
            <w:r>
              <w:rPr>
                <w:i/>
                <w:snapToGrid w:val="0"/>
              </w:rPr>
              <w:t xml:space="preserve"> </w:t>
            </w:r>
          </w:p>
          <w:p w14:paraId="3B579D1C" w14:textId="77777777" w:rsidR="002D2F56" w:rsidRDefault="002B5930" w:rsidP="002D2F56">
            <w:pPr>
              <w:rPr>
                <w:i/>
                <w:snapToGrid w:val="0"/>
              </w:rPr>
            </w:pPr>
            <w:proofErr w:type="spellStart"/>
            <w:r>
              <w:rPr>
                <w:i/>
                <w:snapToGrid w:val="0"/>
              </w:rPr>
              <w:t>LS_OTAM_Activation_Status</w:t>
            </w:r>
            <w:proofErr w:type="spellEnd"/>
          </w:p>
          <w:p w14:paraId="2B33020E" w14:textId="77777777" w:rsidR="002D2F56" w:rsidRDefault="002B5930" w:rsidP="002D2F56">
            <w:pPr>
              <w:rPr>
                <w:i/>
                <w:snapToGrid w:val="0"/>
              </w:rPr>
            </w:pPr>
            <w:proofErr w:type="spellStart"/>
            <w:r>
              <w:rPr>
                <w:i/>
                <w:snapToGrid w:val="0"/>
              </w:rPr>
              <w:t>LS_OTAM_SW_Exceeded_Limit</w:t>
            </w:r>
            <w:proofErr w:type="spellEnd"/>
          </w:p>
          <w:p w14:paraId="5EE2A67B" w14:textId="77777777" w:rsidR="002D2F56" w:rsidRDefault="002B5930" w:rsidP="002D2F56">
            <w:pPr>
              <w:rPr>
                <w:i/>
                <w:snapToGrid w:val="0"/>
              </w:rPr>
            </w:pPr>
            <w:proofErr w:type="spellStart"/>
            <w:r w:rsidRPr="00151EEF">
              <w:rPr>
                <w:i/>
                <w:snapToGrid w:val="0"/>
              </w:rPr>
              <w:t>LS_OTAM_SW_Update_Notify</w:t>
            </w:r>
            <w:proofErr w:type="spellEnd"/>
          </w:p>
        </w:tc>
        <w:tc>
          <w:tcPr>
            <w:tcW w:w="1170" w:type="dxa"/>
          </w:tcPr>
          <w:p w14:paraId="38199CE4" w14:textId="77777777" w:rsidR="002D2F56" w:rsidRDefault="00DC691E" w:rsidP="002D2F56">
            <w:pPr>
              <w:rPr>
                <w:i/>
                <w:snapToGrid w:val="0"/>
              </w:rPr>
            </w:pPr>
          </w:p>
        </w:tc>
      </w:tr>
      <w:tr w:rsidR="002D2F56" w14:paraId="7EB14B02" w14:textId="77777777" w:rsidTr="002D2F56">
        <w:tc>
          <w:tcPr>
            <w:tcW w:w="993" w:type="dxa"/>
          </w:tcPr>
          <w:p w14:paraId="4F67D2CA" w14:textId="77777777" w:rsidR="002D2F56" w:rsidRDefault="00DC691E" w:rsidP="002D2F56">
            <w:pPr>
              <w:jc w:val="center"/>
              <w:rPr>
                <w:i/>
                <w:snapToGrid w:val="0"/>
              </w:rPr>
            </w:pPr>
          </w:p>
        </w:tc>
        <w:tc>
          <w:tcPr>
            <w:tcW w:w="1455" w:type="dxa"/>
          </w:tcPr>
          <w:p w14:paraId="5D0E7D73" w14:textId="77777777" w:rsidR="002D2F56" w:rsidRDefault="00DC691E" w:rsidP="002D2F56">
            <w:pPr>
              <w:jc w:val="center"/>
              <w:rPr>
                <w:i/>
                <w:snapToGrid w:val="0"/>
              </w:rPr>
            </w:pPr>
          </w:p>
        </w:tc>
        <w:tc>
          <w:tcPr>
            <w:tcW w:w="6187" w:type="dxa"/>
          </w:tcPr>
          <w:p w14:paraId="0FEF9E77" w14:textId="77777777" w:rsidR="002D2F56" w:rsidRDefault="002B5930" w:rsidP="002D2F56">
            <w:pPr>
              <w:rPr>
                <w:i/>
                <w:snapToGrid w:val="0"/>
              </w:rPr>
            </w:pPr>
            <w:r>
              <w:rPr>
                <w:i/>
                <w:snapToGrid w:val="0"/>
              </w:rPr>
              <w:t>Added Popup for Consent and Schedule reminder, additional to ICON</w:t>
            </w:r>
          </w:p>
          <w:p w14:paraId="769EEE1B" w14:textId="77777777" w:rsidR="002D2F56" w:rsidRDefault="002B5930" w:rsidP="002D2F56">
            <w:pPr>
              <w:rPr>
                <w:i/>
                <w:snapToGrid w:val="0"/>
              </w:rPr>
            </w:pPr>
            <w:r>
              <w:rPr>
                <w:i/>
                <w:snapToGrid w:val="0"/>
              </w:rPr>
              <w:tab/>
              <w:t>REQ-331790 One-Time Consent Reminder</w:t>
            </w:r>
          </w:p>
        </w:tc>
        <w:tc>
          <w:tcPr>
            <w:tcW w:w="1170" w:type="dxa"/>
          </w:tcPr>
          <w:p w14:paraId="4A216876" w14:textId="77777777" w:rsidR="002D2F56" w:rsidRDefault="00DC691E" w:rsidP="002D2F56">
            <w:pPr>
              <w:rPr>
                <w:i/>
                <w:snapToGrid w:val="0"/>
              </w:rPr>
            </w:pPr>
          </w:p>
        </w:tc>
      </w:tr>
      <w:tr w:rsidR="002D2F56" w14:paraId="1CA9AE48" w14:textId="77777777" w:rsidTr="002D2F56">
        <w:tc>
          <w:tcPr>
            <w:tcW w:w="993" w:type="dxa"/>
          </w:tcPr>
          <w:p w14:paraId="72978B40" w14:textId="77777777" w:rsidR="002D2F56" w:rsidRDefault="002B5930" w:rsidP="002D2F56">
            <w:pPr>
              <w:jc w:val="center"/>
              <w:rPr>
                <w:i/>
                <w:snapToGrid w:val="0"/>
              </w:rPr>
            </w:pPr>
            <w:r>
              <w:rPr>
                <w:i/>
                <w:snapToGrid w:val="0"/>
              </w:rPr>
              <w:t>2.1</w:t>
            </w:r>
          </w:p>
        </w:tc>
        <w:tc>
          <w:tcPr>
            <w:tcW w:w="1455" w:type="dxa"/>
          </w:tcPr>
          <w:p w14:paraId="3AC61C72" w14:textId="77777777" w:rsidR="002D2F56" w:rsidRDefault="002B5930" w:rsidP="002D2F56">
            <w:pPr>
              <w:jc w:val="center"/>
              <w:rPr>
                <w:i/>
                <w:snapToGrid w:val="0"/>
              </w:rPr>
            </w:pPr>
            <w:r>
              <w:rPr>
                <w:i/>
                <w:snapToGrid w:val="0"/>
              </w:rPr>
              <w:t>12/03/18</w:t>
            </w:r>
          </w:p>
        </w:tc>
        <w:tc>
          <w:tcPr>
            <w:tcW w:w="6187" w:type="dxa"/>
          </w:tcPr>
          <w:p w14:paraId="5D3E278A" w14:textId="77777777" w:rsidR="002D2F56" w:rsidRPr="00A474F2" w:rsidRDefault="002B5930" w:rsidP="002D2F56">
            <w:pPr>
              <w:rPr>
                <w:i/>
                <w:snapToGrid w:val="0"/>
              </w:rPr>
            </w:pPr>
            <w:r w:rsidRPr="00A474F2">
              <w:rPr>
                <w:i/>
                <w:snapToGrid w:val="0"/>
              </w:rPr>
              <w:t xml:space="preserve">Updated </w:t>
            </w:r>
            <w:r>
              <w:rPr>
                <w:i/>
                <w:snapToGrid w:val="0"/>
              </w:rPr>
              <w:t xml:space="preserve">based on HMI team feedback: </w:t>
            </w:r>
            <w:r w:rsidRPr="00A474F2">
              <w:rPr>
                <w:i/>
                <w:snapToGrid w:val="0"/>
              </w:rPr>
              <w:t xml:space="preserve">F-REQ-331790/B, F-REQ-305214/C, F-REQ-305216/C, REQ-326157/B, REQ-326784/B, REQ-331788/B, F-REQ-305225/C, REQ-329658/B, REQ-326171/B, F-REQ-305262/C, F-REQ-305264/B, REQ-326180/B, REQ-326576/B </w:t>
            </w:r>
          </w:p>
          <w:p w14:paraId="347FC914" w14:textId="77777777" w:rsidR="002D2F56" w:rsidRPr="00A474F2" w:rsidRDefault="002B5930" w:rsidP="002D2F56">
            <w:pPr>
              <w:rPr>
                <w:i/>
                <w:snapToGrid w:val="0"/>
              </w:rPr>
            </w:pPr>
            <w:r w:rsidRPr="00A474F2">
              <w:rPr>
                <w:i/>
                <w:snapToGrid w:val="0"/>
              </w:rPr>
              <w:t xml:space="preserve">Removed F-REQ-305260/B, </w:t>
            </w:r>
          </w:p>
          <w:p w14:paraId="2551C5FB" w14:textId="77777777" w:rsidR="002D2F56" w:rsidRDefault="002B5930" w:rsidP="002D2F56">
            <w:pPr>
              <w:rPr>
                <w:i/>
                <w:snapToGrid w:val="0"/>
              </w:rPr>
            </w:pPr>
            <w:r w:rsidRPr="00A474F2">
              <w:rPr>
                <w:i/>
                <w:snapToGrid w:val="0"/>
              </w:rPr>
              <w:t xml:space="preserve">Added New Requirements FUR-REQ-336400/A &amp; FUR-REQ-336401/A  </w:t>
            </w:r>
          </w:p>
        </w:tc>
        <w:tc>
          <w:tcPr>
            <w:tcW w:w="1170" w:type="dxa"/>
          </w:tcPr>
          <w:p w14:paraId="4D24ED1F" w14:textId="77777777" w:rsidR="002D2F56" w:rsidRDefault="00DC691E" w:rsidP="002D2F56">
            <w:pPr>
              <w:rPr>
                <w:i/>
                <w:snapToGrid w:val="0"/>
              </w:rPr>
            </w:pPr>
          </w:p>
        </w:tc>
      </w:tr>
      <w:tr w:rsidR="002D2F56" w14:paraId="23FA3962" w14:textId="77777777" w:rsidTr="002D2F56">
        <w:tc>
          <w:tcPr>
            <w:tcW w:w="993" w:type="dxa"/>
          </w:tcPr>
          <w:p w14:paraId="348FC8D6" w14:textId="77777777" w:rsidR="002D2F56" w:rsidRDefault="002B5930" w:rsidP="002D2F56">
            <w:pPr>
              <w:jc w:val="center"/>
              <w:rPr>
                <w:i/>
                <w:snapToGrid w:val="0"/>
              </w:rPr>
            </w:pPr>
            <w:r>
              <w:rPr>
                <w:i/>
                <w:snapToGrid w:val="0"/>
              </w:rPr>
              <w:t>3.0</w:t>
            </w:r>
          </w:p>
        </w:tc>
        <w:tc>
          <w:tcPr>
            <w:tcW w:w="1455" w:type="dxa"/>
          </w:tcPr>
          <w:p w14:paraId="0B189AEE" w14:textId="77777777" w:rsidR="002D2F56" w:rsidRDefault="002B5930" w:rsidP="002D2F56">
            <w:pPr>
              <w:jc w:val="center"/>
              <w:rPr>
                <w:i/>
                <w:snapToGrid w:val="0"/>
              </w:rPr>
            </w:pPr>
            <w:r>
              <w:rPr>
                <w:i/>
                <w:snapToGrid w:val="0"/>
              </w:rPr>
              <w:t>3/12/19</w:t>
            </w:r>
          </w:p>
        </w:tc>
        <w:tc>
          <w:tcPr>
            <w:tcW w:w="6187" w:type="dxa"/>
          </w:tcPr>
          <w:p w14:paraId="49FC4020" w14:textId="77777777" w:rsidR="002D2F56" w:rsidRPr="00A474F2" w:rsidRDefault="002B5930" w:rsidP="002D2F56">
            <w:r>
              <w:t xml:space="preserve">Updated the education display </w:t>
            </w:r>
            <w:r w:rsidRPr="0040222F">
              <w:t>REQ-305248</w:t>
            </w:r>
          </w:p>
        </w:tc>
        <w:tc>
          <w:tcPr>
            <w:tcW w:w="1170" w:type="dxa"/>
          </w:tcPr>
          <w:p w14:paraId="6D34F725" w14:textId="77777777" w:rsidR="002D2F56" w:rsidRDefault="00DC691E" w:rsidP="002D2F56">
            <w:pPr>
              <w:rPr>
                <w:i/>
                <w:snapToGrid w:val="0"/>
              </w:rPr>
            </w:pPr>
          </w:p>
        </w:tc>
      </w:tr>
      <w:tr w:rsidR="002D2F56" w14:paraId="4187F261" w14:textId="77777777" w:rsidTr="002D2F56">
        <w:tc>
          <w:tcPr>
            <w:tcW w:w="993" w:type="dxa"/>
          </w:tcPr>
          <w:p w14:paraId="517830A7" w14:textId="77777777" w:rsidR="002D2F56" w:rsidRDefault="00DC691E" w:rsidP="002D2F56">
            <w:pPr>
              <w:jc w:val="center"/>
              <w:rPr>
                <w:i/>
                <w:snapToGrid w:val="0"/>
              </w:rPr>
            </w:pPr>
          </w:p>
        </w:tc>
        <w:tc>
          <w:tcPr>
            <w:tcW w:w="1455" w:type="dxa"/>
          </w:tcPr>
          <w:p w14:paraId="0AEF5E86" w14:textId="77777777" w:rsidR="002D2F56" w:rsidRDefault="002B5930" w:rsidP="002D2F56">
            <w:pPr>
              <w:jc w:val="center"/>
              <w:rPr>
                <w:i/>
                <w:snapToGrid w:val="0"/>
              </w:rPr>
            </w:pPr>
            <w:r>
              <w:rPr>
                <w:i/>
                <w:snapToGrid w:val="0"/>
              </w:rPr>
              <w:t>3/19/19</w:t>
            </w:r>
          </w:p>
        </w:tc>
        <w:tc>
          <w:tcPr>
            <w:tcW w:w="6187" w:type="dxa"/>
          </w:tcPr>
          <w:p w14:paraId="1C09E4B8" w14:textId="77777777" w:rsidR="002D2F56" w:rsidRDefault="002B5930" w:rsidP="002D2F56">
            <w:r>
              <w:rPr>
                <w:i/>
                <w:snapToGrid w:val="0"/>
              </w:rPr>
              <w:t xml:space="preserve">Updated </w:t>
            </w:r>
            <w:r>
              <w:t>REQ-</w:t>
            </w:r>
            <w:r>
              <w:rPr>
                <w:i/>
                <w:snapToGrid w:val="0"/>
              </w:rPr>
              <w:t xml:space="preserve">527060, </w:t>
            </w:r>
            <w:r>
              <w:t>REQ-</w:t>
            </w:r>
            <w:r>
              <w:rPr>
                <w:i/>
                <w:snapToGrid w:val="0"/>
              </w:rPr>
              <w:t>305221</w:t>
            </w:r>
            <w:r>
              <w:t>, REQ-305217, REQ-305218, REQ-305230, REQ-326157, REQ-346981, REQ-305222, REQ-</w:t>
            </w:r>
            <w:r>
              <w:lastRenderedPageBreak/>
              <w:t>305225, REQ-305224, REQ-347587, REQ-347387, REQ-347388, and</w:t>
            </w:r>
          </w:p>
          <w:p w14:paraId="42981680" w14:textId="77777777" w:rsidR="002D2F56" w:rsidRPr="0012089D" w:rsidRDefault="002B5930" w:rsidP="002D2F56">
            <w:r>
              <w:t xml:space="preserve">527295 </w:t>
            </w:r>
            <w:r w:rsidRPr="0012089D">
              <w:t xml:space="preserve">Added three new signals </w:t>
            </w:r>
          </w:p>
          <w:p w14:paraId="5FA3F40E" w14:textId="77777777" w:rsidR="002D2F56" w:rsidRPr="0012089D" w:rsidRDefault="002B5930" w:rsidP="002D2F56">
            <w:proofErr w:type="spellStart"/>
            <w:r w:rsidRPr="0012089D">
              <w:t>LS_OTAM_APP_Update_DOWN</w:t>
            </w:r>
            <w:proofErr w:type="spellEnd"/>
          </w:p>
          <w:p w14:paraId="2FD6A8D6" w14:textId="77777777" w:rsidR="002D2F56" w:rsidRPr="0012089D" w:rsidRDefault="002B5930" w:rsidP="002D2F56">
            <w:proofErr w:type="spellStart"/>
            <w:r w:rsidRPr="0012089D">
              <w:t>LS_OTAM_APP_UPDATE_Timer</w:t>
            </w:r>
            <w:proofErr w:type="spellEnd"/>
          </w:p>
          <w:p w14:paraId="5917D4DC" w14:textId="77777777" w:rsidR="002D2F56" w:rsidRDefault="002B5930" w:rsidP="002D2F56">
            <w:pPr>
              <w:rPr>
                <w:i/>
                <w:snapToGrid w:val="0"/>
              </w:rPr>
            </w:pPr>
            <w:r w:rsidRPr="0012089D">
              <w:t>LS_ASUHMI_APP_DOWN</w:t>
            </w:r>
          </w:p>
          <w:p w14:paraId="024DE1D4" w14:textId="77777777" w:rsidR="002D2F56" w:rsidRDefault="002B5930" w:rsidP="002D2F56">
            <w:pPr>
              <w:tabs>
                <w:tab w:val="left" w:pos="490"/>
              </w:tabs>
              <w:rPr>
                <w:i/>
                <w:snapToGrid w:val="0"/>
              </w:rPr>
            </w:pPr>
            <w:r>
              <w:rPr>
                <w:i/>
                <w:snapToGrid w:val="0"/>
              </w:rPr>
              <w:t>Added SVS REQ-</w:t>
            </w:r>
            <w:r>
              <w:t>347783</w:t>
            </w:r>
          </w:p>
        </w:tc>
        <w:tc>
          <w:tcPr>
            <w:tcW w:w="1170" w:type="dxa"/>
          </w:tcPr>
          <w:p w14:paraId="00DD36B2" w14:textId="77777777" w:rsidR="002D2F56" w:rsidRDefault="00DC691E" w:rsidP="002D2F56">
            <w:pPr>
              <w:rPr>
                <w:i/>
                <w:snapToGrid w:val="0"/>
              </w:rPr>
            </w:pPr>
          </w:p>
        </w:tc>
      </w:tr>
      <w:tr w:rsidR="002D2F56" w14:paraId="71E39EC7" w14:textId="77777777" w:rsidTr="002D2F56">
        <w:tblPrEx>
          <w:tblLook w:val="04A0" w:firstRow="1" w:lastRow="0" w:firstColumn="1" w:lastColumn="0" w:noHBand="0" w:noVBand="1"/>
        </w:tblPrEx>
        <w:tc>
          <w:tcPr>
            <w:tcW w:w="993" w:type="dxa"/>
            <w:hideMark/>
          </w:tcPr>
          <w:p w14:paraId="176A480E" w14:textId="77777777" w:rsidR="002D2F56" w:rsidRDefault="002B5930">
            <w:pPr>
              <w:jc w:val="center"/>
              <w:rPr>
                <w:i/>
                <w:snapToGrid w:val="0"/>
              </w:rPr>
            </w:pPr>
            <w:r>
              <w:rPr>
                <w:i/>
                <w:snapToGrid w:val="0"/>
              </w:rPr>
              <w:t>3.1</w:t>
            </w:r>
          </w:p>
        </w:tc>
        <w:tc>
          <w:tcPr>
            <w:tcW w:w="1455" w:type="dxa"/>
            <w:hideMark/>
          </w:tcPr>
          <w:p w14:paraId="635AF921" w14:textId="77777777" w:rsidR="002D2F56" w:rsidRDefault="002B5930">
            <w:pPr>
              <w:jc w:val="center"/>
              <w:rPr>
                <w:i/>
                <w:snapToGrid w:val="0"/>
              </w:rPr>
            </w:pPr>
            <w:r>
              <w:rPr>
                <w:i/>
                <w:snapToGrid w:val="0"/>
              </w:rPr>
              <w:t>4/9/2019</w:t>
            </w:r>
          </w:p>
        </w:tc>
        <w:tc>
          <w:tcPr>
            <w:tcW w:w="6187" w:type="dxa"/>
            <w:hideMark/>
          </w:tcPr>
          <w:p w14:paraId="34146219" w14:textId="77777777" w:rsidR="002D2F56" w:rsidRPr="00D73CC7" w:rsidRDefault="002B5930">
            <w:r>
              <w:t>Added a signal for unknown preconditions</w:t>
            </w:r>
          </w:p>
        </w:tc>
        <w:tc>
          <w:tcPr>
            <w:tcW w:w="1170" w:type="dxa"/>
          </w:tcPr>
          <w:p w14:paraId="0D041D45" w14:textId="77777777" w:rsidR="002D2F56" w:rsidRDefault="00DC691E">
            <w:pPr>
              <w:rPr>
                <w:i/>
                <w:snapToGrid w:val="0"/>
              </w:rPr>
            </w:pPr>
          </w:p>
        </w:tc>
      </w:tr>
      <w:tr w:rsidR="002D2F56" w14:paraId="4D2120E6" w14:textId="77777777" w:rsidTr="002D2F56">
        <w:tblPrEx>
          <w:tblLook w:val="04A0" w:firstRow="1" w:lastRow="0" w:firstColumn="1" w:lastColumn="0" w:noHBand="0" w:noVBand="1"/>
        </w:tblPrEx>
        <w:tc>
          <w:tcPr>
            <w:tcW w:w="993" w:type="dxa"/>
          </w:tcPr>
          <w:p w14:paraId="444F39C5" w14:textId="77777777" w:rsidR="002D2F56" w:rsidRDefault="002B5930">
            <w:pPr>
              <w:jc w:val="center"/>
              <w:rPr>
                <w:i/>
                <w:snapToGrid w:val="0"/>
              </w:rPr>
            </w:pPr>
            <w:r>
              <w:rPr>
                <w:i/>
                <w:snapToGrid w:val="0"/>
              </w:rPr>
              <w:t>3.7</w:t>
            </w:r>
          </w:p>
        </w:tc>
        <w:tc>
          <w:tcPr>
            <w:tcW w:w="1455" w:type="dxa"/>
          </w:tcPr>
          <w:p w14:paraId="2E680F9D" w14:textId="77777777" w:rsidR="002D2F56" w:rsidRDefault="002B5930">
            <w:pPr>
              <w:jc w:val="center"/>
              <w:rPr>
                <w:i/>
                <w:snapToGrid w:val="0"/>
              </w:rPr>
            </w:pPr>
            <w:r>
              <w:rPr>
                <w:i/>
                <w:snapToGrid w:val="0"/>
              </w:rPr>
              <w:t>5/6/2019</w:t>
            </w:r>
          </w:p>
        </w:tc>
        <w:tc>
          <w:tcPr>
            <w:tcW w:w="6187" w:type="dxa"/>
          </w:tcPr>
          <w:p w14:paraId="692BB3BA" w14:textId="77777777" w:rsidR="002D2F56" w:rsidRDefault="002B5930" w:rsidP="002D2F56">
            <w:r>
              <w:t>Show reminder button on Release notes display</w:t>
            </w:r>
          </w:p>
          <w:p w14:paraId="4C9AE187" w14:textId="77777777" w:rsidR="002D2F56" w:rsidRPr="00D73CC7" w:rsidRDefault="002B5930" w:rsidP="002D2F56">
            <w:pPr>
              <w:rPr>
                <w:snapToGrid w:val="0"/>
              </w:rPr>
            </w:pPr>
            <w:r w:rsidRPr="00D73CC7">
              <w:rPr>
                <w:snapToGrid w:val="0"/>
              </w:rPr>
              <w:t xml:space="preserve">Disable </w:t>
            </w:r>
            <w:proofErr w:type="gramStart"/>
            <w:r w:rsidRPr="00D73CC7">
              <w:rPr>
                <w:snapToGrid w:val="0"/>
              </w:rPr>
              <w:t>Recurring  Schedule</w:t>
            </w:r>
            <w:proofErr w:type="gramEnd"/>
            <w:r w:rsidRPr="00D73CC7">
              <w:rPr>
                <w:snapToGrid w:val="0"/>
              </w:rPr>
              <w:t>: clear the set date/time</w:t>
            </w:r>
          </w:p>
          <w:p w14:paraId="6CCAD4A7" w14:textId="77777777" w:rsidR="002D2F56" w:rsidRPr="00D73CC7" w:rsidRDefault="002B5930" w:rsidP="002D2F56">
            <w:pPr>
              <w:rPr>
                <w:snapToGrid w:val="0"/>
              </w:rPr>
            </w:pPr>
            <w:r w:rsidRPr="00D73CC7">
              <w:rPr>
                <w:snapToGrid w:val="0"/>
              </w:rPr>
              <w:t>Stolen Vehicle Service is Active</w:t>
            </w:r>
          </w:p>
          <w:p w14:paraId="3C4CF7FD" w14:textId="77777777" w:rsidR="002D2F56" w:rsidRPr="00D73CC7" w:rsidRDefault="002B5930" w:rsidP="002D2F56">
            <w:pPr>
              <w:rPr>
                <w:snapToGrid w:val="0"/>
              </w:rPr>
            </w:pPr>
            <w:r w:rsidRPr="00D73CC7">
              <w:rPr>
                <w:snapToGrid w:val="0"/>
              </w:rPr>
              <w:t>Stolen Vehicle Service is De-Active</w:t>
            </w:r>
          </w:p>
          <w:p w14:paraId="6FD27F59" w14:textId="77777777" w:rsidR="002D2F56" w:rsidRDefault="002B5930" w:rsidP="002D2F56">
            <w:r w:rsidRPr="00D73CC7">
              <w:rPr>
                <w:snapToGrid w:val="0"/>
              </w:rPr>
              <w:t>APP Updates that Requires User Consent</w:t>
            </w:r>
          </w:p>
        </w:tc>
        <w:tc>
          <w:tcPr>
            <w:tcW w:w="1170" w:type="dxa"/>
          </w:tcPr>
          <w:p w14:paraId="796C5C62" w14:textId="77777777" w:rsidR="002D2F56" w:rsidRDefault="00DC691E">
            <w:pPr>
              <w:rPr>
                <w:i/>
                <w:snapToGrid w:val="0"/>
              </w:rPr>
            </w:pPr>
          </w:p>
        </w:tc>
      </w:tr>
      <w:tr w:rsidR="002D2F56" w14:paraId="3FADC828" w14:textId="77777777" w:rsidTr="002D2F56">
        <w:tblPrEx>
          <w:tblLook w:val="04A0" w:firstRow="1" w:lastRow="0" w:firstColumn="1" w:lastColumn="0" w:noHBand="0" w:noVBand="1"/>
        </w:tblPrEx>
        <w:tc>
          <w:tcPr>
            <w:tcW w:w="993" w:type="dxa"/>
          </w:tcPr>
          <w:p w14:paraId="0AF7F6CB" w14:textId="77777777" w:rsidR="002D2F56" w:rsidRDefault="002B5930" w:rsidP="002D2F56">
            <w:pPr>
              <w:jc w:val="center"/>
              <w:rPr>
                <w:i/>
                <w:snapToGrid w:val="0"/>
              </w:rPr>
            </w:pPr>
            <w:r>
              <w:rPr>
                <w:i/>
                <w:snapToGrid w:val="0"/>
              </w:rPr>
              <w:t>3.8</w:t>
            </w:r>
          </w:p>
        </w:tc>
        <w:tc>
          <w:tcPr>
            <w:tcW w:w="1455" w:type="dxa"/>
          </w:tcPr>
          <w:p w14:paraId="65C3780D" w14:textId="77777777" w:rsidR="002D2F56" w:rsidRDefault="002B5930">
            <w:pPr>
              <w:jc w:val="center"/>
              <w:rPr>
                <w:i/>
                <w:snapToGrid w:val="0"/>
              </w:rPr>
            </w:pPr>
            <w:r>
              <w:rPr>
                <w:i/>
                <w:snapToGrid w:val="0"/>
              </w:rPr>
              <w:t>10/21/2019</w:t>
            </w:r>
          </w:p>
        </w:tc>
        <w:tc>
          <w:tcPr>
            <w:tcW w:w="6187" w:type="dxa"/>
          </w:tcPr>
          <w:p w14:paraId="16E16E4E" w14:textId="77777777" w:rsidR="002D2F56" w:rsidRDefault="002B5930" w:rsidP="002D2F56">
            <w:r>
              <w:t xml:space="preserve">Added clarification Manage notifications, HMI shall not show any HMI when manage notification is disabled. </w:t>
            </w:r>
          </w:p>
          <w:p w14:paraId="6151692C" w14:textId="77777777" w:rsidR="002D2F56" w:rsidRDefault="002B5930" w:rsidP="002D2F56">
            <w:r>
              <w:t xml:space="preserve">Added clarification if software update is in progress and customer disable ASU than software update behavior. </w:t>
            </w:r>
          </w:p>
          <w:p w14:paraId="0B3C97BA" w14:textId="77777777" w:rsidR="002D2F56" w:rsidRDefault="002B5930" w:rsidP="002D2F56">
            <w:r>
              <w:t>Removed the yellow highlights</w:t>
            </w:r>
          </w:p>
          <w:p w14:paraId="2E956CC6" w14:textId="77777777" w:rsidR="002D2F56" w:rsidRDefault="002B5930" w:rsidP="002D2F56">
            <w:r>
              <w:t>Added clarification about system update progress bar</w:t>
            </w:r>
          </w:p>
        </w:tc>
        <w:tc>
          <w:tcPr>
            <w:tcW w:w="1170" w:type="dxa"/>
          </w:tcPr>
          <w:p w14:paraId="357AB63B" w14:textId="77777777" w:rsidR="002D2F56" w:rsidRDefault="00DC691E">
            <w:pPr>
              <w:rPr>
                <w:i/>
                <w:snapToGrid w:val="0"/>
              </w:rPr>
            </w:pPr>
          </w:p>
        </w:tc>
      </w:tr>
      <w:tr w:rsidR="002D2F56" w14:paraId="1CFF38B2" w14:textId="77777777" w:rsidTr="002D2F56">
        <w:tblPrEx>
          <w:tblLook w:val="04A0" w:firstRow="1" w:lastRow="0" w:firstColumn="1" w:lastColumn="0" w:noHBand="0" w:noVBand="1"/>
        </w:tblPrEx>
        <w:tc>
          <w:tcPr>
            <w:tcW w:w="993" w:type="dxa"/>
          </w:tcPr>
          <w:p w14:paraId="08E46E64" w14:textId="77777777" w:rsidR="002D2F56" w:rsidRDefault="002B5930" w:rsidP="002D2F56">
            <w:pPr>
              <w:jc w:val="center"/>
              <w:rPr>
                <w:i/>
                <w:snapToGrid w:val="0"/>
              </w:rPr>
            </w:pPr>
            <w:r>
              <w:rPr>
                <w:i/>
                <w:snapToGrid w:val="0"/>
              </w:rPr>
              <w:t>3.9</w:t>
            </w:r>
          </w:p>
        </w:tc>
        <w:tc>
          <w:tcPr>
            <w:tcW w:w="1455" w:type="dxa"/>
          </w:tcPr>
          <w:p w14:paraId="3E6BAD39" w14:textId="77777777" w:rsidR="002D2F56" w:rsidRDefault="002B5930">
            <w:pPr>
              <w:jc w:val="center"/>
              <w:rPr>
                <w:i/>
                <w:snapToGrid w:val="0"/>
              </w:rPr>
            </w:pPr>
            <w:r>
              <w:rPr>
                <w:i/>
                <w:snapToGrid w:val="0"/>
              </w:rPr>
              <w:t>03/26/2020</w:t>
            </w:r>
          </w:p>
        </w:tc>
        <w:tc>
          <w:tcPr>
            <w:tcW w:w="6187" w:type="dxa"/>
          </w:tcPr>
          <w:p w14:paraId="43E134B4" w14:textId="77777777" w:rsidR="002D2F56" w:rsidRDefault="002B5930" w:rsidP="002D2F56">
            <w:r>
              <w:t xml:space="preserve">Remove all requirement and signals for Nav app updates. </w:t>
            </w:r>
            <w:r w:rsidRPr="001A4B51">
              <w:t xml:space="preserve">OTA Nav updates do not require to Nav to be </w:t>
            </w:r>
            <w:proofErr w:type="gramStart"/>
            <w:r w:rsidRPr="001A4B51">
              <w:t>offline</w:t>
            </w:r>
            <w:r>
              <w:t>,</w:t>
            </w:r>
            <w:proofErr w:type="gramEnd"/>
            <w:r>
              <w:t xml:space="preserve"> </w:t>
            </w:r>
            <w:r w:rsidRPr="001A4B51">
              <w:t>USB updates will require Nav to be offline</w:t>
            </w:r>
          </w:p>
          <w:p w14:paraId="31AFC4CB" w14:textId="77777777" w:rsidR="002D2F56" w:rsidRDefault="002B5930" w:rsidP="002D2F56">
            <w:r>
              <w:t>Req-347587/B &amp;&amp; Req-368888</w:t>
            </w:r>
          </w:p>
          <w:p w14:paraId="3F1D6CB3" w14:textId="77777777" w:rsidR="002D2F56" w:rsidRDefault="002B5930" w:rsidP="002D2F56">
            <w:pPr>
              <w:rPr>
                <w:rFonts w:cs="Arial"/>
              </w:rPr>
            </w:pPr>
            <w:r w:rsidRPr="001167CF">
              <w:rPr>
                <w:rFonts w:cs="Arial"/>
              </w:rPr>
              <w:t>LS_ASUHMI_APP_DOWN</w:t>
            </w:r>
          </w:p>
          <w:p w14:paraId="66DFD768" w14:textId="77777777" w:rsidR="002D2F56" w:rsidRDefault="002B5930" w:rsidP="002D2F56">
            <w:pPr>
              <w:rPr>
                <w:rFonts w:cs="Arial"/>
              </w:rPr>
            </w:pPr>
            <w:proofErr w:type="spellStart"/>
            <w:r>
              <w:rPr>
                <w:rFonts w:cs="Arial"/>
              </w:rPr>
              <w:t>LS_OTAM_APP_UPDATE_Timer</w:t>
            </w:r>
            <w:proofErr w:type="spellEnd"/>
          </w:p>
          <w:p w14:paraId="34579C74" w14:textId="77777777" w:rsidR="002D2F56" w:rsidRPr="001A4B51" w:rsidRDefault="002B5930" w:rsidP="002D2F56">
            <w:proofErr w:type="spellStart"/>
            <w:r w:rsidRPr="001167CF">
              <w:t>LS_OTAM_APP_Update_DOWN</w:t>
            </w:r>
            <w:proofErr w:type="spellEnd"/>
          </w:p>
        </w:tc>
        <w:tc>
          <w:tcPr>
            <w:tcW w:w="1170" w:type="dxa"/>
          </w:tcPr>
          <w:p w14:paraId="2019E8A8" w14:textId="77777777" w:rsidR="002D2F56" w:rsidRDefault="00DC691E">
            <w:pPr>
              <w:rPr>
                <w:i/>
                <w:snapToGrid w:val="0"/>
              </w:rPr>
            </w:pPr>
          </w:p>
        </w:tc>
      </w:tr>
      <w:tr w:rsidR="005C5E35" w14:paraId="7B888E36" w14:textId="77777777" w:rsidTr="002D2F56">
        <w:tblPrEx>
          <w:tblLook w:val="04A0" w:firstRow="1" w:lastRow="0" w:firstColumn="1" w:lastColumn="0" w:noHBand="0" w:noVBand="1"/>
        </w:tblPrEx>
        <w:tc>
          <w:tcPr>
            <w:tcW w:w="993" w:type="dxa"/>
          </w:tcPr>
          <w:p w14:paraId="062EB8F8" w14:textId="77777777" w:rsidR="005C5E35" w:rsidRDefault="002B5930" w:rsidP="002D2F56">
            <w:pPr>
              <w:jc w:val="center"/>
              <w:rPr>
                <w:i/>
                <w:snapToGrid w:val="0"/>
              </w:rPr>
            </w:pPr>
            <w:r>
              <w:rPr>
                <w:i/>
                <w:snapToGrid w:val="0"/>
              </w:rPr>
              <w:t xml:space="preserve">4.0 </w:t>
            </w:r>
          </w:p>
        </w:tc>
        <w:tc>
          <w:tcPr>
            <w:tcW w:w="1455" w:type="dxa"/>
          </w:tcPr>
          <w:p w14:paraId="497AAD54" w14:textId="77777777" w:rsidR="005C5E35" w:rsidRDefault="002B5930">
            <w:pPr>
              <w:jc w:val="center"/>
              <w:rPr>
                <w:i/>
                <w:snapToGrid w:val="0"/>
              </w:rPr>
            </w:pPr>
            <w:r>
              <w:rPr>
                <w:i/>
                <w:snapToGrid w:val="0"/>
              </w:rPr>
              <w:t>7/20/20</w:t>
            </w:r>
          </w:p>
        </w:tc>
        <w:tc>
          <w:tcPr>
            <w:tcW w:w="6187" w:type="dxa"/>
          </w:tcPr>
          <w:p w14:paraId="025841F1" w14:textId="77777777" w:rsidR="00C64E8F" w:rsidRDefault="002B5930" w:rsidP="00C64E8F">
            <w:r>
              <w:t>527043/D-Ford Documents</w:t>
            </w:r>
          </w:p>
          <w:p w14:paraId="0EE66689" w14:textId="77777777" w:rsidR="00C64E8F" w:rsidRDefault="002B5930" w:rsidP="00C64E8F">
            <w:r>
              <w:t>527044/C-Abbreviations</w:t>
            </w:r>
          </w:p>
          <w:p w14:paraId="37F86127" w14:textId="77777777" w:rsidR="00C64E8F" w:rsidRDefault="002B5930" w:rsidP="00C64E8F">
            <w:r>
              <w:t>527046/C-Overview</w:t>
            </w:r>
          </w:p>
          <w:p w14:paraId="4EB3D54E" w14:textId="77777777" w:rsidR="00C64E8F" w:rsidRDefault="002B5930" w:rsidP="00C64E8F">
            <w:r>
              <w:t>527047/C-Input Requirements</w:t>
            </w:r>
          </w:p>
          <w:p w14:paraId="640AFDC1" w14:textId="77777777" w:rsidR="00C64E8F" w:rsidRDefault="002B5930" w:rsidP="00C64E8F">
            <w:r>
              <w:t>F-REQ-305324/D-###R_FNC_Veh_HMI_Input_001### OTA Policy Table Check – Condition 1</w:t>
            </w:r>
          </w:p>
          <w:p w14:paraId="14B5CEF3" w14:textId="77777777" w:rsidR="00C64E8F" w:rsidRDefault="002B5930" w:rsidP="00C64E8F">
            <w:r>
              <w:t>F-REQ-305325/E-###R_FNC_Veh_HMI_Input_002### Vehicle Connectivity Settings – Condition 2</w:t>
            </w:r>
          </w:p>
          <w:p w14:paraId="1DD10118" w14:textId="77777777" w:rsidR="00C64E8F" w:rsidRDefault="002B5930" w:rsidP="00C64E8F">
            <w:r>
              <w:t>F-REQ-305319/D-###R_FNC_Veh_HMI_Input_003### Software Update Details – Condition 3</w:t>
            </w:r>
          </w:p>
          <w:p w14:paraId="7623ADC3" w14:textId="77777777" w:rsidR="00C64E8F" w:rsidRDefault="002B5930" w:rsidP="00C64E8F">
            <w:r>
              <w:t>F-REQ-305320/C-###R_FNC_Veh_HMI_Input_004### Vehicle Connectivity – Condition 4</w:t>
            </w:r>
          </w:p>
          <w:p w14:paraId="51CE0CF2" w14:textId="77777777" w:rsidR="00C64E8F" w:rsidRDefault="002B5930" w:rsidP="00C64E8F">
            <w:r>
              <w:t>F-REQ-305321/D-###R_FNC_Veh_HMI_Input_005### USB Parser Shall Notify HMI with Errors - Condition 5</w:t>
            </w:r>
          </w:p>
          <w:p w14:paraId="68D38A89" w14:textId="77777777" w:rsidR="00C64E8F" w:rsidRDefault="002B5930" w:rsidP="00C64E8F">
            <w:r>
              <w:t>F-REQ-305322/D-###R_FNC_Veh_HMI_Input_006### Software Delivery Methods - Condition 6</w:t>
            </w:r>
          </w:p>
          <w:p w14:paraId="167695D2" w14:textId="77777777" w:rsidR="00C64E8F" w:rsidRDefault="002B5930" w:rsidP="00C64E8F">
            <w:r>
              <w:t>F-REQ-305323/C-###R_FNC_Veh_HMI_Input_007### Software Update Prioritization - Condition 7</w:t>
            </w:r>
          </w:p>
          <w:p w14:paraId="5E5E49EA" w14:textId="77777777" w:rsidR="00C64E8F" w:rsidRDefault="002B5930" w:rsidP="00C64E8F">
            <w:r>
              <w:t xml:space="preserve">REQ-326585/B-###R_FNC_Veh_HMI_Input_008### OTA Manager input to </w:t>
            </w:r>
            <w:proofErr w:type="gramStart"/>
            <w:r>
              <w:t>HMI  -</w:t>
            </w:r>
            <w:proofErr w:type="gramEnd"/>
            <w:r>
              <w:t xml:space="preserve"> Condition 8</w:t>
            </w:r>
          </w:p>
          <w:p w14:paraId="624691CA" w14:textId="77777777" w:rsidR="00C64E8F" w:rsidRDefault="002B5930" w:rsidP="00C64E8F">
            <w:r>
              <w:t xml:space="preserve">FUR-REQ-392408/A-###R_FNC_Veh_HMI_Input_009### Software Update Details Description (Release Notes) </w:t>
            </w:r>
            <w:proofErr w:type="gramStart"/>
            <w:r>
              <w:t>File  –</w:t>
            </w:r>
            <w:proofErr w:type="gramEnd"/>
            <w:r>
              <w:t xml:space="preserve"> Condition 9</w:t>
            </w:r>
          </w:p>
          <w:p w14:paraId="4853CEEB" w14:textId="77777777" w:rsidR="00C64E8F" w:rsidRDefault="002B5930" w:rsidP="00C64E8F">
            <w:r>
              <w:t>REQ-394532/A-###R_FNC_Veh_HMI_Input_010### Additional/PII Consent Text File - Condition 10</w:t>
            </w:r>
          </w:p>
          <w:p w14:paraId="5235F3B9" w14:textId="77777777" w:rsidR="00C64E8F" w:rsidRDefault="002B5930" w:rsidP="00C64E8F">
            <w:r>
              <w:t>527056/C-Functional Architecture</w:t>
            </w:r>
          </w:p>
          <w:p w14:paraId="7AD3DEB0" w14:textId="77777777" w:rsidR="00C64E8F" w:rsidRDefault="002B5930" w:rsidP="00C64E8F">
            <w:r>
              <w:t>527059/E-Logical Inputs</w:t>
            </w:r>
          </w:p>
          <w:p w14:paraId="2D130804" w14:textId="77777777" w:rsidR="00C64E8F" w:rsidRDefault="002B5930" w:rsidP="00C64E8F">
            <w:r>
              <w:t>527060/F-Logical Outputs</w:t>
            </w:r>
          </w:p>
          <w:p w14:paraId="4E274184" w14:textId="77777777" w:rsidR="00C64E8F" w:rsidRDefault="002B5930" w:rsidP="00C64E8F">
            <w:r>
              <w:lastRenderedPageBreak/>
              <w:t>701911/B-Logical Functions</w:t>
            </w:r>
          </w:p>
          <w:p w14:paraId="53094A68" w14:textId="77777777" w:rsidR="00C64E8F" w:rsidRDefault="002B5930" w:rsidP="00C64E8F">
            <w:r>
              <w:t>527063/D-Function Description</w:t>
            </w:r>
          </w:p>
          <w:p w14:paraId="26784F60" w14:textId="77777777" w:rsidR="00C64E8F" w:rsidRDefault="002B5930" w:rsidP="00C64E8F">
            <w:r>
              <w:t>527064/C-Function Scope</w:t>
            </w:r>
          </w:p>
          <w:p w14:paraId="7089D650" w14:textId="77777777" w:rsidR="00C64E8F" w:rsidRDefault="002B5930" w:rsidP="00C64E8F">
            <w:r>
              <w:t>527068/C-Function Modeling</w:t>
            </w:r>
          </w:p>
          <w:p w14:paraId="72EF9CFE" w14:textId="77777777" w:rsidR="00C64E8F" w:rsidRDefault="002B5930" w:rsidP="00C64E8F">
            <w:r>
              <w:t>701914/D-Functional Requirements</w:t>
            </w:r>
          </w:p>
          <w:p w14:paraId="6D66A5B2" w14:textId="77777777" w:rsidR="00C64E8F" w:rsidRDefault="002B5930" w:rsidP="00C64E8F">
            <w:r>
              <w:t>F-REQ-305221/E-###R_FNC_Veh_HMI_Consent_003### Vehicle Authorization State</w:t>
            </w:r>
          </w:p>
          <w:p w14:paraId="15EF8D63" w14:textId="77777777" w:rsidR="00C64E8F" w:rsidRDefault="002B5930" w:rsidP="00C64E8F">
            <w:r>
              <w:t xml:space="preserve">REQ-326624/E-###R_FNC_Veh_HMI_Consent_004### Interface Between HMI, OTA, and </w:t>
            </w:r>
            <w:proofErr w:type="gramStart"/>
            <w:r>
              <w:t>Vehicle  Connectivity</w:t>
            </w:r>
            <w:proofErr w:type="gramEnd"/>
            <w:r>
              <w:t xml:space="preserve"> Settings</w:t>
            </w:r>
          </w:p>
          <w:p w14:paraId="220FBBD9" w14:textId="77777777" w:rsidR="00C64E8F" w:rsidRDefault="002B5930" w:rsidP="00C64E8F">
            <w:r>
              <w:t>F-REQ-305287/D-###R_FNC_Veh_HMI_Consent_005### OTA and Vehicle Connectivity Settings and Other Default Settings</w:t>
            </w:r>
          </w:p>
          <w:p w14:paraId="50A6461A" w14:textId="77777777" w:rsidR="00C64E8F" w:rsidRDefault="002B5930" w:rsidP="00C64E8F">
            <w:r>
              <w:t>F-REQ-305296/F-###R_FNC_Veh_HMI_Consent_006### Automatic Software Update Regional or/and Countries User Consent – Vehicle Authorization State</w:t>
            </w:r>
          </w:p>
          <w:p w14:paraId="15DC3E39" w14:textId="77777777" w:rsidR="00C64E8F" w:rsidRDefault="002B5930" w:rsidP="00C64E8F">
            <w:r>
              <w:t>F-REQ-305266/E-###R_FNC_Veh_HMI_Consent_008### Master Reset when Software Update is NOT in Progress</w:t>
            </w:r>
          </w:p>
          <w:p w14:paraId="3D4BBDF7" w14:textId="77777777" w:rsidR="00C64E8F" w:rsidRDefault="002B5930" w:rsidP="00C64E8F">
            <w:r>
              <w:t>REQ-347785/B-###R_FNC_Veh_HMI_Consent_009### Master Reset when Software Update is in Progress and Default ASU Setting is disabled</w:t>
            </w:r>
          </w:p>
          <w:p w14:paraId="1DC37B7C" w14:textId="77777777" w:rsidR="00C64E8F" w:rsidRDefault="002B5930" w:rsidP="00C64E8F">
            <w:r>
              <w:t xml:space="preserve">F-REQ-305210/F-###R_FNC_Veh_HMI_Consent_011### OVERRIDE – Vehicle Authorization State </w:t>
            </w:r>
          </w:p>
          <w:p w14:paraId="6F64F3D9" w14:textId="77777777" w:rsidR="00C64E8F" w:rsidRDefault="002B5930" w:rsidP="00C64E8F">
            <w:r>
              <w:t xml:space="preserve">REQ-331790/D-###R_FNC_Veh_HMI_Consent_012### One-Time Consent </w:t>
            </w:r>
          </w:p>
          <w:p w14:paraId="0EEBC7B1" w14:textId="77777777" w:rsidR="00C64E8F" w:rsidRDefault="002B5930" w:rsidP="00C64E8F">
            <w:r>
              <w:t xml:space="preserve">REQ-369545/B-###R_FNC_Veh_HMI_Consent_017### Software Update is in process and User Change the ASU to OFF </w:t>
            </w:r>
          </w:p>
          <w:p w14:paraId="06588E85" w14:textId="77777777" w:rsidR="00C64E8F" w:rsidRDefault="002B5930" w:rsidP="00C64E8F">
            <w:r>
              <w:t xml:space="preserve">REQ-380245/A-###R_FNC_Veh_HMI_Consent_018### Prompt the User for Consent </w:t>
            </w:r>
          </w:p>
          <w:p w14:paraId="0E604728" w14:textId="77777777" w:rsidR="00C64E8F" w:rsidRDefault="002B5930" w:rsidP="00C64E8F">
            <w:r>
              <w:t xml:space="preserve">REQ-380372/A-###R_FNC_Veh_HMI_Consent_019### Remote Consent Changes </w:t>
            </w:r>
          </w:p>
          <w:p w14:paraId="1E967DE9" w14:textId="77777777" w:rsidR="00C64E8F" w:rsidRDefault="002B5930" w:rsidP="00C64E8F">
            <w:r>
              <w:t xml:space="preserve">REQ-387747/A-###R_FNC_Veh_HMI_Consent_020### Fleet Vehicles User Consent </w:t>
            </w:r>
          </w:p>
          <w:p w14:paraId="0E6905DA" w14:textId="77777777" w:rsidR="00C64E8F" w:rsidRDefault="002B5930" w:rsidP="00C64E8F">
            <w:r>
              <w:t xml:space="preserve">REQ-392413/A-###R_FNC_Veh_HMI_Consent_020### When ASU = OFF and additional consent is required </w:t>
            </w:r>
          </w:p>
          <w:p w14:paraId="6E122421" w14:textId="77777777" w:rsidR="00C64E8F" w:rsidRDefault="002B5930" w:rsidP="00C64E8F">
            <w:r>
              <w:t xml:space="preserve">REQ-392414/A-###R_FNC_Veh_HMI_Consent_021### ICON enter to System updates when vehicle Connectivity to enable </w:t>
            </w:r>
          </w:p>
          <w:p w14:paraId="4900FF12" w14:textId="77777777" w:rsidR="00C64E8F" w:rsidRDefault="002B5930" w:rsidP="00C64E8F">
            <w:r>
              <w:t xml:space="preserve">527085/D-Function Description </w:t>
            </w:r>
          </w:p>
          <w:p w14:paraId="464643C2" w14:textId="77777777" w:rsidR="00C64E8F" w:rsidRDefault="002B5930" w:rsidP="00C64E8F">
            <w:r>
              <w:t xml:space="preserve">527086/C-Function Scope </w:t>
            </w:r>
          </w:p>
          <w:p w14:paraId="10A24ABD" w14:textId="77777777" w:rsidR="00C64E8F" w:rsidRDefault="002B5930" w:rsidP="00C64E8F">
            <w:r>
              <w:t xml:space="preserve">527090/B-Function Modeling </w:t>
            </w:r>
          </w:p>
          <w:p w14:paraId="3D19DF4B" w14:textId="77777777" w:rsidR="00C64E8F" w:rsidRDefault="002B5930" w:rsidP="00C64E8F">
            <w:r>
              <w:t xml:space="preserve">527092/F-Functional Requirements </w:t>
            </w:r>
          </w:p>
          <w:p w14:paraId="249827A6" w14:textId="77777777" w:rsidR="00C64E8F" w:rsidRDefault="002B5930" w:rsidP="00C64E8F">
            <w:r>
              <w:t xml:space="preserve">F-REQ-305215/D-###R_FNC_Veh_HMI_Sch_003### Set a Recurring Schedule to Complete New Software Update </w:t>
            </w:r>
          </w:p>
          <w:p w14:paraId="7C35D841" w14:textId="77777777" w:rsidR="00C64E8F" w:rsidRDefault="002B5930" w:rsidP="00C64E8F">
            <w:r>
              <w:t xml:space="preserve">F-REQ-305217/F-###R_FNC_Veh_HMI_Sch_005### Master Reset Clears Schedule Selection </w:t>
            </w:r>
          </w:p>
          <w:p w14:paraId="38B6245C" w14:textId="77777777" w:rsidR="00C64E8F" w:rsidRDefault="002B5930" w:rsidP="00C64E8F">
            <w:r>
              <w:t xml:space="preserve">F-REQ-305230/E-###R_FNC_Veh_HMI_Sch_008### Software Update Schedule Time &amp; Reminder </w:t>
            </w:r>
          </w:p>
          <w:p w14:paraId="3E9DA2E1" w14:textId="77777777" w:rsidR="00C64E8F" w:rsidRDefault="002B5930" w:rsidP="00C64E8F">
            <w:r>
              <w:t>F-REQ-305219/D-###R_FNC_Veh_HMI_Sch_009### Schedule Time Reached While Ignition RUN/</w:t>
            </w:r>
            <w:proofErr w:type="gramStart"/>
            <w:r>
              <w:t>START</w:t>
            </w:r>
            <w:proofErr w:type="gramEnd"/>
            <w:r>
              <w:t xml:space="preserve"> and Vehicle is in Park </w:t>
            </w:r>
          </w:p>
          <w:p w14:paraId="407E7A30" w14:textId="77777777" w:rsidR="00C64E8F" w:rsidRDefault="002B5930" w:rsidP="00C64E8F">
            <w:r>
              <w:t xml:space="preserve">REQ-326157/F-###R_FNC_Veh_HMI_Sch_011###Precondition are not Met and Requires User Action </w:t>
            </w:r>
          </w:p>
          <w:p w14:paraId="4F226538" w14:textId="77777777" w:rsidR="00C64E8F" w:rsidRDefault="002B5930" w:rsidP="00C64E8F">
            <w:r>
              <w:t xml:space="preserve">REQ-347386/B-###R_FNC_Veh_HMI_Sch_015### HMI allow the user to select and save the time before setting it to OTAM </w:t>
            </w:r>
          </w:p>
          <w:p w14:paraId="7591F0C1" w14:textId="77777777" w:rsidR="00C64E8F" w:rsidRDefault="002B5930" w:rsidP="00C64E8F">
            <w:r>
              <w:t xml:space="preserve">REQ-369646/B-###R_FNC_Veh_HMI_Sch_019### Allow the User to Clear then Schedule and Get Feedback </w:t>
            </w:r>
          </w:p>
          <w:p w14:paraId="7ACE0D07" w14:textId="77777777" w:rsidR="00C64E8F" w:rsidRDefault="002B5930" w:rsidP="00C64E8F">
            <w:r>
              <w:lastRenderedPageBreak/>
              <w:t xml:space="preserve">REQ-380373/A-###R_FNC_Veh_HMI_Sch_020### Remote Schedule Changes </w:t>
            </w:r>
          </w:p>
          <w:p w14:paraId="4DD6BB8E" w14:textId="77777777" w:rsidR="00C64E8F" w:rsidRDefault="002B5930" w:rsidP="00C64E8F">
            <w:r>
              <w:t xml:space="preserve">REQ-387746/A-###R_FNC_Veh_HMI_Sch_021### Schedule and Update Reminders for Fleet Vehicles </w:t>
            </w:r>
          </w:p>
          <w:p w14:paraId="41E613B9" w14:textId="77777777" w:rsidR="00C64E8F" w:rsidRDefault="002B5930" w:rsidP="00C64E8F">
            <w:r>
              <w:t xml:space="preserve">F-REQ-305203/D-###R_FNC_Veh_HMI_Sch_025### Master Reset shall Reset Schedule Values </w:t>
            </w:r>
          </w:p>
          <w:p w14:paraId="328F7195" w14:textId="77777777" w:rsidR="00C64E8F" w:rsidRDefault="002B5930" w:rsidP="00C64E8F">
            <w:r>
              <w:t xml:space="preserve">REQ-346761/B-###R_FNC_Veh_HMI_Sch_024### Count Down Timer when SYNC Display of Off </w:t>
            </w:r>
          </w:p>
          <w:p w14:paraId="44051EA5" w14:textId="77777777" w:rsidR="00C64E8F" w:rsidRDefault="002B5930" w:rsidP="00C64E8F">
            <w:r>
              <w:t xml:space="preserve">527105/B-Function Description </w:t>
            </w:r>
          </w:p>
          <w:p w14:paraId="13757EA7" w14:textId="77777777" w:rsidR="00C64E8F" w:rsidRDefault="002B5930" w:rsidP="00C64E8F">
            <w:r>
              <w:t xml:space="preserve">527106/B-Function Scope </w:t>
            </w:r>
          </w:p>
          <w:p w14:paraId="1D8896ED" w14:textId="77777777" w:rsidR="00C64E8F" w:rsidRDefault="002B5930" w:rsidP="00C64E8F">
            <w:r>
              <w:t xml:space="preserve">527110/B-Function Modeling </w:t>
            </w:r>
          </w:p>
          <w:p w14:paraId="1C12B5CD" w14:textId="77777777" w:rsidR="00C64E8F" w:rsidRDefault="002B5930" w:rsidP="00C64E8F">
            <w:r>
              <w:t xml:space="preserve">527112/H-Functional Requirements </w:t>
            </w:r>
          </w:p>
          <w:p w14:paraId="14D539B0" w14:textId="77777777" w:rsidR="00C64E8F" w:rsidRDefault="002B5930" w:rsidP="00C64E8F">
            <w:r>
              <w:t xml:space="preserve">F-REQ-305222/E-###R_FNC_Veh_HMI_Notif_001### Additional User Consent Notification </w:t>
            </w:r>
          </w:p>
          <w:p w14:paraId="5312E1F7" w14:textId="77777777" w:rsidR="00C64E8F" w:rsidRDefault="002B5930" w:rsidP="00C64E8F">
            <w:r>
              <w:t xml:space="preserve">REQ-326784/C-###R_FNC_Veh_HMI_Notif_002### Vehicle in Private Mode </w:t>
            </w:r>
          </w:p>
          <w:p w14:paraId="16739015" w14:textId="77777777" w:rsidR="00C64E8F" w:rsidRDefault="002B5930" w:rsidP="00C64E8F">
            <w:r>
              <w:t>REQ-331788/D-###R_FNC_Veh_HMI_Notif_003### Wi-Fi Connection Reminder</w:t>
            </w:r>
          </w:p>
          <w:p w14:paraId="6A6B36D0" w14:textId="77777777" w:rsidR="00C64E8F" w:rsidRDefault="002B5930" w:rsidP="00C64E8F">
            <w:r>
              <w:t>F-REQ-305232/D-###R_FNC_Veh_HMI_Notif_011### Master Reset when Software is in Progress with Base level or One-time Consent &amp; Default Consent ON</w:t>
            </w:r>
          </w:p>
          <w:p w14:paraId="2E22CAD1" w14:textId="77777777" w:rsidR="00C64E8F" w:rsidRDefault="002B5930" w:rsidP="00C64E8F">
            <w:r>
              <w:t>F-REQ-305234/E-###R_FNC_Veh_HMI_Notif_012### Master Reset &amp; SW is in Progress with Additional and/or PII Consent and Default Consent ON</w:t>
            </w:r>
          </w:p>
          <w:p w14:paraId="07CB7411" w14:textId="77777777" w:rsidR="00C64E8F" w:rsidRDefault="002B5930" w:rsidP="00C64E8F">
            <w:r>
              <w:t>F-REQ-305240/C-###R_FNC_Veh_HMI_Notif_013### Master Reset when SW update is pending for activation with Additional and/or PII Consent</w:t>
            </w:r>
          </w:p>
          <w:p w14:paraId="2330763C" w14:textId="77777777" w:rsidR="00C64E8F" w:rsidRDefault="002B5930" w:rsidP="00C64E8F">
            <w:r>
              <w:t>F-REQ-305236/E-###R_FNC_Veh_HMI_Notif_014### Master Reset when SW update is in process &amp; ASU default OFF without Additional/PII Consent</w:t>
            </w:r>
          </w:p>
          <w:p w14:paraId="1534AF45" w14:textId="77777777" w:rsidR="00C64E8F" w:rsidRDefault="002B5930" w:rsidP="00C64E8F">
            <w:r>
              <w:t>REQ-329375/B-###R_FNC_Veh_HMI_Notif_016### HMI Display during Silent OTA Software Updates</w:t>
            </w:r>
          </w:p>
          <w:p w14:paraId="2134AAE2" w14:textId="77777777" w:rsidR="00C64E8F" w:rsidRDefault="002B5930" w:rsidP="00C64E8F">
            <w:r>
              <w:t>REQ-326180/D-###R_FNC_Veh_HMI_Notif_020### In Vehicle Clock Time Format</w:t>
            </w:r>
          </w:p>
          <w:p w14:paraId="7C8C5825" w14:textId="77777777" w:rsidR="00C64E8F" w:rsidRDefault="002B5930" w:rsidP="00C64E8F">
            <w:r>
              <w:t>F-REQ-305250/C-###R_FNC_Veh_HMI_Notif_023### ONE TIME Consent</w:t>
            </w:r>
          </w:p>
          <w:p w14:paraId="2F1E7E8D" w14:textId="77777777" w:rsidR="00C64E8F" w:rsidRDefault="002B5930" w:rsidP="00C64E8F">
            <w:r>
              <w:t>F-REQ-305252/C-###R_FNC_Veh_HMI_Notif_024### Software Update Activation is Successful with latest Software</w:t>
            </w:r>
          </w:p>
          <w:p w14:paraId="3FE9AB7C" w14:textId="77777777" w:rsidR="00C64E8F" w:rsidRDefault="002B5930" w:rsidP="00C64E8F">
            <w:r>
              <w:t xml:space="preserve">F-REQ-305264/D-###R_FNC_Veh_HMI_Notif_034### Reset of Wi-Fi </w:t>
            </w:r>
            <w:proofErr w:type="spellStart"/>
            <w:r>
              <w:t>Setings</w:t>
            </w:r>
            <w:proofErr w:type="spellEnd"/>
          </w:p>
          <w:p w14:paraId="026479BC" w14:textId="77777777" w:rsidR="00C64E8F" w:rsidRDefault="002B5930" w:rsidP="00C64E8F">
            <w:r>
              <w:t>REQ-348141/C-###R_FNC_Veh_HMI_Notif_037## Double Lock During Software Activation</w:t>
            </w:r>
          </w:p>
          <w:p w14:paraId="639ED1EC" w14:textId="77777777" w:rsidR="00C64E8F" w:rsidRDefault="002B5930" w:rsidP="00C64E8F">
            <w:r>
              <w:t xml:space="preserve">REQ-380376/A-###R_FNC_Veh_HMI_Notif_041### Master Reset During Software Update </w:t>
            </w:r>
          </w:p>
          <w:p w14:paraId="5EE84684" w14:textId="77777777" w:rsidR="00C64E8F" w:rsidRDefault="002B5930" w:rsidP="00C64E8F">
            <w:r>
              <w:t xml:space="preserve">REQ-369536/B-###R_FNC_Veh_HMI_Notif_048### Wi-Fi Connection is Required for OTA Updates </w:t>
            </w:r>
          </w:p>
          <w:p w14:paraId="0FE6297F" w14:textId="77777777" w:rsidR="00C64E8F" w:rsidRDefault="002B5930" w:rsidP="00C64E8F">
            <w:r>
              <w:t xml:space="preserve">REQ-387745/A-###R_FNC_Veh_HMI_Notif_050### Update is Canceled </w:t>
            </w:r>
          </w:p>
          <w:p w14:paraId="0BD2A410" w14:textId="77777777" w:rsidR="00C64E8F" w:rsidRDefault="002B5930" w:rsidP="00C64E8F">
            <w:r>
              <w:t xml:space="preserve">REQ-392411/A-###R_FNC_Veh_HMI_Notif_051### HMI ICON and Behavior </w:t>
            </w:r>
          </w:p>
          <w:p w14:paraId="2AECB2C2" w14:textId="77777777" w:rsidR="00C64E8F" w:rsidRDefault="002B5930" w:rsidP="00C64E8F">
            <w:r>
              <w:t xml:space="preserve">REQ-392412/A-###R_FNC_Veh_HMI_Notif_052### HMI ICON Priority </w:t>
            </w:r>
          </w:p>
          <w:p w14:paraId="5592981D" w14:textId="77777777" w:rsidR="00C64E8F" w:rsidRDefault="002B5930" w:rsidP="00C64E8F">
            <w:r>
              <w:t xml:space="preserve">REQ-395173/A-###R_FNC_Veh_HMI_Notif_35### HMI shall clear the notification after user input is received </w:t>
            </w:r>
          </w:p>
          <w:p w14:paraId="73E26FFE" w14:textId="77777777" w:rsidR="00C64E8F" w:rsidRDefault="002B5930" w:rsidP="00C64E8F">
            <w:r>
              <w:lastRenderedPageBreak/>
              <w:t xml:space="preserve">527142/D-Non-Functional Requirements </w:t>
            </w:r>
          </w:p>
          <w:p w14:paraId="50EF4CD9" w14:textId="77777777" w:rsidR="00C64E8F" w:rsidRDefault="002B5930" w:rsidP="00C64E8F">
            <w:r>
              <w:t xml:space="preserve">527171/B-Function Description </w:t>
            </w:r>
          </w:p>
          <w:p w14:paraId="0763F821" w14:textId="77777777" w:rsidR="00C64E8F" w:rsidRDefault="002B5930" w:rsidP="00C64E8F">
            <w:r>
              <w:t xml:space="preserve">527172/C-Function Scope </w:t>
            </w:r>
          </w:p>
          <w:p w14:paraId="2132AE8E" w14:textId="77777777" w:rsidR="00C64E8F" w:rsidRDefault="002B5930" w:rsidP="00C64E8F">
            <w:r>
              <w:t xml:space="preserve">527175/C-Logical Outputs </w:t>
            </w:r>
          </w:p>
          <w:p w14:paraId="305F49A4" w14:textId="77777777" w:rsidR="00C64E8F" w:rsidRDefault="002B5930" w:rsidP="00C64E8F">
            <w:r>
              <w:t xml:space="preserve">527176/C-Function Modeling </w:t>
            </w:r>
          </w:p>
          <w:p w14:paraId="5298DA11" w14:textId="77777777" w:rsidR="00C64E8F" w:rsidRDefault="002B5930" w:rsidP="00C64E8F">
            <w:r>
              <w:t xml:space="preserve">527178/G-Functional Requirements </w:t>
            </w:r>
          </w:p>
          <w:p w14:paraId="4CF28E93" w14:textId="77777777" w:rsidR="00C64E8F" w:rsidRDefault="002B5930" w:rsidP="00C64E8F">
            <w:r>
              <w:t xml:space="preserve">F-REQ-305283/D-###R_FNC_Veh_HMI_SW_Details_001### Software Update Details Settings </w:t>
            </w:r>
          </w:p>
          <w:p w14:paraId="1054736C" w14:textId="77777777" w:rsidR="00C64E8F" w:rsidRDefault="002B5930" w:rsidP="00C64E8F">
            <w:r>
              <w:t xml:space="preserve">FUR-REQ-392409/A-###R_FNC_Veh_HMI_SW_Details_002### Download the Update Details Text before Notify the User for Action </w:t>
            </w:r>
          </w:p>
          <w:p w14:paraId="12DCBDCB" w14:textId="77777777" w:rsidR="00C64E8F" w:rsidRDefault="002B5930" w:rsidP="00C64E8F">
            <w:r>
              <w:t xml:space="preserve">REQ-394121/A-###R_FNC_Veh_HMI_SW_Details_003### System is Unsuccessful to Download the Additional/PII Consent File </w:t>
            </w:r>
          </w:p>
          <w:p w14:paraId="3969DA21" w14:textId="77777777" w:rsidR="00C64E8F" w:rsidRDefault="002B5930" w:rsidP="00C64E8F">
            <w:r>
              <w:t xml:space="preserve">F-REQ-305285/C-###R_FNC_Veh_HMI_SW_Details_004### Software Update Pending and Schedule is Not Set </w:t>
            </w:r>
          </w:p>
          <w:p w14:paraId="2CE20579" w14:textId="77777777" w:rsidR="00C64E8F" w:rsidRDefault="002B5930" w:rsidP="00C64E8F">
            <w:r>
              <w:t xml:space="preserve">REQ-393740/A-###R_FNC_Veh_HMI_SW_Details_005### System is Unsuccessful to Download the Release Notes file after Max Reties </w:t>
            </w:r>
          </w:p>
          <w:p w14:paraId="75F8B27E" w14:textId="77777777" w:rsidR="00C64E8F" w:rsidRDefault="002B5930" w:rsidP="00C64E8F">
            <w:r>
              <w:t xml:space="preserve">REQ-394235/A-###R_FNC_Veh_HMI_SW_Details_007### Software Update is available and requires Wi-Fi Connection </w:t>
            </w:r>
          </w:p>
          <w:p w14:paraId="60E48D2C" w14:textId="77777777" w:rsidR="00C64E8F" w:rsidRDefault="002B5930" w:rsidP="00C64E8F">
            <w:r>
              <w:t xml:space="preserve">REQ-394243/A-###R_FNC_Veh_HMI_SW_Details_006### Software Update Expired Because </w:t>
            </w:r>
            <w:proofErr w:type="gramStart"/>
            <w:r>
              <w:t>it</w:t>
            </w:r>
            <w:proofErr w:type="gramEnd"/>
            <w:r>
              <w:t xml:space="preserve"> Required Wi-Fi Connection and Connection was not Made </w:t>
            </w:r>
          </w:p>
          <w:p w14:paraId="3B08C580" w14:textId="77777777" w:rsidR="00C64E8F" w:rsidRDefault="002B5930" w:rsidP="00C64E8F">
            <w:r>
              <w:t xml:space="preserve">REQ-394961/A-###R_FNC_Veh_HMI_SW_Details_028### Software Update is available and requires Wi-Fi Connection, Vehicle is Connected to Wi-Fi </w:t>
            </w:r>
          </w:p>
          <w:p w14:paraId="5A8D8448" w14:textId="77777777" w:rsidR="00C64E8F" w:rsidRDefault="002B5930" w:rsidP="00C64E8F">
            <w:r>
              <w:t xml:space="preserve">REQ-394825/A-###R_FNC_Veh_HMI_SW_Details_008### Software Update is Available and Required Wi-Fi And User Consent (one-time/Additional/PII) </w:t>
            </w:r>
          </w:p>
          <w:p w14:paraId="0218B49F" w14:textId="77777777" w:rsidR="00C64E8F" w:rsidRDefault="002B5930" w:rsidP="00C64E8F">
            <w:r>
              <w:t xml:space="preserve">REQ-394329/A-###R_FNC_Veh_HMI_SW_Details_009### Software Update is Downloading </w:t>
            </w:r>
          </w:p>
          <w:p w14:paraId="08D5F1E9" w14:textId="77777777" w:rsidR="00C64E8F" w:rsidRDefault="002B5930" w:rsidP="00C64E8F">
            <w:r>
              <w:t xml:space="preserve">REQ-394963/A-###R_FNC_Veh_HMI_SW_Details_027### Software Download Pause Due to System Condition is not Met </w:t>
            </w:r>
          </w:p>
          <w:p w14:paraId="12AE2954" w14:textId="77777777" w:rsidR="00C64E8F" w:rsidRDefault="002B5930" w:rsidP="00C64E8F">
            <w:r>
              <w:t xml:space="preserve">REQ-348831/D-###R_FNC_Veh_HMI_SW_Details_010### Software Update is Pending but Waiting for Schedule Time Shall Show on Update Details Display </w:t>
            </w:r>
          </w:p>
          <w:p w14:paraId="3E743008" w14:textId="77777777" w:rsidR="00C64E8F" w:rsidRDefault="002B5930" w:rsidP="00C64E8F">
            <w:r>
              <w:t xml:space="preserve">REQ-394330/A-###R_FNC_Veh_HMI_SW_Details_011### Software Update is Preparing to Install </w:t>
            </w:r>
          </w:p>
          <w:p w14:paraId="0A637A2A" w14:textId="77777777" w:rsidR="00C64E8F" w:rsidRDefault="002B5930" w:rsidP="00C64E8F">
            <w:r>
              <w:t xml:space="preserve">REQ-394242/A-###R_FNC_Veh_HMI_SW_Details_012### Update Expired Because Consent Was </w:t>
            </w:r>
            <w:proofErr w:type="gramStart"/>
            <w:r>
              <w:t>not</w:t>
            </w:r>
            <w:proofErr w:type="gramEnd"/>
            <w:r>
              <w:t xml:space="preserve"> Provided </w:t>
            </w:r>
          </w:p>
          <w:p w14:paraId="2552518F" w14:textId="77777777" w:rsidR="00C64E8F" w:rsidRDefault="002B5930" w:rsidP="00C64E8F">
            <w:r>
              <w:t xml:space="preserve">REQ-394234/A-###R_FNC_Veh_HMI_SW_Details_013### Software Update is Available but Requires Consent </w:t>
            </w:r>
          </w:p>
          <w:p w14:paraId="620FAC8B" w14:textId="77777777" w:rsidR="00C64E8F" w:rsidRDefault="002B5930" w:rsidP="00C64E8F">
            <w:r>
              <w:t xml:space="preserve">REQ-394814/A-###R_FNC_Veh_HMI_SW_Details_014### Software Update is Pending and Does not requires schedule </w:t>
            </w:r>
          </w:p>
          <w:p w14:paraId="0E5B4949" w14:textId="77777777" w:rsidR="00C64E8F" w:rsidRDefault="002B5930" w:rsidP="00C64E8F">
            <w:r>
              <w:t xml:space="preserve">REQ-394237/A-###R_FNC_Veh_HMI_SW_Details_015### Update is Not Successful because Software Download Failed </w:t>
            </w:r>
          </w:p>
          <w:p w14:paraId="5F172180" w14:textId="77777777" w:rsidR="00C64E8F" w:rsidRDefault="002B5930" w:rsidP="00C64E8F">
            <w:r>
              <w:t xml:space="preserve">REQ-394239/A-###R_FNC_Veh_HMI_SW_Details_016### Update is Not Successful because update was canceled due to collision </w:t>
            </w:r>
          </w:p>
          <w:p w14:paraId="156D1D3E" w14:textId="77777777" w:rsidR="00C64E8F" w:rsidRDefault="002B5930" w:rsidP="00C64E8F">
            <w:r>
              <w:t xml:space="preserve">REQ-394240/A-###R_FNC_Veh_HMI_SW_Details_017### Software Update is Not Successful because software update was canceled by Ford Motor Company </w:t>
            </w:r>
          </w:p>
          <w:p w14:paraId="1607A306" w14:textId="77777777" w:rsidR="00C64E8F" w:rsidRDefault="002B5930" w:rsidP="00C64E8F">
            <w:r>
              <w:t xml:space="preserve">REQ-394241/A-###R_FNC_Veh_HMI_SW_Details_018### Update Expired Because Schedule was Required and Not Set </w:t>
            </w:r>
          </w:p>
          <w:p w14:paraId="3E05EC4E" w14:textId="77777777" w:rsidR="00C64E8F" w:rsidRDefault="002B5930" w:rsidP="00C64E8F">
            <w:r>
              <w:lastRenderedPageBreak/>
              <w:t xml:space="preserve">REQ-394238/A-###R_FNC_Veh_HMI_SW_Details_019### Update Failed while is Progress and User was Not notified </w:t>
            </w:r>
          </w:p>
          <w:p w14:paraId="04473EFC" w14:textId="77777777" w:rsidR="00C64E8F" w:rsidRDefault="002B5930" w:rsidP="00C64E8F">
            <w:r>
              <w:t xml:space="preserve">F-REQ-305284/E-###R_FNC_Veh_HMI_SW_Details_021### Software Update is Successful Update </w:t>
            </w:r>
          </w:p>
          <w:p w14:paraId="3C480A6F" w14:textId="77777777" w:rsidR="00C64E8F" w:rsidRDefault="002B5930" w:rsidP="00C64E8F">
            <w:r>
              <w:t xml:space="preserve">REQ-394336/A-###R_FNC_Veh_HMI_SW_Details_022### Software Update Details After Update is Unsuccessful Ford will Re-Push the Update </w:t>
            </w:r>
          </w:p>
          <w:p w14:paraId="32C529B4" w14:textId="77777777" w:rsidR="00C64E8F" w:rsidRDefault="002B5930" w:rsidP="00C64E8F">
            <w:r>
              <w:t xml:space="preserve">FUR-REQ-392410/A-###R_FNC_Veh_HMI_SW_Details_023### Software Update Details after Update is Unsuccessful and Vehicle Requires Service </w:t>
            </w:r>
          </w:p>
          <w:p w14:paraId="50DDAF03" w14:textId="77777777" w:rsidR="00C64E8F" w:rsidRDefault="002B5930" w:rsidP="00C64E8F">
            <w:r>
              <w:t xml:space="preserve">REQ-395060/A-###R_FNC_Veh_HMI_SW_Details_029### Vehicle is </w:t>
            </w:r>
            <w:proofErr w:type="gramStart"/>
            <w:r>
              <w:t>Up-to-Date</w:t>
            </w:r>
            <w:proofErr w:type="gramEnd"/>
            <w:r>
              <w:t xml:space="preserve"> </w:t>
            </w:r>
          </w:p>
          <w:p w14:paraId="638FF103" w14:textId="77777777" w:rsidR="00C64E8F" w:rsidRDefault="002B5930" w:rsidP="00C64E8F">
            <w:r>
              <w:t>REQ-326576/C-###R_FNC_Veh_HMI_SW_Details_024### Software Update Date and Time</w:t>
            </w:r>
          </w:p>
          <w:p w14:paraId="241DE1A6" w14:textId="77777777" w:rsidR="00C64E8F" w:rsidRDefault="002B5930" w:rsidP="00C64E8F">
            <w:r>
              <w:t>F-REQ-305205/D-###R_FNC_Veh_HMI_SW_Details_025### No Blank Display for Software Details</w:t>
            </w:r>
          </w:p>
          <w:p w14:paraId="296663D0" w14:textId="77777777" w:rsidR="00C64E8F" w:rsidRDefault="002B5930" w:rsidP="00C64E8F">
            <w:r>
              <w:t>F-REQ-305288/D-###R_FNC_Veh_HMI_SW_Details_026### Software Update Details Display Time Out</w:t>
            </w:r>
          </w:p>
          <w:p w14:paraId="580FF97A" w14:textId="77777777" w:rsidR="00C64E8F" w:rsidRDefault="002B5930" w:rsidP="00C64E8F">
            <w:r>
              <w:t>527189/B-Function Scope</w:t>
            </w:r>
          </w:p>
          <w:p w14:paraId="77E2B221" w14:textId="77777777" w:rsidR="00C64E8F" w:rsidRDefault="002B5930" w:rsidP="00C64E8F">
            <w:r>
              <w:t>527195/D-Functional Requirements</w:t>
            </w:r>
          </w:p>
          <w:p w14:paraId="4ED8A302" w14:textId="77777777" w:rsidR="00C64E8F" w:rsidRDefault="002B5930" w:rsidP="00C64E8F">
            <w:r>
              <w:t>F-REQ-305294/C-###R_FNC_Veh_HMI_Prog_Bar_006### Progress Bar during USB update</w:t>
            </w:r>
          </w:p>
          <w:p w14:paraId="67F269DA" w14:textId="77777777" w:rsidR="00C64E8F" w:rsidRDefault="002B5930" w:rsidP="00C64E8F">
            <w:r>
              <w:t>REQ-368885/B-###R_FNC_Veh_HMI_Prog_Bar_010### Progress Bar During OTA Updates</w:t>
            </w:r>
          </w:p>
          <w:p w14:paraId="59D3C023" w14:textId="77777777" w:rsidR="00C64E8F" w:rsidRDefault="002B5930" w:rsidP="00C64E8F">
            <w:r>
              <w:t>REQ-395035/A-###R_FNC_Veh_HMI_Prog_Bar_014### Is User was Notify for Software Download over Wi-Fi HMI shall show Progress Bar with Percentage</w:t>
            </w:r>
          </w:p>
          <w:p w14:paraId="2B7EE6CB" w14:textId="77777777" w:rsidR="00C64E8F" w:rsidRDefault="002B5930" w:rsidP="00C64E8F">
            <w:r>
              <w:t>F-REQ-305206/C-###R_FNC_Veh_HMI_Prog_Bar_012### Reset while in update in progress is displayed</w:t>
            </w:r>
          </w:p>
          <w:p w14:paraId="3E68B8B0" w14:textId="77777777" w:rsidR="00C64E8F" w:rsidRDefault="002B5930" w:rsidP="00C64E8F">
            <w:r>
              <w:t>F-REQ-305297/C-###R_FNC_Veh_HMI_Prog_Bar_013### Progress Bar Details</w:t>
            </w:r>
          </w:p>
          <w:p w14:paraId="52820197" w14:textId="77777777" w:rsidR="00C64E8F" w:rsidRDefault="002B5930" w:rsidP="00C64E8F">
            <w:r>
              <w:t>527209/B-Function Scope</w:t>
            </w:r>
          </w:p>
          <w:p w14:paraId="6083ECE6" w14:textId="77777777" w:rsidR="00C64E8F" w:rsidRDefault="002B5930" w:rsidP="00C64E8F">
            <w:r>
              <w:t>527212/C-Logical Outputs</w:t>
            </w:r>
          </w:p>
          <w:p w14:paraId="402414BD" w14:textId="77777777" w:rsidR="00C64E8F" w:rsidRDefault="002B5930" w:rsidP="00C64E8F">
            <w:r>
              <w:t>527215/C-Functional Requirements</w:t>
            </w:r>
          </w:p>
          <w:p w14:paraId="433C60B0" w14:textId="77777777" w:rsidR="00C64E8F" w:rsidRDefault="002B5930" w:rsidP="00C64E8F">
            <w:r>
              <w:t xml:space="preserve">F-REQ-305298/C-###R_FNC_Veh_HMI_SW_Failure_001### Software Activation is Not </w:t>
            </w:r>
            <w:proofErr w:type="gramStart"/>
            <w:r>
              <w:t>Successful</w:t>
            </w:r>
            <w:proofErr w:type="gramEnd"/>
            <w:r>
              <w:t xml:space="preserve"> and FMC will re-push the Update as it becomes available</w:t>
            </w:r>
          </w:p>
          <w:p w14:paraId="7E562B75" w14:textId="77777777" w:rsidR="00C64E8F" w:rsidRDefault="002B5930" w:rsidP="00C64E8F">
            <w:r>
              <w:t>F-REQ-305299/D-###R_FNC_Veh_HMI_SW_Failure_002### Software Activation is Not Successful and Vehicle Requires Service</w:t>
            </w:r>
          </w:p>
          <w:p w14:paraId="4ACE1A72" w14:textId="77777777" w:rsidR="00C64E8F" w:rsidRDefault="002B5930" w:rsidP="00C64E8F">
            <w:r>
              <w:t>REQ-330195/B-###R_FNC_Veh_HMI_SW_Failure_003### Update is Not Successful after it Notify the Customer that New Update is Available</w:t>
            </w:r>
          </w:p>
          <w:p w14:paraId="5FD95377" w14:textId="77777777" w:rsidR="00C64E8F" w:rsidRDefault="002B5930" w:rsidP="00C64E8F">
            <w:r>
              <w:t>REQ-393676/A-###R_FNC_Veh_HMI_SW_Failure_007### Software Activation is Not Successful and Vehicle in not Drivable</w:t>
            </w:r>
          </w:p>
          <w:p w14:paraId="2F63E415" w14:textId="77777777" w:rsidR="00C64E8F" w:rsidRDefault="002B5930" w:rsidP="00C64E8F">
            <w:r>
              <w:t>527219/B-Non-Functional Requirements</w:t>
            </w:r>
          </w:p>
          <w:p w14:paraId="2631CA07" w14:textId="77777777" w:rsidR="00C64E8F" w:rsidRDefault="002B5930" w:rsidP="00C64E8F">
            <w:r>
              <w:t>REQ-380375/A-###R_FNC_Veh_HMI_SW_Failure_006### Clear the Failure ICON</w:t>
            </w:r>
          </w:p>
          <w:p w14:paraId="5F20448F" w14:textId="77777777" w:rsidR="00C64E8F" w:rsidRDefault="002B5930" w:rsidP="00C64E8F">
            <w:r>
              <w:t>527239/C-Function Scope</w:t>
            </w:r>
          </w:p>
          <w:p w14:paraId="73F30FDE" w14:textId="77777777" w:rsidR="00C64E8F" w:rsidRDefault="002B5930" w:rsidP="00C64E8F">
            <w:r>
              <w:t>527245/E-Functional Requirements</w:t>
            </w:r>
          </w:p>
          <w:p w14:paraId="4EB4A365" w14:textId="77777777" w:rsidR="00C64E8F" w:rsidRDefault="002B5930" w:rsidP="00C64E8F">
            <w:r>
              <w:t>REQ-395061/A-###</w:t>
            </w:r>
            <w:proofErr w:type="spellStart"/>
            <w:r>
              <w:t>R_FNC_Veh_HMI_USB_SW</w:t>
            </w:r>
            <w:proofErr w:type="spellEnd"/>
            <w:r>
              <w:t xml:space="preserve"> _001### System Detected USB with SYNC Utilities</w:t>
            </w:r>
          </w:p>
          <w:p w14:paraId="02ED3B54" w14:textId="77777777" w:rsidR="00C64E8F" w:rsidRDefault="002B5930" w:rsidP="00C64E8F">
            <w:r>
              <w:t>REQ-326788/B-###</w:t>
            </w:r>
            <w:proofErr w:type="spellStart"/>
            <w:r>
              <w:t>R_FNC_Veh_HMI_USB_SW</w:t>
            </w:r>
            <w:proofErr w:type="spellEnd"/>
            <w:r>
              <w:t xml:space="preserve"> _002### USB Parser Detects Software Files </w:t>
            </w:r>
            <w:proofErr w:type="gramStart"/>
            <w:r>
              <w:t>On</w:t>
            </w:r>
            <w:proofErr w:type="gramEnd"/>
            <w:r>
              <w:t xml:space="preserve"> the USB Device</w:t>
            </w:r>
          </w:p>
          <w:p w14:paraId="6209ACA0" w14:textId="77777777" w:rsidR="00C64E8F" w:rsidRDefault="002B5930" w:rsidP="00C64E8F">
            <w:r>
              <w:lastRenderedPageBreak/>
              <w:t>REQ-326789/B-###</w:t>
            </w:r>
            <w:proofErr w:type="spellStart"/>
            <w:r>
              <w:t>R_FNC_Veh_HMI_USB_SW</w:t>
            </w:r>
            <w:proofErr w:type="spellEnd"/>
            <w:r>
              <w:t xml:space="preserve"> _003### Software Update is in Progress and Lost USB Connection</w:t>
            </w:r>
          </w:p>
          <w:p w14:paraId="28306F4A" w14:textId="77777777" w:rsidR="00C64E8F" w:rsidRDefault="002B5930" w:rsidP="00C64E8F">
            <w:r>
              <w:t>REQ-329661/B-###</w:t>
            </w:r>
            <w:proofErr w:type="spellStart"/>
            <w:r>
              <w:t>R_FNC_Veh_HMI_USB_SW</w:t>
            </w:r>
            <w:proofErr w:type="spellEnd"/>
            <w:r>
              <w:t xml:space="preserve"> _005### Clear HMIs when Update When USB lost Connection during Download/ File Transfer</w:t>
            </w:r>
          </w:p>
          <w:p w14:paraId="652A2958" w14:textId="77777777" w:rsidR="00C64E8F" w:rsidRDefault="002B5930" w:rsidP="00C64E8F">
            <w:r>
              <w:t>F-REQ-305314/C-###</w:t>
            </w:r>
            <w:proofErr w:type="spellStart"/>
            <w:r>
              <w:t>R_FNC_Veh_HMI_USB_SW</w:t>
            </w:r>
            <w:proofErr w:type="spellEnd"/>
            <w:r>
              <w:t xml:space="preserve"> _006### Master Reset During USB Update</w:t>
            </w:r>
          </w:p>
          <w:p w14:paraId="1D810F67" w14:textId="77777777" w:rsidR="00C64E8F" w:rsidRDefault="002B5930" w:rsidP="00C64E8F">
            <w:r>
              <w:t>F-REQ-305306/C-###</w:t>
            </w:r>
            <w:proofErr w:type="spellStart"/>
            <w:r>
              <w:t>R_FNC_Veh_HMI_USB_SW</w:t>
            </w:r>
            <w:proofErr w:type="spellEnd"/>
            <w:r>
              <w:t xml:space="preserve"> _007### Errors during USB Software Update</w:t>
            </w:r>
          </w:p>
          <w:p w14:paraId="7B38B49C" w14:textId="77777777" w:rsidR="00C64E8F" w:rsidRDefault="002B5930" w:rsidP="00C64E8F">
            <w:r>
              <w:t>REQ-326192/B-###</w:t>
            </w:r>
            <w:proofErr w:type="spellStart"/>
            <w:r>
              <w:t>R_FNC_Veh_HMI_USB_SW</w:t>
            </w:r>
            <w:proofErr w:type="spellEnd"/>
            <w:r>
              <w:t xml:space="preserve"> _009### USB Software Activation Requires Schedule</w:t>
            </w:r>
          </w:p>
          <w:p w14:paraId="4975CED7" w14:textId="77777777" w:rsidR="00C64E8F" w:rsidRDefault="002B5930" w:rsidP="00C64E8F">
            <w:r>
              <w:t>F-REQ-305307/C-###</w:t>
            </w:r>
            <w:proofErr w:type="spellStart"/>
            <w:r>
              <w:t>R_FNC_Veh_HMI_USB_SW</w:t>
            </w:r>
            <w:proofErr w:type="spellEnd"/>
            <w:r>
              <w:t xml:space="preserve"> _010### Software Activation requires an Ignition Cycle</w:t>
            </w:r>
          </w:p>
          <w:p w14:paraId="478CE5D9" w14:textId="77777777" w:rsidR="00C64E8F" w:rsidRDefault="002B5930" w:rsidP="00C64E8F">
            <w:r>
              <w:t>F-REQ-305309/C-###</w:t>
            </w:r>
            <w:proofErr w:type="spellStart"/>
            <w:r>
              <w:t>R_FNC_Veh_HMI_USB_SW</w:t>
            </w:r>
            <w:proofErr w:type="spellEnd"/>
            <w:r>
              <w:t xml:space="preserve"> 017### USB Software Activation with Vehicle Inhibit</w:t>
            </w:r>
          </w:p>
          <w:p w14:paraId="035A8436" w14:textId="77777777" w:rsidR="00C64E8F" w:rsidRDefault="002B5930" w:rsidP="00C64E8F">
            <w:r>
              <w:t>F-REQ-305310/C-###</w:t>
            </w:r>
            <w:proofErr w:type="spellStart"/>
            <w:r>
              <w:t>R_FNC_Veh_HMI_USB_SW</w:t>
            </w:r>
            <w:proofErr w:type="spellEnd"/>
            <w:r>
              <w:t xml:space="preserve"> _012### USB Update for same ECU that is currently being updating through OTA and files are 100% DW</w:t>
            </w:r>
          </w:p>
          <w:p w14:paraId="428EBEF1" w14:textId="77777777" w:rsidR="00C64E8F" w:rsidRDefault="002B5930" w:rsidP="00C64E8F">
            <w:r>
              <w:t>F-REQ-305311/C-###</w:t>
            </w:r>
            <w:proofErr w:type="spellStart"/>
            <w:r>
              <w:t>R_FNC_Veh_HMI_USB_SW</w:t>
            </w:r>
            <w:proofErr w:type="spellEnd"/>
            <w:r>
              <w:t xml:space="preserve"> _013### USB Update Detected During Pending for Software Activation</w:t>
            </w:r>
          </w:p>
          <w:p w14:paraId="79400DA5" w14:textId="77777777" w:rsidR="00C64E8F" w:rsidRDefault="002B5930" w:rsidP="00C64E8F">
            <w:r>
              <w:t>REQ-368887/B-###</w:t>
            </w:r>
            <w:proofErr w:type="spellStart"/>
            <w:r>
              <w:t>R_FNC_Veh_HMI_USB_SW</w:t>
            </w:r>
            <w:proofErr w:type="spellEnd"/>
            <w:r>
              <w:t xml:space="preserve"> _014### Update is Not Successful Notification</w:t>
            </w:r>
          </w:p>
          <w:p w14:paraId="29587AF0" w14:textId="77777777" w:rsidR="00C64E8F" w:rsidRDefault="002B5930" w:rsidP="00C64E8F">
            <w:r>
              <w:t>FUR-REQ-324904/B-###R_FNC_Veh_HMI_USB_SW_015### Software Download Failure</w:t>
            </w:r>
          </w:p>
          <w:p w14:paraId="427116BD" w14:textId="77777777" w:rsidR="00C64E8F" w:rsidRDefault="002B5930" w:rsidP="00C64E8F">
            <w:r>
              <w:t>F-REQ-304779/C-###R_FNC_Veh_HMI_USB_SW_016### Master Reset when USB update is in Process</w:t>
            </w:r>
          </w:p>
          <w:p w14:paraId="07822A6E" w14:textId="77777777" w:rsidR="00C64E8F" w:rsidRDefault="002B5930" w:rsidP="00C64E8F">
            <w:r>
              <w:t>F-REQ-305309/C-###</w:t>
            </w:r>
            <w:proofErr w:type="spellStart"/>
            <w:r>
              <w:t>R_FNC_Veh_HMI_USB_SW</w:t>
            </w:r>
            <w:proofErr w:type="spellEnd"/>
            <w:r>
              <w:t xml:space="preserve"> 017### USB Software Activation with Vehicle Inhibit</w:t>
            </w:r>
          </w:p>
          <w:p w14:paraId="27A2624E" w14:textId="77777777" w:rsidR="00C64E8F" w:rsidRDefault="002B5930" w:rsidP="00C64E8F">
            <w:r>
              <w:t>527146/B-Function Scope</w:t>
            </w:r>
          </w:p>
          <w:p w14:paraId="1BA2017C" w14:textId="77777777" w:rsidR="00C64E8F" w:rsidRDefault="002B5930" w:rsidP="00C64E8F">
            <w:r>
              <w:t xml:space="preserve">527261/C-Functional Requirements on HMI </w:t>
            </w:r>
          </w:p>
          <w:p w14:paraId="311FBFE6" w14:textId="77777777" w:rsidR="00C64E8F" w:rsidRDefault="002B5930" w:rsidP="00C64E8F">
            <w:r>
              <w:t>F-REQ-305208/D-###R_FNC_Vehicle_HMI_007### Legal Consent</w:t>
            </w:r>
          </w:p>
          <w:p w14:paraId="2A11A9D5" w14:textId="77777777" w:rsidR="00C64E8F" w:rsidRDefault="002B5930" w:rsidP="00C64E8F">
            <w:r>
              <w:t>527268/B-Function Scope</w:t>
            </w:r>
          </w:p>
          <w:p w14:paraId="02AD0A9A" w14:textId="77777777" w:rsidR="00C64E8F" w:rsidRDefault="002B5930" w:rsidP="00C64E8F">
            <w:r>
              <w:t>527271/C-Function Requirements</w:t>
            </w:r>
          </w:p>
          <w:p w14:paraId="437C6E97" w14:textId="77777777" w:rsidR="00C64E8F" w:rsidRDefault="002B5930" w:rsidP="00C64E8F">
            <w:r>
              <w:t>527273/C-Automatic Updates for Software</w:t>
            </w:r>
          </w:p>
          <w:p w14:paraId="17AB7CFD" w14:textId="77777777" w:rsidR="00C64E8F" w:rsidRDefault="002B5930" w:rsidP="00C64E8F">
            <w:r>
              <w:t>527274/C-Notifications Subscription when User Consent = ON</w:t>
            </w:r>
          </w:p>
          <w:p w14:paraId="28E6B022" w14:textId="77777777" w:rsidR="00C64E8F" w:rsidRDefault="002B5930" w:rsidP="00C64E8F">
            <w:r>
              <w:t>527275/C-Notifications Subscription when User Consent = OFF</w:t>
            </w:r>
          </w:p>
          <w:p w14:paraId="34FFC100" w14:textId="77777777" w:rsidR="00C64E8F" w:rsidRDefault="002B5930" w:rsidP="00C64E8F">
            <w:r>
              <w:t>527276/C-Connection Preferred Network Settings</w:t>
            </w:r>
          </w:p>
          <w:p w14:paraId="529BDCC3" w14:textId="77777777" w:rsidR="00C64E8F" w:rsidRDefault="002B5930" w:rsidP="00C64E8F">
            <w:r>
              <w:t>527277/C-Check Updates</w:t>
            </w:r>
          </w:p>
          <w:p w14:paraId="407114C8" w14:textId="77777777" w:rsidR="00C64E8F" w:rsidRDefault="002B5930" w:rsidP="00C64E8F">
            <w:r>
              <w:t>527278/C-Software Version</w:t>
            </w:r>
          </w:p>
          <w:p w14:paraId="4D3724BB" w14:textId="77777777" w:rsidR="00C64E8F" w:rsidRDefault="002B5930" w:rsidP="00C64E8F">
            <w:r>
              <w:t>527281/C-Set DATA Usage Limited</w:t>
            </w:r>
          </w:p>
          <w:p w14:paraId="5788FF3C" w14:textId="77777777" w:rsidR="00C64E8F" w:rsidRDefault="002B5930" w:rsidP="00C64E8F">
            <w:r>
              <w:t>527282/C-Update Schedule</w:t>
            </w:r>
          </w:p>
          <w:p w14:paraId="3DB490D1" w14:textId="77777777" w:rsidR="00C64E8F" w:rsidRDefault="002B5930" w:rsidP="00C64E8F">
            <w:r>
              <w:t>527288/C- Manage Software Update Notification Options</w:t>
            </w:r>
          </w:p>
          <w:p w14:paraId="53246A9B" w14:textId="77777777" w:rsidR="00C64E8F" w:rsidRDefault="002B5930" w:rsidP="00C64E8F">
            <w:r>
              <w:t>527289/E-Open Concerns</w:t>
            </w:r>
          </w:p>
          <w:p w14:paraId="371A9D7E" w14:textId="77777777" w:rsidR="00C64E8F" w:rsidRDefault="002B5930" w:rsidP="00C64E8F">
            <w:r>
              <w:t>527291/H-Revision History</w:t>
            </w:r>
          </w:p>
          <w:p w14:paraId="1318B4CE" w14:textId="77777777" w:rsidR="003F7D98" w:rsidRPr="00F40070" w:rsidRDefault="002B5930" w:rsidP="00C64E8F">
            <w:r>
              <w:t>527295/H-Logical Signals</w:t>
            </w:r>
          </w:p>
        </w:tc>
        <w:tc>
          <w:tcPr>
            <w:tcW w:w="1170" w:type="dxa"/>
          </w:tcPr>
          <w:p w14:paraId="35DD07FF" w14:textId="77777777" w:rsidR="005C5E35" w:rsidRDefault="002B5930">
            <w:pPr>
              <w:rPr>
                <w:i/>
                <w:snapToGrid w:val="0"/>
              </w:rPr>
            </w:pPr>
            <w:r>
              <w:rPr>
                <w:i/>
                <w:snapToGrid w:val="0"/>
              </w:rPr>
              <w:lastRenderedPageBreak/>
              <w:t>Bgill51</w:t>
            </w:r>
          </w:p>
        </w:tc>
      </w:tr>
    </w:tbl>
    <w:p w14:paraId="0C446331" w14:textId="77777777" w:rsidR="00EA4672" w:rsidRDefault="00EA4672" w:rsidP="002D2F56">
      <w:pPr>
        <w:ind w:right="142"/>
        <w:jc w:val="both"/>
        <w:rPr>
          <w:rFonts w:cs="Arial"/>
          <w:i/>
          <w:iCs/>
        </w:rPr>
      </w:pPr>
    </w:p>
    <w:p w14:paraId="6A2E4868" w14:textId="77777777" w:rsidR="00EA4672" w:rsidRDefault="002B5930" w:rsidP="00DA3F8D">
      <w:pPr>
        <w:pStyle w:val="Heading1"/>
      </w:pPr>
      <w:bookmarkStart w:id="350" w:name="_Toc46730621"/>
      <w:r>
        <w:lastRenderedPageBreak/>
        <w:t>Appendix</w:t>
      </w:r>
      <w:bookmarkEnd w:id="350"/>
    </w:p>
    <w:p w14:paraId="24707E81" w14:textId="77777777" w:rsidR="00EA4672" w:rsidRDefault="002B5930" w:rsidP="00DA3F8D">
      <w:pPr>
        <w:pStyle w:val="Heading2"/>
      </w:pPr>
      <w:bookmarkStart w:id="351" w:name="_Toc46730622"/>
      <w:r>
        <w:t>Data Dictionary</w:t>
      </w:r>
      <w:bookmarkEnd w:id="351"/>
    </w:p>
    <w:p w14:paraId="198A0D4E" w14:textId="7AA4EEF7" w:rsidR="00760465" w:rsidRDefault="002B5930" w:rsidP="00DA3F8D">
      <w:pPr>
        <w:pStyle w:val="Heading3"/>
      </w:pPr>
      <w:bookmarkStart w:id="352" w:name="_Toc46730623"/>
      <w:r>
        <w:t>Logical Signals</w:t>
      </w:r>
      <w:bookmarkEnd w:id="352"/>
    </w:p>
    <w:tbl>
      <w:tblPr>
        <w:tblStyle w:val="TableGrid"/>
        <w:tblW w:w="10525" w:type="dxa"/>
        <w:tblLayout w:type="fixed"/>
        <w:tblLook w:val="04A0" w:firstRow="1" w:lastRow="0" w:firstColumn="1" w:lastColumn="0" w:noHBand="0" w:noVBand="1"/>
      </w:tblPr>
      <w:tblGrid>
        <w:gridCol w:w="3857"/>
        <w:gridCol w:w="2388"/>
        <w:gridCol w:w="1430"/>
        <w:gridCol w:w="2850"/>
      </w:tblGrid>
      <w:tr w:rsidR="002D2F56" w14:paraId="4AF2DEBD" w14:textId="77777777" w:rsidTr="002D2F56">
        <w:trPr>
          <w:tblHeader/>
        </w:trPr>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14:paraId="602D2CB2" w14:textId="77777777" w:rsidR="002D2F56" w:rsidRDefault="002B5930">
            <w:proofErr w:type="spellStart"/>
            <w:r>
              <w:rPr>
                <w:rFonts w:cs="Arial"/>
                <w:b/>
                <w:bCs/>
              </w:rPr>
              <w:t>fLogical</w:t>
            </w:r>
            <w:proofErr w:type="spellEnd"/>
            <w:r>
              <w:rPr>
                <w:rFonts w:cs="Arial"/>
                <w:b/>
                <w:bCs/>
              </w:rPr>
              <w:t xml:space="preserve"> Signal Name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14:paraId="40188DD1" w14:textId="77777777" w:rsidR="002D2F56" w:rsidRDefault="002B5930">
            <w:r>
              <w:rPr>
                <w:rFonts w:cs="Arial"/>
                <w:b/>
                <w:bCs/>
              </w:rPr>
              <w:t>Value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14:paraId="09056D03" w14:textId="77777777" w:rsidR="002D2F56" w:rsidRDefault="002B5930">
            <w:r>
              <w:rPr>
                <w:rFonts w:cs="Arial"/>
                <w:b/>
                <w:bCs/>
              </w:rPr>
              <w:t xml:space="preserve">OUTPUT </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14:paraId="3033B6A7" w14:textId="77777777" w:rsidR="002D2F56" w:rsidRDefault="002B5930">
            <w:r>
              <w:rPr>
                <w:rFonts w:cs="Arial"/>
                <w:b/>
                <w:bCs/>
              </w:rPr>
              <w:t>Description</w:t>
            </w:r>
          </w:p>
        </w:tc>
      </w:tr>
      <w:tr w:rsidR="002D2F56" w14:paraId="48363B06"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57C9BB" w14:textId="77777777" w:rsidR="002D2F56" w:rsidRDefault="002B5930">
            <w:proofErr w:type="spellStart"/>
            <w:r>
              <w:rPr>
                <w:rFonts w:cs="Arial"/>
              </w:rPr>
              <w:t>LS_OTAM_Update_Percentage_Progress_APP_x</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E2F94D" w14:textId="77777777" w:rsidR="002D2F56" w:rsidRDefault="002B5930">
            <w:r>
              <w:rPr>
                <w:rFonts w:cs="Arial"/>
              </w:rPr>
              <w:t>Value {percentage}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82EE2B"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F7B060" w14:textId="77777777" w:rsidR="002D2F56" w:rsidRDefault="002B5930">
            <w:r>
              <w:rPr>
                <w:rFonts w:cs="Arial"/>
              </w:rPr>
              <w:t>Check for Update progress</w:t>
            </w:r>
          </w:p>
        </w:tc>
      </w:tr>
      <w:tr w:rsidR="002D2F56" w14:paraId="6007A9B3"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834173" w14:textId="77777777" w:rsidR="002D2F56" w:rsidRDefault="002B5930">
            <w:proofErr w:type="spellStart"/>
            <w:r>
              <w:rPr>
                <w:rFonts w:cs="Arial"/>
              </w:rPr>
              <w:t>LS_ASUHMI_ASU_ReoccuringSchedule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72C4AD" w14:textId="77777777" w:rsidR="002D2F56" w:rsidRDefault="002B5930">
            <w:proofErr w:type="gramStart"/>
            <w:r>
              <w:rPr>
                <w:rFonts w:cs="Arial"/>
              </w:rPr>
              <w:t>Value{</w:t>
            </w:r>
            <w:proofErr w:type="gramEnd"/>
            <w:r>
              <w:rPr>
                <w:rFonts w:cs="Arial"/>
              </w:rPr>
              <w:br/>
              <w:t>01 - FALSE;</w:t>
            </w:r>
            <w:r>
              <w:rPr>
                <w:rFonts w:cs="Arial"/>
              </w:rPr>
              <w:br/>
              <w:t>02 - TRUE}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EFE9E6"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ED2093" w14:textId="77777777" w:rsidR="002D2F56" w:rsidRDefault="002B5930">
            <w:r>
              <w:rPr>
                <w:rFonts w:cs="Arial"/>
              </w:rPr>
              <w:t>Input to OTA Manager</w:t>
            </w:r>
          </w:p>
        </w:tc>
      </w:tr>
      <w:tr w:rsidR="002D2F56" w14:paraId="1BB21C41"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063370" w14:textId="77777777" w:rsidR="002D2F56" w:rsidRDefault="002B5930">
            <w:proofErr w:type="spellStart"/>
            <w:r>
              <w:rPr>
                <w:rFonts w:cs="Arial"/>
              </w:rPr>
              <w:t>LS_ASUHMI_ASU_CheckUpdate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F00963" w14:textId="77777777" w:rsidR="002D2F56" w:rsidRDefault="002B5930">
            <w:proofErr w:type="gramStart"/>
            <w:r>
              <w:rPr>
                <w:rFonts w:cs="Arial"/>
              </w:rPr>
              <w:t>Value{</w:t>
            </w:r>
            <w:proofErr w:type="gramEnd"/>
            <w:r>
              <w:rPr>
                <w:rFonts w:cs="Arial"/>
              </w:rPr>
              <w:br/>
              <w:t xml:space="preserve">01 - True </w:t>
            </w:r>
            <w:r>
              <w:rPr>
                <w:rFonts w:cs="Arial"/>
              </w:rPr>
              <w:br/>
              <w:t>02 - False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A4C932"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C75FC7" w14:textId="77777777" w:rsidR="002D2F56" w:rsidRDefault="002B5930">
            <w:proofErr w:type="gramStart"/>
            <w:r>
              <w:rPr>
                <w:rFonts w:cs="Arial"/>
              </w:rPr>
              <w:t>One time</w:t>
            </w:r>
            <w:proofErr w:type="gramEnd"/>
            <w:r>
              <w:rPr>
                <w:rFonts w:cs="Arial"/>
              </w:rPr>
              <w:t xml:space="preserve"> consent</w:t>
            </w:r>
          </w:p>
        </w:tc>
      </w:tr>
      <w:tr w:rsidR="002D2F56" w14:paraId="4260B30F"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29D9E" w14:textId="77777777" w:rsidR="002D2F56" w:rsidRDefault="002B5930">
            <w:proofErr w:type="spellStart"/>
            <w:r>
              <w:rPr>
                <w:rFonts w:cs="Arial"/>
              </w:rPr>
              <w:t>LS_OTAM_TriggerExpiration_Time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956C1F" w14:textId="77777777" w:rsidR="002D2F56" w:rsidRDefault="002B5930">
            <w:proofErr w:type="gramStart"/>
            <w:r>
              <w:rPr>
                <w:rFonts w:cs="Arial"/>
              </w:rPr>
              <w:t>Values{</w:t>
            </w:r>
            <w:proofErr w:type="gramEnd"/>
            <w:r>
              <w:rPr>
                <w:rFonts w:cs="Arial"/>
              </w:rPr>
              <w:br/>
              <w:t xml:space="preserve">01 - </w:t>
            </w:r>
            <w:proofErr w:type="spellStart"/>
            <w:r w:rsidRPr="004A7208">
              <w:rPr>
                <w:rFonts w:cs="Arial"/>
              </w:rPr>
              <w:t>Not_expired</w:t>
            </w:r>
            <w:proofErr w:type="spellEnd"/>
            <w:r>
              <w:rPr>
                <w:rFonts w:cs="Arial"/>
              </w:rPr>
              <w:br/>
              <w:t>02 - Expire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61C42B"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AF7679" w14:textId="77777777" w:rsidR="002D2F56" w:rsidRDefault="002B5930">
            <w:r>
              <w:rPr>
                <w:rFonts w:cs="Arial"/>
              </w:rPr>
              <w:t>Software update expired clear all HMIs</w:t>
            </w:r>
          </w:p>
        </w:tc>
      </w:tr>
      <w:tr w:rsidR="002D2F56" w14:paraId="7E51FD4F"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C21BA5" w14:textId="77777777" w:rsidR="002D2F56" w:rsidRDefault="002B5930" w:rsidP="002D2F56">
            <w:pPr>
              <w:rPr>
                <w:rFonts w:cs="Arial"/>
              </w:rPr>
            </w:pPr>
            <w:proofErr w:type="spellStart"/>
            <w:r>
              <w:rPr>
                <w:rFonts w:cs="Arial"/>
              </w:rPr>
              <w:t>LS_OTAM_UpdateReminder_Time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AB5093" w14:textId="77777777" w:rsidR="002D2F56" w:rsidRDefault="002B5930" w:rsidP="002D2F56">
            <w:pPr>
              <w:rPr>
                <w:rFonts w:cs="Arial"/>
              </w:rPr>
            </w:pPr>
            <w:r>
              <w:rPr>
                <w:rFonts w:cs="Arial"/>
              </w:rPr>
              <w:t>Values{</w:t>
            </w:r>
            <w:r>
              <w:rPr>
                <w:rFonts w:cs="Arial"/>
              </w:rPr>
              <w:br/>
              <w:t>date/time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3EE3C1" w14:textId="77777777" w:rsidR="002D2F56" w:rsidRDefault="002B5930" w:rsidP="002D2F56">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B4407A" w14:textId="77777777" w:rsidR="002D2F56" w:rsidRDefault="002B5930" w:rsidP="002D2F56">
            <w:pPr>
              <w:rPr>
                <w:rFonts w:cs="Arial"/>
              </w:rPr>
            </w:pPr>
            <w:r>
              <w:rPr>
                <w:rFonts w:cs="Arial"/>
              </w:rPr>
              <w:t>SW Activation Reminder and timer from the manifest</w:t>
            </w:r>
          </w:p>
          <w:p w14:paraId="0F1A483D" w14:textId="77777777" w:rsidR="002D2F56" w:rsidRDefault="002B5930" w:rsidP="002D2F56">
            <w:pPr>
              <w:rPr>
                <w:rFonts w:cs="Arial"/>
              </w:rPr>
            </w:pPr>
            <w:r w:rsidRPr="007A20CB">
              <w:rPr>
                <w:rFonts w:cs="Arial"/>
              </w:rPr>
              <w:t>Input from user or cloud</w:t>
            </w:r>
          </w:p>
        </w:tc>
      </w:tr>
      <w:tr w:rsidR="002D2F56" w14:paraId="69B58902"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6FC5E6" w14:textId="77777777" w:rsidR="002D2F56" w:rsidRDefault="002B5930">
            <w:pPr>
              <w:rPr>
                <w:rFonts w:cs="Arial"/>
              </w:rPr>
            </w:pPr>
            <w:proofErr w:type="spellStart"/>
            <w:r>
              <w:rPr>
                <w:rFonts w:cs="Arial"/>
              </w:rPr>
              <w:t>LS_OTAM_UpdateExpiration_Time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07C852" w14:textId="77777777" w:rsidR="002D2F56" w:rsidRDefault="002B5930">
            <w:pPr>
              <w:rPr>
                <w:rFonts w:cs="Arial"/>
              </w:rPr>
            </w:pPr>
            <w:r>
              <w:rPr>
                <w:rFonts w:cs="Arial"/>
              </w:rPr>
              <w:t xml:space="preserve">Value </w:t>
            </w:r>
            <w:proofErr w:type="gramStart"/>
            <w:r>
              <w:rPr>
                <w:rFonts w:cs="Arial"/>
              </w:rPr>
              <w:t>{ date</w:t>
            </w:r>
            <w:proofErr w:type="gramEnd"/>
            <w:r>
              <w:rPr>
                <w:rFonts w:cs="Arial"/>
              </w:rPr>
              <w:t>/time }</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9CBB5E" w14:textId="77777777" w:rsidR="002D2F56" w:rsidRDefault="002B5930">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CCED39" w14:textId="77777777" w:rsidR="002D2F56" w:rsidRDefault="002B5930" w:rsidP="002D2F56">
            <w:pPr>
              <w:rPr>
                <w:rFonts w:cs="Arial"/>
              </w:rPr>
            </w:pPr>
            <w:r>
              <w:rPr>
                <w:rFonts w:cs="Arial"/>
              </w:rPr>
              <w:t>Max time shown in the schedule screen, if expire time is 3days from now then HMI shall only show 3days to activation the software because 4th day SW is not available.</w:t>
            </w:r>
          </w:p>
        </w:tc>
      </w:tr>
      <w:tr w:rsidR="002D2F56" w14:paraId="0566D016"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5601BE" w14:textId="77777777" w:rsidR="002D2F56" w:rsidRDefault="002B5930">
            <w:pPr>
              <w:rPr>
                <w:rFonts w:cs="Arial"/>
              </w:rPr>
            </w:pPr>
            <w:proofErr w:type="spellStart"/>
            <w:r>
              <w:rPr>
                <w:rFonts w:cs="Arial"/>
              </w:rPr>
              <w:t>LS_ASUHMI_Manage_Notification</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8DC512" w14:textId="77777777" w:rsidR="002D2F56" w:rsidRDefault="002B5930">
            <w:pPr>
              <w:rPr>
                <w:rFonts w:cs="Arial"/>
              </w:rPr>
            </w:pPr>
            <w:proofErr w:type="gramStart"/>
            <w:r>
              <w:rPr>
                <w:rFonts w:cs="Arial"/>
              </w:rPr>
              <w:t>Value{</w:t>
            </w:r>
            <w:proofErr w:type="gramEnd"/>
            <w:r>
              <w:rPr>
                <w:rFonts w:cs="Arial"/>
              </w:rPr>
              <w:t>TRUE,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CDFE82" w14:textId="77777777" w:rsidR="002D2F56" w:rsidRDefault="002B5930">
            <w:pPr>
              <w:rPr>
                <w:rFonts w:cs="Arial"/>
              </w:rPr>
            </w:pPr>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A99932" w14:textId="77777777" w:rsidR="002D2F56" w:rsidRDefault="002B5930">
            <w:pPr>
              <w:rPr>
                <w:rFonts w:cs="Arial"/>
              </w:rPr>
            </w:pPr>
            <w:r>
              <w:rPr>
                <w:rFonts w:cs="Arial"/>
              </w:rPr>
              <w:t> </w:t>
            </w:r>
          </w:p>
        </w:tc>
      </w:tr>
      <w:tr w:rsidR="002D2F56" w14:paraId="15B28C4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4982F5" w14:textId="77777777" w:rsidR="002D2F56" w:rsidRDefault="002B5930">
            <w:pPr>
              <w:rPr>
                <w:rFonts w:cs="Arial"/>
              </w:rPr>
            </w:pPr>
            <w:proofErr w:type="spellStart"/>
            <w:r>
              <w:rPr>
                <w:rFonts w:cs="Arial"/>
              </w:rPr>
              <w:t>LS_ASUHMI_ASU_FeatureStatus</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31C15D" w14:textId="77777777" w:rsidR="002D2F56" w:rsidRDefault="002B5930">
            <w:pPr>
              <w:rPr>
                <w:rFonts w:cs="Arial"/>
              </w:rPr>
            </w:pPr>
            <w:proofErr w:type="gramStart"/>
            <w:r>
              <w:rPr>
                <w:rFonts w:cs="Arial"/>
              </w:rPr>
              <w:t>Values{</w:t>
            </w:r>
            <w:proofErr w:type="gramEnd"/>
            <w:r>
              <w:rPr>
                <w:rFonts w:cs="Arial"/>
              </w:rPr>
              <w:br/>
              <w:t>01 - Enable</w:t>
            </w:r>
            <w:r>
              <w:rPr>
                <w:rFonts w:cs="Arial"/>
              </w:rPr>
              <w:br/>
              <w:t>02 - Disable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D3C488" w14:textId="77777777" w:rsidR="002D2F56" w:rsidRDefault="002B5930">
            <w:pPr>
              <w:rPr>
                <w:rFonts w:cs="Arial"/>
              </w:rPr>
            </w:pPr>
            <w:r>
              <w:rPr>
                <w:rFonts w:cs="Arial"/>
              </w:rPr>
              <w:t>HMI/OTA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2774A4" w14:textId="77777777" w:rsidR="002D2F56" w:rsidRDefault="002B5930">
            <w:pPr>
              <w:rPr>
                <w:rFonts w:cs="Arial"/>
              </w:rPr>
            </w:pPr>
            <w:r>
              <w:rPr>
                <w:rFonts w:cs="Arial"/>
              </w:rPr>
              <w:t>HMI Automatic software updates enable or disable</w:t>
            </w:r>
            <w:r>
              <w:rPr>
                <w:rFonts w:cs="Arial"/>
              </w:rPr>
              <w:br/>
              <w:t>OTA After Master reset or OTA default values change</w:t>
            </w:r>
          </w:p>
        </w:tc>
      </w:tr>
      <w:tr w:rsidR="002D2F56" w14:paraId="14A12086"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BB3077" w14:textId="77777777" w:rsidR="002D2F56" w:rsidRDefault="002B5930">
            <w:pPr>
              <w:rPr>
                <w:rFonts w:cs="Arial"/>
              </w:rPr>
            </w:pPr>
            <w:proofErr w:type="spellStart"/>
            <w:r>
              <w:rPr>
                <w:rFonts w:cs="Arial"/>
              </w:rPr>
              <w:t>LS_ASUHMI_ASU_Consent</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3F2E6F" w14:textId="77777777" w:rsidR="002D2F56" w:rsidRDefault="002B5930">
            <w:pPr>
              <w:rPr>
                <w:rFonts w:cs="Arial"/>
              </w:rPr>
            </w:pPr>
            <w:proofErr w:type="gramStart"/>
            <w:r>
              <w:rPr>
                <w:rFonts w:cs="Arial"/>
              </w:rPr>
              <w:t>Value{</w:t>
            </w:r>
            <w:proofErr w:type="gramEnd"/>
            <w:r>
              <w:rPr>
                <w:rFonts w:cs="Arial"/>
              </w:rPr>
              <w:t>TRUE,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E50CB3" w14:textId="77777777" w:rsidR="002D2F56" w:rsidRDefault="002B5930">
            <w:pPr>
              <w:rPr>
                <w:rFonts w:cs="Arial"/>
              </w:rPr>
            </w:pPr>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250798" w14:textId="77777777" w:rsidR="002D2F56" w:rsidRDefault="002B5930">
            <w:pPr>
              <w:rPr>
                <w:rFonts w:cs="Arial"/>
              </w:rPr>
            </w:pPr>
            <w:r>
              <w:rPr>
                <w:snapToGrid w:val="0"/>
              </w:rPr>
              <w:t xml:space="preserve">Vehicle Connectivity </w:t>
            </w:r>
            <w:r>
              <w:rPr>
                <w:rFonts w:cs="Arial"/>
              </w:rPr>
              <w:t>settings True or False</w:t>
            </w:r>
          </w:p>
        </w:tc>
      </w:tr>
      <w:tr w:rsidR="002D2F56" w14:paraId="069A834E"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69610B" w14:textId="77777777" w:rsidR="002D2F56" w:rsidRDefault="002B5930">
            <w:pPr>
              <w:autoSpaceDE w:val="0"/>
              <w:autoSpaceDN w:val="0"/>
              <w:rPr>
                <w:rFonts w:cs="Arial"/>
              </w:rPr>
            </w:pPr>
            <w:proofErr w:type="spellStart"/>
            <w:r>
              <w:rPr>
                <w:rFonts w:cs="Arial"/>
              </w:rPr>
              <w:t>LS_OTAM_SW_Update_Postpone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BC847D" w14:textId="77777777" w:rsidR="002D2F56" w:rsidRDefault="002B5930">
            <w:pPr>
              <w:rPr>
                <w:rFonts w:cs="Arial"/>
              </w:rPr>
            </w:pPr>
            <w:proofErr w:type="gramStart"/>
            <w:r>
              <w:rPr>
                <w:rFonts w:cs="Arial"/>
              </w:rPr>
              <w:t>Value{</w:t>
            </w:r>
            <w:proofErr w:type="gramEnd"/>
            <w:r>
              <w:rPr>
                <w:rFonts w:cs="Arial"/>
              </w:rPr>
              <w:t>TRUE,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3390AB" w14:textId="77777777" w:rsidR="002D2F56" w:rsidRDefault="002B5930">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1C11E" w14:textId="77777777" w:rsidR="002D2F56" w:rsidRDefault="00DC691E">
            <w:pPr>
              <w:rPr>
                <w:rFonts w:cs="Arial"/>
              </w:rPr>
            </w:pPr>
          </w:p>
        </w:tc>
      </w:tr>
      <w:tr w:rsidR="002D2F56" w14:paraId="24079411"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ABEDEC" w14:textId="77777777" w:rsidR="002D2F56" w:rsidRDefault="002B5930">
            <w:pPr>
              <w:rPr>
                <w:rFonts w:cs="Arial"/>
              </w:rPr>
            </w:pPr>
            <w:proofErr w:type="spellStart"/>
            <w:r>
              <w:rPr>
                <w:rFonts w:cs="Arial"/>
              </w:rPr>
              <w:t>LS_OTAM_SW_Update_Notify</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D3657B" w14:textId="77777777" w:rsidR="002D2F56" w:rsidRDefault="002B5930">
            <w:pPr>
              <w:rPr>
                <w:rFonts w:cs="Arial"/>
              </w:rPr>
            </w:pPr>
            <w:r>
              <w:rPr>
                <w:rFonts w:cs="Arial"/>
              </w:rPr>
              <w:t xml:space="preserve">Value { </w:t>
            </w:r>
            <w:r>
              <w:rPr>
                <w:rFonts w:cs="Arial"/>
              </w:rPr>
              <w:br/>
              <w:t>01 - PII_UPDATE;</w:t>
            </w:r>
            <w:r>
              <w:rPr>
                <w:rFonts w:cs="Arial"/>
              </w:rPr>
              <w:br/>
              <w:t>02 – Additional</w:t>
            </w:r>
          </w:p>
          <w:p w14:paraId="5EE8E524" w14:textId="77777777" w:rsidR="002D2F56" w:rsidRDefault="002B5930">
            <w:pPr>
              <w:rPr>
                <w:rFonts w:cs="Arial"/>
              </w:rPr>
            </w:pPr>
            <w:r w:rsidRPr="00151EEF">
              <w:rPr>
                <w:rFonts w:cs="Arial"/>
              </w:rPr>
              <w:t>03 – One-Time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AB7E88" w14:textId="77777777" w:rsidR="002D2F56" w:rsidRDefault="002B5930">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21E2D2" w14:textId="77777777" w:rsidR="002D2F56" w:rsidRDefault="002B5930" w:rsidP="002D2F56">
            <w:pPr>
              <w:rPr>
                <w:rFonts w:cs="Arial"/>
              </w:rPr>
            </w:pPr>
            <w:r>
              <w:rPr>
                <w:rFonts w:cs="Arial"/>
              </w:rPr>
              <w:t>HMI to display for consent</w:t>
            </w:r>
          </w:p>
        </w:tc>
      </w:tr>
      <w:tr w:rsidR="002D2F56" w14:paraId="47FA98B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C81ABB" w14:textId="77777777" w:rsidR="002D2F56" w:rsidRDefault="002B5930">
            <w:proofErr w:type="spellStart"/>
            <w:r>
              <w:rPr>
                <w:rFonts w:cs="Arial"/>
              </w:rPr>
              <w:t>LS_OTAM_ECU_App_reside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B64783" w14:textId="77777777" w:rsidR="002D2F56" w:rsidRDefault="002B5930" w:rsidP="002D2F56">
            <w:r>
              <w:rPr>
                <w:rFonts w:cs="Arial"/>
              </w:rPr>
              <w:t xml:space="preserve">Value { </w:t>
            </w:r>
            <w:r>
              <w:rPr>
                <w:rFonts w:cs="Arial"/>
              </w:rPr>
              <w:br/>
              <w:t xml:space="preserve">01 - </w:t>
            </w:r>
            <w:proofErr w:type="spellStart"/>
            <w:r>
              <w:rPr>
                <w:rFonts w:cs="Arial"/>
              </w:rPr>
              <w:t>APP_ECU_Updating</w:t>
            </w:r>
            <w:proofErr w:type="spellEnd"/>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E21C51"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654451" w14:textId="77777777" w:rsidR="002D2F56" w:rsidRDefault="002B5930">
            <w:r>
              <w:rPr>
                <w:rFonts w:cs="Arial"/>
              </w:rPr>
              <w:t>Customer check for update when App ECU is updating then HMI shall prompt the customer try later</w:t>
            </w:r>
          </w:p>
        </w:tc>
      </w:tr>
      <w:tr w:rsidR="002D2F56" w14:paraId="7F54D877"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C079CB" w14:textId="77777777" w:rsidR="002D2F56" w:rsidRDefault="002B5930">
            <w:proofErr w:type="spellStart"/>
            <w:r>
              <w:rPr>
                <w:rFonts w:cs="Arial"/>
              </w:rPr>
              <w:t>LS_ASUHMI_ASU_Additional_Consent</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0D5184" w14:textId="77777777" w:rsidR="002D2F56" w:rsidRDefault="002B5930">
            <w:proofErr w:type="gramStart"/>
            <w:r>
              <w:rPr>
                <w:rFonts w:cs="Arial"/>
              </w:rPr>
              <w:t>Value{</w:t>
            </w:r>
            <w:proofErr w:type="gramEnd"/>
            <w:r>
              <w:rPr>
                <w:rFonts w:cs="Arial"/>
              </w:rPr>
              <w:br/>
              <w:t>00 - Additional;</w:t>
            </w:r>
            <w:r>
              <w:rPr>
                <w:rFonts w:cs="Arial"/>
              </w:rPr>
              <w:br/>
              <w:t>01 - ONE_TIME;</w:t>
            </w:r>
            <w:r>
              <w:rPr>
                <w:rFonts w:cs="Arial"/>
              </w:rPr>
              <w:br/>
              <w:t>02 - PII_UPDATE;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FCF6AB"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8FBD10" w14:textId="77777777" w:rsidR="002D2F56" w:rsidRDefault="002B5930">
            <w:r>
              <w:rPr>
                <w:rFonts w:cs="Arial"/>
              </w:rPr>
              <w:t>OTA: One time skip additional but may need PII</w:t>
            </w:r>
          </w:p>
        </w:tc>
      </w:tr>
      <w:tr w:rsidR="002D2F56" w14:paraId="78938834"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013C45" w14:textId="77777777" w:rsidR="002D2F56" w:rsidRPr="009F53D9" w:rsidRDefault="002B5930" w:rsidP="002D2F56">
            <w:proofErr w:type="spellStart"/>
            <w:r w:rsidRPr="009F53D9">
              <w:rPr>
                <w:rFonts w:cs="Arial"/>
              </w:rPr>
              <w:lastRenderedPageBreak/>
              <w:t>LS_ASUHMI_ASU_ScheduleTime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722AC3" w14:textId="77777777" w:rsidR="002D2F56" w:rsidRPr="009F53D9" w:rsidRDefault="002B5930" w:rsidP="002D2F56">
            <w:pPr>
              <w:rPr>
                <w:rFonts w:cs="Arial"/>
              </w:rPr>
            </w:pPr>
            <w:proofErr w:type="gramStart"/>
            <w:r w:rsidRPr="009F53D9">
              <w:rPr>
                <w:rFonts w:cs="Arial"/>
              </w:rPr>
              <w:t>Values{</w:t>
            </w:r>
            <w:proofErr w:type="gramEnd"/>
          </w:p>
          <w:p w14:paraId="75DF52E1" w14:textId="77777777" w:rsidR="002D2F56" w:rsidRPr="009F53D9" w:rsidRDefault="002B5930" w:rsidP="002D2F56">
            <w:pPr>
              <w:rPr>
                <w:rFonts w:cs="Arial"/>
              </w:rPr>
            </w:pPr>
            <w:r w:rsidRPr="009F53D9">
              <w:rPr>
                <w:rFonts w:cs="Arial"/>
              </w:rPr>
              <w:t>00 – Null</w:t>
            </w:r>
          </w:p>
          <w:p w14:paraId="137B6BFD" w14:textId="77777777" w:rsidR="002D2F56" w:rsidRPr="009F53D9" w:rsidRDefault="002B5930" w:rsidP="002D2F56">
            <w:r>
              <w:rPr>
                <w:rFonts w:cs="Arial"/>
              </w:rPr>
              <w:t>01 – Bytes - date/time</w:t>
            </w:r>
            <w:r w:rsidRPr="009F53D9">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EA9245" w14:textId="77777777" w:rsidR="002D2F56" w:rsidRDefault="002B5930" w:rsidP="002D2F56">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FA0DE0" w14:textId="77777777" w:rsidR="002D2F56" w:rsidRDefault="002B5930" w:rsidP="002D2F56">
            <w:pPr>
              <w:rPr>
                <w:rFonts w:cs="Arial"/>
              </w:rPr>
            </w:pPr>
            <w:r>
              <w:rPr>
                <w:rFonts w:cs="Arial"/>
              </w:rPr>
              <w:t>Signal identify scheduled time/day for activation. Comes from the user</w:t>
            </w:r>
          </w:p>
          <w:p w14:paraId="30F315AE" w14:textId="77777777" w:rsidR="002D2F56" w:rsidRDefault="00DC691E" w:rsidP="002D2F56"/>
        </w:tc>
      </w:tr>
      <w:tr w:rsidR="002D2F56" w14:paraId="039A2779"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DD247B" w14:textId="77777777" w:rsidR="002D2F56" w:rsidRDefault="002B5930">
            <w:proofErr w:type="spellStart"/>
            <w:r>
              <w:rPr>
                <w:rFonts w:cs="Arial"/>
              </w:rPr>
              <w:t>LS_OTAM_Update_Time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D6A9D" w14:textId="77777777" w:rsidR="002D2F56" w:rsidRPr="009F53D9" w:rsidRDefault="002B5930">
            <w:pPr>
              <w:rPr>
                <w:rFonts w:cs="Arial"/>
              </w:rPr>
            </w:pPr>
            <w:proofErr w:type="gramStart"/>
            <w:r w:rsidRPr="009F53D9">
              <w:rPr>
                <w:rFonts w:cs="Arial"/>
              </w:rPr>
              <w:t>Values{</w:t>
            </w:r>
            <w:proofErr w:type="gramEnd"/>
          </w:p>
          <w:p w14:paraId="277FBA0A" w14:textId="77777777" w:rsidR="002D2F56" w:rsidRDefault="002B5930">
            <w:pPr>
              <w:rPr>
                <w:rFonts w:cs="Arial"/>
              </w:rPr>
            </w:pPr>
            <w:r w:rsidRPr="009F53D9">
              <w:rPr>
                <w:rFonts w:cs="Arial"/>
              </w:rPr>
              <w:t>00 – None</w:t>
            </w:r>
          </w:p>
          <w:p w14:paraId="6A10E387" w14:textId="77777777" w:rsidR="002D2F56" w:rsidRPr="006D518F" w:rsidRDefault="002B5930" w:rsidP="002D2F56">
            <w:pPr>
              <w:rPr>
                <w:rFonts w:cs="Arial"/>
              </w:rPr>
            </w:pPr>
            <w:r>
              <w:rPr>
                <w:rFonts w:cs="Arial"/>
              </w:rPr>
              <w:t xml:space="preserve">01 – Bytes - date/time </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F5A057"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14EB77" w14:textId="77777777" w:rsidR="002D2F56" w:rsidRDefault="002B5930" w:rsidP="002D2F56">
            <w:r>
              <w:rPr>
                <w:rFonts w:cs="Arial"/>
              </w:rPr>
              <w:t>OTA manager Last SW update time and date. Update HMI after every activation</w:t>
            </w:r>
          </w:p>
        </w:tc>
      </w:tr>
      <w:tr w:rsidR="002D2F56" w14:paraId="64387BB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E90E85" w14:textId="77777777" w:rsidR="002D2F56" w:rsidRDefault="002B5930">
            <w:proofErr w:type="spellStart"/>
            <w:r>
              <w:rPr>
                <w:rFonts w:cs="Arial"/>
              </w:rPr>
              <w:t>LS_OTAHMI_Master_Reset_Status</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DEDBAF" w14:textId="77777777" w:rsidR="002D2F56" w:rsidRDefault="002B5930">
            <w:proofErr w:type="gramStart"/>
            <w:r>
              <w:rPr>
                <w:rFonts w:cs="Arial"/>
              </w:rPr>
              <w:t>Value{</w:t>
            </w:r>
            <w:proofErr w:type="gramEnd"/>
            <w:r>
              <w:rPr>
                <w:rFonts w:cs="Arial"/>
              </w:rPr>
              <w:br/>
              <w:t>00 - NONE</w:t>
            </w:r>
            <w:r>
              <w:rPr>
                <w:rFonts w:cs="Arial"/>
              </w:rPr>
              <w:br/>
              <w:t xml:space="preserve">01 - </w:t>
            </w:r>
            <w:proofErr w:type="spellStart"/>
            <w:r>
              <w:rPr>
                <w:rFonts w:cs="Arial"/>
              </w:rPr>
              <w:t>MasterReset</w:t>
            </w:r>
            <w:proofErr w:type="spellEnd"/>
            <w:r>
              <w:rPr>
                <w:rFonts w:cs="Arial"/>
              </w:rPr>
              <w:t xml:space="preserve"> </w:t>
            </w:r>
            <w:r>
              <w:rPr>
                <w:rFonts w:cs="Arial"/>
              </w:rPr>
              <w:br/>
              <w:t xml:space="preserve">02 - </w:t>
            </w:r>
            <w:proofErr w:type="spellStart"/>
            <w:r>
              <w:rPr>
                <w:rFonts w:cs="Arial"/>
              </w:rPr>
              <w:t>NoMasterReset</w:t>
            </w:r>
            <w:proofErr w:type="spellEnd"/>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9E9A78"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8DBE3" w14:textId="77777777" w:rsidR="002D2F56" w:rsidRDefault="002B5930">
            <w:r>
              <w:rPr>
                <w:rFonts w:cs="Arial"/>
              </w:rPr>
              <w:t>HMI shall notify OTA Manager for Master Reset</w:t>
            </w:r>
          </w:p>
        </w:tc>
      </w:tr>
      <w:tr w:rsidR="002D2F56" w14:paraId="7B949C4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EE022D" w14:textId="77777777" w:rsidR="002D2F56" w:rsidRDefault="002B5930">
            <w:r>
              <w:rPr>
                <w:rFonts w:cs="Arial"/>
              </w:rPr>
              <w:t xml:space="preserve">LS_ </w:t>
            </w:r>
            <w:proofErr w:type="spellStart"/>
            <w:r>
              <w:rPr>
                <w:rFonts w:cs="Arial"/>
              </w:rPr>
              <w:t>PARSERUSB_Conn_Status</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D6601F" w14:textId="77777777" w:rsidR="002D2F56" w:rsidRDefault="002B5930">
            <w:proofErr w:type="gramStart"/>
            <w:r>
              <w:rPr>
                <w:rFonts w:cs="Arial"/>
              </w:rPr>
              <w:t>Values{</w:t>
            </w:r>
            <w:proofErr w:type="gramEnd"/>
            <w:r>
              <w:rPr>
                <w:rFonts w:cs="Arial"/>
              </w:rPr>
              <w:br/>
              <w:t xml:space="preserve">01 - </w:t>
            </w:r>
            <w:proofErr w:type="spellStart"/>
            <w:r>
              <w:rPr>
                <w:rFonts w:cs="Arial"/>
              </w:rPr>
              <w:t>USB_Plug</w:t>
            </w:r>
            <w:proofErr w:type="spellEnd"/>
            <w:r>
              <w:rPr>
                <w:rFonts w:cs="Arial"/>
              </w:rPr>
              <w:br/>
              <w:t xml:space="preserve">02 - </w:t>
            </w:r>
            <w:proofErr w:type="spellStart"/>
            <w:r>
              <w:rPr>
                <w:rFonts w:cs="Arial"/>
              </w:rPr>
              <w:t>USB_unPlug</w:t>
            </w:r>
            <w:proofErr w:type="spellEnd"/>
            <w:r>
              <w:rPr>
                <w:rFonts w:cs="Arial"/>
              </w:rPr>
              <w:t xml:space="preserve"> (download)</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32750F"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C1743A" w14:textId="77777777" w:rsidR="002D2F56" w:rsidRDefault="002B5930">
            <w:r>
              <w:rPr>
                <w:rFonts w:cs="Arial"/>
              </w:rPr>
              <w:t>USB device status</w:t>
            </w:r>
          </w:p>
        </w:tc>
      </w:tr>
      <w:tr w:rsidR="002D2F56" w14:paraId="19A83B37"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3B3286" w14:textId="77777777" w:rsidR="002D2F56" w:rsidRDefault="002B5930">
            <w:proofErr w:type="spellStart"/>
            <w:r>
              <w:rPr>
                <w:rFonts w:cs="Arial"/>
              </w:rPr>
              <w:t>LS_PARSER_USBSW_Update_Detected</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0DE81D" w14:textId="77777777" w:rsidR="002D2F56" w:rsidRDefault="002B5930">
            <w:proofErr w:type="gramStart"/>
            <w:r>
              <w:rPr>
                <w:rFonts w:cs="Arial"/>
              </w:rPr>
              <w:t>Values{</w:t>
            </w:r>
            <w:proofErr w:type="gramEnd"/>
            <w:r>
              <w:rPr>
                <w:rFonts w:cs="Arial"/>
              </w:rPr>
              <w:br/>
              <w:t>01 - False</w:t>
            </w:r>
            <w:r>
              <w:rPr>
                <w:rFonts w:cs="Arial"/>
              </w:rPr>
              <w:br/>
              <w:t>02 - True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8E8B88"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8BC8EE" w14:textId="77777777" w:rsidR="002D2F56" w:rsidRDefault="002B5930">
            <w:r>
              <w:rPr>
                <w:rFonts w:cs="Arial"/>
              </w:rPr>
              <w:t xml:space="preserve">True: Processing Update…transient message </w:t>
            </w:r>
          </w:p>
        </w:tc>
      </w:tr>
      <w:tr w:rsidR="002D2F56" w14:paraId="1CAE1548"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F45E0E" w14:textId="77777777" w:rsidR="002D2F56" w:rsidRDefault="002B5930">
            <w:proofErr w:type="spellStart"/>
            <w:r>
              <w:rPr>
                <w:rFonts w:cs="Arial"/>
              </w:rPr>
              <w:t>LS_PARSER_USBSW_Update_URL</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C93E50" w14:textId="77777777" w:rsidR="002D2F56" w:rsidRDefault="002B5930">
            <w:r>
              <w:rPr>
                <w:rFonts w:cs="Arial"/>
              </w:rPr>
              <w:t>Values {</w:t>
            </w:r>
            <w:r>
              <w:rPr>
                <w:rFonts w:cs="Arial"/>
              </w:rPr>
              <w:br/>
              <w:t>URLs/VIL Folder Location</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686D3C"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337F79" w14:textId="77777777" w:rsidR="002D2F56" w:rsidRDefault="002B5930">
            <w:r>
              <w:rPr>
                <w:rFonts w:cs="Arial"/>
              </w:rPr>
              <w:t xml:space="preserve">if </w:t>
            </w:r>
            <w:proofErr w:type="spellStart"/>
            <w:r>
              <w:rPr>
                <w:rFonts w:cs="Arial"/>
              </w:rPr>
              <w:t>LS_PARSER_USBSW_Update_Detected</w:t>
            </w:r>
            <w:proofErr w:type="spellEnd"/>
            <w:r>
              <w:rPr>
                <w:rFonts w:cs="Arial"/>
              </w:rPr>
              <w:t xml:space="preserve"> = true, then </w:t>
            </w:r>
            <w:r>
              <w:rPr>
                <w:rFonts w:cs="Arial"/>
              </w:rPr>
              <w:br/>
              <w:t>Set IVSU trigger with content</w:t>
            </w:r>
          </w:p>
        </w:tc>
      </w:tr>
      <w:tr w:rsidR="002D2F56" w14:paraId="191916C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733A34" w14:textId="77777777" w:rsidR="002D2F56" w:rsidRDefault="002B5930">
            <w:proofErr w:type="spellStart"/>
            <w:r>
              <w:rPr>
                <w:rFonts w:cs="Arial"/>
              </w:rPr>
              <w:t>LS_USBOTA_System_Updating</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8CCEEF" w14:textId="77777777" w:rsidR="002D2F56" w:rsidRDefault="002B5930">
            <w:proofErr w:type="gramStart"/>
            <w:r>
              <w:rPr>
                <w:rFonts w:cs="Arial"/>
              </w:rPr>
              <w:t>Values{</w:t>
            </w:r>
            <w:proofErr w:type="gramEnd"/>
            <w:r>
              <w:rPr>
                <w:rFonts w:cs="Arial"/>
              </w:rPr>
              <w:br/>
              <w:t xml:space="preserve">01 - </w:t>
            </w:r>
            <w:proofErr w:type="spellStart"/>
            <w:r w:rsidRPr="004A7208">
              <w:rPr>
                <w:rFonts w:cs="Arial"/>
              </w:rPr>
              <w:t>Older_Software</w:t>
            </w:r>
            <w:proofErr w:type="spellEnd"/>
            <w:r>
              <w:rPr>
                <w:rFonts w:cs="Arial"/>
              </w:rPr>
              <w:br/>
              <w:t>02 - Valid Manifest</w:t>
            </w:r>
            <w:r>
              <w:rPr>
                <w:rFonts w:cs="Arial"/>
              </w:rPr>
              <w:br/>
              <w:t>03 - Redownload Files</w:t>
            </w:r>
            <w:r>
              <w:rPr>
                <w:rFonts w:cs="Arial"/>
              </w:rPr>
              <w:br/>
              <w:t xml:space="preserve">04 - </w:t>
            </w:r>
            <w:proofErr w:type="spellStart"/>
            <w:r>
              <w:rPr>
                <w:rFonts w:cs="Arial"/>
              </w:rPr>
              <w:t>Sys_to_update_date</w:t>
            </w:r>
            <w:proofErr w:type="spellEnd"/>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EB6BD5"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94AF62" w14:textId="77777777" w:rsidR="002D2F56" w:rsidRDefault="002B5930">
            <w:r>
              <w:rPr>
                <w:rFonts w:cs="Arial"/>
              </w:rPr>
              <w:t>Determine if USB device is with valid software</w:t>
            </w:r>
          </w:p>
        </w:tc>
      </w:tr>
      <w:tr w:rsidR="002D2F56" w14:paraId="0036D2A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8A768C" w14:textId="77777777" w:rsidR="002D2F56" w:rsidRDefault="002B5930">
            <w:proofErr w:type="spellStart"/>
            <w:r>
              <w:rPr>
                <w:rFonts w:cs="Arial"/>
              </w:rPr>
              <w:t>LS_USBOTA_SW_Update_Status</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F2DEE8" w14:textId="77777777" w:rsidR="002D2F56" w:rsidRDefault="002B5930" w:rsidP="002D2F56">
            <w:proofErr w:type="gramStart"/>
            <w:r>
              <w:rPr>
                <w:rFonts w:cs="Arial"/>
              </w:rPr>
              <w:t>Values{</w:t>
            </w:r>
            <w:proofErr w:type="gramEnd"/>
            <w:r>
              <w:rPr>
                <w:rFonts w:cs="Arial"/>
              </w:rPr>
              <w:br/>
              <w:t>01 - Updating (Downloading/Installing/Resumed)</w:t>
            </w:r>
            <w:r>
              <w:rPr>
                <w:rFonts w:cs="Arial"/>
              </w:rPr>
              <w:br/>
              <w:t>02 - Failed</w:t>
            </w:r>
            <w:r>
              <w:rPr>
                <w:rFonts w:cs="Arial"/>
              </w:rPr>
              <w:br/>
              <w:t xml:space="preserve">03 - </w:t>
            </w:r>
            <w:proofErr w:type="spellStart"/>
            <w:r>
              <w:rPr>
                <w:rFonts w:cs="Arial"/>
              </w:rPr>
              <w:t>PENDING_Activation</w:t>
            </w:r>
            <w:proofErr w:type="spellEnd"/>
            <w:r>
              <w:rPr>
                <w:rFonts w:cs="Arial"/>
              </w:rPr>
              <w:t>,</w:t>
            </w:r>
            <w:r>
              <w:rPr>
                <w:rFonts w:cs="Arial"/>
              </w:rPr>
              <w:br/>
              <w:t>04 - SUCCESSFUL,</w:t>
            </w:r>
            <w:r>
              <w:rPr>
                <w:rFonts w:cs="Arial"/>
              </w:rPr>
              <w:br/>
              <w:t>05 - Paused</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5E4279"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28EDC8" w14:textId="77777777" w:rsidR="002D2F56" w:rsidRDefault="002B5930">
            <w:r>
              <w:rPr>
                <w:rFonts w:cs="Arial"/>
              </w:rPr>
              <w:t xml:space="preserve">If updating (download/install) </w:t>
            </w:r>
            <w:proofErr w:type="gramStart"/>
            <w:r>
              <w:rPr>
                <w:rFonts w:cs="Arial"/>
              </w:rPr>
              <w:t>failed</w:t>
            </w:r>
            <w:proofErr w:type="gramEnd"/>
            <w:r>
              <w:rPr>
                <w:rFonts w:cs="Arial"/>
              </w:rPr>
              <w:t xml:space="preserve"> then use "Failed" for USB Software update Status</w:t>
            </w:r>
          </w:p>
        </w:tc>
      </w:tr>
      <w:tr w:rsidR="002D2F56" w14:paraId="04A7E3A7"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3AE3BE" w14:textId="77777777" w:rsidR="002D2F56" w:rsidRPr="00E306C5" w:rsidRDefault="002B5930">
            <w:proofErr w:type="spellStart"/>
            <w:r w:rsidRPr="00E306C5">
              <w:rPr>
                <w:rFonts w:cs="Arial"/>
              </w:rPr>
              <w:t>LS_ASUHMI_Activation_Consent</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3FE2E4" w14:textId="77777777" w:rsidR="002D2F56" w:rsidRPr="00E306C5" w:rsidRDefault="002B5930">
            <w:proofErr w:type="gramStart"/>
            <w:r w:rsidRPr="00E306C5">
              <w:rPr>
                <w:rFonts w:cs="Arial"/>
              </w:rPr>
              <w:t>Value{</w:t>
            </w:r>
            <w:proofErr w:type="gramEnd"/>
            <w:r w:rsidRPr="00E306C5">
              <w:rPr>
                <w:rFonts w:cs="Arial"/>
              </w:rPr>
              <w:br/>
              <w:t>00 - UNDEFINED</w:t>
            </w:r>
            <w:r w:rsidRPr="00E306C5">
              <w:rPr>
                <w:rFonts w:cs="Arial"/>
              </w:rPr>
              <w:br/>
              <w:t xml:space="preserve">01 - NOW; </w:t>
            </w:r>
            <w:r w:rsidRPr="00E306C5">
              <w:rPr>
                <w:rFonts w:cs="Arial"/>
              </w:rPr>
              <w:br/>
              <w:t>02 - DATETIME;</w:t>
            </w:r>
            <w:r w:rsidRPr="00E306C5">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F01827"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B430B" w14:textId="77777777" w:rsidR="002D2F56" w:rsidRDefault="002B5930">
            <w:proofErr w:type="gramStart"/>
            <w:r>
              <w:rPr>
                <w:rFonts w:cs="Arial"/>
              </w:rPr>
              <w:t>One time</w:t>
            </w:r>
            <w:proofErr w:type="gramEnd"/>
            <w:r>
              <w:rPr>
                <w:rFonts w:cs="Arial"/>
              </w:rPr>
              <w:t xml:space="preserve"> schedule and NOW</w:t>
            </w:r>
          </w:p>
        </w:tc>
      </w:tr>
      <w:tr w:rsidR="002D2F56" w14:paraId="2645B22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D52B4D" w14:textId="77777777" w:rsidR="002D2F56" w:rsidRDefault="002B5930">
            <w:proofErr w:type="spellStart"/>
            <w:r>
              <w:rPr>
                <w:rFonts w:cs="Arial"/>
              </w:rPr>
              <w:t>LS_OTAM_Update_Percentage_OverallProgress</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EAF434" w14:textId="77777777" w:rsidR="002D2F56" w:rsidRDefault="002B5930">
            <w:r>
              <w:rPr>
                <w:rFonts w:cs="Arial"/>
              </w:rPr>
              <w:t>Value {percentage}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A73074"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FAA982" w14:textId="77777777" w:rsidR="002D2F56" w:rsidRDefault="002B5930">
            <w:r>
              <w:rPr>
                <w:rFonts w:cs="Arial"/>
              </w:rPr>
              <w:t>OTA/USB overall progress bar</w:t>
            </w:r>
          </w:p>
        </w:tc>
      </w:tr>
      <w:tr w:rsidR="002D2F56" w14:paraId="4EC3FEA9"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CF3D8E" w14:textId="77777777" w:rsidR="002D2F56" w:rsidRDefault="002B5930">
            <w:proofErr w:type="spellStart"/>
            <w:r>
              <w:rPr>
                <w:rFonts w:cs="Arial"/>
              </w:rPr>
              <w:t>LS_OTAM_OTAUSB_Number_of_Files</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7958CF" w14:textId="77777777" w:rsidR="002D2F56" w:rsidRDefault="002B5930">
            <w:r>
              <w:rPr>
                <w:rFonts w:cs="Arial"/>
              </w:rPr>
              <w:t>Value {</w:t>
            </w:r>
            <w:r>
              <w:rPr>
                <w:rFonts w:cs="Arial"/>
              </w:rPr>
              <w:br/>
              <w:t>01 - file remaining</w:t>
            </w:r>
            <w:r>
              <w:rPr>
                <w:rFonts w:cs="Arial"/>
              </w:rPr>
              <w:br/>
            </w:r>
            <w:r>
              <w:rPr>
                <w:rFonts w:cs="Arial"/>
              </w:rPr>
              <w:lastRenderedPageBreak/>
              <w:t>02 - total files</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50F070" w14:textId="77777777" w:rsidR="002D2F56" w:rsidRDefault="002B5930">
            <w:r>
              <w:rPr>
                <w:rFonts w:cs="Arial"/>
              </w:rPr>
              <w:lastRenderedPageBreak/>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24E077" w14:textId="77777777" w:rsidR="002D2F56" w:rsidRDefault="002B5930">
            <w:r>
              <w:rPr>
                <w:rFonts w:cs="Arial"/>
              </w:rPr>
              <w:t>Total number of files in the manifest</w:t>
            </w:r>
          </w:p>
        </w:tc>
      </w:tr>
      <w:tr w:rsidR="002D2F56" w14:paraId="24AFE429"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0D7388" w14:textId="77777777" w:rsidR="002D2F56" w:rsidRDefault="002B5930">
            <w:proofErr w:type="spellStart"/>
            <w:r>
              <w:rPr>
                <w:rFonts w:cs="Arial"/>
              </w:rPr>
              <w:t>LS_OTAM_Activation_Schedule_Type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1615F4" w14:textId="77777777" w:rsidR="002D2F56" w:rsidRDefault="002B5930">
            <w:r>
              <w:rPr>
                <w:rFonts w:cs="Arial"/>
              </w:rPr>
              <w:t>Value {</w:t>
            </w:r>
            <w:r>
              <w:rPr>
                <w:rFonts w:cs="Arial"/>
              </w:rPr>
              <w:br/>
              <w:t>01 - WEEKLY;</w:t>
            </w:r>
            <w:r>
              <w:rPr>
                <w:rFonts w:cs="Arial"/>
              </w:rPr>
              <w:br/>
              <w:t>02 - DAY;</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4FA8B"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1C9C95" w14:textId="77777777" w:rsidR="002D2F56" w:rsidRDefault="002B5930">
            <w:r>
              <w:rPr>
                <w:rFonts w:cs="Arial"/>
              </w:rPr>
              <w:t>Schedule weekly or daily</w:t>
            </w:r>
            <w:r>
              <w:rPr>
                <w:rFonts w:cs="Arial"/>
              </w:rPr>
              <w:br/>
              <w:t>share with OTA Manager</w:t>
            </w:r>
          </w:p>
        </w:tc>
      </w:tr>
      <w:tr w:rsidR="002D2F56" w14:paraId="0D1E6AF4"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D0BF2E" w14:textId="77777777" w:rsidR="002D2F56" w:rsidRDefault="002B5930">
            <w:proofErr w:type="spellStart"/>
            <w:r>
              <w:rPr>
                <w:rFonts w:cs="Arial"/>
              </w:rPr>
              <w:t>LS_OTAM_SW_Activation_Fail_Reason</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309BA" w14:textId="77777777" w:rsidR="002D2F56" w:rsidRDefault="002B5930">
            <w:proofErr w:type="gramStart"/>
            <w:r>
              <w:rPr>
                <w:rFonts w:cs="Arial"/>
              </w:rPr>
              <w:t>Values{</w:t>
            </w:r>
            <w:proofErr w:type="gramEnd"/>
            <w:r>
              <w:rPr>
                <w:rFonts w:cs="Arial"/>
              </w:rPr>
              <w:br/>
              <w:t>00_ NONE</w:t>
            </w:r>
            <w:r>
              <w:rPr>
                <w:rFonts w:cs="Arial"/>
              </w:rPr>
              <w:br/>
              <w:t>01 - SW CORRUPTED;</w:t>
            </w:r>
            <w:r>
              <w:rPr>
                <w:rFonts w:cs="Arial"/>
              </w:rPr>
              <w:br/>
              <w:t>02 - PERMANENT_INHIBIT;</w:t>
            </w:r>
            <w:r>
              <w:rPr>
                <w:rFonts w:cs="Arial"/>
              </w:rPr>
              <w:br/>
              <w:t>03 - USB_FAILURE;</w:t>
            </w:r>
            <w:r>
              <w:rPr>
                <w:rFonts w:cs="Arial"/>
              </w:rPr>
              <w:br/>
              <w:t>04 - WARNING;</w:t>
            </w:r>
            <w:r>
              <w:rPr>
                <w:rFonts w:cs="Arial"/>
              </w:rPr>
              <w:br/>
              <w:t>05 - PARTIAL</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D8D904"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0A7459" w14:textId="77777777" w:rsidR="002D2F56" w:rsidRDefault="002B5930">
            <w:r>
              <w:rPr>
                <w:rFonts w:cs="Arial"/>
              </w:rPr>
              <w:t>IF USB software activation failed then Use "</w:t>
            </w:r>
            <w:proofErr w:type="spellStart"/>
            <w:r>
              <w:rPr>
                <w:rFonts w:cs="Arial"/>
              </w:rPr>
              <w:t>USB_Failure</w:t>
            </w:r>
            <w:proofErr w:type="spellEnd"/>
            <w:r>
              <w:rPr>
                <w:rFonts w:cs="Arial"/>
              </w:rPr>
              <w:t xml:space="preserve">" </w:t>
            </w:r>
          </w:p>
        </w:tc>
      </w:tr>
      <w:tr w:rsidR="002D2F56" w14:paraId="2397A54D"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F9C657" w14:textId="77777777" w:rsidR="002D2F56" w:rsidRDefault="002B5930">
            <w:proofErr w:type="spellStart"/>
            <w:r>
              <w:rPr>
                <w:rFonts w:cs="Arial"/>
              </w:rPr>
              <w:t>LS_OTAM_SW_Update_Fail_Reason</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3ADE2F" w14:textId="77777777" w:rsidR="002D2F56" w:rsidRDefault="002B5930">
            <w:r>
              <w:rPr>
                <w:rFonts w:cs="Arial"/>
              </w:rPr>
              <w:t>{</w:t>
            </w:r>
            <w:proofErr w:type="spellStart"/>
            <w:r>
              <w:rPr>
                <w:rFonts w:cs="Arial"/>
              </w:rPr>
              <w:t>ErrorCode</w:t>
            </w:r>
            <w:proofErr w:type="spellEnd"/>
            <w:r>
              <w:rPr>
                <w:rFonts w:cs="Arial"/>
              </w:rPr>
              <w:t>;</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6A7E1A"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747ACC" w14:textId="77777777" w:rsidR="002D2F56" w:rsidRDefault="002B5930">
            <w:r>
              <w:rPr>
                <w:rFonts w:cs="Arial"/>
              </w:rPr>
              <w:t>USB Software update failed reason</w:t>
            </w:r>
          </w:p>
        </w:tc>
      </w:tr>
      <w:tr w:rsidR="002D2F56" w14:paraId="031346C1"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AD2F80" w14:textId="77777777" w:rsidR="002D2F56" w:rsidRDefault="002B5930">
            <w:proofErr w:type="spellStart"/>
            <w:r>
              <w:rPr>
                <w:rFonts w:cs="Arial"/>
              </w:rPr>
              <w:t>LS_OTAM_Release_Notes_Info</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0401A4" w14:textId="77777777" w:rsidR="002D2F56" w:rsidRDefault="002B5930">
            <w:r>
              <w:rPr>
                <w:rFonts w:cs="Arial"/>
              </w:rPr>
              <w:t>Value {text}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BFB6A3"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CE5EB0" w14:textId="77777777" w:rsidR="002D2F56" w:rsidRDefault="002B5930">
            <w:r>
              <w:rPr>
                <w:rFonts w:cs="Arial"/>
              </w:rPr>
              <w:t xml:space="preserve">Release Notes </w:t>
            </w:r>
          </w:p>
        </w:tc>
      </w:tr>
      <w:tr w:rsidR="002D2F56" w14:paraId="59E975EB"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8E122A" w14:textId="77777777" w:rsidR="002D2F56" w:rsidRDefault="002B5930">
            <w:proofErr w:type="spellStart"/>
            <w:r>
              <w:rPr>
                <w:rFonts w:cs="Arial"/>
              </w:rPr>
              <w:t>LS_OTAM_Activation_TypeSW_AB_ER</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5B83A5" w14:textId="77777777" w:rsidR="002D2F56" w:rsidRDefault="002B5930">
            <w:r>
              <w:rPr>
                <w:rFonts w:cs="Arial"/>
              </w:rPr>
              <w:t xml:space="preserve">Value{ </w:t>
            </w:r>
            <w:r>
              <w:rPr>
                <w:rFonts w:cs="Arial"/>
              </w:rPr>
              <w:br/>
              <w:t>01- AB</w:t>
            </w:r>
            <w:r>
              <w:rPr>
                <w:rFonts w:cs="Arial"/>
              </w:rPr>
              <w:br/>
              <w:t>02- ER</w:t>
            </w:r>
            <w:r>
              <w:rPr>
                <w:rFonts w:cs="Arial"/>
              </w:rPr>
              <w:br/>
              <w:t>03 - AB and ER</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D605C3"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A80C37" w14:textId="77777777" w:rsidR="002D2F56" w:rsidRDefault="002B5930">
            <w:r>
              <w:rPr>
                <w:rFonts w:cs="Arial"/>
              </w:rPr>
              <w:t>OTA Manage sharing type of software update</w:t>
            </w:r>
          </w:p>
        </w:tc>
      </w:tr>
      <w:tr w:rsidR="002D2F56" w14:paraId="6FBC21B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5D8D56" w14:textId="77777777" w:rsidR="002D2F56" w:rsidRDefault="002B5930">
            <w:proofErr w:type="spellStart"/>
            <w:r>
              <w:rPr>
                <w:rFonts w:cs="Arial"/>
              </w:rPr>
              <w:t>LS_OTAM_Activation_Type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041BB2" w14:textId="77777777" w:rsidR="002D2F56" w:rsidRDefault="002B5930">
            <w:r>
              <w:rPr>
                <w:rFonts w:cs="Arial"/>
              </w:rPr>
              <w:t xml:space="preserve">Value{ </w:t>
            </w:r>
            <w:r>
              <w:rPr>
                <w:rFonts w:cs="Arial"/>
              </w:rPr>
              <w:br/>
              <w:t>01- NOIGNITIONCYCLE</w:t>
            </w:r>
            <w:r>
              <w:rPr>
                <w:rFonts w:cs="Arial"/>
              </w:rPr>
              <w:br/>
              <w:t>02- IGNITIONCYCLE</w:t>
            </w:r>
            <w:r>
              <w:rPr>
                <w:rFonts w:cs="Arial"/>
              </w:rPr>
              <w:br/>
              <w:t>03- INHIBIT</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A75475"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5FC959" w14:textId="77777777" w:rsidR="002D2F56" w:rsidRDefault="002B5930">
            <w:r>
              <w:rPr>
                <w:rFonts w:cs="Arial"/>
              </w:rPr>
              <w:t>Activation Type</w:t>
            </w:r>
          </w:p>
        </w:tc>
      </w:tr>
      <w:tr w:rsidR="002D2F56" w14:paraId="544A2B78"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654C49" w14:textId="77777777" w:rsidR="002D2F56" w:rsidRDefault="002B5930">
            <w:proofErr w:type="spellStart"/>
            <w:r>
              <w:rPr>
                <w:rFonts w:cs="Arial"/>
              </w:rPr>
              <w:t>LS_OTAM_Vehicle_Inhibit_Type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C3D00" w14:textId="77777777" w:rsidR="002D2F56" w:rsidRDefault="002B5930">
            <w:r>
              <w:rPr>
                <w:rFonts w:cs="Arial"/>
              </w:rPr>
              <w:t xml:space="preserve">Value{ </w:t>
            </w:r>
            <w:r>
              <w:rPr>
                <w:rFonts w:cs="Arial"/>
              </w:rPr>
              <w:br/>
              <w:t>00 - NONE</w:t>
            </w:r>
            <w:r>
              <w:rPr>
                <w:rFonts w:cs="Arial"/>
              </w:rPr>
              <w:br/>
              <w:t xml:space="preserve">01 - </w:t>
            </w:r>
            <w:proofErr w:type="spellStart"/>
            <w:r>
              <w:rPr>
                <w:rFonts w:cs="Arial"/>
              </w:rPr>
              <w:t>ProgrammingSession</w:t>
            </w:r>
            <w:proofErr w:type="spellEnd"/>
            <w:r>
              <w:rPr>
                <w:rFonts w:cs="Arial"/>
              </w:rPr>
              <w:br/>
              <w:t xml:space="preserve">02 - </w:t>
            </w:r>
            <w:proofErr w:type="spellStart"/>
            <w:r>
              <w:rPr>
                <w:rFonts w:cs="Arial"/>
              </w:rPr>
              <w:t>ActivatingNOW</w:t>
            </w:r>
            <w:proofErr w:type="spellEnd"/>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2CF07C"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128377" w14:textId="77777777" w:rsidR="002D2F56" w:rsidRDefault="002B5930">
            <w:r>
              <w:rPr>
                <w:rFonts w:cs="Arial"/>
              </w:rPr>
              <w:t>Vehicle in Programming Mode or activating the software</w:t>
            </w:r>
            <w:r>
              <w:rPr>
                <w:rFonts w:cs="Arial"/>
              </w:rPr>
              <w:br/>
              <w:t>HMI Logic shall make decision</w:t>
            </w:r>
            <w:r>
              <w:rPr>
                <w:rFonts w:cs="Arial"/>
              </w:rPr>
              <w:br/>
              <w:t xml:space="preserve">if </w:t>
            </w:r>
            <w:proofErr w:type="spellStart"/>
            <w:r>
              <w:rPr>
                <w:rFonts w:cs="Arial"/>
              </w:rPr>
              <w:t>LS_OTAM_Activation_TypeSW_AB_ER</w:t>
            </w:r>
            <w:proofErr w:type="spellEnd"/>
            <w:r>
              <w:rPr>
                <w:rFonts w:cs="Arial"/>
              </w:rPr>
              <w:t xml:space="preserve"> = AB-ER </w:t>
            </w:r>
            <w:r>
              <w:rPr>
                <w:rFonts w:cs="Arial"/>
              </w:rPr>
              <w:br/>
              <w:t xml:space="preserve">then show </w:t>
            </w:r>
            <w:proofErr w:type="spellStart"/>
            <w:r>
              <w:rPr>
                <w:rFonts w:cs="Arial"/>
              </w:rPr>
              <w:t>LS_OTAM_Vehicle_Inhibit_Type</w:t>
            </w:r>
            <w:proofErr w:type="spellEnd"/>
            <w:r>
              <w:rPr>
                <w:rFonts w:cs="Arial"/>
              </w:rPr>
              <w:t xml:space="preserve"> = </w:t>
            </w:r>
            <w:proofErr w:type="spellStart"/>
            <w:r>
              <w:rPr>
                <w:rFonts w:cs="Arial"/>
              </w:rPr>
              <w:t>ProgrammingSession</w:t>
            </w:r>
            <w:proofErr w:type="spellEnd"/>
            <w:r>
              <w:rPr>
                <w:rFonts w:cs="Arial"/>
              </w:rPr>
              <w:t xml:space="preserve"> </w:t>
            </w:r>
            <w:r>
              <w:rPr>
                <w:rFonts w:cs="Arial"/>
              </w:rPr>
              <w:br/>
            </w:r>
            <w:r>
              <w:rPr>
                <w:rFonts w:cs="Arial"/>
              </w:rPr>
              <w:br/>
              <w:t xml:space="preserve">if </w:t>
            </w:r>
            <w:proofErr w:type="spellStart"/>
            <w:r>
              <w:rPr>
                <w:rFonts w:cs="Arial"/>
              </w:rPr>
              <w:t>LS_OTAM_Activation_TypeSW_AB_ER</w:t>
            </w:r>
            <w:proofErr w:type="spellEnd"/>
            <w:r>
              <w:rPr>
                <w:rFonts w:cs="Arial"/>
              </w:rPr>
              <w:t xml:space="preserve"> = AB </w:t>
            </w:r>
            <w:r>
              <w:rPr>
                <w:rFonts w:cs="Arial"/>
              </w:rPr>
              <w:br/>
              <w:t xml:space="preserve">then show </w:t>
            </w:r>
            <w:proofErr w:type="spellStart"/>
            <w:r>
              <w:rPr>
                <w:rFonts w:cs="Arial"/>
              </w:rPr>
              <w:t>LS_OTAM_Vehicle_Inhibit_Type</w:t>
            </w:r>
            <w:proofErr w:type="spellEnd"/>
            <w:r>
              <w:rPr>
                <w:rFonts w:cs="Arial"/>
              </w:rPr>
              <w:t xml:space="preserve"> = </w:t>
            </w:r>
            <w:proofErr w:type="spellStart"/>
            <w:r>
              <w:rPr>
                <w:rFonts w:cs="Arial"/>
              </w:rPr>
              <w:t>ActivatingNow</w:t>
            </w:r>
            <w:proofErr w:type="spellEnd"/>
            <w:r>
              <w:rPr>
                <w:rFonts w:cs="Arial"/>
              </w:rPr>
              <w:t xml:space="preserve"> </w:t>
            </w:r>
            <w:r>
              <w:rPr>
                <w:rFonts w:cs="Arial"/>
              </w:rPr>
              <w:br/>
            </w:r>
            <w:r>
              <w:rPr>
                <w:rFonts w:cs="Arial"/>
              </w:rPr>
              <w:br/>
              <w:t xml:space="preserve">if </w:t>
            </w:r>
            <w:proofErr w:type="spellStart"/>
            <w:r>
              <w:rPr>
                <w:rFonts w:cs="Arial"/>
              </w:rPr>
              <w:t>LS_OTAM_Activation_TypeSW_AB_ER</w:t>
            </w:r>
            <w:proofErr w:type="spellEnd"/>
            <w:r>
              <w:rPr>
                <w:rFonts w:cs="Arial"/>
              </w:rPr>
              <w:t xml:space="preserve"> = ER </w:t>
            </w:r>
            <w:r>
              <w:rPr>
                <w:rFonts w:cs="Arial"/>
              </w:rPr>
              <w:br/>
              <w:t xml:space="preserve">then show </w:t>
            </w:r>
            <w:proofErr w:type="spellStart"/>
            <w:r>
              <w:rPr>
                <w:rFonts w:cs="Arial"/>
              </w:rPr>
              <w:lastRenderedPageBreak/>
              <w:t>LS_OTAM_Vehicle_Inhibit_Type</w:t>
            </w:r>
            <w:proofErr w:type="spellEnd"/>
            <w:r>
              <w:rPr>
                <w:rFonts w:cs="Arial"/>
              </w:rPr>
              <w:t xml:space="preserve"> = </w:t>
            </w:r>
            <w:proofErr w:type="spellStart"/>
            <w:r>
              <w:rPr>
                <w:rFonts w:cs="Arial"/>
              </w:rPr>
              <w:t>ProgrammingSession</w:t>
            </w:r>
            <w:proofErr w:type="spellEnd"/>
            <w:r>
              <w:rPr>
                <w:rFonts w:cs="Arial"/>
              </w:rPr>
              <w:t xml:space="preserve"> </w:t>
            </w:r>
          </w:p>
        </w:tc>
      </w:tr>
      <w:tr w:rsidR="002D2F56" w14:paraId="3E0143E2"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72801F" w14:textId="77777777" w:rsidR="002D2F56" w:rsidRDefault="002B5930">
            <w:proofErr w:type="spellStart"/>
            <w:r>
              <w:rPr>
                <w:rFonts w:cs="Arial"/>
              </w:rPr>
              <w:lastRenderedPageBreak/>
              <w:t>LS_OTAM_Activation_Time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AA03D3" w14:textId="77777777" w:rsidR="002D2F56" w:rsidRDefault="002B5930">
            <w:r>
              <w:rPr>
                <w:rFonts w:cs="Arial"/>
              </w:rPr>
              <w:t>Domain: 2 bytes (In seconds).</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6171F9"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5E1967" w14:textId="77777777" w:rsidR="002D2F56" w:rsidRDefault="002B5930">
            <w:r>
              <w:rPr>
                <w:rFonts w:cs="Arial"/>
              </w:rPr>
              <w:t xml:space="preserve">Activation for both E/R and/or AB Time range (2min to </w:t>
            </w:r>
            <w:proofErr w:type="spellStart"/>
            <w:r>
              <w:rPr>
                <w:rFonts w:cs="Arial"/>
              </w:rPr>
              <w:t>Xmins</w:t>
            </w:r>
            <w:proofErr w:type="spellEnd"/>
            <w:r>
              <w:rPr>
                <w:rFonts w:cs="Arial"/>
              </w:rPr>
              <w:t>)</w:t>
            </w:r>
          </w:p>
        </w:tc>
      </w:tr>
      <w:tr w:rsidR="002D2F56" w14:paraId="0C18B10B"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96092C" w14:textId="77777777" w:rsidR="002D2F56" w:rsidRDefault="002B5930">
            <w:proofErr w:type="spellStart"/>
            <w:r>
              <w:rPr>
                <w:rFonts w:cs="Arial"/>
              </w:rPr>
              <w:t>LS_OTAM_HMI_OTAUSB_Clear</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EAAF2F" w14:textId="77777777" w:rsidR="002D2F56" w:rsidRDefault="002B5930">
            <w:proofErr w:type="gramStart"/>
            <w:r>
              <w:rPr>
                <w:rFonts w:cs="Arial"/>
              </w:rPr>
              <w:t>Values{</w:t>
            </w:r>
            <w:proofErr w:type="gramEnd"/>
            <w:r>
              <w:rPr>
                <w:rFonts w:cs="Arial"/>
              </w:rPr>
              <w:br/>
              <w:t>01 - Pending</w:t>
            </w:r>
            <w:r>
              <w:rPr>
                <w:rFonts w:cs="Arial"/>
              </w:rPr>
              <w:br/>
              <w:t xml:space="preserve">02 - </w:t>
            </w:r>
            <w:proofErr w:type="spellStart"/>
            <w:r>
              <w:rPr>
                <w:rFonts w:cs="Arial"/>
              </w:rPr>
              <w:t>ConfigtimeExpire</w:t>
            </w:r>
            <w:proofErr w:type="spellEnd"/>
            <w:r>
              <w:rPr>
                <w:rFonts w:cs="Arial"/>
              </w:rPr>
              <w:br/>
              <w:t xml:space="preserve">03 - </w:t>
            </w:r>
            <w:proofErr w:type="spellStart"/>
            <w:r>
              <w:rPr>
                <w:rFonts w:cs="Arial"/>
              </w:rPr>
              <w:t>ClearHMIs</w:t>
            </w:r>
            <w:proofErr w:type="spellEnd"/>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4F5B84"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76AEB2" w14:textId="77777777" w:rsidR="002D2F56" w:rsidRDefault="002B5930">
            <w:r>
              <w:rPr>
                <w:rFonts w:cs="Arial"/>
              </w:rPr>
              <w:t xml:space="preserve">USB update is </w:t>
            </w:r>
            <w:proofErr w:type="gramStart"/>
            <w:r>
              <w:rPr>
                <w:rFonts w:cs="Arial"/>
              </w:rPr>
              <w:t>paused</w:t>
            </w:r>
            <w:proofErr w:type="gramEnd"/>
            <w:r>
              <w:rPr>
                <w:rFonts w:cs="Arial"/>
              </w:rPr>
              <w:t xml:space="preserve"> and OTA Manager shall clear cache after 7days</w:t>
            </w:r>
          </w:p>
        </w:tc>
      </w:tr>
      <w:tr w:rsidR="002D2F56" w14:paraId="564137BE"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4CA653" w14:textId="77777777" w:rsidR="002D2F56" w:rsidRDefault="002B5930">
            <w:proofErr w:type="spellStart"/>
            <w:r>
              <w:rPr>
                <w:rFonts w:cs="Arial"/>
              </w:rPr>
              <w:t>LS_OTAM_SW_Installation_State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9581E3" w14:textId="77777777" w:rsidR="002D2F56" w:rsidRDefault="002B5930">
            <w:proofErr w:type="gramStart"/>
            <w:r>
              <w:rPr>
                <w:rFonts w:cs="Arial"/>
              </w:rPr>
              <w:t>Values{</w:t>
            </w:r>
            <w:proofErr w:type="gramEnd"/>
            <w:r>
              <w:rPr>
                <w:rFonts w:cs="Arial"/>
              </w:rPr>
              <w:br/>
              <w:t>01 - IN_PROGRESS</w:t>
            </w:r>
            <w:r>
              <w:rPr>
                <w:rFonts w:cs="Arial"/>
              </w:rPr>
              <w:br/>
              <w:t>02 - PENDING,</w:t>
            </w:r>
            <w:r>
              <w:rPr>
                <w:rFonts w:cs="Arial"/>
              </w:rPr>
              <w:br/>
              <w:t>03 - FAILED,</w:t>
            </w:r>
            <w:r>
              <w:rPr>
                <w:rFonts w:cs="Arial"/>
              </w:rPr>
              <w:br/>
              <w:t>04 - PAUSED,</w:t>
            </w:r>
            <w:r>
              <w:rPr>
                <w:rFonts w:cs="Arial"/>
              </w:rPr>
              <w:br/>
              <w:t>05 - SUCCESSFUL</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A4C318"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D638E" w14:textId="77777777" w:rsidR="002D2F56" w:rsidRDefault="002B5930">
            <w:r>
              <w:t>Software installation in progress</w:t>
            </w:r>
          </w:p>
        </w:tc>
      </w:tr>
      <w:tr w:rsidR="002D2F56" w14:paraId="039EDCD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046937" w14:textId="77777777" w:rsidR="002D2F56" w:rsidRDefault="002B5930">
            <w:proofErr w:type="spellStart"/>
            <w:r>
              <w:rPr>
                <w:rFonts w:cs="Arial"/>
              </w:rPr>
              <w:t>LS_OTAM_SW_Download_State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4519C2" w14:textId="77777777" w:rsidR="002D2F56" w:rsidRDefault="002B5930">
            <w:proofErr w:type="gramStart"/>
            <w:r>
              <w:rPr>
                <w:rFonts w:cs="Arial"/>
              </w:rPr>
              <w:t>Values{</w:t>
            </w:r>
            <w:proofErr w:type="gramEnd"/>
            <w:r>
              <w:rPr>
                <w:rFonts w:cs="Arial"/>
              </w:rPr>
              <w:br/>
              <w:t>01 - IN_PROGRESS,</w:t>
            </w:r>
            <w:r>
              <w:rPr>
                <w:rFonts w:cs="Arial"/>
              </w:rPr>
              <w:br/>
              <w:t>02 - PENDING,</w:t>
            </w:r>
            <w:r>
              <w:rPr>
                <w:rFonts w:cs="Arial"/>
              </w:rPr>
              <w:br/>
              <w:t>03 - PAUSED,</w:t>
            </w:r>
            <w:r>
              <w:rPr>
                <w:rFonts w:cs="Arial"/>
              </w:rPr>
              <w:br/>
              <w:t>04 - FAILED,</w:t>
            </w:r>
            <w:r>
              <w:rPr>
                <w:rFonts w:cs="Arial"/>
              </w:rPr>
              <w:br/>
              <w:t>05 - SUCCESSFUL</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F9D27D"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0CC2EE" w14:textId="77777777" w:rsidR="002D2F56" w:rsidRDefault="002B5930">
            <w:r>
              <w:t>Software download in progress</w:t>
            </w:r>
          </w:p>
        </w:tc>
      </w:tr>
      <w:tr w:rsidR="002D2F56" w14:paraId="703F7A66"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89C6F5" w14:textId="77777777" w:rsidR="002D2F56" w:rsidRPr="00766BD0" w:rsidRDefault="002B5930">
            <w:proofErr w:type="spellStart"/>
            <w:r w:rsidRPr="00766BD0">
              <w:rPr>
                <w:rFonts w:cs="Arial"/>
              </w:rPr>
              <w:t>LS_OTAM_SW_Update_State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A2675A" w14:textId="77777777" w:rsidR="002D2F56" w:rsidRPr="00766BD0" w:rsidRDefault="002B5930" w:rsidP="002D2F56">
            <w:proofErr w:type="gramStart"/>
            <w:r w:rsidRPr="00766BD0">
              <w:rPr>
                <w:rFonts w:cs="Arial"/>
              </w:rPr>
              <w:t>Values{</w:t>
            </w:r>
            <w:proofErr w:type="gramEnd"/>
            <w:r w:rsidRPr="00766BD0">
              <w:rPr>
                <w:rFonts w:cs="Arial"/>
              </w:rPr>
              <w:br/>
              <w:t xml:space="preserve">00 - </w:t>
            </w:r>
            <w:proofErr w:type="spellStart"/>
            <w:r>
              <w:rPr>
                <w:rFonts w:cs="Arial"/>
              </w:rPr>
              <w:t>Clear_HMI</w:t>
            </w:r>
            <w:proofErr w:type="spellEnd"/>
            <w:r w:rsidRPr="00766BD0">
              <w:rPr>
                <w:rFonts w:cs="Arial"/>
              </w:rPr>
              <w:br/>
              <w:t>01 - IN_PROGRESS</w:t>
            </w:r>
            <w:r w:rsidRPr="00766BD0">
              <w:rPr>
                <w:rFonts w:cs="Arial"/>
              </w:rPr>
              <w:br/>
              <w:t>02 - Pending,</w:t>
            </w:r>
            <w:r w:rsidRPr="00766BD0">
              <w:rPr>
                <w:rFonts w:cs="Arial"/>
              </w:rPr>
              <w:br/>
              <w:t>03 - FAILED,</w:t>
            </w:r>
            <w:r w:rsidRPr="00766BD0">
              <w:rPr>
                <w:rFonts w:cs="Arial"/>
              </w:rPr>
              <w:br/>
              <w:t>04 - SUCCESSFUL;</w:t>
            </w:r>
            <w:r w:rsidRPr="00766BD0">
              <w:rPr>
                <w:rFonts w:cs="Arial"/>
              </w:rPr>
              <w:br/>
              <w:t>05 - UP_TO_DATE;</w:t>
            </w:r>
            <w:r w:rsidRPr="00766BD0">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63CEB0"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FCFB3F" w14:textId="77777777" w:rsidR="002D2F56" w:rsidRDefault="002B5930">
            <w:r>
              <w:rPr>
                <w:rFonts w:cs="Arial"/>
              </w:rPr>
              <w:t>OTA Software update Status</w:t>
            </w:r>
          </w:p>
        </w:tc>
      </w:tr>
      <w:tr w:rsidR="002D2F56" w14:paraId="6AD4E88F"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478514" w14:textId="77777777" w:rsidR="002D2F56" w:rsidRDefault="002B5930">
            <w:pPr>
              <w:rPr>
                <w:rFonts w:cs="Arial"/>
              </w:rPr>
            </w:pPr>
            <w:proofErr w:type="spellStart"/>
            <w:r>
              <w:rPr>
                <w:rFonts w:cs="Arial"/>
              </w:rPr>
              <w:t>LS_OTAM_No_ProgSession_Preconditions_Supported</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8C92B01" w14:textId="77777777" w:rsidR="002D2F56" w:rsidRPr="00151EEF" w:rsidRDefault="002B5930">
            <w:pPr>
              <w:rPr>
                <w:rFonts w:cs="Arial"/>
              </w:rPr>
            </w:pPr>
            <w:r>
              <w:rPr>
                <w:rFonts w:cs="Arial"/>
              </w:rPr>
              <w:t>$D04F (Ref GMRDB for DID bit mapping)</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839DEE" w14:textId="77777777" w:rsidR="002D2F56" w:rsidRPr="00151EEF" w:rsidRDefault="002B5930">
            <w:pPr>
              <w:rPr>
                <w:rFonts w:cs="Arial"/>
              </w:rPr>
            </w:pPr>
            <w:r w:rsidRPr="00151EEF">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4E81C2" w14:textId="77777777" w:rsidR="002D2F56" w:rsidRPr="00151EEF" w:rsidRDefault="002B5930">
            <w:pPr>
              <w:rPr>
                <w:rFonts w:cs="Arial"/>
              </w:rPr>
            </w:pPr>
            <w:r w:rsidRPr="00151EEF">
              <w:rPr>
                <w:rFonts w:cs="Arial"/>
              </w:rPr>
              <w:t xml:space="preserve">If software activation is </w:t>
            </w:r>
            <w:proofErr w:type="gramStart"/>
            <w:r w:rsidRPr="00151EEF">
              <w:rPr>
                <w:rFonts w:cs="Arial"/>
              </w:rPr>
              <w:t>postponed</w:t>
            </w:r>
            <w:proofErr w:type="gramEnd"/>
            <w:r w:rsidRPr="00151EEF">
              <w:rPr>
                <w:rFonts w:cs="Arial"/>
              </w:rPr>
              <w:t xml:space="preserve"> then set a flag for HMI and next action </w:t>
            </w:r>
          </w:p>
        </w:tc>
      </w:tr>
      <w:tr w:rsidR="002D2F56" w14:paraId="1E49CA38"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EAA42C" w14:textId="77777777" w:rsidR="002D2F56" w:rsidRPr="000F7FBC" w:rsidRDefault="002B5930" w:rsidP="002D2F56">
            <w:proofErr w:type="spellStart"/>
            <w:r w:rsidRPr="000F7FBC">
              <w:t>LS_OTAM_HMI_Master_Reset</w:t>
            </w:r>
            <w:proofErr w:type="spellEnd"/>
            <w:r w:rsidRPr="000F7FBC">
              <w:t xml:space="preserv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A8E6F4" w14:textId="77777777" w:rsidR="002D2F56" w:rsidRPr="000F7FBC" w:rsidRDefault="002B5930" w:rsidP="002D2F56">
            <w:proofErr w:type="gramStart"/>
            <w:r w:rsidRPr="000F7FBC">
              <w:t>Values{</w:t>
            </w:r>
            <w:proofErr w:type="gramEnd"/>
            <w:r w:rsidRPr="000F7FBC">
              <w:br/>
              <w:t>01 - Cancel</w:t>
            </w:r>
          </w:p>
          <w:p w14:paraId="42B0F69B" w14:textId="77777777" w:rsidR="002D2F56" w:rsidRPr="000F7FBC" w:rsidRDefault="002B5930" w:rsidP="002D2F56">
            <w:r w:rsidRPr="000F7FBC">
              <w:t>02 - Pending,</w:t>
            </w:r>
            <w:r w:rsidRPr="000F7FBC">
              <w:br/>
              <w:t>03 - Pause,</w:t>
            </w:r>
            <w:r w:rsidRPr="000F7FBC">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F17B97" w14:textId="77777777" w:rsidR="002D2F56" w:rsidRPr="000F7FBC" w:rsidRDefault="00DC691E" w:rsidP="002D2F56"/>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F1D2E" w14:textId="77777777" w:rsidR="002D2F56" w:rsidRPr="000F7FBC" w:rsidRDefault="002B5930" w:rsidP="002D2F56">
            <w:r w:rsidRPr="000F7FBC">
              <w:t>1. ASU = OFF Cancel the pre-download for only one-time</w:t>
            </w:r>
          </w:p>
          <w:p w14:paraId="24AF58EF" w14:textId="77777777" w:rsidR="002D2F56" w:rsidRPr="000F7FBC" w:rsidRDefault="002B5930" w:rsidP="002D2F56">
            <w:r w:rsidRPr="000F7FBC">
              <w:t>2. ASU = ON Pending for consent, with additional consent</w:t>
            </w:r>
          </w:p>
          <w:p w14:paraId="75F39FE3" w14:textId="77777777" w:rsidR="002D2F56" w:rsidRPr="000F7FBC" w:rsidRDefault="002B5930" w:rsidP="002D2F56">
            <w:r w:rsidRPr="000F7FBC">
              <w:t>3. ASU = ON Pause during master reset and resume after it’s complete without additional consent</w:t>
            </w:r>
          </w:p>
        </w:tc>
      </w:tr>
      <w:tr w:rsidR="002D2F56" w14:paraId="3441401B"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DF7879" w14:textId="77777777" w:rsidR="002D2F56" w:rsidRDefault="002B5930">
            <w:pPr>
              <w:rPr>
                <w:rFonts w:cs="Arial"/>
              </w:rPr>
            </w:pPr>
            <w:proofErr w:type="spellStart"/>
            <w:r>
              <w:rPr>
                <w:rFonts w:cs="Arial"/>
              </w:rPr>
              <w:t>LS_OTAM_Activation_Status</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1D814B" w14:textId="77777777" w:rsidR="002D2F56" w:rsidRPr="000F7FBC" w:rsidRDefault="002B5930" w:rsidP="002D2F56">
            <w:proofErr w:type="gramStart"/>
            <w:r w:rsidRPr="000F7FBC">
              <w:t>Values{</w:t>
            </w:r>
            <w:proofErr w:type="gramEnd"/>
            <w:r w:rsidRPr="000F7FBC">
              <w:br/>
              <w:t xml:space="preserve">01 - </w:t>
            </w:r>
            <w:r>
              <w:t>Expired</w:t>
            </w:r>
          </w:p>
          <w:p w14:paraId="05F5CABB" w14:textId="77777777" w:rsidR="002D2F56" w:rsidRDefault="002B5930" w:rsidP="002D2F56">
            <w:pPr>
              <w:rPr>
                <w:rFonts w:cs="Arial"/>
                <w:color w:val="0000CC"/>
              </w:rPr>
            </w:pPr>
            <w:r w:rsidRPr="000F7FBC">
              <w:t>02 - Pending,</w:t>
            </w:r>
            <w:r w:rsidRPr="000F7FBC">
              <w:br/>
              <w:t>03 - Pause,</w:t>
            </w:r>
            <w:r w:rsidRPr="000F7FBC">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6F090D" w14:textId="77777777" w:rsidR="002D2F56" w:rsidRPr="001B29F3" w:rsidRDefault="002B5930">
            <w:pPr>
              <w:rPr>
                <w:rFonts w:cs="Arial"/>
              </w:rPr>
            </w:pPr>
            <w:r w:rsidRPr="001B29F3">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BB1C80" w14:textId="77777777" w:rsidR="002D2F56" w:rsidRDefault="002B5930">
            <w:pPr>
              <w:rPr>
                <w:rFonts w:cs="Arial"/>
                <w:color w:val="0000CC"/>
              </w:rPr>
            </w:pPr>
            <w:r w:rsidRPr="00ED53B5">
              <w:rPr>
                <w:rFonts w:cs="Arial"/>
              </w:rPr>
              <w:t>Software Activation status</w:t>
            </w:r>
          </w:p>
        </w:tc>
      </w:tr>
      <w:tr w:rsidR="002D2F56" w14:paraId="65903E57"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450AF9" w14:textId="77777777" w:rsidR="002D2F56" w:rsidRPr="001167CF" w:rsidRDefault="002B5930" w:rsidP="002D2F56">
            <w:pPr>
              <w:rPr>
                <w:rFonts w:cs="Arial"/>
              </w:rPr>
            </w:pPr>
            <w:proofErr w:type="spellStart"/>
            <w:r w:rsidRPr="001167CF">
              <w:rPr>
                <w:rFonts w:cs="Arial"/>
              </w:rPr>
              <w:t>LS_SVS_OTAM_Active</w:t>
            </w:r>
            <w:proofErr w:type="spellEnd"/>
            <w:r w:rsidRPr="001167CF">
              <w:rPr>
                <w:rFonts w:cs="Arial"/>
              </w:rPr>
              <w:t xml:space="preserv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C2D104" w14:textId="77777777" w:rsidR="002D2F56" w:rsidRDefault="002B5930" w:rsidP="002D2F56">
            <w:pPr>
              <w:rPr>
                <w:rFonts w:cs="Arial"/>
              </w:rPr>
            </w:pPr>
            <w:proofErr w:type="gramStart"/>
            <w:r w:rsidRPr="001167CF">
              <w:rPr>
                <w:rFonts w:cs="Arial"/>
              </w:rPr>
              <w:t>Value{</w:t>
            </w:r>
            <w:proofErr w:type="gramEnd"/>
          </w:p>
          <w:p w14:paraId="09D96923" w14:textId="77777777" w:rsidR="002D2F56" w:rsidRDefault="002B5930" w:rsidP="002D2F56">
            <w:pPr>
              <w:rPr>
                <w:rFonts w:cs="Arial"/>
              </w:rPr>
            </w:pPr>
            <w:r>
              <w:rPr>
                <w:rFonts w:cs="Arial"/>
              </w:rPr>
              <w:t xml:space="preserve">00 - </w:t>
            </w:r>
            <w:r w:rsidRPr="001167CF">
              <w:rPr>
                <w:rFonts w:cs="Arial"/>
              </w:rPr>
              <w:t xml:space="preserve">True </w:t>
            </w:r>
          </w:p>
          <w:p w14:paraId="74A31FA8" w14:textId="77777777" w:rsidR="002D2F56" w:rsidRPr="001167CF" w:rsidRDefault="002B5930" w:rsidP="002D2F56">
            <w:pPr>
              <w:rPr>
                <w:rFonts w:cs="Arial"/>
              </w:rPr>
            </w:pPr>
            <w:r>
              <w:rPr>
                <w:rFonts w:cs="Arial"/>
              </w:rPr>
              <w:t>01 - F</w:t>
            </w:r>
            <w:r w:rsidRPr="001167CF">
              <w:rPr>
                <w:rFonts w:cs="Arial"/>
              </w:rPr>
              <w:t>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0255DC" w14:textId="77777777" w:rsidR="002D2F56" w:rsidRPr="001167CF" w:rsidRDefault="002B5930" w:rsidP="002D2F56">
            <w:pPr>
              <w:rPr>
                <w:rFonts w:cs="Arial"/>
              </w:rPr>
            </w:pPr>
            <w:r w:rsidRPr="001167CF">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4AD11" w14:textId="77777777" w:rsidR="002D2F56" w:rsidRPr="001167CF" w:rsidRDefault="002B5930" w:rsidP="002D2F56">
            <w:pPr>
              <w:rPr>
                <w:rFonts w:cs="Arial"/>
              </w:rPr>
            </w:pPr>
            <w:r w:rsidRPr="001167CF">
              <w:rPr>
                <w:rFonts w:cs="Arial"/>
              </w:rPr>
              <w:t>Stolen vehicle service</w:t>
            </w:r>
          </w:p>
        </w:tc>
      </w:tr>
      <w:tr w:rsidR="002D2F56" w14:paraId="34AA806D"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B46F49" w14:textId="77777777" w:rsidR="002D2F56" w:rsidRPr="001167CF" w:rsidRDefault="002B5930" w:rsidP="002D2F56">
            <w:pPr>
              <w:rPr>
                <w:rFonts w:cs="Arial"/>
              </w:rPr>
            </w:pPr>
            <w:proofErr w:type="spellStart"/>
            <w:r w:rsidRPr="001167CF">
              <w:rPr>
                <w:rFonts w:cs="Arial"/>
              </w:rPr>
              <w:lastRenderedPageBreak/>
              <w:t>LS_</w:t>
            </w:r>
            <w:r>
              <w:rPr>
                <w:rFonts w:cs="Arial"/>
              </w:rPr>
              <w:t>OTAM_ConenctionType_WiFi</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A1E4200" w14:textId="77777777" w:rsidR="002D2F56" w:rsidRDefault="002B5930" w:rsidP="002D2F56">
            <w:pPr>
              <w:rPr>
                <w:rFonts w:cs="Arial"/>
              </w:rPr>
            </w:pPr>
            <w:proofErr w:type="gramStart"/>
            <w:r w:rsidRPr="001167CF">
              <w:rPr>
                <w:rFonts w:cs="Arial"/>
              </w:rPr>
              <w:t>Value{</w:t>
            </w:r>
            <w:proofErr w:type="gramEnd"/>
            <w:r w:rsidRPr="001167CF">
              <w:rPr>
                <w:rFonts w:cs="Arial"/>
              </w:rPr>
              <w:t xml:space="preserve"> </w:t>
            </w:r>
          </w:p>
          <w:p w14:paraId="05D6C4DB" w14:textId="77777777" w:rsidR="002D2F56" w:rsidRDefault="002B5930" w:rsidP="002D2F56">
            <w:pPr>
              <w:rPr>
                <w:rFonts w:cs="Arial"/>
              </w:rPr>
            </w:pPr>
            <w:r>
              <w:rPr>
                <w:rFonts w:cs="Arial"/>
              </w:rPr>
              <w:t xml:space="preserve">00 </w:t>
            </w:r>
            <w:proofErr w:type="gramStart"/>
            <w:r>
              <w:rPr>
                <w:rFonts w:cs="Arial"/>
              </w:rPr>
              <w:t xml:space="preserve">-  </w:t>
            </w:r>
            <w:r w:rsidRPr="001167CF">
              <w:rPr>
                <w:rFonts w:cs="Arial"/>
              </w:rPr>
              <w:t>True</w:t>
            </w:r>
            <w:proofErr w:type="gramEnd"/>
            <w:r w:rsidRPr="001167CF">
              <w:rPr>
                <w:rFonts w:cs="Arial"/>
              </w:rPr>
              <w:t xml:space="preserve"> </w:t>
            </w:r>
          </w:p>
          <w:p w14:paraId="1B4ACAA5" w14:textId="77777777" w:rsidR="002D2F56" w:rsidRPr="001167CF" w:rsidRDefault="002B5930" w:rsidP="002D2F56">
            <w:pPr>
              <w:rPr>
                <w:rFonts w:cs="Arial"/>
              </w:rPr>
            </w:pPr>
            <w:r>
              <w:rPr>
                <w:rFonts w:cs="Arial"/>
              </w:rPr>
              <w:t>01 - F</w:t>
            </w:r>
            <w:r w:rsidRPr="001167CF">
              <w:rPr>
                <w:rFonts w:cs="Arial"/>
              </w:rPr>
              <w:t>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4CE18D" w14:textId="77777777" w:rsidR="002D2F56" w:rsidRPr="001167CF" w:rsidRDefault="002B5930" w:rsidP="002D2F56">
            <w:pPr>
              <w:rPr>
                <w:rFonts w:cs="Arial"/>
              </w:rPr>
            </w:pPr>
            <w:r w:rsidRPr="001167CF">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5AE3F" w14:textId="77777777" w:rsidR="002D2F56" w:rsidRPr="001167CF" w:rsidRDefault="00DC691E" w:rsidP="002D2F56">
            <w:pPr>
              <w:rPr>
                <w:rFonts w:cs="Arial"/>
              </w:rPr>
            </w:pPr>
          </w:p>
        </w:tc>
      </w:tr>
      <w:tr w:rsidR="002D2F56" w14:paraId="446785F9"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DB1C3" w14:textId="77777777" w:rsidR="002D2F56" w:rsidRPr="001167CF" w:rsidRDefault="002B5930" w:rsidP="002D2F56">
            <w:pPr>
              <w:rPr>
                <w:rFonts w:cs="Arial"/>
              </w:rPr>
            </w:pPr>
            <w:proofErr w:type="spellStart"/>
            <w:r w:rsidRPr="00C8483B">
              <w:rPr>
                <w:rFonts w:cs="Arial"/>
              </w:rPr>
              <w:t>LS_O</w:t>
            </w:r>
            <w:r>
              <w:rPr>
                <w:rFonts w:cs="Arial"/>
              </w:rPr>
              <w:t>TAM_HMI_User_Press_Cancel</w:t>
            </w:r>
            <w:proofErr w:type="spellEnd"/>
            <w:r>
              <w:rPr>
                <w:rFonts w:cs="Arial"/>
              </w:rPr>
              <w:t xml:space="preserv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69495B" w14:textId="77777777" w:rsidR="002D2F56" w:rsidRDefault="002B5930" w:rsidP="002D2F56">
            <w:pPr>
              <w:rPr>
                <w:rFonts w:cs="Arial"/>
              </w:rPr>
            </w:pPr>
            <w:proofErr w:type="gramStart"/>
            <w:r w:rsidRPr="001167CF">
              <w:rPr>
                <w:rFonts w:cs="Arial"/>
              </w:rPr>
              <w:t>Value{</w:t>
            </w:r>
            <w:proofErr w:type="gramEnd"/>
            <w:r w:rsidRPr="001167CF">
              <w:rPr>
                <w:rFonts w:cs="Arial"/>
              </w:rPr>
              <w:t xml:space="preserve"> </w:t>
            </w:r>
          </w:p>
          <w:p w14:paraId="562FCE6C" w14:textId="77777777" w:rsidR="002D2F56" w:rsidRDefault="002B5930" w:rsidP="002D2F56">
            <w:pPr>
              <w:rPr>
                <w:rFonts w:cs="Arial"/>
              </w:rPr>
            </w:pPr>
            <w:r>
              <w:rPr>
                <w:rFonts w:cs="Arial"/>
              </w:rPr>
              <w:t xml:space="preserve">00 </w:t>
            </w:r>
            <w:proofErr w:type="gramStart"/>
            <w:r>
              <w:rPr>
                <w:rFonts w:cs="Arial"/>
              </w:rPr>
              <w:t xml:space="preserve">-  </w:t>
            </w:r>
            <w:r w:rsidRPr="001167CF">
              <w:rPr>
                <w:rFonts w:cs="Arial"/>
              </w:rPr>
              <w:t>True</w:t>
            </w:r>
            <w:proofErr w:type="gramEnd"/>
            <w:r w:rsidRPr="001167CF">
              <w:rPr>
                <w:rFonts w:cs="Arial"/>
              </w:rPr>
              <w:t xml:space="preserve"> </w:t>
            </w:r>
          </w:p>
          <w:p w14:paraId="030EDF14" w14:textId="77777777" w:rsidR="002D2F56" w:rsidRPr="001167CF" w:rsidRDefault="002B5930" w:rsidP="002D2F56">
            <w:pPr>
              <w:rPr>
                <w:rFonts w:cs="Arial"/>
              </w:rPr>
            </w:pPr>
            <w:r>
              <w:rPr>
                <w:rFonts w:cs="Arial"/>
              </w:rPr>
              <w:t>01 - F</w:t>
            </w:r>
            <w:r w:rsidRPr="001167CF">
              <w:rPr>
                <w:rFonts w:cs="Arial"/>
              </w:rPr>
              <w:t>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0AD92" w14:textId="77777777" w:rsidR="002D2F56" w:rsidRPr="001167CF" w:rsidRDefault="002B5930" w:rsidP="002D2F56">
            <w:pPr>
              <w:rPr>
                <w:rFonts w:cs="Arial"/>
              </w:rPr>
            </w:pPr>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FB9CC" w14:textId="77777777" w:rsidR="002D2F56" w:rsidRPr="001167CF" w:rsidRDefault="002B5930" w:rsidP="002D2F56">
            <w:pPr>
              <w:rPr>
                <w:rFonts w:cs="Arial"/>
              </w:rPr>
            </w:pPr>
            <w:r>
              <w:rPr>
                <w:rFonts w:cs="Arial"/>
              </w:rPr>
              <w:t>User pressed cancel update</w:t>
            </w:r>
          </w:p>
        </w:tc>
      </w:tr>
      <w:tr w:rsidR="00A055AA" w14:paraId="6AE1A82E"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8B8A81" w14:textId="77777777" w:rsidR="00A055AA" w:rsidRPr="00C8483B" w:rsidRDefault="002B5930" w:rsidP="00A055AA">
            <w:pPr>
              <w:rPr>
                <w:rFonts w:cs="Arial"/>
              </w:rPr>
            </w:pPr>
            <w:proofErr w:type="spellStart"/>
            <w:r w:rsidRPr="00A055AA">
              <w:rPr>
                <w:rFonts w:cs="Arial"/>
              </w:rPr>
              <w:t>LS_OTA_Fleet_Status</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4D6A07" w14:textId="77777777" w:rsidR="00A055AA" w:rsidRPr="00A055AA" w:rsidRDefault="002B5930" w:rsidP="00A055AA">
            <w:pPr>
              <w:rPr>
                <w:rFonts w:cs="Arial"/>
              </w:rPr>
            </w:pPr>
            <w:r w:rsidRPr="00A055AA">
              <w:rPr>
                <w:rFonts w:cs="Arial"/>
              </w:rPr>
              <w:t xml:space="preserve">Value { </w:t>
            </w:r>
          </w:p>
          <w:p w14:paraId="0AE96F5B" w14:textId="77777777" w:rsidR="00A055AA" w:rsidRPr="00A055AA" w:rsidRDefault="002B5930" w:rsidP="00A055AA">
            <w:pPr>
              <w:rPr>
                <w:rFonts w:cs="Arial"/>
              </w:rPr>
            </w:pPr>
            <w:r w:rsidRPr="00A055AA">
              <w:rPr>
                <w:rFonts w:cs="Arial"/>
              </w:rPr>
              <w:t>00-</w:t>
            </w:r>
            <w:r>
              <w:rPr>
                <w:rFonts w:cs="Arial"/>
              </w:rPr>
              <w:t xml:space="preserve"> </w:t>
            </w:r>
            <w:r w:rsidRPr="00A055AA">
              <w:rPr>
                <w:rFonts w:cs="Arial"/>
              </w:rPr>
              <w:t>None</w:t>
            </w:r>
          </w:p>
          <w:p w14:paraId="38619D3F" w14:textId="77777777" w:rsidR="00A055AA" w:rsidRPr="00A055AA" w:rsidRDefault="002B5930" w:rsidP="00A055AA">
            <w:pPr>
              <w:rPr>
                <w:rFonts w:cs="Arial"/>
              </w:rPr>
            </w:pPr>
            <w:r w:rsidRPr="00A055AA">
              <w:rPr>
                <w:rFonts w:cs="Arial"/>
              </w:rPr>
              <w:t>01-</w:t>
            </w:r>
            <w:r>
              <w:rPr>
                <w:rFonts w:cs="Arial"/>
              </w:rPr>
              <w:t xml:space="preserve"> </w:t>
            </w:r>
            <w:r w:rsidRPr="00A055AA">
              <w:rPr>
                <w:rFonts w:cs="Arial"/>
              </w:rPr>
              <w:t>Ford Fleet</w:t>
            </w:r>
          </w:p>
          <w:p w14:paraId="13DA53A7" w14:textId="77777777" w:rsidR="00A055AA" w:rsidRDefault="002B5930" w:rsidP="00A055AA">
            <w:pPr>
              <w:rPr>
                <w:rFonts w:cs="Arial"/>
              </w:rPr>
            </w:pPr>
            <w:r w:rsidRPr="00A055AA">
              <w:rPr>
                <w:rFonts w:cs="Arial"/>
              </w:rPr>
              <w:t>02-</w:t>
            </w:r>
            <w:r>
              <w:rPr>
                <w:rFonts w:cs="Arial"/>
              </w:rPr>
              <w:t xml:space="preserve"> </w:t>
            </w:r>
            <w:r w:rsidRPr="00A055AA">
              <w:rPr>
                <w:rFonts w:cs="Arial"/>
              </w:rPr>
              <w:t>Commercial Fleet</w:t>
            </w:r>
          </w:p>
          <w:p w14:paraId="39C7F85F" w14:textId="77777777" w:rsidR="00A055AA" w:rsidRPr="001167CF" w:rsidRDefault="002B5930" w:rsidP="00A055AA">
            <w:pPr>
              <w:rPr>
                <w:rFonts w:cs="Arial"/>
              </w:rPr>
            </w:pPr>
            <w:r>
              <w:rPr>
                <w:rFonts w:cs="Arial"/>
              </w:rPr>
              <w:t>03- Not Fleet</w:t>
            </w:r>
            <w:r w:rsidRPr="00A055AA">
              <w:rPr>
                <w:rFonts w:cs="Arial"/>
              </w:rP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903206" w14:textId="77777777" w:rsidR="00A055AA" w:rsidRDefault="002B5930" w:rsidP="002D2F56">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BDE09" w14:textId="77777777" w:rsidR="00A055AA" w:rsidRDefault="002B5930" w:rsidP="002D2F56">
            <w:pPr>
              <w:rPr>
                <w:rFonts w:cs="Arial"/>
              </w:rPr>
            </w:pPr>
            <w:r>
              <w:rPr>
                <w:rFonts w:cs="Arial"/>
              </w:rPr>
              <w:t>Fleet owned vehicle, HMI shall not allow the user to edit the ASU and schedule settings.</w:t>
            </w:r>
          </w:p>
        </w:tc>
      </w:tr>
      <w:tr w:rsidR="00546ED6" w14:paraId="0578232C" w14:textId="77777777" w:rsidTr="009542D1">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DCD4B" w14:textId="77777777" w:rsidR="00546ED6" w:rsidRPr="00546ED6" w:rsidRDefault="002B5930" w:rsidP="00546ED6">
            <w:pPr>
              <w:rPr>
                <w:rFonts w:eastAsiaTheme="minorHAnsi" w:cs="Arial"/>
                <w:szCs w:val="20"/>
              </w:rPr>
            </w:pPr>
            <w:proofErr w:type="spellStart"/>
            <w:r w:rsidRPr="00546ED6">
              <w:rPr>
                <w:szCs w:val="20"/>
              </w:rPr>
              <w:t>LS_OTAM_HMI_Remote_Consent</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B9AC42" w14:textId="77777777" w:rsidR="00546ED6" w:rsidRPr="00546ED6" w:rsidRDefault="002B5930" w:rsidP="00546ED6">
            <w:pPr>
              <w:rPr>
                <w:szCs w:val="20"/>
              </w:rPr>
            </w:pPr>
            <w:proofErr w:type="gramStart"/>
            <w:r w:rsidRPr="00546ED6">
              <w:rPr>
                <w:szCs w:val="20"/>
              </w:rPr>
              <w:t>Value{</w:t>
            </w:r>
            <w:proofErr w:type="gramEnd"/>
            <w:r w:rsidRPr="00546ED6">
              <w:rPr>
                <w:szCs w:val="20"/>
              </w:rPr>
              <w:t xml:space="preserve"> </w:t>
            </w:r>
          </w:p>
          <w:p w14:paraId="3A123D1D" w14:textId="77777777" w:rsidR="00546ED6" w:rsidRPr="00546ED6" w:rsidRDefault="002B5930" w:rsidP="00546ED6">
            <w:pPr>
              <w:rPr>
                <w:szCs w:val="20"/>
              </w:rPr>
            </w:pPr>
            <w:r w:rsidRPr="00546ED6">
              <w:rPr>
                <w:szCs w:val="20"/>
              </w:rPr>
              <w:t xml:space="preserve">00 </w:t>
            </w:r>
            <w:proofErr w:type="gramStart"/>
            <w:r w:rsidRPr="00546ED6">
              <w:rPr>
                <w:szCs w:val="20"/>
              </w:rPr>
              <w:t>-  ASU</w:t>
            </w:r>
            <w:proofErr w:type="gramEnd"/>
            <w:r w:rsidRPr="00546ED6">
              <w:rPr>
                <w:szCs w:val="20"/>
              </w:rPr>
              <w:t xml:space="preserve"> Setting On/OFF </w:t>
            </w:r>
          </w:p>
          <w:p w14:paraId="68BF52E8" w14:textId="77777777" w:rsidR="00546ED6" w:rsidRPr="00546ED6" w:rsidRDefault="002B5930" w:rsidP="00546ED6">
            <w:pPr>
              <w:rPr>
                <w:szCs w:val="20"/>
              </w:rPr>
            </w:pPr>
            <w:r w:rsidRPr="00546ED6">
              <w:rPr>
                <w:szCs w:val="20"/>
              </w:rPr>
              <w:t>01 – One-time Consent</w:t>
            </w:r>
          </w:p>
          <w:p w14:paraId="0EDC722A" w14:textId="77777777" w:rsidR="00546ED6" w:rsidRPr="00546ED6" w:rsidRDefault="002B5930" w:rsidP="00546ED6">
            <w:pPr>
              <w:rPr>
                <w:szCs w:val="20"/>
              </w:rPr>
            </w:pPr>
            <w:r w:rsidRPr="00546ED6">
              <w:rPr>
                <w:szCs w:val="20"/>
              </w:rPr>
              <w:t>02 – Additional Consent</w:t>
            </w:r>
          </w:p>
          <w:p w14:paraId="3A146D9B" w14:textId="77777777" w:rsidR="00546ED6" w:rsidRPr="00546ED6" w:rsidRDefault="002B5930" w:rsidP="00546ED6">
            <w:pPr>
              <w:rPr>
                <w:szCs w:val="20"/>
              </w:rPr>
            </w:pPr>
            <w:r w:rsidRPr="00546ED6">
              <w:rPr>
                <w:szCs w:val="20"/>
              </w:rPr>
              <w:t xml:space="preserve">03 – PII Consent </w:t>
            </w:r>
          </w:p>
          <w:p w14:paraId="3CBD9D90" w14:textId="77777777" w:rsidR="00546ED6" w:rsidRPr="00546ED6" w:rsidRDefault="002B5930" w:rsidP="00546ED6">
            <w:pPr>
              <w:rPr>
                <w:szCs w:val="20"/>
              </w:rPr>
            </w:pPr>
            <w:r w:rsidRPr="00546ED6">
              <w:rPr>
                <w:szCs w:val="20"/>
              </w:rP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27760" w14:textId="77777777" w:rsidR="00546ED6" w:rsidRPr="00546ED6" w:rsidRDefault="002B5930" w:rsidP="00546ED6">
            <w:pPr>
              <w:rPr>
                <w:rFonts w:ascii="Calibri" w:eastAsiaTheme="minorHAnsi" w:hAnsi="Calibri"/>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A8473" w14:textId="77777777" w:rsidR="00546ED6" w:rsidRPr="00546ED6" w:rsidRDefault="002B5930" w:rsidP="00546ED6">
            <w:pPr>
              <w:rPr>
                <w:szCs w:val="20"/>
              </w:rPr>
            </w:pPr>
            <w:r w:rsidRPr="00546ED6">
              <w:rPr>
                <w:szCs w:val="20"/>
              </w:rPr>
              <w:t xml:space="preserve">OTAM shall set this flag when it receives remote consent changes and notify HMI. </w:t>
            </w:r>
          </w:p>
        </w:tc>
      </w:tr>
      <w:tr w:rsidR="00546ED6" w14:paraId="5A7092AA" w14:textId="77777777" w:rsidTr="009542D1">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E9F7F8" w14:textId="77777777" w:rsidR="00546ED6" w:rsidRPr="00546ED6" w:rsidRDefault="002B5930" w:rsidP="00546ED6">
            <w:pPr>
              <w:rPr>
                <w:szCs w:val="20"/>
              </w:rPr>
            </w:pPr>
            <w:proofErr w:type="spellStart"/>
            <w:r w:rsidRPr="00546ED6">
              <w:rPr>
                <w:szCs w:val="20"/>
              </w:rPr>
              <w:t>LS_OTAM_HMI_Remote_Notification</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DACCA5" w14:textId="77777777" w:rsidR="00546ED6" w:rsidRPr="00546ED6" w:rsidRDefault="002B5930" w:rsidP="00546ED6">
            <w:pPr>
              <w:rPr>
                <w:szCs w:val="20"/>
              </w:rPr>
            </w:pPr>
            <w:proofErr w:type="gramStart"/>
            <w:r w:rsidRPr="00546ED6">
              <w:rPr>
                <w:szCs w:val="20"/>
              </w:rPr>
              <w:t>Value{</w:t>
            </w:r>
            <w:proofErr w:type="gramEnd"/>
            <w:r w:rsidRPr="00546ED6">
              <w:rPr>
                <w:szCs w:val="20"/>
              </w:rPr>
              <w:t xml:space="preserve"> </w:t>
            </w:r>
          </w:p>
          <w:p w14:paraId="72E9B0FA" w14:textId="77777777" w:rsidR="00546ED6" w:rsidRPr="00546ED6" w:rsidRDefault="002B5930" w:rsidP="00546ED6">
            <w:pPr>
              <w:rPr>
                <w:szCs w:val="20"/>
              </w:rPr>
            </w:pPr>
            <w:r w:rsidRPr="00546ED6">
              <w:rPr>
                <w:szCs w:val="20"/>
              </w:rPr>
              <w:t>00 – Default</w:t>
            </w:r>
          </w:p>
          <w:p w14:paraId="0A375B43" w14:textId="77777777" w:rsidR="00546ED6" w:rsidRPr="00546ED6" w:rsidRDefault="002B5930" w:rsidP="00546ED6">
            <w:pPr>
              <w:rPr>
                <w:szCs w:val="20"/>
              </w:rPr>
            </w:pPr>
            <w:r w:rsidRPr="00546ED6">
              <w:rPr>
                <w:szCs w:val="20"/>
              </w:rPr>
              <w:t>01 – Notification On/Off}</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B4D74F" w14:textId="77777777" w:rsidR="00546ED6" w:rsidRPr="00546ED6" w:rsidRDefault="002B5930" w:rsidP="00546ED6">
            <w:pPr>
              <w:rPr>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B4AD7F" w14:textId="77777777" w:rsidR="00546ED6" w:rsidRPr="00546ED6" w:rsidRDefault="002B5930" w:rsidP="00546ED6">
            <w:pPr>
              <w:rPr>
                <w:szCs w:val="20"/>
              </w:rPr>
            </w:pPr>
            <w:r w:rsidRPr="00546ED6">
              <w:rPr>
                <w:szCs w:val="20"/>
              </w:rPr>
              <w:t>OTAM shall set this flag when it receives remote notification settings change and notify HMI.</w:t>
            </w:r>
          </w:p>
        </w:tc>
      </w:tr>
      <w:tr w:rsidR="00546ED6" w14:paraId="00625C6C" w14:textId="77777777" w:rsidTr="009542D1">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B76012" w14:textId="77777777" w:rsidR="00546ED6" w:rsidRPr="00546ED6" w:rsidRDefault="002B5930" w:rsidP="00546ED6">
            <w:pPr>
              <w:rPr>
                <w:szCs w:val="20"/>
              </w:rPr>
            </w:pPr>
            <w:proofErr w:type="spellStart"/>
            <w:r w:rsidRPr="00546ED6">
              <w:rPr>
                <w:szCs w:val="20"/>
              </w:rPr>
              <w:t>LS_OTAM_HMI_Schedule_Changes</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ED63FD" w14:textId="77777777" w:rsidR="00546ED6" w:rsidRPr="00546ED6" w:rsidRDefault="002B5930" w:rsidP="00546ED6">
            <w:pPr>
              <w:rPr>
                <w:szCs w:val="20"/>
              </w:rPr>
            </w:pPr>
            <w:proofErr w:type="gramStart"/>
            <w:r w:rsidRPr="00546ED6">
              <w:rPr>
                <w:szCs w:val="20"/>
              </w:rPr>
              <w:t>Value{</w:t>
            </w:r>
            <w:proofErr w:type="gramEnd"/>
            <w:r w:rsidRPr="00546ED6">
              <w:rPr>
                <w:szCs w:val="20"/>
              </w:rPr>
              <w:t xml:space="preserve"> </w:t>
            </w:r>
          </w:p>
          <w:p w14:paraId="1221A566" w14:textId="77777777" w:rsidR="00546ED6" w:rsidRPr="00546ED6" w:rsidRDefault="002B5930" w:rsidP="00546ED6">
            <w:pPr>
              <w:rPr>
                <w:szCs w:val="20"/>
              </w:rPr>
            </w:pPr>
            <w:r w:rsidRPr="00546ED6">
              <w:rPr>
                <w:szCs w:val="20"/>
              </w:rPr>
              <w:t>00 – Clear the schedule</w:t>
            </w:r>
          </w:p>
          <w:p w14:paraId="2FD2EE48" w14:textId="77777777" w:rsidR="00546ED6" w:rsidRPr="00546ED6" w:rsidRDefault="002B5930" w:rsidP="00546ED6">
            <w:pPr>
              <w:rPr>
                <w:szCs w:val="20"/>
              </w:rPr>
            </w:pPr>
            <w:r w:rsidRPr="00546ED6">
              <w:rPr>
                <w:szCs w:val="20"/>
              </w:rPr>
              <w:t>01 – Update day/time</w:t>
            </w:r>
          </w:p>
          <w:p w14:paraId="4A0C0AC9" w14:textId="77777777" w:rsidR="00546ED6" w:rsidRPr="00546ED6" w:rsidRDefault="002B5930" w:rsidP="00546ED6">
            <w:pPr>
              <w:rPr>
                <w:szCs w:val="20"/>
              </w:rPr>
            </w:pPr>
            <w:r w:rsidRPr="00546ED6">
              <w:rPr>
                <w:szCs w:val="20"/>
              </w:rP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069790" w14:textId="77777777" w:rsidR="00546ED6" w:rsidRPr="00546ED6" w:rsidRDefault="002B5930" w:rsidP="00546ED6">
            <w:pPr>
              <w:rPr>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F14148" w14:textId="77777777" w:rsidR="00546ED6" w:rsidRPr="00546ED6" w:rsidRDefault="002B5930" w:rsidP="00546ED6">
            <w:pPr>
              <w:rPr>
                <w:szCs w:val="20"/>
              </w:rPr>
            </w:pPr>
            <w:r w:rsidRPr="00546ED6">
              <w:rPr>
                <w:szCs w:val="20"/>
              </w:rPr>
              <w:t>OTAM shall set this flag when it receives remote schedule and notify HMI.</w:t>
            </w:r>
          </w:p>
        </w:tc>
      </w:tr>
      <w:tr w:rsidR="00546ED6" w14:paraId="5CC1C5B1" w14:textId="77777777" w:rsidTr="009542D1">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8058F9" w14:textId="77777777" w:rsidR="00546ED6" w:rsidRPr="00546ED6" w:rsidRDefault="002B5930" w:rsidP="00546ED6">
            <w:pPr>
              <w:rPr>
                <w:szCs w:val="20"/>
              </w:rPr>
            </w:pPr>
            <w:proofErr w:type="spellStart"/>
            <w:r w:rsidRPr="00546ED6">
              <w:rPr>
                <w:szCs w:val="20"/>
              </w:rPr>
              <w:t>LS_OTAM_HMI_ClearHMIsPrompts</w:t>
            </w:r>
            <w:proofErr w:type="spellEnd"/>
            <w:r w:rsidRPr="00546ED6">
              <w:rPr>
                <w:szCs w:val="20"/>
              </w:rPr>
              <w:t xml:space="preserve"> </w:t>
            </w:r>
          </w:p>
          <w:p w14:paraId="4EE23C12" w14:textId="77777777" w:rsidR="00546ED6" w:rsidRPr="00546ED6" w:rsidRDefault="00DC691E" w:rsidP="00546ED6">
            <w:pPr>
              <w:rPr>
                <w:szCs w:val="20"/>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27712E" w14:textId="77777777" w:rsidR="00546ED6" w:rsidRPr="00546ED6" w:rsidRDefault="002B5930" w:rsidP="00546ED6">
            <w:pPr>
              <w:rPr>
                <w:szCs w:val="20"/>
              </w:rPr>
            </w:pPr>
            <w:r w:rsidRPr="00546ED6">
              <w:rPr>
                <w:szCs w:val="20"/>
              </w:rPr>
              <w:t>Value</w:t>
            </w:r>
          </w:p>
          <w:p w14:paraId="7C2DC81A" w14:textId="77777777" w:rsidR="00546ED6" w:rsidRPr="00546ED6" w:rsidRDefault="002B5930" w:rsidP="00546ED6">
            <w:pPr>
              <w:rPr>
                <w:szCs w:val="20"/>
              </w:rPr>
            </w:pPr>
            <w:r w:rsidRPr="00546ED6">
              <w:rPr>
                <w:szCs w:val="20"/>
              </w:rPr>
              <w:t>{</w:t>
            </w:r>
          </w:p>
          <w:p w14:paraId="036277D9" w14:textId="77777777" w:rsidR="00546ED6" w:rsidRPr="00546ED6" w:rsidRDefault="002B5930" w:rsidP="00546ED6">
            <w:pPr>
              <w:rPr>
                <w:szCs w:val="20"/>
              </w:rPr>
            </w:pPr>
            <w:r w:rsidRPr="00546ED6">
              <w:rPr>
                <w:szCs w:val="20"/>
              </w:rPr>
              <w:t>00 – Service tool</w:t>
            </w:r>
          </w:p>
          <w:p w14:paraId="739C709C" w14:textId="77777777" w:rsidR="00546ED6" w:rsidRPr="00546ED6" w:rsidRDefault="002B5930" w:rsidP="00546ED6">
            <w:pPr>
              <w:rPr>
                <w:szCs w:val="20"/>
              </w:rPr>
            </w:pPr>
            <w:r w:rsidRPr="00546ED6">
              <w:rPr>
                <w:szCs w:val="20"/>
              </w:rPr>
              <w:t>01 – OTA cancel trigger</w:t>
            </w:r>
          </w:p>
          <w:p w14:paraId="5398F407" w14:textId="77777777" w:rsidR="00546ED6" w:rsidRPr="00546ED6" w:rsidRDefault="002B5930" w:rsidP="00546ED6">
            <w:pPr>
              <w:rPr>
                <w:szCs w:val="20"/>
              </w:rPr>
            </w:pPr>
            <w:r w:rsidRPr="00546ED6">
              <w:rPr>
                <w:szCs w:val="20"/>
              </w:rPr>
              <w:t xml:space="preserve">02 – Clear failures ICONs by service </w:t>
            </w:r>
            <w:proofErr w:type="gramStart"/>
            <w:r w:rsidRPr="00546ED6">
              <w:rPr>
                <w:szCs w:val="20"/>
              </w:rPr>
              <w:t>tool }</w:t>
            </w:r>
            <w:proofErr w:type="gramEnd"/>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684FD" w14:textId="77777777" w:rsidR="00546ED6" w:rsidRPr="00546ED6" w:rsidRDefault="002B5930" w:rsidP="00546ED6">
            <w:pPr>
              <w:rPr>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8AC96" w14:textId="77777777" w:rsidR="00546ED6" w:rsidRPr="00546ED6" w:rsidRDefault="002B5930" w:rsidP="00546ED6">
            <w:pPr>
              <w:rPr>
                <w:szCs w:val="20"/>
              </w:rPr>
            </w:pPr>
            <w:r w:rsidRPr="00546ED6">
              <w:rPr>
                <w:szCs w:val="20"/>
              </w:rPr>
              <w:t xml:space="preserve">Update is cancelled </w:t>
            </w:r>
          </w:p>
        </w:tc>
      </w:tr>
      <w:tr w:rsidR="00546ED6" w14:paraId="5834FE3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C9F0EB" w14:textId="77777777" w:rsidR="00546ED6" w:rsidRPr="00546ED6" w:rsidRDefault="002B5930" w:rsidP="00546ED6">
            <w:pPr>
              <w:rPr>
                <w:rFonts w:cs="Arial"/>
              </w:rPr>
            </w:pPr>
            <w:proofErr w:type="spellStart"/>
            <w:r w:rsidRPr="00546ED6">
              <w:t>LS_OTAM_ConenctionType_WiFi</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2C2424" w14:textId="77777777" w:rsidR="00546ED6" w:rsidRPr="00546ED6" w:rsidRDefault="002B5930" w:rsidP="00546ED6">
            <w:proofErr w:type="gramStart"/>
            <w:r w:rsidRPr="00546ED6">
              <w:t>Value{</w:t>
            </w:r>
            <w:proofErr w:type="gramEnd"/>
            <w:r w:rsidRPr="00546ED6">
              <w:t xml:space="preserve"> </w:t>
            </w:r>
          </w:p>
          <w:p w14:paraId="6E733877" w14:textId="77777777" w:rsidR="00546ED6" w:rsidRPr="00546ED6" w:rsidRDefault="002B5930" w:rsidP="00546ED6">
            <w:pPr>
              <w:rPr>
                <w:rFonts w:ascii="Calibri" w:eastAsiaTheme="minorHAnsi" w:hAnsi="Calibri"/>
                <w:szCs w:val="22"/>
              </w:rPr>
            </w:pPr>
            <w:r w:rsidRPr="00546ED6">
              <w:t>00 - True</w:t>
            </w:r>
          </w:p>
          <w:p w14:paraId="554A20B2" w14:textId="77777777" w:rsidR="00546ED6" w:rsidRPr="00546ED6" w:rsidRDefault="002B5930" w:rsidP="00546ED6">
            <w:pPr>
              <w:rPr>
                <w:rFonts w:cs="Arial"/>
              </w:rPr>
            </w:pPr>
            <w:r w:rsidRPr="00546ED6">
              <w:t>01 -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5230F" w14:textId="77777777" w:rsidR="00546ED6" w:rsidRPr="00546ED6" w:rsidRDefault="002B5930" w:rsidP="002D2F56">
            <w:pPr>
              <w:rPr>
                <w:rFonts w:cs="Arial"/>
              </w:rPr>
            </w:pPr>
            <w:r w:rsidRPr="00546ED6">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EBA7B" w14:textId="77777777" w:rsidR="00546ED6" w:rsidRPr="00546ED6" w:rsidRDefault="00DC691E" w:rsidP="002D2F56">
            <w:pPr>
              <w:rPr>
                <w:rFonts w:cs="Arial"/>
              </w:rPr>
            </w:pPr>
          </w:p>
        </w:tc>
      </w:tr>
      <w:tr w:rsidR="00546ED6" w14:paraId="2FDAFBCD" w14:textId="77777777" w:rsidTr="00D10F1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085ACC" w14:textId="77777777" w:rsidR="00546ED6" w:rsidRPr="00546ED6" w:rsidRDefault="002B5930" w:rsidP="00546ED6">
            <w:pPr>
              <w:rPr>
                <w:rFonts w:eastAsiaTheme="minorHAnsi" w:cs="Arial"/>
                <w:szCs w:val="20"/>
              </w:rPr>
            </w:pPr>
            <w:proofErr w:type="spellStart"/>
            <w:r w:rsidRPr="00546ED6">
              <w:rPr>
                <w:szCs w:val="20"/>
              </w:rPr>
              <w:t>LS_OTAM_SW_Download_Pause_Reason</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8FF20A" w14:textId="77777777" w:rsidR="00546ED6" w:rsidRPr="00546ED6" w:rsidRDefault="002B5930" w:rsidP="00546ED6">
            <w:pPr>
              <w:rPr>
                <w:rFonts w:ascii="Calibri" w:eastAsiaTheme="minorHAnsi" w:hAnsi="Calibri"/>
                <w:szCs w:val="20"/>
              </w:rPr>
            </w:pPr>
            <w:proofErr w:type="gramStart"/>
            <w:r w:rsidRPr="00546ED6">
              <w:rPr>
                <w:szCs w:val="20"/>
              </w:rPr>
              <w:t>Values{</w:t>
            </w:r>
            <w:proofErr w:type="gramEnd"/>
            <w:r w:rsidRPr="00546ED6">
              <w:rPr>
                <w:szCs w:val="20"/>
              </w:rPr>
              <w:br/>
              <w:t>01 – USB Update,</w:t>
            </w:r>
            <w:r w:rsidRPr="00546ED6">
              <w:rPr>
                <w:szCs w:val="20"/>
              </w:rPr>
              <w:br/>
              <w:t>02 – Master Reset,</w:t>
            </w:r>
            <w:r w:rsidRPr="00546ED6">
              <w:rPr>
                <w:szCs w:val="20"/>
              </w:rPr>
              <w:br/>
              <w:t xml:space="preserve">03 - </w:t>
            </w:r>
            <w:proofErr w:type="spellStart"/>
            <w:r w:rsidRPr="00546ED6">
              <w:rPr>
                <w:szCs w:val="20"/>
              </w:rPr>
              <w:t>eCall</w:t>
            </w:r>
            <w:proofErr w:type="spellEnd"/>
            <w:r w:rsidRPr="00546ED6">
              <w:rPr>
                <w:szCs w:val="20"/>
              </w:rPr>
              <w:t>,</w:t>
            </w:r>
            <w:r w:rsidRPr="00546ED6">
              <w:rPr>
                <w:szCs w:val="20"/>
              </w:rPr>
              <w:br/>
              <w:t xml:space="preserve">04 – </w:t>
            </w:r>
            <w:proofErr w:type="spellStart"/>
            <w:r w:rsidRPr="00546ED6">
              <w:rPr>
                <w:szCs w:val="20"/>
              </w:rPr>
              <w:t>Loadshed</w:t>
            </w:r>
            <w:proofErr w:type="spellEnd"/>
            <w:r w:rsidRPr="00546ED6">
              <w:rPr>
                <w:szCs w:val="20"/>
              </w:rPr>
              <w:t>,</w:t>
            </w:r>
            <w:r w:rsidRPr="00546ED6">
              <w:rPr>
                <w:szCs w:val="20"/>
              </w:rPr>
              <w:br/>
              <w:t xml:space="preserve">05 – no connectivity </w:t>
            </w:r>
          </w:p>
          <w:p w14:paraId="604550BC" w14:textId="77777777" w:rsidR="00546ED6" w:rsidRPr="00546ED6" w:rsidRDefault="002B5930" w:rsidP="00546ED6">
            <w:pPr>
              <w:rPr>
                <w:szCs w:val="20"/>
              </w:rPr>
            </w:pPr>
            <w:r w:rsidRPr="00546ED6">
              <w:rPr>
                <w:szCs w:val="20"/>
              </w:rPr>
              <w:t>06 – unknown,</w:t>
            </w:r>
          </w:p>
          <w:p w14:paraId="5E3713BD" w14:textId="77777777" w:rsidR="00546ED6" w:rsidRPr="00546ED6" w:rsidRDefault="002B5930" w:rsidP="00546ED6">
            <w:pPr>
              <w:rPr>
                <w:szCs w:val="20"/>
              </w:rPr>
            </w:pPr>
            <w:r w:rsidRPr="00546ED6">
              <w:rPr>
                <w:szCs w:val="20"/>
              </w:rPr>
              <w:t>07 – none</w:t>
            </w:r>
            <w:r w:rsidRPr="00546ED6">
              <w:rPr>
                <w:szCs w:val="20"/>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FD1287" w14:textId="77777777" w:rsidR="00546ED6" w:rsidRPr="00546ED6" w:rsidRDefault="002B5930" w:rsidP="00546ED6">
            <w:pPr>
              <w:rPr>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BC88DA" w14:textId="77777777" w:rsidR="00546ED6" w:rsidRPr="00546ED6" w:rsidRDefault="002B5930" w:rsidP="00546ED6">
            <w:pPr>
              <w:rPr>
                <w:szCs w:val="20"/>
              </w:rPr>
            </w:pPr>
            <w:r w:rsidRPr="00546ED6">
              <w:rPr>
                <w:szCs w:val="20"/>
              </w:rPr>
              <w:t xml:space="preserve">If </w:t>
            </w:r>
            <w:proofErr w:type="spellStart"/>
            <w:r w:rsidRPr="00546ED6">
              <w:rPr>
                <w:szCs w:val="20"/>
              </w:rPr>
              <w:t>LS_OTAM_SW_Download_State</w:t>
            </w:r>
            <w:proofErr w:type="spellEnd"/>
            <w:r w:rsidRPr="00546ED6">
              <w:rPr>
                <w:szCs w:val="20"/>
              </w:rPr>
              <w:t xml:space="preserve"> = pause, OTAM shall send pause reason</w:t>
            </w:r>
          </w:p>
        </w:tc>
      </w:tr>
      <w:tr w:rsidR="00546ED6" w14:paraId="6E170EF2" w14:textId="77777777" w:rsidTr="00D10F1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FAA177" w14:textId="77777777" w:rsidR="00546ED6" w:rsidRPr="00546ED6" w:rsidRDefault="002B5930" w:rsidP="00546ED6">
            <w:pPr>
              <w:rPr>
                <w:rFonts w:ascii="Calibri" w:hAnsi="Calibri" w:cs="Calibri"/>
                <w:szCs w:val="20"/>
              </w:rPr>
            </w:pPr>
            <w:proofErr w:type="spellStart"/>
            <w:r w:rsidRPr="00546ED6">
              <w:rPr>
                <w:szCs w:val="20"/>
              </w:rPr>
              <w:t>LS_OTAM_download_progress_percentage</w:t>
            </w:r>
            <w:proofErr w:type="spellEnd"/>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1142B2" w14:textId="77777777" w:rsidR="00546ED6" w:rsidRPr="00546ED6" w:rsidRDefault="002B5930" w:rsidP="00546ED6">
            <w:pPr>
              <w:rPr>
                <w:szCs w:val="20"/>
              </w:rPr>
            </w:pPr>
            <w:r w:rsidRPr="00546ED6">
              <w:rPr>
                <w:szCs w:val="20"/>
              </w:rPr>
              <w:t>Value {percentage}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38993A" w14:textId="77777777" w:rsidR="00546ED6" w:rsidRPr="00546ED6" w:rsidRDefault="002B5930" w:rsidP="00546ED6">
            <w:pPr>
              <w:rPr>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5B3BEF" w14:textId="77777777" w:rsidR="00546ED6" w:rsidRPr="00546ED6" w:rsidRDefault="002B5930" w:rsidP="00546ED6">
            <w:pPr>
              <w:rPr>
                <w:szCs w:val="20"/>
              </w:rPr>
            </w:pPr>
            <w:r w:rsidRPr="00546ED6">
              <w:rPr>
                <w:szCs w:val="20"/>
              </w:rPr>
              <w:t>Software is downloading over Wi-Fi</w:t>
            </w:r>
          </w:p>
        </w:tc>
      </w:tr>
    </w:tbl>
    <w:p w14:paraId="305CCD1A" w14:textId="77777777" w:rsidR="00EA4672" w:rsidRDefault="00EA4672" w:rsidP="002D2F56"/>
    <w:p w14:paraId="0131C49E" w14:textId="77777777" w:rsidR="00760465" w:rsidRDefault="002B5930" w:rsidP="00DA3F8D">
      <w:pPr>
        <w:pStyle w:val="Heading3"/>
      </w:pPr>
      <w:bookmarkStart w:id="353" w:name="_Toc46730624"/>
      <w:r>
        <w:t>Vehicle Connectivity Settings Data Reference</w:t>
      </w:r>
      <w:bookmarkEnd w:id="353"/>
    </w:p>
    <w:p w14:paraId="6D507FF7" w14:textId="77777777" w:rsidR="00D34527" w:rsidRDefault="002B5930" w:rsidP="00D34527">
      <w:pPr>
        <w:rPr>
          <w:rFonts w:ascii="Calibri" w:eastAsiaTheme="minorHAnsi" w:hAnsi="Calibri"/>
          <w:szCs w:val="22"/>
        </w:rPr>
      </w:pPr>
      <w:r>
        <w:t>CCS Entity MMOTA – Entity ID 33, Type 1</w:t>
      </w:r>
    </w:p>
    <w:p w14:paraId="444A2B21" w14:textId="77777777" w:rsidR="00D34527" w:rsidRDefault="002B5930" w:rsidP="00D34527">
      <w:r>
        <w:t xml:space="preserve">CCS Entity </w:t>
      </w:r>
      <w:proofErr w:type="spellStart"/>
      <w:proofErr w:type="gramStart"/>
      <w:r>
        <w:t>VehicleConnectivity</w:t>
      </w:r>
      <w:proofErr w:type="spellEnd"/>
      <w:r>
        <w:t xml:space="preserve">  –</w:t>
      </w:r>
      <w:proofErr w:type="gramEnd"/>
      <w:r>
        <w:t xml:space="preserve"> Entity ID 1, Type 0</w:t>
      </w:r>
    </w:p>
    <w:p w14:paraId="6C6574DE" w14:textId="77777777" w:rsidR="00D34527" w:rsidRDefault="002B5930" w:rsidP="00D34527">
      <w:r>
        <w:rPr>
          <w:rFonts w:cs="Arial"/>
          <w:szCs w:val="20"/>
        </w:rPr>
        <w:t xml:space="preserve">CCS Entity </w:t>
      </w:r>
      <w:proofErr w:type="spellStart"/>
      <w:r>
        <w:rPr>
          <w:rFonts w:cs="Arial"/>
          <w:szCs w:val="20"/>
        </w:rPr>
        <w:t>LocationSharing</w:t>
      </w:r>
      <w:proofErr w:type="spellEnd"/>
      <w:r>
        <w:rPr>
          <w:rFonts w:cs="Arial"/>
          <w:szCs w:val="20"/>
        </w:rPr>
        <w:t xml:space="preserve"> </w:t>
      </w:r>
      <w:r>
        <w:t>– Entity ID 4, Type 0</w:t>
      </w:r>
    </w:p>
    <w:p w14:paraId="0B41475D" w14:textId="77777777" w:rsidR="00D34527" w:rsidRDefault="002B5930" w:rsidP="00D34527">
      <w:r>
        <w:rPr>
          <w:rFonts w:cs="Arial"/>
          <w:szCs w:val="20"/>
        </w:rPr>
        <w:lastRenderedPageBreak/>
        <w:t xml:space="preserve">CCS Entity </w:t>
      </w:r>
      <w:proofErr w:type="spellStart"/>
      <w:r>
        <w:rPr>
          <w:rFonts w:cs="Arial"/>
          <w:szCs w:val="20"/>
        </w:rPr>
        <w:t>EmbeddedWifiConnectivity</w:t>
      </w:r>
      <w:proofErr w:type="spellEnd"/>
      <w:r>
        <w:rPr>
          <w:rFonts w:cs="Arial"/>
          <w:szCs w:val="20"/>
        </w:rPr>
        <w:t xml:space="preserve"> </w:t>
      </w:r>
      <w:r>
        <w:t>– Entity ID 23, Type 0</w:t>
      </w:r>
    </w:p>
    <w:p w14:paraId="44FBE622" w14:textId="77777777" w:rsidR="00EA4672" w:rsidRDefault="002B5930" w:rsidP="00584E2D">
      <w:pPr>
        <w:rPr>
          <w:rFonts w:cs="Arial"/>
          <w:szCs w:val="20"/>
        </w:rPr>
      </w:pPr>
      <w:r>
        <w:rPr>
          <w:rFonts w:cs="Arial"/>
          <w:szCs w:val="20"/>
        </w:rPr>
        <w:t xml:space="preserve">CCS Entity </w:t>
      </w:r>
      <w:proofErr w:type="spellStart"/>
      <w:r>
        <w:rPr>
          <w:rFonts w:cs="Arial"/>
          <w:szCs w:val="20"/>
        </w:rPr>
        <w:t>CellularConnectivity</w:t>
      </w:r>
      <w:proofErr w:type="spellEnd"/>
      <w:r>
        <w:rPr>
          <w:rFonts w:cs="Arial"/>
          <w:szCs w:val="20"/>
        </w:rPr>
        <w:t xml:space="preserve"> </w:t>
      </w:r>
      <w:r>
        <w:t>– Entity ID 24, Type 0</w:t>
      </w:r>
    </w:p>
    <w:p w14:paraId="09CC8D3A" w14:textId="6E942928" w:rsidR="0056052D" w:rsidRPr="00760465" w:rsidRDefault="00DC691E" w:rsidP="00760465"/>
    <w:sectPr w:rsidR="0056052D" w:rsidRPr="00760465" w:rsidSect="00B0152E">
      <w:pgSz w:w="12240" w:h="15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2B5A2" w14:textId="77777777" w:rsidR="00DC691E" w:rsidRDefault="00DC691E" w:rsidP="0085312A">
      <w:r>
        <w:separator/>
      </w:r>
    </w:p>
  </w:endnote>
  <w:endnote w:type="continuationSeparator" w:id="0">
    <w:p w14:paraId="71716E01" w14:textId="77777777" w:rsidR="00DC691E" w:rsidRDefault="00DC691E"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595" w:type="dxa"/>
      <w:tblInd w:w="-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0"/>
      <w:gridCol w:w="2803"/>
      <w:gridCol w:w="2672"/>
    </w:tblGrid>
    <w:tr w:rsidR="00626962" w:rsidRPr="00181D86" w14:paraId="541EB88F" w14:textId="77777777" w:rsidTr="00B0152E">
      <w:trPr>
        <w:trHeight w:val="257"/>
      </w:trPr>
      <w:tc>
        <w:tcPr>
          <w:tcW w:w="5120" w:type="dxa"/>
        </w:tcPr>
        <w:p w14:paraId="7E25AEF2" w14:textId="1EFE8635" w:rsidR="00626962" w:rsidRPr="00181D86" w:rsidRDefault="00B0152E" w:rsidP="00626962">
          <w:pPr>
            <w:pStyle w:val="Footer"/>
            <w:ind w:left="-105"/>
            <w:rPr>
              <w:sz w:val="16"/>
              <w:szCs w:val="16"/>
            </w:rPr>
          </w:pPr>
          <w:r>
            <w:rPr>
              <w:rFonts w:cs="Arial"/>
              <w:b/>
              <w:noProof/>
              <w:sz w:val="32"/>
              <w:szCs w:val="32"/>
            </w:rPr>
            <mc:AlternateContent>
              <mc:Choice Requires="wps">
                <w:drawing>
                  <wp:anchor distT="0" distB="0" distL="114300" distR="114300" simplePos="0" relativeHeight="251657728" behindDoc="0" locked="0" layoutInCell="1" allowOverlap="1" wp14:anchorId="2FCE5137" wp14:editId="32CCF5D7">
                    <wp:simplePos x="0" y="0"/>
                    <wp:positionH relativeFrom="column">
                      <wp:posOffset>-112394</wp:posOffset>
                    </wp:positionH>
                    <wp:positionV relativeFrom="paragraph">
                      <wp:posOffset>-4445</wp:posOffset>
                    </wp:positionV>
                    <wp:extent cx="6766560" cy="3810"/>
                    <wp:effectExtent l="0" t="0" r="34290" b="34290"/>
                    <wp:wrapNone/>
                    <wp:docPr id="5" name="Straight Connector 5"/>
                    <wp:cNvGraphicFramePr/>
                    <a:graphic xmlns:a="http://schemas.openxmlformats.org/drawingml/2006/main">
                      <a:graphicData uri="http://schemas.microsoft.com/office/word/2010/wordprocessingShape">
                        <wps:wsp>
                          <wps:cNvCnPr/>
                          <wps:spPr>
                            <a:xfrm>
                              <a:off x="0" y="0"/>
                              <a:ext cx="6766560" cy="3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FC5DA" id="Straight Connector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5pt" to="523.9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" strokecolor="black [3213]" strokeweight=".5pt">
                    <v:stroke endcap="round"/>
                  </v:line>
                </w:pict>
              </mc:Fallback>
            </mc:AlternateContent>
          </w:r>
          <w:r w:rsidR="00626962" w:rsidRPr="00181D86">
            <w:rPr>
              <w:sz w:val="16"/>
              <w:szCs w:val="16"/>
            </w:rPr>
            <w:t>Document Owner:</w:t>
          </w:r>
          <w:r w:rsidR="00626962">
            <w:rPr>
              <w:sz w:val="16"/>
              <w:szCs w:val="16"/>
            </w:rPr>
            <w:t xml:space="preserve"> </w:t>
          </w:r>
          <w:r w:rsidR="00626962" w:rsidRPr="002F76BC">
            <w:rPr>
              <w:sz w:val="16"/>
              <w:szCs w:val="16"/>
            </w:rPr>
            <w:t>Gill, Balwinder (bgill51)</w:t>
          </w:r>
        </w:p>
      </w:tc>
      <w:tc>
        <w:tcPr>
          <w:tcW w:w="2803" w:type="dxa"/>
        </w:tcPr>
        <w:p w14:paraId="06B56836" w14:textId="77777777" w:rsidR="00626962" w:rsidRPr="00181D86" w:rsidRDefault="00626962" w:rsidP="00626962">
          <w:pPr>
            <w:pStyle w:val="Footer"/>
            <w:ind w:left="-105"/>
            <w:rPr>
              <w:sz w:val="16"/>
              <w:szCs w:val="16"/>
            </w:rPr>
          </w:pPr>
          <w:r>
            <w:rPr>
              <w:rFonts w:cs="Arial"/>
              <w:sz w:val="16"/>
              <w:szCs w:val="16"/>
            </w:rPr>
            <w:t xml:space="preserve">Page </w:t>
          </w:r>
          <w:r>
            <w:rPr>
              <w:rFonts w:cs="Arial"/>
              <w:sz w:val="16"/>
              <w:szCs w:val="16"/>
            </w:rPr>
            <w:fldChar w:fldCharType="begin"/>
          </w:r>
          <w:r>
            <w:rPr>
              <w:rFonts w:cs="Arial"/>
              <w:sz w:val="16"/>
              <w:szCs w:val="16"/>
            </w:rPr>
            <w:instrText xml:space="preserve"> PAGE </w:instrText>
          </w:r>
          <w:r>
            <w:rPr>
              <w:rFonts w:cs="Arial"/>
              <w:sz w:val="16"/>
              <w:szCs w:val="16"/>
            </w:rPr>
            <w:fldChar w:fldCharType="separate"/>
          </w:r>
          <w:r w:rsidR="00FD4583">
            <w:rPr>
              <w:rFonts w:cs="Arial"/>
              <w:noProof/>
              <w:sz w:val="16"/>
              <w:szCs w:val="16"/>
            </w:rPr>
            <w:t>2</w:t>
          </w:r>
          <w:r>
            <w:rPr>
              <w:rFonts w:cs="Arial"/>
              <w:sz w:val="16"/>
              <w:szCs w:val="16"/>
            </w:rPr>
            <w:fldChar w:fldCharType="end"/>
          </w:r>
          <w:r>
            <w:rPr>
              <w:rFonts w:cs="Arial"/>
              <w:sz w:val="16"/>
              <w:szCs w:val="16"/>
            </w:rPr>
            <w:t xml:space="preserve"> of </w:t>
          </w:r>
          <w:r>
            <w:rPr>
              <w:rFonts w:cs="Arial"/>
              <w:sz w:val="16"/>
              <w:szCs w:val="16"/>
            </w:rPr>
            <w:fldChar w:fldCharType="begin"/>
          </w:r>
          <w:r>
            <w:rPr>
              <w:rFonts w:cs="Arial"/>
              <w:sz w:val="16"/>
              <w:szCs w:val="16"/>
            </w:rPr>
            <w:instrText xml:space="preserve"> NUMPAGES </w:instrText>
          </w:r>
          <w:r>
            <w:rPr>
              <w:rFonts w:cs="Arial"/>
              <w:sz w:val="16"/>
              <w:szCs w:val="16"/>
            </w:rPr>
            <w:fldChar w:fldCharType="separate"/>
          </w:r>
          <w:r w:rsidR="00FD4583">
            <w:rPr>
              <w:rFonts w:cs="Arial"/>
              <w:noProof/>
              <w:sz w:val="16"/>
              <w:szCs w:val="16"/>
            </w:rPr>
            <w:t>3</w:t>
          </w:r>
          <w:r>
            <w:rPr>
              <w:rFonts w:cs="Arial"/>
              <w:sz w:val="16"/>
              <w:szCs w:val="16"/>
            </w:rPr>
            <w:fldChar w:fldCharType="end"/>
          </w:r>
        </w:p>
      </w:tc>
      <w:tc>
        <w:tcPr>
          <w:tcW w:w="2672" w:type="dxa"/>
        </w:tcPr>
        <w:p w14:paraId="786BA17A" w14:textId="77777777" w:rsidR="00626962" w:rsidRPr="00181D86" w:rsidRDefault="00626962" w:rsidP="00626962">
          <w:pPr>
            <w:pStyle w:val="Footer"/>
            <w:ind w:left="-105"/>
            <w:jc w:val="right"/>
            <w:rPr>
              <w:sz w:val="16"/>
              <w:szCs w:val="16"/>
            </w:rPr>
          </w:pPr>
          <w:r w:rsidRPr="00181D86">
            <w:rPr>
              <w:sz w:val="16"/>
              <w:szCs w:val="16"/>
            </w:rPr>
            <w:t>Document ID</w:t>
          </w:r>
          <w:r>
            <w:rPr>
              <w:sz w:val="16"/>
              <w:szCs w:val="16"/>
            </w:rPr>
            <w:t xml:space="preserve">: </w:t>
          </w:r>
          <w:r w:rsidRPr="002F76BC">
            <w:rPr>
              <w:sz w:val="16"/>
              <w:szCs w:val="16"/>
            </w:rPr>
            <w:t>548171</w:t>
          </w:r>
        </w:p>
      </w:tc>
    </w:tr>
    <w:tr w:rsidR="00626962" w:rsidRPr="00181D86" w14:paraId="3C8467EC" w14:textId="77777777" w:rsidTr="00B0152E">
      <w:trPr>
        <w:trHeight w:val="248"/>
      </w:trPr>
      <w:tc>
        <w:tcPr>
          <w:tcW w:w="7923" w:type="dxa"/>
          <w:gridSpan w:val="2"/>
        </w:tcPr>
        <w:p w14:paraId="399B2DE0" w14:textId="77777777" w:rsidR="00626962" w:rsidRPr="00181D86" w:rsidRDefault="00626962" w:rsidP="00626962">
          <w:pPr>
            <w:pStyle w:val="Footer"/>
            <w:ind w:left="-105"/>
            <w:rPr>
              <w:sz w:val="16"/>
              <w:szCs w:val="16"/>
            </w:rPr>
          </w:pPr>
          <w:r>
            <w:rPr>
              <w:sz w:val="16"/>
              <w:szCs w:val="16"/>
            </w:rPr>
            <w:t>GIS1 Item Numbe</w:t>
          </w:r>
          <w:r w:rsidRPr="00181D86">
            <w:rPr>
              <w:sz w:val="16"/>
              <w:szCs w:val="16"/>
            </w:rPr>
            <w:t>r:</w:t>
          </w:r>
        </w:p>
      </w:tc>
      <w:tc>
        <w:tcPr>
          <w:tcW w:w="2672" w:type="dxa"/>
        </w:tcPr>
        <w:p w14:paraId="113BC1BF" w14:textId="09C38A9E" w:rsidR="00626962" w:rsidRPr="00181D86" w:rsidRDefault="00626962" w:rsidP="00626962">
          <w:pPr>
            <w:pStyle w:val="Footer"/>
            <w:ind w:left="-105"/>
            <w:jc w:val="right"/>
            <w:rPr>
              <w:sz w:val="16"/>
              <w:szCs w:val="16"/>
            </w:rPr>
          </w:pPr>
          <w:r>
            <w:rPr>
              <w:sz w:val="16"/>
              <w:szCs w:val="16"/>
            </w:rPr>
            <w:t>Da</w:t>
          </w:r>
          <w:r w:rsidRPr="00181D86">
            <w:rPr>
              <w:sz w:val="16"/>
              <w:szCs w:val="16"/>
            </w:rPr>
            <w:t>t</w:t>
          </w:r>
          <w:r>
            <w:rPr>
              <w:sz w:val="16"/>
              <w:szCs w:val="16"/>
            </w:rPr>
            <w:t>e</w:t>
          </w:r>
          <w:r w:rsidRPr="00181D86">
            <w:rPr>
              <w:sz w:val="16"/>
              <w:szCs w:val="16"/>
            </w:rPr>
            <w:t xml:space="preserve"> I</w:t>
          </w:r>
          <w:r>
            <w:rPr>
              <w:sz w:val="16"/>
              <w:szCs w:val="16"/>
            </w:rPr>
            <w:t xml:space="preserve">ssued: </w:t>
          </w:r>
          <w:r w:rsidRPr="002F76BC">
            <w:rPr>
              <w:sz w:val="16"/>
              <w:szCs w:val="16"/>
            </w:rPr>
            <w:t>03-Dec-2019</w:t>
          </w:r>
        </w:p>
      </w:tc>
    </w:tr>
    <w:tr w:rsidR="00626962" w:rsidRPr="00181D86" w14:paraId="34FC6003" w14:textId="77777777" w:rsidTr="00B0152E">
      <w:trPr>
        <w:trHeight w:val="257"/>
      </w:trPr>
      <w:tc>
        <w:tcPr>
          <w:tcW w:w="5120" w:type="dxa"/>
        </w:tcPr>
        <w:p w14:paraId="3E9390AA" w14:textId="77777777" w:rsidR="00626962" w:rsidRPr="00181D86" w:rsidRDefault="00626962" w:rsidP="00626962">
          <w:pPr>
            <w:pStyle w:val="Footer"/>
            <w:ind w:left="-105"/>
            <w:rPr>
              <w:sz w:val="16"/>
              <w:szCs w:val="16"/>
            </w:rPr>
          </w:pPr>
          <w:r>
            <w:rPr>
              <w:sz w:val="16"/>
              <w:szCs w:val="16"/>
            </w:rPr>
            <w:t>GIS2 Classification</w:t>
          </w:r>
          <w:r w:rsidRPr="00181D86">
            <w:rPr>
              <w:sz w:val="16"/>
              <w:szCs w:val="16"/>
            </w:rPr>
            <w:t>:</w:t>
          </w:r>
          <w:r>
            <w:rPr>
              <w:sz w:val="16"/>
              <w:szCs w:val="16"/>
            </w:rPr>
            <w:t xml:space="preserve"> </w:t>
          </w:r>
        </w:p>
      </w:tc>
      <w:tc>
        <w:tcPr>
          <w:tcW w:w="2803" w:type="dxa"/>
        </w:tcPr>
        <w:p w14:paraId="3E21B1FC" w14:textId="77777777" w:rsidR="00626962" w:rsidRPr="00181D86" w:rsidRDefault="00626962" w:rsidP="005640DA">
          <w:pPr>
            <w:pStyle w:val="Footer"/>
            <w:ind w:left="-105"/>
            <w:rPr>
              <w:sz w:val="16"/>
              <w:szCs w:val="16"/>
            </w:rPr>
          </w:pPr>
          <w:r>
            <w:rPr>
              <w:rFonts w:cs="Arial"/>
              <w:sz w:val="16"/>
              <w:szCs w:val="16"/>
            </w:rPr>
            <w:t>Copyright © 20</w:t>
          </w:r>
          <w:r w:rsidR="005640DA">
            <w:rPr>
              <w:rFonts w:cs="Arial"/>
              <w:sz w:val="16"/>
              <w:szCs w:val="16"/>
            </w:rPr>
            <w:t>20</w:t>
          </w:r>
          <w:r>
            <w:rPr>
              <w:rFonts w:cs="Arial"/>
              <w:sz w:val="16"/>
              <w:szCs w:val="16"/>
            </w:rPr>
            <w:t>, Ford Motor Company</w:t>
          </w:r>
        </w:p>
      </w:tc>
      <w:tc>
        <w:tcPr>
          <w:tcW w:w="2672" w:type="dxa"/>
        </w:tcPr>
        <w:p w14:paraId="2DB5DD6D" w14:textId="5F2EC07D" w:rsidR="00626962" w:rsidRPr="00181D86" w:rsidRDefault="00626962" w:rsidP="00626962">
          <w:pPr>
            <w:pStyle w:val="Footer"/>
            <w:ind w:left="-105"/>
            <w:jc w:val="right"/>
            <w:rPr>
              <w:sz w:val="16"/>
              <w:szCs w:val="16"/>
            </w:rPr>
          </w:pPr>
          <w:r>
            <w:rPr>
              <w:sz w:val="16"/>
              <w:szCs w:val="16"/>
            </w:rPr>
            <w:t>Date</w:t>
          </w:r>
          <w:r w:rsidRPr="00181D86">
            <w:rPr>
              <w:sz w:val="16"/>
              <w:szCs w:val="16"/>
            </w:rPr>
            <w:t xml:space="preserve"> </w:t>
          </w:r>
          <w:r>
            <w:rPr>
              <w:sz w:val="16"/>
              <w:szCs w:val="16"/>
            </w:rPr>
            <w:t xml:space="preserve">Revised: </w:t>
          </w:r>
          <w:r w:rsidRPr="002F76BC">
            <w:rPr>
              <w:sz w:val="16"/>
              <w:szCs w:val="16"/>
            </w:rPr>
            <w:t>2</w:t>
          </w:r>
          <w:r w:rsidR="00B0152E">
            <w:rPr>
              <w:sz w:val="16"/>
              <w:szCs w:val="16"/>
            </w:rPr>
            <w:t>2</w:t>
          </w:r>
          <w:r w:rsidRPr="002F76BC">
            <w:rPr>
              <w:sz w:val="16"/>
              <w:szCs w:val="16"/>
            </w:rPr>
            <w:t>-Jul-2020</w:t>
          </w:r>
        </w:p>
      </w:tc>
    </w:tr>
  </w:tbl>
  <w:p w14:paraId="50FC1C85" w14:textId="014068BB" w:rsidR="005942EA" w:rsidRPr="00626962" w:rsidRDefault="005942EA" w:rsidP="00626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26861" w14:textId="77777777" w:rsidR="00DC691E" w:rsidRDefault="00DC691E" w:rsidP="0085312A">
      <w:r>
        <w:separator/>
      </w:r>
    </w:p>
  </w:footnote>
  <w:footnote w:type="continuationSeparator" w:id="0">
    <w:p w14:paraId="74CC2FBC" w14:textId="77777777" w:rsidR="00DC691E" w:rsidRDefault="00DC691E"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63430" w14:textId="36C68A8D" w:rsidR="00CC287D" w:rsidRPr="00B0152E" w:rsidRDefault="00B0152E" w:rsidP="00B0152E">
    <w:pPr>
      <w:ind w:left="-142"/>
      <w:jc w:val="center"/>
      <w:rPr>
        <w:rFonts w:cs="Arial"/>
        <w:b/>
        <w:sz w:val="32"/>
        <w:szCs w:val="32"/>
      </w:rPr>
    </w:pPr>
    <w:r w:rsidRPr="00B0152E">
      <w:rPr>
        <w:rFonts w:cs="Arial"/>
        <w:b/>
        <w:sz w:val="32"/>
        <w:szCs w:val="32"/>
      </w:rPr>
      <w:t>IVSU</w:t>
    </w:r>
    <w:r>
      <w:rPr>
        <w:rFonts w:cs="Arial"/>
        <w:b/>
        <w:sz w:val="32"/>
        <w:szCs w:val="32"/>
      </w:rPr>
      <w:t xml:space="preserve"> </w:t>
    </w:r>
    <w:r w:rsidRPr="00B0152E">
      <w:rPr>
        <w:rFonts w:cs="Arial"/>
        <w:b/>
        <w:sz w:val="32"/>
        <w:szCs w:val="32"/>
      </w:rPr>
      <w:t>Vehicle</w:t>
    </w:r>
    <w:r>
      <w:rPr>
        <w:rFonts w:cs="Arial"/>
        <w:b/>
        <w:sz w:val="32"/>
        <w:szCs w:val="32"/>
      </w:rPr>
      <w:t xml:space="preserve"> </w:t>
    </w:r>
    <w:r w:rsidRPr="00B0152E">
      <w:rPr>
        <w:rFonts w:cs="Arial"/>
        <w:b/>
        <w:sz w:val="32"/>
        <w:szCs w:val="32"/>
      </w:rPr>
      <w:t>Function</w:t>
    </w:r>
    <w:r>
      <w:rPr>
        <w:rFonts w:cs="Arial"/>
        <w:b/>
        <w:sz w:val="32"/>
        <w:szCs w:val="32"/>
      </w:rPr>
      <w:t xml:space="preserve"> </w:t>
    </w:r>
    <w:r w:rsidRPr="00B0152E">
      <w:rPr>
        <w:rFonts w:cs="Arial"/>
        <w:b/>
        <w:sz w:val="32"/>
        <w:szCs w:val="32"/>
      </w:rPr>
      <w:t>HMI</w:t>
    </w:r>
    <w:r w:rsidR="005942EA">
      <w:rPr>
        <w:b/>
        <w:noProof/>
        <w:sz w:val="32"/>
        <w:szCs w:val="32"/>
      </w:rPr>
      <w:drawing>
        <wp:anchor distT="0" distB="0" distL="114300" distR="114300" simplePos="0" relativeHeight="251656192" behindDoc="1" locked="0" layoutInCell="1" allowOverlap="1" wp14:anchorId="22B9741C" wp14:editId="73D6D58F">
          <wp:simplePos x="0" y="0"/>
          <wp:positionH relativeFrom="column">
            <wp:posOffset>-160020</wp:posOffset>
          </wp:positionH>
          <wp:positionV relativeFrom="paragraph">
            <wp:posOffset>-353695</wp:posOffset>
          </wp:positionV>
          <wp:extent cx="1217295" cy="608965"/>
          <wp:effectExtent l="0" t="0" r="1905" b="635"/>
          <wp:wrapNone/>
          <wp:docPr id="8" name="Picture 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32"/>
        <w:szCs w:val="32"/>
      </w:rPr>
      <w:t xml:space="preserve"> S</w:t>
    </w:r>
    <w:r w:rsidR="00BC0089">
      <w:rPr>
        <w:rFonts w:cs="Arial"/>
        <w:b/>
        <w:sz w:val="32"/>
        <w:szCs w:val="32"/>
      </w:rPr>
      <w:t>pecification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4F3AF" w14:textId="77777777" w:rsidR="000F6FCE" w:rsidRDefault="000F6FCE" w:rsidP="000F6FCE">
    <w:pPr>
      <w:ind w:left="-142"/>
      <w:jc w:val="center"/>
      <w:rPr>
        <w:rFonts w:cs="Arial"/>
        <w:b/>
        <w:sz w:val="32"/>
        <w:szCs w:val="32"/>
      </w:rPr>
    </w:pPr>
    <w:r>
      <w:rPr>
        <w:b/>
        <w:noProof/>
        <w:sz w:val="32"/>
        <w:szCs w:val="32"/>
      </w:rPr>
      <w:drawing>
        <wp:anchor distT="0" distB="0" distL="114300" distR="114300" simplePos="0" relativeHeight="251660288" behindDoc="1" locked="0" layoutInCell="1" allowOverlap="1" wp14:anchorId="5ADC970C" wp14:editId="5B9BA0F7">
          <wp:simplePos x="0" y="0"/>
          <wp:positionH relativeFrom="column">
            <wp:align>left</wp:align>
          </wp:positionH>
          <wp:positionV relativeFrom="paragraph">
            <wp:posOffset>-33655</wp:posOffset>
          </wp:positionV>
          <wp:extent cx="1217295" cy="608965"/>
          <wp:effectExtent l="0" t="0" r="1905" b="635"/>
          <wp:wrapNone/>
          <wp:docPr id="9" name="Picture 9"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32"/>
        <w:szCs w:val="32"/>
      </w:rPr>
      <w:t>Function Specification (FncS)</w:t>
    </w:r>
  </w:p>
  <w:p w14:paraId="4C156FFE" w14:textId="77777777" w:rsidR="000F6FCE" w:rsidRPr="000F6FCE" w:rsidRDefault="000F6FCE" w:rsidP="000F6F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BFE6166"/>
    <w:multiLevelType w:val="hybridMultilevel"/>
    <w:tmpl w:val="95A215A0"/>
    <w:lvl w:ilvl="0" w:tplc="D842F486">
      <w:start w:val="1"/>
      <w:numFmt w:val="bullet"/>
      <w:lvlText w:val="-"/>
      <w:lvlJc w:val="left"/>
      <w:pPr>
        <w:tabs>
          <w:tab w:val="num" w:pos="720"/>
        </w:tabs>
        <w:ind w:left="720" w:hanging="360"/>
      </w:pPr>
      <w:rPr>
        <w:rFonts w:ascii="Times New Roman" w:hAnsi="Times New Roman" w:hint="default"/>
      </w:rPr>
    </w:lvl>
    <w:lvl w:ilvl="1" w:tplc="753850E2">
      <w:start w:val="1"/>
      <w:numFmt w:val="bullet"/>
      <w:lvlText w:val="-"/>
      <w:lvlJc w:val="left"/>
      <w:pPr>
        <w:tabs>
          <w:tab w:val="num" w:pos="1440"/>
        </w:tabs>
        <w:ind w:left="1440" w:hanging="360"/>
      </w:pPr>
      <w:rPr>
        <w:rFonts w:ascii="Times New Roman" w:hAnsi="Times New Roman" w:hint="default"/>
      </w:rPr>
    </w:lvl>
    <w:lvl w:ilvl="2" w:tplc="6FA80B18" w:tentative="1">
      <w:start w:val="1"/>
      <w:numFmt w:val="bullet"/>
      <w:lvlText w:val="-"/>
      <w:lvlJc w:val="left"/>
      <w:pPr>
        <w:tabs>
          <w:tab w:val="num" w:pos="2160"/>
        </w:tabs>
        <w:ind w:left="2160" w:hanging="360"/>
      </w:pPr>
      <w:rPr>
        <w:rFonts w:ascii="Times New Roman" w:hAnsi="Times New Roman" w:hint="default"/>
      </w:rPr>
    </w:lvl>
    <w:lvl w:ilvl="3" w:tplc="00C0FD3C" w:tentative="1">
      <w:start w:val="1"/>
      <w:numFmt w:val="bullet"/>
      <w:lvlText w:val="-"/>
      <w:lvlJc w:val="left"/>
      <w:pPr>
        <w:tabs>
          <w:tab w:val="num" w:pos="2880"/>
        </w:tabs>
        <w:ind w:left="2880" w:hanging="360"/>
      </w:pPr>
      <w:rPr>
        <w:rFonts w:ascii="Times New Roman" w:hAnsi="Times New Roman" w:hint="default"/>
      </w:rPr>
    </w:lvl>
    <w:lvl w:ilvl="4" w:tplc="7870C12A" w:tentative="1">
      <w:start w:val="1"/>
      <w:numFmt w:val="bullet"/>
      <w:lvlText w:val="-"/>
      <w:lvlJc w:val="left"/>
      <w:pPr>
        <w:tabs>
          <w:tab w:val="num" w:pos="3600"/>
        </w:tabs>
        <w:ind w:left="3600" w:hanging="360"/>
      </w:pPr>
      <w:rPr>
        <w:rFonts w:ascii="Times New Roman" w:hAnsi="Times New Roman" w:hint="default"/>
      </w:rPr>
    </w:lvl>
    <w:lvl w:ilvl="5" w:tplc="063466DA" w:tentative="1">
      <w:start w:val="1"/>
      <w:numFmt w:val="bullet"/>
      <w:lvlText w:val="-"/>
      <w:lvlJc w:val="left"/>
      <w:pPr>
        <w:tabs>
          <w:tab w:val="num" w:pos="4320"/>
        </w:tabs>
        <w:ind w:left="4320" w:hanging="360"/>
      </w:pPr>
      <w:rPr>
        <w:rFonts w:ascii="Times New Roman" w:hAnsi="Times New Roman" w:hint="default"/>
      </w:rPr>
    </w:lvl>
    <w:lvl w:ilvl="6" w:tplc="5324E88E" w:tentative="1">
      <w:start w:val="1"/>
      <w:numFmt w:val="bullet"/>
      <w:lvlText w:val="-"/>
      <w:lvlJc w:val="left"/>
      <w:pPr>
        <w:tabs>
          <w:tab w:val="num" w:pos="5040"/>
        </w:tabs>
        <w:ind w:left="5040" w:hanging="360"/>
      </w:pPr>
      <w:rPr>
        <w:rFonts w:ascii="Times New Roman" w:hAnsi="Times New Roman" w:hint="default"/>
      </w:rPr>
    </w:lvl>
    <w:lvl w:ilvl="7" w:tplc="252445D6" w:tentative="1">
      <w:start w:val="1"/>
      <w:numFmt w:val="bullet"/>
      <w:lvlText w:val="-"/>
      <w:lvlJc w:val="left"/>
      <w:pPr>
        <w:tabs>
          <w:tab w:val="num" w:pos="5760"/>
        </w:tabs>
        <w:ind w:left="5760" w:hanging="360"/>
      </w:pPr>
      <w:rPr>
        <w:rFonts w:ascii="Times New Roman" w:hAnsi="Times New Roman" w:hint="default"/>
      </w:rPr>
    </w:lvl>
    <w:lvl w:ilvl="8" w:tplc="874842B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A2F6034"/>
    <w:multiLevelType w:val="hybridMultilevel"/>
    <w:tmpl w:val="1868A4AE"/>
    <w:lvl w:ilvl="0" w:tplc="6D108B78">
      <w:numFmt w:val="decimalZero"/>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E76026"/>
    <w:multiLevelType w:val="hybridMultilevel"/>
    <w:tmpl w:val="2AE86E58"/>
    <w:lvl w:ilvl="0" w:tplc="04090015">
      <w:start w:val="1"/>
      <w:numFmt w:val="upperLetter"/>
      <w:lvlText w:val="%1."/>
      <w:lvlJc w:val="left"/>
      <w:pPr>
        <w:ind w:left="2520" w:hanging="360"/>
      </w:pPr>
      <w:rPr>
        <w:rFonts w:hint="default"/>
      </w:rPr>
    </w:lvl>
    <w:lvl w:ilvl="1" w:tplc="04090003">
      <w:start w:val="1"/>
      <w:numFmt w:val="bullet"/>
      <w:lvlText w:val="o"/>
      <w:lvlJc w:val="left"/>
      <w:pPr>
        <w:ind w:left="3240" w:hanging="360"/>
      </w:pPr>
      <w:rPr>
        <w:rFonts w:ascii="Courier New" w:hAnsi="Courier New" w:cs="Courier New" w:hint="default"/>
      </w:r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44E86094"/>
    <w:multiLevelType w:val="hybridMultilevel"/>
    <w:tmpl w:val="AC3C1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C36095"/>
    <w:multiLevelType w:val="hybridMultilevel"/>
    <w:tmpl w:val="D6B43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7D6031"/>
    <w:multiLevelType w:val="hybridMultilevel"/>
    <w:tmpl w:val="A40CCC90"/>
    <w:lvl w:ilvl="0" w:tplc="2E246AD0">
      <w:numFmt w:val="bullet"/>
      <w:lvlText w:val="-"/>
      <w:lvlJc w:val="left"/>
      <w:pPr>
        <w:ind w:left="720" w:hanging="360"/>
      </w:pPr>
      <w:rPr>
        <w:rFonts w:ascii="Arial" w:eastAsia="宋体"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2D44CD5"/>
    <w:multiLevelType w:val="multilevel"/>
    <w:tmpl w:val="7980C87A"/>
    <w:lvl w:ilvl="0">
      <w:start w:val="1"/>
      <w:numFmt w:val="decimal"/>
      <w:pStyle w:val="RERequiremen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0076007"/>
    <w:multiLevelType w:val="hybridMultilevel"/>
    <w:tmpl w:val="FE3844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076061"/>
    <w:multiLevelType w:val="hybridMultilevel"/>
    <w:tmpl w:val="95A215A0"/>
    <w:lvl w:ilvl="0" w:tplc="D842F486">
      <w:start w:val="1"/>
      <w:numFmt w:val="bullet"/>
      <w:lvlText w:val="-"/>
      <w:lvlJc w:val="left"/>
      <w:pPr>
        <w:tabs>
          <w:tab w:val="num" w:pos="720"/>
        </w:tabs>
        <w:ind w:left="720" w:hanging="360"/>
      </w:pPr>
      <w:rPr>
        <w:rFonts w:ascii="Times New Roman" w:hAnsi="Times New Roman" w:hint="default"/>
      </w:rPr>
    </w:lvl>
    <w:lvl w:ilvl="1" w:tplc="753850E2">
      <w:start w:val="1"/>
      <w:numFmt w:val="bullet"/>
      <w:lvlText w:val="-"/>
      <w:lvlJc w:val="left"/>
      <w:pPr>
        <w:tabs>
          <w:tab w:val="num" w:pos="1440"/>
        </w:tabs>
        <w:ind w:left="1440" w:hanging="360"/>
      </w:pPr>
      <w:rPr>
        <w:rFonts w:ascii="Times New Roman" w:hAnsi="Times New Roman" w:hint="default"/>
      </w:rPr>
    </w:lvl>
    <w:lvl w:ilvl="2" w:tplc="6FA80B18" w:tentative="1">
      <w:start w:val="1"/>
      <w:numFmt w:val="bullet"/>
      <w:lvlText w:val="-"/>
      <w:lvlJc w:val="left"/>
      <w:pPr>
        <w:tabs>
          <w:tab w:val="num" w:pos="2160"/>
        </w:tabs>
        <w:ind w:left="2160" w:hanging="360"/>
      </w:pPr>
      <w:rPr>
        <w:rFonts w:ascii="Times New Roman" w:hAnsi="Times New Roman" w:hint="default"/>
      </w:rPr>
    </w:lvl>
    <w:lvl w:ilvl="3" w:tplc="00C0FD3C" w:tentative="1">
      <w:start w:val="1"/>
      <w:numFmt w:val="bullet"/>
      <w:lvlText w:val="-"/>
      <w:lvlJc w:val="left"/>
      <w:pPr>
        <w:tabs>
          <w:tab w:val="num" w:pos="2880"/>
        </w:tabs>
        <w:ind w:left="2880" w:hanging="360"/>
      </w:pPr>
      <w:rPr>
        <w:rFonts w:ascii="Times New Roman" w:hAnsi="Times New Roman" w:hint="default"/>
      </w:rPr>
    </w:lvl>
    <w:lvl w:ilvl="4" w:tplc="7870C12A" w:tentative="1">
      <w:start w:val="1"/>
      <w:numFmt w:val="bullet"/>
      <w:lvlText w:val="-"/>
      <w:lvlJc w:val="left"/>
      <w:pPr>
        <w:tabs>
          <w:tab w:val="num" w:pos="3600"/>
        </w:tabs>
        <w:ind w:left="3600" w:hanging="360"/>
      </w:pPr>
      <w:rPr>
        <w:rFonts w:ascii="Times New Roman" w:hAnsi="Times New Roman" w:hint="default"/>
      </w:rPr>
    </w:lvl>
    <w:lvl w:ilvl="5" w:tplc="063466DA" w:tentative="1">
      <w:start w:val="1"/>
      <w:numFmt w:val="bullet"/>
      <w:lvlText w:val="-"/>
      <w:lvlJc w:val="left"/>
      <w:pPr>
        <w:tabs>
          <w:tab w:val="num" w:pos="4320"/>
        </w:tabs>
        <w:ind w:left="4320" w:hanging="360"/>
      </w:pPr>
      <w:rPr>
        <w:rFonts w:ascii="Times New Roman" w:hAnsi="Times New Roman" w:hint="default"/>
      </w:rPr>
    </w:lvl>
    <w:lvl w:ilvl="6" w:tplc="5324E88E" w:tentative="1">
      <w:start w:val="1"/>
      <w:numFmt w:val="bullet"/>
      <w:lvlText w:val="-"/>
      <w:lvlJc w:val="left"/>
      <w:pPr>
        <w:tabs>
          <w:tab w:val="num" w:pos="5040"/>
        </w:tabs>
        <w:ind w:left="5040" w:hanging="360"/>
      </w:pPr>
      <w:rPr>
        <w:rFonts w:ascii="Times New Roman" w:hAnsi="Times New Roman" w:hint="default"/>
      </w:rPr>
    </w:lvl>
    <w:lvl w:ilvl="7" w:tplc="252445D6" w:tentative="1">
      <w:start w:val="1"/>
      <w:numFmt w:val="bullet"/>
      <w:lvlText w:val="-"/>
      <w:lvlJc w:val="left"/>
      <w:pPr>
        <w:tabs>
          <w:tab w:val="num" w:pos="5760"/>
        </w:tabs>
        <w:ind w:left="5760" w:hanging="360"/>
      </w:pPr>
      <w:rPr>
        <w:rFonts w:ascii="Times New Roman" w:hAnsi="Times New Roman" w:hint="default"/>
      </w:rPr>
    </w:lvl>
    <w:lvl w:ilvl="8" w:tplc="874842B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0076130"/>
    <w:multiLevelType w:val="hybridMultilevel"/>
    <w:tmpl w:val="C944E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86008"/>
    <w:multiLevelType w:val="multilevel"/>
    <w:tmpl w:val="0D4EBB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60096009"/>
    <w:multiLevelType w:val="hybridMultilevel"/>
    <w:tmpl w:val="F6A84B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106010"/>
    <w:multiLevelType w:val="hybridMultilevel"/>
    <w:tmpl w:val="32123C80"/>
    <w:lvl w:ilvl="0" w:tplc="1BBC7CCC">
      <w:start w:val="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116093"/>
    <w:multiLevelType w:val="hybridMultilevel"/>
    <w:tmpl w:val="BB7ACC4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0126096"/>
    <w:multiLevelType w:val="hybridMultilevel"/>
    <w:tmpl w:val="0E52DFCC"/>
    <w:lvl w:ilvl="0" w:tplc="EBE2FE92">
      <w:numFmt w:val="bullet"/>
      <w:lvlText w:val="-"/>
      <w:lvlJc w:val="left"/>
      <w:pPr>
        <w:ind w:left="720" w:hanging="360"/>
      </w:pPr>
      <w:rPr>
        <w:rFonts w:ascii="Arial" w:eastAsia="宋体"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66020"/>
    <w:multiLevelType w:val="hybridMultilevel"/>
    <w:tmpl w:val="300A4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01660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0176021"/>
    <w:multiLevelType w:val="hybridMultilevel"/>
    <w:tmpl w:val="37B8D6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176028"/>
    <w:multiLevelType w:val="hybridMultilevel"/>
    <w:tmpl w:val="6728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186023"/>
    <w:multiLevelType w:val="hybridMultilevel"/>
    <w:tmpl w:val="0AC445B4"/>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start w:val="1"/>
      <w:numFmt w:val="bullet"/>
      <w:lvlText w:val=""/>
      <w:lvlJc w:val="left"/>
      <w:pPr>
        <w:ind w:left="3744" w:hanging="360"/>
      </w:pPr>
      <w:rPr>
        <w:rFonts w:ascii="Symbol" w:hAnsi="Symbol" w:hint="default"/>
      </w:rPr>
    </w:lvl>
    <w:lvl w:ilvl="4" w:tplc="04090003">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5" w15:restartNumberingAfterBreak="0">
    <w:nsid w:val="60196024"/>
    <w:multiLevelType w:val="multilevel"/>
    <w:tmpl w:val="D05E63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206025"/>
    <w:multiLevelType w:val="hybridMultilevel"/>
    <w:tmpl w:val="DFC88B6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60216015"/>
    <w:multiLevelType w:val="hybridMultilevel"/>
    <w:tmpl w:val="138C4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216022"/>
    <w:multiLevelType w:val="hybridMultilevel"/>
    <w:tmpl w:val="A864718C"/>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9" w15:restartNumberingAfterBreak="0">
    <w:nsid w:val="60226160"/>
    <w:multiLevelType w:val="hybridMultilevel"/>
    <w:tmpl w:val="2096A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0266073"/>
    <w:multiLevelType w:val="hybridMultilevel"/>
    <w:tmpl w:val="89B0C442"/>
    <w:lvl w:ilvl="0" w:tplc="6E32D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426043"/>
    <w:multiLevelType w:val="hybridMultilevel"/>
    <w:tmpl w:val="56569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0436052"/>
    <w:multiLevelType w:val="hybridMultilevel"/>
    <w:tmpl w:val="32123C80"/>
    <w:lvl w:ilvl="0" w:tplc="1BBC7CCC">
      <w:start w:val="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736066"/>
    <w:multiLevelType w:val="hybridMultilevel"/>
    <w:tmpl w:val="56569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0746067"/>
    <w:multiLevelType w:val="hybridMultilevel"/>
    <w:tmpl w:val="772C5490"/>
    <w:lvl w:ilvl="0" w:tplc="DB169A6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0746088"/>
    <w:multiLevelType w:val="hybridMultilevel"/>
    <w:tmpl w:val="EAD80F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0756080"/>
    <w:multiLevelType w:val="hybridMultilevel"/>
    <w:tmpl w:val="EAD80F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0766086"/>
    <w:multiLevelType w:val="hybridMultilevel"/>
    <w:tmpl w:val="7B0CEF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0776085"/>
    <w:multiLevelType w:val="hybridMultilevel"/>
    <w:tmpl w:val="0ED687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0786082"/>
    <w:multiLevelType w:val="hybridMultilevel"/>
    <w:tmpl w:val="BCD84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0796087"/>
    <w:multiLevelType w:val="hybridMultilevel"/>
    <w:tmpl w:val="AD948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0806084"/>
    <w:multiLevelType w:val="hybridMultilevel"/>
    <w:tmpl w:val="988A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0816081"/>
    <w:multiLevelType w:val="hybridMultilevel"/>
    <w:tmpl w:val="41641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0826068"/>
    <w:multiLevelType w:val="hybridMultilevel"/>
    <w:tmpl w:val="CFB60332"/>
    <w:lvl w:ilvl="0" w:tplc="541C0B7A">
      <w:numFmt w:val="bullet"/>
      <w:lvlText w:val="-"/>
      <w:lvlJc w:val="left"/>
      <w:pPr>
        <w:ind w:left="720" w:hanging="360"/>
      </w:pPr>
      <w:rPr>
        <w:rFonts w:ascii="Arial" w:eastAsia="宋体"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0826083"/>
    <w:multiLevelType w:val="hybridMultilevel"/>
    <w:tmpl w:val="EAD80F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0906079"/>
    <w:multiLevelType w:val="hybridMultilevel"/>
    <w:tmpl w:val="95A215A0"/>
    <w:lvl w:ilvl="0" w:tplc="D842F486">
      <w:start w:val="1"/>
      <w:numFmt w:val="bullet"/>
      <w:lvlText w:val="-"/>
      <w:lvlJc w:val="left"/>
      <w:pPr>
        <w:tabs>
          <w:tab w:val="num" w:pos="720"/>
        </w:tabs>
        <w:ind w:left="720" w:hanging="360"/>
      </w:pPr>
      <w:rPr>
        <w:rFonts w:ascii="Times New Roman" w:hAnsi="Times New Roman" w:cs="Times New Roman" w:hint="default"/>
      </w:rPr>
    </w:lvl>
    <w:lvl w:ilvl="1" w:tplc="753850E2">
      <w:start w:val="1"/>
      <w:numFmt w:val="bullet"/>
      <w:lvlText w:val="-"/>
      <w:lvlJc w:val="left"/>
      <w:pPr>
        <w:tabs>
          <w:tab w:val="num" w:pos="1440"/>
        </w:tabs>
        <w:ind w:left="1440" w:hanging="360"/>
      </w:pPr>
      <w:rPr>
        <w:rFonts w:ascii="Times New Roman" w:hAnsi="Times New Roman" w:cs="Times New Roman" w:hint="default"/>
      </w:rPr>
    </w:lvl>
    <w:lvl w:ilvl="2" w:tplc="6FA80B18">
      <w:start w:val="1"/>
      <w:numFmt w:val="bullet"/>
      <w:lvlText w:val="-"/>
      <w:lvlJc w:val="left"/>
      <w:pPr>
        <w:tabs>
          <w:tab w:val="num" w:pos="2160"/>
        </w:tabs>
        <w:ind w:left="2160" w:hanging="360"/>
      </w:pPr>
      <w:rPr>
        <w:rFonts w:ascii="Times New Roman" w:hAnsi="Times New Roman" w:cs="Times New Roman" w:hint="default"/>
      </w:rPr>
    </w:lvl>
    <w:lvl w:ilvl="3" w:tplc="00C0FD3C">
      <w:start w:val="1"/>
      <w:numFmt w:val="bullet"/>
      <w:lvlText w:val="-"/>
      <w:lvlJc w:val="left"/>
      <w:pPr>
        <w:tabs>
          <w:tab w:val="num" w:pos="2880"/>
        </w:tabs>
        <w:ind w:left="2880" w:hanging="360"/>
      </w:pPr>
      <w:rPr>
        <w:rFonts w:ascii="Times New Roman" w:hAnsi="Times New Roman" w:cs="Times New Roman" w:hint="default"/>
      </w:rPr>
    </w:lvl>
    <w:lvl w:ilvl="4" w:tplc="7870C12A">
      <w:start w:val="1"/>
      <w:numFmt w:val="bullet"/>
      <w:lvlText w:val="-"/>
      <w:lvlJc w:val="left"/>
      <w:pPr>
        <w:tabs>
          <w:tab w:val="num" w:pos="3600"/>
        </w:tabs>
        <w:ind w:left="3600" w:hanging="360"/>
      </w:pPr>
      <w:rPr>
        <w:rFonts w:ascii="Times New Roman" w:hAnsi="Times New Roman" w:cs="Times New Roman" w:hint="default"/>
      </w:rPr>
    </w:lvl>
    <w:lvl w:ilvl="5" w:tplc="063466DA">
      <w:start w:val="1"/>
      <w:numFmt w:val="bullet"/>
      <w:lvlText w:val="-"/>
      <w:lvlJc w:val="left"/>
      <w:pPr>
        <w:tabs>
          <w:tab w:val="num" w:pos="4320"/>
        </w:tabs>
        <w:ind w:left="4320" w:hanging="360"/>
      </w:pPr>
      <w:rPr>
        <w:rFonts w:ascii="Times New Roman" w:hAnsi="Times New Roman" w:cs="Times New Roman" w:hint="default"/>
      </w:rPr>
    </w:lvl>
    <w:lvl w:ilvl="6" w:tplc="5324E88E">
      <w:start w:val="1"/>
      <w:numFmt w:val="bullet"/>
      <w:lvlText w:val="-"/>
      <w:lvlJc w:val="left"/>
      <w:pPr>
        <w:tabs>
          <w:tab w:val="num" w:pos="5040"/>
        </w:tabs>
        <w:ind w:left="5040" w:hanging="360"/>
      </w:pPr>
      <w:rPr>
        <w:rFonts w:ascii="Times New Roman" w:hAnsi="Times New Roman" w:cs="Times New Roman" w:hint="default"/>
      </w:rPr>
    </w:lvl>
    <w:lvl w:ilvl="7" w:tplc="252445D6">
      <w:start w:val="1"/>
      <w:numFmt w:val="bullet"/>
      <w:lvlText w:val="-"/>
      <w:lvlJc w:val="left"/>
      <w:pPr>
        <w:tabs>
          <w:tab w:val="num" w:pos="5760"/>
        </w:tabs>
        <w:ind w:left="5760" w:hanging="360"/>
      </w:pPr>
      <w:rPr>
        <w:rFonts w:ascii="Times New Roman" w:hAnsi="Times New Roman" w:cs="Times New Roman" w:hint="default"/>
      </w:rPr>
    </w:lvl>
    <w:lvl w:ilvl="8" w:tplc="874842B4">
      <w:start w:val="1"/>
      <w:numFmt w:val="bullet"/>
      <w:lvlText w:val="-"/>
      <w:lvlJc w:val="left"/>
      <w:pPr>
        <w:tabs>
          <w:tab w:val="num" w:pos="6480"/>
        </w:tabs>
        <w:ind w:left="6480" w:hanging="360"/>
      </w:pPr>
      <w:rPr>
        <w:rFonts w:ascii="Times New Roman" w:hAnsi="Times New Roman" w:cs="Times New Roman" w:hint="default"/>
      </w:rPr>
    </w:lvl>
  </w:abstractNum>
  <w:abstractNum w:abstractNumId="46" w15:restartNumberingAfterBreak="0">
    <w:nsid w:val="61406165"/>
    <w:multiLevelType w:val="hybridMultilevel"/>
    <w:tmpl w:val="95A215A0"/>
    <w:lvl w:ilvl="0" w:tplc="D842F486">
      <w:start w:val="1"/>
      <w:numFmt w:val="bullet"/>
      <w:lvlText w:val="-"/>
      <w:lvlJc w:val="left"/>
      <w:pPr>
        <w:tabs>
          <w:tab w:val="num" w:pos="720"/>
        </w:tabs>
        <w:ind w:left="720" w:hanging="360"/>
      </w:pPr>
      <w:rPr>
        <w:rFonts w:ascii="Times New Roman" w:hAnsi="Times New Roman" w:cs="Times New Roman" w:hint="default"/>
      </w:rPr>
    </w:lvl>
    <w:lvl w:ilvl="1" w:tplc="753850E2">
      <w:start w:val="1"/>
      <w:numFmt w:val="bullet"/>
      <w:lvlText w:val="-"/>
      <w:lvlJc w:val="left"/>
      <w:pPr>
        <w:tabs>
          <w:tab w:val="num" w:pos="1440"/>
        </w:tabs>
        <w:ind w:left="1440" w:hanging="360"/>
      </w:pPr>
      <w:rPr>
        <w:rFonts w:ascii="Times New Roman" w:hAnsi="Times New Roman" w:cs="Times New Roman" w:hint="default"/>
      </w:rPr>
    </w:lvl>
    <w:lvl w:ilvl="2" w:tplc="6FA80B18">
      <w:start w:val="1"/>
      <w:numFmt w:val="bullet"/>
      <w:lvlText w:val="-"/>
      <w:lvlJc w:val="left"/>
      <w:pPr>
        <w:tabs>
          <w:tab w:val="num" w:pos="2160"/>
        </w:tabs>
        <w:ind w:left="2160" w:hanging="360"/>
      </w:pPr>
      <w:rPr>
        <w:rFonts w:ascii="Times New Roman" w:hAnsi="Times New Roman" w:cs="Times New Roman" w:hint="default"/>
      </w:rPr>
    </w:lvl>
    <w:lvl w:ilvl="3" w:tplc="00C0FD3C">
      <w:start w:val="1"/>
      <w:numFmt w:val="bullet"/>
      <w:lvlText w:val="-"/>
      <w:lvlJc w:val="left"/>
      <w:pPr>
        <w:tabs>
          <w:tab w:val="num" w:pos="2880"/>
        </w:tabs>
        <w:ind w:left="2880" w:hanging="360"/>
      </w:pPr>
      <w:rPr>
        <w:rFonts w:ascii="Times New Roman" w:hAnsi="Times New Roman" w:cs="Times New Roman" w:hint="default"/>
      </w:rPr>
    </w:lvl>
    <w:lvl w:ilvl="4" w:tplc="7870C12A">
      <w:start w:val="1"/>
      <w:numFmt w:val="bullet"/>
      <w:lvlText w:val="-"/>
      <w:lvlJc w:val="left"/>
      <w:pPr>
        <w:tabs>
          <w:tab w:val="num" w:pos="3600"/>
        </w:tabs>
        <w:ind w:left="3600" w:hanging="360"/>
      </w:pPr>
      <w:rPr>
        <w:rFonts w:ascii="Times New Roman" w:hAnsi="Times New Roman" w:cs="Times New Roman" w:hint="default"/>
      </w:rPr>
    </w:lvl>
    <w:lvl w:ilvl="5" w:tplc="063466DA">
      <w:start w:val="1"/>
      <w:numFmt w:val="bullet"/>
      <w:lvlText w:val="-"/>
      <w:lvlJc w:val="left"/>
      <w:pPr>
        <w:tabs>
          <w:tab w:val="num" w:pos="4320"/>
        </w:tabs>
        <w:ind w:left="4320" w:hanging="360"/>
      </w:pPr>
      <w:rPr>
        <w:rFonts w:ascii="Times New Roman" w:hAnsi="Times New Roman" w:cs="Times New Roman" w:hint="default"/>
      </w:rPr>
    </w:lvl>
    <w:lvl w:ilvl="6" w:tplc="5324E88E">
      <w:start w:val="1"/>
      <w:numFmt w:val="bullet"/>
      <w:lvlText w:val="-"/>
      <w:lvlJc w:val="left"/>
      <w:pPr>
        <w:tabs>
          <w:tab w:val="num" w:pos="5040"/>
        </w:tabs>
        <w:ind w:left="5040" w:hanging="360"/>
      </w:pPr>
      <w:rPr>
        <w:rFonts w:ascii="Times New Roman" w:hAnsi="Times New Roman" w:cs="Times New Roman" w:hint="default"/>
      </w:rPr>
    </w:lvl>
    <w:lvl w:ilvl="7" w:tplc="252445D6">
      <w:start w:val="1"/>
      <w:numFmt w:val="bullet"/>
      <w:lvlText w:val="-"/>
      <w:lvlJc w:val="left"/>
      <w:pPr>
        <w:tabs>
          <w:tab w:val="num" w:pos="5760"/>
        </w:tabs>
        <w:ind w:left="5760" w:hanging="360"/>
      </w:pPr>
      <w:rPr>
        <w:rFonts w:ascii="Times New Roman" w:hAnsi="Times New Roman" w:cs="Times New Roman" w:hint="default"/>
      </w:rPr>
    </w:lvl>
    <w:lvl w:ilvl="8" w:tplc="874842B4">
      <w:start w:val="1"/>
      <w:numFmt w:val="bullet"/>
      <w:lvlText w:val="-"/>
      <w:lvlJc w:val="left"/>
      <w:pPr>
        <w:tabs>
          <w:tab w:val="num" w:pos="6480"/>
        </w:tabs>
        <w:ind w:left="6480" w:hanging="360"/>
      </w:pPr>
      <w:rPr>
        <w:rFonts w:ascii="Times New Roman" w:hAnsi="Times New Roman" w:cs="Times New Roman" w:hint="default"/>
      </w:rPr>
    </w:lvl>
  </w:abstractNum>
  <w:abstractNum w:abstractNumId="47" w15:restartNumberingAfterBreak="0">
    <w:nsid w:val="61436167"/>
    <w:multiLevelType w:val="hybridMultilevel"/>
    <w:tmpl w:val="95A215A0"/>
    <w:lvl w:ilvl="0" w:tplc="D842F486">
      <w:start w:val="1"/>
      <w:numFmt w:val="bullet"/>
      <w:lvlText w:val="-"/>
      <w:lvlJc w:val="left"/>
      <w:pPr>
        <w:tabs>
          <w:tab w:val="num" w:pos="720"/>
        </w:tabs>
        <w:ind w:left="720" w:hanging="360"/>
      </w:pPr>
      <w:rPr>
        <w:rFonts w:ascii="Times New Roman" w:hAnsi="Times New Roman" w:hint="default"/>
      </w:rPr>
    </w:lvl>
    <w:lvl w:ilvl="1" w:tplc="753850E2">
      <w:start w:val="1"/>
      <w:numFmt w:val="bullet"/>
      <w:lvlText w:val="-"/>
      <w:lvlJc w:val="left"/>
      <w:pPr>
        <w:tabs>
          <w:tab w:val="num" w:pos="1440"/>
        </w:tabs>
        <w:ind w:left="1440" w:hanging="360"/>
      </w:pPr>
      <w:rPr>
        <w:rFonts w:ascii="Times New Roman" w:hAnsi="Times New Roman" w:hint="default"/>
      </w:rPr>
    </w:lvl>
    <w:lvl w:ilvl="2" w:tplc="6FA80B18" w:tentative="1">
      <w:start w:val="1"/>
      <w:numFmt w:val="bullet"/>
      <w:lvlText w:val="-"/>
      <w:lvlJc w:val="left"/>
      <w:pPr>
        <w:tabs>
          <w:tab w:val="num" w:pos="2160"/>
        </w:tabs>
        <w:ind w:left="2160" w:hanging="360"/>
      </w:pPr>
      <w:rPr>
        <w:rFonts w:ascii="Times New Roman" w:hAnsi="Times New Roman" w:hint="default"/>
      </w:rPr>
    </w:lvl>
    <w:lvl w:ilvl="3" w:tplc="00C0FD3C" w:tentative="1">
      <w:start w:val="1"/>
      <w:numFmt w:val="bullet"/>
      <w:lvlText w:val="-"/>
      <w:lvlJc w:val="left"/>
      <w:pPr>
        <w:tabs>
          <w:tab w:val="num" w:pos="2880"/>
        </w:tabs>
        <w:ind w:left="2880" w:hanging="360"/>
      </w:pPr>
      <w:rPr>
        <w:rFonts w:ascii="Times New Roman" w:hAnsi="Times New Roman" w:hint="default"/>
      </w:rPr>
    </w:lvl>
    <w:lvl w:ilvl="4" w:tplc="7870C12A" w:tentative="1">
      <w:start w:val="1"/>
      <w:numFmt w:val="bullet"/>
      <w:lvlText w:val="-"/>
      <w:lvlJc w:val="left"/>
      <w:pPr>
        <w:tabs>
          <w:tab w:val="num" w:pos="3600"/>
        </w:tabs>
        <w:ind w:left="3600" w:hanging="360"/>
      </w:pPr>
      <w:rPr>
        <w:rFonts w:ascii="Times New Roman" w:hAnsi="Times New Roman" w:hint="default"/>
      </w:rPr>
    </w:lvl>
    <w:lvl w:ilvl="5" w:tplc="063466DA" w:tentative="1">
      <w:start w:val="1"/>
      <w:numFmt w:val="bullet"/>
      <w:lvlText w:val="-"/>
      <w:lvlJc w:val="left"/>
      <w:pPr>
        <w:tabs>
          <w:tab w:val="num" w:pos="4320"/>
        </w:tabs>
        <w:ind w:left="4320" w:hanging="360"/>
      </w:pPr>
      <w:rPr>
        <w:rFonts w:ascii="Times New Roman" w:hAnsi="Times New Roman" w:hint="default"/>
      </w:rPr>
    </w:lvl>
    <w:lvl w:ilvl="6" w:tplc="5324E88E" w:tentative="1">
      <w:start w:val="1"/>
      <w:numFmt w:val="bullet"/>
      <w:lvlText w:val="-"/>
      <w:lvlJc w:val="left"/>
      <w:pPr>
        <w:tabs>
          <w:tab w:val="num" w:pos="5040"/>
        </w:tabs>
        <w:ind w:left="5040" w:hanging="360"/>
      </w:pPr>
      <w:rPr>
        <w:rFonts w:ascii="Times New Roman" w:hAnsi="Times New Roman" w:hint="default"/>
      </w:rPr>
    </w:lvl>
    <w:lvl w:ilvl="7" w:tplc="252445D6" w:tentative="1">
      <w:start w:val="1"/>
      <w:numFmt w:val="bullet"/>
      <w:lvlText w:val="-"/>
      <w:lvlJc w:val="left"/>
      <w:pPr>
        <w:tabs>
          <w:tab w:val="num" w:pos="5760"/>
        </w:tabs>
        <w:ind w:left="5760" w:hanging="360"/>
      </w:pPr>
      <w:rPr>
        <w:rFonts w:ascii="Times New Roman" w:hAnsi="Times New Roman" w:hint="default"/>
      </w:rPr>
    </w:lvl>
    <w:lvl w:ilvl="8" w:tplc="874842B4"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61536074"/>
    <w:multiLevelType w:val="hybridMultilevel"/>
    <w:tmpl w:val="91B8ABF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9" w15:restartNumberingAfterBreak="0">
    <w:nsid w:val="63546109"/>
    <w:multiLevelType w:val="hybridMultilevel"/>
    <w:tmpl w:val="F3545F2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12"/>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7"/>
  </w:num>
  <w:num w:numId="11">
    <w:abstractNumId w:val="27"/>
  </w:num>
  <w:num w:numId="12">
    <w:abstractNumId w:val="22"/>
  </w:num>
  <w:num w:numId="13">
    <w:abstractNumId w:val="20"/>
  </w:num>
  <w:num w:numId="14">
    <w:abstractNumId w:val="25"/>
  </w:num>
  <w:num w:numId="15">
    <w:abstractNumId w:val="24"/>
  </w:num>
  <w:num w:numId="16">
    <w:abstractNumId w:val="26"/>
  </w:num>
  <w:num w:numId="17">
    <w:abstractNumId w:val="28"/>
  </w:num>
  <w:num w:numId="18">
    <w:abstractNumId w:val="7"/>
  </w:num>
  <w:num w:numId="19">
    <w:abstractNumId w:val="23"/>
  </w:num>
  <w:num w:numId="20">
    <w:abstractNumId w:val="21"/>
  </w:num>
  <w:num w:numId="21">
    <w:abstractNumId w:val="10"/>
  </w:num>
  <w:num w:numId="22">
    <w:abstractNumId w:val="6"/>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num>
  <w:num w:numId="25">
    <w:abstractNumId w:val="13"/>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43"/>
  </w:num>
  <w:num w:numId="29">
    <w:abstractNumId w:val="30"/>
  </w:num>
  <w:num w:numId="30">
    <w:abstractNumId w:val="48"/>
  </w:num>
  <w:num w:numId="31">
    <w:abstractNumId w:val="45"/>
  </w:num>
  <w:num w:numId="32">
    <w:abstractNumId w:val="37"/>
  </w:num>
  <w:num w:numId="33">
    <w:abstractNumId w:val="39"/>
  </w:num>
  <w:num w:numId="34">
    <w:abstractNumId w:val="41"/>
  </w:num>
  <w:num w:numId="35">
    <w:abstractNumId w:val="42"/>
  </w:num>
  <w:num w:numId="36">
    <w:abstractNumId w:val="38"/>
  </w:num>
  <w:num w:numId="37">
    <w:abstractNumId w:val="40"/>
  </w:num>
  <w:num w:numId="38">
    <w:abstractNumId w:val="44"/>
  </w:num>
  <w:num w:numId="39">
    <w:abstractNumId w:val="35"/>
  </w:num>
  <w:num w:numId="40">
    <w:abstractNumId w:val="36"/>
  </w:num>
  <w:num w:numId="41">
    <w:abstractNumId w:val="18"/>
  </w:num>
  <w:num w:numId="42">
    <w:abstractNumId w:val="8"/>
  </w:num>
  <w:num w:numId="43">
    <w:abstractNumId w:val="9"/>
  </w:num>
  <w:num w:numId="44">
    <w:abstractNumId w:val="19"/>
  </w:num>
  <w:num w:numId="45">
    <w:abstractNumId w:val="49"/>
    <w:lvlOverride w:ilvl="0">
      <w:startOverride w:val="1"/>
    </w:lvlOverride>
    <w:lvlOverride w:ilvl="1"/>
    <w:lvlOverride w:ilvl="2"/>
    <w:lvlOverride w:ilvl="3"/>
    <w:lvlOverride w:ilvl="4"/>
    <w:lvlOverride w:ilvl="5"/>
    <w:lvlOverride w:ilvl="6"/>
    <w:lvlOverride w:ilvl="7"/>
    <w:lvlOverride w:ilvl="8"/>
  </w:num>
  <w:num w:numId="46">
    <w:abstractNumId w:val="14"/>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6"/>
  </w:num>
  <w:num w:numId="49">
    <w:abstractNumId w:val="5"/>
  </w:num>
  <w:num w:numId="50">
    <w:abstractNumId w:val="47"/>
  </w:num>
  <w:num w:numId="51">
    <w:abstractNumId w:val="11"/>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ll, Balwinder (B.K.)">
    <w15:presenceInfo w15:providerId="AD" w15:userId="S::BGILL51@ford.com::1f116dda-8c36-4bf6-906f-5802570f52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20"/>
    <w:rsid w:val="000033A9"/>
    <w:rsid w:val="00012850"/>
    <w:rsid w:val="0001535F"/>
    <w:rsid w:val="0001708D"/>
    <w:rsid w:val="00021C0F"/>
    <w:rsid w:val="00021E4B"/>
    <w:rsid w:val="00023C8C"/>
    <w:rsid w:val="0003695A"/>
    <w:rsid w:val="00042DF9"/>
    <w:rsid w:val="00044F68"/>
    <w:rsid w:val="00051423"/>
    <w:rsid w:val="000647AB"/>
    <w:rsid w:val="00067FD9"/>
    <w:rsid w:val="000703C7"/>
    <w:rsid w:val="000B7288"/>
    <w:rsid w:val="000C35F4"/>
    <w:rsid w:val="000D1DC3"/>
    <w:rsid w:val="000E609E"/>
    <w:rsid w:val="000E790C"/>
    <w:rsid w:val="000E79E6"/>
    <w:rsid w:val="000F6FCE"/>
    <w:rsid w:val="000F7131"/>
    <w:rsid w:val="00136C0B"/>
    <w:rsid w:val="00151537"/>
    <w:rsid w:val="00182878"/>
    <w:rsid w:val="001846BE"/>
    <w:rsid w:val="00193F35"/>
    <w:rsid w:val="0019598B"/>
    <w:rsid w:val="001B44A5"/>
    <w:rsid w:val="001C09E8"/>
    <w:rsid w:val="001D512C"/>
    <w:rsid w:val="001E0296"/>
    <w:rsid w:val="001E2532"/>
    <w:rsid w:val="001F13BD"/>
    <w:rsid w:val="001F31C1"/>
    <w:rsid w:val="00214059"/>
    <w:rsid w:val="00237277"/>
    <w:rsid w:val="00241D2E"/>
    <w:rsid w:val="00244FC9"/>
    <w:rsid w:val="002566C9"/>
    <w:rsid w:val="00266175"/>
    <w:rsid w:val="002803FB"/>
    <w:rsid w:val="0028630B"/>
    <w:rsid w:val="00291532"/>
    <w:rsid w:val="0029224A"/>
    <w:rsid w:val="00297CF3"/>
    <w:rsid w:val="002A6CE2"/>
    <w:rsid w:val="002A6D8E"/>
    <w:rsid w:val="002B075A"/>
    <w:rsid w:val="002B5930"/>
    <w:rsid w:val="002C4168"/>
    <w:rsid w:val="002E35BB"/>
    <w:rsid w:val="002F34F0"/>
    <w:rsid w:val="003409FF"/>
    <w:rsid w:val="003477AA"/>
    <w:rsid w:val="00357384"/>
    <w:rsid w:val="003608D2"/>
    <w:rsid w:val="00360E3D"/>
    <w:rsid w:val="003843ED"/>
    <w:rsid w:val="00384DBB"/>
    <w:rsid w:val="003874CD"/>
    <w:rsid w:val="00391D1B"/>
    <w:rsid w:val="003959E8"/>
    <w:rsid w:val="003B3B67"/>
    <w:rsid w:val="003C0C76"/>
    <w:rsid w:val="003C0E33"/>
    <w:rsid w:val="003C7793"/>
    <w:rsid w:val="003D01AC"/>
    <w:rsid w:val="003E4F32"/>
    <w:rsid w:val="003F3CBE"/>
    <w:rsid w:val="003F6CD6"/>
    <w:rsid w:val="00404E32"/>
    <w:rsid w:val="0040647E"/>
    <w:rsid w:val="00420133"/>
    <w:rsid w:val="00420B71"/>
    <w:rsid w:val="00424137"/>
    <w:rsid w:val="00431265"/>
    <w:rsid w:val="00436CA8"/>
    <w:rsid w:val="0044073E"/>
    <w:rsid w:val="00443C43"/>
    <w:rsid w:val="00451764"/>
    <w:rsid w:val="00462EAF"/>
    <w:rsid w:val="00463A67"/>
    <w:rsid w:val="00463E8B"/>
    <w:rsid w:val="00471CC7"/>
    <w:rsid w:val="00474427"/>
    <w:rsid w:val="004851EA"/>
    <w:rsid w:val="00486952"/>
    <w:rsid w:val="00491BBB"/>
    <w:rsid w:val="004B738E"/>
    <w:rsid w:val="004C4667"/>
    <w:rsid w:val="004C7335"/>
    <w:rsid w:val="004D4B94"/>
    <w:rsid w:val="004F3A18"/>
    <w:rsid w:val="004F582D"/>
    <w:rsid w:val="00502E45"/>
    <w:rsid w:val="00505A3C"/>
    <w:rsid w:val="00512667"/>
    <w:rsid w:val="00523FC4"/>
    <w:rsid w:val="005241ED"/>
    <w:rsid w:val="00530C8E"/>
    <w:rsid w:val="005317C2"/>
    <w:rsid w:val="005429D4"/>
    <w:rsid w:val="00550FE3"/>
    <w:rsid w:val="00561AF2"/>
    <w:rsid w:val="005640DA"/>
    <w:rsid w:val="0057297D"/>
    <w:rsid w:val="00574CEC"/>
    <w:rsid w:val="00583AF9"/>
    <w:rsid w:val="0058452D"/>
    <w:rsid w:val="00586F13"/>
    <w:rsid w:val="00593F0C"/>
    <w:rsid w:val="005942EA"/>
    <w:rsid w:val="00596799"/>
    <w:rsid w:val="005A1EA5"/>
    <w:rsid w:val="005C5317"/>
    <w:rsid w:val="005E79BB"/>
    <w:rsid w:val="005F3200"/>
    <w:rsid w:val="005F62C4"/>
    <w:rsid w:val="006259E5"/>
    <w:rsid w:val="00625C03"/>
    <w:rsid w:val="00626962"/>
    <w:rsid w:val="0063523A"/>
    <w:rsid w:val="00635B98"/>
    <w:rsid w:val="0064288B"/>
    <w:rsid w:val="0065745C"/>
    <w:rsid w:val="00665A2D"/>
    <w:rsid w:val="00673A68"/>
    <w:rsid w:val="006D07F7"/>
    <w:rsid w:val="007000F6"/>
    <w:rsid w:val="00712A4A"/>
    <w:rsid w:val="0071307B"/>
    <w:rsid w:val="00725DCC"/>
    <w:rsid w:val="00743D8B"/>
    <w:rsid w:val="00743EA4"/>
    <w:rsid w:val="00744F3D"/>
    <w:rsid w:val="00761DA7"/>
    <w:rsid w:val="00766B40"/>
    <w:rsid w:val="007A056E"/>
    <w:rsid w:val="007B1789"/>
    <w:rsid w:val="007B505A"/>
    <w:rsid w:val="007C2C46"/>
    <w:rsid w:val="007C5E7B"/>
    <w:rsid w:val="007E4ECF"/>
    <w:rsid w:val="007F1559"/>
    <w:rsid w:val="007F25DB"/>
    <w:rsid w:val="007F7A68"/>
    <w:rsid w:val="00801D3F"/>
    <w:rsid w:val="00805B10"/>
    <w:rsid w:val="00806CF2"/>
    <w:rsid w:val="00817E97"/>
    <w:rsid w:val="0082108A"/>
    <w:rsid w:val="00824A47"/>
    <w:rsid w:val="008320FB"/>
    <w:rsid w:val="00844A7E"/>
    <w:rsid w:val="008460A7"/>
    <w:rsid w:val="0084783E"/>
    <w:rsid w:val="00847D75"/>
    <w:rsid w:val="0085312A"/>
    <w:rsid w:val="008619C8"/>
    <w:rsid w:val="00865664"/>
    <w:rsid w:val="008930C9"/>
    <w:rsid w:val="00894BE2"/>
    <w:rsid w:val="008A1800"/>
    <w:rsid w:val="008A77F0"/>
    <w:rsid w:val="008B02F0"/>
    <w:rsid w:val="008B0F55"/>
    <w:rsid w:val="008B1422"/>
    <w:rsid w:val="008B6EEA"/>
    <w:rsid w:val="008C5A1F"/>
    <w:rsid w:val="008C5B86"/>
    <w:rsid w:val="008C728F"/>
    <w:rsid w:val="008D1E1E"/>
    <w:rsid w:val="008F6416"/>
    <w:rsid w:val="00902826"/>
    <w:rsid w:val="0091692E"/>
    <w:rsid w:val="00920C2A"/>
    <w:rsid w:val="009215DB"/>
    <w:rsid w:val="00924690"/>
    <w:rsid w:val="0092598F"/>
    <w:rsid w:val="00927095"/>
    <w:rsid w:val="00931E25"/>
    <w:rsid w:val="00933E7A"/>
    <w:rsid w:val="00935347"/>
    <w:rsid w:val="009360C4"/>
    <w:rsid w:val="009503AA"/>
    <w:rsid w:val="0096216A"/>
    <w:rsid w:val="00971A64"/>
    <w:rsid w:val="009731C0"/>
    <w:rsid w:val="009765B1"/>
    <w:rsid w:val="0099007F"/>
    <w:rsid w:val="009A31B5"/>
    <w:rsid w:val="009B2CEC"/>
    <w:rsid w:val="009C1EE9"/>
    <w:rsid w:val="009C72E7"/>
    <w:rsid w:val="009C78FC"/>
    <w:rsid w:val="009D0EFE"/>
    <w:rsid w:val="009D2A4B"/>
    <w:rsid w:val="009D4120"/>
    <w:rsid w:val="009D69B4"/>
    <w:rsid w:val="009D7FB0"/>
    <w:rsid w:val="009E757D"/>
    <w:rsid w:val="009F0C26"/>
    <w:rsid w:val="00A00E31"/>
    <w:rsid w:val="00A20DC7"/>
    <w:rsid w:val="00A2352A"/>
    <w:rsid w:val="00A26126"/>
    <w:rsid w:val="00A27AC2"/>
    <w:rsid w:val="00A37DA6"/>
    <w:rsid w:val="00A41FC1"/>
    <w:rsid w:val="00A516CC"/>
    <w:rsid w:val="00A52FA4"/>
    <w:rsid w:val="00A57795"/>
    <w:rsid w:val="00A61512"/>
    <w:rsid w:val="00A627A3"/>
    <w:rsid w:val="00A66B65"/>
    <w:rsid w:val="00A814BF"/>
    <w:rsid w:val="00A82AB6"/>
    <w:rsid w:val="00A92B7F"/>
    <w:rsid w:val="00AA7830"/>
    <w:rsid w:val="00AA7E02"/>
    <w:rsid w:val="00AA7EDF"/>
    <w:rsid w:val="00AB4863"/>
    <w:rsid w:val="00AC7C88"/>
    <w:rsid w:val="00AD4E38"/>
    <w:rsid w:val="00AD76E8"/>
    <w:rsid w:val="00AE2356"/>
    <w:rsid w:val="00AE2BF0"/>
    <w:rsid w:val="00AE366A"/>
    <w:rsid w:val="00B0152E"/>
    <w:rsid w:val="00B07A1E"/>
    <w:rsid w:val="00B1437A"/>
    <w:rsid w:val="00B14E11"/>
    <w:rsid w:val="00B329CD"/>
    <w:rsid w:val="00B409D8"/>
    <w:rsid w:val="00B44A10"/>
    <w:rsid w:val="00B50444"/>
    <w:rsid w:val="00B60993"/>
    <w:rsid w:val="00B64AE1"/>
    <w:rsid w:val="00B67A54"/>
    <w:rsid w:val="00B85813"/>
    <w:rsid w:val="00B87503"/>
    <w:rsid w:val="00B927DB"/>
    <w:rsid w:val="00BA5C48"/>
    <w:rsid w:val="00BB173F"/>
    <w:rsid w:val="00BC0089"/>
    <w:rsid w:val="00BC5F1A"/>
    <w:rsid w:val="00BD5EE1"/>
    <w:rsid w:val="00BF0DAA"/>
    <w:rsid w:val="00C00C83"/>
    <w:rsid w:val="00C01258"/>
    <w:rsid w:val="00C02A8F"/>
    <w:rsid w:val="00C03542"/>
    <w:rsid w:val="00C05293"/>
    <w:rsid w:val="00C05CF4"/>
    <w:rsid w:val="00C179E9"/>
    <w:rsid w:val="00C32965"/>
    <w:rsid w:val="00C36DF0"/>
    <w:rsid w:val="00C571B5"/>
    <w:rsid w:val="00C66C6C"/>
    <w:rsid w:val="00C8142F"/>
    <w:rsid w:val="00C9018E"/>
    <w:rsid w:val="00C930CD"/>
    <w:rsid w:val="00C935C0"/>
    <w:rsid w:val="00C967BE"/>
    <w:rsid w:val="00CA7750"/>
    <w:rsid w:val="00CB710B"/>
    <w:rsid w:val="00CB7873"/>
    <w:rsid w:val="00CC287D"/>
    <w:rsid w:val="00CC3D84"/>
    <w:rsid w:val="00CC519C"/>
    <w:rsid w:val="00CD0204"/>
    <w:rsid w:val="00CE04C7"/>
    <w:rsid w:val="00CE7A30"/>
    <w:rsid w:val="00D03D65"/>
    <w:rsid w:val="00D2069B"/>
    <w:rsid w:val="00D248E1"/>
    <w:rsid w:val="00D27874"/>
    <w:rsid w:val="00D330D2"/>
    <w:rsid w:val="00D4096F"/>
    <w:rsid w:val="00D5552A"/>
    <w:rsid w:val="00D657DA"/>
    <w:rsid w:val="00D65E86"/>
    <w:rsid w:val="00D6798B"/>
    <w:rsid w:val="00D806B1"/>
    <w:rsid w:val="00D85AA6"/>
    <w:rsid w:val="00D8727D"/>
    <w:rsid w:val="00D92542"/>
    <w:rsid w:val="00DB5E44"/>
    <w:rsid w:val="00DC4577"/>
    <w:rsid w:val="00DC691E"/>
    <w:rsid w:val="00DD1F70"/>
    <w:rsid w:val="00DD1F7B"/>
    <w:rsid w:val="00DE1B92"/>
    <w:rsid w:val="00DE34B4"/>
    <w:rsid w:val="00DE3EE3"/>
    <w:rsid w:val="00DF2E83"/>
    <w:rsid w:val="00E0124E"/>
    <w:rsid w:val="00E4479E"/>
    <w:rsid w:val="00E678D2"/>
    <w:rsid w:val="00E745DD"/>
    <w:rsid w:val="00E8091D"/>
    <w:rsid w:val="00E84031"/>
    <w:rsid w:val="00E93D1E"/>
    <w:rsid w:val="00EA4672"/>
    <w:rsid w:val="00EA55F8"/>
    <w:rsid w:val="00EA71D3"/>
    <w:rsid w:val="00EB0FC2"/>
    <w:rsid w:val="00EB2321"/>
    <w:rsid w:val="00EB2B80"/>
    <w:rsid w:val="00EC6A6B"/>
    <w:rsid w:val="00ED0062"/>
    <w:rsid w:val="00ED3539"/>
    <w:rsid w:val="00ED62D5"/>
    <w:rsid w:val="00F02069"/>
    <w:rsid w:val="00F06A7A"/>
    <w:rsid w:val="00F16D78"/>
    <w:rsid w:val="00F21E2B"/>
    <w:rsid w:val="00F36DDA"/>
    <w:rsid w:val="00F374EC"/>
    <w:rsid w:val="00F4026E"/>
    <w:rsid w:val="00F47FA0"/>
    <w:rsid w:val="00F51A77"/>
    <w:rsid w:val="00F61E72"/>
    <w:rsid w:val="00F6462B"/>
    <w:rsid w:val="00F653E9"/>
    <w:rsid w:val="00F8724F"/>
    <w:rsid w:val="00F91082"/>
    <w:rsid w:val="00F91EC0"/>
    <w:rsid w:val="00FA109F"/>
    <w:rsid w:val="00FA778F"/>
    <w:rsid w:val="00FC0532"/>
    <w:rsid w:val="00FD4583"/>
    <w:rsid w:val="00FD505B"/>
    <w:rsid w:val="00FD74E4"/>
    <w:rsid w:val="00FE2FDB"/>
    <w:rsid w:val="00FE3BBE"/>
    <w:rsid w:val="00FF4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796EE"/>
  <w15:docId w15:val="{831388E4-ED26-4528-80D9-B1C11E111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宋体"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宋体" w:hAnsi="Arial" w:cs="Arial"/>
      <w:b/>
      <w:bCs/>
      <w:iCs/>
      <w:sz w:val="24"/>
      <w:szCs w:val="28"/>
    </w:rPr>
  </w:style>
  <w:style w:type="character" w:customStyle="1" w:styleId="Heading3Char">
    <w:name w:val="Heading 3 Char"/>
    <w:basedOn w:val="DefaultParagraphFont"/>
    <w:link w:val="Heading3"/>
    <w:uiPriority w:val="9"/>
    <w:rsid w:val="002A6CE2"/>
    <w:rPr>
      <w:rFonts w:ascii="Arial" w:eastAsia="宋体" w:hAnsi="Arial" w:cs="Arial"/>
      <w:b/>
      <w:bCs/>
      <w:sz w:val="20"/>
      <w:szCs w:val="26"/>
    </w:rPr>
  </w:style>
  <w:style w:type="character" w:customStyle="1" w:styleId="Heading4Char">
    <w:name w:val="Heading 4 Char"/>
    <w:basedOn w:val="DefaultParagraphFont"/>
    <w:link w:val="Heading4"/>
    <w:uiPriority w:val="9"/>
    <w:rsid w:val="002A6CE2"/>
    <w:rPr>
      <w:rFonts w:ascii="Arial" w:eastAsia="宋体"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宋体" w:hAnsi="Arial" w:cs="Times New Roman"/>
      <w:b/>
      <w:bCs/>
      <w:iCs/>
      <w:sz w:val="20"/>
      <w:szCs w:val="26"/>
    </w:rPr>
  </w:style>
  <w:style w:type="character" w:customStyle="1" w:styleId="Heading6Char">
    <w:name w:val="Heading 6 Char"/>
    <w:basedOn w:val="DefaultParagraphFont"/>
    <w:link w:val="Heading6"/>
    <w:uiPriority w:val="9"/>
    <w:rsid w:val="00C66C6C"/>
    <w:rPr>
      <w:rFonts w:ascii="Arial" w:eastAsia="宋体" w:hAnsi="Arial" w:cs="Times New Roman"/>
      <w:b/>
      <w:bCs/>
      <w:sz w:val="20"/>
    </w:rPr>
  </w:style>
  <w:style w:type="character" w:customStyle="1" w:styleId="Heading7Char">
    <w:name w:val="Heading 7 Char"/>
    <w:basedOn w:val="DefaultParagraphFont"/>
    <w:link w:val="Heading7"/>
    <w:rsid w:val="00C66C6C"/>
    <w:rPr>
      <w:rFonts w:ascii="Arial" w:eastAsia="宋体" w:hAnsi="Arial" w:cs="Times New Roman"/>
      <w:sz w:val="20"/>
      <w:szCs w:val="24"/>
    </w:rPr>
  </w:style>
  <w:style w:type="character" w:customStyle="1" w:styleId="Heading8Char">
    <w:name w:val="Heading 8 Char"/>
    <w:basedOn w:val="DefaultParagraphFont"/>
    <w:link w:val="Heading8"/>
    <w:rsid w:val="00C66C6C"/>
    <w:rPr>
      <w:rFonts w:ascii="Arial" w:eastAsia="宋体" w:hAnsi="Arial" w:cs="Times New Roman"/>
      <w:i/>
      <w:iCs/>
      <w:sz w:val="20"/>
      <w:szCs w:val="24"/>
    </w:rPr>
  </w:style>
  <w:style w:type="character" w:customStyle="1" w:styleId="Heading9Char">
    <w:name w:val="Heading 9 Char"/>
    <w:basedOn w:val="DefaultParagraphFont"/>
    <w:link w:val="Heading9"/>
    <w:rsid w:val="00C66C6C"/>
    <w:rPr>
      <w:rFonts w:ascii="Arial" w:eastAsia="宋体"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宋体"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宋体" w:hAnsi="Arial" w:cs="Times New Roman"/>
      <w:sz w:val="20"/>
      <w:szCs w:val="24"/>
    </w:rPr>
  </w:style>
  <w:style w:type="table" w:styleId="TableGrid">
    <w:name w:val="Table Grid"/>
    <w:basedOn w:val="TableNormal"/>
    <w:uiPriority w:val="3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宋体"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uiPriority w:val="99"/>
    <w:rsid w:val="002A6CE2"/>
    <w:pPr>
      <w:tabs>
        <w:tab w:val="center" w:pos="4320"/>
        <w:tab w:val="right" w:pos="8640"/>
      </w:tabs>
    </w:pPr>
  </w:style>
  <w:style w:type="character" w:customStyle="1" w:styleId="FooterChar">
    <w:name w:val="Footer Char"/>
    <w:basedOn w:val="DefaultParagraphFont"/>
    <w:link w:val="Footer"/>
    <w:uiPriority w:val="99"/>
    <w:rsid w:val="002A6CE2"/>
    <w:rPr>
      <w:rFonts w:ascii="Arial" w:eastAsia="宋体"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宋体"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uiPriority w:val="99"/>
    <w:rsid w:val="002A6CE2"/>
  </w:style>
  <w:style w:type="paragraph" w:styleId="TOC1">
    <w:name w:val="toc 1"/>
    <w:basedOn w:val="Normal"/>
    <w:next w:val="Normal"/>
    <w:autoRedefine/>
    <w:uiPriority w:val="39"/>
    <w:rsid w:val="002A6CE2"/>
  </w:style>
  <w:style w:type="paragraph" w:styleId="TOC2">
    <w:name w:val="toc 2"/>
    <w:basedOn w:val="Normal"/>
    <w:next w:val="Normal"/>
    <w:autoRedefine/>
    <w:uiPriority w:val="39"/>
    <w:rsid w:val="002A6CE2"/>
    <w:pPr>
      <w:ind w:left="200"/>
    </w:p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customStyle="1" w:styleId="FAPfooter">
    <w:name w:val="FAPfooter"/>
    <w:rsid w:val="00F21E2B"/>
    <w:pPr>
      <w:overflowPunct w:val="0"/>
      <w:autoSpaceDE w:val="0"/>
      <w:autoSpaceDN w:val="0"/>
      <w:adjustRightInd w:val="0"/>
      <w:spacing w:after="0" w:line="240" w:lineRule="auto"/>
      <w:jc w:val="both"/>
      <w:textAlignment w:val="baseline"/>
    </w:pPr>
    <w:rPr>
      <w:rFonts w:ascii="Times New Roman" w:eastAsia="Times New Roman" w:hAnsi="Times New Roman" w:cs="Times New Roman"/>
      <w:noProof/>
      <w:color w:val="000000"/>
      <w:sz w:val="16"/>
      <w:szCs w:val="20"/>
    </w:rPr>
  </w:style>
  <w:style w:type="paragraph" w:styleId="TOC4">
    <w:name w:val="toc 4"/>
    <w:basedOn w:val="Normal"/>
    <w:next w:val="Normal"/>
    <w:autoRedefine/>
    <w:uiPriority w:val="39"/>
    <w:unhideWhenUsed/>
    <w:qFormat/>
    <w:rsid w:val="00F21E2B"/>
    <w:pPr>
      <w:spacing w:after="100"/>
      <w:ind w:left="600"/>
    </w:pPr>
  </w:style>
  <w:style w:type="paragraph" w:customStyle="1" w:styleId="RERequirement">
    <w:name w:val="RE_Requirement"/>
    <w:basedOn w:val="Heading8"/>
    <w:next w:val="Normal"/>
    <w:qFormat/>
    <w:rsid w:val="003477AA"/>
    <w:pPr>
      <w:numPr>
        <w:ilvl w:val="0"/>
        <w:numId w:val="51"/>
      </w:numPr>
      <w:pBdr>
        <w:top w:val="double" w:sz="6" w:space="1" w:color="auto"/>
        <w:bottom w:val="double" w:sz="6" w:space="1" w:color="auto"/>
      </w:pBdr>
      <w:tabs>
        <w:tab w:val="left" w:pos="1701"/>
      </w:tabs>
      <w:overflowPunct w:val="0"/>
      <w:autoSpaceDE w:val="0"/>
      <w:autoSpaceDN w:val="0"/>
      <w:adjustRightInd w:val="0"/>
      <w:spacing w:after="120"/>
      <w:textAlignment w:val="baseline"/>
    </w:pPr>
    <w:rPr>
      <w:rFonts w:eastAsia="Times New Roman" w:cs="Arial"/>
      <w:b/>
      <w:bCs/>
      <w:i w:val="0"/>
      <w:iCs w:val="0"/>
      <w:kern w:val="32"/>
      <w:sz w:val="22"/>
    </w:rPr>
  </w:style>
  <w:style w:type="paragraph" w:customStyle="1" w:styleId="REReqAttributes">
    <w:name w:val="RE_ReqAttributes"/>
    <w:basedOn w:val="RERequirement"/>
    <w:next w:val="Normal"/>
    <w:qFormat/>
    <w:rsid w:val="003477AA"/>
    <w:pPr>
      <w:pBdr>
        <w:top w:val="double" w:sz="6" w:space="1" w:color="BFBFBF" w:themeColor="background1" w:themeShade="BF"/>
        <w:bottom w:val="double" w:sz="6" w:space="1" w:color="BFBFBF" w:themeColor="background1" w:themeShade="BF"/>
      </w:pBdr>
    </w:pPr>
    <w:rPr>
      <w:vanish/>
      <w:color w:val="BFBFBF" w:themeColor="background1" w:themeShade="BF"/>
    </w:rPr>
  </w:style>
  <w:style w:type="paragraph" w:customStyle="1" w:styleId="CoverpageTitle">
    <w:name w:val="Coverpage Title"/>
    <w:basedOn w:val="Normal"/>
    <w:rsid w:val="00214059"/>
    <w:pPr>
      <w:overflowPunct w:val="0"/>
      <w:autoSpaceDE w:val="0"/>
      <w:autoSpaceDN w:val="0"/>
      <w:adjustRightInd w:val="0"/>
      <w:spacing w:before="360" w:after="360"/>
      <w:jc w:val="center"/>
    </w:pPr>
    <w:rPr>
      <w:rFonts w:eastAsia="Times New Roman"/>
      <w:b/>
      <w:sz w:val="32"/>
      <w:szCs w:val="32"/>
      <w:lang w:val="en-GB"/>
    </w:rPr>
  </w:style>
  <w:style w:type="paragraph" w:styleId="TOC5">
    <w:name w:val="toc 5"/>
    <w:basedOn w:val="Normal"/>
    <w:next w:val="Normal"/>
    <w:autoRedefine/>
    <w:uiPriority w:val="39"/>
    <w:unhideWhenUsed/>
    <w:rsid w:val="00EA4672"/>
    <w:pPr>
      <w:spacing w:after="100"/>
      <w:ind w:left="800"/>
    </w:pPr>
  </w:style>
  <w:style w:type="paragraph" w:styleId="TOC6">
    <w:name w:val="toc 6"/>
    <w:basedOn w:val="Normal"/>
    <w:next w:val="Normal"/>
    <w:autoRedefine/>
    <w:uiPriority w:val="39"/>
    <w:unhideWhenUsed/>
    <w:rsid w:val="00EA467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A467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A467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A4672"/>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EA46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121668">
      <w:bodyDiv w:val="1"/>
      <w:marLeft w:val="0"/>
      <w:marRight w:val="0"/>
      <w:marTop w:val="0"/>
      <w:marBottom w:val="0"/>
      <w:divBdr>
        <w:top w:val="none" w:sz="0" w:space="0" w:color="auto"/>
        <w:left w:val="none" w:sz="0" w:space="0" w:color="auto"/>
        <w:bottom w:val="none" w:sz="0" w:space="0" w:color="auto"/>
        <w:right w:val="none" w:sz="0" w:space="0" w:color="auto"/>
      </w:divBdr>
    </w:div>
    <w:div w:id="663513142">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135441984">
      <w:bodyDiv w:val="1"/>
      <w:marLeft w:val="0"/>
      <w:marRight w:val="0"/>
      <w:marTop w:val="0"/>
      <w:marBottom w:val="0"/>
      <w:divBdr>
        <w:top w:val="none" w:sz="0" w:space="0" w:color="auto"/>
        <w:left w:val="none" w:sz="0" w:space="0" w:color="auto"/>
        <w:bottom w:val="none" w:sz="0" w:space="0" w:color="auto"/>
        <w:right w:val="none" w:sz="0" w:space="0" w:color="auto"/>
      </w:divBdr>
    </w:div>
    <w:div w:id="1413893495">
      <w:bodyDiv w:val="1"/>
      <w:marLeft w:val="0"/>
      <w:marRight w:val="0"/>
      <w:marTop w:val="0"/>
      <w:marBottom w:val="0"/>
      <w:divBdr>
        <w:top w:val="none" w:sz="0" w:space="0" w:color="auto"/>
        <w:left w:val="none" w:sz="0" w:space="0" w:color="auto"/>
        <w:bottom w:val="none" w:sz="0" w:space="0" w:color="auto"/>
        <w:right w:val="none" w:sz="0" w:space="0" w:color="auto"/>
      </w:divBdr>
    </w:div>
    <w:div w:id="1853063145">
      <w:bodyDiv w:val="1"/>
      <w:marLeft w:val="0"/>
      <w:marRight w:val="0"/>
      <w:marTop w:val="0"/>
      <w:marBottom w:val="0"/>
      <w:divBdr>
        <w:top w:val="none" w:sz="0" w:space="0" w:color="auto"/>
        <w:left w:val="none" w:sz="0" w:space="0" w:color="auto"/>
        <w:bottom w:val="none" w:sz="0" w:space="0" w:color="auto"/>
        <w:right w:val="none" w:sz="0" w:space="0" w:color="auto"/>
      </w:divBdr>
    </w:div>
    <w:div w:id="21327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4.vsdx"/><Relationship Id="rId42" Type="http://schemas.openxmlformats.org/officeDocument/2006/relationships/package" Target="embeddings/Microsoft_Visio_Drawing12.vsdx"/><Relationship Id="rId47" Type="http://schemas.openxmlformats.org/officeDocument/2006/relationships/image" Target="media/image22.emf"/><Relationship Id="rId63" Type="http://schemas.openxmlformats.org/officeDocument/2006/relationships/image" Target="media/image36.png"/><Relationship Id="rId68" Type="http://schemas.openxmlformats.org/officeDocument/2006/relationships/image" Target="media/image39.emf"/><Relationship Id="rId84" Type="http://schemas.openxmlformats.org/officeDocument/2006/relationships/image" Target="media/image47.emf"/><Relationship Id="rId89" Type="http://schemas.openxmlformats.org/officeDocument/2006/relationships/oleObject" Target="embeddings/Microsoft_Visio_2003-2010_Drawing5.vsd"/><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package" Target="embeddings/Microsoft_Visio_Drawing8.vsdx"/><Relationship Id="rId107" Type="http://schemas.openxmlformats.org/officeDocument/2006/relationships/fontTable" Target="fontTable.xml"/><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package" Target="embeddings/Microsoft_Visio_Drawing11.vsdx"/><Relationship Id="rId45" Type="http://schemas.openxmlformats.org/officeDocument/2006/relationships/image" Target="media/image21.emf"/><Relationship Id="rId53" Type="http://schemas.openxmlformats.org/officeDocument/2006/relationships/image" Target="media/image26.png"/><Relationship Id="rId58" Type="http://schemas.openxmlformats.org/officeDocument/2006/relationships/image" Target="media/image31.emf"/><Relationship Id="rId66" Type="http://schemas.openxmlformats.org/officeDocument/2006/relationships/image" Target="media/image38.emf"/><Relationship Id="rId74" Type="http://schemas.openxmlformats.org/officeDocument/2006/relationships/image" Target="media/image42.emf"/><Relationship Id="rId79" Type="http://schemas.openxmlformats.org/officeDocument/2006/relationships/package" Target="embeddings/Microsoft_Visio_Drawing23.vsdx"/><Relationship Id="rId87" Type="http://schemas.openxmlformats.org/officeDocument/2006/relationships/oleObject" Target="embeddings/Microsoft_Visio_2003-2010_Drawing4.vsd"/><Relationship Id="rId102" Type="http://schemas.openxmlformats.org/officeDocument/2006/relationships/image" Target="media/image60.emf"/><Relationship Id="rId5" Type="http://schemas.openxmlformats.org/officeDocument/2006/relationships/footnotes" Target="footnotes.xml"/><Relationship Id="rId61" Type="http://schemas.openxmlformats.org/officeDocument/2006/relationships/image" Target="media/image34.png"/><Relationship Id="rId82" Type="http://schemas.openxmlformats.org/officeDocument/2006/relationships/image" Target="media/image46.wmf"/><Relationship Id="rId90" Type="http://schemas.openxmlformats.org/officeDocument/2006/relationships/image" Target="media/image50.emf"/><Relationship Id="rId95" Type="http://schemas.openxmlformats.org/officeDocument/2006/relationships/image" Target="media/image53.emf"/><Relationship Id="rId19" Type="http://schemas.openxmlformats.org/officeDocument/2006/relationships/package" Target="embeddings/Microsoft_Visio_Drawing3.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7.vsdx"/><Relationship Id="rId30" Type="http://schemas.openxmlformats.org/officeDocument/2006/relationships/image" Target="media/image12.emf"/><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5.vsdx"/><Relationship Id="rId56" Type="http://schemas.openxmlformats.org/officeDocument/2006/relationships/image" Target="media/image29.png"/><Relationship Id="rId64" Type="http://schemas.openxmlformats.org/officeDocument/2006/relationships/image" Target="media/image37.emf"/><Relationship Id="rId69" Type="http://schemas.openxmlformats.org/officeDocument/2006/relationships/package" Target="embeddings/Microsoft_Visio_Drawing18.vsdx"/><Relationship Id="rId77" Type="http://schemas.openxmlformats.org/officeDocument/2006/relationships/package" Target="embeddings/Microsoft_Visio_Drawing22.vsdx"/><Relationship Id="rId100" Type="http://schemas.openxmlformats.org/officeDocument/2006/relationships/image" Target="media/image58.emf"/><Relationship Id="rId105" Type="http://schemas.openxmlformats.org/officeDocument/2006/relationships/oleObject" Target="embeddings/Microsoft_Visio_2003-2010_Drawing7.vsd"/><Relationship Id="rId8" Type="http://schemas.openxmlformats.org/officeDocument/2006/relationships/footer" Target="footer1.xml"/><Relationship Id="rId51" Type="http://schemas.openxmlformats.org/officeDocument/2006/relationships/image" Target="media/image24.png"/><Relationship Id="rId72" Type="http://schemas.openxmlformats.org/officeDocument/2006/relationships/image" Target="media/image41.emf"/><Relationship Id="rId80" Type="http://schemas.openxmlformats.org/officeDocument/2006/relationships/image" Target="media/image45.emf"/><Relationship Id="rId85" Type="http://schemas.openxmlformats.org/officeDocument/2006/relationships/package" Target="embeddings/Microsoft_Visio_Drawing25.vsdx"/><Relationship Id="rId93" Type="http://schemas.openxmlformats.org/officeDocument/2006/relationships/image" Target="media/image52.emf"/><Relationship Id="rId98" Type="http://schemas.openxmlformats.org/officeDocument/2006/relationships/image" Target="media/image56.emf"/><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5.emf"/><Relationship Id="rId38" Type="http://schemas.openxmlformats.org/officeDocument/2006/relationships/oleObject" Target="embeddings/Microsoft_Visio_2003-2010_Drawing1.vsd"/><Relationship Id="rId46" Type="http://schemas.openxmlformats.org/officeDocument/2006/relationships/package" Target="embeddings/Microsoft_Visio_Drawing14.vsdx"/><Relationship Id="rId59" Type="http://schemas.openxmlformats.org/officeDocument/2006/relationships/image" Target="media/image32.png"/><Relationship Id="rId67" Type="http://schemas.openxmlformats.org/officeDocument/2006/relationships/package" Target="embeddings/Microsoft_Visio_Drawing17.vsdx"/><Relationship Id="rId103" Type="http://schemas.openxmlformats.org/officeDocument/2006/relationships/image" Target="media/image61.emf"/><Relationship Id="rId108" Type="http://schemas.microsoft.com/office/2011/relationships/people" Target="people.xml"/><Relationship Id="rId20" Type="http://schemas.openxmlformats.org/officeDocument/2006/relationships/image" Target="media/image7.emf"/><Relationship Id="rId41" Type="http://schemas.openxmlformats.org/officeDocument/2006/relationships/image" Target="media/image19.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0.emf"/><Relationship Id="rId75" Type="http://schemas.openxmlformats.org/officeDocument/2006/relationships/package" Target="embeddings/Microsoft_Visio_Drawing21.vsdx"/><Relationship Id="rId83" Type="http://schemas.openxmlformats.org/officeDocument/2006/relationships/oleObject" Target="embeddings/Microsoft_Visio_2003-2010_Drawing3.vsd"/><Relationship Id="rId88" Type="http://schemas.openxmlformats.org/officeDocument/2006/relationships/image" Target="media/image49.emf"/><Relationship Id="rId91" Type="http://schemas.openxmlformats.org/officeDocument/2006/relationships/image" Target="media/image51.emf"/><Relationship Id="rId96" Type="http://schemas.openxmlformats.org/officeDocument/2006/relationships/image" Target="media/image5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Drawing.vsd"/><Relationship Id="rId23" Type="http://schemas.openxmlformats.org/officeDocument/2006/relationships/package" Target="embeddings/Microsoft_Visio_Drawing5.vsdx"/><Relationship Id="rId28" Type="http://schemas.openxmlformats.org/officeDocument/2006/relationships/image" Target="media/image11.emf"/><Relationship Id="rId36" Type="http://schemas.openxmlformats.org/officeDocument/2006/relationships/package" Target="embeddings/Microsoft_Visio_Drawing10.vsdx"/><Relationship Id="rId49" Type="http://schemas.openxmlformats.org/officeDocument/2006/relationships/image" Target="media/image23.emf"/><Relationship Id="rId57" Type="http://schemas.openxmlformats.org/officeDocument/2006/relationships/image" Target="media/image30.png"/><Relationship Id="rId106" Type="http://schemas.openxmlformats.org/officeDocument/2006/relationships/image" Target="media/image63.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package" Target="embeddings/Microsoft_Visio_Drawing13.vsdx"/><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oleObject" Target="embeddings/Microsoft_Visio_2003-2010_Drawing2.vsd"/><Relationship Id="rId73" Type="http://schemas.openxmlformats.org/officeDocument/2006/relationships/package" Target="embeddings/Microsoft_Visio_Drawing20.vsdx"/><Relationship Id="rId78" Type="http://schemas.openxmlformats.org/officeDocument/2006/relationships/image" Target="media/image44.emf"/><Relationship Id="rId81" Type="http://schemas.openxmlformats.org/officeDocument/2006/relationships/package" Target="embeddings/Microsoft_Visio_Drawing24.vsdx"/><Relationship Id="rId86" Type="http://schemas.openxmlformats.org/officeDocument/2006/relationships/image" Target="media/image48.emf"/><Relationship Id="rId94" Type="http://schemas.openxmlformats.org/officeDocument/2006/relationships/package" Target="embeddings/Microsoft_Visio_Drawing26.vsdx"/><Relationship Id="rId99" Type="http://schemas.openxmlformats.org/officeDocument/2006/relationships/image" Target="media/image57.emf"/><Relationship Id="rId101" Type="http://schemas.openxmlformats.org/officeDocument/2006/relationships/image" Target="media/image59.emf"/><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package" Target="embeddings/Microsoft_Visio_Drawing1.vsdx"/><Relationship Id="rId18" Type="http://schemas.openxmlformats.org/officeDocument/2006/relationships/image" Target="media/image6.emf"/><Relationship Id="rId39" Type="http://schemas.openxmlformats.org/officeDocument/2006/relationships/image" Target="media/image18.emf"/><Relationship Id="rId109" Type="http://schemas.openxmlformats.org/officeDocument/2006/relationships/theme" Target="theme/theme1.xml"/><Relationship Id="rId34" Type="http://schemas.openxmlformats.org/officeDocument/2006/relationships/package" Target="embeddings/Microsoft_Visio_Drawing9.vsdx"/><Relationship Id="rId50" Type="http://schemas.openxmlformats.org/officeDocument/2006/relationships/package" Target="embeddings/Microsoft_Visio_Drawing16.vsdx"/><Relationship Id="rId55" Type="http://schemas.openxmlformats.org/officeDocument/2006/relationships/image" Target="media/image28.png"/><Relationship Id="rId76" Type="http://schemas.openxmlformats.org/officeDocument/2006/relationships/image" Target="media/image43.emf"/><Relationship Id="rId97" Type="http://schemas.openxmlformats.org/officeDocument/2006/relationships/image" Target="media/image55.emf"/><Relationship Id="rId104" Type="http://schemas.openxmlformats.org/officeDocument/2006/relationships/image" Target="media/image62.emf"/><Relationship Id="rId7" Type="http://schemas.openxmlformats.org/officeDocument/2006/relationships/header" Target="header1.xml"/><Relationship Id="rId71" Type="http://schemas.openxmlformats.org/officeDocument/2006/relationships/package" Target="embeddings/Microsoft_Visio_Drawing19.vsdx"/><Relationship Id="rId92" Type="http://schemas.openxmlformats.org/officeDocument/2006/relationships/oleObject" Target="embeddings/Microsoft_Visio_2003-2010_Drawing6.vsd"/></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118</Pages>
  <Words>36175</Words>
  <Characters>206200</Characters>
  <Application>Microsoft Office Word</Application>
  <DocSecurity>0</DocSecurity>
  <Lines>1718</Lines>
  <Paragraphs>483</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241892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Wang, Jennifer (J.)</cp:lastModifiedBy>
  <cp:revision>10</cp:revision>
  <cp:lastPrinted>2020-07-27T13:42:00Z</cp:lastPrinted>
  <dcterms:created xsi:type="dcterms:W3CDTF">2020-07-27T12:17:00Z</dcterms:created>
  <dcterms:modified xsi:type="dcterms:W3CDTF">2021-05-10T03:22:00Z</dcterms:modified>
</cp:coreProperties>
</file>