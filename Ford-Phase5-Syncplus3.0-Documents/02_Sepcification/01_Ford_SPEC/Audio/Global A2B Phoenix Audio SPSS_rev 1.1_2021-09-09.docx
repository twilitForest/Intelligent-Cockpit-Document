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A9344AA" w14:textId="77777777" w:rsidR="001D2426" w:rsidRDefault="001D2426" w:rsidP="00530C8E"/>
    <w:p w14:paraId="5EBE0EB7" w14:textId="77777777" w:rsidR="00131464" w:rsidRDefault="00571926" w:rsidP="00131464"/>
    <w:p w14:paraId="3C475DF8" w14:textId="77777777" w:rsidR="00131464" w:rsidRDefault="00571926" w:rsidP="00775603">
      <w:pPr>
        <w:jc w:val="center"/>
        <w:rPr>
          <w:rFonts w:cs="Arial"/>
        </w:rPr>
      </w:pPr>
      <w:r>
        <w:rPr>
          <w:rFonts w:cs="Arial"/>
          <w:noProof/>
        </w:rPr>
        <w:drawing>
          <wp:inline distT="0" distB="0" distL="0" distR="0" wp14:anchorId="5B58DA8B" wp14:editId="7AC4E43A">
            <wp:extent cx="3400425" cy="1695450"/>
            <wp:effectExtent l="0" t="0" r="9525" b="0"/>
            <wp:docPr id="100" name="Picture 1" descr="FO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O_RGB"/>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00425" cy="1695450"/>
                    </a:xfrm>
                    <a:prstGeom prst="rect">
                      <a:avLst/>
                    </a:prstGeom>
                    <a:noFill/>
                    <a:ln>
                      <a:noFill/>
                    </a:ln>
                  </pic:spPr>
                </pic:pic>
              </a:graphicData>
            </a:graphic>
          </wp:inline>
        </w:drawing>
      </w:r>
    </w:p>
    <w:p w14:paraId="18ECC49E" w14:textId="77777777" w:rsidR="00131464" w:rsidRDefault="00571926" w:rsidP="00131464">
      <w:pPr>
        <w:jc w:val="center"/>
        <w:rPr>
          <w:rFonts w:cs="Arial"/>
          <w:b/>
          <w:color w:val="000080"/>
          <w:sz w:val="44"/>
          <w:szCs w:val="44"/>
        </w:rPr>
      </w:pPr>
      <w:r>
        <w:rPr>
          <w:rFonts w:cs="Arial"/>
          <w:b/>
          <w:color w:val="000080"/>
          <w:sz w:val="44"/>
          <w:szCs w:val="44"/>
        </w:rPr>
        <w:t>Research &amp; Vehicle Technology</w:t>
      </w:r>
    </w:p>
    <w:p w14:paraId="4E3FACDA" w14:textId="77777777" w:rsidR="00131464" w:rsidRDefault="00571926" w:rsidP="00131464">
      <w:pPr>
        <w:jc w:val="center"/>
        <w:rPr>
          <w:rFonts w:cs="Arial"/>
          <w:b/>
          <w:color w:val="000080"/>
          <w:sz w:val="40"/>
          <w:szCs w:val="40"/>
        </w:rPr>
      </w:pPr>
      <w:r>
        <w:rPr>
          <w:rFonts w:cs="Arial"/>
          <w:b/>
          <w:color w:val="000080"/>
          <w:sz w:val="40"/>
          <w:szCs w:val="40"/>
        </w:rPr>
        <w:t>“Infotainment Systems Product Development”</w:t>
      </w:r>
    </w:p>
    <w:p w14:paraId="7BD6FDA9" w14:textId="77777777" w:rsidR="00131464" w:rsidRDefault="00571926" w:rsidP="00131464">
      <w:pPr>
        <w:jc w:val="center"/>
        <w:rPr>
          <w:rFonts w:cs="Arial"/>
          <w:szCs w:val="22"/>
        </w:rPr>
      </w:pPr>
    </w:p>
    <w:p w14:paraId="01CE2DC4" w14:textId="77777777" w:rsidR="00131464" w:rsidRDefault="00571926" w:rsidP="00131464">
      <w:pPr>
        <w:jc w:val="center"/>
        <w:rPr>
          <w:rFonts w:cs="Arial"/>
        </w:rPr>
      </w:pPr>
    </w:p>
    <w:p w14:paraId="5DBE64EF" w14:textId="77777777" w:rsidR="00131464" w:rsidRDefault="00571926" w:rsidP="00131464">
      <w:pPr>
        <w:jc w:val="center"/>
        <w:rPr>
          <w:rFonts w:cs="Arial"/>
          <w:b/>
          <w:sz w:val="52"/>
          <w:szCs w:val="52"/>
        </w:rPr>
      </w:pPr>
      <w:r>
        <w:rPr>
          <w:rFonts w:cs="Arial"/>
          <w:b/>
          <w:sz w:val="52"/>
          <w:szCs w:val="52"/>
        </w:rPr>
        <w:t>Feature – Digital A2B Audio Bus</w:t>
      </w:r>
    </w:p>
    <w:p w14:paraId="6C330F86" w14:textId="77777777" w:rsidR="00131464" w:rsidRDefault="00571926" w:rsidP="00131464">
      <w:pPr>
        <w:jc w:val="center"/>
        <w:rPr>
          <w:rFonts w:cs="Arial"/>
          <w:i/>
          <w:szCs w:val="22"/>
        </w:rPr>
      </w:pPr>
      <w:r>
        <w:rPr>
          <w:rFonts w:cs="Arial"/>
          <w:i/>
        </w:rPr>
        <w:t xml:space="preserve">Strawman for A2B SPSS for </w:t>
      </w:r>
      <w:r>
        <w:rPr>
          <w:rFonts w:cs="Arial"/>
          <w:i/>
        </w:rPr>
        <w:t>Phoenix Audio system.</w:t>
      </w:r>
    </w:p>
    <w:p w14:paraId="7DE76B55" w14:textId="77777777" w:rsidR="00131464" w:rsidRDefault="00571926" w:rsidP="00131464">
      <w:pPr>
        <w:jc w:val="center"/>
        <w:rPr>
          <w:rFonts w:cs="Arial"/>
          <w:b/>
          <w:sz w:val="52"/>
          <w:szCs w:val="52"/>
        </w:rPr>
      </w:pPr>
      <w:r>
        <w:rPr>
          <w:rFonts w:cs="Arial"/>
          <w:b/>
          <w:sz w:val="52"/>
          <w:szCs w:val="52"/>
        </w:rPr>
        <w:t>Infotainment Subsystem Part Specific Specification (SPSS)</w:t>
      </w:r>
    </w:p>
    <w:p w14:paraId="320D8C33" w14:textId="77777777" w:rsidR="00131464" w:rsidRDefault="00571926" w:rsidP="00131464">
      <w:pPr>
        <w:jc w:val="center"/>
        <w:rPr>
          <w:rFonts w:cs="Arial"/>
          <w:szCs w:val="22"/>
        </w:rPr>
      </w:pPr>
    </w:p>
    <w:p w14:paraId="4CC83ECB" w14:textId="77777777" w:rsidR="00131464" w:rsidRDefault="00571926" w:rsidP="00131464">
      <w:pPr>
        <w:jc w:val="center"/>
        <w:rPr>
          <w:rFonts w:cs="Arial"/>
        </w:rPr>
      </w:pPr>
    </w:p>
    <w:p w14:paraId="391DC96A" w14:textId="77777777" w:rsidR="00131464" w:rsidRDefault="00571926" w:rsidP="00131464">
      <w:pPr>
        <w:jc w:val="center"/>
        <w:rPr>
          <w:rFonts w:cs="Arial"/>
        </w:rPr>
      </w:pPr>
    </w:p>
    <w:p w14:paraId="46C4AEEA" w14:textId="77777777" w:rsidR="00131464" w:rsidRDefault="00571926" w:rsidP="00131464">
      <w:pPr>
        <w:jc w:val="center"/>
        <w:rPr>
          <w:rFonts w:cs="Arial"/>
          <w:sz w:val="28"/>
          <w:szCs w:val="28"/>
        </w:rPr>
      </w:pPr>
      <w:r>
        <w:rPr>
          <w:rFonts w:cs="Arial"/>
          <w:sz w:val="28"/>
          <w:szCs w:val="28"/>
        </w:rPr>
        <w:t>Version 1.1</w:t>
      </w:r>
    </w:p>
    <w:p w14:paraId="027724D2" w14:textId="77777777" w:rsidR="00131464" w:rsidRDefault="00571926" w:rsidP="00131464">
      <w:pPr>
        <w:jc w:val="center"/>
        <w:rPr>
          <w:rFonts w:cs="Arial"/>
          <w:b/>
          <w:sz w:val="28"/>
          <w:szCs w:val="28"/>
        </w:rPr>
      </w:pPr>
      <w:r>
        <w:rPr>
          <w:rFonts w:cs="Arial"/>
          <w:b/>
          <w:sz w:val="28"/>
          <w:szCs w:val="28"/>
        </w:rPr>
        <w:t>UNCONTROLLED COPY IF PRINTED</w:t>
      </w:r>
    </w:p>
    <w:p w14:paraId="2FCC4FA7" w14:textId="77777777" w:rsidR="00131464" w:rsidRDefault="00571926" w:rsidP="00131464">
      <w:pPr>
        <w:jc w:val="center"/>
        <w:rPr>
          <w:rFonts w:cs="Arial"/>
          <w:szCs w:val="22"/>
        </w:rPr>
      </w:pPr>
    </w:p>
    <w:p w14:paraId="4C187876" w14:textId="77777777" w:rsidR="00131464" w:rsidRDefault="00571926" w:rsidP="00131464">
      <w:pPr>
        <w:jc w:val="center"/>
        <w:rPr>
          <w:rFonts w:cs="Arial"/>
          <w:b/>
        </w:rPr>
      </w:pPr>
      <w:r>
        <w:rPr>
          <w:rFonts w:cs="Arial"/>
          <w:b/>
        </w:rPr>
        <w:t>Version Date:  September 09, 2021</w:t>
      </w:r>
    </w:p>
    <w:p w14:paraId="61D21996" w14:textId="77777777" w:rsidR="00131464" w:rsidRDefault="00571926" w:rsidP="00131464">
      <w:pPr>
        <w:jc w:val="center"/>
        <w:rPr>
          <w:rFonts w:cs="Arial"/>
        </w:rPr>
      </w:pPr>
    </w:p>
    <w:p w14:paraId="542C7DB6" w14:textId="77777777" w:rsidR="00E46747" w:rsidRDefault="00571926" w:rsidP="00131464">
      <w:pPr>
        <w:jc w:val="center"/>
        <w:rPr>
          <w:rFonts w:cs="Arial"/>
        </w:rPr>
      </w:pPr>
      <w:r>
        <w:rPr>
          <w:rFonts w:cs="Arial"/>
        </w:rPr>
        <w:t xml:space="preserve">Changes: Downstream/Upstream name definitions, Architectures, Node Identifiers, Digital </w:t>
      </w:r>
      <w:r>
        <w:rPr>
          <w:rFonts w:cs="Arial"/>
        </w:rPr>
        <w:t>Stream Gain Settings, Reference Documents</w:t>
      </w:r>
    </w:p>
    <w:p w14:paraId="49DF9060" w14:textId="77777777" w:rsidR="00131464" w:rsidRDefault="00571926" w:rsidP="00131464">
      <w:pPr>
        <w:jc w:val="center"/>
        <w:rPr>
          <w:rFonts w:cs="Arial"/>
        </w:rPr>
      </w:pPr>
    </w:p>
    <w:p w14:paraId="20B283E0" w14:textId="77777777" w:rsidR="00131464" w:rsidRDefault="00571926" w:rsidP="00131464">
      <w:pPr>
        <w:jc w:val="center"/>
        <w:rPr>
          <w:rFonts w:cs="Arial"/>
          <w:b/>
          <w:sz w:val="36"/>
          <w:szCs w:val="36"/>
        </w:rPr>
      </w:pPr>
      <w:r>
        <w:rPr>
          <w:rFonts w:cs="Arial"/>
          <w:b/>
          <w:sz w:val="36"/>
          <w:szCs w:val="36"/>
          <w:bdr w:val="single" w:sz="18" w:space="0" w:color="auto" w:frame="1"/>
        </w:rPr>
        <w:t xml:space="preserve">  FORD CONFIDENTIAL</w:t>
      </w:r>
      <w:r>
        <w:rPr>
          <w:rFonts w:cs="Arial"/>
          <w:b/>
          <w:color w:val="FFFFFF"/>
          <w:sz w:val="36"/>
          <w:szCs w:val="36"/>
          <w:bdr w:val="single" w:sz="18" w:space="0" w:color="auto" w:frame="1"/>
        </w:rPr>
        <w:t>F</w:t>
      </w:r>
      <w:r>
        <w:rPr>
          <w:rFonts w:cs="Arial"/>
          <w:b/>
          <w:sz w:val="36"/>
          <w:szCs w:val="36"/>
          <w:bdr w:val="single" w:sz="18" w:space="0" w:color="auto" w:frame="1"/>
        </w:rPr>
        <w:t xml:space="preserve"> </w:t>
      </w:r>
    </w:p>
    <w:p w14:paraId="7B79E969" w14:textId="77777777" w:rsidR="00131464" w:rsidRDefault="00571926" w:rsidP="00131464">
      <w:pPr>
        <w:jc w:val="center"/>
        <w:outlineLvl w:val="0"/>
        <w:rPr>
          <w:rFonts w:cs="Arial"/>
          <w:b/>
        </w:rPr>
      </w:pPr>
      <w:r>
        <w:rPr>
          <w:rFonts w:cs="Arial"/>
          <w:b/>
        </w:rPr>
        <w:br w:type="page"/>
      </w:r>
    </w:p>
    <w:p w14:paraId="0EFC5476" w14:textId="77777777" w:rsidR="00131464" w:rsidRDefault="00571926" w:rsidP="00131464">
      <w:pPr>
        <w:rPr>
          <w:rFonts w:cs="Arial"/>
        </w:rPr>
      </w:pPr>
    </w:p>
    <w:p w14:paraId="0140FB54" w14:textId="77777777" w:rsidR="00131464" w:rsidRDefault="00571926" w:rsidP="00131464">
      <w:pPr>
        <w:rPr>
          <w:rFonts w:cs="Arial"/>
          <w:i/>
          <w:sz w:val="28"/>
          <w:szCs w:val="28"/>
        </w:rPr>
      </w:pPr>
      <w:r>
        <w:rPr>
          <w:rFonts w:cs="Arial"/>
          <w:i/>
          <w:sz w:val="28"/>
          <w:szCs w:val="28"/>
        </w:rPr>
        <w:t>The information contained in this Specification is Confidential to Ford Motor Company.</w:t>
      </w:r>
    </w:p>
    <w:p w14:paraId="34F66B6E" w14:textId="77777777" w:rsidR="00131464" w:rsidRDefault="00571926" w:rsidP="00131464">
      <w:pPr>
        <w:rPr>
          <w:rFonts w:cs="Arial"/>
        </w:rPr>
      </w:pPr>
    </w:p>
    <w:p w14:paraId="6C84315A" w14:textId="77777777" w:rsidR="00131464" w:rsidRDefault="00571926" w:rsidP="00775603">
      <w:pPr>
        <w:jc w:val="center"/>
        <w:rPr>
          <w:rFonts w:cs="Arial"/>
        </w:rPr>
      </w:pPr>
      <w:r>
        <w:rPr>
          <w:noProof/>
        </w:rPr>
        <mc:AlternateContent>
          <mc:Choice Requires="wps">
            <w:drawing>
              <wp:anchor distT="0" distB="0" distL="114300" distR="114300" simplePos="0" relativeHeight="251659264" behindDoc="0" locked="0" layoutInCell="1" allowOverlap="1" wp14:anchorId="6E748E30" wp14:editId="087FB0DE">
                <wp:simplePos x="0" y="0"/>
                <wp:positionH relativeFrom="column">
                  <wp:posOffset>0</wp:posOffset>
                </wp:positionH>
                <wp:positionV relativeFrom="paragraph">
                  <wp:posOffset>114300</wp:posOffset>
                </wp:positionV>
                <wp:extent cx="5486400" cy="0"/>
                <wp:effectExtent l="0" t="19050" r="19050" b="1905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0,9pt" id="Straight Connector 1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" o:spid="_x0000_s1026" strokeweight="3pt"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6in,9pt" w14:anchorId="37D5A8E9"/>
            </w:pict>
          </mc:Fallback>
        </mc:AlternateContent>
      </w:r>
    </w:p>
    <w:p w14:paraId="26663F99" w14:textId="77777777" w:rsidR="00131464" w:rsidRDefault="00571926" w:rsidP="00131464">
      <w:pPr>
        <w:rPr>
          <w:rFonts w:cs="Arial"/>
        </w:rPr>
      </w:pPr>
    </w:p>
    <w:p w14:paraId="3BA2900C" w14:textId="77777777" w:rsidR="00131464" w:rsidRDefault="00571926" w:rsidP="00131464">
      <w:pPr>
        <w:rPr>
          <w:rFonts w:cs="Arial"/>
          <w:i/>
          <w:sz w:val="28"/>
          <w:szCs w:val="28"/>
        </w:rPr>
      </w:pPr>
      <w:r>
        <w:rPr>
          <w:rFonts w:cs="Arial"/>
          <w:i/>
          <w:sz w:val="28"/>
          <w:szCs w:val="28"/>
        </w:rPr>
        <w:t xml:space="preserve">Disclosure or distribution to unauthorized persons outside Ford Motor Company is strictly </w:t>
      </w:r>
      <w:r>
        <w:rPr>
          <w:rFonts w:cs="Arial"/>
          <w:i/>
          <w:sz w:val="28"/>
          <w:szCs w:val="28"/>
        </w:rPr>
        <w:t>prohibited.</w:t>
      </w:r>
    </w:p>
    <w:p w14:paraId="667CF06D" w14:textId="77777777" w:rsidR="00131464" w:rsidRDefault="00571926" w:rsidP="00775603">
      <w:pPr>
        <w:jc w:val="center"/>
        <w:rPr>
          <w:rFonts w:cs="Arial"/>
        </w:rPr>
      </w:pPr>
      <w:r>
        <w:rPr>
          <w:noProof/>
        </w:rPr>
        <mc:AlternateContent>
          <mc:Choice Requires="wps">
            <w:drawing>
              <wp:anchor distT="0" distB="0" distL="114300" distR="114300" simplePos="0" relativeHeight="251660288" behindDoc="0" locked="0" layoutInCell="1" allowOverlap="1" wp14:anchorId="25B0D7A4" wp14:editId="0C4D81C1">
                <wp:simplePos x="0" y="0"/>
                <wp:positionH relativeFrom="column">
                  <wp:posOffset>0</wp:posOffset>
                </wp:positionH>
                <wp:positionV relativeFrom="paragraph">
                  <wp:posOffset>137160</wp:posOffset>
                </wp:positionV>
                <wp:extent cx="5486400" cy="0"/>
                <wp:effectExtent l="0" t="19050" r="19050" b="1905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0,10.8pt" id="Straight Connector 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" o:spid="_x0000_s1026" strokeweight="3pt"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6in,10.8pt" w14:anchorId="16DF38E9"/>
            </w:pict>
          </mc:Fallback>
        </mc:AlternateContent>
      </w:r>
    </w:p>
    <w:p w14:paraId="62207E28" w14:textId="77777777" w:rsidR="00131464" w:rsidRDefault="00571926" w:rsidP="00131464">
      <w:pPr>
        <w:rPr>
          <w:rFonts w:cs="Arial"/>
        </w:rPr>
      </w:pPr>
    </w:p>
    <w:p w14:paraId="1394A857" w14:textId="77777777" w:rsidR="00131464" w:rsidRDefault="00571926" w:rsidP="00131464">
      <w:pPr>
        <w:rPr>
          <w:rFonts w:cs="Arial"/>
        </w:rPr>
      </w:pPr>
    </w:p>
    <w:p w14:paraId="490AC2FC" w14:textId="77777777" w:rsidR="00131464" w:rsidRDefault="00571926" w:rsidP="00131464">
      <w:pPr>
        <w:rPr>
          <w:rFonts w:cs="Arial"/>
        </w:rPr>
      </w:pPr>
    </w:p>
    <w:p w14:paraId="3CE70BEC" w14:textId="77777777" w:rsidR="00131464" w:rsidRDefault="00571926" w:rsidP="00131464">
      <w:pPr>
        <w:jc w:val="center"/>
        <w:rPr>
          <w:rFonts w:cs="Arial"/>
          <w:b/>
        </w:rPr>
      </w:pPr>
      <w:r>
        <w:rPr>
          <w:rFonts w:cs="Arial"/>
          <w:b/>
          <w:bdr w:val="single" w:sz="18" w:space="0" w:color="auto" w:frame="1"/>
        </w:rPr>
        <w:t xml:space="preserve">  FORD CONFIDENTAL</w:t>
      </w:r>
      <w:r>
        <w:rPr>
          <w:rFonts w:cs="Arial"/>
          <w:b/>
          <w:color w:val="FFFFFF"/>
          <w:bdr w:val="single" w:sz="18" w:space="0" w:color="auto" w:frame="1"/>
        </w:rPr>
        <w:t>F</w:t>
      </w:r>
    </w:p>
    <w:p w14:paraId="06C1366D" w14:textId="77777777" w:rsidR="00131464" w:rsidRDefault="00571926" w:rsidP="00131464">
      <w:pPr>
        <w:rPr>
          <w:rFonts w:cs="Arial"/>
        </w:rPr>
      </w:pPr>
    </w:p>
    <w:p w14:paraId="3D51B755" w14:textId="77777777" w:rsidR="00131464" w:rsidRDefault="00571926" w:rsidP="00131464">
      <w:pPr>
        <w:rPr>
          <w:rFonts w:cs="Arial"/>
        </w:rPr>
      </w:pPr>
      <w:r>
        <w:rPr>
          <w:rFonts w:cs="Arial"/>
        </w:rPr>
        <w:t>This Specification contains information developed and accumulated by and for FORD MOTOR COMPANY. As such, it is a confidential document, which, if disseminated outside the Company would provide others with restricted i</w:t>
      </w:r>
      <w:r>
        <w:rPr>
          <w:rFonts w:cs="Arial"/>
        </w:rPr>
        <w:t>nformation, data, or procedures not otherwise available, exposing the Company to potential harm.</w:t>
      </w:r>
    </w:p>
    <w:p w14:paraId="02F31984" w14:textId="77777777" w:rsidR="00131464" w:rsidRDefault="00571926" w:rsidP="00131464">
      <w:pPr>
        <w:rPr>
          <w:rFonts w:cs="Arial"/>
        </w:rPr>
      </w:pPr>
    </w:p>
    <w:p w14:paraId="43268411" w14:textId="77777777" w:rsidR="00131464" w:rsidRDefault="00571926" w:rsidP="00131464">
      <w:pPr>
        <w:rPr>
          <w:rFonts w:cs="Arial"/>
        </w:rPr>
      </w:pPr>
      <w:r>
        <w:rPr>
          <w:rFonts w:cs="Arial"/>
        </w:rPr>
        <w:t xml:space="preserve">Employees having custody of this specification or authorized to use it must be cognizant of its confidential nature and ensure that the information herein is </w:t>
      </w:r>
      <w:r>
        <w:rPr>
          <w:rFonts w:cs="Arial"/>
        </w:rPr>
        <w:t>not made available to unauthorized persons.</w:t>
      </w:r>
    </w:p>
    <w:p w14:paraId="37A552FA" w14:textId="77777777" w:rsidR="00131464" w:rsidRDefault="00571926" w:rsidP="00131464">
      <w:pPr>
        <w:rPr>
          <w:rFonts w:cs="Arial"/>
        </w:rPr>
      </w:pPr>
    </w:p>
    <w:p w14:paraId="5C6D0048" w14:textId="77777777" w:rsidR="00131464" w:rsidRDefault="00571926" w:rsidP="00131464">
      <w:pPr>
        <w:rPr>
          <w:rFonts w:cs="Arial"/>
        </w:rPr>
      </w:pPr>
      <w:r>
        <w:rPr>
          <w:rFonts w:cs="Arial"/>
        </w:rPr>
        <w:t>FORD MOTOR COMPANY reserves the right to protect this work as an unpublished copyrighted work in the event of an inadvertent or deliberate unauthorized publication. FORD MOTOR COMPANY also reserves its rights un</w:t>
      </w:r>
      <w:r>
        <w:rPr>
          <w:rFonts w:cs="Arial"/>
        </w:rPr>
        <w:t>der copyright laws to protect this work as a published work.</w:t>
      </w:r>
    </w:p>
    <w:p w14:paraId="5CB0C496" w14:textId="77777777" w:rsidR="00131464" w:rsidRDefault="00571926" w:rsidP="00131464">
      <w:pPr>
        <w:rPr>
          <w:rFonts w:cs="Arial"/>
        </w:rPr>
      </w:pPr>
    </w:p>
    <w:p w14:paraId="0472A70E" w14:textId="77777777" w:rsidR="00131464" w:rsidRDefault="00571926" w:rsidP="00131464">
      <w:pPr>
        <w:rPr>
          <w:rFonts w:cs="Arial"/>
        </w:rPr>
      </w:pPr>
      <w:r>
        <w:rPr>
          <w:rFonts w:cs="Arial"/>
        </w:rPr>
        <w:t>This specification or portions thereof shall not be distributed outside FORD MOTOR COMPANY or its designated supply base. Refer all questions concerning disclosure to the author(s) or to the Cor</w:t>
      </w:r>
      <w:r>
        <w:rPr>
          <w:rFonts w:cs="Arial"/>
        </w:rPr>
        <w:t>e Multimedia Engineering Department, Ford Motor Company.</w:t>
      </w:r>
    </w:p>
    <w:p w14:paraId="3D7F8187" w14:textId="77777777" w:rsidR="00131464" w:rsidRDefault="00571926" w:rsidP="00775603">
      <w:pPr>
        <w:jc w:val="center"/>
        <w:rPr>
          <w:rFonts w:cs="Arial"/>
        </w:rPr>
      </w:pPr>
      <w:r>
        <w:rPr>
          <w:noProof/>
        </w:rPr>
        <mc:AlternateContent>
          <mc:Choice Requires="wps">
            <w:drawing>
              <wp:anchor distT="0" distB="0" distL="114300" distR="114300" simplePos="0" relativeHeight="251661312" behindDoc="0" locked="0" layoutInCell="1" allowOverlap="1" wp14:anchorId="14776E0E" wp14:editId="44C5D79E">
                <wp:simplePos x="0" y="0"/>
                <wp:positionH relativeFrom="column">
                  <wp:posOffset>252095</wp:posOffset>
                </wp:positionH>
                <wp:positionV relativeFrom="paragraph">
                  <wp:posOffset>4862830</wp:posOffset>
                </wp:positionV>
                <wp:extent cx="5486400" cy="0"/>
                <wp:effectExtent l="0" t="19050" r="19050" b="1905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19.85pt,382.9pt" id="Straight Connector 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" o:spid="_x0000_s1026" strokeweight="3pt"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451.85pt,382.9pt" w14:anchorId="2284AF54"/>
            </w:pict>
          </mc:Fallback>
        </mc:AlternateContent>
      </w:r>
      <w:r>
        <w:rPr>
          <w:noProof/>
        </w:rPr>
        <mc:AlternateContent>
          <mc:Choice Requires="wps">
            <w:drawing>
              <wp:anchor distT="0" distB="0" distL="114300" distR="114300" simplePos="0" relativeHeight="251662336" behindDoc="0" locked="0" layoutInCell="1" allowOverlap="1" wp14:anchorId="74ED9BA4" wp14:editId="5A78DB36">
                <wp:simplePos x="0" y="0"/>
                <wp:positionH relativeFrom="column">
                  <wp:posOffset>0</wp:posOffset>
                </wp:positionH>
                <wp:positionV relativeFrom="paragraph">
                  <wp:posOffset>182880</wp:posOffset>
                </wp:positionV>
                <wp:extent cx="5486400" cy="0"/>
                <wp:effectExtent l="0" t="19050" r="19050" b="1905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0,14.4pt" id="Straight Connector 1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" o:spid="_x0000_s1026" strokeweight="3pt"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6in,14.4pt" w14:anchorId="128317CF"/>
            </w:pict>
          </mc:Fallback>
        </mc:AlternateContent>
      </w:r>
      <w:r>
        <w:rPr>
          <w:noProof/>
        </w:rPr>
        <mc:AlternateContent>
          <mc:Choice Requires="wps">
            <w:drawing>
              <wp:anchor distT="0" distB="0" distL="114300" distR="114300" simplePos="0" relativeHeight="251663360" behindDoc="0" locked="0" layoutInCell="1" allowOverlap="1" wp14:anchorId="697E918A" wp14:editId="37A23CB1">
                <wp:simplePos x="0" y="0"/>
                <wp:positionH relativeFrom="column">
                  <wp:posOffset>252095</wp:posOffset>
                </wp:positionH>
                <wp:positionV relativeFrom="paragraph">
                  <wp:posOffset>5024755</wp:posOffset>
                </wp:positionV>
                <wp:extent cx="5486400" cy="0"/>
                <wp:effectExtent l="0" t="19050" r="19050" b="1905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864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4="http://schemas.microsoft.com/office/word/2010/wordmls" xmlns:ve="http://schemas.openxmlformats.org/markup-compatibility/2006">
            <w:pict>
              <v:line from="19.85pt,395.65pt" id="Straight Connector 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" o:spid="_x0000_s1026" strokeweight="3pt"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to="451.85pt,395.65pt" w14:anchorId="4010D5B6"/>
            </w:pict>
          </mc:Fallback>
        </mc:AlternateContent>
      </w:r>
    </w:p>
    <w:p w14:paraId="5F98EFC8" w14:textId="77777777" w:rsidR="00131464" w:rsidRDefault="00571926" w:rsidP="00131464">
      <w:pPr>
        <w:rPr>
          <w:rFonts w:cs="Arial"/>
        </w:rPr>
      </w:pPr>
    </w:p>
    <w:p w14:paraId="0933C066" w14:textId="77777777" w:rsidR="00131464" w:rsidRDefault="00571926" w:rsidP="00131464">
      <w:pPr>
        <w:ind w:left="360"/>
        <w:rPr>
          <w:rFonts w:eastAsiaTheme="minorHAnsi" w:cs="Arial"/>
          <w:b/>
        </w:rPr>
      </w:pPr>
    </w:p>
    <w:p w14:paraId="2168BC62" w14:textId="252F4311" w:rsidR="00131464" w:rsidRDefault="00571926" w:rsidP="00131464">
      <w:pPr>
        <w:rPr>
          <w:rFonts w:cs="Arial"/>
          <w:b/>
        </w:rPr>
      </w:pPr>
      <w:r>
        <w:rPr>
          <w:rFonts w:cs="Arial"/>
          <w:b/>
        </w:rPr>
        <w:t xml:space="preserve">Specification Status: </w:t>
      </w:r>
      <w:r>
        <w:rPr>
          <w:rFonts w:cs="Arial"/>
          <w:b/>
          <w:u w:val="single"/>
        </w:rPr>
        <w:t xml:space="preserve">  </w:t>
      </w:r>
      <w:r w:rsidR="008805DD">
        <w:rPr>
          <w:rFonts w:cs="Arial"/>
          <w:b/>
          <w:u w:val="single"/>
        </w:rPr>
        <w:t>Released</w:t>
      </w:r>
      <w:r>
        <w:rPr>
          <w:rFonts w:cs="Arial"/>
          <w:b/>
          <w:u w:val="single"/>
        </w:rPr>
        <w:t xml:space="preserve">                                                               </w:t>
      </w:r>
      <w:proofErr w:type="gramStart"/>
      <w:r>
        <w:rPr>
          <w:rFonts w:cs="Arial"/>
          <w:b/>
          <w:u w:val="single"/>
        </w:rPr>
        <w:t xml:space="preserve">  </w:t>
      </w:r>
      <w:r>
        <w:rPr>
          <w:rFonts w:cs="Arial"/>
          <w:b/>
          <w:color w:val="FFFFFF" w:themeColor="background1"/>
          <w:u w:val="single"/>
        </w:rPr>
        <w:t>.</w:t>
      </w:r>
      <w:proofErr w:type="gramEnd"/>
    </w:p>
    <w:p w14:paraId="4A0FBF56" w14:textId="77777777" w:rsidR="00131464" w:rsidRDefault="00571926" w:rsidP="00775603">
      <w:pPr>
        <w:numPr>
          <w:ilvl w:val="0"/>
          <w:numId w:val="7"/>
        </w:numPr>
        <w:rPr>
          <w:rFonts w:cs="Arial"/>
        </w:rPr>
      </w:pPr>
      <w:r>
        <w:rPr>
          <w:rFonts w:cs="Arial"/>
        </w:rPr>
        <w:t xml:space="preserve">DRAFT status shall be used as a reference </w:t>
      </w:r>
      <w:proofErr w:type="gramStart"/>
      <w:r>
        <w:rPr>
          <w:rFonts w:cs="Arial"/>
        </w:rPr>
        <w:t>only, and</w:t>
      </w:r>
      <w:proofErr w:type="gramEnd"/>
      <w:r>
        <w:rPr>
          <w:rFonts w:cs="Arial"/>
        </w:rPr>
        <w:t xml:space="preserve"> does not imply it will match the released version. DRAFT status is the closest approximation of the released version at the time of approval. </w:t>
      </w:r>
    </w:p>
    <w:p w14:paraId="592C27DF" w14:textId="77777777" w:rsidR="00131464" w:rsidRDefault="00571926" w:rsidP="00775603">
      <w:pPr>
        <w:numPr>
          <w:ilvl w:val="0"/>
          <w:numId w:val="7"/>
        </w:numPr>
        <w:rPr>
          <w:rFonts w:cs="Arial"/>
        </w:rPr>
      </w:pPr>
      <w:r>
        <w:rPr>
          <w:rFonts w:cs="Arial"/>
        </w:rPr>
        <w:t>RELEASED status shall be used for designing for production.</w:t>
      </w:r>
    </w:p>
    <w:p w14:paraId="0E0289DB" w14:textId="77777777" w:rsidR="00131464" w:rsidRDefault="00571926" w:rsidP="00131464">
      <w:pPr>
        <w:rPr>
          <w:rFonts w:cs="Arial"/>
          <w:b/>
        </w:rPr>
      </w:pPr>
    </w:p>
    <w:p w14:paraId="126F42FF" w14:textId="77777777" w:rsidR="00131464" w:rsidRDefault="00571926" w:rsidP="00131464">
      <w:pPr>
        <w:spacing w:after="200" w:line="276" w:lineRule="auto"/>
        <w:rPr>
          <w:rFonts w:cs="Arial"/>
          <w:b/>
        </w:rPr>
      </w:pPr>
      <w:r>
        <w:rPr>
          <w:rFonts w:cs="Arial"/>
          <w:b/>
        </w:rPr>
        <w:br w:type="page"/>
      </w:r>
    </w:p>
    <w:p w14:paraId="5169D919" w14:textId="77777777" w:rsidR="00131464" w:rsidRDefault="00571926" w:rsidP="00571926"/>
    <w:p w14:paraId="64BA7137" w14:textId="77777777" w:rsidR="00131464" w:rsidRDefault="00571926" w:rsidP="00131464">
      <w:pPr>
        <w:jc w:val="center"/>
        <w:outlineLvl w:val="0"/>
        <w:rPr>
          <w:rFonts w:cs="Arial"/>
          <w:b/>
          <w:sz w:val="36"/>
          <w:szCs w:val="36"/>
        </w:rPr>
      </w:pPr>
      <w:bookmarkStart w:id="0" w:name="_Toc82101605"/>
      <w:r>
        <w:rPr>
          <w:rFonts w:cs="Arial"/>
          <w:b/>
          <w:sz w:val="36"/>
          <w:szCs w:val="36"/>
        </w:rPr>
        <w:t>Table of Contents</w:t>
      </w:r>
      <w:bookmarkEnd w:id="0"/>
    </w:p>
    <w:p w14:paraId="70D2FCC9" w14:textId="6C6797EC" w:rsidR="00775603" w:rsidRDefault="00571926">
      <w:pPr>
        <w:pStyle w:val="TOC1"/>
        <w:tabs>
          <w:tab w:val="right" w:leader="dot" w:pos="11107"/>
        </w:tabs>
        <w:rPr>
          <w:rFonts w:asciiTheme="minorHAnsi" w:eastAsiaTheme="minorEastAsia" w:hAnsiTheme="minorHAnsi" w:cstheme="minorBidi"/>
          <w:b w:val="0"/>
          <w:smallCaps w:val="0"/>
          <w:noProof/>
          <w:sz w:val="22"/>
          <w:szCs w:val="22"/>
        </w:rPr>
      </w:pPr>
      <w:r>
        <w:rPr>
          <w:rFonts w:cs="Arial"/>
          <w:sz w:val="36"/>
          <w:szCs w:val="36"/>
        </w:rPr>
        <w:fldChar w:fldCharType="begin"/>
      </w:r>
      <w:r>
        <w:rPr>
          <w:rFonts w:cs="Arial"/>
          <w:sz w:val="36"/>
          <w:szCs w:val="36"/>
        </w:rPr>
        <w:instrText xml:space="preserve"> TOC \o "1-4" \h \z \u </w:instrText>
      </w:r>
      <w:r>
        <w:rPr>
          <w:rFonts w:cs="Arial"/>
          <w:sz w:val="36"/>
          <w:szCs w:val="36"/>
        </w:rPr>
        <w:fldChar w:fldCharType="separate"/>
      </w:r>
      <w:hyperlink w:anchor="_Toc82101605" w:history="1">
        <w:r w:rsidR="00775603" w:rsidRPr="00733DA0">
          <w:rPr>
            <w:rStyle w:val="Hyperlink"/>
            <w:rFonts w:cs="Arial"/>
            <w:noProof/>
          </w:rPr>
          <w:t>Table of Contents</w:t>
        </w:r>
        <w:r w:rsidR="00775603">
          <w:rPr>
            <w:noProof/>
            <w:webHidden/>
          </w:rPr>
          <w:tab/>
        </w:r>
        <w:r w:rsidR="00775603">
          <w:rPr>
            <w:noProof/>
            <w:webHidden/>
          </w:rPr>
          <w:fldChar w:fldCharType="begin"/>
        </w:r>
        <w:r w:rsidR="00775603">
          <w:rPr>
            <w:noProof/>
            <w:webHidden/>
          </w:rPr>
          <w:instrText xml:space="preserve"> PAGEREF _Toc82101605 \h </w:instrText>
        </w:r>
        <w:r w:rsidR="00775603">
          <w:rPr>
            <w:noProof/>
            <w:webHidden/>
          </w:rPr>
        </w:r>
        <w:r w:rsidR="00775603">
          <w:rPr>
            <w:noProof/>
            <w:webHidden/>
          </w:rPr>
          <w:fldChar w:fldCharType="separate"/>
        </w:r>
        <w:r w:rsidR="00775603">
          <w:rPr>
            <w:noProof/>
            <w:webHidden/>
          </w:rPr>
          <w:t>3</w:t>
        </w:r>
        <w:r w:rsidR="00775603">
          <w:rPr>
            <w:noProof/>
            <w:webHidden/>
          </w:rPr>
          <w:fldChar w:fldCharType="end"/>
        </w:r>
      </w:hyperlink>
    </w:p>
    <w:p w14:paraId="6938A3F4" w14:textId="238E802A" w:rsidR="00775603" w:rsidRDefault="00775603">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2101606" w:history="1">
        <w:r w:rsidRPr="00733DA0">
          <w:rPr>
            <w:rStyle w:val="Hyperlink"/>
            <w:noProof/>
          </w:rPr>
          <w:t>1</w:t>
        </w:r>
        <w:r>
          <w:rPr>
            <w:rFonts w:asciiTheme="minorHAnsi" w:eastAsiaTheme="minorEastAsia" w:hAnsiTheme="minorHAnsi" w:cstheme="minorBidi"/>
            <w:b w:val="0"/>
            <w:smallCaps w:val="0"/>
            <w:noProof/>
            <w:sz w:val="22"/>
            <w:szCs w:val="22"/>
          </w:rPr>
          <w:tab/>
        </w:r>
        <w:r w:rsidRPr="00733DA0">
          <w:rPr>
            <w:rStyle w:val="Hyperlink"/>
            <w:noProof/>
          </w:rPr>
          <w:t>FRD-REQ-407092/A-Architectural Design</w:t>
        </w:r>
        <w:r>
          <w:rPr>
            <w:noProof/>
            <w:webHidden/>
          </w:rPr>
          <w:tab/>
        </w:r>
        <w:r>
          <w:rPr>
            <w:noProof/>
            <w:webHidden/>
          </w:rPr>
          <w:fldChar w:fldCharType="begin"/>
        </w:r>
        <w:r>
          <w:rPr>
            <w:noProof/>
            <w:webHidden/>
          </w:rPr>
          <w:instrText xml:space="preserve"> PAGEREF _Toc82101606 \h </w:instrText>
        </w:r>
        <w:r>
          <w:rPr>
            <w:noProof/>
            <w:webHidden/>
          </w:rPr>
        </w:r>
        <w:r>
          <w:rPr>
            <w:noProof/>
            <w:webHidden/>
          </w:rPr>
          <w:fldChar w:fldCharType="separate"/>
        </w:r>
        <w:r>
          <w:rPr>
            <w:noProof/>
            <w:webHidden/>
          </w:rPr>
          <w:t>6</w:t>
        </w:r>
        <w:r>
          <w:rPr>
            <w:noProof/>
            <w:webHidden/>
          </w:rPr>
          <w:fldChar w:fldCharType="end"/>
        </w:r>
      </w:hyperlink>
    </w:p>
    <w:p w14:paraId="3CF6A813" w14:textId="5C948B15"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607" w:history="1">
        <w:r w:rsidRPr="00733DA0">
          <w:rPr>
            <w:rStyle w:val="Hyperlink"/>
            <w:noProof/>
          </w:rPr>
          <w:t>1.1</w:t>
        </w:r>
        <w:r>
          <w:rPr>
            <w:rFonts w:asciiTheme="minorHAnsi" w:eastAsiaTheme="minorEastAsia" w:hAnsiTheme="minorHAnsi" w:cstheme="minorBidi"/>
            <w:i w:val="0"/>
            <w:noProof/>
            <w:sz w:val="22"/>
            <w:szCs w:val="22"/>
          </w:rPr>
          <w:tab/>
        </w:r>
        <w:r w:rsidRPr="00733DA0">
          <w:rPr>
            <w:rStyle w:val="Hyperlink"/>
            <w:noProof/>
          </w:rPr>
          <w:t>Interface Requirements</w:t>
        </w:r>
        <w:r>
          <w:rPr>
            <w:noProof/>
            <w:webHidden/>
          </w:rPr>
          <w:tab/>
        </w:r>
        <w:r>
          <w:rPr>
            <w:noProof/>
            <w:webHidden/>
          </w:rPr>
          <w:fldChar w:fldCharType="begin"/>
        </w:r>
        <w:r>
          <w:rPr>
            <w:noProof/>
            <w:webHidden/>
          </w:rPr>
          <w:instrText xml:space="preserve"> PAGEREF _Toc82101607 \h </w:instrText>
        </w:r>
        <w:r>
          <w:rPr>
            <w:noProof/>
            <w:webHidden/>
          </w:rPr>
        </w:r>
        <w:r>
          <w:rPr>
            <w:noProof/>
            <w:webHidden/>
          </w:rPr>
          <w:fldChar w:fldCharType="separate"/>
        </w:r>
        <w:r>
          <w:rPr>
            <w:noProof/>
            <w:webHidden/>
          </w:rPr>
          <w:t>6</w:t>
        </w:r>
        <w:r>
          <w:rPr>
            <w:noProof/>
            <w:webHidden/>
          </w:rPr>
          <w:fldChar w:fldCharType="end"/>
        </w:r>
      </w:hyperlink>
    </w:p>
    <w:p w14:paraId="5D9AB1F9" w14:textId="6386B603"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08" w:history="1">
        <w:r w:rsidRPr="00733DA0">
          <w:rPr>
            <w:rStyle w:val="Hyperlink"/>
            <w:noProof/>
          </w:rPr>
          <w:t>1.1.1</w:t>
        </w:r>
        <w:r>
          <w:rPr>
            <w:rFonts w:asciiTheme="minorHAnsi" w:eastAsiaTheme="minorEastAsia" w:hAnsiTheme="minorHAnsi" w:cstheme="minorBidi"/>
            <w:noProof/>
            <w:sz w:val="22"/>
            <w:szCs w:val="22"/>
          </w:rPr>
          <w:tab/>
        </w:r>
        <w:r w:rsidRPr="00733DA0">
          <w:rPr>
            <w:rStyle w:val="Hyperlink"/>
            <w:noProof/>
          </w:rPr>
          <w:t>HW/SWR-REQ-407093/A-GPIO Signals</w:t>
        </w:r>
        <w:r>
          <w:rPr>
            <w:noProof/>
            <w:webHidden/>
          </w:rPr>
          <w:tab/>
        </w:r>
        <w:r>
          <w:rPr>
            <w:noProof/>
            <w:webHidden/>
          </w:rPr>
          <w:fldChar w:fldCharType="begin"/>
        </w:r>
        <w:r>
          <w:rPr>
            <w:noProof/>
            <w:webHidden/>
          </w:rPr>
          <w:instrText xml:space="preserve"> PAGEREF _Toc82101608 \h </w:instrText>
        </w:r>
        <w:r>
          <w:rPr>
            <w:noProof/>
            <w:webHidden/>
          </w:rPr>
        </w:r>
        <w:r>
          <w:rPr>
            <w:noProof/>
            <w:webHidden/>
          </w:rPr>
          <w:fldChar w:fldCharType="separate"/>
        </w:r>
        <w:r>
          <w:rPr>
            <w:noProof/>
            <w:webHidden/>
          </w:rPr>
          <w:t>6</w:t>
        </w:r>
        <w:r>
          <w:rPr>
            <w:noProof/>
            <w:webHidden/>
          </w:rPr>
          <w:fldChar w:fldCharType="end"/>
        </w:r>
      </w:hyperlink>
    </w:p>
    <w:p w14:paraId="12AA8BD4" w14:textId="02DEC7D5" w:rsidR="00775603" w:rsidRDefault="00775603">
      <w:pPr>
        <w:pStyle w:val="TOC4"/>
        <w:tabs>
          <w:tab w:val="left" w:pos="1540"/>
          <w:tab w:val="right" w:leader="dot" w:pos="11107"/>
        </w:tabs>
        <w:rPr>
          <w:noProof/>
        </w:rPr>
      </w:pPr>
      <w:hyperlink w:anchor="_Toc82101609" w:history="1">
        <w:r w:rsidRPr="00733DA0">
          <w:rPr>
            <w:rStyle w:val="Hyperlink"/>
            <w:noProof/>
          </w:rPr>
          <w:t>1.1.1.1</w:t>
        </w:r>
        <w:r>
          <w:rPr>
            <w:noProof/>
          </w:rPr>
          <w:tab/>
        </w:r>
        <w:r w:rsidRPr="00733DA0">
          <w:rPr>
            <w:rStyle w:val="Hyperlink"/>
            <w:noProof/>
          </w:rPr>
          <w:t>HW/SWR-REQ-416431/A-Design guidelines for GPIO pins</w:t>
        </w:r>
        <w:r>
          <w:rPr>
            <w:noProof/>
            <w:webHidden/>
          </w:rPr>
          <w:tab/>
        </w:r>
        <w:r>
          <w:rPr>
            <w:noProof/>
            <w:webHidden/>
          </w:rPr>
          <w:fldChar w:fldCharType="begin"/>
        </w:r>
        <w:r>
          <w:rPr>
            <w:noProof/>
            <w:webHidden/>
          </w:rPr>
          <w:instrText xml:space="preserve"> PAGEREF _Toc82101609 \h </w:instrText>
        </w:r>
        <w:r>
          <w:rPr>
            <w:noProof/>
            <w:webHidden/>
          </w:rPr>
        </w:r>
        <w:r>
          <w:rPr>
            <w:noProof/>
            <w:webHidden/>
          </w:rPr>
          <w:fldChar w:fldCharType="separate"/>
        </w:r>
        <w:r>
          <w:rPr>
            <w:noProof/>
            <w:webHidden/>
          </w:rPr>
          <w:t>6</w:t>
        </w:r>
        <w:r>
          <w:rPr>
            <w:noProof/>
            <w:webHidden/>
          </w:rPr>
          <w:fldChar w:fldCharType="end"/>
        </w:r>
      </w:hyperlink>
    </w:p>
    <w:p w14:paraId="33C30CD9" w14:textId="0B37A1B2" w:rsidR="00775603" w:rsidRDefault="00775603">
      <w:pPr>
        <w:pStyle w:val="TOC4"/>
        <w:tabs>
          <w:tab w:val="left" w:pos="1540"/>
          <w:tab w:val="right" w:leader="dot" w:pos="11107"/>
        </w:tabs>
        <w:rPr>
          <w:noProof/>
        </w:rPr>
      </w:pPr>
      <w:hyperlink w:anchor="_Toc82101610" w:history="1">
        <w:r w:rsidRPr="00733DA0">
          <w:rPr>
            <w:rStyle w:val="Hyperlink"/>
            <w:noProof/>
          </w:rPr>
          <w:t>1.1.1.2</w:t>
        </w:r>
        <w:r>
          <w:rPr>
            <w:noProof/>
          </w:rPr>
          <w:tab/>
        </w:r>
        <w:r w:rsidRPr="00733DA0">
          <w:rPr>
            <w:rStyle w:val="Hyperlink"/>
            <w:noProof/>
          </w:rPr>
          <w:t>HW/SWR-REQ-407094/A-GPIO0</w:t>
        </w:r>
        <w:r>
          <w:rPr>
            <w:noProof/>
            <w:webHidden/>
          </w:rPr>
          <w:tab/>
        </w:r>
        <w:r>
          <w:rPr>
            <w:noProof/>
            <w:webHidden/>
          </w:rPr>
          <w:fldChar w:fldCharType="begin"/>
        </w:r>
        <w:r>
          <w:rPr>
            <w:noProof/>
            <w:webHidden/>
          </w:rPr>
          <w:instrText xml:space="preserve"> PAGEREF _Toc82101610 \h </w:instrText>
        </w:r>
        <w:r>
          <w:rPr>
            <w:noProof/>
            <w:webHidden/>
          </w:rPr>
        </w:r>
        <w:r>
          <w:rPr>
            <w:noProof/>
            <w:webHidden/>
          </w:rPr>
          <w:fldChar w:fldCharType="separate"/>
        </w:r>
        <w:r>
          <w:rPr>
            <w:noProof/>
            <w:webHidden/>
          </w:rPr>
          <w:t>8</w:t>
        </w:r>
        <w:r>
          <w:rPr>
            <w:noProof/>
            <w:webHidden/>
          </w:rPr>
          <w:fldChar w:fldCharType="end"/>
        </w:r>
      </w:hyperlink>
    </w:p>
    <w:p w14:paraId="5CD0A996" w14:textId="72018DE0" w:rsidR="00775603" w:rsidRDefault="00775603">
      <w:pPr>
        <w:pStyle w:val="TOC4"/>
        <w:tabs>
          <w:tab w:val="left" w:pos="1540"/>
          <w:tab w:val="right" w:leader="dot" w:pos="11107"/>
        </w:tabs>
        <w:rPr>
          <w:noProof/>
        </w:rPr>
      </w:pPr>
      <w:hyperlink w:anchor="_Toc82101611" w:history="1">
        <w:r w:rsidRPr="00733DA0">
          <w:rPr>
            <w:rStyle w:val="Hyperlink"/>
            <w:noProof/>
          </w:rPr>
          <w:t>1.1.1.3</w:t>
        </w:r>
        <w:r>
          <w:rPr>
            <w:noProof/>
          </w:rPr>
          <w:tab/>
        </w:r>
        <w:r w:rsidRPr="00733DA0">
          <w:rPr>
            <w:rStyle w:val="Hyperlink"/>
            <w:noProof/>
          </w:rPr>
          <w:t>HW/SWR-REQ-407095/A-GPIO1</w:t>
        </w:r>
        <w:r>
          <w:rPr>
            <w:noProof/>
            <w:webHidden/>
          </w:rPr>
          <w:tab/>
        </w:r>
        <w:r>
          <w:rPr>
            <w:noProof/>
            <w:webHidden/>
          </w:rPr>
          <w:fldChar w:fldCharType="begin"/>
        </w:r>
        <w:r>
          <w:rPr>
            <w:noProof/>
            <w:webHidden/>
          </w:rPr>
          <w:instrText xml:space="preserve"> PAGEREF _Toc82101611 \h </w:instrText>
        </w:r>
        <w:r>
          <w:rPr>
            <w:noProof/>
            <w:webHidden/>
          </w:rPr>
        </w:r>
        <w:r>
          <w:rPr>
            <w:noProof/>
            <w:webHidden/>
          </w:rPr>
          <w:fldChar w:fldCharType="separate"/>
        </w:r>
        <w:r>
          <w:rPr>
            <w:noProof/>
            <w:webHidden/>
          </w:rPr>
          <w:t>9</w:t>
        </w:r>
        <w:r>
          <w:rPr>
            <w:noProof/>
            <w:webHidden/>
          </w:rPr>
          <w:fldChar w:fldCharType="end"/>
        </w:r>
      </w:hyperlink>
    </w:p>
    <w:p w14:paraId="4C06C7A4" w14:textId="2CFADED1" w:rsidR="00775603" w:rsidRDefault="00775603">
      <w:pPr>
        <w:pStyle w:val="TOC4"/>
        <w:tabs>
          <w:tab w:val="left" w:pos="1540"/>
          <w:tab w:val="right" w:leader="dot" w:pos="11107"/>
        </w:tabs>
        <w:rPr>
          <w:noProof/>
        </w:rPr>
      </w:pPr>
      <w:hyperlink w:anchor="_Toc82101612" w:history="1">
        <w:r w:rsidRPr="00733DA0">
          <w:rPr>
            <w:rStyle w:val="Hyperlink"/>
            <w:noProof/>
          </w:rPr>
          <w:t>1.1.1.4</w:t>
        </w:r>
        <w:r>
          <w:rPr>
            <w:noProof/>
          </w:rPr>
          <w:tab/>
        </w:r>
        <w:r w:rsidRPr="00733DA0">
          <w:rPr>
            <w:rStyle w:val="Hyperlink"/>
            <w:noProof/>
          </w:rPr>
          <w:t>HW/SWR-REQ-407096/A-GPIO2</w:t>
        </w:r>
        <w:r>
          <w:rPr>
            <w:noProof/>
            <w:webHidden/>
          </w:rPr>
          <w:tab/>
        </w:r>
        <w:r>
          <w:rPr>
            <w:noProof/>
            <w:webHidden/>
          </w:rPr>
          <w:fldChar w:fldCharType="begin"/>
        </w:r>
        <w:r>
          <w:rPr>
            <w:noProof/>
            <w:webHidden/>
          </w:rPr>
          <w:instrText xml:space="preserve"> PAGEREF _Toc82101612 \h </w:instrText>
        </w:r>
        <w:r>
          <w:rPr>
            <w:noProof/>
            <w:webHidden/>
          </w:rPr>
        </w:r>
        <w:r>
          <w:rPr>
            <w:noProof/>
            <w:webHidden/>
          </w:rPr>
          <w:fldChar w:fldCharType="separate"/>
        </w:r>
        <w:r>
          <w:rPr>
            <w:noProof/>
            <w:webHidden/>
          </w:rPr>
          <w:t>9</w:t>
        </w:r>
        <w:r>
          <w:rPr>
            <w:noProof/>
            <w:webHidden/>
          </w:rPr>
          <w:fldChar w:fldCharType="end"/>
        </w:r>
      </w:hyperlink>
    </w:p>
    <w:p w14:paraId="3B25CADA" w14:textId="433D5349" w:rsidR="00775603" w:rsidRDefault="00775603">
      <w:pPr>
        <w:pStyle w:val="TOC4"/>
        <w:tabs>
          <w:tab w:val="left" w:pos="1540"/>
          <w:tab w:val="right" w:leader="dot" w:pos="11107"/>
        </w:tabs>
        <w:rPr>
          <w:noProof/>
        </w:rPr>
      </w:pPr>
      <w:hyperlink w:anchor="_Toc82101613" w:history="1">
        <w:r w:rsidRPr="00733DA0">
          <w:rPr>
            <w:rStyle w:val="Hyperlink"/>
            <w:noProof/>
          </w:rPr>
          <w:t>1.1.1.5</w:t>
        </w:r>
        <w:r>
          <w:rPr>
            <w:noProof/>
          </w:rPr>
          <w:tab/>
        </w:r>
        <w:r w:rsidRPr="00733DA0">
          <w:rPr>
            <w:rStyle w:val="Hyperlink"/>
            <w:noProof/>
          </w:rPr>
          <w:t>HW/SWR-REQ-407097/A-GPIO3</w:t>
        </w:r>
        <w:r>
          <w:rPr>
            <w:noProof/>
            <w:webHidden/>
          </w:rPr>
          <w:tab/>
        </w:r>
        <w:r>
          <w:rPr>
            <w:noProof/>
            <w:webHidden/>
          </w:rPr>
          <w:fldChar w:fldCharType="begin"/>
        </w:r>
        <w:r>
          <w:rPr>
            <w:noProof/>
            <w:webHidden/>
          </w:rPr>
          <w:instrText xml:space="preserve"> PAGEREF _Toc82101613 \h </w:instrText>
        </w:r>
        <w:r>
          <w:rPr>
            <w:noProof/>
            <w:webHidden/>
          </w:rPr>
        </w:r>
        <w:r>
          <w:rPr>
            <w:noProof/>
            <w:webHidden/>
          </w:rPr>
          <w:fldChar w:fldCharType="separate"/>
        </w:r>
        <w:r>
          <w:rPr>
            <w:noProof/>
            <w:webHidden/>
          </w:rPr>
          <w:t>9</w:t>
        </w:r>
        <w:r>
          <w:rPr>
            <w:noProof/>
            <w:webHidden/>
          </w:rPr>
          <w:fldChar w:fldCharType="end"/>
        </w:r>
      </w:hyperlink>
    </w:p>
    <w:p w14:paraId="33E3D2BB" w14:textId="3A698BAD" w:rsidR="00775603" w:rsidRDefault="00775603">
      <w:pPr>
        <w:pStyle w:val="TOC4"/>
        <w:tabs>
          <w:tab w:val="left" w:pos="1540"/>
          <w:tab w:val="right" w:leader="dot" w:pos="11107"/>
        </w:tabs>
        <w:rPr>
          <w:noProof/>
        </w:rPr>
      </w:pPr>
      <w:hyperlink w:anchor="_Toc82101614" w:history="1">
        <w:r w:rsidRPr="00733DA0">
          <w:rPr>
            <w:rStyle w:val="Hyperlink"/>
            <w:noProof/>
          </w:rPr>
          <w:t>1.1.1.6</w:t>
        </w:r>
        <w:r>
          <w:rPr>
            <w:noProof/>
          </w:rPr>
          <w:tab/>
        </w:r>
        <w:r w:rsidRPr="00733DA0">
          <w:rPr>
            <w:rStyle w:val="Hyperlink"/>
            <w:noProof/>
          </w:rPr>
          <w:t>HW/SWR-REQ-407098/A-GPIO4</w:t>
        </w:r>
        <w:r>
          <w:rPr>
            <w:noProof/>
            <w:webHidden/>
          </w:rPr>
          <w:tab/>
        </w:r>
        <w:r>
          <w:rPr>
            <w:noProof/>
            <w:webHidden/>
          </w:rPr>
          <w:fldChar w:fldCharType="begin"/>
        </w:r>
        <w:r>
          <w:rPr>
            <w:noProof/>
            <w:webHidden/>
          </w:rPr>
          <w:instrText xml:space="preserve"> PAGEREF _Toc82101614 \h </w:instrText>
        </w:r>
        <w:r>
          <w:rPr>
            <w:noProof/>
            <w:webHidden/>
          </w:rPr>
        </w:r>
        <w:r>
          <w:rPr>
            <w:noProof/>
            <w:webHidden/>
          </w:rPr>
          <w:fldChar w:fldCharType="separate"/>
        </w:r>
        <w:r>
          <w:rPr>
            <w:noProof/>
            <w:webHidden/>
          </w:rPr>
          <w:t>9</w:t>
        </w:r>
        <w:r>
          <w:rPr>
            <w:noProof/>
            <w:webHidden/>
          </w:rPr>
          <w:fldChar w:fldCharType="end"/>
        </w:r>
      </w:hyperlink>
    </w:p>
    <w:p w14:paraId="461818FD" w14:textId="13B2270B" w:rsidR="00775603" w:rsidRDefault="00775603">
      <w:pPr>
        <w:pStyle w:val="TOC4"/>
        <w:tabs>
          <w:tab w:val="left" w:pos="1540"/>
          <w:tab w:val="right" w:leader="dot" w:pos="11107"/>
        </w:tabs>
        <w:rPr>
          <w:noProof/>
        </w:rPr>
      </w:pPr>
      <w:hyperlink w:anchor="_Toc82101615" w:history="1">
        <w:r w:rsidRPr="00733DA0">
          <w:rPr>
            <w:rStyle w:val="Hyperlink"/>
            <w:noProof/>
          </w:rPr>
          <w:t>1.1.1.7</w:t>
        </w:r>
        <w:r>
          <w:rPr>
            <w:noProof/>
          </w:rPr>
          <w:tab/>
        </w:r>
        <w:r w:rsidRPr="00733DA0">
          <w:rPr>
            <w:rStyle w:val="Hyperlink"/>
            <w:noProof/>
          </w:rPr>
          <w:t>HW/SWR-REQ-407099/A-GPIO5</w:t>
        </w:r>
        <w:r>
          <w:rPr>
            <w:noProof/>
            <w:webHidden/>
          </w:rPr>
          <w:tab/>
        </w:r>
        <w:r>
          <w:rPr>
            <w:noProof/>
            <w:webHidden/>
          </w:rPr>
          <w:fldChar w:fldCharType="begin"/>
        </w:r>
        <w:r>
          <w:rPr>
            <w:noProof/>
            <w:webHidden/>
          </w:rPr>
          <w:instrText xml:space="preserve"> PAGEREF _Toc82101615 \h </w:instrText>
        </w:r>
        <w:r>
          <w:rPr>
            <w:noProof/>
            <w:webHidden/>
          </w:rPr>
        </w:r>
        <w:r>
          <w:rPr>
            <w:noProof/>
            <w:webHidden/>
          </w:rPr>
          <w:fldChar w:fldCharType="separate"/>
        </w:r>
        <w:r>
          <w:rPr>
            <w:noProof/>
            <w:webHidden/>
          </w:rPr>
          <w:t>10</w:t>
        </w:r>
        <w:r>
          <w:rPr>
            <w:noProof/>
            <w:webHidden/>
          </w:rPr>
          <w:fldChar w:fldCharType="end"/>
        </w:r>
      </w:hyperlink>
    </w:p>
    <w:p w14:paraId="25837F93" w14:textId="18E7F45F" w:rsidR="00775603" w:rsidRDefault="00775603">
      <w:pPr>
        <w:pStyle w:val="TOC4"/>
        <w:tabs>
          <w:tab w:val="left" w:pos="1540"/>
          <w:tab w:val="right" w:leader="dot" w:pos="11107"/>
        </w:tabs>
        <w:rPr>
          <w:noProof/>
        </w:rPr>
      </w:pPr>
      <w:hyperlink w:anchor="_Toc82101616" w:history="1">
        <w:r w:rsidRPr="00733DA0">
          <w:rPr>
            <w:rStyle w:val="Hyperlink"/>
            <w:noProof/>
          </w:rPr>
          <w:t>1.1.1.8</w:t>
        </w:r>
        <w:r>
          <w:rPr>
            <w:noProof/>
          </w:rPr>
          <w:tab/>
        </w:r>
        <w:r w:rsidRPr="00733DA0">
          <w:rPr>
            <w:rStyle w:val="Hyperlink"/>
            <w:noProof/>
          </w:rPr>
          <w:t>HW/SWR-REQ-407100/A-GPIO6</w:t>
        </w:r>
        <w:r>
          <w:rPr>
            <w:noProof/>
            <w:webHidden/>
          </w:rPr>
          <w:tab/>
        </w:r>
        <w:r>
          <w:rPr>
            <w:noProof/>
            <w:webHidden/>
          </w:rPr>
          <w:fldChar w:fldCharType="begin"/>
        </w:r>
        <w:r>
          <w:rPr>
            <w:noProof/>
            <w:webHidden/>
          </w:rPr>
          <w:instrText xml:space="preserve"> PAGEREF _Toc82101616 \h </w:instrText>
        </w:r>
        <w:r>
          <w:rPr>
            <w:noProof/>
            <w:webHidden/>
          </w:rPr>
        </w:r>
        <w:r>
          <w:rPr>
            <w:noProof/>
            <w:webHidden/>
          </w:rPr>
          <w:fldChar w:fldCharType="separate"/>
        </w:r>
        <w:r>
          <w:rPr>
            <w:noProof/>
            <w:webHidden/>
          </w:rPr>
          <w:t>10</w:t>
        </w:r>
        <w:r>
          <w:rPr>
            <w:noProof/>
            <w:webHidden/>
          </w:rPr>
          <w:fldChar w:fldCharType="end"/>
        </w:r>
      </w:hyperlink>
    </w:p>
    <w:p w14:paraId="40C1DFD4" w14:textId="40F4A633" w:rsidR="00775603" w:rsidRDefault="00775603">
      <w:pPr>
        <w:pStyle w:val="TOC4"/>
        <w:tabs>
          <w:tab w:val="left" w:pos="1540"/>
          <w:tab w:val="right" w:leader="dot" w:pos="11107"/>
        </w:tabs>
        <w:rPr>
          <w:noProof/>
        </w:rPr>
      </w:pPr>
      <w:hyperlink w:anchor="_Toc82101617" w:history="1">
        <w:r w:rsidRPr="00733DA0">
          <w:rPr>
            <w:rStyle w:val="Hyperlink"/>
            <w:noProof/>
          </w:rPr>
          <w:t>1.1.1.9</w:t>
        </w:r>
        <w:r>
          <w:rPr>
            <w:noProof/>
          </w:rPr>
          <w:tab/>
        </w:r>
        <w:r w:rsidRPr="00733DA0">
          <w:rPr>
            <w:rStyle w:val="Hyperlink"/>
            <w:noProof/>
          </w:rPr>
          <w:t>HW/SWR-REQ-407101/A-GPIO7</w:t>
        </w:r>
        <w:r>
          <w:rPr>
            <w:noProof/>
            <w:webHidden/>
          </w:rPr>
          <w:tab/>
        </w:r>
        <w:r>
          <w:rPr>
            <w:noProof/>
            <w:webHidden/>
          </w:rPr>
          <w:fldChar w:fldCharType="begin"/>
        </w:r>
        <w:r>
          <w:rPr>
            <w:noProof/>
            <w:webHidden/>
          </w:rPr>
          <w:instrText xml:space="preserve"> PAGEREF _Toc82101617 \h </w:instrText>
        </w:r>
        <w:r>
          <w:rPr>
            <w:noProof/>
            <w:webHidden/>
          </w:rPr>
        </w:r>
        <w:r>
          <w:rPr>
            <w:noProof/>
            <w:webHidden/>
          </w:rPr>
          <w:fldChar w:fldCharType="separate"/>
        </w:r>
        <w:r>
          <w:rPr>
            <w:noProof/>
            <w:webHidden/>
          </w:rPr>
          <w:t>10</w:t>
        </w:r>
        <w:r>
          <w:rPr>
            <w:noProof/>
            <w:webHidden/>
          </w:rPr>
          <w:fldChar w:fldCharType="end"/>
        </w:r>
      </w:hyperlink>
    </w:p>
    <w:p w14:paraId="68B48F0C" w14:textId="6E003316"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18" w:history="1">
        <w:r w:rsidRPr="00733DA0">
          <w:rPr>
            <w:rStyle w:val="Hyperlink"/>
            <w:noProof/>
          </w:rPr>
          <w:t>1.1.2</w:t>
        </w:r>
        <w:r>
          <w:rPr>
            <w:rFonts w:asciiTheme="minorHAnsi" w:eastAsiaTheme="minorEastAsia" w:hAnsiTheme="minorHAnsi" w:cstheme="minorBidi"/>
            <w:noProof/>
            <w:sz w:val="22"/>
            <w:szCs w:val="22"/>
          </w:rPr>
          <w:tab/>
        </w:r>
        <w:r w:rsidRPr="00733DA0">
          <w:rPr>
            <w:rStyle w:val="Hyperlink"/>
            <w:noProof/>
          </w:rPr>
          <w:t>HW/SWR-REQ-407102/A-I2C Signals</w:t>
        </w:r>
        <w:r>
          <w:rPr>
            <w:noProof/>
            <w:webHidden/>
          </w:rPr>
          <w:tab/>
        </w:r>
        <w:r>
          <w:rPr>
            <w:noProof/>
            <w:webHidden/>
          </w:rPr>
          <w:fldChar w:fldCharType="begin"/>
        </w:r>
        <w:r>
          <w:rPr>
            <w:noProof/>
            <w:webHidden/>
          </w:rPr>
          <w:instrText xml:space="preserve"> PAGEREF _Toc82101618 \h </w:instrText>
        </w:r>
        <w:r>
          <w:rPr>
            <w:noProof/>
            <w:webHidden/>
          </w:rPr>
        </w:r>
        <w:r>
          <w:rPr>
            <w:noProof/>
            <w:webHidden/>
          </w:rPr>
          <w:fldChar w:fldCharType="separate"/>
        </w:r>
        <w:r>
          <w:rPr>
            <w:noProof/>
            <w:webHidden/>
          </w:rPr>
          <w:t>10</w:t>
        </w:r>
        <w:r>
          <w:rPr>
            <w:noProof/>
            <w:webHidden/>
          </w:rPr>
          <w:fldChar w:fldCharType="end"/>
        </w:r>
      </w:hyperlink>
    </w:p>
    <w:p w14:paraId="71E0A0B0" w14:textId="74E158E5" w:rsidR="00775603" w:rsidRDefault="00775603">
      <w:pPr>
        <w:pStyle w:val="TOC4"/>
        <w:tabs>
          <w:tab w:val="left" w:pos="1540"/>
          <w:tab w:val="right" w:leader="dot" w:pos="11107"/>
        </w:tabs>
        <w:rPr>
          <w:noProof/>
        </w:rPr>
      </w:pPr>
      <w:hyperlink w:anchor="_Toc82101619" w:history="1">
        <w:r w:rsidRPr="00733DA0">
          <w:rPr>
            <w:rStyle w:val="Hyperlink"/>
            <w:noProof/>
          </w:rPr>
          <w:t>1.1.2.1</w:t>
        </w:r>
        <w:r>
          <w:rPr>
            <w:noProof/>
          </w:rPr>
          <w:tab/>
        </w:r>
        <w:r w:rsidRPr="00733DA0">
          <w:rPr>
            <w:rStyle w:val="Hyperlink"/>
            <w:noProof/>
          </w:rPr>
          <w:t>HW/SWR-REQ-407103/A-I2C Command and Control</w:t>
        </w:r>
        <w:r>
          <w:rPr>
            <w:noProof/>
            <w:webHidden/>
          </w:rPr>
          <w:tab/>
        </w:r>
        <w:r>
          <w:rPr>
            <w:noProof/>
            <w:webHidden/>
          </w:rPr>
          <w:fldChar w:fldCharType="begin"/>
        </w:r>
        <w:r>
          <w:rPr>
            <w:noProof/>
            <w:webHidden/>
          </w:rPr>
          <w:instrText xml:space="preserve"> PAGEREF _Toc82101619 \h </w:instrText>
        </w:r>
        <w:r>
          <w:rPr>
            <w:noProof/>
            <w:webHidden/>
          </w:rPr>
        </w:r>
        <w:r>
          <w:rPr>
            <w:noProof/>
            <w:webHidden/>
          </w:rPr>
          <w:fldChar w:fldCharType="separate"/>
        </w:r>
        <w:r>
          <w:rPr>
            <w:noProof/>
            <w:webHidden/>
          </w:rPr>
          <w:t>11</w:t>
        </w:r>
        <w:r>
          <w:rPr>
            <w:noProof/>
            <w:webHidden/>
          </w:rPr>
          <w:fldChar w:fldCharType="end"/>
        </w:r>
      </w:hyperlink>
    </w:p>
    <w:p w14:paraId="51817E44" w14:textId="34ED3CFF"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20" w:history="1">
        <w:r w:rsidRPr="00733DA0">
          <w:rPr>
            <w:rStyle w:val="Hyperlink"/>
            <w:noProof/>
          </w:rPr>
          <w:t>1.1.3</w:t>
        </w:r>
        <w:r>
          <w:rPr>
            <w:rFonts w:asciiTheme="minorHAnsi" w:eastAsiaTheme="minorEastAsia" w:hAnsiTheme="minorHAnsi" w:cstheme="minorBidi"/>
            <w:noProof/>
            <w:sz w:val="22"/>
            <w:szCs w:val="22"/>
          </w:rPr>
          <w:tab/>
        </w:r>
        <w:r w:rsidRPr="00733DA0">
          <w:rPr>
            <w:rStyle w:val="Hyperlink"/>
            <w:noProof/>
          </w:rPr>
          <w:t>HW/SWR-REQ-407189/A-SPI Signals</w:t>
        </w:r>
        <w:r>
          <w:rPr>
            <w:noProof/>
            <w:webHidden/>
          </w:rPr>
          <w:tab/>
        </w:r>
        <w:r>
          <w:rPr>
            <w:noProof/>
            <w:webHidden/>
          </w:rPr>
          <w:fldChar w:fldCharType="begin"/>
        </w:r>
        <w:r>
          <w:rPr>
            <w:noProof/>
            <w:webHidden/>
          </w:rPr>
          <w:instrText xml:space="preserve"> PAGEREF _Toc82101620 \h </w:instrText>
        </w:r>
        <w:r>
          <w:rPr>
            <w:noProof/>
            <w:webHidden/>
          </w:rPr>
        </w:r>
        <w:r>
          <w:rPr>
            <w:noProof/>
            <w:webHidden/>
          </w:rPr>
          <w:fldChar w:fldCharType="separate"/>
        </w:r>
        <w:r>
          <w:rPr>
            <w:noProof/>
            <w:webHidden/>
          </w:rPr>
          <w:t>11</w:t>
        </w:r>
        <w:r>
          <w:rPr>
            <w:noProof/>
            <w:webHidden/>
          </w:rPr>
          <w:fldChar w:fldCharType="end"/>
        </w:r>
      </w:hyperlink>
    </w:p>
    <w:p w14:paraId="6FD5DA21" w14:textId="780FC942" w:rsidR="00775603" w:rsidRDefault="00775603">
      <w:pPr>
        <w:pStyle w:val="TOC4"/>
        <w:tabs>
          <w:tab w:val="left" w:pos="1540"/>
          <w:tab w:val="right" w:leader="dot" w:pos="11107"/>
        </w:tabs>
        <w:rPr>
          <w:noProof/>
        </w:rPr>
      </w:pPr>
      <w:hyperlink w:anchor="_Toc82101621" w:history="1">
        <w:r w:rsidRPr="00733DA0">
          <w:rPr>
            <w:rStyle w:val="Hyperlink"/>
            <w:noProof/>
          </w:rPr>
          <w:t>1.1.3.1</w:t>
        </w:r>
        <w:r>
          <w:rPr>
            <w:noProof/>
          </w:rPr>
          <w:tab/>
        </w:r>
        <w:r w:rsidRPr="00733DA0">
          <w:rPr>
            <w:rStyle w:val="Hyperlink"/>
            <w:noProof/>
          </w:rPr>
          <w:t>HW/SWR-REQ-407190/A-SPI Command and Control</w:t>
        </w:r>
        <w:r>
          <w:rPr>
            <w:noProof/>
            <w:webHidden/>
          </w:rPr>
          <w:tab/>
        </w:r>
        <w:r>
          <w:rPr>
            <w:noProof/>
            <w:webHidden/>
          </w:rPr>
          <w:fldChar w:fldCharType="begin"/>
        </w:r>
        <w:r>
          <w:rPr>
            <w:noProof/>
            <w:webHidden/>
          </w:rPr>
          <w:instrText xml:space="preserve"> PAGEREF _Toc82101621 \h </w:instrText>
        </w:r>
        <w:r>
          <w:rPr>
            <w:noProof/>
            <w:webHidden/>
          </w:rPr>
        </w:r>
        <w:r>
          <w:rPr>
            <w:noProof/>
            <w:webHidden/>
          </w:rPr>
          <w:fldChar w:fldCharType="separate"/>
        </w:r>
        <w:r>
          <w:rPr>
            <w:noProof/>
            <w:webHidden/>
          </w:rPr>
          <w:t>11</w:t>
        </w:r>
        <w:r>
          <w:rPr>
            <w:noProof/>
            <w:webHidden/>
          </w:rPr>
          <w:fldChar w:fldCharType="end"/>
        </w:r>
      </w:hyperlink>
    </w:p>
    <w:p w14:paraId="7A1E259C" w14:textId="250E4097"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22" w:history="1">
        <w:r w:rsidRPr="00733DA0">
          <w:rPr>
            <w:rStyle w:val="Hyperlink"/>
            <w:noProof/>
          </w:rPr>
          <w:t>1.1.4</w:t>
        </w:r>
        <w:r>
          <w:rPr>
            <w:rFonts w:asciiTheme="minorHAnsi" w:eastAsiaTheme="minorEastAsia" w:hAnsiTheme="minorHAnsi" w:cstheme="minorBidi"/>
            <w:noProof/>
            <w:sz w:val="22"/>
            <w:szCs w:val="22"/>
          </w:rPr>
          <w:tab/>
        </w:r>
        <w:r w:rsidRPr="00733DA0">
          <w:rPr>
            <w:rStyle w:val="Hyperlink"/>
            <w:noProof/>
          </w:rPr>
          <w:t>HW/SWR-REQ-407104/A-Clock Signals</w:t>
        </w:r>
        <w:r>
          <w:rPr>
            <w:noProof/>
            <w:webHidden/>
          </w:rPr>
          <w:tab/>
        </w:r>
        <w:r>
          <w:rPr>
            <w:noProof/>
            <w:webHidden/>
          </w:rPr>
          <w:fldChar w:fldCharType="begin"/>
        </w:r>
        <w:r>
          <w:rPr>
            <w:noProof/>
            <w:webHidden/>
          </w:rPr>
          <w:instrText xml:space="preserve"> PAGEREF _Toc82101622 \h </w:instrText>
        </w:r>
        <w:r>
          <w:rPr>
            <w:noProof/>
            <w:webHidden/>
          </w:rPr>
        </w:r>
        <w:r>
          <w:rPr>
            <w:noProof/>
            <w:webHidden/>
          </w:rPr>
          <w:fldChar w:fldCharType="separate"/>
        </w:r>
        <w:r>
          <w:rPr>
            <w:noProof/>
            <w:webHidden/>
          </w:rPr>
          <w:t>11</w:t>
        </w:r>
        <w:r>
          <w:rPr>
            <w:noProof/>
            <w:webHidden/>
          </w:rPr>
          <w:fldChar w:fldCharType="end"/>
        </w:r>
      </w:hyperlink>
    </w:p>
    <w:p w14:paraId="7195DB2A" w14:textId="0BEEF892" w:rsidR="00775603" w:rsidRDefault="00775603">
      <w:pPr>
        <w:pStyle w:val="TOC4"/>
        <w:tabs>
          <w:tab w:val="left" w:pos="1540"/>
          <w:tab w:val="right" w:leader="dot" w:pos="11107"/>
        </w:tabs>
        <w:rPr>
          <w:noProof/>
        </w:rPr>
      </w:pPr>
      <w:hyperlink w:anchor="_Toc82101623" w:history="1">
        <w:r w:rsidRPr="00733DA0">
          <w:rPr>
            <w:rStyle w:val="Hyperlink"/>
            <w:noProof/>
          </w:rPr>
          <w:t>1.1.4.1</w:t>
        </w:r>
        <w:r>
          <w:rPr>
            <w:noProof/>
          </w:rPr>
          <w:tab/>
        </w:r>
        <w:r w:rsidRPr="00733DA0">
          <w:rPr>
            <w:rStyle w:val="Hyperlink"/>
            <w:noProof/>
          </w:rPr>
          <w:t>HW/SWR-REQ-407105/A-Clock Signal Syncronization to A2B Streams</w:t>
        </w:r>
        <w:r>
          <w:rPr>
            <w:noProof/>
            <w:webHidden/>
          </w:rPr>
          <w:tab/>
        </w:r>
        <w:r>
          <w:rPr>
            <w:noProof/>
            <w:webHidden/>
          </w:rPr>
          <w:fldChar w:fldCharType="begin"/>
        </w:r>
        <w:r>
          <w:rPr>
            <w:noProof/>
            <w:webHidden/>
          </w:rPr>
          <w:instrText xml:space="preserve"> PAGEREF _Toc82101623 \h </w:instrText>
        </w:r>
        <w:r>
          <w:rPr>
            <w:noProof/>
            <w:webHidden/>
          </w:rPr>
        </w:r>
        <w:r>
          <w:rPr>
            <w:noProof/>
            <w:webHidden/>
          </w:rPr>
          <w:fldChar w:fldCharType="separate"/>
        </w:r>
        <w:r>
          <w:rPr>
            <w:noProof/>
            <w:webHidden/>
          </w:rPr>
          <w:t>11</w:t>
        </w:r>
        <w:r>
          <w:rPr>
            <w:noProof/>
            <w:webHidden/>
          </w:rPr>
          <w:fldChar w:fldCharType="end"/>
        </w:r>
      </w:hyperlink>
    </w:p>
    <w:p w14:paraId="1D05C016" w14:textId="04832366"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24" w:history="1">
        <w:r w:rsidRPr="00733DA0">
          <w:rPr>
            <w:rStyle w:val="Hyperlink"/>
            <w:noProof/>
          </w:rPr>
          <w:t>1.1.5</w:t>
        </w:r>
        <w:r>
          <w:rPr>
            <w:rFonts w:asciiTheme="minorHAnsi" w:eastAsiaTheme="minorEastAsia" w:hAnsiTheme="minorHAnsi" w:cstheme="minorBidi"/>
            <w:noProof/>
            <w:sz w:val="22"/>
            <w:szCs w:val="22"/>
          </w:rPr>
          <w:tab/>
        </w:r>
        <w:r w:rsidRPr="00733DA0">
          <w:rPr>
            <w:rStyle w:val="Hyperlink"/>
            <w:noProof/>
          </w:rPr>
          <w:t>SWR-REQ-434538/A-A2B Mailbox</w:t>
        </w:r>
        <w:r>
          <w:rPr>
            <w:noProof/>
            <w:webHidden/>
          </w:rPr>
          <w:tab/>
        </w:r>
        <w:r>
          <w:rPr>
            <w:noProof/>
            <w:webHidden/>
          </w:rPr>
          <w:fldChar w:fldCharType="begin"/>
        </w:r>
        <w:r>
          <w:rPr>
            <w:noProof/>
            <w:webHidden/>
          </w:rPr>
          <w:instrText xml:space="preserve"> PAGEREF _Toc82101624 \h </w:instrText>
        </w:r>
        <w:r>
          <w:rPr>
            <w:noProof/>
            <w:webHidden/>
          </w:rPr>
        </w:r>
        <w:r>
          <w:rPr>
            <w:noProof/>
            <w:webHidden/>
          </w:rPr>
          <w:fldChar w:fldCharType="separate"/>
        </w:r>
        <w:r>
          <w:rPr>
            <w:noProof/>
            <w:webHidden/>
          </w:rPr>
          <w:t>11</w:t>
        </w:r>
        <w:r>
          <w:rPr>
            <w:noProof/>
            <w:webHidden/>
          </w:rPr>
          <w:fldChar w:fldCharType="end"/>
        </w:r>
      </w:hyperlink>
    </w:p>
    <w:p w14:paraId="00A6E024" w14:textId="291F3C12" w:rsidR="00775603" w:rsidRDefault="00775603">
      <w:pPr>
        <w:pStyle w:val="TOC4"/>
        <w:tabs>
          <w:tab w:val="left" w:pos="1540"/>
          <w:tab w:val="right" w:leader="dot" w:pos="11107"/>
        </w:tabs>
        <w:rPr>
          <w:noProof/>
        </w:rPr>
      </w:pPr>
      <w:hyperlink w:anchor="_Toc82101625" w:history="1">
        <w:r w:rsidRPr="00733DA0">
          <w:rPr>
            <w:rStyle w:val="Hyperlink"/>
            <w:noProof/>
          </w:rPr>
          <w:t>1.1.5.1</w:t>
        </w:r>
        <w:r>
          <w:rPr>
            <w:noProof/>
          </w:rPr>
          <w:tab/>
        </w:r>
        <w:r w:rsidRPr="00733DA0">
          <w:rPr>
            <w:rStyle w:val="Hyperlink"/>
            <w:noProof/>
          </w:rPr>
          <w:t>SWR-REQ-434539/A-A2B Mailbox</w:t>
        </w:r>
        <w:r>
          <w:rPr>
            <w:noProof/>
            <w:webHidden/>
          </w:rPr>
          <w:tab/>
        </w:r>
        <w:r>
          <w:rPr>
            <w:noProof/>
            <w:webHidden/>
          </w:rPr>
          <w:fldChar w:fldCharType="begin"/>
        </w:r>
        <w:r>
          <w:rPr>
            <w:noProof/>
            <w:webHidden/>
          </w:rPr>
          <w:instrText xml:space="preserve"> PAGEREF _Toc82101625 \h </w:instrText>
        </w:r>
        <w:r>
          <w:rPr>
            <w:noProof/>
            <w:webHidden/>
          </w:rPr>
        </w:r>
        <w:r>
          <w:rPr>
            <w:noProof/>
            <w:webHidden/>
          </w:rPr>
          <w:fldChar w:fldCharType="separate"/>
        </w:r>
        <w:r>
          <w:rPr>
            <w:noProof/>
            <w:webHidden/>
          </w:rPr>
          <w:t>11</w:t>
        </w:r>
        <w:r>
          <w:rPr>
            <w:noProof/>
            <w:webHidden/>
          </w:rPr>
          <w:fldChar w:fldCharType="end"/>
        </w:r>
      </w:hyperlink>
    </w:p>
    <w:p w14:paraId="1CF177E2" w14:textId="65719C4E"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626" w:history="1">
        <w:r w:rsidRPr="00733DA0">
          <w:rPr>
            <w:rStyle w:val="Hyperlink"/>
            <w:noProof/>
          </w:rPr>
          <w:t>1.2</w:t>
        </w:r>
        <w:r>
          <w:rPr>
            <w:rFonts w:asciiTheme="minorHAnsi" w:eastAsiaTheme="minorEastAsia" w:hAnsiTheme="minorHAnsi" w:cstheme="minorBidi"/>
            <w:i w:val="0"/>
            <w:noProof/>
            <w:sz w:val="22"/>
            <w:szCs w:val="22"/>
          </w:rPr>
          <w:tab/>
        </w:r>
        <w:r w:rsidRPr="00733DA0">
          <w:rPr>
            <w:rStyle w:val="Hyperlink"/>
            <w:noProof/>
          </w:rPr>
          <w:t>SWR-REQ-407106/A-Audio Client</w:t>
        </w:r>
        <w:r>
          <w:rPr>
            <w:noProof/>
            <w:webHidden/>
          </w:rPr>
          <w:tab/>
        </w:r>
        <w:r>
          <w:rPr>
            <w:noProof/>
            <w:webHidden/>
          </w:rPr>
          <w:fldChar w:fldCharType="begin"/>
        </w:r>
        <w:r>
          <w:rPr>
            <w:noProof/>
            <w:webHidden/>
          </w:rPr>
          <w:instrText xml:space="preserve"> PAGEREF _Toc82101626 \h </w:instrText>
        </w:r>
        <w:r>
          <w:rPr>
            <w:noProof/>
            <w:webHidden/>
          </w:rPr>
        </w:r>
        <w:r>
          <w:rPr>
            <w:noProof/>
            <w:webHidden/>
          </w:rPr>
          <w:fldChar w:fldCharType="separate"/>
        </w:r>
        <w:r>
          <w:rPr>
            <w:noProof/>
            <w:webHidden/>
          </w:rPr>
          <w:t>11</w:t>
        </w:r>
        <w:r>
          <w:rPr>
            <w:noProof/>
            <w:webHidden/>
          </w:rPr>
          <w:fldChar w:fldCharType="end"/>
        </w:r>
      </w:hyperlink>
    </w:p>
    <w:p w14:paraId="7690D26B" w14:textId="3D0E07E0"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627" w:history="1">
        <w:r w:rsidRPr="00733DA0">
          <w:rPr>
            <w:rStyle w:val="Hyperlink"/>
            <w:noProof/>
          </w:rPr>
          <w:t>1.3</w:t>
        </w:r>
        <w:r>
          <w:rPr>
            <w:rFonts w:asciiTheme="minorHAnsi" w:eastAsiaTheme="minorEastAsia" w:hAnsiTheme="minorHAnsi" w:cstheme="minorBidi"/>
            <w:i w:val="0"/>
            <w:noProof/>
            <w:sz w:val="22"/>
            <w:szCs w:val="22"/>
          </w:rPr>
          <w:tab/>
        </w:r>
        <w:r w:rsidRPr="00733DA0">
          <w:rPr>
            <w:rStyle w:val="Hyperlink"/>
            <w:noProof/>
          </w:rPr>
          <w:t>SWR-REQ-407107/A-Audio Server</w:t>
        </w:r>
        <w:r>
          <w:rPr>
            <w:noProof/>
            <w:webHidden/>
          </w:rPr>
          <w:tab/>
        </w:r>
        <w:r>
          <w:rPr>
            <w:noProof/>
            <w:webHidden/>
          </w:rPr>
          <w:fldChar w:fldCharType="begin"/>
        </w:r>
        <w:r>
          <w:rPr>
            <w:noProof/>
            <w:webHidden/>
          </w:rPr>
          <w:instrText xml:space="preserve"> PAGEREF _Toc82101627 \h </w:instrText>
        </w:r>
        <w:r>
          <w:rPr>
            <w:noProof/>
            <w:webHidden/>
          </w:rPr>
        </w:r>
        <w:r>
          <w:rPr>
            <w:noProof/>
            <w:webHidden/>
          </w:rPr>
          <w:fldChar w:fldCharType="separate"/>
        </w:r>
        <w:r>
          <w:rPr>
            <w:noProof/>
            <w:webHidden/>
          </w:rPr>
          <w:t>11</w:t>
        </w:r>
        <w:r>
          <w:rPr>
            <w:noProof/>
            <w:webHidden/>
          </w:rPr>
          <w:fldChar w:fldCharType="end"/>
        </w:r>
      </w:hyperlink>
    </w:p>
    <w:p w14:paraId="2CE55CDA" w14:textId="235A1520"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628" w:history="1">
        <w:r w:rsidRPr="00733DA0">
          <w:rPr>
            <w:rStyle w:val="Hyperlink"/>
            <w:noProof/>
          </w:rPr>
          <w:t>1.4</w:t>
        </w:r>
        <w:r>
          <w:rPr>
            <w:rFonts w:asciiTheme="minorHAnsi" w:eastAsiaTheme="minorEastAsia" w:hAnsiTheme="minorHAnsi" w:cstheme="minorBidi"/>
            <w:i w:val="0"/>
            <w:noProof/>
            <w:sz w:val="22"/>
            <w:szCs w:val="22"/>
          </w:rPr>
          <w:tab/>
        </w:r>
        <w:r w:rsidRPr="00733DA0">
          <w:rPr>
            <w:rStyle w:val="Hyperlink"/>
            <w:noProof/>
          </w:rPr>
          <w:t>A2B Audio Stream ID assignments</w:t>
        </w:r>
        <w:r>
          <w:rPr>
            <w:noProof/>
            <w:webHidden/>
          </w:rPr>
          <w:tab/>
        </w:r>
        <w:r>
          <w:rPr>
            <w:noProof/>
            <w:webHidden/>
          </w:rPr>
          <w:fldChar w:fldCharType="begin"/>
        </w:r>
        <w:r>
          <w:rPr>
            <w:noProof/>
            <w:webHidden/>
          </w:rPr>
          <w:instrText xml:space="preserve"> PAGEREF _Toc82101628 \h </w:instrText>
        </w:r>
        <w:r>
          <w:rPr>
            <w:noProof/>
            <w:webHidden/>
          </w:rPr>
        </w:r>
        <w:r>
          <w:rPr>
            <w:noProof/>
            <w:webHidden/>
          </w:rPr>
          <w:fldChar w:fldCharType="separate"/>
        </w:r>
        <w:r>
          <w:rPr>
            <w:noProof/>
            <w:webHidden/>
          </w:rPr>
          <w:t>11</w:t>
        </w:r>
        <w:r>
          <w:rPr>
            <w:noProof/>
            <w:webHidden/>
          </w:rPr>
          <w:fldChar w:fldCharType="end"/>
        </w:r>
      </w:hyperlink>
    </w:p>
    <w:p w14:paraId="7627F0BB" w14:textId="3B0503A1"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29" w:history="1">
        <w:r w:rsidRPr="00733DA0">
          <w:rPr>
            <w:rStyle w:val="Hyperlink"/>
            <w:noProof/>
          </w:rPr>
          <w:t>1.4.1</w:t>
        </w:r>
        <w:r>
          <w:rPr>
            <w:rFonts w:asciiTheme="minorHAnsi" w:eastAsiaTheme="minorEastAsia" w:hAnsiTheme="minorHAnsi" w:cstheme="minorBidi"/>
            <w:noProof/>
            <w:sz w:val="22"/>
            <w:szCs w:val="22"/>
          </w:rPr>
          <w:tab/>
        </w:r>
        <w:r w:rsidRPr="00733DA0">
          <w:rPr>
            <w:rStyle w:val="Hyperlink"/>
            <w:noProof/>
          </w:rPr>
          <w:t>SWR-REQ-407108/B-A2B Downstream Stream IDs</w:t>
        </w:r>
        <w:r>
          <w:rPr>
            <w:noProof/>
            <w:webHidden/>
          </w:rPr>
          <w:tab/>
        </w:r>
        <w:r>
          <w:rPr>
            <w:noProof/>
            <w:webHidden/>
          </w:rPr>
          <w:fldChar w:fldCharType="begin"/>
        </w:r>
        <w:r>
          <w:rPr>
            <w:noProof/>
            <w:webHidden/>
          </w:rPr>
          <w:instrText xml:space="preserve"> PAGEREF _Toc82101629 \h </w:instrText>
        </w:r>
        <w:r>
          <w:rPr>
            <w:noProof/>
            <w:webHidden/>
          </w:rPr>
        </w:r>
        <w:r>
          <w:rPr>
            <w:noProof/>
            <w:webHidden/>
          </w:rPr>
          <w:fldChar w:fldCharType="separate"/>
        </w:r>
        <w:r>
          <w:rPr>
            <w:noProof/>
            <w:webHidden/>
          </w:rPr>
          <w:t>11</w:t>
        </w:r>
        <w:r>
          <w:rPr>
            <w:noProof/>
            <w:webHidden/>
          </w:rPr>
          <w:fldChar w:fldCharType="end"/>
        </w:r>
      </w:hyperlink>
    </w:p>
    <w:p w14:paraId="754B3875" w14:textId="56E503B3"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30" w:history="1">
        <w:r w:rsidRPr="00733DA0">
          <w:rPr>
            <w:rStyle w:val="Hyperlink"/>
            <w:noProof/>
          </w:rPr>
          <w:t>1.4.2</w:t>
        </w:r>
        <w:r>
          <w:rPr>
            <w:rFonts w:asciiTheme="minorHAnsi" w:eastAsiaTheme="minorEastAsia" w:hAnsiTheme="minorHAnsi" w:cstheme="minorBidi"/>
            <w:noProof/>
            <w:sz w:val="22"/>
            <w:szCs w:val="22"/>
          </w:rPr>
          <w:tab/>
        </w:r>
        <w:r w:rsidRPr="00733DA0">
          <w:rPr>
            <w:rStyle w:val="Hyperlink"/>
            <w:noProof/>
          </w:rPr>
          <w:t>SWR-REQ-407109/B-A2B Upstream Stream IDs</w:t>
        </w:r>
        <w:r>
          <w:rPr>
            <w:noProof/>
            <w:webHidden/>
          </w:rPr>
          <w:tab/>
        </w:r>
        <w:r>
          <w:rPr>
            <w:noProof/>
            <w:webHidden/>
          </w:rPr>
          <w:fldChar w:fldCharType="begin"/>
        </w:r>
        <w:r>
          <w:rPr>
            <w:noProof/>
            <w:webHidden/>
          </w:rPr>
          <w:instrText xml:space="preserve"> PAGEREF _Toc82101630 \h </w:instrText>
        </w:r>
        <w:r>
          <w:rPr>
            <w:noProof/>
            <w:webHidden/>
          </w:rPr>
        </w:r>
        <w:r>
          <w:rPr>
            <w:noProof/>
            <w:webHidden/>
          </w:rPr>
          <w:fldChar w:fldCharType="separate"/>
        </w:r>
        <w:r>
          <w:rPr>
            <w:noProof/>
            <w:webHidden/>
          </w:rPr>
          <w:t>12</w:t>
        </w:r>
        <w:r>
          <w:rPr>
            <w:noProof/>
            <w:webHidden/>
          </w:rPr>
          <w:fldChar w:fldCharType="end"/>
        </w:r>
      </w:hyperlink>
    </w:p>
    <w:p w14:paraId="61C1CA87" w14:textId="49BE5855"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631" w:history="1">
        <w:r w:rsidRPr="00733DA0">
          <w:rPr>
            <w:rStyle w:val="Hyperlink"/>
            <w:noProof/>
          </w:rPr>
          <w:t>1.5</w:t>
        </w:r>
        <w:r>
          <w:rPr>
            <w:rFonts w:asciiTheme="minorHAnsi" w:eastAsiaTheme="minorEastAsia" w:hAnsiTheme="minorHAnsi" w:cstheme="minorBidi"/>
            <w:i w:val="0"/>
            <w:noProof/>
            <w:sz w:val="22"/>
            <w:szCs w:val="22"/>
          </w:rPr>
          <w:tab/>
        </w:r>
        <w:r w:rsidRPr="00733DA0">
          <w:rPr>
            <w:rStyle w:val="Hyperlink"/>
            <w:noProof/>
          </w:rPr>
          <w:t>A2B Architectures</w:t>
        </w:r>
        <w:r>
          <w:rPr>
            <w:noProof/>
            <w:webHidden/>
          </w:rPr>
          <w:tab/>
        </w:r>
        <w:r>
          <w:rPr>
            <w:noProof/>
            <w:webHidden/>
          </w:rPr>
          <w:fldChar w:fldCharType="begin"/>
        </w:r>
        <w:r>
          <w:rPr>
            <w:noProof/>
            <w:webHidden/>
          </w:rPr>
          <w:instrText xml:space="preserve"> PAGEREF _Toc82101631 \h </w:instrText>
        </w:r>
        <w:r>
          <w:rPr>
            <w:noProof/>
            <w:webHidden/>
          </w:rPr>
        </w:r>
        <w:r>
          <w:rPr>
            <w:noProof/>
            <w:webHidden/>
          </w:rPr>
          <w:fldChar w:fldCharType="separate"/>
        </w:r>
        <w:r>
          <w:rPr>
            <w:noProof/>
            <w:webHidden/>
          </w:rPr>
          <w:t>13</w:t>
        </w:r>
        <w:r>
          <w:rPr>
            <w:noProof/>
            <w:webHidden/>
          </w:rPr>
          <w:fldChar w:fldCharType="end"/>
        </w:r>
      </w:hyperlink>
    </w:p>
    <w:p w14:paraId="628377C8" w14:textId="456EEE9E"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32" w:history="1">
        <w:r w:rsidRPr="00733DA0">
          <w:rPr>
            <w:rStyle w:val="Hyperlink"/>
            <w:noProof/>
          </w:rPr>
          <w:t>1.5.1</w:t>
        </w:r>
        <w:r>
          <w:rPr>
            <w:rFonts w:asciiTheme="minorHAnsi" w:eastAsiaTheme="minorEastAsia" w:hAnsiTheme="minorHAnsi" w:cstheme="minorBidi"/>
            <w:noProof/>
            <w:sz w:val="22"/>
            <w:szCs w:val="22"/>
          </w:rPr>
          <w:tab/>
        </w:r>
        <w:r w:rsidRPr="00733DA0">
          <w:rPr>
            <w:rStyle w:val="Hyperlink"/>
            <w:noProof/>
          </w:rPr>
          <w:t>SWR-REQ-407110/B-A2B Architectures</w:t>
        </w:r>
        <w:r>
          <w:rPr>
            <w:noProof/>
            <w:webHidden/>
          </w:rPr>
          <w:tab/>
        </w:r>
        <w:r>
          <w:rPr>
            <w:noProof/>
            <w:webHidden/>
          </w:rPr>
          <w:fldChar w:fldCharType="begin"/>
        </w:r>
        <w:r>
          <w:rPr>
            <w:noProof/>
            <w:webHidden/>
          </w:rPr>
          <w:instrText xml:space="preserve"> PAGEREF _Toc82101632 \h </w:instrText>
        </w:r>
        <w:r>
          <w:rPr>
            <w:noProof/>
            <w:webHidden/>
          </w:rPr>
        </w:r>
        <w:r>
          <w:rPr>
            <w:noProof/>
            <w:webHidden/>
          </w:rPr>
          <w:fldChar w:fldCharType="separate"/>
        </w:r>
        <w:r>
          <w:rPr>
            <w:noProof/>
            <w:webHidden/>
          </w:rPr>
          <w:t>13</w:t>
        </w:r>
        <w:r>
          <w:rPr>
            <w:noProof/>
            <w:webHidden/>
          </w:rPr>
          <w:fldChar w:fldCharType="end"/>
        </w:r>
      </w:hyperlink>
    </w:p>
    <w:p w14:paraId="68970C38" w14:textId="2894E8ED" w:rsidR="00775603" w:rsidRDefault="00775603">
      <w:pPr>
        <w:pStyle w:val="TOC4"/>
        <w:tabs>
          <w:tab w:val="left" w:pos="1540"/>
          <w:tab w:val="right" w:leader="dot" w:pos="11107"/>
        </w:tabs>
        <w:rPr>
          <w:noProof/>
        </w:rPr>
      </w:pPr>
      <w:hyperlink w:anchor="_Toc82101633" w:history="1">
        <w:r w:rsidRPr="00733DA0">
          <w:rPr>
            <w:rStyle w:val="Hyperlink"/>
            <w:noProof/>
          </w:rPr>
          <w:t>1.5.1.1</w:t>
        </w:r>
        <w:r>
          <w:rPr>
            <w:noProof/>
          </w:rPr>
          <w:tab/>
        </w:r>
        <w:r w:rsidRPr="00733DA0">
          <w:rPr>
            <w:rStyle w:val="Hyperlink"/>
            <w:noProof/>
          </w:rPr>
          <w:t>SWR-REQ-407111/B-Phoenix Audio with 2 Nodes - Non-Branded (PAC 1, 2, 3, 4, &amp; 5)</w:t>
        </w:r>
        <w:r>
          <w:rPr>
            <w:noProof/>
            <w:webHidden/>
          </w:rPr>
          <w:tab/>
        </w:r>
        <w:r>
          <w:rPr>
            <w:noProof/>
            <w:webHidden/>
          </w:rPr>
          <w:fldChar w:fldCharType="begin"/>
        </w:r>
        <w:r>
          <w:rPr>
            <w:noProof/>
            <w:webHidden/>
          </w:rPr>
          <w:instrText xml:space="preserve"> PAGEREF _Toc82101633 \h </w:instrText>
        </w:r>
        <w:r>
          <w:rPr>
            <w:noProof/>
            <w:webHidden/>
          </w:rPr>
        </w:r>
        <w:r>
          <w:rPr>
            <w:noProof/>
            <w:webHidden/>
          </w:rPr>
          <w:fldChar w:fldCharType="separate"/>
        </w:r>
        <w:r>
          <w:rPr>
            <w:noProof/>
            <w:webHidden/>
          </w:rPr>
          <w:t>13</w:t>
        </w:r>
        <w:r>
          <w:rPr>
            <w:noProof/>
            <w:webHidden/>
          </w:rPr>
          <w:fldChar w:fldCharType="end"/>
        </w:r>
      </w:hyperlink>
    </w:p>
    <w:p w14:paraId="05BCB503" w14:textId="73074268" w:rsidR="00775603" w:rsidRDefault="00775603">
      <w:pPr>
        <w:pStyle w:val="TOC4"/>
        <w:tabs>
          <w:tab w:val="left" w:pos="1540"/>
          <w:tab w:val="right" w:leader="dot" w:pos="11107"/>
        </w:tabs>
        <w:rPr>
          <w:noProof/>
        </w:rPr>
      </w:pPr>
      <w:hyperlink w:anchor="_Toc82101634" w:history="1">
        <w:r w:rsidRPr="00733DA0">
          <w:rPr>
            <w:rStyle w:val="Hyperlink"/>
            <w:noProof/>
          </w:rPr>
          <w:t>1.5.1.2</w:t>
        </w:r>
        <w:r>
          <w:rPr>
            <w:noProof/>
          </w:rPr>
          <w:tab/>
        </w:r>
        <w:r w:rsidRPr="00733DA0">
          <w:rPr>
            <w:rStyle w:val="Hyperlink"/>
            <w:noProof/>
          </w:rPr>
          <w:t>SWR-REQ-407112/A-Phoenix Audio with 3 Nodes - Non-Branded (PAC 1, 2, 3, 4, &amp; 5)</w:t>
        </w:r>
        <w:r>
          <w:rPr>
            <w:noProof/>
            <w:webHidden/>
          </w:rPr>
          <w:tab/>
        </w:r>
        <w:r>
          <w:rPr>
            <w:noProof/>
            <w:webHidden/>
          </w:rPr>
          <w:fldChar w:fldCharType="begin"/>
        </w:r>
        <w:r>
          <w:rPr>
            <w:noProof/>
            <w:webHidden/>
          </w:rPr>
          <w:instrText xml:space="preserve"> PAGEREF _Toc82101634 \h </w:instrText>
        </w:r>
        <w:r>
          <w:rPr>
            <w:noProof/>
            <w:webHidden/>
          </w:rPr>
        </w:r>
        <w:r>
          <w:rPr>
            <w:noProof/>
            <w:webHidden/>
          </w:rPr>
          <w:fldChar w:fldCharType="separate"/>
        </w:r>
        <w:r>
          <w:rPr>
            <w:noProof/>
            <w:webHidden/>
          </w:rPr>
          <w:t>14</w:t>
        </w:r>
        <w:r>
          <w:rPr>
            <w:noProof/>
            <w:webHidden/>
          </w:rPr>
          <w:fldChar w:fldCharType="end"/>
        </w:r>
      </w:hyperlink>
    </w:p>
    <w:p w14:paraId="3378E073" w14:textId="0C7B8ACA" w:rsidR="00775603" w:rsidRDefault="00775603">
      <w:pPr>
        <w:pStyle w:val="TOC4"/>
        <w:tabs>
          <w:tab w:val="left" w:pos="1540"/>
          <w:tab w:val="right" w:leader="dot" w:pos="11107"/>
        </w:tabs>
        <w:rPr>
          <w:noProof/>
        </w:rPr>
      </w:pPr>
      <w:hyperlink w:anchor="_Toc82101635" w:history="1">
        <w:r w:rsidRPr="00733DA0">
          <w:rPr>
            <w:rStyle w:val="Hyperlink"/>
            <w:noProof/>
          </w:rPr>
          <w:t>1.5.1.3</w:t>
        </w:r>
        <w:r>
          <w:rPr>
            <w:noProof/>
          </w:rPr>
          <w:tab/>
        </w:r>
        <w:r w:rsidRPr="00733DA0">
          <w:rPr>
            <w:rStyle w:val="Hyperlink"/>
            <w:noProof/>
          </w:rPr>
          <w:t>SWR-REQ-407113/A-Phoenix Audio with 2 Nodes - Non-Branded (PAC 6, 7, &amp; 8)</w:t>
        </w:r>
        <w:r>
          <w:rPr>
            <w:noProof/>
            <w:webHidden/>
          </w:rPr>
          <w:tab/>
        </w:r>
        <w:r>
          <w:rPr>
            <w:noProof/>
            <w:webHidden/>
          </w:rPr>
          <w:fldChar w:fldCharType="begin"/>
        </w:r>
        <w:r>
          <w:rPr>
            <w:noProof/>
            <w:webHidden/>
          </w:rPr>
          <w:instrText xml:space="preserve"> PAGEREF _Toc82101635 \h </w:instrText>
        </w:r>
        <w:r>
          <w:rPr>
            <w:noProof/>
            <w:webHidden/>
          </w:rPr>
        </w:r>
        <w:r>
          <w:rPr>
            <w:noProof/>
            <w:webHidden/>
          </w:rPr>
          <w:fldChar w:fldCharType="separate"/>
        </w:r>
        <w:r>
          <w:rPr>
            <w:noProof/>
            <w:webHidden/>
          </w:rPr>
          <w:t>15</w:t>
        </w:r>
        <w:r>
          <w:rPr>
            <w:noProof/>
            <w:webHidden/>
          </w:rPr>
          <w:fldChar w:fldCharType="end"/>
        </w:r>
      </w:hyperlink>
    </w:p>
    <w:p w14:paraId="3F4763A2" w14:textId="2516EE5D" w:rsidR="00775603" w:rsidRDefault="00775603">
      <w:pPr>
        <w:pStyle w:val="TOC4"/>
        <w:tabs>
          <w:tab w:val="left" w:pos="1540"/>
          <w:tab w:val="right" w:leader="dot" w:pos="11107"/>
        </w:tabs>
        <w:rPr>
          <w:noProof/>
        </w:rPr>
      </w:pPr>
      <w:hyperlink w:anchor="_Toc82101636" w:history="1">
        <w:r w:rsidRPr="00733DA0">
          <w:rPr>
            <w:rStyle w:val="Hyperlink"/>
            <w:noProof/>
          </w:rPr>
          <w:t>1.5.1.4</w:t>
        </w:r>
        <w:r>
          <w:rPr>
            <w:noProof/>
          </w:rPr>
          <w:tab/>
        </w:r>
        <w:r w:rsidRPr="00733DA0">
          <w:rPr>
            <w:rStyle w:val="Hyperlink"/>
            <w:noProof/>
          </w:rPr>
          <w:t>SWR-REQ-407114/A-Phoenix Audio with 3 Nodes - Branded (PAC 1, 2, 3, 4, &amp; 5)</w:t>
        </w:r>
        <w:r>
          <w:rPr>
            <w:noProof/>
            <w:webHidden/>
          </w:rPr>
          <w:tab/>
        </w:r>
        <w:r>
          <w:rPr>
            <w:noProof/>
            <w:webHidden/>
          </w:rPr>
          <w:fldChar w:fldCharType="begin"/>
        </w:r>
        <w:r>
          <w:rPr>
            <w:noProof/>
            <w:webHidden/>
          </w:rPr>
          <w:instrText xml:space="preserve"> PAGEREF _Toc82101636 \h </w:instrText>
        </w:r>
        <w:r>
          <w:rPr>
            <w:noProof/>
            <w:webHidden/>
          </w:rPr>
        </w:r>
        <w:r>
          <w:rPr>
            <w:noProof/>
            <w:webHidden/>
          </w:rPr>
          <w:fldChar w:fldCharType="separate"/>
        </w:r>
        <w:r>
          <w:rPr>
            <w:noProof/>
            <w:webHidden/>
          </w:rPr>
          <w:t>16</w:t>
        </w:r>
        <w:r>
          <w:rPr>
            <w:noProof/>
            <w:webHidden/>
          </w:rPr>
          <w:fldChar w:fldCharType="end"/>
        </w:r>
      </w:hyperlink>
    </w:p>
    <w:p w14:paraId="30C61F1C" w14:textId="4002CC67" w:rsidR="00775603" w:rsidRDefault="00775603">
      <w:pPr>
        <w:pStyle w:val="TOC4"/>
        <w:tabs>
          <w:tab w:val="left" w:pos="1540"/>
          <w:tab w:val="right" w:leader="dot" w:pos="11107"/>
        </w:tabs>
        <w:rPr>
          <w:noProof/>
        </w:rPr>
      </w:pPr>
      <w:hyperlink w:anchor="_Toc82101637" w:history="1">
        <w:r w:rsidRPr="00733DA0">
          <w:rPr>
            <w:rStyle w:val="Hyperlink"/>
            <w:noProof/>
          </w:rPr>
          <w:t>1.5.1.5</w:t>
        </w:r>
        <w:r>
          <w:rPr>
            <w:noProof/>
          </w:rPr>
          <w:tab/>
        </w:r>
        <w:r w:rsidRPr="00733DA0">
          <w:rPr>
            <w:rStyle w:val="Hyperlink"/>
            <w:noProof/>
          </w:rPr>
          <w:t>SWR-REQ-416750/A-Phoenix Audio with 3 Nodes - Branded (PAC 6, 7, &amp; 8)</w:t>
        </w:r>
        <w:r>
          <w:rPr>
            <w:noProof/>
            <w:webHidden/>
          </w:rPr>
          <w:tab/>
        </w:r>
        <w:r>
          <w:rPr>
            <w:noProof/>
            <w:webHidden/>
          </w:rPr>
          <w:fldChar w:fldCharType="begin"/>
        </w:r>
        <w:r>
          <w:rPr>
            <w:noProof/>
            <w:webHidden/>
          </w:rPr>
          <w:instrText xml:space="preserve"> PAGEREF _Toc82101637 \h </w:instrText>
        </w:r>
        <w:r>
          <w:rPr>
            <w:noProof/>
            <w:webHidden/>
          </w:rPr>
        </w:r>
        <w:r>
          <w:rPr>
            <w:noProof/>
            <w:webHidden/>
          </w:rPr>
          <w:fldChar w:fldCharType="separate"/>
        </w:r>
        <w:r>
          <w:rPr>
            <w:noProof/>
            <w:webHidden/>
          </w:rPr>
          <w:t>17</w:t>
        </w:r>
        <w:r>
          <w:rPr>
            <w:noProof/>
            <w:webHidden/>
          </w:rPr>
          <w:fldChar w:fldCharType="end"/>
        </w:r>
      </w:hyperlink>
    </w:p>
    <w:p w14:paraId="3BA4462C" w14:textId="3C23269C" w:rsidR="00775603" w:rsidRDefault="00775603">
      <w:pPr>
        <w:pStyle w:val="TOC4"/>
        <w:tabs>
          <w:tab w:val="left" w:pos="1540"/>
          <w:tab w:val="right" w:leader="dot" w:pos="11107"/>
        </w:tabs>
        <w:rPr>
          <w:noProof/>
        </w:rPr>
      </w:pPr>
      <w:hyperlink w:anchor="_Toc82101638" w:history="1">
        <w:r w:rsidRPr="00733DA0">
          <w:rPr>
            <w:rStyle w:val="Hyperlink"/>
            <w:noProof/>
          </w:rPr>
          <w:t>1.5.1.6</w:t>
        </w:r>
        <w:r>
          <w:rPr>
            <w:noProof/>
          </w:rPr>
          <w:tab/>
        </w:r>
        <w:r w:rsidRPr="00733DA0">
          <w:rPr>
            <w:rStyle w:val="Hyperlink"/>
            <w:noProof/>
          </w:rPr>
          <w:t>SWR-REQ-416751/A-Phoenix Audio with 3 Nodes - Branded (PAC 9, 10, &amp; 11)</w:t>
        </w:r>
        <w:r>
          <w:rPr>
            <w:noProof/>
            <w:webHidden/>
          </w:rPr>
          <w:tab/>
        </w:r>
        <w:r>
          <w:rPr>
            <w:noProof/>
            <w:webHidden/>
          </w:rPr>
          <w:fldChar w:fldCharType="begin"/>
        </w:r>
        <w:r>
          <w:rPr>
            <w:noProof/>
            <w:webHidden/>
          </w:rPr>
          <w:instrText xml:space="preserve"> PAGEREF _Toc82101638 \h </w:instrText>
        </w:r>
        <w:r>
          <w:rPr>
            <w:noProof/>
            <w:webHidden/>
          </w:rPr>
        </w:r>
        <w:r>
          <w:rPr>
            <w:noProof/>
            <w:webHidden/>
          </w:rPr>
          <w:fldChar w:fldCharType="separate"/>
        </w:r>
        <w:r>
          <w:rPr>
            <w:noProof/>
            <w:webHidden/>
          </w:rPr>
          <w:t>18</w:t>
        </w:r>
        <w:r>
          <w:rPr>
            <w:noProof/>
            <w:webHidden/>
          </w:rPr>
          <w:fldChar w:fldCharType="end"/>
        </w:r>
      </w:hyperlink>
    </w:p>
    <w:p w14:paraId="2824C706" w14:textId="489C94EF" w:rsidR="00775603" w:rsidRDefault="00775603">
      <w:pPr>
        <w:pStyle w:val="TOC4"/>
        <w:tabs>
          <w:tab w:val="left" w:pos="1540"/>
          <w:tab w:val="right" w:leader="dot" w:pos="11107"/>
        </w:tabs>
        <w:rPr>
          <w:noProof/>
        </w:rPr>
      </w:pPr>
      <w:hyperlink w:anchor="_Toc82101639" w:history="1">
        <w:r w:rsidRPr="00733DA0">
          <w:rPr>
            <w:rStyle w:val="Hyperlink"/>
            <w:noProof/>
          </w:rPr>
          <w:t>1.5.1.7</w:t>
        </w:r>
        <w:r>
          <w:rPr>
            <w:noProof/>
          </w:rPr>
          <w:tab/>
        </w:r>
        <w:r w:rsidRPr="00733DA0">
          <w:rPr>
            <w:rStyle w:val="Hyperlink"/>
            <w:noProof/>
          </w:rPr>
          <w:t>SWR-REQ-407115/A-Phoenix Audio with 2 Nodes - DuerOS - Subwoofer_Base</w:t>
        </w:r>
        <w:r>
          <w:rPr>
            <w:noProof/>
            <w:webHidden/>
          </w:rPr>
          <w:tab/>
        </w:r>
        <w:r>
          <w:rPr>
            <w:noProof/>
            <w:webHidden/>
          </w:rPr>
          <w:fldChar w:fldCharType="begin"/>
        </w:r>
        <w:r>
          <w:rPr>
            <w:noProof/>
            <w:webHidden/>
          </w:rPr>
          <w:instrText xml:space="preserve"> PAGEREF _Toc82101639 \h </w:instrText>
        </w:r>
        <w:r>
          <w:rPr>
            <w:noProof/>
            <w:webHidden/>
          </w:rPr>
        </w:r>
        <w:r>
          <w:rPr>
            <w:noProof/>
            <w:webHidden/>
          </w:rPr>
          <w:fldChar w:fldCharType="separate"/>
        </w:r>
        <w:r>
          <w:rPr>
            <w:noProof/>
            <w:webHidden/>
          </w:rPr>
          <w:t>19</w:t>
        </w:r>
        <w:r>
          <w:rPr>
            <w:noProof/>
            <w:webHidden/>
          </w:rPr>
          <w:fldChar w:fldCharType="end"/>
        </w:r>
      </w:hyperlink>
    </w:p>
    <w:p w14:paraId="25F3FE22" w14:textId="60B3EDD2" w:rsidR="00775603" w:rsidRDefault="00775603">
      <w:pPr>
        <w:pStyle w:val="TOC4"/>
        <w:tabs>
          <w:tab w:val="left" w:pos="1540"/>
          <w:tab w:val="right" w:leader="dot" w:pos="11107"/>
        </w:tabs>
        <w:rPr>
          <w:noProof/>
        </w:rPr>
      </w:pPr>
      <w:hyperlink w:anchor="_Toc82101640" w:history="1">
        <w:r w:rsidRPr="00733DA0">
          <w:rPr>
            <w:rStyle w:val="Hyperlink"/>
            <w:noProof/>
          </w:rPr>
          <w:t>1.5.1.8</w:t>
        </w:r>
        <w:r>
          <w:rPr>
            <w:noProof/>
          </w:rPr>
          <w:tab/>
        </w:r>
        <w:r w:rsidRPr="00733DA0">
          <w:rPr>
            <w:rStyle w:val="Hyperlink"/>
            <w:noProof/>
          </w:rPr>
          <w:t>SWR-REQ-410563/A-Phoenix Audio with 2 Nodes - DuerOS - w/o ICC and w/o MSS</w:t>
        </w:r>
        <w:r>
          <w:rPr>
            <w:noProof/>
            <w:webHidden/>
          </w:rPr>
          <w:tab/>
        </w:r>
        <w:r>
          <w:rPr>
            <w:noProof/>
            <w:webHidden/>
          </w:rPr>
          <w:fldChar w:fldCharType="begin"/>
        </w:r>
        <w:r>
          <w:rPr>
            <w:noProof/>
            <w:webHidden/>
          </w:rPr>
          <w:instrText xml:space="preserve"> PAGEREF _Toc82101640 \h </w:instrText>
        </w:r>
        <w:r>
          <w:rPr>
            <w:noProof/>
            <w:webHidden/>
          </w:rPr>
        </w:r>
        <w:r>
          <w:rPr>
            <w:noProof/>
            <w:webHidden/>
          </w:rPr>
          <w:fldChar w:fldCharType="separate"/>
        </w:r>
        <w:r>
          <w:rPr>
            <w:noProof/>
            <w:webHidden/>
          </w:rPr>
          <w:t>20</w:t>
        </w:r>
        <w:r>
          <w:rPr>
            <w:noProof/>
            <w:webHidden/>
          </w:rPr>
          <w:fldChar w:fldCharType="end"/>
        </w:r>
      </w:hyperlink>
    </w:p>
    <w:p w14:paraId="1C6926BC" w14:textId="6F52080B" w:rsidR="00775603" w:rsidRDefault="00775603">
      <w:pPr>
        <w:pStyle w:val="TOC4"/>
        <w:tabs>
          <w:tab w:val="left" w:pos="1540"/>
          <w:tab w:val="right" w:leader="dot" w:pos="11107"/>
        </w:tabs>
        <w:rPr>
          <w:noProof/>
        </w:rPr>
      </w:pPr>
      <w:hyperlink w:anchor="_Toc82101641" w:history="1">
        <w:r w:rsidRPr="00733DA0">
          <w:rPr>
            <w:rStyle w:val="Hyperlink"/>
            <w:noProof/>
          </w:rPr>
          <w:t>1.5.1.9</w:t>
        </w:r>
        <w:r>
          <w:rPr>
            <w:noProof/>
          </w:rPr>
          <w:tab/>
        </w:r>
        <w:r w:rsidRPr="00733DA0">
          <w:rPr>
            <w:rStyle w:val="Hyperlink"/>
            <w:noProof/>
          </w:rPr>
          <w:t>SWR-REQ-416752/A-Phoenix Audio with 3 Nodes - DuerOS - w/ ICC and w/o MSS</w:t>
        </w:r>
        <w:r>
          <w:rPr>
            <w:noProof/>
            <w:webHidden/>
          </w:rPr>
          <w:tab/>
        </w:r>
        <w:r>
          <w:rPr>
            <w:noProof/>
            <w:webHidden/>
          </w:rPr>
          <w:fldChar w:fldCharType="begin"/>
        </w:r>
        <w:r>
          <w:rPr>
            <w:noProof/>
            <w:webHidden/>
          </w:rPr>
          <w:instrText xml:space="preserve"> PAGEREF _Toc82101641 \h </w:instrText>
        </w:r>
        <w:r>
          <w:rPr>
            <w:noProof/>
            <w:webHidden/>
          </w:rPr>
        </w:r>
        <w:r>
          <w:rPr>
            <w:noProof/>
            <w:webHidden/>
          </w:rPr>
          <w:fldChar w:fldCharType="separate"/>
        </w:r>
        <w:r>
          <w:rPr>
            <w:noProof/>
            <w:webHidden/>
          </w:rPr>
          <w:t>21</w:t>
        </w:r>
        <w:r>
          <w:rPr>
            <w:noProof/>
            <w:webHidden/>
          </w:rPr>
          <w:fldChar w:fldCharType="end"/>
        </w:r>
      </w:hyperlink>
    </w:p>
    <w:p w14:paraId="08FFBF9C" w14:textId="7C40E0FD" w:rsidR="00775603" w:rsidRDefault="00775603">
      <w:pPr>
        <w:pStyle w:val="TOC4"/>
        <w:tabs>
          <w:tab w:val="left" w:pos="1760"/>
          <w:tab w:val="right" w:leader="dot" w:pos="11107"/>
        </w:tabs>
        <w:rPr>
          <w:noProof/>
        </w:rPr>
      </w:pPr>
      <w:hyperlink w:anchor="_Toc82101642" w:history="1">
        <w:r w:rsidRPr="00733DA0">
          <w:rPr>
            <w:rStyle w:val="Hyperlink"/>
            <w:noProof/>
          </w:rPr>
          <w:t>1.5.1.10</w:t>
        </w:r>
        <w:r>
          <w:rPr>
            <w:noProof/>
          </w:rPr>
          <w:tab/>
        </w:r>
        <w:r w:rsidRPr="00733DA0">
          <w:rPr>
            <w:rStyle w:val="Hyperlink"/>
            <w:noProof/>
          </w:rPr>
          <w:t>SWR-REQ-416753/A-Phoenix Audio with 3 Nodes - DuerOS - w/ ICC and w/ MSS (PAC 9, 10, &amp; 11)</w:t>
        </w:r>
        <w:r>
          <w:rPr>
            <w:noProof/>
            <w:webHidden/>
          </w:rPr>
          <w:tab/>
        </w:r>
        <w:r>
          <w:rPr>
            <w:noProof/>
            <w:webHidden/>
          </w:rPr>
          <w:fldChar w:fldCharType="begin"/>
        </w:r>
        <w:r>
          <w:rPr>
            <w:noProof/>
            <w:webHidden/>
          </w:rPr>
          <w:instrText xml:space="preserve"> PAGEREF _Toc82101642 \h </w:instrText>
        </w:r>
        <w:r>
          <w:rPr>
            <w:noProof/>
            <w:webHidden/>
          </w:rPr>
        </w:r>
        <w:r>
          <w:rPr>
            <w:noProof/>
            <w:webHidden/>
          </w:rPr>
          <w:fldChar w:fldCharType="separate"/>
        </w:r>
        <w:r>
          <w:rPr>
            <w:noProof/>
            <w:webHidden/>
          </w:rPr>
          <w:t>22</w:t>
        </w:r>
        <w:r>
          <w:rPr>
            <w:noProof/>
            <w:webHidden/>
          </w:rPr>
          <w:fldChar w:fldCharType="end"/>
        </w:r>
      </w:hyperlink>
    </w:p>
    <w:p w14:paraId="566677D2" w14:textId="45A06165" w:rsidR="00775603" w:rsidRDefault="00775603">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2101643" w:history="1">
        <w:r w:rsidRPr="00733DA0">
          <w:rPr>
            <w:rStyle w:val="Hyperlink"/>
            <w:noProof/>
          </w:rPr>
          <w:t>2</w:t>
        </w:r>
        <w:r>
          <w:rPr>
            <w:rFonts w:asciiTheme="minorHAnsi" w:eastAsiaTheme="minorEastAsia" w:hAnsiTheme="minorHAnsi" w:cstheme="minorBidi"/>
            <w:b w:val="0"/>
            <w:smallCaps w:val="0"/>
            <w:noProof/>
            <w:sz w:val="22"/>
            <w:szCs w:val="22"/>
          </w:rPr>
          <w:tab/>
        </w:r>
        <w:r w:rsidRPr="00733DA0">
          <w:rPr>
            <w:rStyle w:val="Hyperlink"/>
            <w:noProof/>
          </w:rPr>
          <w:t>FRD-REQ-407128/A-General Requirements</w:t>
        </w:r>
        <w:r>
          <w:rPr>
            <w:noProof/>
            <w:webHidden/>
          </w:rPr>
          <w:tab/>
        </w:r>
        <w:r>
          <w:rPr>
            <w:noProof/>
            <w:webHidden/>
          </w:rPr>
          <w:fldChar w:fldCharType="begin"/>
        </w:r>
        <w:r>
          <w:rPr>
            <w:noProof/>
            <w:webHidden/>
          </w:rPr>
          <w:instrText xml:space="preserve"> PAGEREF _Toc82101643 \h </w:instrText>
        </w:r>
        <w:r>
          <w:rPr>
            <w:noProof/>
            <w:webHidden/>
          </w:rPr>
        </w:r>
        <w:r>
          <w:rPr>
            <w:noProof/>
            <w:webHidden/>
          </w:rPr>
          <w:fldChar w:fldCharType="separate"/>
        </w:r>
        <w:r>
          <w:rPr>
            <w:noProof/>
            <w:webHidden/>
          </w:rPr>
          <w:t>24</w:t>
        </w:r>
        <w:r>
          <w:rPr>
            <w:noProof/>
            <w:webHidden/>
          </w:rPr>
          <w:fldChar w:fldCharType="end"/>
        </w:r>
      </w:hyperlink>
    </w:p>
    <w:p w14:paraId="340F9D50" w14:textId="61CF01FA"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644" w:history="1">
        <w:r w:rsidRPr="00733DA0">
          <w:rPr>
            <w:rStyle w:val="Hyperlink"/>
            <w:noProof/>
          </w:rPr>
          <w:t>2.1</w:t>
        </w:r>
        <w:r>
          <w:rPr>
            <w:rFonts w:asciiTheme="minorHAnsi" w:eastAsiaTheme="minorEastAsia" w:hAnsiTheme="minorHAnsi" w:cstheme="minorBidi"/>
            <w:i w:val="0"/>
            <w:noProof/>
            <w:sz w:val="22"/>
            <w:szCs w:val="22"/>
          </w:rPr>
          <w:tab/>
        </w:r>
        <w:r w:rsidRPr="00733DA0">
          <w:rPr>
            <w:rStyle w:val="Hyperlink"/>
            <w:noProof/>
          </w:rPr>
          <w:t>SWR-REQ-407129/B-A2B ADI Stack Software</w:t>
        </w:r>
        <w:r>
          <w:rPr>
            <w:noProof/>
            <w:webHidden/>
          </w:rPr>
          <w:tab/>
        </w:r>
        <w:r>
          <w:rPr>
            <w:noProof/>
            <w:webHidden/>
          </w:rPr>
          <w:fldChar w:fldCharType="begin"/>
        </w:r>
        <w:r>
          <w:rPr>
            <w:noProof/>
            <w:webHidden/>
          </w:rPr>
          <w:instrText xml:space="preserve"> PAGEREF _Toc82101644 \h </w:instrText>
        </w:r>
        <w:r>
          <w:rPr>
            <w:noProof/>
            <w:webHidden/>
          </w:rPr>
        </w:r>
        <w:r>
          <w:rPr>
            <w:noProof/>
            <w:webHidden/>
          </w:rPr>
          <w:fldChar w:fldCharType="separate"/>
        </w:r>
        <w:r>
          <w:rPr>
            <w:noProof/>
            <w:webHidden/>
          </w:rPr>
          <w:t>24</w:t>
        </w:r>
        <w:r>
          <w:rPr>
            <w:noProof/>
            <w:webHidden/>
          </w:rPr>
          <w:fldChar w:fldCharType="end"/>
        </w:r>
      </w:hyperlink>
    </w:p>
    <w:p w14:paraId="5612E0BA" w14:textId="50D60932"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645" w:history="1">
        <w:r w:rsidRPr="00733DA0">
          <w:rPr>
            <w:rStyle w:val="Hyperlink"/>
            <w:noProof/>
          </w:rPr>
          <w:t>2.2</w:t>
        </w:r>
        <w:r>
          <w:rPr>
            <w:rFonts w:asciiTheme="minorHAnsi" w:eastAsiaTheme="minorEastAsia" w:hAnsiTheme="minorHAnsi" w:cstheme="minorBidi"/>
            <w:i w:val="0"/>
            <w:noProof/>
            <w:sz w:val="22"/>
            <w:szCs w:val="22"/>
          </w:rPr>
          <w:tab/>
        </w:r>
        <w:r w:rsidRPr="00733DA0">
          <w:rPr>
            <w:rStyle w:val="Hyperlink"/>
            <w:noProof/>
          </w:rPr>
          <w:t>HW/SWR-REQ-423177/B-A2B Digital Audio Bus Start-Up - Two Node</w:t>
        </w:r>
        <w:r>
          <w:rPr>
            <w:noProof/>
            <w:webHidden/>
          </w:rPr>
          <w:tab/>
        </w:r>
        <w:r>
          <w:rPr>
            <w:noProof/>
            <w:webHidden/>
          </w:rPr>
          <w:fldChar w:fldCharType="begin"/>
        </w:r>
        <w:r>
          <w:rPr>
            <w:noProof/>
            <w:webHidden/>
          </w:rPr>
          <w:instrText xml:space="preserve"> PAGEREF _Toc82101645 \h </w:instrText>
        </w:r>
        <w:r>
          <w:rPr>
            <w:noProof/>
            <w:webHidden/>
          </w:rPr>
        </w:r>
        <w:r>
          <w:rPr>
            <w:noProof/>
            <w:webHidden/>
          </w:rPr>
          <w:fldChar w:fldCharType="separate"/>
        </w:r>
        <w:r>
          <w:rPr>
            <w:noProof/>
            <w:webHidden/>
          </w:rPr>
          <w:t>24</w:t>
        </w:r>
        <w:r>
          <w:rPr>
            <w:noProof/>
            <w:webHidden/>
          </w:rPr>
          <w:fldChar w:fldCharType="end"/>
        </w:r>
      </w:hyperlink>
    </w:p>
    <w:p w14:paraId="2D44112B" w14:textId="4290A332"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46" w:history="1">
        <w:r w:rsidRPr="00733DA0">
          <w:rPr>
            <w:rStyle w:val="Hyperlink"/>
            <w:noProof/>
          </w:rPr>
          <w:t>2.2.1</w:t>
        </w:r>
        <w:r>
          <w:rPr>
            <w:rFonts w:asciiTheme="minorHAnsi" w:eastAsiaTheme="minorEastAsia" w:hAnsiTheme="minorHAnsi" w:cstheme="minorBidi"/>
            <w:noProof/>
            <w:sz w:val="22"/>
            <w:szCs w:val="22"/>
          </w:rPr>
          <w:tab/>
        </w:r>
        <w:r w:rsidRPr="00733DA0">
          <w:rPr>
            <w:rStyle w:val="Hyperlink"/>
            <w:noProof/>
          </w:rPr>
          <w:t>HW/SWR-REQ-423178/A-Module settings prior to A2B Bus configuration</w:t>
        </w:r>
        <w:r>
          <w:rPr>
            <w:noProof/>
            <w:webHidden/>
          </w:rPr>
          <w:tab/>
        </w:r>
        <w:r>
          <w:rPr>
            <w:noProof/>
            <w:webHidden/>
          </w:rPr>
          <w:fldChar w:fldCharType="begin"/>
        </w:r>
        <w:r>
          <w:rPr>
            <w:noProof/>
            <w:webHidden/>
          </w:rPr>
          <w:instrText xml:space="preserve"> PAGEREF _Toc82101646 \h </w:instrText>
        </w:r>
        <w:r>
          <w:rPr>
            <w:noProof/>
            <w:webHidden/>
          </w:rPr>
        </w:r>
        <w:r>
          <w:rPr>
            <w:noProof/>
            <w:webHidden/>
          </w:rPr>
          <w:fldChar w:fldCharType="separate"/>
        </w:r>
        <w:r>
          <w:rPr>
            <w:noProof/>
            <w:webHidden/>
          </w:rPr>
          <w:t>24</w:t>
        </w:r>
        <w:r>
          <w:rPr>
            <w:noProof/>
            <w:webHidden/>
          </w:rPr>
          <w:fldChar w:fldCharType="end"/>
        </w:r>
      </w:hyperlink>
    </w:p>
    <w:p w14:paraId="2753710B" w14:textId="1641C2CA"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47" w:history="1">
        <w:r w:rsidRPr="00733DA0">
          <w:rPr>
            <w:rStyle w:val="Hyperlink"/>
            <w:noProof/>
          </w:rPr>
          <w:t>2.2.2</w:t>
        </w:r>
        <w:r>
          <w:rPr>
            <w:rFonts w:asciiTheme="minorHAnsi" w:eastAsiaTheme="minorEastAsia" w:hAnsiTheme="minorHAnsi" w:cstheme="minorBidi"/>
            <w:noProof/>
            <w:sz w:val="22"/>
            <w:szCs w:val="22"/>
          </w:rPr>
          <w:tab/>
        </w:r>
        <w:r w:rsidRPr="00733DA0">
          <w:rPr>
            <w:rStyle w:val="Hyperlink"/>
            <w:noProof/>
          </w:rPr>
          <w:t>HW/SWR-REQ-423179/A-A2BBroadcastState Configuration usage</w:t>
        </w:r>
        <w:r>
          <w:rPr>
            <w:noProof/>
            <w:webHidden/>
          </w:rPr>
          <w:tab/>
        </w:r>
        <w:r>
          <w:rPr>
            <w:noProof/>
            <w:webHidden/>
          </w:rPr>
          <w:fldChar w:fldCharType="begin"/>
        </w:r>
        <w:r>
          <w:rPr>
            <w:noProof/>
            <w:webHidden/>
          </w:rPr>
          <w:instrText xml:space="preserve"> PAGEREF _Toc82101647 \h </w:instrText>
        </w:r>
        <w:r>
          <w:rPr>
            <w:noProof/>
            <w:webHidden/>
          </w:rPr>
        </w:r>
        <w:r>
          <w:rPr>
            <w:noProof/>
            <w:webHidden/>
          </w:rPr>
          <w:fldChar w:fldCharType="separate"/>
        </w:r>
        <w:r>
          <w:rPr>
            <w:noProof/>
            <w:webHidden/>
          </w:rPr>
          <w:t>24</w:t>
        </w:r>
        <w:r>
          <w:rPr>
            <w:noProof/>
            <w:webHidden/>
          </w:rPr>
          <w:fldChar w:fldCharType="end"/>
        </w:r>
      </w:hyperlink>
    </w:p>
    <w:p w14:paraId="47248558" w14:textId="1B4A2808"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48" w:history="1">
        <w:r w:rsidRPr="00733DA0">
          <w:rPr>
            <w:rStyle w:val="Hyperlink"/>
            <w:noProof/>
          </w:rPr>
          <w:t>2.2.3</w:t>
        </w:r>
        <w:r>
          <w:rPr>
            <w:rFonts w:asciiTheme="minorHAnsi" w:eastAsiaTheme="minorEastAsia" w:hAnsiTheme="minorHAnsi" w:cstheme="minorBidi"/>
            <w:noProof/>
            <w:sz w:val="22"/>
            <w:szCs w:val="22"/>
          </w:rPr>
          <w:tab/>
        </w:r>
        <w:r w:rsidRPr="00733DA0">
          <w:rPr>
            <w:rStyle w:val="Hyperlink"/>
            <w:noProof/>
          </w:rPr>
          <w:t>HW/SWR-REQ-423180/A-A2BBroadcastState (Default to Muted &amp; AudioNotSent) signals usage</w:t>
        </w:r>
        <w:r>
          <w:rPr>
            <w:noProof/>
            <w:webHidden/>
          </w:rPr>
          <w:tab/>
        </w:r>
        <w:r>
          <w:rPr>
            <w:noProof/>
            <w:webHidden/>
          </w:rPr>
          <w:fldChar w:fldCharType="begin"/>
        </w:r>
        <w:r>
          <w:rPr>
            <w:noProof/>
            <w:webHidden/>
          </w:rPr>
          <w:instrText xml:space="preserve"> PAGEREF _Toc82101648 \h </w:instrText>
        </w:r>
        <w:r>
          <w:rPr>
            <w:noProof/>
            <w:webHidden/>
          </w:rPr>
        </w:r>
        <w:r>
          <w:rPr>
            <w:noProof/>
            <w:webHidden/>
          </w:rPr>
          <w:fldChar w:fldCharType="separate"/>
        </w:r>
        <w:r>
          <w:rPr>
            <w:noProof/>
            <w:webHidden/>
          </w:rPr>
          <w:t>24</w:t>
        </w:r>
        <w:r>
          <w:rPr>
            <w:noProof/>
            <w:webHidden/>
          </w:rPr>
          <w:fldChar w:fldCharType="end"/>
        </w:r>
      </w:hyperlink>
    </w:p>
    <w:p w14:paraId="5F1C4C58" w14:textId="05CA0F8E"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49" w:history="1">
        <w:r w:rsidRPr="00733DA0">
          <w:rPr>
            <w:rStyle w:val="Hyperlink"/>
            <w:noProof/>
          </w:rPr>
          <w:t>2.2.4</w:t>
        </w:r>
        <w:r>
          <w:rPr>
            <w:rFonts w:asciiTheme="minorHAnsi" w:eastAsiaTheme="minorEastAsia" w:hAnsiTheme="minorHAnsi" w:cstheme="minorBidi"/>
            <w:noProof/>
            <w:sz w:val="22"/>
            <w:szCs w:val="22"/>
          </w:rPr>
          <w:tab/>
        </w:r>
        <w:r w:rsidRPr="00733DA0">
          <w:rPr>
            <w:rStyle w:val="Hyperlink"/>
            <w:noProof/>
          </w:rPr>
          <w:t>HW/SWR-REQ-423181/B-A2BBroadcastState (Muted to Un-Muted &amp; AudioNotSent) signal usage</w:t>
        </w:r>
        <w:r>
          <w:rPr>
            <w:noProof/>
            <w:webHidden/>
          </w:rPr>
          <w:tab/>
        </w:r>
        <w:r>
          <w:rPr>
            <w:noProof/>
            <w:webHidden/>
          </w:rPr>
          <w:fldChar w:fldCharType="begin"/>
        </w:r>
        <w:r>
          <w:rPr>
            <w:noProof/>
            <w:webHidden/>
          </w:rPr>
          <w:instrText xml:space="preserve"> PAGEREF _Toc82101649 \h </w:instrText>
        </w:r>
        <w:r>
          <w:rPr>
            <w:noProof/>
            <w:webHidden/>
          </w:rPr>
        </w:r>
        <w:r>
          <w:rPr>
            <w:noProof/>
            <w:webHidden/>
          </w:rPr>
          <w:fldChar w:fldCharType="separate"/>
        </w:r>
        <w:r>
          <w:rPr>
            <w:noProof/>
            <w:webHidden/>
          </w:rPr>
          <w:t>25</w:t>
        </w:r>
        <w:r>
          <w:rPr>
            <w:noProof/>
            <w:webHidden/>
          </w:rPr>
          <w:fldChar w:fldCharType="end"/>
        </w:r>
      </w:hyperlink>
    </w:p>
    <w:p w14:paraId="5BA9C1D4" w14:textId="2F1848C7"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50" w:history="1">
        <w:r w:rsidRPr="00733DA0">
          <w:rPr>
            <w:rStyle w:val="Hyperlink"/>
            <w:noProof/>
          </w:rPr>
          <w:t>2.2.5</w:t>
        </w:r>
        <w:r>
          <w:rPr>
            <w:rFonts w:asciiTheme="minorHAnsi" w:eastAsiaTheme="minorEastAsia" w:hAnsiTheme="minorHAnsi" w:cstheme="minorBidi"/>
            <w:noProof/>
            <w:sz w:val="22"/>
            <w:szCs w:val="22"/>
          </w:rPr>
          <w:tab/>
        </w:r>
        <w:r w:rsidRPr="00733DA0">
          <w:rPr>
            <w:rStyle w:val="Hyperlink"/>
            <w:noProof/>
          </w:rPr>
          <w:t>HW/SWR-REQ-423182/B-A2BStreamReportStatus (AudioNotSent to AudioSent) signal usage</w:t>
        </w:r>
        <w:r>
          <w:rPr>
            <w:noProof/>
            <w:webHidden/>
          </w:rPr>
          <w:tab/>
        </w:r>
        <w:r>
          <w:rPr>
            <w:noProof/>
            <w:webHidden/>
          </w:rPr>
          <w:fldChar w:fldCharType="begin"/>
        </w:r>
        <w:r>
          <w:rPr>
            <w:noProof/>
            <w:webHidden/>
          </w:rPr>
          <w:instrText xml:space="preserve"> PAGEREF _Toc82101650 \h </w:instrText>
        </w:r>
        <w:r>
          <w:rPr>
            <w:noProof/>
            <w:webHidden/>
          </w:rPr>
        </w:r>
        <w:r>
          <w:rPr>
            <w:noProof/>
            <w:webHidden/>
          </w:rPr>
          <w:fldChar w:fldCharType="separate"/>
        </w:r>
        <w:r>
          <w:rPr>
            <w:noProof/>
            <w:webHidden/>
          </w:rPr>
          <w:t>25</w:t>
        </w:r>
        <w:r>
          <w:rPr>
            <w:noProof/>
            <w:webHidden/>
          </w:rPr>
          <w:fldChar w:fldCharType="end"/>
        </w:r>
      </w:hyperlink>
    </w:p>
    <w:p w14:paraId="1A7DD781" w14:textId="7311072D"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51" w:history="1">
        <w:r w:rsidRPr="00733DA0">
          <w:rPr>
            <w:rStyle w:val="Hyperlink"/>
            <w:noProof/>
          </w:rPr>
          <w:t>2.2.6</w:t>
        </w:r>
        <w:r>
          <w:rPr>
            <w:rFonts w:asciiTheme="minorHAnsi" w:eastAsiaTheme="minorEastAsia" w:hAnsiTheme="minorHAnsi" w:cstheme="minorBidi"/>
            <w:noProof/>
            <w:sz w:val="22"/>
            <w:szCs w:val="22"/>
          </w:rPr>
          <w:tab/>
        </w:r>
        <w:r w:rsidRPr="00733DA0">
          <w:rPr>
            <w:rStyle w:val="Hyperlink"/>
            <w:noProof/>
          </w:rPr>
          <w:t>HW/SWR-REQ-423183/A-A2BBroadcastState (AudioNotSent to AudioSent &amp; Un-Muted) signal usage</w:t>
        </w:r>
        <w:r>
          <w:rPr>
            <w:noProof/>
            <w:webHidden/>
          </w:rPr>
          <w:tab/>
        </w:r>
        <w:r>
          <w:rPr>
            <w:noProof/>
            <w:webHidden/>
          </w:rPr>
          <w:fldChar w:fldCharType="begin"/>
        </w:r>
        <w:r>
          <w:rPr>
            <w:noProof/>
            <w:webHidden/>
          </w:rPr>
          <w:instrText xml:space="preserve"> PAGEREF _Toc82101651 \h </w:instrText>
        </w:r>
        <w:r>
          <w:rPr>
            <w:noProof/>
            <w:webHidden/>
          </w:rPr>
        </w:r>
        <w:r>
          <w:rPr>
            <w:noProof/>
            <w:webHidden/>
          </w:rPr>
          <w:fldChar w:fldCharType="separate"/>
        </w:r>
        <w:r>
          <w:rPr>
            <w:noProof/>
            <w:webHidden/>
          </w:rPr>
          <w:t>25</w:t>
        </w:r>
        <w:r>
          <w:rPr>
            <w:noProof/>
            <w:webHidden/>
          </w:rPr>
          <w:fldChar w:fldCharType="end"/>
        </w:r>
      </w:hyperlink>
    </w:p>
    <w:p w14:paraId="68C14282" w14:textId="32092503"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52" w:history="1">
        <w:r w:rsidRPr="00733DA0">
          <w:rPr>
            <w:rStyle w:val="Hyperlink"/>
            <w:noProof/>
          </w:rPr>
          <w:t>2.2.7</w:t>
        </w:r>
        <w:r>
          <w:rPr>
            <w:rFonts w:asciiTheme="minorHAnsi" w:eastAsiaTheme="minorEastAsia" w:hAnsiTheme="minorHAnsi" w:cstheme="minorBidi"/>
            <w:noProof/>
            <w:sz w:val="22"/>
            <w:szCs w:val="22"/>
          </w:rPr>
          <w:tab/>
        </w:r>
        <w:r w:rsidRPr="00733DA0">
          <w:rPr>
            <w:rStyle w:val="Hyperlink"/>
            <w:noProof/>
          </w:rPr>
          <w:t>HW/SWR-REQ-423184/A-A2BBroadcastState (Heartbeat) signal usage</w:t>
        </w:r>
        <w:r>
          <w:rPr>
            <w:noProof/>
            <w:webHidden/>
          </w:rPr>
          <w:tab/>
        </w:r>
        <w:r>
          <w:rPr>
            <w:noProof/>
            <w:webHidden/>
          </w:rPr>
          <w:fldChar w:fldCharType="begin"/>
        </w:r>
        <w:r>
          <w:rPr>
            <w:noProof/>
            <w:webHidden/>
          </w:rPr>
          <w:instrText xml:space="preserve"> PAGEREF _Toc82101652 \h </w:instrText>
        </w:r>
        <w:r>
          <w:rPr>
            <w:noProof/>
            <w:webHidden/>
          </w:rPr>
        </w:r>
        <w:r>
          <w:rPr>
            <w:noProof/>
            <w:webHidden/>
          </w:rPr>
          <w:fldChar w:fldCharType="separate"/>
        </w:r>
        <w:r>
          <w:rPr>
            <w:noProof/>
            <w:webHidden/>
          </w:rPr>
          <w:t>26</w:t>
        </w:r>
        <w:r>
          <w:rPr>
            <w:noProof/>
            <w:webHidden/>
          </w:rPr>
          <w:fldChar w:fldCharType="end"/>
        </w:r>
      </w:hyperlink>
    </w:p>
    <w:p w14:paraId="59215C7A" w14:textId="20A1F3F0"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53" w:history="1">
        <w:r w:rsidRPr="00733DA0">
          <w:rPr>
            <w:rStyle w:val="Hyperlink"/>
            <w:noProof/>
          </w:rPr>
          <w:t>2.2.8</w:t>
        </w:r>
        <w:r>
          <w:rPr>
            <w:rFonts w:asciiTheme="minorHAnsi" w:eastAsiaTheme="minorEastAsia" w:hAnsiTheme="minorHAnsi" w:cstheme="minorBidi"/>
            <w:noProof/>
            <w:sz w:val="22"/>
            <w:szCs w:val="22"/>
          </w:rPr>
          <w:tab/>
        </w:r>
        <w:r w:rsidRPr="00733DA0">
          <w:rPr>
            <w:rStyle w:val="Hyperlink"/>
            <w:noProof/>
          </w:rPr>
          <w:t>HW/SWR-REQ-423185/B-Sequence Diagram (Startup of PAC, and PDC)</w:t>
        </w:r>
        <w:r>
          <w:rPr>
            <w:noProof/>
            <w:webHidden/>
          </w:rPr>
          <w:tab/>
        </w:r>
        <w:r>
          <w:rPr>
            <w:noProof/>
            <w:webHidden/>
          </w:rPr>
          <w:fldChar w:fldCharType="begin"/>
        </w:r>
        <w:r>
          <w:rPr>
            <w:noProof/>
            <w:webHidden/>
          </w:rPr>
          <w:instrText xml:space="preserve"> PAGEREF _Toc82101653 \h </w:instrText>
        </w:r>
        <w:r>
          <w:rPr>
            <w:noProof/>
            <w:webHidden/>
          </w:rPr>
        </w:r>
        <w:r>
          <w:rPr>
            <w:noProof/>
            <w:webHidden/>
          </w:rPr>
          <w:fldChar w:fldCharType="separate"/>
        </w:r>
        <w:r>
          <w:rPr>
            <w:noProof/>
            <w:webHidden/>
          </w:rPr>
          <w:t>27</w:t>
        </w:r>
        <w:r>
          <w:rPr>
            <w:noProof/>
            <w:webHidden/>
          </w:rPr>
          <w:fldChar w:fldCharType="end"/>
        </w:r>
      </w:hyperlink>
    </w:p>
    <w:p w14:paraId="6FE599B2" w14:textId="6019A316"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654" w:history="1">
        <w:r w:rsidRPr="00733DA0">
          <w:rPr>
            <w:rStyle w:val="Hyperlink"/>
            <w:noProof/>
          </w:rPr>
          <w:t>2.3</w:t>
        </w:r>
        <w:r>
          <w:rPr>
            <w:rFonts w:asciiTheme="minorHAnsi" w:eastAsiaTheme="minorEastAsia" w:hAnsiTheme="minorHAnsi" w:cstheme="minorBidi"/>
            <w:i w:val="0"/>
            <w:noProof/>
            <w:sz w:val="22"/>
            <w:szCs w:val="22"/>
          </w:rPr>
          <w:tab/>
        </w:r>
        <w:r w:rsidRPr="00733DA0">
          <w:rPr>
            <w:rStyle w:val="Hyperlink"/>
            <w:noProof/>
          </w:rPr>
          <w:t>HW/SWR-REQ-423186/A-A2B Digital Audio Bus Shut-Down - Two Node</w:t>
        </w:r>
        <w:r>
          <w:rPr>
            <w:noProof/>
            <w:webHidden/>
          </w:rPr>
          <w:tab/>
        </w:r>
        <w:r>
          <w:rPr>
            <w:noProof/>
            <w:webHidden/>
          </w:rPr>
          <w:fldChar w:fldCharType="begin"/>
        </w:r>
        <w:r>
          <w:rPr>
            <w:noProof/>
            <w:webHidden/>
          </w:rPr>
          <w:instrText xml:space="preserve"> PAGEREF _Toc82101654 \h </w:instrText>
        </w:r>
        <w:r>
          <w:rPr>
            <w:noProof/>
            <w:webHidden/>
          </w:rPr>
        </w:r>
        <w:r>
          <w:rPr>
            <w:noProof/>
            <w:webHidden/>
          </w:rPr>
          <w:fldChar w:fldCharType="separate"/>
        </w:r>
        <w:r>
          <w:rPr>
            <w:noProof/>
            <w:webHidden/>
          </w:rPr>
          <w:t>27</w:t>
        </w:r>
        <w:r>
          <w:rPr>
            <w:noProof/>
            <w:webHidden/>
          </w:rPr>
          <w:fldChar w:fldCharType="end"/>
        </w:r>
      </w:hyperlink>
    </w:p>
    <w:p w14:paraId="564638A6" w14:textId="5BFFA4B0"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55" w:history="1">
        <w:r w:rsidRPr="00733DA0">
          <w:rPr>
            <w:rStyle w:val="Hyperlink"/>
            <w:noProof/>
          </w:rPr>
          <w:t>2.3.1</w:t>
        </w:r>
        <w:r>
          <w:rPr>
            <w:rFonts w:asciiTheme="minorHAnsi" w:eastAsiaTheme="minorEastAsia" w:hAnsiTheme="minorHAnsi" w:cstheme="minorBidi"/>
            <w:noProof/>
            <w:sz w:val="22"/>
            <w:szCs w:val="22"/>
          </w:rPr>
          <w:tab/>
        </w:r>
        <w:r w:rsidRPr="00733DA0">
          <w:rPr>
            <w:rStyle w:val="Hyperlink"/>
            <w:noProof/>
          </w:rPr>
          <w:t>HW/SWR-REQ-423222/A-A2B Shutdown Sequence signals usage</w:t>
        </w:r>
        <w:r>
          <w:rPr>
            <w:noProof/>
            <w:webHidden/>
          </w:rPr>
          <w:tab/>
        </w:r>
        <w:r>
          <w:rPr>
            <w:noProof/>
            <w:webHidden/>
          </w:rPr>
          <w:fldChar w:fldCharType="begin"/>
        </w:r>
        <w:r>
          <w:rPr>
            <w:noProof/>
            <w:webHidden/>
          </w:rPr>
          <w:instrText xml:space="preserve"> PAGEREF _Toc82101655 \h </w:instrText>
        </w:r>
        <w:r>
          <w:rPr>
            <w:noProof/>
            <w:webHidden/>
          </w:rPr>
        </w:r>
        <w:r>
          <w:rPr>
            <w:noProof/>
            <w:webHidden/>
          </w:rPr>
          <w:fldChar w:fldCharType="separate"/>
        </w:r>
        <w:r>
          <w:rPr>
            <w:noProof/>
            <w:webHidden/>
          </w:rPr>
          <w:t>28</w:t>
        </w:r>
        <w:r>
          <w:rPr>
            <w:noProof/>
            <w:webHidden/>
          </w:rPr>
          <w:fldChar w:fldCharType="end"/>
        </w:r>
      </w:hyperlink>
    </w:p>
    <w:p w14:paraId="5EF8233A" w14:textId="60BB022E"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56" w:history="1">
        <w:r w:rsidRPr="00733DA0">
          <w:rPr>
            <w:rStyle w:val="Hyperlink"/>
            <w:noProof/>
          </w:rPr>
          <w:t>2.3.2</w:t>
        </w:r>
        <w:r>
          <w:rPr>
            <w:rFonts w:asciiTheme="minorHAnsi" w:eastAsiaTheme="minorEastAsia" w:hAnsiTheme="minorHAnsi" w:cstheme="minorBidi"/>
            <w:noProof/>
            <w:sz w:val="22"/>
            <w:szCs w:val="22"/>
          </w:rPr>
          <w:tab/>
        </w:r>
        <w:r w:rsidRPr="00733DA0">
          <w:rPr>
            <w:rStyle w:val="Hyperlink"/>
            <w:noProof/>
          </w:rPr>
          <w:t>HW/SWR-REQ-423187/B-Sequence Diagram (Shutdown of PAC, and PDC)</w:t>
        </w:r>
        <w:r>
          <w:rPr>
            <w:noProof/>
            <w:webHidden/>
          </w:rPr>
          <w:tab/>
        </w:r>
        <w:r>
          <w:rPr>
            <w:noProof/>
            <w:webHidden/>
          </w:rPr>
          <w:fldChar w:fldCharType="begin"/>
        </w:r>
        <w:r>
          <w:rPr>
            <w:noProof/>
            <w:webHidden/>
          </w:rPr>
          <w:instrText xml:space="preserve"> PAGEREF _Toc82101656 \h </w:instrText>
        </w:r>
        <w:r>
          <w:rPr>
            <w:noProof/>
            <w:webHidden/>
          </w:rPr>
        </w:r>
        <w:r>
          <w:rPr>
            <w:noProof/>
            <w:webHidden/>
          </w:rPr>
          <w:fldChar w:fldCharType="separate"/>
        </w:r>
        <w:r>
          <w:rPr>
            <w:noProof/>
            <w:webHidden/>
          </w:rPr>
          <w:t>28</w:t>
        </w:r>
        <w:r>
          <w:rPr>
            <w:noProof/>
            <w:webHidden/>
          </w:rPr>
          <w:fldChar w:fldCharType="end"/>
        </w:r>
      </w:hyperlink>
    </w:p>
    <w:p w14:paraId="706C49A0" w14:textId="3DFF0C6D"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657" w:history="1">
        <w:r w:rsidRPr="00733DA0">
          <w:rPr>
            <w:rStyle w:val="Hyperlink"/>
            <w:noProof/>
          </w:rPr>
          <w:t>2.4</w:t>
        </w:r>
        <w:r>
          <w:rPr>
            <w:rFonts w:asciiTheme="minorHAnsi" w:eastAsiaTheme="minorEastAsia" w:hAnsiTheme="minorHAnsi" w:cstheme="minorBidi"/>
            <w:i w:val="0"/>
            <w:noProof/>
            <w:sz w:val="22"/>
            <w:szCs w:val="22"/>
          </w:rPr>
          <w:tab/>
        </w:r>
        <w:r w:rsidRPr="00733DA0">
          <w:rPr>
            <w:rStyle w:val="Hyperlink"/>
            <w:noProof/>
          </w:rPr>
          <w:t>HW/SWR-REQ-423107/B-A2B Digital Audio Bus Start-Up - Three Node</w:t>
        </w:r>
        <w:r>
          <w:rPr>
            <w:noProof/>
            <w:webHidden/>
          </w:rPr>
          <w:tab/>
        </w:r>
        <w:r>
          <w:rPr>
            <w:noProof/>
            <w:webHidden/>
          </w:rPr>
          <w:fldChar w:fldCharType="begin"/>
        </w:r>
        <w:r>
          <w:rPr>
            <w:noProof/>
            <w:webHidden/>
          </w:rPr>
          <w:instrText xml:space="preserve"> PAGEREF _Toc82101657 \h </w:instrText>
        </w:r>
        <w:r>
          <w:rPr>
            <w:noProof/>
            <w:webHidden/>
          </w:rPr>
        </w:r>
        <w:r>
          <w:rPr>
            <w:noProof/>
            <w:webHidden/>
          </w:rPr>
          <w:fldChar w:fldCharType="separate"/>
        </w:r>
        <w:r>
          <w:rPr>
            <w:noProof/>
            <w:webHidden/>
          </w:rPr>
          <w:t>28</w:t>
        </w:r>
        <w:r>
          <w:rPr>
            <w:noProof/>
            <w:webHidden/>
          </w:rPr>
          <w:fldChar w:fldCharType="end"/>
        </w:r>
      </w:hyperlink>
    </w:p>
    <w:p w14:paraId="05516C00" w14:textId="2D8214BB"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58" w:history="1">
        <w:r w:rsidRPr="00733DA0">
          <w:rPr>
            <w:rStyle w:val="Hyperlink"/>
            <w:noProof/>
          </w:rPr>
          <w:t>2.4.1</w:t>
        </w:r>
        <w:r>
          <w:rPr>
            <w:rFonts w:asciiTheme="minorHAnsi" w:eastAsiaTheme="minorEastAsia" w:hAnsiTheme="minorHAnsi" w:cstheme="minorBidi"/>
            <w:noProof/>
            <w:sz w:val="22"/>
            <w:szCs w:val="22"/>
          </w:rPr>
          <w:tab/>
        </w:r>
        <w:r w:rsidRPr="00733DA0">
          <w:rPr>
            <w:rStyle w:val="Hyperlink"/>
            <w:noProof/>
          </w:rPr>
          <w:t>HW/SWR-REQ-423109/A-Module settings prior to A2B Bus configuration</w:t>
        </w:r>
        <w:r>
          <w:rPr>
            <w:noProof/>
            <w:webHidden/>
          </w:rPr>
          <w:tab/>
        </w:r>
        <w:r>
          <w:rPr>
            <w:noProof/>
            <w:webHidden/>
          </w:rPr>
          <w:fldChar w:fldCharType="begin"/>
        </w:r>
        <w:r>
          <w:rPr>
            <w:noProof/>
            <w:webHidden/>
          </w:rPr>
          <w:instrText xml:space="preserve"> PAGEREF _Toc82101658 \h </w:instrText>
        </w:r>
        <w:r>
          <w:rPr>
            <w:noProof/>
            <w:webHidden/>
          </w:rPr>
        </w:r>
        <w:r>
          <w:rPr>
            <w:noProof/>
            <w:webHidden/>
          </w:rPr>
          <w:fldChar w:fldCharType="separate"/>
        </w:r>
        <w:r>
          <w:rPr>
            <w:noProof/>
            <w:webHidden/>
          </w:rPr>
          <w:t>29</w:t>
        </w:r>
        <w:r>
          <w:rPr>
            <w:noProof/>
            <w:webHidden/>
          </w:rPr>
          <w:fldChar w:fldCharType="end"/>
        </w:r>
      </w:hyperlink>
    </w:p>
    <w:p w14:paraId="1FA8ECA1" w14:textId="05F2189E"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59" w:history="1">
        <w:r w:rsidRPr="00733DA0">
          <w:rPr>
            <w:rStyle w:val="Hyperlink"/>
            <w:noProof/>
          </w:rPr>
          <w:t>2.4.2</w:t>
        </w:r>
        <w:r>
          <w:rPr>
            <w:rFonts w:asciiTheme="minorHAnsi" w:eastAsiaTheme="minorEastAsia" w:hAnsiTheme="minorHAnsi" w:cstheme="minorBidi"/>
            <w:noProof/>
            <w:sz w:val="22"/>
            <w:szCs w:val="22"/>
          </w:rPr>
          <w:tab/>
        </w:r>
        <w:r w:rsidRPr="00733DA0">
          <w:rPr>
            <w:rStyle w:val="Hyperlink"/>
            <w:noProof/>
          </w:rPr>
          <w:t>HW/SWR-REQ-423111/A-A2BBroadcastState Configuration usage</w:t>
        </w:r>
        <w:r>
          <w:rPr>
            <w:noProof/>
            <w:webHidden/>
          </w:rPr>
          <w:tab/>
        </w:r>
        <w:r>
          <w:rPr>
            <w:noProof/>
            <w:webHidden/>
          </w:rPr>
          <w:fldChar w:fldCharType="begin"/>
        </w:r>
        <w:r>
          <w:rPr>
            <w:noProof/>
            <w:webHidden/>
          </w:rPr>
          <w:instrText xml:space="preserve"> PAGEREF _Toc82101659 \h </w:instrText>
        </w:r>
        <w:r>
          <w:rPr>
            <w:noProof/>
            <w:webHidden/>
          </w:rPr>
        </w:r>
        <w:r>
          <w:rPr>
            <w:noProof/>
            <w:webHidden/>
          </w:rPr>
          <w:fldChar w:fldCharType="separate"/>
        </w:r>
        <w:r>
          <w:rPr>
            <w:noProof/>
            <w:webHidden/>
          </w:rPr>
          <w:t>29</w:t>
        </w:r>
        <w:r>
          <w:rPr>
            <w:noProof/>
            <w:webHidden/>
          </w:rPr>
          <w:fldChar w:fldCharType="end"/>
        </w:r>
      </w:hyperlink>
    </w:p>
    <w:p w14:paraId="2E8AB1E8" w14:textId="27F6A5F6"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60" w:history="1">
        <w:r w:rsidRPr="00733DA0">
          <w:rPr>
            <w:rStyle w:val="Hyperlink"/>
            <w:noProof/>
          </w:rPr>
          <w:t>2.4.3</w:t>
        </w:r>
        <w:r>
          <w:rPr>
            <w:rFonts w:asciiTheme="minorHAnsi" w:eastAsiaTheme="minorEastAsia" w:hAnsiTheme="minorHAnsi" w:cstheme="minorBidi"/>
            <w:noProof/>
            <w:sz w:val="22"/>
            <w:szCs w:val="22"/>
          </w:rPr>
          <w:tab/>
        </w:r>
        <w:r w:rsidRPr="00733DA0">
          <w:rPr>
            <w:rStyle w:val="Hyperlink"/>
            <w:noProof/>
          </w:rPr>
          <w:t>HW/SWR-REQ-423112/A-AMPSpeakerOutputStatus (Default to Muted) signal usage</w:t>
        </w:r>
        <w:r>
          <w:rPr>
            <w:noProof/>
            <w:webHidden/>
          </w:rPr>
          <w:tab/>
        </w:r>
        <w:r>
          <w:rPr>
            <w:noProof/>
            <w:webHidden/>
          </w:rPr>
          <w:fldChar w:fldCharType="begin"/>
        </w:r>
        <w:r>
          <w:rPr>
            <w:noProof/>
            <w:webHidden/>
          </w:rPr>
          <w:instrText xml:space="preserve"> PAGEREF _Toc82101660 \h </w:instrText>
        </w:r>
        <w:r>
          <w:rPr>
            <w:noProof/>
            <w:webHidden/>
          </w:rPr>
        </w:r>
        <w:r>
          <w:rPr>
            <w:noProof/>
            <w:webHidden/>
          </w:rPr>
          <w:fldChar w:fldCharType="separate"/>
        </w:r>
        <w:r>
          <w:rPr>
            <w:noProof/>
            <w:webHidden/>
          </w:rPr>
          <w:t>29</w:t>
        </w:r>
        <w:r>
          <w:rPr>
            <w:noProof/>
            <w:webHidden/>
          </w:rPr>
          <w:fldChar w:fldCharType="end"/>
        </w:r>
      </w:hyperlink>
    </w:p>
    <w:p w14:paraId="19D7EDD2" w14:textId="4A7EDCD9"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61" w:history="1">
        <w:r w:rsidRPr="00733DA0">
          <w:rPr>
            <w:rStyle w:val="Hyperlink"/>
            <w:noProof/>
          </w:rPr>
          <w:t>2.4.4</w:t>
        </w:r>
        <w:r>
          <w:rPr>
            <w:rFonts w:asciiTheme="minorHAnsi" w:eastAsiaTheme="minorEastAsia" w:hAnsiTheme="minorHAnsi" w:cstheme="minorBidi"/>
            <w:noProof/>
            <w:sz w:val="22"/>
            <w:szCs w:val="22"/>
          </w:rPr>
          <w:tab/>
        </w:r>
        <w:r w:rsidRPr="00733DA0">
          <w:rPr>
            <w:rStyle w:val="Hyperlink"/>
            <w:noProof/>
          </w:rPr>
          <w:t>HW/SWR-REQ-423114/A-A2BBroadcastState (Default to Muted &amp; AudioNotSent) signals usage</w:t>
        </w:r>
        <w:r>
          <w:rPr>
            <w:noProof/>
            <w:webHidden/>
          </w:rPr>
          <w:tab/>
        </w:r>
        <w:r>
          <w:rPr>
            <w:noProof/>
            <w:webHidden/>
          </w:rPr>
          <w:fldChar w:fldCharType="begin"/>
        </w:r>
        <w:r>
          <w:rPr>
            <w:noProof/>
            <w:webHidden/>
          </w:rPr>
          <w:instrText xml:space="preserve"> PAGEREF _Toc82101661 \h </w:instrText>
        </w:r>
        <w:r>
          <w:rPr>
            <w:noProof/>
            <w:webHidden/>
          </w:rPr>
        </w:r>
        <w:r>
          <w:rPr>
            <w:noProof/>
            <w:webHidden/>
          </w:rPr>
          <w:fldChar w:fldCharType="separate"/>
        </w:r>
        <w:r>
          <w:rPr>
            <w:noProof/>
            <w:webHidden/>
          </w:rPr>
          <w:t>29</w:t>
        </w:r>
        <w:r>
          <w:rPr>
            <w:noProof/>
            <w:webHidden/>
          </w:rPr>
          <w:fldChar w:fldCharType="end"/>
        </w:r>
      </w:hyperlink>
    </w:p>
    <w:p w14:paraId="0BCB5148" w14:textId="351DDE6F"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62" w:history="1">
        <w:r w:rsidRPr="00733DA0">
          <w:rPr>
            <w:rStyle w:val="Hyperlink"/>
            <w:noProof/>
          </w:rPr>
          <w:t>2.4.5</w:t>
        </w:r>
        <w:r>
          <w:rPr>
            <w:rFonts w:asciiTheme="minorHAnsi" w:eastAsiaTheme="minorEastAsia" w:hAnsiTheme="minorHAnsi" w:cstheme="minorBidi"/>
            <w:noProof/>
            <w:sz w:val="22"/>
            <w:szCs w:val="22"/>
          </w:rPr>
          <w:tab/>
        </w:r>
        <w:r w:rsidRPr="00733DA0">
          <w:rPr>
            <w:rStyle w:val="Hyperlink"/>
            <w:noProof/>
          </w:rPr>
          <w:t>HW/SWR-REQ-423220/B-AmplifierEnableState (Default to Enabled) signal usage</w:t>
        </w:r>
        <w:r>
          <w:rPr>
            <w:noProof/>
            <w:webHidden/>
          </w:rPr>
          <w:tab/>
        </w:r>
        <w:r>
          <w:rPr>
            <w:noProof/>
            <w:webHidden/>
          </w:rPr>
          <w:fldChar w:fldCharType="begin"/>
        </w:r>
        <w:r>
          <w:rPr>
            <w:noProof/>
            <w:webHidden/>
          </w:rPr>
          <w:instrText xml:space="preserve"> PAGEREF _Toc82101662 \h </w:instrText>
        </w:r>
        <w:r>
          <w:rPr>
            <w:noProof/>
            <w:webHidden/>
          </w:rPr>
        </w:r>
        <w:r>
          <w:rPr>
            <w:noProof/>
            <w:webHidden/>
          </w:rPr>
          <w:fldChar w:fldCharType="separate"/>
        </w:r>
        <w:r>
          <w:rPr>
            <w:noProof/>
            <w:webHidden/>
          </w:rPr>
          <w:t>29</w:t>
        </w:r>
        <w:r>
          <w:rPr>
            <w:noProof/>
            <w:webHidden/>
          </w:rPr>
          <w:fldChar w:fldCharType="end"/>
        </w:r>
      </w:hyperlink>
    </w:p>
    <w:p w14:paraId="11F9EF48" w14:textId="10845D4C"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63" w:history="1">
        <w:r w:rsidRPr="00733DA0">
          <w:rPr>
            <w:rStyle w:val="Hyperlink"/>
            <w:noProof/>
          </w:rPr>
          <w:t>2.4.6</w:t>
        </w:r>
        <w:r>
          <w:rPr>
            <w:rFonts w:asciiTheme="minorHAnsi" w:eastAsiaTheme="minorEastAsia" w:hAnsiTheme="minorHAnsi" w:cstheme="minorBidi"/>
            <w:noProof/>
            <w:sz w:val="22"/>
            <w:szCs w:val="22"/>
          </w:rPr>
          <w:tab/>
        </w:r>
        <w:r w:rsidRPr="00733DA0">
          <w:rPr>
            <w:rStyle w:val="Hyperlink"/>
            <w:noProof/>
          </w:rPr>
          <w:t>HW/SWR-REQ-423115/B-AMPSpeakerOutputStatus (Muted to Un-Muted) signal usage</w:t>
        </w:r>
        <w:r>
          <w:rPr>
            <w:noProof/>
            <w:webHidden/>
          </w:rPr>
          <w:tab/>
        </w:r>
        <w:r>
          <w:rPr>
            <w:noProof/>
            <w:webHidden/>
          </w:rPr>
          <w:fldChar w:fldCharType="begin"/>
        </w:r>
        <w:r>
          <w:rPr>
            <w:noProof/>
            <w:webHidden/>
          </w:rPr>
          <w:instrText xml:space="preserve"> PAGEREF _Toc82101663 \h </w:instrText>
        </w:r>
        <w:r>
          <w:rPr>
            <w:noProof/>
            <w:webHidden/>
          </w:rPr>
        </w:r>
        <w:r>
          <w:rPr>
            <w:noProof/>
            <w:webHidden/>
          </w:rPr>
          <w:fldChar w:fldCharType="separate"/>
        </w:r>
        <w:r>
          <w:rPr>
            <w:noProof/>
            <w:webHidden/>
          </w:rPr>
          <w:t>30</w:t>
        </w:r>
        <w:r>
          <w:rPr>
            <w:noProof/>
            <w:webHidden/>
          </w:rPr>
          <w:fldChar w:fldCharType="end"/>
        </w:r>
      </w:hyperlink>
    </w:p>
    <w:p w14:paraId="3C5D5281" w14:textId="17609988"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64" w:history="1">
        <w:r w:rsidRPr="00733DA0">
          <w:rPr>
            <w:rStyle w:val="Hyperlink"/>
            <w:noProof/>
          </w:rPr>
          <w:t>2.4.7</w:t>
        </w:r>
        <w:r>
          <w:rPr>
            <w:rFonts w:asciiTheme="minorHAnsi" w:eastAsiaTheme="minorEastAsia" w:hAnsiTheme="minorHAnsi" w:cstheme="minorBidi"/>
            <w:noProof/>
            <w:sz w:val="22"/>
            <w:szCs w:val="22"/>
          </w:rPr>
          <w:tab/>
        </w:r>
        <w:r w:rsidRPr="00733DA0">
          <w:rPr>
            <w:rStyle w:val="Hyperlink"/>
            <w:noProof/>
          </w:rPr>
          <w:t>HW/SWR-REQ-423116/B-A2BBroadcastState (Muted to Un-Muted &amp; AudioNotSent) signal usage</w:t>
        </w:r>
        <w:r>
          <w:rPr>
            <w:noProof/>
            <w:webHidden/>
          </w:rPr>
          <w:tab/>
        </w:r>
        <w:r>
          <w:rPr>
            <w:noProof/>
            <w:webHidden/>
          </w:rPr>
          <w:fldChar w:fldCharType="begin"/>
        </w:r>
        <w:r>
          <w:rPr>
            <w:noProof/>
            <w:webHidden/>
          </w:rPr>
          <w:instrText xml:space="preserve"> PAGEREF _Toc82101664 \h </w:instrText>
        </w:r>
        <w:r>
          <w:rPr>
            <w:noProof/>
            <w:webHidden/>
          </w:rPr>
        </w:r>
        <w:r>
          <w:rPr>
            <w:noProof/>
            <w:webHidden/>
          </w:rPr>
          <w:fldChar w:fldCharType="separate"/>
        </w:r>
        <w:r>
          <w:rPr>
            <w:noProof/>
            <w:webHidden/>
          </w:rPr>
          <w:t>30</w:t>
        </w:r>
        <w:r>
          <w:rPr>
            <w:noProof/>
            <w:webHidden/>
          </w:rPr>
          <w:fldChar w:fldCharType="end"/>
        </w:r>
      </w:hyperlink>
    </w:p>
    <w:p w14:paraId="6333054A" w14:textId="14829ED4"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65" w:history="1">
        <w:r w:rsidRPr="00733DA0">
          <w:rPr>
            <w:rStyle w:val="Hyperlink"/>
            <w:noProof/>
          </w:rPr>
          <w:t>2.4.8</w:t>
        </w:r>
        <w:r>
          <w:rPr>
            <w:rFonts w:asciiTheme="minorHAnsi" w:eastAsiaTheme="minorEastAsia" w:hAnsiTheme="minorHAnsi" w:cstheme="minorBidi"/>
            <w:noProof/>
            <w:sz w:val="22"/>
            <w:szCs w:val="22"/>
          </w:rPr>
          <w:tab/>
        </w:r>
        <w:r w:rsidRPr="00733DA0">
          <w:rPr>
            <w:rStyle w:val="Hyperlink"/>
            <w:noProof/>
          </w:rPr>
          <w:t>HW/SWR-REQ-423117/B-A2BStreamReportStatus (AudioNotSent to AudioSent) signal usage</w:t>
        </w:r>
        <w:r>
          <w:rPr>
            <w:noProof/>
            <w:webHidden/>
          </w:rPr>
          <w:tab/>
        </w:r>
        <w:r>
          <w:rPr>
            <w:noProof/>
            <w:webHidden/>
          </w:rPr>
          <w:fldChar w:fldCharType="begin"/>
        </w:r>
        <w:r>
          <w:rPr>
            <w:noProof/>
            <w:webHidden/>
          </w:rPr>
          <w:instrText xml:space="preserve"> PAGEREF _Toc82101665 \h </w:instrText>
        </w:r>
        <w:r>
          <w:rPr>
            <w:noProof/>
            <w:webHidden/>
          </w:rPr>
        </w:r>
        <w:r>
          <w:rPr>
            <w:noProof/>
            <w:webHidden/>
          </w:rPr>
          <w:fldChar w:fldCharType="separate"/>
        </w:r>
        <w:r>
          <w:rPr>
            <w:noProof/>
            <w:webHidden/>
          </w:rPr>
          <w:t>31</w:t>
        </w:r>
        <w:r>
          <w:rPr>
            <w:noProof/>
            <w:webHidden/>
          </w:rPr>
          <w:fldChar w:fldCharType="end"/>
        </w:r>
      </w:hyperlink>
    </w:p>
    <w:p w14:paraId="375ECD56" w14:textId="0438D274"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66" w:history="1">
        <w:r w:rsidRPr="00733DA0">
          <w:rPr>
            <w:rStyle w:val="Hyperlink"/>
            <w:noProof/>
          </w:rPr>
          <w:t>2.4.9</w:t>
        </w:r>
        <w:r>
          <w:rPr>
            <w:rFonts w:asciiTheme="minorHAnsi" w:eastAsiaTheme="minorEastAsia" w:hAnsiTheme="minorHAnsi" w:cstheme="minorBidi"/>
            <w:noProof/>
            <w:sz w:val="22"/>
            <w:szCs w:val="22"/>
          </w:rPr>
          <w:tab/>
        </w:r>
        <w:r w:rsidRPr="00733DA0">
          <w:rPr>
            <w:rStyle w:val="Hyperlink"/>
            <w:noProof/>
          </w:rPr>
          <w:t>HW/SWR-REQ-423118/A-A2BBroadcastState (AudioNotSent to AudioSent &amp; Un-Muted) signal usage</w:t>
        </w:r>
        <w:r>
          <w:rPr>
            <w:noProof/>
            <w:webHidden/>
          </w:rPr>
          <w:tab/>
        </w:r>
        <w:r>
          <w:rPr>
            <w:noProof/>
            <w:webHidden/>
          </w:rPr>
          <w:fldChar w:fldCharType="begin"/>
        </w:r>
        <w:r>
          <w:rPr>
            <w:noProof/>
            <w:webHidden/>
          </w:rPr>
          <w:instrText xml:space="preserve"> PAGEREF _Toc82101666 \h </w:instrText>
        </w:r>
        <w:r>
          <w:rPr>
            <w:noProof/>
            <w:webHidden/>
          </w:rPr>
        </w:r>
        <w:r>
          <w:rPr>
            <w:noProof/>
            <w:webHidden/>
          </w:rPr>
          <w:fldChar w:fldCharType="separate"/>
        </w:r>
        <w:r>
          <w:rPr>
            <w:noProof/>
            <w:webHidden/>
          </w:rPr>
          <w:t>31</w:t>
        </w:r>
        <w:r>
          <w:rPr>
            <w:noProof/>
            <w:webHidden/>
          </w:rPr>
          <w:fldChar w:fldCharType="end"/>
        </w:r>
      </w:hyperlink>
    </w:p>
    <w:p w14:paraId="4AF833D5" w14:textId="70C7E973" w:rsidR="00775603" w:rsidRDefault="00775603">
      <w:pPr>
        <w:pStyle w:val="TOC3"/>
        <w:tabs>
          <w:tab w:val="left" w:pos="1320"/>
          <w:tab w:val="right" w:leader="dot" w:pos="11107"/>
        </w:tabs>
        <w:rPr>
          <w:rFonts w:asciiTheme="minorHAnsi" w:eastAsiaTheme="minorEastAsia" w:hAnsiTheme="minorHAnsi" w:cstheme="minorBidi"/>
          <w:noProof/>
          <w:sz w:val="22"/>
          <w:szCs w:val="22"/>
        </w:rPr>
      </w:pPr>
      <w:hyperlink w:anchor="_Toc82101667" w:history="1">
        <w:r w:rsidRPr="00733DA0">
          <w:rPr>
            <w:rStyle w:val="Hyperlink"/>
            <w:noProof/>
          </w:rPr>
          <w:t>2.4.10</w:t>
        </w:r>
        <w:r>
          <w:rPr>
            <w:rFonts w:asciiTheme="minorHAnsi" w:eastAsiaTheme="minorEastAsia" w:hAnsiTheme="minorHAnsi" w:cstheme="minorBidi"/>
            <w:noProof/>
            <w:sz w:val="22"/>
            <w:szCs w:val="22"/>
          </w:rPr>
          <w:tab/>
        </w:r>
        <w:r w:rsidRPr="00733DA0">
          <w:rPr>
            <w:rStyle w:val="Hyperlink"/>
            <w:noProof/>
          </w:rPr>
          <w:t>HW/SWR-REQ-423137/A-A2BBroadcastState (Heartbeat) signal usage</w:t>
        </w:r>
        <w:r>
          <w:rPr>
            <w:noProof/>
            <w:webHidden/>
          </w:rPr>
          <w:tab/>
        </w:r>
        <w:r>
          <w:rPr>
            <w:noProof/>
            <w:webHidden/>
          </w:rPr>
          <w:fldChar w:fldCharType="begin"/>
        </w:r>
        <w:r>
          <w:rPr>
            <w:noProof/>
            <w:webHidden/>
          </w:rPr>
          <w:instrText xml:space="preserve"> PAGEREF _Toc82101667 \h </w:instrText>
        </w:r>
        <w:r>
          <w:rPr>
            <w:noProof/>
            <w:webHidden/>
          </w:rPr>
        </w:r>
        <w:r>
          <w:rPr>
            <w:noProof/>
            <w:webHidden/>
          </w:rPr>
          <w:fldChar w:fldCharType="separate"/>
        </w:r>
        <w:r>
          <w:rPr>
            <w:noProof/>
            <w:webHidden/>
          </w:rPr>
          <w:t>31</w:t>
        </w:r>
        <w:r>
          <w:rPr>
            <w:noProof/>
            <w:webHidden/>
          </w:rPr>
          <w:fldChar w:fldCharType="end"/>
        </w:r>
      </w:hyperlink>
    </w:p>
    <w:p w14:paraId="2EE9592F" w14:textId="44C574F2" w:rsidR="00775603" w:rsidRDefault="00775603">
      <w:pPr>
        <w:pStyle w:val="TOC3"/>
        <w:tabs>
          <w:tab w:val="left" w:pos="1320"/>
          <w:tab w:val="right" w:leader="dot" w:pos="11107"/>
        </w:tabs>
        <w:rPr>
          <w:rFonts w:asciiTheme="minorHAnsi" w:eastAsiaTheme="minorEastAsia" w:hAnsiTheme="minorHAnsi" w:cstheme="minorBidi"/>
          <w:noProof/>
          <w:sz w:val="22"/>
          <w:szCs w:val="22"/>
        </w:rPr>
      </w:pPr>
      <w:hyperlink w:anchor="_Toc82101668" w:history="1">
        <w:r w:rsidRPr="00733DA0">
          <w:rPr>
            <w:rStyle w:val="Hyperlink"/>
            <w:noProof/>
          </w:rPr>
          <w:t>2.4.11</w:t>
        </w:r>
        <w:r>
          <w:rPr>
            <w:rFonts w:asciiTheme="minorHAnsi" w:eastAsiaTheme="minorEastAsia" w:hAnsiTheme="minorHAnsi" w:cstheme="minorBidi"/>
            <w:noProof/>
            <w:sz w:val="22"/>
            <w:szCs w:val="22"/>
          </w:rPr>
          <w:tab/>
        </w:r>
        <w:r w:rsidRPr="00733DA0">
          <w:rPr>
            <w:rStyle w:val="Hyperlink"/>
            <w:noProof/>
          </w:rPr>
          <w:t>HW/SWR-REQ-423138/B-Sequence Diagram (Startup of PAC, AMP, and PDC)</w:t>
        </w:r>
        <w:r>
          <w:rPr>
            <w:noProof/>
            <w:webHidden/>
          </w:rPr>
          <w:tab/>
        </w:r>
        <w:r>
          <w:rPr>
            <w:noProof/>
            <w:webHidden/>
          </w:rPr>
          <w:fldChar w:fldCharType="begin"/>
        </w:r>
        <w:r>
          <w:rPr>
            <w:noProof/>
            <w:webHidden/>
          </w:rPr>
          <w:instrText xml:space="preserve"> PAGEREF _Toc82101668 \h </w:instrText>
        </w:r>
        <w:r>
          <w:rPr>
            <w:noProof/>
            <w:webHidden/>
          </w:rPr>
        </w:r>
        <w:r>
          <w:rPr>
            <w:noProof/>
            <w:webHidden/>
          </w:rPr>
          <w:fldChar w:fldCharType="separate"/>
        </w:r>
        <w:r>
          <w:rPr>
            <w:noProof/>
            <w:webHidden/>
          </w:rPr>
          <w:t>32</w:t>
        </w:r>
        <w:r>
          <w:rPr>
            <w:noProof/>
            <w:webHidden/>
          </w:rPr>
          <w:fldChar w:fldCharType="end"/>
        </w:r>
      </w:hyperlink>
    </w:p>
    <w:p w14:paraId="490F1BA4" w14:textId="53B37F9F"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669" w:history="1">
        <w:r w:rsidRPr="00733DA0">
          <w:rPr>
            <w:rStyle w:val="Hyperlink"/>
            <w:noProof/>
          </w:rPr>
          <w:t>2.5</w:t>
        </w:r>
        <w:r>
          <w:rPr>
            <w:rFonts w:asciiTheme="minorHAnsi" w:eastAsiaTheme="minorEastAsia" w:hAnsiTheme="minorHAnsi" w:cstheme="minorBidi"/>
            <w:i w:val="0"/>
            <w:noProof/>
            <w:sz w:val="22"/>
            <w:szCs w:val="22"/>
          </w:rPr>
          <w:tab/>
        </w:r>
        <w:r w:rsidRPr="00733DA0">
          <w:rPr>
            <w:rStyle w:val="Hyperlink"/>
            <w:noProof/>
          </w:rPr>
          <w:t>HW/SWR-REQ-423139/A-A2B Digital Audio Bus Shut-Down - Three Node</w:t>
        </w:r>
        <w:r>
          <w:rPr>
            <w:noProof/>
            <w:webHidden/>
          </w:rPr>
          <w:tab/>
        </w:r>
        <w:r>
          <w:rPr>
            <w:noProof/>
            <w:webHidden/>
          </w:rPr>
          <w:fldChar w:fldCharType="begin"/>
        </w:r>
        <w:r>
          <w:rPr>
            <w:noProof/>
            <w:webHidden/>
          </w:rPr>
          <w:instrText xml:space="preserve"> PAGEREF _Toc82101669 \h </w:instrText>
        </w:r>
        <w:r>
          <w:rPr>
            <w:noProof/>
            <w:webHidden/>
          </w:rPr>
        </w:r>
        <w:r>
          <w:rPr>
            <w:noProof/>
            <w:webHidden/>
          </w:rPr>
          <w:fldChar w:fldCharType="separate"/>
        </w:r>
        <w:r>
          <w:rPr>
            <w:noProof/>
            <w:webHidden/>
          </w:rPr>
          <w:t>32</w:t>
        </w:r>
        <w:r>
          <w:rPr>
            <w:noProof/>
            <w:webHidden/>
          </w:rPr>
          <w:fldChar w:fldCharType="end"/>
        </w:r>
      </w:hyperlink>
    </w:p>
    <w:p w14:paraId="63A44BED" w14:textId="2C73A76F"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70" w:history="1">
        <w:r w:rsidRPr="00733DA0">
          <w:rPr>
            <w:rStyle w:val="Hyperlink"/>
            <w:noProof/>
          </w:rPr>
          <w:t>2.5.1</w:t>
        </w:r>
        <w:r>
          <w:rPr>
            <w:rFonts w:asciiTheme="minorHAnsi" w:eastAsiaTheme="minorEastAsia" w:hAnsiTheme="minorHAnsi" w:cstheme="minorBidi"/>
            <w:noProof/>
            <w:sz w:val="22"/>
            <w:szCs w:val="22"/>
          </w:rPr>
          <w:tab/>
        </w:r>
        <w:r w:rsidRPr="00733DA0">
          <w:rPr>
            <w:rStyle w:val="Hyperlink"/>
            <w:noProof/>
          </w:rPr>
          <w:t>HW/SWR-REQ-423224/A-A2B Shutdown Sequence signals usage</w:t>
        </w:r>
        <w:r>
          <w:rPr>
            <w:noProof/>
            <w:webHidden/>
          </w:rPr>
          <w:tab/>
        </w:r>
        <w:r>
          <w:rPr>
            <w:noProof/>
            <w:webHidden/>
          </w:rPr>
          <w:fldChar w:fldCharType="begin"/>
        </w:r>
        <w:r>
          <w:rPr>
            <w:noProof/>
            <w:webHidden/>
          </w:rPr>
          <w:instrText xml:space="preserve"> PAGEREF _Toc82101670 \h </w:instrText>
        </w:r>
        <w:r>
          <w:rPr>
            <w:noProof/>
            <w:webHidden/>
          </w:rPr>
        </w:r>
        <w:r>
          <w:rPr>
            <w:noProof/>
            <w:webHidden/>
          </w:rPr>
          <w:fldChar w:fldCharType="separate"/>
        </w:r>
        <w:r>
          <w:rPr>
            <w:noProof/>
            <w:webHidden/>
          </w:rPr>
          <w:t>33</w:t>
        </w:r>
        <w:r>
          <w:rPr>
            <w:noProof/>
            <w:webHidden/>
          </w:rPr>
          <w:fldChar w:fldCharType="end"/>
        </w:r>
      </w:hyperlink>
    </w:p>
    <w:p w14:paraId="3101ABC6" w14:textId="7BDDB34E"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71" w:history="1">
        <w:r w:rsidRPr="00733DA0">
          <w:rPr>
            <w:rStyle w:val="Hyperlink"/>
            <w:noProof/>
          </w:rPr>
          <w:t>2.5.2</w:t>
        </w:r>
        <w:r>
          <w:rPr>
            <w:rFonts w:asciiTheme="minorHAnsi" w:eastAsiaTheme="minorEastAsia" w:hAnsiTheme="minorHAnsi" w:cstheme="minorBidi"/>
            <w:noProof/>
            <w:sz w:val="22"/>
            <w:szCs w:val="22"/>
          </w:rPr>
          <w:tab/>
        </w:r>
        <w:r w:rsidRPr="00733DA0">
          <w:rPr>
            <w:rStyle w:val="Hyperlink"/>
            <w:noProof/>
          </w:rPr>
          <w:t>HW/SWR-REQ-423221/A-AmplifierEnableState (Enabled to Disabled) signal usage</w:t>
        </w:r>
        <w:r>
          <w:rPr>
            <w:noProof/>
            <w:webHidden/>
          </w:rPr>
          <w:tab/>
        </w:r>
        <w:r>
          <w:rPr>
            <w:noProof/>
            <w:webHidden/>
          </w:rPr>
          <w:fldChar w:fldCharType="begin"/>
        </w:r>
        <w:r>
          <w:rPr>
            <w:noProof/>
            <w:webHidden/>
          </w:rPr>
          <w:instrText xml:space="preserve"> PAGEREF _Toc82101671 \h </w:instrText>
        </w:r>
        <w:r>
          <w:rPr>
            <w:noProof/>
            <w:webHidden/>
          </w:rPr>
        </w:r>
        <w:r>
          <w:rPr>
            <w:noProof/>
            <w:webHidden/>
          </w:rPr>
          <w:fldChar w:fldCharType="separate"/>
        </w:r>
        <w:r>
          <w:rPr>
            <w:noProof/>
            <w:webHidden/>
          </w:rPr>
          <w:t>33</w:t>
        </w:r>
        <w:r>
          <w:rPr>
            <w:noProof/>
            <w:webHidden/>
          </w:rPr>
          <w:fldChar w:fldCharType="end"/>
        </w:r>
      </w:hyperlink>
    </w:p>
    <w:p w14:paraId="28279B41" w14:textId="6EA1AA45"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72" w:history="1">
        <w:r w:rsidRPr="00733DA0">
          <w:rPr>
            <w:rStyle w:val="Hyperlink"/>
            <w:noProof/>
          </w:rPr>
          <w:t>2.5.3</w:t>
        </w:r>
        <w:r>
          <w:rPr>
            <w:rFonts w:asciiTheme="minorHAnsi" w:eastAsiaTheme="minorEastAsia" w:hAnsiTheme="minorHAnsi" w:cstheme="minorBidi"/>
            <w:noProof/>
            <w:sz w:val="22"/>
            <w:szCs w:val="22"/>
          </w:rPr>
          <w:tab/>
        </w:r>
        <w:r w:rsidRPr="00733DA0">
          <w:rPr>
            <w:rStyle w:val="Hyperlink"/>
            <w:noProof/>
          </w:rPr>
          <w:t>HW/SWR-REQ-423140/B-Sequence Diagram (Shutdown of PAC, AMP, and PDC)</w:t>
        </w:r>
        <w:r>
          <w:rPr>
            <w:noProof/>
            <w:webHidden/>
          </w:rPr>
          <w:tab/>
        </w:r>
        <w:r>
          <w:rPr>
            <w:noProof/>
            <w:webHidden/>
          </w:rPr>
          <w:fldChar w:fldCharType="begin"/>
        </w:r>
        <w:r>
          <w:rPr>
            <w:noProof/>
            <w:webHidden/>
          </w:rPr>
          <w:instrText xml:space="preserve"> PAGEREF _Toc82101672 \h </w:instrText>
        </w:r>
        <w:r>
          <w:rPr>
            <w:noProof/>
            <w:webHidden/>
          </w:rPr>
        </w:r>
        <w:r>
          <w:rPr>
            <w:noProof/>
            <w:webHidden/>
          </w:rPr>
          <w:fldChar w:fldCharType="separate"/>
        </w:r>
        <w:r>
          <w:rPr>
            <w:noProof/>
            <w:webHidden/>
          </w:rPr>
          <w:t>34</w:t>
        </w:r>
        <w:r>
          <w:rPr>
            <w:noProof/>
            <w:webHidden/>
          </w:rPr>
          <w:fldChar w:fldCharType="end"/>
        </w:r>
      </w:hyperlink>
    </w:p>
    <w:p w14:paraId="127BDBAA" w14:textId="36297426"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673" w:history="1">
        <w:r w:rsidRPr="00733DA0">
          <w:rPr>
            <w:rStyle w:val="Hyperlink"/>
            <w:noProof/>
          </w:rPr>
          <w:t>2.6</w:t>
        </w:r>
        <w:r>
          <w:rPr>
            <w:rFonts w:asciiTheme="minorHAnsi" w:eastAsiaTheme="minorEastAsia" w:hAnsiTheme="minorHAnsi" w:cstheme="minorBidi"/>
            <w:i w:val="0"/>
            <w:noProof/>
            <w:sz w:val="22"/>
            <w:szCs w:val="22"/>
          </w:rPr>
          <w:tab/>
        </w:r>
        <w:r w:rsidRPr="00733DA0">
          <w:rPr>
            <w:rStyle w:val="Hyperlink"/>
            <w:noProof/>
          </w:rPr>
          <w:t>A2B Discovery Configuration</w:t>
        </w:r>
        <w:r>
          <w:rPr>
            <w:noProof/>
            <w:webHidden/>
          </w:rPr>
          <w:tab/>
        </w:r>
        <w:r>
          <w:rPr>
            <w:noProof/>
            <w:webHidden/>
          </w:rPr>
          <w:fldChar w:fldCharType="begin"/>
        </w:r>
        <w:r>
          <w:rPr>
            <w:noProof/>
            <w:webHidden/>
          </w:rPr>
          <w:instrText xml:space="preserve"> PAGEREF _Toc82101673 \h </w:instrText>
        </w:r>
        <w:r>
          <w:rPr>
            <w:noProof/>
            <w:webHidden/>
          </w:rPr>
        </w:r>
        <w:r>
          <w:rPr>
            <w:noProof/>
            <w:webHidden/>
          </w:rPr>
          <w:fldChar w:fldCharType="separate"/>
        </w:r>
        <w:r>
          <w:rPr>
            <w:noProof/>
            <w:webHidden/>
          </w:rPr>
          <w:t>34</w:t>
        </w:r>
        <w:r>
          <w:rPr>
            <w:noProof/>
            <w:webHidden/>
          </w:rPr>
          <w:fldChar w:fldCharType="end"/>
        </w:r>
      </w:hyperlink>
    </w:p>
    <w:p w14:paraId="34A6D470" w14:textId="6A5AD2C2"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74" w:history="1">
        <w:r w:rsidRPr="00733DA0">
          <w:rPr>
            <w:rStyle w:val="Hyperlink"/>
            <w:noProof/>
          </w:rPr>
          <w:t>2.6.1</w:t>
        </w:r>
        <w:r>
          <w:rPr>
            <w:rFonts w:asciiTheme="minorHAnsi" w:eastAsiaTheme="minorEastAsia" w:hAnsiTheme="minorHAnsi" w:cstheme="minorBidi"/>
            <w:noProof/>
            <w:sz w:val="22"/>
            <w:szCs w:val="22"/>
          </w:rPr>
          <w:tab/>
        </w:r>
        <w:r w:rsidRPr="00733DA0">
          <w:rPr>
            <w:rStyle w:val="Hyperlink"/>
            <w:noProof/>
          </w:rPr>
          <w:t>SWR-REQ-407130/A-Initial A2B Discovery Precursors - Main Node</w:t>
        </w:r>
        <w:r>
          <w:rPr>
            <w:noProof/>
            <w:webHidden/>
          </w:rPr>
          <w:tab/>
        </w:r>
        <w:r>
          <w:rPr>
            <w:noProof/>
            <w:webHidden/>
          </w:rPr>
          <w:fldChar w:fldCharType="begin"/>
        </w:r>
        <w:r>
          <w:rPr>
            <w:noProof/>
            <w:webHidden/>
          </w:rPr>
          <w:instrText xml:space="preserve"> PAGEREF _Toc82101674 \h </w:instrText>
        </w:r>
        <w:r>
          <w:rPr>
            <w:noProof/>
            <w:webHidden/>
          </w:rPr>
        </w:r>
        <w:r>
          <w:rPr>
            <w:noProof/>
            <w:webHidden/>
          </w:rPr>
          <w:fldChar w:fldCharType="separate"/>
        </w:r>
        <w:r>
          <w:rPr>
            <w:noProof/>
            <w:webHidden/>
          </w:rPr>
          <w:t>34</w:t>
        </w:r>
        <w:r>
          <w:rPr>
            <w:noProof/>
            <w:webHidden/>
          </w:rPr>
          <w:fldChar w:fldCharType="end"/>
        </w:r>
      </w:hyperlink>
    </w:p>
    <w:p w14:paraId="7F3091B1" w14:textId="407F8BA0"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75" w:history="1">
        <w:r w:rsidRPr="00733DA0">
          <w:rPr>
            <w:rStyle w:val="Hyperlink"/>
            <w:noProof/>
          </w:rPr>
          <w:t>2.6.2</w:t>
        </w:r>
        <w:r>
          <w:rPr>
            <w:rFonts w:asciiTheme="minorHAnsi" w:eastAsiaTheme="minorEastAsia" w:hAnsiTheme="minorHAnsi" w:cstheme="minorBidi"/>
            <w:noProof/>
            <w:sz w:val="22"/>
            <w:szCs w:val="22"/>
          </w:rPr>
          <w:tab/>
        </w:r>
        <w:r w:rsidRPr="00733DA0">
          <w:rPr>
            <w:rStyle w:val="Hyperlink"/>
            <w:noProof/>
          </w:rPr>
          <w:t>SWR-REQ-407131/A-Initial A2B Discovery Precursors - Sub Node</w:t>
        </w:r>
        <w:r>
          <w:rPr>
            <w:noProof/>
            <w:webHidden/>
          </w:rPr>
          <w:tab/>
        </w:r>
        <w:r>
          <w:rPr>
            <w:noProof/>
            <w:webHidden/>
          </w:rPr>
          <w:fldChar w:fldCharType="begin"/>
        </w:r>
        <w:r>
          <w:rPr>
            <w:noProof/>
            <w:webHidden/>
          </w:rPr>
          <w:instrText xml:space="preserve"> PAGEREF _Toc82101675 \h </w:instrText>
        </w:r>
        <w:r>
          <w:rPr>
            <w:noProof/>
            <w:webHidden/>
          </w:rPr>
        </w:r>
        <w:r>
          <w:rPr>
            <w:noProof/>
            <w:webHidden/>
          </w:rPr>
          <w:fldChar w:fldCharType="separate"/>
        </w:r>
        <w:r>
          <w:rPr>
            <w:noProof/>
            <w:webHidden/>
          </w:rPr>
          <w:t>34</w:t>
        </w:r>
        <w:r>
          <w:rPr>
            <w:noProof/>
            <w:webHidden/>
          </w:rPr>
          <w:fldChar w:fldCharType="end"/>
        </w:r>
      </w:hyperlink>
    </w:p>
    <w:p w14:paraId="05523EAC" w14:textId="35F74C11"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76" w:history="1">
        <w:r w:rsidRPr="00733DA0">
          <w:rPr>
            <w:rStyle w:val="Hyperlink"/>
            <w:noProof/>
          </w:rPr>
          <w:t>2.6.3</w:t>
        </w:r>
        <w:r>
          <w:rPr>
            <w:rFonts w:asciiTheme="minorHAnsi" w:eastAsiaTheme="minorEastAsia" w:hAnsiTheme="minorHAnsi" w:cstheme="minorBidi"/>
            <w:noProof/>
            <w:sz w:val="22"/>
            <w:szCs w:val="22"/>
          </w:rPr>
          <w:tab/>
        </w:r>
        <w:r w:rsidRPr="00733DA0">
          <w:rPr>
            <w:rStyle w:val="Hyperlink"/>
            <w:noProof/>
          </w:rPr>
          <w:t>SWR-REQ-407132/A-Table of Custom Node Identifiers</w:t>
        </w:r>
        <w:r>
          <w:rPr>
            <w:noProof/>
            <w:webHidden/>
          </w:rPr>
          <w:tab/>
        </w:r>
        <w:r>
          <w:rPr>
            <w:noProof/>
            <w:webHidden/>
          </w:rPr>
          <w:fldChar w:fldCharType="begin"/>
        </w:r>
        <w:r>
          <w:rPr>
            <w:noProof/>
            <w:webHidden/>
          </w:rPr>
          <w:instrText xml:space="preserve"> PAGEREF _Toc82101676 \h </w:instrText>
        </w:r>
        <w:r>
          <w:rPr>
            <w:noProof/>
            <w:webHidden/>
          </w:rPr>
        </w:r>
        <w:r>
          <w:rPr>
            <w:noProof/>
            <w:webHidden/>
          </w:rPr>
          <w:fldChar w:fldCharType="separate"/>
        </w:r>
        <w:r>
          <w:rPr>
            <w:noProof/>
            <w:webHidden/>
          </w:rPr>
          <w:t>35</w:t>
        </w:r>
        <w:r>
          <w:rPr>
            <w:noProof/>
            <w:webHidden/>
          </w:rPr>
          <w:fldChar w:fldCharType="end"/>
        </w:r>
      </w:hyperlink>
    </w:p>
    <w:p w14:paraId="3F3AFA44" w14:textId="05D73566"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77" w:history="1">
        <w:r w:rsidRPr="00733DA0">
          <w:rPr>
            <w:rStyle w:val="Hyperlink"/>
            <w:noProof/>
          </w:rPr>
          <w:t>2.6.4</w:t>
        </w:r>
        <w:r>
          <w:rPr>
            <w:rFonts w:asciiTheme="minorHAnsi" w:eastAsiaTheme="minorEastAsia" w:hAnsiTheme="minorHAnsi" w:cstheme="minorBidi"/>
            <w:noProof/>
            <w:sz w:val="22"/>
            <w:szCs w:val="22"/>
          </w:rPr>
          <w:tab/>
        </w:r>
        <w:r w:rsidRPr="00733DA0">
          <w:rPr>
            <w:rStyle w:val="Hyperlink"/>
            <w:noProof/>
          </w:rPr>
          <w:t>SWR-REQ-407133/B-Generic A2B Sub Node Discovery Process</w:t>
        </w:r>
        <w:r>
          <w:rPr>
            <w:noProof/>
            <w:webHidden/>
          </w:rPr>
          <w:tab/>
        </w:r>
        <w:r>
          <w:rPr>
            <w:noProof/>
            <w:webHidden/>
          </w:rPr>
          <w:fldChar w:fldCharType="begin"/>
        </w:r>
        <w:r>
          <w:rPr>
            <w:noProof/>
            <w:webHidden/>
          </w:rPr>
          <w:instrText xml:space="preserve"> PAGEREF _Toc82101677 \h </w:instrText>
        </w:r>
        <w:r>
          <w:rPr>
            <w:noProof/>
            <w:webHidden/>
          </w:rPr>
        </w:r>
        <w:r>
          <w:rPr>
            <w:noProof/>
            <w:webHidden/>
          </w:rPr>
          <w:fldChar w:fldCharType="separate"/>
        </w:r>
        <w:r>
          <w:rPr>
            <w:noProof/>
            <w:webHidden/>
          </w:rPr>
          <w:t>35</w:t>
        </w:r>
        <w:r>
          <w:rPr>
            <w:noProof/>
            <w:webHidden/>
          </w:rPr>
          <w:fldChar w:fldCharType="end"/>
        </w:r>
      </w:hyperlink>
    </w:p>
    <w:p w14:paraId="549FDBDE" w14:textId="0A8C3DC2"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78" w:history="1">
        <w:r w:rsidRPr="00733DA0">
          <w:rPr>
            <w:rStyle w:val="Hyperlink"/>
            <w:noProof/>
          </w:rPr>
          <w:t>2.6.5</w:t>
        </w:r>
        <w:r>
          <w:rPr>
            <w:rFonts w:asciiTheme="minorHAnsi" w:eastAsiaTheme="minorEastAsia" w:hAnsiTheme="minorHAnsi" w:cstheme="minorBidi"/>
            <w:noProof/>
            <w:sz w:val="22"/>
            <w:szCs w:val="22"/>
          </w:rPr>
          <w:tab/>
        </w:r>
        <w:r w:rsidRPr="00733DA0">
          <w:rPr>
            <w:rStyle w:val="Hyperlink"/>
            <w:noProof/>
          </w:rPr>
          <w:t>SWR-REQ-407134/A-Generic A2B Node ID Discovery Process Flow</w:t>
        </w:r>
        <w:r>
          <w:rPr>
            <w:noProof/>
            <w:webHidden/>
          </w:rPr>
          <w:tab/>
        </w:r>
        <w:r>
          <w:rPr>
            <w:noProof/>
            <w:webHidden/>
          </w:rPr>
          <w:fldChar w:fldCharType="begin"/>
        </w:r>
        <w:r>
          <w:rPr>
            <w:noProof/>
            <w:webHidden/>
          </w:rPr>
          <w:instrText xml:space="preserve"> PAGEREF _Toc82101678 \h </w:instrText>
        </w:r>
        <w:r>
          <w:rPr>
            <w:noProof/>
            <w:webHidden/>
          </w:rPr>
        </w:r>
        <w:r>
          <w:rPr>
            <w:noProof/>
            <w:webHidden/>
          </w:rPr>
          <w:fldChar w:fldCharType="separate"/>
        </w:r>
        <w:r>
          <w:rPr>
            <w:noProof/>
            <w:webHidden/>
          </w:rPr>
          <w:t>36</w:t>
        </w:r>
        <w:r>
          <w:rPr>
            <w:noProof/>
            <w:webHidden/>
          </w:rPr>
          <w:fldChar w:fldCharType="end"/>
        </w:r>
      </w:hyperlink>
    </w:p>
    <w:p w14:paraId="13C2B356" w14:textId="121AE52F"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79" w:history="1">
        <w:r w:rsidRPr="00733DA0">
          <w:rPr>
            <w:rStyle w:val="Hyperlink"/>
            <w:noProof/>
          </w:rPr>
          <w:t>2.6.6</w:t>
        </w:r>
        <w:r>
          <w:rPr>
            <w:rFonts w:asciiTheme="minorHAnsi" w:eastAsiaTheme="minorEastAsia" w:hAnsiTheme="minorHAnsi" w:cstheme="minorBidi"/>
            <w:noProof/>
            <w:sz w:val="22"/>
            <w:szCs w:val="22"/>
          </w:rPr>
          <w:tab/>
        </w:r>
        <w:r w:rsidRPr="00733DA0">
          <w:rPr>
            <w:rStyle w:val="Hyperlink"/>
            <w:noProof/>
          </w:rPr>
          <w:t>SWR-REQ-407135/A-Generic A2B Software Update Process</w:t>
        </w:r>
        <w:r>
          <w:rPr>
            <w:noProof/>
            <w:webHidden/>
          </w:rPr>
          <w:tab/>
        </w:r>
        <w:r>
          <w:rPr>
            <w:noProof/>
            <w:webHidden/>
          </w:rPr>
          <w:fldChar w:fldCharType="begin"/>
        </w:r>
        <w:r>
          <w:rPr>
            <w:noProof/>
            <w:webHidden/>
          </w:rPr>
          <w:instrText xml:space="preserve"> PAGEREF _Toc82101679 \h </w:instrText>
        </w:r>
        <w:r>
          <w:rPr>
            <w:noProof/>
            <w:webHidden/>
          </w:rPr>
        </w:r>
        <w:r>
          <w:rPr>
            <w:noProof/>
            <w:webHidden/>
          </w:rPr>
          <w:fldChar w:fldCharType="separate"/>
        </w:r>
        <w:r>
          <w:rPr>
            <w:noProof/>
            <w:webHidden/>
          </w:rPr>
          <w:t>37</w:t>
        </w:r>
        <w:r>
          <w:rPr>
            <w:noProof/>
            <w:webHidden/>
          </w:rPr>
          <w:fldChar w:fldCharType="end"/>
        </w:r>
      </w:hyperlink>
    </w:p>
    <w:p w14:paraId="2F669BFF" w14:textId="4797C5D3"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680" w:history="1">
        <w:r w:rsidRPr="00733DA0">
          <w:rPr>
            <w:rStyle w:val="Hyperlink"/>
            <w:noProof/>
          </w:rPr>
          <w:t>2.7</w:t>
        </w:r>
        <w:r>
          <w:rPr>
            <w:rFonts w:asciiTheme="minorHAnsi" w:eastAsiaTheme="minorEastAsia" w:hAnsiTheme="minorHAnsi" w:cstheme="minorBidi"/>
            <w:i w:val="0"/>
            <w:noProof/>
            <w:sz w:val="22"/>
            <w:szCs w:val="22"/>
          </w:rPr>
          <w:tab/>
        </w:r>
        <w:r w:rsidRPr="00733DA0">
          <w:rPr>
            <w:rStyle w:val="Hyperlink"/>
            <w:noProof/>
          </w:rPr>
          <w:t>SWR-REQ-407139/A-A2B B&amp;A Plant EOL configuration</w:t>
        </w:r>
        <w:r>
          <w:rPr>
            <w:noProof/>
            <w:webHidden/>
          </w:rPr>
          <w:tab/>
        </w:r>
        <w:r>
          <w:rPr>
            <w:noProof/>
            <w:webHidden/>
          </w:rPr>
          <w:fldChar w:fldCharType="begin"/>
        </w:r>
        <w:r>
          <w:rPr>
            <w:noProof/>
            <w:webHidden/>
          </w:rPr>
          <w:instrText xml:space="preserve"> PAGEREF _Toc82101680 \h </w:instrText>
        </w:r>
        <w:r>
          <w:rPr>
            <w:noProof/>
            <w:webHidden/>
          </w:rPr>
        </w:r>
        <w:r>
          <w:rPr>
            <w:noProof/>
            <w:webHidden/>
          </w:rPr>
          <w:fldChar w:fldCharType="separate"/>
        </w:r>
        <w:r>
          <w:rPr>
            <w:noProof/>
            <w:webHidden/>
          </w:rPr>
          <w:t>37</w:t>
        </w:r>
        <w:r>
          <w:rPr>
            <w:noProof/>
            <w:webHidden/>
          </w:rPr>
          <w:fldChar w:fldCharType="end"/>
        </w:r>
      </w:hyperlink>
    </w:p>
    <w:p w14:paraId="0E7B507E" w14:textId="1781579E"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681" w:history="1">
        <w:r w:rsidRPr="00733DA0">
          <w:rPr>
            <w:rStyle w:val="Hyperlink"/>
            <w:noProof/>
          </w:rPr>
          <w:t>2.8</w:t>
        </w:r>
        <w:r>
          <w:rPr>
            <w:rFonts w:asciiTheme="minorHAnsi" w:eastAsiaTheme="minorEastAsia" w:hAnsiTheme="minorHAnsi" w:cstheme="minorBidi"/>
            <w:i w:val="0"/>
            <w:noProof/>
            <w:sz w:val="22"/>
            <w:szCs w:val="22"/>
          </w:rPr>
          <w:tab/>
        </w:r>
        <w:r w:rsidRPr="00733DA0">
          <w:rPr>
            <w:rStyle w:val="Hyperlink"/>
            <w:noProof/>
          </w:rPr>
          <w:t>Error Handling</w:t>
        </w:r>
        <w:r>
          <w:rPr>
            <w:noProof/>
            <w:webHidden/>
          </w:rPr>
          <w:tab/>
        </w:r>
        <w:r>
          <w:rPr>
            <w:noProof/>
            <w:webHidden/>
          </w:rPr>
          <w:fldChar w:fldCharType="begin"/>
        </w:r>
        <w:r>
          <w:rPr>
            <w:noProof/>
            <w:webHidden/>
          </w:rPr>
          <w:instrText xml:space="preserve"> PAGEREF _Toc82101681 \h </w:instrText>
        </w:r>
        <w:r>
          <w:rPr>
            <w:noProof/>
            <w:webHidden/>
          </w:rPr>
        </w:r>
        <w:r>
          <w:rPr>
            <w:noProof/>
            <w:webHidden/>
          </w:rPr>
          <w:fldChar w:fldCharType="separate"/>
        </w:r>
        <w:r>
          <w:rPr>
            <w:noProof/>
            <w:webHidden/>
          </w:rPr>
          <w:t>38</w:t>
        </w:r>
        <w:r>
          <w:rPr>
            <w:noProof/>
            <w:webHidden/>
          </w:rPr>
          <w:fldChar w:fldCharType="end"/>
        </w:r>
      </w:hyperlink>
    </w:p>
    <w:p w14:paraId="2BCBB6DC" w14:textId="6C38C04C"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82" w:history="1">
        <w:r w:rsidRPr="00733DA0">
          <w:rPr>
            <w:rStyle w:val="Hyperlink"/>
            <w:noProof/>
          </w:rPr>
          <w:t>2.8.1</w:t>
        </w:r>
        <w:r>
          <w:rPr>
            <w:rFonts w:asciiTheme="minorHAnsi" w:eastAsiaTheme="minorEastAsia" w:hAnsiTheme="minorHAnsi" w:cstheme="minorBidi"/>
            <w:noProof/>
            <w:sz w:val="22"/>
            <w:szCs w:val="22"/>
          </w:rPr>
          <w:tab/>
        </w:r>
        <w:r w:rsidRPr="00733DA0">
          <w:rPr>
            <w:rStyle w:val="Hyperlink"/>
            <w:noProof/>
          </w:rPr>
          <w:t>SWR-REQ-407140/B-Loss of Communication with Main Node A2B IC</w:t>
        </w:r>
        <w:r>
          <w:rPr>
            <w:noProof/>
            <w:webHidden/>
          </w:rPr>
          <w:tab/>
        </w:r>
        <w:r>
          <w:rPr>
            <w:noProof/>
            <w:webHidden/>
          </w:rPr>
          <w:fldChar w:fldCharType="begin"/>
        </w:r>
        <w:r>
          <w:rPr>
            <w:noProof/>
            <w:webHidden/>
          </w:rPr>
          <w:instrText xml:space="preserve"> PAGEREF _Toc82101682 \h </w:instrText>
        </w:r>
        <w:r>
          <w:rPr>
            <w:noProof/>
            <w:webHidden/>
          </w:rPr>
        </w:r>
        <w:r>
          <w:rPr>
            <w:noProof/>
            <w:webHidden/>
          </w:rPr>
          <w:fldChar w:fldCharType="separate"/>
        </w:r>
        <w:r>
          <w:rPr>
            <w:noProof/>
            <w:webHidden/>
          </w:rPr>
          <w:t>38</w:t>
        </w:r>
        <w:r>
          <w:rPr>
            <w:noProof/>
            <w:webHidden/>
          </w:rPr>
          <w:fldChar w:fldCharType="end"/>
        </w:r>
      </w:hyperlink>
    </w:p>
    <w:p w14:paraId="4132DB88" w14:textId="578DB042"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83" w:history="1">
        <w:r w:rsidRPr="00733DA0">
          <w:rPr>
            <w:rStyle w:val="Hyperlink"/>
            <w:noProof/>
          </w:rPr>
          <w:t>2.8.2</w:t>
        </w:r>
        <w:r>
          <w:rPr>
            <w:rFonts w:asciiTheme="minorHAnsi" w:eastAsiaTheme="minorEastAsia" w:hAnsiTheme="minorHAnsi" w:cstheme="minorBidi"/>
            <w:noProof/>
            <w:sz w:val="22"/>
            <w:szCs w:val="22"/>
          </w:rPr>
          <w:tab/>
        </w:r>
        <w:r w:rsidRPr="00733DA0">
          <w:rPr>
            <w:rStyle w:val="Hyperlink"/>
            <w:noProof/>
          </w:rPr>
          <w:t>SWR-REQ-407141/B-Line Fault Handling Process</w:t>
        </w:r>
        <w:r>
          <w:rPr>
            <w:noProof/>
            <w:webHidden/>
          </w:rPr>
          <w:tab/>
        </w:r>
        <w:r>
          <w:rPr>
            <w:noProof/>
            <w:webHidden/>
          </w:rPr>
          <w:fldChar w:fldCharType="begin"/>
        </w:r>
        <w:r>
          <w:rPr>
            <w:noProof/>
            <w:webHidden/>
          </w:rPr>
          <w:instrText xml:space="preserve"> PAGEREF _Toc82101683 \h </w:instrText>
        </w:r>
        <w:r>
          <w:rPr>
            <w:noProof/>
            <w:webHidden/>
          </w:rPr>
        </w:r>
        <w:r>
          <w:rPr>
            <w:noProof/>
            <w:webHidden/>
          </w:rPr>
          <w:fldChar w:fldCharType="separate"/>
        </w:r>
        <w:r>
          <w:rPr>
            <w:noProof/>
            <w:webHidden/>
          </w:rPr>
          <w:t>38</w:t>
        </w:r>
        <w:r>
          <w:rPr>
            <w:noProof/>
            <w:webHidden/>
          </w:rPr>
          <w:fldChar w:fldCharType="end"/>
        </w:r>
      </w:hyperlink>
    </w:p>
    <w:p w14:paraId="571CC06E" w14:textId="55129B1B"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84" w:history="1">
        <w:r w:rsidRPr="00733DA0">
          <w:rPr>
            <w:rStyle w:val="Hyperlink"/>
            <w:noProof/>
          </w:rPr>
          <w:t>2.8.3</w:t>
        </w:r>
        <w:r>
          <w:rPr>
            <w:rFonts w:asciiTheme="minorHAnsi" w:eastAsiaTheme="minorEastAsia" w:hAnsiTheme="minorHAnsi" w:cstheme="minorBidi"/>
            <w:noProof/>
            <w:sz w:val="22"/>
            <w:szCs w:val="22"/>
          </w:rPr>
          <w:tab/>
        </w:r>
        <w:r w:rsidRPr="00733DA0">
          <w:rPr>
            <w:rStyle w:val="Hyperlink"/>
            <w:noProof/>
          </w:rPr>
          <w:t>SWR-REQ-407142/A-Loss of Communication with Amplifier Sub Node</w:t>
        </w:r>
        <w:r>
          <w:rPr>
            <w:noProof/>
            <w:webHidden/>
          </w:rPr>
          <w:tab/>
        </w:r>
        <w:r>
          <w:rPr>
            <w:noProof/>
            <w:webHidden/>
          </w:rPr>
          <w:fldChar w:fldCharType="begin"/>
        </w:r>
        <w:r>
          <w:rPr>
            <w:noProof/>
            <w:webHidden/>
          </w:rPr>
          <w:instrText xml:space="preserve"> PAGEREF _Toc82101684 \h </w:instrText>
        </w:r>
        <w:r>
          <w:rPr>
            <w:noProof/>
            <w:webHidden/>
          </w:rPr>
        </w:r>
        <w:r>
          <w:rPr>
            <w:noProof/>
            <w:webHidden/>
          </w:rPr>
          <w:fldChar w:fldCharType="separate"/>
        </w:r>
        <w:r>
          <w:rPr>
            <w:noProof/>
            <w:webHidden/>
          </w:rPr>
          <w:t>38</w:t>
        </w:r>
        <w:r>
          <w:rPr>
            <w:noProof/>
            <w:webHidden/>
          </w:rPr>
          <w:fldChar w:fldCharType="end"/>
        </w:r>
      </w:hyperlink>
    </w:p>
    <w:p w14:paraId="050F1581" w14:textId="54722CE5"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85" w:history="1">
        <w:r w:rsidRPr="00733DA0">
          <w:rPr>
            <w:rStyle w:val="Hyperlink"/>
            <w:noProof/>
          </w:rPr>
          <w:t>2.8.4</w:t>
        </w:r>
        <w:r>
          <w:rPr>
            <w:rFonts w:asciiTheme="minorHAnsi" w:eastAsiaTheme="minorEastAsia" w:hAnsiTheme="minorHAnsi" w:cstheme="minorBidi"/>
            <w:noProof/>
            <w:sz w:val="22"/>
            <w:szCs w:val="22"/>
          </w:rPr>
          <w:tab/>
        </w:r>
        <w:r w:rsidRPr="00733DA0">
          <w:rPr>
            <w:rStyle w:val="Hyperlink"/>
            <w:noProof/>
          </w:rPr>
          <w:t>SWR-REQ-407143/A-Retrying handling at A2B bus initialization</w:t>
        </w:r>
        <w:r>
          <w:rPr>
            <w:noProof/>
            <w:webHidden/>
          </w:rPr>
          <w:tab/>
        </w:r>
        <w:r>
          <w:rPr>
            <w:noProof/>
            <w:webHidden/>
          </w:rPr>
          <w:fldChar w:fldCharType="begin"/>
        </w:r>
        <w:r>
          <w:rPr>
            <w:noProof/>
            <w:webHidden/>
          </w:rPr>
          <w:instrText xml:space="preserve"> PAGEREF _Toc82101685 \h </w:instrText>
        </w:r>
        <w:r>
          <w:rPr>
            <w:noProof/>
            <w:webHidden/>
          </w:rPr>
        </w:r>
        <w:r>
          <w:rPr>
            <w:noProof/>
            <w:webHidden/>
          </w:rPr>
          <w:fldChar w:fldCharType="separate"/>
        </w:r>
        <w:r>
          <w:rPr>
            <w:noProof/>
            <w:webHidden/>
          </w:rPr>
          <w:t>39</w:t>
        </w:r>
        <w:r>
          <w:rPr>
            <w:noProof/>
            <w:webHidden/>
          </w:rPr>
          <w:fldChar w:fldCharType="end"/>
        </w:r>
      </w:hyperlink>
    </w:p>
    <w:p w14:paraId="2EB8ABAA" w14:textId="15828164"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86" w:history="1">
        <w:r w:rsidRPr="00733DA0">
          <w:rPr>
            <w:rStyle w:val="Hyperlink"/>
            <w:noProof/>
          </w:rPr>
          <w:t>2.8.5</w:t>
        </w:r>
        <w:r>
          <w:rPr>
            <w:rFonts w:asciiTheme="minorHAnsi" w:eastAsiaTheme="minorEastAsia" w:hAnsiTheme="minorHAnsi" w:cstheme="minorBidi"/>
            <w:noProof/>
            <w:sz w:val="22"/>
            <w:szCs w:val="22"/>
          </w:rPr>
          <w:tab/>
        </w:r>
        <w:r w:rsidRPr="00733DA0">
          <w:rPr>
            <w:rStyle w:val="Hyperlink"/>
            <w:noProof/>
          </w:rPr>
          <w:t>SWR-REQ-407144/A-Wrong Configuration at EOL</w:t>
        </w:r>
        <w:r>
          <w:rPr>
            <w:noProof/>
            <w:webHidden/>
          </w:rPr>
          <w:tab/>
        </w:r>
        <w:r>
          <w:rPr>
            <w:noProof/>
            <w:webHidden/>
          </w:rPr>
          <w:fldChar w:fldCharType="begin"/>
        </w:r>
        <w:r>
          <w:rPr>
            <w:noProof/>
            <w:webHidden/>
          </w:rPr>
          <w:instrText xml:space="preserve"> PAGEREF _Toc82101686 \h </w:instrText>
        </w:r>
        <w:r>
          <w:rPr>
            <w:noProof/>
            <w:webHidden/>
          </w:rPr>
        </w:r>
        <w:r>
          <w:rPr>
            <w:noProof/>
            <w:webHidden/>
          </w:rPr>
          <w:fldChar w:fldCharType="separate"/>
        </w:r>
        <w:r>
          <w:rPr>
            <w:noProof/>
            <w:webHidden/>
          </w:rPr>
          <w:t>39</w:t>
        </w:r>
        <w:r>
          <w:rPr>
            <w:noProof/>
            <w:webHidden/>
          </w:rPr>
          <w:fldChar w:fldCharType="end"/>
        </w:r>
      </w:hyperlink>
    </w:p>
    <w:p w14:paraId="7D9E5C44" w14:textId="7DE6821A"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87" w:history="1">
        <w:r w:rsidRPr="00733DA0">
          <w:rPr>
            <w:rStyle w:val="Hyperlink"/>
            <w:noProof/>
          </w:rPr>
          <w:t>2.8.6</w:t>
        </w:r>
        <w:r>
          <w:rPr>
            <w:rFonts w:asciiTheme="minorHAnsi" w:eastAsiaTheme="minorEastAsia" w:hAnsiTheme="minorHAnsi" w:cstheme="minorBidi"/>
            <w:noProof/>
            <w:sz w:val="22"/>
            <w:szCs w:val="22"/>
          </w:rPr>
          <w:tab/>
        </w:r>
        <w:r w:rsidRPr="00733DA0">
          <w:rPr>
            <w:rStyle w:val="Hyperlink"/>
            <w:noProof/>
          </w:rPr>
          <w:t>SWR-REQ-407146/A-Data Error Handling Process</w:t>
        </w:r>
        <w:r>
          <w:rPr>
            <w:noProof/>
            <w:webHidden/>
          </w:rPr>
          <w:tab/>
        </w:r>
        <w:r>
          <w:rPr>
            <w:noProof/>
            <w:webHidden/>
          </w:rPr>
          <w:fldChar w:fldCharType="begin"/>
        </w:r>
        <w:r>
          <w:rPr>
            <w:noProof/>
            <w:webHidden/>
          </w:rPr>
          <w:instrText xml:space="preserve"> PAGEREF _Toc82101687 \h </w:instrText>
        </w:r>
        <w:r>
          <w:rPr>
            <w:noProof/>
            <w:webHidden/>
          </w:rPr>
        </w:r>
        <w:r>
          <w:rPr>
            <w:noProof/>
            <w:webHidden/>
          </w:rPr>
          <w:fldChar w:fldCharType="separate"/>
        </w:r>
        <w:r>
          <w:rPr>
            <w:noProof/>
            <w:webHidden/>
          </w:rPr>
          <w:t>39</w:t>
        </w:r>
        <w:r>
          <w:rPr>
            <w:noProof/>
            <w:webHidden/>
          </w:rPr>
          <w:fldChar w:fldCharType="end"/>
        </w:r>
      </w:hyperlink>
    </w:p>
    <w:p w14:paraId="3F468FCB" w14:textId="2C035528"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88" w:history="1">
        <w:r w:rsidRPr="00733DA0">
          <w:rPr>
            <w:rStyle w:val="Hyperlink"/>
            <w:noProof/>
          </w:rPr>
          <w:t>2.8.7</w:t>
        </w:r>
        <w:r>
          <w:rPr>
            <w:rFonts w:asciiTheme="minorHAnsi" w:eastAsiaTheme="minorEastAsia" w:hAnsiTheme="minorHAnsi" w:cstheme="minorBidi"/>
            <w:noProof/>
            <w:sz w:val="22"/>
            <w:szCs w:val="22"/>
          </w:rPr>
          <w:tab/>
        </w:r>
        <w:r w:rsidRPr="00733DA0">
          <w:rPr>
            <w:rStyle w:val="Hyperlink"/>
            <w:noProof/>
          </w:rPr>
          <w:t>SWR-REQ-407147/A-Sub Node Power Loss Fault Handling Process</w:t>
        </w:r>
        <w:r>
          <w:rPr>
            <w:noProof/>
            <w:webHidden/>
          </w:rPr>
          <w:tab/>
        </w:r>
        <w:r>
          <w:rPr>
            <w:noProof/>
            <w:webHidden/>
          </w:rPr>
          <w:fldChar w:fldCharType="begin"/>
        </w:r>
        <w:r>
          <w:rPr>
            <w:noProof/>
            <w:webHidden/>
          </w:rPr>
          <w:instrText xml:space="preserve"> PAGEREF _Toc82101688 \h </w:instrText>
        </w:r>
        <w:r>
          <w:rPr>
            <w:noProof/>
            <w:webHidden/>
          </w:rPr>
        </w:r>
        <w:r>
          <w:rPr>
            <w:noProof/>
            <w:webHidden/>
          </w:rPr>
          <w:fldChar w:fldCharType="separate"/>
        </w:r>
        <w:r>
          <w:rPr>
            <w:noProof/>
            <w:webHidden/>
          </w:rPr>
          <w:t>39</w:t>
        </w:r>
        <w:r>
          <w:rPr>
            <w:noProof/>
            <w:webHidden/>
          </w:rPr>
          <w:fldChar w:fldCharType="end"/>
        </w:r>
      </w:hyperlink>
    </w:p>
    <w:p w14:paraId="11073897" w14:textId="705305CA"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89" w:history="1">
        <w:r w:rsidRPr="00733DA0">
          <w:rPr>
            <w:rStyle w:val="Hyperlink"/>
            <w:noProof/>
          </w:rPr>
          <w:t>2.8.8</w:t>
        </w:r>
        <w:r>
          <w:rPr>
            <w:rFonts w:asciiTheme="minorHAnsi" w:eastAsiaTheme="minorEastAsia" w:hAnsiTheme="minorHAnsi" w:cstheme="minorBidi"/>
            <w:noProof/>
            <w:sz w:val="22"/>
            <w:szCs w:val="22"/>
          </w:rPr>
          <w:tab/>
        </w:r>
        <w:r w:rsidRPr="00733DA0">
          <w:rPr>
            <w:rStyle w:val="Hyperlink"/>
            <w:noProof/>
          </w:rPr>
          <w:t>SWR-REQ-434357/B-Missing Mailbox Message</w:t>
        </w:r>
        <w:r>
          <w:rPr>
            <w:noProof/>
            <w:webHidden/>
          </w:rPr>
          <w:tab/>
        </w:r>
        <w:r>
          <w:rPr>
            <w:noProof/>
            <w:webHidden/>
          </w:rPr>
          <w:fldChar w:fldCharType="begin"/>
        </w:r>
        <w:r>
          <w:rPr>
            <w:noProof/>
            <w:webHidden/>
          </w:rPr>
          <w:instrText xml:space="preserve"> PAGEREF _Toc82101689 \h </w:instrText>
        </w:r>
        <w:r>
          <w:rPr>
            <w:noProof/>
            <w:webHidden/>
          </w:rPr>
        </w:r>
        <w:r>
          <w:rPr>
            <w:noProof/>
            <w:webHidden/>
          </w:rPr>
          <w:fldChar w:fldCharType="separate"/>
        </w:r>
        <w:r>
          <w:rPr>
            <w:noProof/>
            <w:webHidden/>
          </w:rPr>
          <w:t>39</w:t>
        </w:r>
        <w:r>
          <w:rPr>
            <w:noProof/>
            <w:webHidden/>
          </w:rPr>
          <w:fldChar w:fldCharType="end"/>
        </w:r>
      </w:hyperlink>
    </w:p>
    <w:p w14:paraId="5D12A42A" w14:textId="7BE7288C"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690" w:history="1">
        <w:r w:rsidRPr="00733DA0">
          <w:rPr>
            <w:rStyle w:val="Hyperlink"/>
            <w:noProof/>
          </w:rPr>
          <w:t>2.9</w:t>
        </w:r>
        <w:r>
          <w:rPr>
            <w:rFonts w:asciiTheme="minorHAnsi" w:eastAsiaTheme="minorEastAsia" w:hAnsiTheme="minorHAnsi" w:cstheme="minorBidi"/>
            <w:i w:val="0"/>
            <w:noProof/>
            <w:sz w:val="22"/>
            <w:szCs w:val="22"/>
          </w:rPr>
          <w:tab/>
        </w:r>
        <w:r w:rsidRPr="00733DA0">
          <w:rPr>
            <w:rStyle w:val="Hyperlink"/>
            <w:noProof/>
          </w:rPr>
          <w:t>Audio Content Management</w:t>
        </w:r>
        <w:r>
          <w:rPr>
            <w:noProof/>
            <w:webHidden/>
          </w:rPr>
          <w:tab/>
        </w:r>
        <w:r>
          <w:rPr>
            <w:noProof/>
            <w:webHidden/>
          </w:rPr>
          <w:fldChar w:fldCharType="begin"/>
        </w:r>
        <w:r>
          <w:rPr>
            <w:noProof/>
            <w:webHidden/>
          </w:rPr>
          <w:instrText xml:space="preserve"> PAGEREF _Toc82101690 \h </w:instrText>
        </w:r>
        <w:r>
          <w:rPr>
            <w:noProof/>
            <w:webHidden/>
          </w:rPr>
        </w:r>
        <w:r>
          <w:rPr>
            <w:noProof/>
            <w:webHidden/>
          </w:rPr>
          <w:fldChar w:fldCharType="separate"/>
        </w:r>
        <w:r>
          <w:rPr>
            <w:noProof/>
            <w:webHidden/>
          </w:rPr>
          <w:t>40</w:t>
        </w:r>
        <w:r>
          <w:rPr>
            <w:noProof/>
            <w:webHidden/>
          </w:rPr>
          <w:fldChar w:fldCharType="end"/>
        </w:r>
      </w:hyperlink>
    </w:p>
    <w:p w14:paraId="2F30B8A6" w14:textId="61E39487"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91" w:history="1">
        <w:r w:rsidRPr="00733DA0">
          <w:rPr>
            <w:rStyle w:val="Hyperlink"/>
            <w:noProof/>
          </w:rPr>
          <w:t>2.9.1</w:t>
        </w:r>
        <w:r>
          <w:rPr>
            <w:rFonts w:asciiTheme="minorHAnsi" w:eastAsiaTheme="minorEastAsia" w:hAnsiTheme="minorHAnsi" w:cstheme="minorBidi"/>
            <w:noProof/>
            <w:sz w:val="22"/>
            <w:szCs w:val="22"/>
          </w:rPr>
          <w:tab/>
        </w:r>
        <w:r w:rsidRPr="00733DA0">
          <w:rPr>
            <w:rStyle w:val="Hyperlink"/>
            <w:noProof/>
          </w:rPr>
          <w:t>SWR-REQ-407148/A-Audio Server side Initialized</w:t>
        </w:r>
        <w:r>
          <w:rPr>
            <w:noProof/>
            <w:webHidden/>
          </w:rPr>
          <w:tab/>
        </w:r>
        <w:r>
          <w:rPr>
            <w:noProof/>
            <w:webHidden/>
          </w:rPr>
          <w:fldChar w:fldCharType="begin"/>
        </w:r>
        <w:r>
          <w:rPr>
            <w:noProof/>
            <w:webHidden/>
          </w:rPr>
          <w:instrText xml:space="preserve"> PAGEREF _Toc82101691 \h </w:instrText>
        </w:r>
        <w:r>
          <w:rPr>
            <w:noProof/>
            <w:webHidden/>
          </w:rPr>
        </w:r>
        <w:r>
          <w:rPr>
            <w:noProof/>
            <w:webHidden/>
          </w:rPr>
          <w:fldChar w:fldCharType="separate"/>
        </w:r>
        <w:r>
          <w:rPr>
            <w:noProof/>
            <w:webHidden/>
          </w:rPr>
          <w:t>40</w:t>
        </w:r>
        <w:r>
          <w:rPr>
            <w:noProof/>
            <w:webHidden/>
          </w:rPr>
          <w:fldChar w:fldCharType="end"/>
        </w:r>
      </w:hyperlink>
    </w:p>
    <w:p w14:paraId="7B288687" w14:textId="1AA942EC"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92" w:history="1">
        <w:r w:rsidRPr="00733DA0">
          <w:rPr>
            <w:rStyle w:val="Hyperlink"/>
            <w:noProof/>
          </w:rPr>
          <w:t>2.9.2</w:t>
        </w:r>
        <w:r>
          <w:rPr>
            <w:rFonts w:asciiTheme="minorHAnsi" w:eastAsiaTheme="minorEastAsia" w:hAnsiTheme="minorHAnsi" w:cstheme="minorBidi"/>
            <w:noProof/>
            <w:sz w:val="22"/>
            <w:szCs w:val="22"/>
          </w:rPr>
          <w:tab/>
        </w:r>
        <w:r w:rsidRPr="00733DA0">
          <w:rPr>
            <w:rStyle w:val="Hyperlink"/>
            <w:noProof/>
          </w:rPr>
          <w:t>SWR-REQ-407149/A-Audio Client side Initialized</w:t>
        </w:r>
        <w:r>
          <w:rPr>
            <w:noProof/>
            <w:webHidden/>
          </w:rPr>
          <w:tab/>
        </w:r>
        <w:r>
          <w:rPr>
            <w:noProof/>
            <w:webHidden/>
          </w:rPr>
          <w:fldChar w:fldCharType="begin"/>
        </w:r>
        <w:r>
          <w:rPr>
            <w:noProof/>
            <w:webHidden/>
          </w:rPr>
          <w:instrText xml:space="preserve"> PAGEREF _Toc82101692 \h </w:instrText>
        </w:r>
        <w:r>
          <w:rPr>
            <w:noProof/>
            <w:webHidden/>
          </w:rPr>
        </w:r>
        <w:r>
          <w:rPr>
            <w:noProof/>
            <w:webHidden/>
          </w:rPr>
          <w:fldChar w:fldCharType="separate"/>
        </w:r>
        <w:r>
          <w:rPr>
            <w:noProof/>
            <w:webHidden/>
          </w:rPr>
          <w:t>40</w:t>
        </w:r>
        <w:r>
          <w:rPr>
            <w:noProof/>
            <w:webHidden/>
          </w:rPr>
          <w:fldChar w:fldCharType="end"/>
        </w:r>
      </w:hyperlink>
    </w:p>
    <w:p w14:paraId="5CBDDB28" w14:textId="584C655E"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93" w:history="1">
        <w:r w:rsidRPr="00733DA0">
          <w:rPr>
            <w:rStyle w:val="Hyperlink"/>
            <w:noProof/>
          </w:rPr>
          <w:t>2.9.3</w:t>
        </w:r>
        <w:r>
          <w:rPr>
            <w:rFonts w:asciiTheme="minorHAnsi" w:eastAsiaTheme="minorEastAsia" w:hAnsiTheme="minorHAnsi" w:cstheme="minorBidi"/>
            <w:noProof/>
            <w:sz w:val="22"/>
            <w:szCs w:val="22"/>
          </w:rPr>
          <w:tab/>
        </w:r>
        <w:r w:rsidRPr="00733DA0">
          <w:rPr>
            <w:rStyle w:val="Hyperlink"/>
            <w:noProof/>
          </w:rPr>
          <w:t>SWR-REQ-407150/A-Audio Client side De-Allocated</w:t>
        </w:r>
        <w:r>
          <w:rPr>
            <w:noProof/>
            <w:webHidden/>
          </w:rPr>
          <w:tab/>
        </w:r>
        <w:r>
          <w:rPr>
            <w:noProof/>
            <w:webHidden/>
          </w:rPr>
          <w:fldChar w:fldCharType="begin"/>
        </w:r>
        <w:r>
          <w:rPr>
            <w:noProof/>
            <w:webHidden/>
          </w:rPr>
          <w:instrText xml:space="preserve"> PAGEREF _Toc82101693 \h </w:instrText>
        </w:r>
        <w:r>
          <w:rPr>
            <w:noProof/>
            <w:webHidden/>
          </w:rPr>
        </w:r>
        <w:r>
          <w:rPr>
            <w:noProof/>
            <w:webHidden/>
          </w:rPr>
          <w:fldChar w:fldCharType="separate"/>
        </w:r>
        <w:r>
          <w:rPr>
            <w:noProof/>
            <w:webHidden/>
          </w:rPr>
          <w:t>40</w:t>
        </w:r>
        <w:r>
          <w:rPr>
            <w:noProof/>
            <w:webHidden/>
          </w:rPr>
          <w:fldChar w:fldCharType="end"/>
        </w:r>
      </w:hyperlink>
    </w:p>
    <w:p w14:paraId="7A8D7FF2" w14:textId="2043D246"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94" w:history="1">
        <w:r w:rsidRPr="00733DA0">
          <w:rPr>
            <w:rStyle w:val="Hyperlink"/>
            <w:noProof/>
          </w:rPr>
          <w:t>2.9.4</w:t>
        </w:r>
        <w:r>
          <w:rPr>
            <w:rFonts w:asciiTheme="minorHAnsi" w:eastAsiaTheme="minorEastAsia" w:hAnsiTheme="minorHAnsi" w:cstheme="minorBidi"/>
            <w:noProof/>
            <w:sz w:val="22"/>
            <w:szCs w:val="22"/>
          </w:rPr>
          <w:tab/>
        </w:r>
        <w:r w:rsidRPr="00733DA0">
          <w:rPr>
            <w:rStyle w:val="Hyperlink"/>
            <w:noProof/>
          </w:rPr>
          <w:t>SWR-REQ-407151/A-Audio Server side Audio Quality</w:t>
        </w:r>
        <w:r>
          <w:rPr>
            <w:noProof/>
            <w:webHidden/>
          </w:rPr>
          <w:tab/>
        </w:r>
        <w:r>
          <w:rPr>
            <w:noProof/>
            <w:webHidden/>
          </w:rPr>
          <w:fldChar w:fldCharType="begin"/>
        </w:r>
        <w:r>
          <w:rPr>
            <w:noProof/>
            <w:webHidden/>
          </w:rPr>
          <w:instrText xml:space="preserve"> PAGEREF _Toc82101694 \h </w:instrText>
        </w:r>
        <w:r>
          <w:rPr>
            <w:noProof/>
            <w:webHidden/>
          </w:rPr>
        </w:r>
        <w:r>
          <w:rPr>
            <w:noProof/>
            <w:webHidden/>
          </w:rPr>
          <w:fldChar w:fldCharType="separate"/>
        </w:r>
        <w:r>
          <w:rPr>
            <w:noProof/>
            <w:webHidden/>
          </w:rPr>
          <w:t>40</w:t>
        </w:r>
        <w:r>
          <w:rPr>
            <w:noProof/>
            <w:webHidden/>
          </w:rPr>
          <w:fldChar w:fldCharType="end"/>
        </w:r>
      </w:hyperlink>
    </w:p>
    <w:p w14:paraId="21724EC4" w14:textId="42C8BF20"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695" w:history="1">
        <w:r w:rsidRPr="00733DA0">
          <w:rPr>
            <w:rStyle w:val="Hyperlink"/>
            <w:noProof/>
          </w:rPr>
          <w:t>2.10</w:t>
        </w:r>
        <w:r>
          <w:rPr>
            <w:rFonts w:asciiTheme="minorHAnsi" w:eastAsiaTheme="minorEastAsia" w:hAnsiTheme="minorHAnsi" w:cstheme="minorBidi"/>
            <w:i w:val="0"/>
            <w:noProof/>
            <w:sz w:val="22"/>
            <w:szCs w:val="22"/>
          </w:rPr>
          <w:tab/>
        </w:r>
        <w:r w:rsidRPr="00733DA0">
          <w:rPr>
            <w:rStyle w:val="Hyperlink"/>
            <w:noProof/>
          </w:rPr>
          <w:t>HR-REQ-407152/B-Audio Performance during a Start-Stop Event</w:t>
        </w:r>
        <w:r>
          <w:rPr>
            <w:noProof/>
            <w:webHidden/>
          </w:rPr>
          <w:tab/>
        </w:r>
        <w:r>
          <w:rPr>
            <w:noProof/>
            <w:webHidden/>
          </w:rPr>
          <w:fldChar w:fldCharType="begin"/>
        </w:r>
        <w:r>
          <w:rPr>
            <w:noProof/>
            <w:webHidden/>
          </w:rPr>
          <w:instrText xml:space="preserve"> PAGEREF _Toc82101695 \h </w:instrText>
        </w:r>
        <w:r>
          <w:rPr>
            <w:noProof/>
            <w:webHidden/>
          </w:rPr>
        </w:r>
        <w:r>
          <w:rPr>
            <w:noProof/>
            <w:webHidden/>
          </w:rPr>
          <w:fldChar w:fldCharType="separate"/>
        </w:r>
        <w:r>
          <w:rPr>
            <w:noProof/>
            <w:webHidden/>
          </w:rPr>
          <w:t>40</w:t>
        </w:r>
        <w:r>
          <w:rPr>
            <w:noProof/>
            <w:webHidden/>
          </w:rPr>
          <w:fldChar w:fldCharType="end"/>
        </w:r>
      </w:hyperlink>
    </w:p>
    <w:p w14:paraId="394485C0" w14:textId="43F3CB15"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696" w:history="1">
        <w:r w:rsidRPr="00733DA0">
          <w:rPr>
            <w:rStyle w:val="Hyperlink"/>
            <w:noProof/>
          </w:rPr>
          <w:t>2.11</w:t>
        </w:r>
        <w:r>
          <w:rPr>
            <w:rFonts w:asciiTheme="minorHAnsi" w:eastAsiaTheme="minorEastAsia" w:hAnsiTheme="minorHAnsi" w:cstheme="minorBidi"/>
            <w:i w:val="0"/>
            <w:noProof/>
            <w:sz w:val="22"/>
            <w:szCs w:val="22"/>
          </w:rPr>
          <w:tab/>
        </w:r>
        <w:r w:rsidRPr="00733DA0">
          <w:rPr>
            <w:rStyle w:val="Hyperlink"/>
            <w:noProof/>
          </w:rPr>
          <w:t>SWR-REQ-407153/A-Audio Performance during a Thermal Reduction Event</w:t>
        </w:r>
        <w:r>
          <w:rPr>
            <w:noProof/>
            <w:webHidden/>
          </w:rPr>
          <w:tab/>
        </w:r>
        <w:r>
          <w:rPr>
            <w:noProof/>
            <w:webHidden/>
          </w:rPr>
          <w:fldChar w:fldCharType="begin"/>
        </w:r>
        <w:r>
          <w:rPr>
            <w:noProof/>
            <w:webHidden/>
          </w:rPr>
          <w:instrText xml:space="preserve"> PAGEREF _Toc82101696 \h </w:instrText>
        </w:r>
        <w:r>
          <w:rPr>
            <w:noProof/>
            <w:webHidden/>
          </w:rPr>
        </w:r>
        <w:r>
          <w:rPr>
            <w:noProof/>
            <w:webHidden/>
          </w:rPr>
          <w:fldChar w:fldCharType="separate"/>
        </w:r>
        <w:r>
          <w:rPr>
            <w:noProof/>
            <w:webHidden/>
          </w:rPr>
          <w:t>40</w:t>
        </w:r>
        <w:r>
          <w:rPr>
            <w:noProof/>
            <w:webHidden/>
          </w:rPr>
          <w:fldChar w:fldCharType="end"/>
        </w:r>
      </w:hyperlink>
    </w:p>
    <w:p w14:paraId="14CBFAB5" w14:textId="42C0BA94" w:rsidR="00775603" w:rsidRDefault="00775603">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2101697" w:history="1">
        <w:r w:rsidRPr="00733DA0">
          <w:rPr>
            <w:rStyle w:val="Hyperlink"/>
            <w:noProof/>
          </w:rPr>
          <w:t>3</w:t>
        </w:r>
        <w:r>
          <w:rPr>
            <w:rFonts w:asciiTheme="minorHAnsi" w:eastAsiaTheme="minorEastAsia" w:hAnsiTheme="minorHAnsi" w:cstheme="minorBidi"/>
            <w:b w:val="0"/>
            <w:smallCaps w:val="0"/>
            <w:noProof/>
            <w:sz w:val="22"/>
            <w:szCs w:val="22"/>
          </w:rPr>
          <w:tab/>
        </w:r>
        <w:r w:rsidRPr="00733DA0">
          <w:rPr>
            <w:rStyle w:val="Hyperlink"/>
            <w:noProof/>
          </w:rPr>
          <w:t>FRD-REQ-407154/A-Functional Definition</w:t>
        </w:r>
        <w:r>
          <w:rPr>
            <w:noProof/>
            <w:webHidden/>
          </w:rPr>
          <w:tab/>
        </w:r>
        <w:r>
          <w:rPr>
            <w:noProof/>
            <w:webHidden/>
          </w:rPr>
          <w:fldChar w:fldCharType="begin"/>
        </w:r>
        <w:r>
          <w:rPr>
            <w:noProof/>
            <w:webHidden/>
          </w:rPr>
          <w:instrText xml:space="preserve"> PAGEREF _Toc82101697 \h </w:instrText>
        </w:r>
        <w:r>
          <w:rPr>
            <w:noProof/>
            <w:webHidden/>
          </w:rPr>
        </w:r>
        <w:r>
          <w:rPr>
            <w:noProof/>
            <w:webHidden/>
          </w:rPr>
          <w:fldChar w:fldCharType="separate"/>
        </w:r>
        <w:r>
          <w:rPr>
            <w:noProof/>
            <w:webHidden/>
          </w:rPr>
          <w:t>41</w:t>
        </w:r>
        <w:r>
          <w:rPr>
            <w:noProof/>
            <w:webHidden/>
          </w:rPr>
          <w:fldChar w:fldCharType="end"/>
        </w:r>
      </w:hyperlink>
    </w:p>
    <w:p w14:paraId="705DB111" w14:textId="0DF6E2E2"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698" w:history="1">
        <w:r w:rsidRPr="00733DA0">
          <w:rPr>
            <w:rStyle w:val="Hyperlink"/>
            <w:noProof/>
          </w:rPr>
          <w:t>3.1</w:t>
        </w:r>
        <w:r>
          <w:rPr>
            <w:rFonts w:asciiTheme="minorHAnsi" w:eastAsiaTheme="minorEastAsia" w:hAnsiTheme="minorHAnsi" w:cstheme="minorBidi"/>
            <w:i w:val="0"/>
            <w:noProof/>
            <w:sz w:val="22"/>
            <w:szCs w:val="22"/>
          </w:rPr>
          <w:tab/>
        </w:r>
        <w:r w:rsidRPr="00733DA0">
          <w:rPr>
            <w:rStyle w:val="Hyperlink"/>
            <w:noProof/>
          </w:rPr>
          <w:t>A2B Use Cases</w:t>
        </w:r>
        <w:r>
          <w:rPr>
            <w:noProof/>
            <w:webHidden/>
          </w:rPr>
          <w:tab/>
        </w:r>
        <w:r>
          <w:rPr>
            <w:noProof/>
            <w:webHidden/>
          </w:rPr>
          <w:fldChar w:fldCharType="begin"/>
        </w:r>
        <w:r>
          <w:rPr>
            <w:noProof/>
            <w:webHidden/>
          </w:rPr>
          <w:instrText xml:space="preserve"> PAGEREF _Toc82101698 \h </w:instrText>
        </w:r>
        <w:r>
          <w:rPr>
            <w:noProof/>
            <w:webHidden/>
          </w:rPr>
        </w:r>
        <w:r>
          <w:rPr>
            <w:noProof/>
            <w:webHidden/>
          </w:rPr>
          <w:fldChar w:fldCharType="separate"/>
        </w:r>
        <w:r>
          <w:rPr>
            <w:noProof/>
            <w:webHidden/>
          </w:rPr>
          <w:t>41</w:t>
        </w:r>
        <w:r>
          <w:rPr>
            <w:noProof/>
            <w:webHidden/>
          </w:rPr>
          <w:fldChar w:fldCharType="end"/>
        </w:r>
      </w:hyperlink>
    </w:p>
    <w:p w14:paraId="555EC5AC" w14:textId="50D3D5DA"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699" w:history="1">
        <w:r w:rsidRPr="00733DA0">
          <w:rPr>
            <w:rStyle w:val="Hyperlink"/>
            <w:noProof/>
          </w:rPr>
          <w:t>3.1.1</w:t>
        </w:r>
        <w:r>
          <w:rPr>
            <w:rFonts w:asciiTheme="minorHAnsi" w:eastAsiaTheme="minorEastAsia" w:hAnsiTheme="minorHAnsi" w:cstheme="minorBidi"/>
            <w:noProof/>
            <w:sz w:val="22"/>
            <w:szCs w:val="22"/>
          </w:rPr>
          <w:tab/>
        </w:r>
        <w:r w:rsidRPr="00733DA0">
          <w:rPr>
            <w:rStyle w:val="Hyperlink"/>
            <w:noProof/>
          </w:rPr>
          <w:t>Sub Node Discovery Use Cases</w:t>
        </w:r>
        <w:r>
          <w:rPr>
            <w:noProof/>
            <w:webHidden/>
          </w:rPr>
          <w:tab/>
        </w:r>
        <w:r>
          <w:rPr>
            <w:noProof/>
            <w:webHidden/>
          </w:rPr>
          <w:fldChar w:fldCharType="begin"/>
        </w:r>
        <w:r>
          <w:rPr>
            <w:noProof/>
            <w:webHidden/>
          </w:rPr>
          <w:instrText xml:space="preserve"> PAGEREF _Toc82101699 \h </w:instrText>
        </w:r>
        <w:r>
          <w:rPr>
            <w:noProof/>
            <w:webHidden/>
          </w:rPr>
        </w:r>
        <w:r>
          <w:rPr>
            <w:noProof/>
            <w:webHidden/>
          </w:rPr>
          <w:fldChar w:fldCharType="separate"/>
        </w:r>
        <w:r>
          <w:rPr>
            <w:noProof/>
            <w:webHidden/>
          </w:rPr>
          <w:t>41</w:t>
        </w:r>
        <w:r>
          <w:rPr>
            <w:noProof/>
            <w:webHidden/>
          </w:rPr>
          <w:fldChar w:fldCharType="end"/>
        </w:r>
      </w:hyperlink>
    </w:p>
    <w:p w14:paraId="2FD231ED" w14:textId="400B1FCA" w:rsidR="00775603" w:rsidRDefault="00775603">
      <w:pPr>
        <w:pStyle w:val="TOC4"/>
        <w:tabs>
          <w:tab w:val="left" w:pos="1540"/>
          <w:tab w:val="right" w:leader="dot" w:pos="11107"/>
        </w:tabs>
        <w:rPr>
          <w:noProof/>
        </w:rPr>
      </w:pPr>
      <w:hyperlink w:anchor="_Toc82101700" w:history="1">
        <w:r w:rsidRPr="00733DA0">
          <w:rPr>
            <w:rStyle w:val="Hyperlink"/>
            <w:noProof/>
          </w:rPr>
          <w:t>3.1.1.1</w:t>
        </w:r>
        <w:r>
          <w:rPr>
            <w:noProof/>
          </w:rPr>
          <w:tab/>
        </w:r>
        <w:r w:rsidRPr="00733DA0">
          <w:rPr>
            <w:rStyle w:val="Hyperlink"/>
            <w:noProof/>
          </w:rPr>
          <w:t>UC-REQ-407155/A-Generic A2B Bus Configuration Process</w:t>
        </w:r>
        <w:r>
          <w:rPr>
            <w:noProof/>
            <w:webHidden/>
          </w:rPr>
          <w:tab/>
        </w:r>
        <w:r>
          <w:rPr>
            <w:noProof/>
            <w:webHidden/>
          </w:rPr>
          <w:fldChar w:fldCharType="begin"/>
        </w:r>
        <w:r>
          <w:rPr>
            <w:noProof/>
            <w:webHidden/>
          </w:rPr>
          <w:instrText xml:space="preserve"> PAGEREF _Toc82101700 \h </w:instrText>
        </w:r>
        <w:r>
          <w:rPr>
            <w:noProof/>
            <w:webHidden/>
          </w:rPr>
        </w:r>
        <w:r>
          <w:rPr>
            <w:noProof/>
            <w:webHidden/>
          </w:rPr>
          <w:fldChar w:fldCharType="separate"/>
        </w:r>
        <w:r>
          <w:rPr>
            <w:noProof/>
            <w:webHidden/>
          </w:rPr>
          <w:t>41</w:t>
        </w:r>
        <w:r>
          <w:rPr>
            <w:noProof/>
            <w:webHidden/>
          </w:rPr>
          <w:fldChar w:fldCharType="end"/>
        </w:r>
      </w:hyperlink>
    </w:p>
    <w:p w14:paraId="2DD20DCA" w14:textId="7DD395F3" w:rsidR="00775603" w:rsidRDefault="00775603">
      <w:pPr>
        <w:pStyle w:val="TOC4"/>
        <w:tabs>
          <w:tab w:val="left" w:pos="1540"/>
          <w:tab w:val="right" w:leader="dot" w:pos="11107"/>
        </w:tabs>
        <w:rPr>
          <w:noProof/>
        </w:rPr>
      </w:pPr>
      <w:hyperlink w:anchor="_Toc82101701" w:history="1">
        <w:r w:rsidRPr="00733DA0">
          <w:rPr>
            <w:rStyle w:val="Hyperlink"/>
            <w:noProof/>
          </w:rPr>
          <w:t>3.1.1.2</w:t>
        </w:r>
        <w:r>
          <w:rPr>
            <w:noProof/>
          </w:rPr>
          <w:tab/>
        </w:r>
        <w:r w:rsidRPr="00733DA0">
          <w:rPr>
            <w:rStyle w:val="Hyperlink"/>
            <w:noProof/>
          </w:rPr>
          <w:t>UC-REQ-407157/A-A2B Sub Node Discovery Process for Mailbox I2C/SPI Communication</w:t>
        </w:r>
        <w:r>
          <w:rPr>
            <w:noProof/>
            <w:webHidden/>
          </w:rPr>
          <w:tab/>
        </w:r>
        <w:r>
          <w:rPr>
            <w:noProof/>
            <w:webHidden/>
          </w:rPr>
          <w:fldChar w:fldCharType="begin"/>
        </w:r>
        <w:r>
          <w:rPr>
            <w:noProof/>
            <w:webHidden/>
          </w:rPr>
          <w:instrText xml:space="preserve"> PAGEREF _Toc82101701 \h </w:instrText>
        </w:r>
        <w:r>
          <w:rPr>
            <w:noProof/>
            <w:webHidden/>
          </w:rPr>
        </w:r>
        <w:r>
          <w:rPr>
            <w:noProof/>
            <w:webHidden/>
          </w:rPr>
          <w:fldChar w:fldCharType="separate"/>
        </w:r>
        <w:r>
          <w:rPr>
            <w:noProof/>
            <w:webHidden/>
          </w:rPr>
          <w:t>41</w:t>
        </w:r>
        <w:r>
          <w:rPr>
            <w:noProof/>
            <w:webHidden/>
          </w:rPr>
          <w:fldChar w:fldCharType="end"/>
        </w:r>
      </w:hyperlink>
    </w:p>
    <w:p w14:paraId="6E67DD2A" w14:textId="19B1B149" w:rsidR="00775603" w:rsidRDefault="00775603">
      <w:pPr>
        <w:pStyle w:val="TOC4"/>
        <w:tabs>
          <w:tab w:val="left" w:pos="1540"/>
          <w:tab w:val="right" w:leader="dot" w:pos="11107"/>
        </w:tabs>
        <w:rPr>
          <w:noProof/>
        </w:rPr>
      </w:pPr>
      <w:hyperlink w:anchor="_Toc82101702" w:history="1">
        <w:r w:rsidRPr="00733DA0">
          <w:rPr>
            <w:rStyle w:val="Hyperlink"/>
            <w:noProof/>
          </w:rPr>
          <w:t>3.1.1.3</w:t>
        </w:r>
        <w:r>
          <w:rPr>
            <w:noProof/>
          </w:rPr>
          <w:tab/>
        </w:r>
        <w:r w:rsidRPr="00733DA0">
          <w:rPr>
            <w:rStyle w:val="Hyperlink"/>
            <w:noProof/>
          </w:rPr>
          <w:t>UC-REQ-407158/A-A2B Sub Node Discovery Process for Direct Chip to Chip I2C/SPI Communication</w:t>
        </w:r>
        <w:r>
          <w:rPr>
            <w:noProof/>
            <w:webHidden/>
          </w:rPr>
          <w:tab/>
        </w:r>
        <w:r>
          <w:rPr>
            <w:noProof/>
            <w:webHidden/>
          </w:rPr>
          <w:fldChar w:fldCharType="begin"/>
        </w:r>
        <w:r>
          <w:rPr>
            <w:noProof/>
            <w:webHidden/>
          </w:rPr>
          <w:instrText xml:space="preserve"> PAGEREF _Toc82101702 \h </w:instrText>
        </w:r>
        <w:r>
          <w:rPr>
            <w:noProof/>
            <w:webHidden/>
          </w:rPr>
        </w:r>
        <w:r>
          <w:rPr>
            <w:noProof/>
            <w:webHidden/>
          </w:rPr>
          <w:fldChar w:fldCharType="separate"/>
        </w:r>
        <w:r>
          <w:rPr>
            <w:noProof/>
            <w:webHidden/>
          </w:rPr>
          <w:t>41</w:t>
        </w:r>
        <w:r>
          <w:rPr>
            <w:noProof/>
            <w:webHidden/>
          </w:rPr>
          <w:fldChar w:fldCharType="end"/>
        </w:r>
      </w:hyperlink>
    </w:p>
    <w:p w14:paraId="219C8BD8" w14:textId="5E6F6F8A"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703" w:history="1">
        <w:r w:rsidRPr="00733DA0">
          <w:rPr>
            <w:rStyle w:val="Hyperlink"/>
            <w:noProof/>
          </w:rPr>
          <w:t>3.1.2</w:t>
        </w:r>
        <w:r>
          <w:rPr>
            <w:rFonts w:asciiTheme="minorHAnsi" w:eastAsiaTheme="minorEastAsia" w:hAnsiTheme="minorHAnsi" w:cstheme="minorBidi"/>
            <w:noProof/>
            <w:sz w:val="22"/>
            <w:szCs w:val="22"/>
          </w:rPr>
          <w:tab/>
        </w:r>
        <w:r w:rsidRPr="00733DA0">
          <w:rPr>
            <w:rStyle w:val="Hyperlink"/>
            <w:noProof/>
          </w:rPr>
          <w:t>Generic A2B Process Use Cases</w:t>
        </w:r>
        <w:r>
          <w:rPr>
            <w:noProof/>
            <w:webHidden/>
          </w:rPr>
          <w:tab/>
        </w:r>
        <w:r>
          <w:rPr>
            <w:noProof/>
            <w:webHidden/>
          </w:rPr>
          <w:fldChar w:fldCharType="begin"/>
        </w:r>
        <w:r>
          <w:rPr>
            <w:noProof/>
            <w:webHidden/>
          </w:rPr>
          <w:instrText xml:space="preserve"> PAGEREF _Toc82101703 \h </w:instrText>
        </w:r>
        <w:r>
          <w:rPr>
            <w:noProof/>
            <w:webHidden/>
          </w:rPr>
        </w:r>
        <w:r>
          <w:rPr>
            <w:noProof/>
            <w:webHidden/>
          </w:rPr>
          <w:fldChar w:fldCharType="separate"/>
        </w:r>
        <w:r>
          <w:rPr>
            <w:noProof/>
            <w:webHidden/>
          </w:rPr>
          <w:t>42</w:t>
        </w:r>
        <w:r>
          <w:rPr>
            <w:noProof/>
            <w:webHidden/>
          </w:rPr>
          <w:fldChar w:fldCharType="end"/>
        </w:r>
      </w:hyperlink>
    </w:p>
    <w:p w14:paraId="0DADB36A" w14:textId="1B9CA5A3" w:rsidR="00775603" w:rsidRDefault="00775603">
      <w:pPr>
        <w:pStyle w:val="TOC4"/>
        <w:tabs>
          <w:tab w:val="left" w:pos="1540"/>
          <w:tab w:val="right" w:leader="dot" w:pos="11107"/>
        </w:tabs>
        <w:rPr>
          <w:noProof/>
        </w:rPr>
      </w:pPr>
      <w:hyperlink w:anchor="_Toc82101704" w:history="1">
        <w:r w:rsidRPr="00733DA0">
          <w:rPr>
            <w:rStyle w:val="Hyperlink"/>
            <w:noProof/>
          </w:rPr>
          <w:t>3.1.2.1</w:t>
        </w:r>
        <w:r>
          <w:rPr>
            <w:noProof/>
          </w:rPr>
          <w:tab/>
        </w:r>
        <w:r w:rsidRPr="00733DA0">
          <w:rPr>
            <w:rStyle w:val="Hyperlink"/>
            <w:noProof/>
          </w:rPr>
          <w:t>UC-REQ-407161/A-A2B Bus B&amp;A Plant EOL Configuration</w:t>
        </w:r>
        <w:r>
          <w:rPr>
            <w:noProof/>
            <w:webHidden/>
          </w:rPr>
          <w:tab/>
        </w:r>
        <w:r>
          <w:rPr>
            <w:noProof/>
            <w:webHidden/>
          </w:rPr>
          <w:fldChar w:fldCharType="begin"/>
        </w:r>
        <w:r>
          <w:rPr>
            <w:noProof/>
            <w:webHidden/>
          </w:rPr>
          <w:instrText xml:space="preserve"> PAGEREF _Toc82101704 \h </w:instrText>
        </w:r>
        <w:r>
          <w:rPr>
            <w:noProof/>
            <w:webHidden/>
          </w:rPr>
        </w:r>
        <w:r>
          <w:rPr>
            <w:noProof/>
            <w:webHidden/>
          </w:rPr>
          <w:fldChar w:fldCharType="separate"/>
        </w:r>
        <w:r>
          <w:rPr>
            <w:noProof/>
            <w:webHidden/>
          </w:rPr>
          <w:t>42</w:t>
        </w:r>
        <w:r>
          <w:rPr>
            <w:noProof/>
            <w:webHidden/>
          </w:rPr>
          <w:fldChar w:fldCharType="end"/>
        </w:r>
      </w:hyperlink>
    </w:p>
    <w:p w14:paraId="5BC8AA18" w14:textId="1AB4151A" w:rsidR="00775603" w:rsidRDefault="00775603">
      <w:pPr>
        <w:pStyle w:val="TOC4"/>
        <w:tabs>
          <w:tab w:val="left" w:pos="1540"/>
          <w:tab w:val="right" w:leader="dot" w:pos="11107"/>
        </w:tabs>
        <w:rPr>
          <w:noProof/>
        </w:rPr>
      </w:pPr>
      <w:hyperlink w:anchor="_Toc82101705" w:history="1">
        <w:r w:rsidRPr="00733DA0">
          <w:rPr>
            <w:rStyle w:val="Hyperlink"/>
            <w:noProof/>
          </w:rPr>
          <w:t>3.1.2.2</w:t>
        </w:r>
        <w:r>
          <w:rPr>
            <w:noProof/>
          </w:rPr>
          <w:tab/>
        </w:r>
        <w:r w:rsidRPr="00733DA0">
          <w:rPr>
            <w:rStyle w:val="Hyperlink"/>
            <w:noProof/>
          </w:rPr>
          <w:t>UC-REQ-407162/A-Clip Detect (GPIO) Process</w:t>
        </w:r>
        <w:r>
          <w:rPr>
            <w:noProof/>
            <w:webHidden/>
          </w:rPr>
          <w:tab/>
        </w:r>
        <w:r>
          <w:rPr>
            <w:noProof/>
            <w:webHidden/>
          </w:rPr>
          <w:fldChar w:fldCharType="begin"/>
        </w:r>
        <w:r>
          <w:rPr>
            <w:noProof/>
            <w:webHidden/>
          </w:rPr>
          <w:instrText xml:space="preserve"> PAGEREF _Toc82101705 \h </w:instrText>
        </w:r>
        <w:r>
          <w:rPr>
            <w:noProof/>
            <w:webHidden/>
          </w:rPr>
        </w:r>
        <w:r>
          <w:rPr>
            <w:noProof/>
            <w:webHidden/>
          </w:rPr>
          <w:fldChar w:fldCharType="separate"/>
        </w:r>
        <w:r>
          <w:rPr>
            <w:noProof/>
            <w:webHidden/>
          </w:rPr>
          <w:t>42</w:t>
        </w:r>
        <w:r>
          <w:rPr>
            <w:noProof/>
            <w:webHidden/>
          </w:rPr>
          <w:fldChar w:fldCharType="end"/>
        </w:r>
      </w:hyperlink>
    </w:p>
    <w:p w14:paraId="3C324A96" w14:textId="436E445A" w:rsidR="00775603" w:rsidRDefault="00775603">
      <w:pPr>
        <w:pStyle w:val="TOC4"/>
        <w:tabs>
          <w:tab w:val="left" w:pos="1540"/>
          <w:tab w:val="right" w:leader="dot" w:pos="11107"/>
        </w:tabs>
        <w:rPr>
          <w:noProof/>
        </w:rPr>
      </w:pPr>
      <w:hyperlink w:anchor="_Toc82101706" w:history="1">
        <w:r w:rsidRPr="00733DA0">
          <w:rPr>
            <w:rStyle w:val="Hyperlink"/>
            <w:noProof/>
          </w:rPr>
          <w:t>3.1.2.3</w:t>
        </w:r>
        <w:r>
          <w:rPr>
            <w:noProof/>
          </w:rPr>
          <w:tab/>
        </w:r>
        <w:r w:rsidRPr="00733DA0">
          <w:rPr>
            <w:rStyle w:val="Hyperlink"/>
            <w:noProof/>
          </w:rPr>
          <w:t>UC-REQ-407163/A-Amplifier Enable (I2C/SPI) (Turn On)</w:t>
        </w:r>
        <w:r>
          <w:rPr>
            <w:noProof/>
            <w:webHidden/>
          </w:rPr>
          <w:tab/>
        </w:r>
        <w:r>
          <w:rPr>
            <w:noProof/>
            <w:webHidden/>
          </w:rPr>
          <w:fldChar w:fldCharType="begin"/>
        </w:r>
        <w:r>
          <w:rPr>
            <w:noProof/>
            <w:webHidden/>
          </w:rPr>
          <w:instrText xml:space="preserve"> PAGEREF _Toc82101706 \h </w:instrText>
        </w:r>
        <w:r>
          <w:rPr>
            <w:noProof/>
            <w:webHidden/>
          </w:rPr>
        </w:r>
        <w:r>
          <w:rPr>
            <w:noProof/>
            <w:webHidden/>
          </w:rPr>
          <w:fldChar w:fldCharType="separate"/>
        </w:r>
        <w:r>
          <w:rPr>
            <w:noProof/>
            <w:webHidden/>
          </w:rPr>
          <w:t>42</w:t>
        </w:r>
        <w:r>
          <w:rPr>
            <w:noProof/>
            <w:webHidden/>
          </w:rPr>
          <w:fldChar w:fldCharType="end"/>
        </w:r>
      </w:hyperlink>
    </w:p>
    <w:p w14:paraId="70643D99" w14:textId="032E1F44" w:rsidR="00775603" w:rsidRDefault="00775603">
      <w:pPr>
        <w:pStyle w:val="TOC4"/>
        <w:tabs>
          <w:tab w:val="left" w:pos="1540"/>
          <w:tab w:val="right" w:leader="dot" w:pos="11107"/>
        </w:tabs>
        <w:rPr>
          <w:noProof/>
        </w:rPr>
      </w:pPr>
      <w:hyperlink w:anchor="_Toc82101707" w:history="1">
        <w:r w:rsidRPr="00733DA0">
          <w:rPr>
            <w:rStyle w:val="Hyperlink"/>
            <w:noProof/>
          </w:rPr>
          <w:t>3.1.2.4</w:t>
        </w:r>
        <w:r>
          <w:rPr>
            <w:noProof/>
          </w:rPr>
          <w:tab/>
        </w:r>
        <w:r w:rsidRPr="00733DA0">
          <w:rPr>
            <w:rStyle w:val="Hyperlink"/>
            <w:noProof/>
          </w:rPr>
          <w:t>UC-REQ-407164/A-Amplifier Enable (I2C/SPI) (Turn Off)</w:t>
        </w:r>
        <w:r>
          <w:rPr>
            <w:noProof/>
            <w:webHidden/>
          </w:rPr>
          <w:tab/>
        </w:r>
        <w:r>
          <w:rPr>
            <w:noProof/>
            <w:webHidden/>
          </w:rPr>
          <w:fldChar w:fldCharType="begin"/>
        </w:r>
        <w:r>
          <w:rPr>
            <w:noProof/>
            <w:webHidden/>
          </w:rPr>
          <w:instrText xml:space="preserve"> PAGEREF _Toc82101707 \h </w:instrText>
        </w:r>
        <w:r>
          <w:rPr>
            <w:noProof/>
            <w:webHidden/>
          </w:rPr>
        </w:r>
        <w:r>
          <w:rPr>
            <w:noProof/>
            <w:webHidden/>
          </w:rPr>
          <w:fldChar w:fldCharType="separate"/>
        </w:r>
        <w:r>
          <w:rPr>
            <w:noProof/>
            <w:webHidden/>
          </w:rPr>
          <w:t>43</w:t>
        </w:r>
        <w:r>
          <w:rPr>
            <w:noProof/>
            <w:webHidden/>
          </w:rPr>
          <w:fldChar w:fldCharType="end"/>
        </w:r>
      </w:hyperlink>
    </w:p>
    <w:p w14:paraId="509C0001" w14:textId="56E817B3" w:rsidR="00775603" w:rsidRDefault="00775603">
      <w:pPr>
        <w:pStyle w:val="TOC4"/>
        <w:tabs>
          <w:tab w:val="left" w:pos="1540"/>
          <w:tab w:val="right" w:leader="dot" w:pos="11107"/>
        </w:tabs>
        <w:rPr>
          <w:noProof/>
        </w:rPr>
      </w:pPr>
      <w:hyperlink w:anchor="_Toc82101708" w:history="1">
        <w:r w:rsidRPr="00733DA0">
          <w:rPr>
            <w:rStyle w:val="Hyperlink"/>
            <w:noProof/>
          </w:rPr>
          <w:t>3.1.2.5</w:t>
        </w:r>
        <w:r>
          <w:rPr>
            <w:noProof/>
          </w:rPr>
          <w:tab/>
        </w:r>
        <w:r w:rsidRPr="00733DA0">
          <w:rPr>
            <w:rStyle w:val="Hyperlink"/>
            <w:noProof/>
          </w:rPr>
          <w:t>UC-REQ-407165/A-A2B Mailbox Communication Process (I2C/SPI Main node to I2C/SPI Sub node)</w:t>
        </w:r>
        <w:r>
          <w:rPr>
            <w:noProof/>
            <w:webHidden/>
          </w:rPr>
          <w:tab/>
        </w:r>
        <w:r>
          <w:rPr>
            <w:noProof/>
            <w:webHidden/>
          </w:rPr>
          <w:fldChar w:fldCharType="begin"/>
        </w:r>
        <w:r>
          <w:rPr>
            <w:noProof/>
            <w:webHidden/>
          </w:rPr>
          <w:instrText xml:space="preserve"> PAGEREF _Toc82101708 \h </w:instrText>
        </w:r>
        <w:r>
          <w:rPr>
            <w:noProof/>
            <w:webHidden/>
          </w:rPr>
        </w:r>
        <w:r>
          <w:rPr>
            <w:noProof/>
            <w:webHidden/>
          </w:rPr>
          <w:fldChar w:fldCharType="separate"/>
        </w:r>
        <w:r>
          <w:rPr>
            <w:noProof/>
            <w:webHidden/>
          </w:rPr>
          <w:t>43</w:t>
        </w:r>
        <w:r>
          <w:rPr>
            <w:noProof/>
            <w:webHidden/>
          </w:rPr>
          <w:fldChar w:fldCharType="end"/>
        </w:r>
      </w:hyperlink>
    </w:p>
    <w:p w14:paraId="0BB91616" w14:textId="0A43AF78" w:rsidR="00775603" w:rsidRDefault="00775603">
      <w:pPr>
        <w:pStyle w:val="TOC4"/>
        <w:tabs>
          <w:tab w:val="left" w:pos="1540"/>
          <w:tab w:val="right" w:leader="dot" w:pos="11107"/>
        </w:tabs>
        <w:rPr>
          <w:noProof/>
        </w:rPr>
      </w:pPr>
      <w:hyperlink w:anchor="_Toc82101709" w:history="1">
        <w:r w:rsidRPr="00733DA0">
          <w:rPr>
            <w:rStyle w:val="Hyperlink"/>
            <w:noProof/>
          </w:rPr>
          <w:t>3.1.2.6</w:t>
        </w:r>
        <w:r>
          <w:rPr>
            <w:noProof/>
          </w:rPr>
          <w:tab/>
        </w:r>
        <w:r w:rsidRPr="00733DA0">
          <w:rPr>
            <w:rStyle w:val="Hyperlink"/>
            <w:noProof/>
          </w:rPr>
          <w:t>UC-REQ-407166/A-A2B Direct I2C Chip to Chip Communication Process (I2C Main node to I2C Sub node)</w:t>
        </w:r>
        <w:r>
          <w:rPr>
            <w:noProof/>
            <w:webHidden/>
          </w:rPr>
          <w:tab/>
        </w:r>
        <w:r>
          <w:rPr>
            <w:noProof/>
            <w:webHidden/>
          </w:rPr>
          <w:fldChar w:fldCharType="begin"/>
        </w:r>
        <w:r>
          <w:rPr>
            <w:noProof/>
            <w:webHidden/>
          </w:rPr>
          <w:instrText xml:space="preserve"> PAGEREF _Toc82101709 \h </w:instrText>
        </w:r>
        <w:r>
          <w:rPr>
            <w:noProof/>
            <w:webHidden/>
          </w:rPr>
        </w:r>
        <w:r>
          <w:rPr>
            <w:noProof/>
            <w:webHidden/>
          </w:rPr>
          <w:fldChar w:fldCharType="separate"/>
        </w:r>
        <w:r>
          <w:rPr>
            <w:noProof/>
            <w:webHidden/>
          </w:rPr>
          <w:t>44</w:t>
        </w:r>
        <w:r>
          <w:rPr>
            <w:noProof/>
            <w:webHidden/>
          </w:rPr>
          <w:fldChar w:fldCharType="end"/>
        </w:r>
      </w:hyperlink>
    </w:p>
    <w:p w14:paraId="5690F6CC" w14:textId="7FA51073"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710" w:history="1">
        <w:r w:rsidRPr="00733DA0">
          <w:rPr>
            <w:rStyle w:val="Hyperlink"/>
            <w:noProof/>
          </w:rPr>
          <w:t>3.1.3</w:t>
        </w:r>
        <w:r>
          <w:rPr>
            <w:rFonts w:asciiTheme="minorHAnsi" w:eastAsiaTheme="minorEastAsia" w:hAnsiTheme="minorHAnsi" w:cstheme="minorBidi"/>
            <w:noProof/>
            <w:sz w:val="22"/>
            <w:szCs w:val="22"/>
          </w:rPr>
          <w:tab/>
        </w:r>
        <w:r w:rsidRPr="00733DA0">
          <w:rPr>
            <w:rStyle w:val="Hyperlink"/>
            <w:noProof/>
          </w:rPr>
          <w:t>Generic A2B Downstream Use Cases</w:t>
        </w:r>
        <w:r>
          <w:rPr>
            <w:noProof/>
            <w:webHidden/>
          </w:rPr>
          <w:tab/>
        </w:r>
        <w:r>
          <w:rPr>
            <w:noProof/>
            <w:webHidden/>
          </w:rPr>
          <w:fldChar w:fldCharType="begin"/>
        </w:r>
        <w:r>
          <w:rPr>
            <w:noProof/>
            <w:webHidden/>
          </w:rPr>
          <w:instrText xml:space="preserve"> PAGEREF _Toc82101710 \h </w:instrText>
        </w:r>
        <w:r>
          <w:rPr>
            <w:noProof/>
            <w:webHidden/>
          </w:rPr>
        </w:r>
        <w:r>
          <w:rPr>
            <w:noProof/>
            <w:webHidden/>
          </w:rPr>
          <w:fldChar w:fldCharType="separate"/>
        </w:r>
        <w:r>
          <w:rPr>
            <w:noProof/>
            <w:webHidden/>
          </w:rPr>
          <w:t>44</w:t>
        </w:r>
        <w:r>
          <w:rPr>
            <w:noProof/>
            <w:webHidden/>
          </w:rPr>
          <w:fldChar w:fldCharType="end"/>
        </w:r>
      </w:hyperlink>
    </w:p>
    <w:p w14:paraId="1258E1C7" w14:textId="007BB770" w:rsidR="00775603" w:rsidRDefault="00775603">
      <w:pPr>
        <w:pStyle w:val="TOC4"/>
        <w:tabs>
          <w:tab w:val="left" w:pos="1540"/>
          <w:tab w:val="right" w:leader="dot" w:pos="11107"/>
        </w:tabs>
        <w:rPr>
          <w:noProof/>
        </w:rPr>
      </w:pPr>
      <w:hyperlink w:anchor="_Toc82101711" w:history="1">
        <w:r w:rsidRPr="00733DA0">
          <w:rPr>
            <w:rStyle w:val="Hyperlink"/>
            <w:noProof/>
          </w:rPr>
          <w:t>3.1.3.1</w:t>
        </w:r>
        <w:r>
          <w:rPr>
            <w:noProof/>
          </w:rPr>
          <w:tab/>
        </w:r>
        <w:r w:rsidRPr="00733DA0">
          <w:rPr>
            <w:rStyle w:val="Hyperlink"/>
            <w:noProof/>
          </w:rPr>
          <w:t>UC-REQ-407168/A-Generic Streaming Audio</w:t>
        </w:r>
        <w:r>
          <w:rPr>
            <w:noProof/>
            <w:webHidden/>
          </w:rPr>
          <w:tab/>
        </w:r>
        <w:r>
          <w:rPr>
            <w:noProof/>
            <w:webHidden/>
          </w:rPr>
          <w:fldChar w:fldCharType="begin"/>
        </w:r>
        <w:r>
          <w:rPr>
            <w:noProof/>
            <w:webHidden/>
          </w:rPr>
          <w:instrText xml:space="preserve"> PAGEREF _Toc82101711 \h </w:instrText>
        </w:r>
        <w:r>
          <w:rPr>
            <w:noProof/>
            <w:webHidden/>
          </w:rPr>
        </w:r>
        <w:r>
          <w:rPr>
            <w:noProof/>
            <w:webHidden/>
          </w:rPr>
          <w:fldChar w:fldCharType="separate"/>
        </w:r>
        <w:r>
          <w:rPr>
            <w:noProof/>
            <w:webHidden/>
          </w:rPr>
          <w:t>44</w:t>
        </w:r>
        <w:r>
          <w:rPr>
            <w:noProof/>
            <w:webHidden/>
          </w:rPr>
          <w:fldChar w:fldCharType="end"/>
        </w:r>
      </w:hyperlink>
    </w:p>
    <w:p w14:paraId="76DA57D2" w14:textId="681C674F" w:rsidR="00775603" w:rsidRDefault="00775603">
      <w:pPr>
        <w:pStyle w:val="TOC4"/>
        <w:tabs>
          <w:tab w:val="left" w:pos="1540"/>
          <w:tab w:val="right" w:leader="dot" w:pos="11107"/>
        </w:tabs>
        <w:rPr>
          <w:noProof/>
        </w:rPr>
      </w:pPr>
      <w:hyperlink w:anchor="_Toc82101712" w:history="1">
        <w:r w:rsidRPr="00733DA0">
          <w:rPr>
            <w:rStyle w:val="Hyperlink"/>
            <w:noProof/>
          </w:rPr>
          <w:t>3.1.3.2</w:t>
        </w:r>
        <w:r>
          <w:rPr>
            <w:noProof/>
          </w:rPr>
          <w:tab/>
        </w:r>
        <w:r w:rsidRPr="00733DA0">
          <w:rPr>
            <w:rStyle w:val="Hyperlink"/>
            <w:noProof/>
          </w:rPr>
          <w:t>UC-REQ-407176/A-Tuner Audio</w:t>
        </w:r>
        <w:r>
          <w:rPr>
            <w:noProof/>
            <w:webHidden/>
          </w:rPr>
          <w:tab/>
        </w:r>
        <w:r>
          <w:rPr>
            <w:noProof/>
            <w:webHidden/>
          </w:rPr>
          <w:fldChar w:fldCharType="begin"/>
        </w:r>
        <w:r>
          <w:rPr>
            <w:noProof/>
            <w:webHidden/>
          </w:rPr>
          <w:instrText xml:space="preserve"> PAGEREF _Toc82101712 \h </w:instrText>
        </w:r>
        <w:r>
          <w:rPr>
            <w:noProof/>
            <w:webHidden/>
          </w:rPr>
        </w:r>
        <w:r>
          <w:rPr>
            <w:noProof/>
            <w:webHidden/>
          </w:rPr>
          <w:fldChar w:fldCharType="separate"/>
        </w:r>
        <w:r>
          <w:rPr>
            <w:noProof/>
            <w:webHidden/>
          </w:rPr>
          <w:t>45</w:t>
        </w:r>
        <w:r>
          <w:rPr>
            <w:noProof/>
            <w:webHidden/>
          </w:rPr>
          <w:fldChar w:fldCharType="end"/>
        </w:r>
      </w:hyperlink>
    </w:p>
    <w:p w14:paraId="31680CE6" w14:textId="6E4ADEB1" w:rsidR="00775603" w:rsidRDefault="00775603">
      <w:pPr>
        <w:pStyle w:val="TOC4"/>
        <w:tabs>
          <w:tab w:val="left" w:pos="1540"/>
          <w:tab w:val="right" w:leader="dot" w:pos="11107"/>
        </w:tabs>
        <w:rPr>
          <w:noProof/>
        </w:rPr>
      </w:pPr>
      <w:hyperlink w:anchor="_Toc82101713" w:history="1">
        <w:r w:rsidRPr="00733DA0">
          <w:rPr>
            <w:rStyle w:val="Hyperlink"/>
            <w:noProof/>
          </w:rPr>
          <w:t>3.1.3.3</w:t>
        </w:r>
        <w:r>
          <w:rPr>
            <w:noProof/>
          </w:rPr>
          <w:tab/>
        </w:r>
        <w:r w:rsidRPr="00733DA0">
          <w:rPr>
            <w:rStyle w:val="Hyperlink"/>
            <w:noProof/>
          </w:rPr>
          <w:t>UC-REQ-407174/A-Microphone Audio</w:t>
        </w:r>
        <w:r>
          <w:rPr>
            <w:noProof/>
            <w:webHidden/>
          </w:rPr>
          <w:tab/>
        </w:r>
        <w:r>
          <w:rPr>
            <w:noProof/>
            <w:webHidden/>
          </w:rPr>
          <w:fldChar w:fldCharType="begin"/>
        </w:r>
        <w:r>
          <w:rPr>
            <w:noProof/>
            <w:webHidden/>
          </w:rPr>
          <w:instrText xml:space="preserve"> PAGEREF _Toc82101713 \h </w:instrText>
        </w:r>
        <w:r>
          <w:rPr>
            <w:noProof/>
            <w:webHidden/>
          </w:rPr>
        </w:r>
        <w:r>
          <w:rPr>
            <w:noProof/>
            <w:webHidden/>
          </w:rPr>
          <w:fldChar w:fldCharType="separate"/>
        </w:r>
        <w:r>
          <w:rPr>
            <w:noProof/>
            <w:webHidden/>
          </w:rPr>
          <w:t>45</w:t>
        </w:r>
        <w:r>
          <w:rPr>
            <w:noProof/>
            <w:webHidden/>
          </w:rPr>
          <w:fldChar w:fldCharType="end"/>
        </w:r>
      </w:hyperlink>
    </w:p>
    <w:p w14:paraId="7FC3A5E6" w14:textId="0D7AB4C7" w:rsidR="00775603" w:rsidRDefault="00775603">
      <w:pPr>
        <w:pStyle w:val="TOC4"/>
        <w:tabs>
          <w:tab w:val="left" w:pos="1540"/>
          <w:tab w:val="right" w:leader="dot" w:pos="11107"/>
        </w:tabs>
        <w:rPr>
          <w:noProof/>
        </w:rPr>
      </w:pPr>
      <w:hyperlink w:anchor="_Toc82101714" w:history="1">
        <w:r w:rsidRPr="00733DA0">
          <w:rPr>
            <w:rStyle w:val="Hyperlink"/>
            <w:noProof/>
          </w:rPr>
          <w:t>3.1.3.4</w:t>
        </w:r>
        <w:r>
          <w:rPr>
            <w:noProof/>
          </w:rPr>
          <w:tab/>
        </w:r>
        <w:r w:rsidRPr="00733DA0">
          <w:rPr>
            <w:rStyle w:val="Hyperlink"/>
            <w:noProof/>
          </w:rPr>
          <w:t>UC-REQ-407175/A-Generic A2B Image Streaming Process</w:t>
        </w:r>
        <w:r>
          <w:rPr>
            <w:noProof/>
            <w:webHidden/>
          </w:rPr>
          <w:tab/>
        </w:r>
        <w:r>
          <w:rPr>
            <w:noProof/>
            <w:webHidden/>
          </w:rPr>
          <w:fldChar w:fldCharType="begin"/>
        </w:r>
        <w:r>
          <w:rPr>
            <w:noProof/>
            <w:webHidden/>
          </w:rPr>
          <w:instrText xml:space="preserve"> PAGEREF _Toc82101714 \h </w:instrText>
        </w:r>
        <w:r>
          <w:rPr>
            <w:noProof/>
            <w:webHidden/>
          </w:rPr>
        </w:r>
        <w:r>
          <w:rPr>
            <w:noProof/>
            <w:webHidden/>
          </w:rPr>
          <w:fldChar w:fldCharType="separate"/>
        </w:r>
        <w:r>
          <w:rPr>
            <w:noProof/>
            <w:webHidden/>
          </w:rPr>
          <w:t>46</w:t>
        </w:r>
        <w:r>
          <w:rPr>
            <w:noProof/>
            <w:webHidden/>
          </w:rPr>
          <w:fldChar w:fldCharType="end"/>
        </w:r>
      </w:hyperlink>
    </w:p>
    <w:p w14:paraId="0FC05A4D" w14:textId="60B8B5CD" w:rsidR="00775603" w:rsidRDefault="00775603">
      <w:pPr>
        <w:pStyle w:val="TOC4"/>
        <w:tabs>
          <w:tab w:val="left" w:pos="1540"/>
          <w:tab w:val="right" w:leader="dot" w:pos="11107"/>
        </w:tabs>
        <w:rPr>
          <w:noProof/>
        </w:rPr>
      </w:pPr>
      <w:hyperlink w:anchor="_Toc82101715" w:history="1">
        <w:r w:rsidRPr="00733DA0">
          <w:rPr>
            <w:rStyle w:val="Hyperlink"/>
            <w:noProof/>
          </w:rPr>
          <w:t>3.1.3.5</w:t>
        </w:r>
        <w:r>
          <w:rPr>
            <w:noProof/>
          </w:rPr>
          <w:tab/>
        </w:r>
        <w:r w:rsidRPr="00733DA0">
          <w:rPr>
            <w:rStyle w:val="Hyperlink"/>
            <w:noProof/>
          </w:rPr>
          <w:t>UC-REQ-407167/A-Generic A2B Software Update Process</w:t>
        </w:r>
        <w:r>
          <w:rPr>
            <w:noProof/>
            <w:webHidden/>
          </w:rPr>
          <w:tab/>
        </w:r>
        <w:r>
          <w:rPr>
            <w:noProof/>
            <w:webHidden/>
          </w:rPr>
          <w:fldChar w:fldCharType="begin"/>
        </w:r>
        <w:r>
          <w:rPr>
            <w:noProof/>
            <w:webHidden/>
          </w:rPr>
          <w:instrText xml:space="preserve"> PAGEREF _Toc82101715 \h </w:instrText>
        </w:r>
        <w:r>
          <w:rPr>
            <w:noProof/>
            <w:webHidden/>
          </w:rPr>
        </w:r>
        <w:r>
          <w:rPr>
            <w:noProof/>
            <w:webHidden/>
          </w:rPr>
          <w:fldChar w:fldCharType="separate"/>
        </w:r>
        <w:r>
          <w:rPr>
            <w:noProof/>
            <w:webHidden/>
          </w:rPr>
          <w:t>47</w:t>
        </w:r>
        <w:r>
          <w:rPr>
            <w:noProof/>
            <w:webHidden/>
          </w:rPr>
          <w:fldChar w:fldCharType="end"/>
        </w:r>
      </w:hyperlink>
    </w:p>
    <w:p w14:paraId="6154E542" w14:textId="58FB7AC9"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716" w:history="1">
        <w:r w:rsidRPr="00733DA0">
          <w:rPr>
            <w:rStyle w:val="Hyperlink"/>
            <w:noProof/>
          </w:rPr>
          <w:t>3.1.4</w:t>
        </w:r>
        <w:r>
          <w:rPr>
            <w:rFonts w:asciiTheme="minorHAnsi" w:eastAsiaTheme="minorEastAsia" w:hAnsiTheme="minorHAnsi" w:cstheme="minorBidi"/>
            <w:noProof/>
            <w:sz w:val="22"/>
            <w:szCs w:val="22"/>
          </w:rPr>
          <w:tab/>
        </w:r>
        <w:r w:rsidRPr="00733DA0">
          <w:rPr>
            <w:rStyle w:val="Hyperlink"/>
            <w:noProof/>
          </w:rPr>
          <w:t>Generic A2B Upstream Use Cases</w:t>
        </w:r>
        <w:r>
          <w:rPr>
            <w:noProof/>
            <w:webHidden/>
          </w:rPr>
          <w:tab/>
        </w:r>
        <w:r>
          <w:rPr>
            <w:noProof/>
            <w:webHidden/>
          </w:rPr>
          <w:fldChar w:fldCharType="begin"/>
        </w:r>
        <w:r>
          <w:rPr>
            <w:noProof/>
            <w:webHidden/>
          </w:rPr>
          <w:instrText xml:space="preserve"> PAGEREF _Toc82101716 \h </w:instrText>
        </w:r>
        <w:r>
          <w:rPr>
            <w:noProof/>
            <w:webHidden/>
          </w:rPr>
        </w:r>
        <w:r>
          <w:rPr>
            <w:noProof/>
            <w:webHidden/>
          </w:rPr>
          <w:fldChar w:fldCharType="separate"/>
        </w:r>
        <w:r>
          <w:rPr>
            <w:noProof/>
            <w:webHidden/>
          </w:rPr>
          <w:t>47</w:t>
        </w:r>
        <w:r>
          <w:rPr>
            <w:noProof/>
            <w:webHidden/>
          </w:rPr>
          <w:fldChar w:fldCharType="end"/>
        </w:r>
      </w:hyperlink>
    </w:p>
    <w:p w14:paraId="10EBF20A" w14:textId="1DCE8ADB" w:rsidR="00775603" w:rsidRDefault="00775603">
      <w:pPr>
        <w:pStyle w:val="TOC4"/>
        <w:tabs>
          <w:tab w:val="left" w:pos="1540"/>
          <w:tab w:val="right" w:leader="dot" w:pos="11107"/>
        </w:tabs>
        <w:rPr>
          <w:noProof/>
        </w:rPr>
      </w:pPr>
      <w:hyperlink w:anchor="_Toc82101717" w:history="1">
        <w:r w:rsidRPr="00733DA0">
          <w:rPr>
            <w:rStyle w:val="Hyperlink"/>
            <w:noProof/>
          </w:rPr>
          <w:t>3.1.4.1</w:t>
        </w:r>
        <w:r>
          <w:rPr>
            <w:noProof/>
          </w:rPr>
          <w:tab/>
        </w:r>
        <w:r w:rsidRPr="00733DA0">
          <w:rPr>
            <w:rStyle w:val="Hyperlink"/>
            <w:noProof/>
          </w:rPr>
          <w:t>UC-REQ-407177/A-Generic Streaming Audio</w:t>
        </w:r>
        <w:r>
          <w:rPr>
            <w:noProof/>
            <w:webHidden/>
          </w:rPr>
          <w:tab/>
        </w:r>
        <w:r>
          <w:rPr>
            <w:noProof/>
            <w:webHidden/>
          </w:rPr>
          <w:fldChar w:fldCharType="begin"/>
        </w:r>
        <w:r>
          <w:rPr>
            <w:noProof/>
            <w:webHidden/>
          </w:rPr>
          <w:instrText xml:space="preserve"> PAGEREF _Toc82101717 \h </w:instrText>
        </w:r>
        <w:r>
          <w:rPr>
            <w:noProof/>
            <w:webHidden/>
          </w:rPr>
        </w:r>
        <w:r>
          <w:rPr>
            <w:noProof/>
            <w:webHidden/>
          </w:rPr>
          <w:fldChar w:fldCharType="separate"/>
        </w:r>
        <w:r>
          <w:rPr>
            <w:noProof/>
            <w:webHidden/>
          </w:rPr>
          <w:t>47</w:t>
        </w:r>
        <w:r>
          <w:rPr>
            <w:noProof/>
            <w:webHidden/>
          </w:rPr>
          <w:fldChar w:fldCharType="end"/>
        </w:r>
      </w:hyperlink>
    </w:p>
    <w:p w14:paraId="46B13409" w14:textId="2F74AA43" w:rsidR="00775603" w:rsidRDefault="00775603">
      <w:pPr>
        <w:pStyle w:val="TOC4"/>
        <w:tabs>
          <w:tab w:val="left" w:pos="1540"/>
          <w:tab w:val="right" w:leader="dot" w:pos="11107"/>
        </w:tabs>
        <w:rPr>
          <w:noProof/>
        </w:rPr>
      </w:pPr>
      <w:hyperlink w:anchor="_Toc82101718" w:history="1">
        <w:r w:rsidRPr="00733DA0">
          <w:rPr>
            <w:rStyle w:val="Hyperlink"/>
            <w:noProof/>
          </w:rPr>
          <w:t>3.1.4.2</w:t>
        </w:r>
        <w:r>
          <w:rPr>
            <w:noProof/>
          </w:rPr>
          <w:tab/>
        </w:r>
        <w:r w:rsidRPr="00733DA0">
          <w:rPr>
            <w:rStyle w:val="Hyperlink"/>
            <w:noProof/>
          </w:rPr>
          <w:t>UC-REQ-407172/A-Phone Audio</w:t>
        </w:r>
        <w:r>
          <w:rPr>
            <w:noProof/>
            <w:webHidden/>
          </w:rPr>
          <w:tab/>
        </w:r>
        <w:r>
          <w:rPr>
            <w:noProof/>
            <w:webHidden/>
          </w:rPr>
          <w:fldChar w:fldCharType="begin"/>
        </w:r>
        <w:r>
          <w:rPr>
            <w:noProof/>
            <w:webHidden/>
          </w:rPr>
          <w:instrText xml:space="preserve"> PAGEREF _Toc82101718 \h </w:instrText>
        </w:r>
        <w:r>
          <w:rPr>
            <w:noProof/>
            <w:webHidden/>
          </w:rPr>
        </w:r>
        <w:r>
          <w:rPr>
            <w:noProof/>
            <w:webHidden/>
          </w:rPr>
          <w:fldChar w:fldCharType="separate"/>
        </w:r>
        <w:r>
          <w:rPr>
            <w:noProof/>
            <w:webHidden/>
          </w:rPr>
          <w:t>48</w:t>
        </w:r>
        <w:r>
          <w:rPr>
            <w:noProof/>
            <w:webHidden/>
          </w:rPr>
          <w:fldChar w:fldCharType="end"/>
        </w:r>
      </w:hyperlink>
    </w:p>
    <w:p w14:paraId="17262546" w14:textId="38E263D3" w:rsidR="00775603" w:rsidRDefault="00775603">
      <w:pPr>
        <w:pStyle w:val="TOC4"/>
        <w:tabs>
          <w:tab w:val="left" w:pos="1540"/>
          <w:tab w:val="right" w:leader="dot" w:pos="11107"/>
        </w:tabs>
        <w:rPr>
          <w:noProof/>
        </w:rPr>
      </w:pPr>
      <w:hyperlink w:anchor="_Toc82101719" w:history="1">
        <w:r w:rsidRPr="00733DA0">
          <w:rPr>
            <w:rStyle w:val="Hyperlink"/>
            <w:noProof/>
          </w:rPr>
          <w:t>3.1.4.3</w:t>
        </w:r>
        <w:r>
          <w:rPr>
            <w:noProof/>
          </w:rPr>
          <w:tab/>
        </w:r>
        <w:r w:rsidRPr="00733DA0">
          <w:rPr>
            <w:rStyle w:val="Hyperlink"/>
            <w:noProof/>
          </w:rPr>
          <w:t>UC-REQ-407170/A-Active Noise Cancellation</w:t>
        </w:r>
        <w:r>
          <w:rPr>
            <w:noProof/>
            <w:webHidden/>
          </w:rPr>
          <w:tab/>
        </w:r>
        <w:r>
          <w:rPr>
            <w:noProof/>
            <w:webHidden/>
          </w:rPr>
          <w:fldChar w:fldCharType="begin"/>
        </w:r>
        <w:r>
          <w:rPr>
            <w:noProof/>
            <w:webHidden/>
          </w:rPr>
          <w:instrText xml:space="preserve"> PAGEREF _Toc82101719 \h </w:instrText>
        </w:r>
        <w:r>
          <w:rPr>
            <w:noProof/>
            <w:webHidden/>
          </w:rPr>
        </w:r>
        <w:r>
          <w:rPr>
            <w:noProof/>
            <w:webHidden/>
          </w:rPr>
          <w:fldChar w:fldCharType="separate"/>
        </w:r>
        <w:r>
          <w:rPr>
            <w:noProof/>
            <w:webHidden/>
          </w:rPr>
          <w:t>48</w:t>
        </w:r>
        <w:r>
          <w:rPr>
            <w:noProof/>
            <w:webHidden/>
          </w:rPr>
          <w:fldChar w:fldCharType="end"/>
        </w:r>
      </w:hyperlink>
    </w:p>
    <w:p w14:paraId="2D70A667" w14:textId="242B3382"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720" w:history="1">
        <w:r w:rsidRPr="00733DA0">
          <w:rPr>
            <w:rStyle w:val="Hyperlink"/>
            <w:noProof/>
          </w:rPr>
          <w:t>3.2</w:t>
        </w:r>
        <w:r>
          <w:rPr>
            <w:rFonts w:asciiTheme="minorHAnsi" w:eastAsiaTheme="minorEastAsia" w:hAnsiTheme="minorHAnsi" w:cstheme="minorBidi"/>
            <w:i w:val="0"/>
            <w:noProof/>
            <w:sz w:val="22"/>
            <w:szCs w:val="22"/>
          </w:rPr>
          <w:tab/>
        </w:r>
        <w:r w:rsidRPr="00733DA0">
          <w:rPr>
            <w:rStyle w:val="Hyperlink"/>
            <w:noProof/>
          </w:rPr>
          <w:t>HW/SWR-REQ-412263/A-Diagnostic Configuration for A2B Stream Content</w:t>
        </w:r>
        <w:r>
          <w:rPr>
            <w:noProof/>
            <w:webHidden/>
          </w:rPr>
          <w:tab/>
        </w:r>
        <w:r>
          <w:rPr>
            <w:noProof/>
            <w:webHidden/>
          </w:rPr>
          <w:fldChar w:fldCharType="begin"/>
        </w:r>
        <w:r>
          <w:rPr>
            <w:noProof/>
            <w:webHidden/>
          </w:rPr>
          <w:instrText xml:space="preserve"> PAGEREF _Toc82101720 \h </w:instrText>
        </w:r>
        <w:r>
          <w:rPr>
            <w:noProof/>
            <w:webHidden/>
          </w:rPr>
        </w:r>
        <w:r>
          <w:rPr>
            <w:noProof/>
            <w:webHidden/>
          </w:rPr>
          <w:fldChar w:fldCharType="separate"/>
        </w:r>
        <w:r>
          <w:rPr>
            <w:noProof/>
            <w:webHidden/>
          </w:rPr>
          <w:t>49</w:t>
        </w:r>
        <w:r>
          <w:rPr>
            <w:noProof/>
            <w:webHidden/>
          </w:rPr>
          <w:fldChar w:fldCharType="end"/>
        </w:r>
      </w:hyperlink>
    </w:p>
    <w:p w14:paraId="55AC8B31" w14:textId="436F308C"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721" w:history="1">
        <w:r w:rsidRPr="00733DA0">
          <w:rPr>
            <w:rStyle w:val="Hyperlink"/>
            <w:noProof/>
          </w:rPr>
          <w:t>3.3</w:t>
        </w:r>
        <w:r>
          <w:rPr>
            <w:rFonts w:asciiTheme="minorHAnsi" w:eastAsiaTheme="minorEastAsia" w:hAnsiTheme="minorHAnsi" w:cstheme="minorBidi"/>
            <w:i w:val="0"/>
            <w:noProof/>
            <w:sz w:val="22"/>
            <w:szCs w:val="22"/>
          </w:rPr>
          <w:tab/>
        </w:r>
        <w:r w:rsidRPr="00733DA0">
          <w:rPr>
            <w:rStyle w:val="Hyperlink"/>
            <w:noProof/>
          </w:rPr>
          <w:t>Amplifier Sub Node Functionality</w:t>
        </w:r>
        <w:r>
          <w:rPr>
            <w:noProof/>
            <w:webHidden/>
          </w:rPr>
          <w:tab/>
        </w:r>
        <w:r>
          <w:rPr>
            <w:noProof/>
            <w:webHidden/>
          </w:rPr>
          <w:fldChar w:fldCharType="begin"/>
        </w:r>
        <w:r>
          <w:rPr>
            <w:noProof/>
            <w:webHidden/>
          </w:rPr>
          <w:instrText xml:space="preserve"> PAGEREF _Toc82101721 \h </w:instrText>
        </w:r>
        <w:r>
          <w:rPr>
            <w:noProof/>
            <w:webHidden/>
          </w:rPr>
        </w:r>
        <w:r>
          <w:rPr>
            <w:noProof/>
            <w:webHidden/>
          </w:rPr>
          <w:fldChar w:fldCharType="separate"/>
        </w:r>
        <w:r>
          <w:rPr>
            <w:noProof/>
            <w:webHidden/>
          </w:rPr>
          <w:t>49</w:t>
        </w:r>
        <w:r>
          <w:rPr>
            <w:noProof/>
            <w:webHidden/>
          </w:rPr>
          <w:fldChar w:fldCharType="end"/>
        </w:r>
      </w:hyperlink>
    </w:p>
    <w:p w14:paraId="5764C578" w14:textId="349230F8"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722" w:history="1">
        <w:r w:rsidRPr="00733DA0">
          <w:rPr>
            <w:rStyle w:val="Hyperlink"/>
            <w:noProof/>
          </w:rPr>
          <w:t>3.3.1</w:t>
        </w:r>
        <w:r>
          <w:rPr>
            <w:rFonts w:asciiTheme="minorHAnsi" w:eastAsiaTheme="minorEastAsia" w:hAnsiTheme="minorHAnsi" w:cstheme="minorBidi"/>
            <w:noProof/>
            <w:sz w:val="22"/>
            <w:szCs w:val="22"/>
          </w:rPr>
          <w:tab/>
        </w:r>
        <w:r w:rsidRPr="00733DA0">
          <w:rPr>
            <w:rStyle w:val="Hyperlink"/>
            <w:noProof/>
          </w:rPr>
          <w:t>SWR-REQ-407179/A-Clip Detect (IO7) PCB connections</w:t>
        </w:r>
        <w:r>
          <w:rPr>
            <w:noProof/>
            <w:webHidden/>
          </w:rPr>
          <w:tab/>
        </w:r>
        <w:r>
          <w:rPr>
            <w:noProof/>
            <w:webHidden/>
          </w:rPr>
          <w:fldChar w:fldCharType="begin"/>
        </w:r>
        <w:r>
          <w:rPr>
            <w:noProof/>
            <w:webHidden/>
          </w:rPr>
          <w:instrText xml:space="preserve"> PAGEREF _Toc82101722 \h </w:instrText>
        </w:r>
        <w:r>
          <w:rPr>
            <w:noProof/>
            <w:webHidden/>
          </w:rPr>
        </w:r>
        <w:r>
          <w:rPr>
            <w:noProof/>
            <w:webHidden/>
          </w:rPr>
          <w:fldChar w:fldCharType="separate"/>
        </w:r>
        <w:r>
          <w:rPr>
            <w:noProof/>
            <w:webHidden/>
          </w:rPr>
          <w:t>49</w:t>
        </w:r>
        <w:r>
          <w:rPr>
            <w:noProof/>
            <w:webHidden/>
          </w:rPr>
          <w:fldChar w:fldCharType="end"/>
        </w:r>
      </w:hyperlink>
    </w:p>
    <w:p w14:paraId="4FF8714C" w14:textId="68B04179"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723" w:history="1">
        <w:r w:rsidRPr="00733DA0">
          <w:rPr>
            <w:rStyle w:val="Hyperlink"/>
            <w:noProof/>
          </w:rPr>
          <w:t>3.3.2</w:t>
        </w:r>
        <w:r>
          <w:rPr>
            <w:rFonts w:asciiTheme="minorHAnsi" w:eastAsiaTheme="minorEastAsia" w:hAnsiTheme="minorHAnsi" w:cstheme="minorBidi"/>
            <w:noProof/>
            <w:sz w:val="22"/>
            <w:szCs w:val="22"/>
          </w:rPr>
          <w:tab/>
        </w:r>
        <w:r w:rsidRPr="00733DA0">
          <w:rPr>
            <w:rStyle w:val="Hyperlink"/>
            <w:noProof/>
          </w:rPr>
          <w:t>SWR-REQ-407180/A-Amplifier Enable (AE) I2C command and control message</w:t>
        </w:r>
        <w:r>
          <w:rPr>
            <w:noProof/>
            <w:webHidden/>
          </w:rPr>
          <w:tab/>
        </w:r>
        <w:r>
          <w:rPr>
            <w:noProof/>
            <w:webHidden/>
          </w:rPr>
          <w:fldChar w:fldCharType="begin"/>
        </w:r>
        <w:r>
          <w:rPr>
            <w:noProof/>
            <w:webHidden/>
          </w:rPr>
          <w:instrText xml:space="preserve"> PAGEREF _Toc82101723 \h </w:instrText>
        </w:r>
        <w:r>
          <w:rPr>
            <w:noProof/>
            <w:webHidden/>
          </w:rPr>
        </w:r>
        <w:r>
          <w:rPr>
            <w:noProof/>
            <w:webHidden/>
          </w:rPr>
          <w:fldChar w:fldCharType="separate"/>
        </w:r>
        <w:r>
          <w:rPr>
            <w:noProof/>
            <w:webHidden/>
          </w:rPr>
          <w:t>50</w:t>
        </w:r>
        <w:r>
          <w:rPr>
            <w:noProof/>
            <w:webHidden/>
          </w:rPr>
          <w:fldChar w:fldCharType="end"/>
        </w:r>
      </w:hyperlink>
    </w:p>
    <w:p w14:paraId="091F4F3F" w14:textId="0A01F122"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724" w:history="1">
        <w:r w:rsidRPr="00733DA0">
          <w:rPr>
            <w:rStyle w:val="Hyperlink"/>
            <w:noProof/>
          </w:rPr>
          <w:t>3.4</w:t>
        </w:r>
        <w:r>
          <w:rPr>
            <w:rFonts w:asciiTheme="minorHAnsi" w:eastAsiaTheme="minorEastAsia" w:hAnsiTheme="minorHAnsi" w:cstheme="minorBidi"/>
            <w:i w:val="0"/>
            <w:noProof/>
            <w:sz w:val="22"/>
            <w:szCs w:val="22"/>
          </w:rPr>
          <w:tab/>
        </w:r>
        <w:r w:rsidRPr="00733DA0">
          <w:rPr>
            <w:rStyle w:val="Hyperlink"/>
            <w:noProof/>
          </w:rPr>
          <w:t>Digital Stream Gain Settings (TBD)</w:t>
        </w:r>
        <w:r>
          <w:rPr>
            <w:noProof/>
            <w:webHidden/>
          </w:rPr>
          <w:tab/>
        </w:r>
        <w:r>
          <w:rPr>
            <w:noProof/>
            <w:webHidden/>
          </w:rPr>
          <w:fldChar w:fldCharType="begin"/>
        </w:r>
        <w:r>
          <w:rPr>
            <w:noProof/>
            <w:webHidden/>
          </w:rPr>
          <w:instrText xml:space="preserve"> PAGEREF _Toc82101724 \h </w:instrText>
        </w:r>
        <w:r>
          <w:rPr>
            <w:noProof/>
            <w:webHidden/>
          </w:rPr>
        </w:r>
        <w:r>
          <w:rPr>
            <w:noProof/>
            <w:webHidden/>
          </w:rPr>
          <w:fldChar w:fldCharType="separate"/>
        </w:r>
        <w:r>
          <w:rPr>
            <w:noProof/>
            <w:webHidden/>
          </w:rPr>
          <w:t>50</w:t>
        </w:r>
        <w:r>
          <w:rPr>
            <w:noProof/>
            <w:webHidden/>
          </w:rPr>
          <w:fldChar w:fldCharType="end"/>
        </w:r>
      </w:hyperlink>
    </w:p>
    <w:p w14:paraId="112FE72D" w14:textId="5B2CDABA"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725" w:history="1">
        <w:r w:rsidRPr="00733DA0">
          <w:rPr>
            <w:rStyle w:val="Hyperlink"/>
            <w:noProof/>
          </w:rPr>
          <w:t>3.4.1</w:t>
        </w:r>
        <w:r>
          <w:rPr>
            <w:rFonts w:asciiTheme="minorHAnsi" w:eastAsiaTheme="minorEastAsia" w:hAnsiTheme="minorHAnsi" w:cstheme="minorBidi"/>
            <w:noProof/>
            <w:sz w:val="22"/>
            <w:szCs w:val="22"/>
          </w:rPr>
          <w:tab/>
        </w:r>
        <w:r w:rsidRPr="00733DA0">
          <w:rPr>
            <w:rStyle w:val="Hyperlink"/>
            <w:noProof/>
          </w:rPr>
          <w:t>SWR-REQ-407181/A-Digital Stream Gain Settings</w:t>
        </w:r>
        <w:r>
          <w:rPr>
            <w:noProof/>
            <w:webHidden/>
          </w:rPr>
          <w:tab/>
        </w:r>
        <w:r>
          <w:rPr>
            <w:noProof/>
            <w:webHidden/>
          </w:rPr>
          <w:fldChar w:fldCharType="begin"/>
        </w:r>
        <w:r>
          <w:rPr>
            <w:noProof/>
            <w:webHidden/>
          </w:rPr>
          <w:instrText xml:space="preserve"> PAGEREF _Toc82101725 \h </w:instrText>
        </w:r>
        <w:r>
          <w:rPr>
            <w:noProof/>
            <w:webHidden/>
          </w:rPr>
        </w:r>
        <w:r>
          <w:rPr>
            <w:noProof/>
            <w:webHidden/>
          </w:rPr>
          <w:fldChar w:fldCharType="separate"/>
        </w:r>
        <w:r>
          <w:rPr>
            <w:noProof/>
            <w:webHidden/>
          </w:rPr>
          <w:t>50</w:t>
        </w:r>
        <w:r>
          <w:rPr>
            <w:noProof/>
            <w:webHidden/>
          </w:rPr>
          <w:fldChar w:fldCharType="end"/>
        </w:r>
      </w:hyperlink>
    </w:p>
    <w:p w14:paraId="75C4612B" w14:textId="755DF811" w:rsidR="00775603" w:rsidRDefault="00775603">
      <w:pPr>
        <w:pStyle w:val="TOC4"/>
        <w:tabs>
          <w:tab w:val="left" w:pos="1540"/>
          <w:tab w:val="right" w:leader="dot" w:pos="11107"/>
        </w:tabs>
        <w:rPr>
          <w:noProof/>
        </w:rPr>
      </w:pPr>
      <w:hyperlink w:anchor="_Toc82101726" w:history="1">
        <w:r w:rsidRPr="00733DA0">
          <w:rPr>
            <w:rStyle w:val="Hyperlink"/>
            <w:noProof/>
          </w:rPr>
          <w:t>3.4.1.1</w:t>
        </w:r>
        <w:r>
          <w:rPr>
            <w:noProof/>
          </w:rPr>
          <w:tab/>
        </w:r>
        <w:r w:rsidRPr="00733DA0">
          <w:rPr>
            <w:rStyle w:val="Hyperlink"/>
            <w:noProof/>
          </w:rPr>
          <w:t>SWR-REQ-407182/A-A2B Downstream Audio Signal Characteristics</w:t>
        </w:r>
        <w:r>
          <w:rPr>
            <w:noProof/>
            <w:webHidden/>
          </w:rPr>
          <w:tab/>
        </w:r>
        <w:r>
          <w:rPr>
            <w:noProof/>
            <w:webHidden/>
          </w:rPr>
          <w:fldChar w:fldCharType="begin"/>
        </w:r>
        <w:r>
          <w:rPr>
            <w:noProof/>
            <w:webHidden/>
          </w:rPr>
          <w:instrText xml:space="preserve"> PAGEREF _Toc82101726 \h </w:instrText>
        </w:r>
        <w:r>
          <w:rPr>
            <w:noProof/>
            <w:webHidden/>
          </w:rPr>
        </w:r>
        <w:r>
          <w:rPr>
            <w:noProof/>
            <w:webHidden/>
          </w:rPr>
          <w:fldChar w:fldCharType="separate"/>
        </w:r>
        <w:r>
          <w:rPr>
            <w:noProof/>
            <w:webHidden/>
          </w:rPr>
          <w:t>50</w:t>
        </w:r>
        <w:r>
          <w:rPr>
            <w:noProof/>
            <w:webHidden/>
          </w:rPr>
          <w:fldChar w:fldCharType="end"/>
        </w:r>
      </w:hyperlink>
    </w:p>
    <w:p w14:paraId="09D094D4" w14:textId="40ED4988" w:rsidR="00775603" w:rsidRDefault="00775603">
      <w:pPr>
        <w:pStyle w:val="TOC4"/>
        <w:tabs>
          <w:tab w:val="left" w:pos="1540"/>
          <w:tab w:val="right" w:leader="dot" w:pos="11107"/>
        </w:tabs>
        <w:rPr>
          <w:noProof/>
        </w:rPr>
      </w:pPr>
      <w:hyperlink w:anchor="_Toc82101727" w:history="1">
        <w:r w:rsidRPr="00733DA0">
          <w:rPr>
            <w:rStyle w:val="Hyperlink"/>
            <w:noProof/>
          </w:rPr>
          <w:t>3.4.1.2</w:t>
        </w:r>
        <w:r>
          <w:rPr>
            <w:noProof/>
          </w:rPr>
          <w:tab/>
        </w:r>
        <w:r w:rsidRPr="00733DA0">
          <w:rPr>
            <w:rStyle w:val="Hyperlink"/>
            <w:noProof/>
          </w:rPr>
          <w:t>SWR-REQ-407183/A-A2B Upstream Audio Signal Characteristics</w:t>
        </w:r>
        <w:r>
          <w:rPr>
            <w:noProof/>
            <w:webHidden/>
          </w:rPr>
          <w:tab/>
        </w:r>
        <w:r>
          <w:rPr>
            <w:noProof/>
            <w:webHidden/>
          </w:rPr>
          <w:fldChar w:fldCharType="begin"/>
        </w:r>
        <w:r>
          <w:rPr>
            <w:noProof/>
            <w:webHidden/>
          </w:rPr>
          <w:instrText xml:space="preserve"> PAGEREF _Toc82101727 \h </w:instrText>
        </w:r>
        <w:r>
          <w:rPr>
            <w:noProof/>
            <w:webHidden/>
          </w:rPr>
        </w:r>
        <w:r>
          <w:rPr>
            <w:noProof/>
            <w:webHidden/>
          </w:rPr>
          <w:fldChar w:fldCharType="separate"/>
        </w:r>
        <w:r>
          <w:rPr>
            <w:noProof/>
            <w:webHidden/>
          </w:rPr>
          <w:t>50</w:t>
        </w:r>
        <w:r>
          <w:rPr>
            <w:noProof/>
            <w:webHidden/>
          </w:rPr>
          <w:fldChar w:fldCharType="end"/>
        </w:r>
      </w:hyperlink>
    </w:p>
    <w:p w14:paraId="21EA3334" w14:textId="21A33F3C"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728" w:history="1">
        <w:r w:rsidRPr="00733DA0">
          <w:rPr>
            <w:rStyle w:val="Hyperlink"/>
            <w:noProof/>
          </w:rPr>
          <w:t>3.5</w:t>
        </w:r>
        <w:r>
          <w:rPr>
            <w:rFonts w:asciiTheme="minorHAnsi" w:eastAsiaTheme="minorEastAsia" w:hAnsiTheme="minorHAnsi" w:cstheme="minorBidi"/>
            <w:i w:val="0"/>
            <w:noProof/>
            <w:sz w:val="22"/>
            <w:szCs w:val="22"/>
          </w:rPr>
          <w:tab/>
        </w:r>
        <w:r w:rsidRPr="00733DA0">
          <w:rPr>
            <w:rStyle w:val="Hyperlink"/>
            <w:noProof/>
          </w:rPr>
          <w:t>Software Update File Structure</w:t>
        </w:r>
        <w:r>
          <w:rPr>
            <w:noProof/>
            <w:webHidden/>
          </w:rPr>
          <w:tab/>
        </w:r>
        <w:r>
          <w:rPr>
            <w:noProof/>
            <w:webHidden/>
          </w:rPr>
          <w:fldChar w:fldCharType="begin"/>
        </w:r>
        <w:r>
          <w:rPr>
            <w:noProof/>
            <w:webHidden/>
          </w:rPr>
          <w:instrText xml:space="preserve"> PAGEREF _Toc82101728 \h </w:instrText>
        </w:r>
        <w:r>
          <w:rPr>
            <w:noProof/>
            <w:webHidden/>
          </w:rPr>
        </w:r>
        <w:r>
          <w:rPr>
            <w:noProof/>
            <w:webHidden/>
          </w:rPr>
          <w:fldChar w:fldCharType="separate"/>
        </w:r>
        <w:r>
          <w:rPr>
            <w:noProof/>
            <w:webHidden/>
          </w:rPr>
          <w:t>51</w:t>
        </w:r>
        <w:r>
          <w:rPr>
            <w:noProof/>
            <w:webHidden/>
          </w:rPr>
          <w:fldChar w:fldCharType="end"/>
        </w:r>
      </w:hyperlink>
    </w:p>
    <w:p w14:paraId="30BB0F7C" w14:textId="7F509B45" w:rsidR="00775603" w:rsidRDefault="00775603">
      <w:pPr>
        <w:pStyle w:val="TOC3"/>
        <w:tabs>
          <w:tab w:val="left" w:pos="1100"/>
          <w:tab w:val="right" w:leader="dot" w:pos="11107"/>
        </w:tabs>
        <w:rPr>
          <w:rFonts w:asciiTheme="minorHAnsi" w:eastAsiaTheme="minorEastAsia" w:hAnsiTheme="minorHAnsi" w:cstheme="minorBidi"/>
          <w:noProof/>
          <w:sz w:val="22"/>
          <w:szCs w:val="22"/>
        </w:rPr>
      </w:pPr>
      <w:hyperlink w:anchor="_Toc82101729" w:history="1">
        <w:r w:rsidRPr="00733DA0">
          <w:rPr>
            <w:rStyle w:val="Hyperlink"/>
            <w:noProof/>
          </w:rPr>
          <w:t>3.5.1</w:t>
        </w:r>
        <w:r>
          <w:rPr>
            <w:rFonts w:asciiTheme="minorHAnsi" w:eastAsiaTheme="minorEastAsia" w:hAnsiTheme="minorHAnsi" w:cstheme="minorBidi"/>
            <w:noProof/>
            <w:sz w:val="22"/>
            <w:szCs w:val="22"/>
          </w:rPr>
          <w:tab/>
        </w:r>
        <w:r w:rsidRPr="00733DA0">
          <w:rPr>
            <w:rStyle w:val="Hyperlink"/>
            <w:noProof/>
          </w:rPr>
          <w:t>SWR-REQ-407184/A-Sub Node Software Update File Structure</w:t>
        </w:r>
        <w:r>
          <w:rPr>
            <w:noProof/>
            <w:webHidden/>
          </w:rPr>
          <w:tab/>
        </w:r>
        <w:r>
          <w:rPr>
            <w:noProof/>
            <w:webHidden/>
          </w:rPr>
          <w:fldChar w:fldCharType="begin"/>
        </w:r>
        <w:r>
          <w:rPr>
            <w:noProof/>
            <w:webHidden/>
          </w:rPr>
          <w:instrText xml:space="preserve"> PAGEREF _Toc82101729 \h </w:instrText>
        </w:r>
        <w:r>
          <w:rPr>
            <w:noProof/>
            <w:webHidden/>
          </w:rPr>
        </w:r>
        <w:r>
          <w:rPr>
            <w:noProof/>
            <w:webHidden/>
          </w:rPr>
          <w:fldChar w:fldCharType="separate"/>
        </w:r>
        <w:r>
          <w:rPr>
            <w:noProof/>
            <w:webHidden/>
          </w:rPr>
          <w:t>51</w:t>
        </w:r>
        <w:r>
          <w:rPr>
            <w:noProof/>
            <w:webHidden/>
          </w:rPr>
          <w:fldChar w:fldCharType="end"/>
        </w:r>
      </w:hyperlink>
    </w:p>
    <w:p w14:paraId="134DC75D" w14:textId="4182A59A" w:rsidR="00775603" w:rsidRDefault="00775603">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2101730" w:history="1">
        <w:r w:rsidRPr="00733DA0">
          <w:rPr>
            <w:rStyle w:val="Hyperlink"/>
            <w:noProof/>
          </w:rPr>
          <w:t>4</w:t>
        </w:r>
        <w:r>
          <w:rPr>
            <w:rFonts w:asciiTheme="minorHAnsi" w:eastAsiaTheme="minorEastAsia" w:hAnsiTheme="minorHAnsi" w:cstheme="minorBidi"/>
            <w:b w:val="0"/>
            <w:smallCaps w:val="0"/>
            <w:noProof/>
            <w:sz w:val="22"/>
            <w:szCs w:val="22"/>
          </w:rPr>
          <w:tab/>
        </w:r>
        <w:r w:rsidRPr="00733DA0">
          <w:rPr>
            <w:rStyle w:val="Hyperlink"/>
            <w:noProof/>
          </w:rPr>
          <w:t>FRD-REQ-407185/A-Appendix A</w:t>
        </w:r>
        <w:r>
          <w:rPr>
            <w:noProof/>
            <w:webHidden/>
          </w:rPr>
          <w:tab/>
        </w:r>
        <w:r>
          <w:rPr>
            <w:noProof/>
            <w:webHidden/>
          </w:rPr>
          <w:fldChar w:fldCharType="begin"/>
        </w:r>
        <w:r>
          <w:rPr>
            <w:noProof/>
            <w:webHidden/>
          </w:rPr>
          <w:instrText xml:space="preserve"> PAGEREF _Toc82101730 \h </w:instrText>
        </w:r>
        <w:r>
          <w:rPr>
            <w:noProof/>
            <w:webHidden/>
          </w:rPr>
        </w:r>
        <w:r>
          <w:rPr>
            <w:noProof/>
            <w:webHidden/>
          </w:rPr>
          <w:fldChar w:fldCharType="separate"/>
        </w:r>
        <w:r>
          <w:rPr>
            <w:noProof/>
            <w:webHidden/>
          </w:rPr>
          <w:t>52</w:t>
        </w:r>
        <w:r>
          <w:rPr>
            <w:noProof/>
            <w:webHidden/>
          </w:rPr>
          <w:fldChar w:fldCharType="end"/>
        </w:r>
      </w:hyperlink>
    </w:p>
    <w:p w14:paraId="29E600EB" w14:textId="22E6D1BE"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731" w:history="1">
        <w:r w:rsidRPr="00733DA0">
          <w:rPr>
            <w:rStyle w:val="Hyperlink"/>
            <w:noProof/>
          </w:rPr>
          <w:t>4.1</w:t>
        </w:r>
        <w:r>
          <w:rPr>
            <w:rFonts w:asciiTheme="minorHAnsi" w:eastAsiaTheme="minorEastAsia" w:hAnsiTheme="minorHAnsi" w:cstheme="minorBidi"/>
            <w:i w:val="0"/>
            <w:noProof/>
            <w:sz w:val="22"/>
            <w:szCs w:val="22"/>
          </w:rPr>
          <w:tab/>
        </w:r>
        <w:r w:rsidRPr="00733DA0">
          <w:rPr>
            <w:rStyle w:val="Hyperlink"/>
            <w:noProof/>
          </w:rPr>
          <w:t>SWR-REQ-407186/A-Reference Documents</w:t>
        </w:r>
        <w:r>
          <w:rPr>
            <w:noProof/>
            <w:webHidden/>
          </w:rPr>
          <w:tab/>
        </w:r>
        <w:r>
          <w:rPr>
            <w:noProof/>
            <w:webHidden/>
          </w:rPr>
          <w:fldChar w:fldCharType="begin"/>
        </w:r>
        <w:r>
          <w:rPr>
            <w:noProof/>
            <w:webHidden/>
          </w:rPr>
          <w:instrText xml:space="preserve"> PAGEREF _Toc82101731 \h </w:instrText>
        </w:r>
        <w:r>
          <w:rPr>
            <w:noProof/>
            <w:webHidden/>
          </w:rPr>
        </w:r>
        <w:r>
          <w:rPr>
            <w:noProof/>
            <w:webHidden/>
          </w:rPr>
          <w:fldChar w:fldCharType="separate"/>
        </w:r>
        <w:r>
          <w:rPr>
            <w:noProof/>
            <w:webHidden/>
          </w:rPr>
          <w:t>52</w:t>
        </w:r>
        <w:r>
          <w:rPr>
            <w:noProof/>
            <w:webHidden/>
          </w:rPr>
          <w:fldChar w:fldCharType="end"/>
        </w:r>
      </w:hyperlink>
    </w:p>
    <w:p w14:paraId="77BE11CE" w14:textId="6C5136C1" w:rsidR="00775603" w:rsidRDefault="00775603">
      <w:pPr>
        <w:pStyle w:val="TOC1"/>
        <w:tabs>
          <w:tab w:val="left" w:pos="400"/>
          <w:tab w:val="right" w:leader="dot" w:pos="11107"/>
        </w:tabs>
        <w:rPr>
          <w:rFonts w:asciiTheme="minorHAnsi" w:eastAsiaTheme="minorEastAsia" w:hAnsiTheme="minorHAnsi" w:cstheme="minorBidi"/>
          <w:b w:val="0"/>
          <w:smallCaps w:val="0"/>
          <w:noProof/>
          <w:sz w:val="22"/>
          <w:szCs w:val="22"/>
        </w:rPr>
      </w:pPr>
      <w:hyperlink w:anchor="_Toc82101732" w:history="1">
        <w:r w:rsidRPr="00733DA0">
          <w:rPr>
            <w:rStyle w:val="Hyperlink"/>
            <w:noProof/>
          </w:rPr>
          <w:t>5</w:t>
        </w:r>
        <w:r>
          <w:rPr>
            <w:rFonts w:asciiTheme="minorHAnsi" w:eastAsiaTheme="minorEastAsia" w:hAnsiTheme="minorHAnsi" w:cstheme="minorBidi"/>
            <w:b w:val="0"/>
            <w:smallCaps w:val="0"/>
            <w:noProof/>
            <w:sz w:val="22"/>
            <w:szCs w:val="22"/>
          </w:rPr>
          <w:tab/>
        </w:r>
        <w:r w:rsidRPr="00733DA0">
          <w:rPr>
            <w:rStyle w:val="Hyperlink"/>
            <w:noProof/>
          </w:rPr>
          <w:t>FRD-REQ-407187/A-Revision History</w:t>
        </w:r>
        <w:r>
          <w:rPr>
            <w:noProof/>
            <w:webHidden/>
          </w:rPr>
          <w:tab/>
        </w:r>
        <w:r>
          <w:rPr>
            <w:noProof/>
            <w:webHidden/>
          </w:rPr>
          <w:fldChar w:fldCharType="begin"/>
        </w:r>
        <w:r>
          <w:rPr>
            <w:noProof/>
            <w:webHidden/>
          </w:rPr>
          <w:instrText xml:space="preserve"> PAGEREF _Toc82101732 \h </w:instrText>
        </w:r>
        <w:r>
          <w:rPr>
            <w:noProof/>
            <w:webHidden/>
          </w:rPr>
        </w:r>
        <w:r>
          <w:rPr>
            <w:noProof/>
            <w:webHidden/>
          </w:rPr>
          <w:fldChar w:fldCharType="separate"/>
        </w:r>
        <w:r>
          <w:rPr>
            <w:noProof/>
            <w:webHidden/>
          </w:rPr>
          <w:t>53</w:t>
        </w:r>
        <w:r>
          <w:rPr>
            <w:noProof/>
            <w:webHidden/>
          </w:rPr>
          <w:fldChar w:fldCharType="end"/>
        </w:r>
      </w:hyperlink>
    </w:p>
    <w:p w14:paraId="51BE1541" w14:textId="2176C5D2" w:rsidR="00775603" w:rsidRDefault="00775603">
      <w:pPr>
        <w:pStyle w:val="TOC2"/>
        <w:tabs>
          <w:tab w:val="left" w:pos="880"/>
          <w:tab w:val="right" w:leader="dot" w:pos="11107"/>
        </w:tabs>
        <w:rPr>
          <w:rFonts w:asciiTheme="minorHAnsi" w:eastAsiaTheme="minorEastAsia" w:hAnsiTheme="minorHAnsi" w:cstheme="minorBidi"/>
          <w:i w:val="0"/>
          <w:noProof/>
          <w:sz w:val="22"/>
          <w:szCs w:val="22"/>
        </w:rPr>
      </w:pPr>
      <w:hyperlink w:anchor="_Toc82101733" w:history="1">
        <w:r w:rsidRPr="00733DA0">
          <w:rPr>
            <w:rStyle w:val="Hyperlink"/>
            <w:noProof/>
          </w:rPr>
          <w:t>5.1</w:t>
        </w:r>
        <w:r>
          <w:rPr>
            <w:rFonts w:asciiTheme="minorHAnsi" w:eastAsiaTheme="minorEastAsia" w:hAnsiTheme="minorHAnsi" w:cstheme="minorBidi"/>
            <w:i w:val="0"/>
            <w:noProof/>
            <w:sz w:val="22"/>
            <w:szCs w:val="22"/>
          </w:rPr>
          <w:tab/>
        </w:r>
        <w:r w:rsidRPr="00733DA0">
          <w:rPr>
            <w:rStyle w:val="Hyperlink"/>
            <w:noProof/>
          </w:rPr>
          <w:t>SWR-REQ-407188/B-Revision History</w:t>
        </w:r>
        <w:r>
          <w:rPr>
            <w:noProof/>
            <w:webHidden/>
          </w:rPr>
          <w:tab/>
        </w:r>
        <w:r>
          <w:rPr>
            <w:noProof/>
            <w:webHidden/>
          </w:rPr>
          <w:fldChar w:fldCharType="begin"/>
        </w:r>
        <w:r>
          <w:rPr>
            <w:noProof/>
            <w:webHidden/>
          </w:rPr>
          <w:instrText xml:space="preserve"> PAGEREF _Toc82101733 \h </w:instrText>
        </w:r>
        <w:r>
          <w:rPr>
            <w:noProof/>
            <w:webHidden/>
          </w:rPr>
        </w:r>
        <w:r>
          <w:rPr>
            <w:noProof/>
            <w:webHidden/>
          </w:rPr>
          <w:fldChar w:fldCharType="separate"/>
        </w:r>
        <w:r>
          <w:rPr>
            <w:noProof/>
            <w:webHidden/>
          </w:rPr>
          <w:t>53</w:t>
        </w:r>
        <w:r>
          <w:rPr>
            <w:noProof/>
            <w:webHidden/>
          </w:rPr>
          <w:fldChar w:fldCharType="end"/>
        </w:r>
      </w:hyperlink>
    </w:p>
    <w:p w14:paraId="228A4A5D" w14:textId="04423D8D" w:rsidR="00131464" w:rsidRDefault="00571926" w:rsidP="00131464">
      <w:pPr>
        <w:rPr>
          <w:rFonts w:eastAsiaTheme="minorHAnsi" w:cs="Arial"/>
          <w:b/>
        </w:rPr>
      </w:pPr>
      <w:r>
        <w:rPr>
          <w:rFonts w:cs="Arial"/>
          <w:sz w:val="36"/>
          <w:szCs w:val="36"/>
        </w:rPr>
        <w:fldChar w:fldCharType="end"/>
      </w:r>
    </w:p>
    <w:p w14:paraId="2E538A22" w14:textId="77777777" w:rsidR="00406F39" w:rsidRDefault="00571926" w:rsidP="00B9479B">
      <w:pPr>
        <w:pStyle w:val="Heading1"/>
      </w:pPr>
      <w:bookmarkStart w:id="1" w:name="_Toc82101606"/>
      <w:r w:rsidRPr="00B9479B">
        <w:lastRenderedPageBreak/>
        <w:t>FRD-REQ-407092/A-Architectural Design</w:t>
      </w:r>
      <w:bookmarkEnd w:id="1"/>
    </w:p>
    <w:p w14:paraId="55E7049B" w14:textId="77777777" w:rsidR="00500605" w:rsidRDefault="00571926"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4E848B1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AA88860"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0F0C84F4"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DD8BE62" w14:textId="77777777" w:rsidR="00D90FFA" w:rsidRPr="00775603" w:rsidRDefault="00571926" w:rsidP="0081629B">
            <w:pPr>
              <w:rPr>
                <w:vanish/>
                <w:color w:val="000000" w:themeColor="text1"/>
              </w:rPr>
            </w:pPr>
          </w:p>
        </w:tc>
      </w:tr>
    </w:tbl>
    <w:p w14:paraId="6E5545D3" w14:textId="77777777" w:rsidR="00406F39" w:rsidRDefault="00571926" w:rsidP="00B9479B">
      <w:pPr>
        <w:pStyle w:val="Heading2"/>
      </w:pPr>
      <w:bookmarkStart w:id="2" w:name="_Toc82101607"/>
      <w:r>
        <w:t>Interface Requirements</w:t>
      </w:r>
      <w:bookmarkEnd w:id="2"/>
    </w:p>
    <w:p w14:paraId="5864B0E7" w14:textId="77777777" w:rsidR="00406F39" w:rsidRDefault="00571926" w:rsidP="00B9479B">
      <w:pPr>
        <w:pStyle w:val="Heading3"/>
      </w:pPr>
      <w:bookmarkStart w:id="3" w:name="_Toc82101608"/>
      <w:r w:rsidRPr="00B9479B">
        <w:t>HW/SWR-REQ-407093/A-GPIO Signals</w:t>
      </w:r>
      <w:bookmarkEnd w:id="3"/>
    </w:p>
    <w:p w14:paraId="29E3747F" w14:textId="77777777" w:rsidR="00DA293C" w:rsidRPr="00DA293C" w:rsidRDefault="00571926" w:rsidP="00DA293C">
      <w:pPr>
        <w:spacing w:line="256" w:lineRule="auto"/>
        <w:rPr>
          <w:rFonts w:eastAsia="Calibri" w:cs="Arial"/>
        </w:rPr>
      </w:pPr>
      <w:r w:rsidRPr="00DA293C">
        <w:rPr>
          <w:rFonts w:eastAsia="Calibri" w:cs="Arial"/>
        </w:rPr>
        <w:t xml:space="preserve">The module shall implement all </w:t>
      </w:r>
      <w:proofErr w:type="gramStart"/>
      <w:r w:rsidRPr="00DA293C">
        <w:rPr>
          <w:rFonts w:eastAsia="Calibri" w:cs="Arial"/>
        </w:rPr>
        <w:t>General Purpose</w:t>
      </w:r>
      <w:proofErr w:type="gramEnd"/>
      <w:r w:rsidRPr="00DA293C">
        <w:rPr>
          <w:rFonts w:eastAsia="Calibri" w:cs="Arial"/>
        </w:rPr>
        <w:t xml:space="preserve"> IO signal lines (GPIO) that are necessary for proper functionality as defined in the ADI </w:t>
      </w:r>
      <w:r w:rsidRPr="00DA293C">
        <w:rPr>
          <w:rFonts w:eastAsia="Calibri" w:cs="Arial"/>
          <w:i/>
          <w:u w:val="single"/>
        </w:rPr>
        <w:t>AD242x Data Sheet</w:t>
      </w:r>
      <w:r w:rsidRPr="00DA293C">
        <w:rPr>
          <w:rFonts w:eastAsia="Calibri" w:cs="Arial"/>
        </w:rPr>
        <w:t xml:space="preserve"> </w:t>
      </w:r>
      <w:r>
        <w:rPr>
          <w:rFonts w:eastAsia="Calibri" w:cs="Arial"/>
        </w:rPr>
        <w:t xml:space="preserve">or in the </w:t>
      </w:r>
      <w:r w:rsidRPr="00DA293C">
        <w:rPr>
          <w:rFonts w:eastAsia="Calibri" w:cs="Arial"/>
        </w:rPr>
        <w:t xml:space="preserve">ADI </w:t>
      </w:r>
      <w:r w:rsidRPr="00DA293C">
        <w:rPr>
          <w:rFonts w:eastAsia="Calibri" w:cs="Arial"/>
          <w:i/>
          <w:u w:val="single"/>
        </w:rPr>
        <w:t>AD24</w:t>
      </w:r>
      <w:r>
        <w:rPr>
          <w:rFonts w:eastAsia="Calibri" w:cs="Arial"/>
          <w:i/>
          <w:u w:val="single"/>
        </w:rPr>
        <w:t>3</w:t>
      </w:r>
      <w:r w:rsidRPr="00DA293C">
        <w:rPr>
          <w:rFonts w:eastAsia="Calibri" w:cs="Arial"/>
          <w:i/>
          <w:u w:val="single"/>
        </w:rPr>
        <w:t>x Data Sheet</w:t>
      </w:r>
      <w:r w:rsidRPr="00DA293C">
        <w:rPr>
          <w:rFonts w:eastAsia="Calibri" w:cs="Arial"/>
        </w:rPr>
        <w:t xml:space="preserve"> </w:t>
      </w:r>
      <w:r w:rsidRPr="00DA293C">
        <w:rPr>
          <w:rFonts w:eastAsia="Calibri" w:cs="Arial"/>
        </w:rPr>
        <w:t>– latest revision at time of sourcing. The logic values the GPIOs are set to shall be provided by Ford core engineering.</w:t>
      </w:r>
      <w:r>
        <w:rPr>
          <w:rFonts w:eastAsia="Calibri" w:cs="Arial"/>
        </w:rPr>
        <w:t xml:space="preserve"> </w:t>
      </w:r>
      <w:r w:rsidRPr="00780F53">
        <w:rPr>
          <w:rFonts w:eastAsia="Calibri" w:cs="Arial"/>
        </w:rPr>
        <w:t>The suppliers shall provide Ford with all intended uses of the ‘virtual GPIO’ registers.</w:t>
      </w:r>
    </w:p>
    <w:p w14:paraId="15F8F92A" w14:textId="77777777" w:rsidR="00DA293C" w:rsidRPr="00DA293C" w:rsidRDefault="00571926" w:rsidP="00DA293C">
      <w:pPr>
        <w:spacing w:line="256" w:lineRule="auto"/>
        <w:rPr>
          <w:rFonts w:eastAsia="Calibri" w:cs="Arial"/>
        </w:rPr>
      </w:pPr>
    </w:p>
    <w:p w14:paraId="0B7B8F9C" w14:textId="77777777" w:rsidR="00DA293C" w:rsidRPr="00DA293C" w:rsidRDefault="00571926" w:rsidP="00DA293C">
      <w:pPr>
        <w:spacing w:line="256" w:lineRule="auto"/>
        <w:rPr>
          <w:rFonts w:eastAsia="Calibri" w:cs="Arial"/>
        </w:rPr>
      </w:pPr>
      <w:r w:rsidRPr="00DA293C">
        <w:rPr>
          <w:rFonts w:eastAsia="Calibri" w:cs="Arial"/>
        </w:rPr>
        <w:t xml:space="preserve">See Analog Devices </w:t>
      </w:r>
      <w:r w:rsidRPr="00DA293C">
        <w:rPr>
          <w:rFonts w:eastAsia="Calibri" w:cs="Arial"/>
          <w:i/>
          <w:u w:val="single"/>
        </w:rPr>
        <w:t>AD242x Data Sheet</w:t>
      </w:r>
      <w:r w:rsidRPr="00DA293C">
        <w:rPr>
          <w:rFonts w:eastAsia="Calibri" w:cs="Arial"/>
        </w:rPr>
        <w:t xml:space="preserve"> and </w:t>
      </w:r>
      <w:r w:rsidRPr="00DA293C">
        <w:rPr>
          <w:rFonts w:eastAsia="Calibri" w:cs="Arial"/>
          <w:i/>
          <w:u w:val="single"/>
        </w:rPr>
        <w:t>AD24</w:t>
      </w:r>
      <w:r w:rsidRPr="00DA293C">
        <w:rPr>
          <w:rFonts w:eastAsia="Calibri" w:cs="Arial"/>
          <w:i/>
          <w:u w:val="single"/>
        </w:rPr>
        <w:t>2x Programming Reference Manual</w:t>
      </w:r>
      <w:r>
        <w:rPr>
          <w:rFonts w:eastAsia="Calibri" w:cs="Arial"/>
          <w:i/>
          <w:u w:val="single"/>
        </w:rPr>
        <w:t>,</w:t>
      </w:r>
      <w:r w:rsidRPr="00DA293C">
        <w:rPr>
          <w:rFonts w:eastAsia="Calibri" w:cs="Arial"/>
        </w:rPr>
        <w:t xml:space="preserve"> </w:t>
      </w:r>
      <w:r>
        <w:rPr>
          <w:rFonts w:eastAsia="Calibri" w:cs="Arial"/>
        </w:rPr>
        <w:t xml:space="preserve">or the </w:t>
      </w:r>
      <w:r w:rsidRPr="00DA293C">
        <w:rPr>
          <w:rFonts w:eastAsia="Calibri" w:cs="Arial"/>
          <w:i/>
          <w:u w:val="single"/>
        </w:rPr>
        <w:t>AD2</w:t>
      </w:r>
      <w:r>
        <w:rPr>
          <w:rFonts w:eastAsia="Calibri" w:cs="Arial"/>
          <w:i/>
          <w:u w:val="single"/>
        </w:rPr>
        <w:t>3</w:t>
      </w:r>
      <w:r w:rsidRPr="00DA293C">
        <w:rPr>
          <w:rFonts w:eastAsia="Calibri" w:cs="Arial"/>
          <w:i/>
          <w:u w:val="single"/>
        </w:rPr>
        <w:t>2x Data Sheet</w:t>
      </w:r>
      <w:r w:rsidRPr="00E54F86">
        <w:rPr>
          <w:rFonts w:eastAsia="Calibri" w:cs="Arial"/>
          <w:iCs/>
        </w:rPr>
        <w:t xml:space="preserve"> and</w:t>
      </w:r>
      <w:r>
        <w:rPr>
          <w:rFonts w:eastAsia="Calibri" w:cs="Arial"/>
        </w:rPr>
        <w:t xml:space="preserve"> </w:t>
      </w:r>
      <w:r w:rsidRPr="00DA293C">
        <w:rPr>
          <w:rFonts w:eastAsia="Calibri" w:cs="Arial"/>
          <w:i/>
          <w:u w:val="single"/>
        </w:rPr>
        <w:t>AD24</w:t>
      </w:r>
      <w:r>
        <w:rPr>
          <w:rFonts w:eastAsia="Calibri" w:cs="Arial"/>
          <w:i/>
          <w:u w:val="single"/>
        </w:rPr>
        <w:t>3</w:t>
      </w:r>
      <w:r w:rsidRPr="00DA293C">
        <w:rPr>
          <w:rFonts w:eastAsia="Calibri" w:cs="Arial"/>
          <w:i/>
          <w:u w:val="single"/>
        </w:rPr>
        <w:t>x Programming Reference Manual</w:t>
      </w:r>
      <w:r>
        <w:rPr>
          <w:rFonts w:eastAsia="Calibri" w:cs="Arial"/>
          <w:i/>
          <w:u w:val="single"/>
        </w:rPr>
        <w:t>,</w:t>
      </w:r>
      <w:r>
        <w:rPr>
          <w:rFonts w:eastAsia="Calibri" w:cs="Arial"/>
        </w:rPr>
        <w:t xml:space="preserve"> (dependent on supplier design) </w:t>
      </w:r>
      <w:r w:rsidRPr="00DA293C">
        <w:rPr>
          <w:rFonts w:eastAsia="Calibri" w:cs="Arial"/>
        </w:rPr>
        <w:t xml:space="preserve">for pins on A2B micro for GPIO I/O. </w:t>
      </w:r>
    </w:p>
    <w:p w14:paraId="1E4114DD" w14:textId="77777777" w:rsidR="00500605" w:rsidRPr="00DA293C"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00D9E9B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1CA16CF"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42056340"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2E76473" w14:textId="77777777" w:rsidR="00D90FFA" w:rsidRPr="00775603" w:rsidRDefault="00571926" w:rsidP="0081629B">
            <w:pPr>
              <w:rPr>
                <w:vanish/>
                <w:color w:val="000000" w:themeColor="text1"/>
              </w:rPr>
            </w:pPr>
          </w:p>
        </w:tc>
      </w:tr>
    </w:tbl>
    <w:p w14:paraId="63BD5A86" w14:textId="77777777" w:rsidR="00406F39" w:rsidRDefault="00571926" w:rsidP="00B9479B">
      <w:pPr>
        <w:pStyle w:val="Heading4"/>
      </w:pPr>
      <w:bookmarkStart w:id="4" w:name="_Toc82101609"/>
      <w:r w:rsidRPr="00B9479B">
        <w:t>HW/SWR-REQ-416431/A-Design guidelines for GPIO pins</w:t>
      </w:r>
      <w:bookmarkEnd w:id="4"/>
    </w:p>
    <w:p w14:paraId="7246C36F" w14:textId="77777777" w:rsidR="00500605" w:rsidRDefault="00571926" w:rsidP="00500605"/>
    <w:p w14:paraId="1FC463BA" w14:textId="77777777" w:rsidR="00BF6848" w:rsidRDefault="00571926" w:rsidP="00500605">
      <w:r>
        <w:t xml:space="preserve">The following charts identify the virtual GPIO (or GPIO Over Distance) pins each module shall use. </w:t>
      </w:r>
    </w:p>
    <w:p w14:paraId="4C328759" w14:textId="77777777" w:rsidR="00640D70" w:rsidRDefault="00571926" w:rsidP="00775603">
      <w:pPr>
        <w:numPr>
          <w:ilvl w:val="0"/>
          <w:numId w:val="8"/>
        </w:numPr>
      </w:pPr>
      <w:r>
        <w:t xml:space="preserve"> “Direct Micro Connect” (or D/C) lines are used for outputs.</w:t>
      </w:r>
    </w:p>
    <w:p w14:paraId="497F44B0" w14:textId="77777777" w:rsidR="00640D70" w:rsidRDefault="00571926" w:rsidP="00500605"/>
    <w:tbl>
      <w:tblPr>
        <w:tblW w:w="10600" w:type="dxa"/>
        <w:jc w:val="center"/>
        <w:tblLook w:val="04A0" w:firstRow="1" w:lastRow="0" w:firstColumn="1" w:lastColumn="0" w:noHBand="0" w:noVBand="1"/>
      </w:tblPr>
      <w:tblGrid>
        <w:gridCol w:w="960"/>
        <w:gridCol w:w="960"/>
        <w:gridCol w:w="1300"/>
        <w:gridCol w:w="1120"/>
        <w:gridCol w:w="1120"/>
        <w:gridCol w:w="1120"/>
        <w:gridCol w:w="1120"/>
        <w:gridCol w:w="1120"/>
        <w:gridCol w:w="1780"/>
      </w:tblGrid>
      <w:tr w:rsidR="000463FF" w:rsidRPr="000463FF" w14:paraId="4F967BBD" w14:textId="77777777" w:rsidTr="000463FF">
        <w:trPr>
          <w:trHeight w:val="1068"/>
          <w:jc w:val="center"/>
        </w:trPr>
        <w:tc>
          <w:tcPr>
            <w:tcW w:w="96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327AE83C" w14:textId="77777777" w:rsidR="000463FF" w:rsidRPr="000463FF" w:rsidRDefault="00571926" w:rsidP="000463FF">
            <w:pPr>
              <w:jc w:val="center"/>
              <w:rPr>
                <w:rFonts w:cs="Arial"/>
                <w:color w:val="000000"/>
              </w:rPr>
            </w:pPr>
            <w:r w:rsidRPr="000463FF">
              <w:rPr>
                <w:rFonts w:cs="Arial"/>
                <w:color w:val="000000"/>
              </w:rPr>
              <w:t>AD2433</w:t>
            </w:r>
            <w:r w:rsidRPr="000463FF">
              <w:rPr>
                <w:rFonts w:cs="Arial"/>
                <w:color w:val="000000"/>
              </w:rPr>
              <w:br/>
              <w:t>PIN</w:t>
            </w:r>
          </w:p>
        </w:tc>
        <w:tc>
          <w:tcPr>
            <w:tcW w:w="960" w:type="dxa"/>
            <w:tcBorders>
              <w:top w:val="single" w:sz="8" w:space="0" w:color="auto"/>
              <w:left w:val="nil"/>
              <w:bottom w:val="double" w:sz="6" w:space="0" w:color="auto"/>
              <w:right w:val="single" w:sz="4" w:space="0" w:color="auto"/>
            </w:tcBorders>
            <w:shd w:val="clear" w:color="auto" w:fill="auto"/>
            <w:vAlign w:val="center"/>
            <w:hideMark/>
          </w:tcPr>
          <w:p w14:paraId="302C0689" w14:textId="77777777" w:rsidR="000463FF" w:rsidRPr="000463FF" w:rsidRDefault="00571926" w:rsidP="000463FF">
            <w:pPr>
              <w:jc w:val="center"/>
              <w:rPr>
                <w:rFonts w:cs="Arial"/>
                <w:color w:val="000000"/>
              </w:rPr>
            </w:pPr>
            <w:r w:rsidRPr="000463FF">
              <w:rPr>
                <w:rFonts w:cs="Arial"/>
                <w:color w:val="000000"/>
              </w:rPr>
              <w:t>Pin Name</w:t>
            </w:r>
          </w:p>
        </w:tc>
        <w:tc>
          <w:tcPr>
            <w:tcW w:w="1300" w:type="dxa"/>
            <w:tcBorders>
              <w:top w:val="single" w:sz="8" w:space="0" w:color="auto"/>
              <w:left w:val="nil"/>
              <w:bottom w:val="double" w:sz="6" w:space="0" w:color="auto"/>
              <w:right w:val="single" w:sz="4" w:space="0" w:color="auto"/>
            </w:tcBorders>
            <w:shd w:val="clear" w:color="auto" w:fill="auto"/>
            <w:vAlign w:val="center"/>
            <w:hideMark/>
          </w:tcPr>
          <w:p w14:paraId="24038D36" w14:textId="77777777" w:rsidR="000463FF" w:rsidRPr="000463FF" w:rsidRDefault="00571926" w:rsidP="000463FF">
            <w:pPr>
              <w:jc w:val="center"/>
              <w:rPr>
                <w:rFonts w:cs="Arial"/>
                <w:color w:val="000000"/>
              </w:rPr>
            </w:pPr>
            <w:r w:rsidRPr="000463FF">
              <w:rPr>
                <w:rFonts w:cs="Arial"/>
                <w:color w:val="000000"/>
              </w:rPr>
              <w:t>Alt</w:t>
            </w:r>
            <w:r>
              <w:rPr>
                <w:rFonts w:cs="Arial"/>
                <w:color w:val="000000"/>
              </w:rPr>
              <w:t>ernat</w:t>
            </w:r>
            <w:r>
              <w:rPr>
                <w:rFonts w:cs="Arial"/>
                <w:color w:val="000000"/>
              </w:rPr>
              <w:t>ive</w:t>
            </w:r>
            <w:r w:rsidRPr="000463FF">
              <w:rPr>
                <w:rFonts w:cs="Arial"/>
                <w:color w:val="000000"/>
              </w:rPr>
              <w:t xml:space="preserve"> Funct</w:t>
            </w:r>
            <w:r>
              <w:rPr>
                <w:rFonts w:cs="Arial"/>
                <w:color w:val="000000"/>
              </w:rPr>
              <w:t>ion</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374D297C" w14:textId="77777777" w:rsidR="000463FF" w:rsidRPr="000463FF" w:rsidRDefault="00571926" w:rsidP="000463FF">
            <w:pPr>
              <w:jc w:val="center"/>
              <w:rPr>
                <w:rFonts w:cs="Arial"/>
                <w:color w:val="000000"/>
              </w:rPr>
            </w:pPr>
            <w:r w:rsidRPr="000463FF">
              <w:rPr>
                <w:rFonts w:cs="Arial"/>
                <w:color w:val="000000"/>
              </w:rPr>
              <w:t>Harman PAC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263D3DDC" w14:textId="77777777" w:rsidR="000463FF" w:rsidRPr="000463FF" w:rsidRDefault="00571926" w:rsidP="000463FF">
            <w:pPr>
              <w:jc w:val="center"/>
              <w:rPr>
                <w:rFonts w:cs="Arial"/>
                <w:color w:val="000000"/>
              </w:rPr>
            </w:pPr>
            <w:r w:rsidRPr="000463FF">
              <w:rPr>
                <w:rFonts w:cs="Arial"/>
                <w:color w:val="000000"/>
              </w:rPr>
              <w:t>Harman DSP AMP B&amp;O 6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167AE329" w14:textId="77777777" w:rsidR="000463FF" w:rsidRPr="000463FF" w:rsidRDefault="00571926" w:rsidP="000463FF">
            <w:pPr>
              <w:jc w:val="center"/>
              <w:rPr>
                <w:rFonts w:cs="Arial"/>
                <w:color w:val="000000"/>
              </w:rPr>
            </w:pPr>
            <w:r w:rsidRPr="000463FF">
              <w:rPr>
                <w:rFonts w:cs="Arial"/>
                <w:color w:val="000000"/>
              </w:rPr>
              <w:t>Harman DSP AMP B&amp;O 10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03696541" w14:textId="77777777" w:rsidR="000463FF" w:rsidRPr="000463FF" w:rsidRDefault="00571926" w:rsidP="000463FF">
            <w:pPr>
              <w:jc w:val="center"/>
              <w:rPr>
                <w:rFonts w:cs="Arial"/>
                <w:color w:val="000000"/>
              </w:rPr>
            </w:pPr>
            <w:r w:rsidRPr="000463FF">
              <w:rPr>
                <w:rFonts w:cs="Arial"/>
                <w:color w:val="000000"/>
              </w:rPr>
              <w:t>Harman DSP AMP Revel 10 Usage</w:t>
            </w:r>
          </w:p>
        </w:tc>
        <w:tc>
          <w:tcPr>
            <w:tcW w:w="1120" w:type="dxa"/>
            <w:tcBorders>
              <w:top w:val="single" w:sz="8" w:space="0" w:color="auto"/>
              <w:left w:val="nil"/>
              <w:bottom w:val="double" w:sz="6" w:space="0" w:color="auto"/>
              <w:right w:val="single" w:sz="4" w:space="0" w:color="auto"/>
            </w:tcBorders>
            <w:shd w:val="clear" w:color="auto" w:fill="auto"/>
            <w:vAlign w:val="center"/>
            <w:hideMark/>
          </w:tcPr>
          <w:p w14:paraId="7D5E1B6B" w14:textId="77777777" w:rsidR="000463FF" w:rsidRPr="000463FF" w:rsidRDefault="00571926" w:rsidP="000463FF">
            <w:pPr>
              <w:jc w:val="center"/>
              <w:rPr>
                <w:rFonts w:cs="Arial"/>
                <w:color w:val="000000"/>
              </w:rPr>
            </w:pPr>
            <w:r w:rsidRPr="000463FF">
              <w:rPr>
                <w:rFonts w:cs="Arial"/>
                <w:color w:val="000000"/>
              </w:rPr>
              <w:t>Harman DSP AMP Revel 24 Usage</w:t>
            </w:r>
          </w:p>
        </w:tc>
        <w:tc>
          <w:tcPr>
            <w:tcW w:w="178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1E4EC98A" w14:textId="77777777" w:rsidR="000463FF" w:rsidRPr="000463FF" w:rsidRDefault="00571926" w:rsidP="000463FF">
            <w:pPr>
              <w:jc w:val="center"/>
              <w:rPr>
                <w:rFonts w:cs="Arial"/>
                <w:color w:val="000000"/>
              </w:rPr>
            </w:pPr>
            <w:r w:rsidRPr="000463FF">
              <w:rPr>
                <w:rFonts w:cs="Arial"/>
                <w:color w:val="000000"/>
              </w:rPr>
              <w:t>GPIO Feature</w:t>
            </w:r>
          </w:p>
        </w:tc>
      </w:tr>
      <w:tr w:rsidR="000463FF" w:rsidRPr="000463FF" w14:paraId="5A1300DC" w14:textId="77777777" w:rsidTr="009157FB">
        <w:trPr>
          <w:trHeight w:val="18"/>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B15DBDF" w14:textId="77777777" w:rsidR="000463FF" w:rsidRPr="000463FF" w:rsidRDefault="00571926" w:rsidP="000463FF">
            <w:pPr>
              <w:jc w:val="center"/>
              <w:rPr>
                <w:rFonts w:cs="Arial"/>
                <w:color w:val="000000"/>
              </w:rPr>
            </w:pPr>
            <w:r w:rsidRPr="000463FF">
              <w:rPr>
                <w:rFonts w:cs="Arial"/>
                <w:color w:val="000000"/>
              </w:rPr>
              <w:t>5</w:t>
            </w:r>
          </w:p>
        </w:tc>
        <w:tc>
          <w:tcPr>
            <w:tcW w:w="960" w:type="dxa"/>
            <w:tcBorders>
              <w:top w:val="nil"/>
              <w:left w:val="nil"/>
              <w:bottom w:val="single" w:sz="4" w:space="0" w:color="auto"/>
              <w:right w:val="single" w:sz="4" w:space="0" w:color="auto"/>
            </w:tcBorders>
            <w:shd w:val="clear" w:color="auto" w:fill="auto"/>
            <w:noWrap/>
            <w:vAlign w:val="center"/>
            <w:hideMark/>
          </w:tcPr>
          <w:p w14:paraId="70A0EE86" w14:textId="77777777" w:rsidR="000463FF" w:rsidRPr="000463FF" w:rsidRDefault="00571926" w:rsidP="000463FF">
            <w:pPr>
              <w:jc w:val="center"/>
              <w:rPr>
                <w:rFonts w:cs="Arial"/>
                <w:color w:val="000000"/>
              </w:rPr>
            </w:pPr>
            <w:r w:rsidRPr="000463FF">
              <w:rPr>
                <w:rFonts w:cs="Arial"/>
                <w:color w:val="000000"/>
              </w:rPr>
              <w:t>SIO0</w:t>
            </w:r>
          </w:p>
        </w:tc>
        <w:tc>
          <w:tcPr>
            <w:tcW w:w="1300" w:type="dxa"/>
            <w:tcBorders>
              <w:top w:val="nil"/>
              <w:left w:val="nil"/>
              <w:bottom w:val="single" w:sz="4" w:space="0" w:color="auto"/>
              <w:right w:val="nil"/>
            </w:tcBorders>
            <w:shd w:val="clear" w:color="auto" w:fill="auto"/>
            <w:vAlign w:val="center"/>
            <w:hideMark/>
          </w:tcPr>
          <w:p w14:paraId="68EB75D3" w14:textId="77777777" w:rsidR="000463FF" w:rsidRPr="000463FF" w:rsidRDefault="00571926" w:rsidP="000463FF">
            <w:pPr>
              <w:jc w:val="center"/>
              <w:rPr>
                <w:rFonts w:cs="Arial"/>
                <w:color w:val="000000"/>
              </w:rPr>
            </w:pPr>
            <w:r w:rsidRPr="000463FF">
              <w:rPr>
                <w:rFonts w:cs="Arial"/>
                <w:color w:val="000000"/>
              </w:rPr>
              <w:t>PDM0</w:t>
            </w:r>
            <w:r w:rsidRPr="000463FF">
              <w:rPr>
                <w:rFonts w:cs="Arial"/>
                <w:color w:val="000000"/>
              </w:rPr>
              <w:br/>
              <w:t>GPIO0</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2C141644"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19A6F6C9"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35564CD2"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4ACDD8EC"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5607BE42" w14:textId="77777777" w:rsidR="000463FF" w:rsidRPr="000463FF" w:rsidRDefault="00571926"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021AD2BB" w14:textId="77777777" w:rsidR="000463FF" w:rsidRPr="000463FF" w:rsidRDefault="00571926" w:rsidP="000463FF">
            <w:pPr>
              <w:jc w:val="center"/>
              <w:rPr>
                <w:rFonts w:cs="Arial"/>
                <w:color w:val="000000"/>
              </w:rPr>
            </w:pPr>
            <w:r w:rsidRPr="000463FF">
              <w:rPr>
                <w:rFonts w:cs="Arial"/>
                <w:color w:val="000000"/>
              </w:rPr>
              <w:t> </w:t>
            </w:r>
          </w:p>
        </w:tc>
      </w:tr>
      <w:tr w:rsidR="000463FF" w:rsidRPr="000463FF" w14:paraId="60E36763"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614E938" w14:textId="77777777" w:rsidR="000463FF" w:rsidRPr="000463FF" w:rsidRDefault="00571926" w:rsidP="000463FF">
            <w:pPr>
              <w:jc w:val="center"/>
              <w:rPr>
                <w:rFonts w:cs="Arial"/>
                <w:color w:val="000000"/>
              </w:rPr>
            </w:pPr>
            <w:r w:rsidRPr="000463FF">
              <w:rPr>
                <w:rFonts w:cs="Arial"/>
                <w:color w:val="000000"/>
              </w:rPr>
              <w:t>6</w:t>
            </w:r>
          </w:p>
        </w:tc>
        <w:tc>
          <w:tcPr>
            <w:tcW w:w="960" w:type="dxa"/>
            <w:tcBorders>
              <w:top w:val="nil"/>
              <w:left w:val="nil"/>
              <w:bottom w:val="single" w:sz="4" w:space="0" w:color="auto"/>
              <w:right w:val="single" w:sz="4" w:space="0" w:color="auto"/>
            </w:tcBorders>
            <w:shd w:val="clear" w:color="auto" w:fill="auto"/>
            <w:noWrap/>
            <w:vAlign w:val="center"/>
            <w:hideMark/>
          </w:tcPr>
          <w:p w14:paraId="0B43C60A" w14:textId="77777777" w:rsidR="000463FF" w:rsidRPr="000463FF" w:rsidRDefault="00571926" w:rsidP="000463FF">
            <w:pPr>
              <w:jc w:val="center"/>
              <w:rPr>
                <w:rFonts w:cs="Arial"/>
                <w:color w:val="000000"/>
              </w:rPr>
            </w:pPr>
            <w:r w:rsidRPr="000463FF">
              <w:rPr>
                <w:rFonts w:cs="Arial"/>
                <w:color w:val="000000"/>
              </w:rPr>
              <w:t>SIO1</w:t>
            </w:r>
          </w:p>
        </w:tc>
        <w:tc>
          <w:tcPr>
            <w:tcW w:w="1300" w:type="dxa"/>
            <w:tcBorders>
              <w:top w:val="nil"/>
              <w:left w:val="nil"/>
              <w:bottom w:val="single" w:sz="4" w:space="0" w:color="auto"/>
              <w:right w:val="nil"/>
            </w:tcBorders>
            <w:shd w:val="clear" w:color="auto" w:fill="auto"/>
            <w:vAlign w:val="center"/>
            <w:hideMark/>
          </w:tcPr>
          <w:p w14:paraId="4211260E" w14:textId="77777777" w:rsidR="000463FF" w:rsidRPr="000463FF" w:rsidRDefault="00571926" w:rsidP="000463FF">
            <w:pPr>
              <w:jc w:val="center"/>
              <w:rPr>
                <w:rFonts w:cs="Arial"/>
                <w:color w:val="000000"/>
              </w:rPr>
            </w:pPr>
            <w:r w:rsidRPr="000463FF">
              <w:rPr>
                <w:rFonts w:cs="Arial"/>
                <w:color w:val="000000"/>
              </w:rPr>
              <w:t>PDW1</w:t>
            </w:r>
            <w:r w:rsidRPr="000463FF">
              <w:rPr>
                <w:rFonts w:cs="Arial"/>
                <w:color w:val="000000"/>
              </w:rPr>
              <w:br/>
              <w:t>GPIO1</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26EDB84F"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08C484A5"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76216E87"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7B9A20E8"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62ED6BD3" w14:textId="77777777" w:rsidR="000463FF" w:rsidRPr="000463FF" w:rsidRDefault="00571926"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494E6E1F" w14:textId="77777777" w:rsidR="000463FF" w:rsidRPr="000463FF" w:rsidRDefault="00571926" w:rsidP="000463FF">
            <w:pPr>
              <w:jc w:val="center"/>
              <w:rPr>
                <w:rFonts w:cs="Arial"/>
                <w:color w:val="000000"/>
              </w:rPr>
            </w:pPr>
            <w:r w:rsidRPr="000463FF">
              <w:rPr>
                <w:rFonts w:cs="Arial"/>
                <w:color w:val="000000"/>
              </w:rPr>
              <w:t> </w:t>
            </w:r>
          </w:p>
        </w:tc>
      </w:tr>
      <w:tr w:rsidR="000463FF" w:rsidRPr="000463FF" w14:paraId="19D16061" w14:textId="77777777" w:rsidTr="009157FB">
        <w:trPr>
          <w:trHeight w:val="269"/>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F022FC9" w14:textId="77777777" w:rsidR="000463FF" w:rsidRPr="000463FF" w:rsidRDefault="00571926" w:rsidP="000463FF">
            <w:pPr>
              <w:jc w:val="center"/>
              <w:rPr>
                <w:rFonts w:cs="Arial"/>
                <w:color w:val="000000"/>
              </w:rPr>
            </w:pPr>
            <w:r w:rsidRPr="000463FF">
              <w:rPr>
                <w:rFonts w:cs="Arial"/>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14:paraId="61EFFE4B" w14:textId="77777777" w:rsidR="000463FF" w:rsidRPr="000463FF" w:rsidRDefault="00571926" w:rsidP="000463FF">
            <w:pPr>
              <w:jc w:val="center"/>
              <w:rPr>
                <w:rFonts w:cs="Arial"/>
                <w:color w:val="000000"/>
              </w:rPr>
            </w:pPr>
            <w:r w:rsidRPr="000463FF">
              <w:rPr>
                <w:rFonts w:cs="Arial"/>
                <w:color w:val="000000"/>
              </w:rPr>
              <w:t>SIO2</w:t>
            </w:r>
          </w:p>
        </w:tc>
        <w:tc>
          <w:tcPr>
            <w:tcW w:w="1300" w:type="dxa"/>
            <w:tcBorders>
              <w:top w:val="nil"/>
              <w:left w:val="nil"/>
              <w:bottom w:val="single" w:sz="4" w:space="0" w:color="auto"/>
              <w:right w:val="nil"/>
            </w:tcBorders>
            <w:shd w:val="clear" w:color="auto" w:fill="auto"/>
            <w:vAlign w:val="center"/>
            <w:hideMark/>
          </w:tcPr>
          <w:p w14:paraId="4EFB8000" w14:textId="77777777" w:rsidR="000463FF" w:rsidRPr="000463FF" w:rsidRDefault="00571926" w:rsidP="000463FF">
            <w:pPr>
              <w:jc w:val="center"/>
              <w:rPr>
                <w:rFonts w:cs="Arial"/>
                <w:color w:val="000000"/>
              </w:rPr>
            </w:pPr>
            <w:r w:rsidRPr="000463FF">
              <w:rPr>
                <w:rFonts w:cs="Arial"/>
                <w:color w:val="000000"/>
              </w:rPr>
              <w:t>ASPISS</w:t>
            </w:r>
            <w:r w:rsidRPr="000463FF">
              <w:rPr>
                <w:rFonts w:cs="Arial"/>
                <w:color w:val="000000"/>
              </w:rPr>
              <w:br/>
              <w:t>SPISSEL1</w:t>
            </w:r>
            <w:r w:rsidRPr="000463FF">
              <w:rPr>
                <w:rFonts w:cs="Arial"/>
                <w:color w:val="000000"/>
              </w:rPr>
              <w:br/>
              <w:t>GPIO2</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216A6A66"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0A80A233"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03DB3B86"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0C87319D"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398714C6" w14:textId="77777777" w:rsidR="000463FF" w:rsidRPr="000463FF" w:rsidRDefault="00571926"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0E34C760" w14:textId="77777777" w:rsidR="000463FF" w:rsidRPr="000463FF" w:rsidRDefault="00571926" w:rsidP="000463FF">
            <w:pPr>
              <w:jc w:val="center"/>
              <w:rPr>
                <w:rFonts w:cs="Arial"/>
                <w:color w:val="000000"/>
              </w:rPr>
            </w:pPr>
            <w:r w:rsidRPr="000463FF">
              <w:rPr>
                <w:rFonts w:cs="Arial"/>
                <w:color w:val="000000"/>
              </w:rPr>
              <w:t> </w:t>
            </w:r>
          </w:p>
        </w:tc>
      </w:tr>
      <w:tr w:rsidR="000463FF" w:rsidRPr="000463FF" w14:paraId="53D5E1D3"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106B2D0D" w14:textId="77777777" w:rsidR="000463FF" w:rsidRPr="000463FF" w:rsidRDefault="00571926" w:rsidP="000463FF">
            <w:pPr>
              <w:jc w:val="center"/>
              <w:rPr>
                <w:rFonts w:cs="Arial"/>
                <w:color w:val="000000"/>
              </w:rPr>
            </w:pPr>
            <w:r w:rsidRPr="000463FF">
              <w:rPr>
                <w:rFonts w:cs="Arial"/>
                <w:color w:val="000000"/>
              </w:rPr>
              <w:t>12</w:t>
            </w:r>
          </w:p>
        </w:tc>
        <w:tc>
          <w:tcPr>
            <w:tcW w:w="960" w:type="dxa"/>
            <w:tcBorders>
              <w:top w:val="nil"/>
              <w:left w:val="nil"/>
              <w:bottom w:val="single" w:sz="4" w:space="0" w:color="auto"/>
              <w:right w:val="single" w:sz="4" w:space="0" w:color="auto"/>
            </w:tcBorders>
            <w:shd w:val="clear" w:color="auto" w:fill="auto"/>
            <w:noWrap/>
            <w:vAlign w:val="center"/>
            <w:hideMark/>
          </w:tcPr>
          <w:p w14:paraId="7AAC0DF5" w14:textId="77777777" w:rsidR="000463FF" w:rsidRPr="000463FF" w:rsidRDefault="00571926" w:rsidP="000463FF">
            <w:pPr>
              <w:jc w:val="center"/>
              <w:rPr>
                <w:rFonts w:cs="Arial"/>
                <w:color w:val="000000"/>
              </w:rPr>
            </w:pPr>
            <w:r w:rsidRPr="000463FF">
              <w:rPr>
                <w:rFonts w:cs="Arial"/>
                <w:color w:val="000000"/>
              </w:rPr>
              <w:t>SIO3</w:t>
            </w:r>
          </w:p>
        </w:tc>
        <w:tc>
          <w:tcPr>
            <w:tcW w:w="1300" w:type="dxa"/>
            <w:tcBorders>
              <w:top w:val="nil"/>
              <w:left w:val="nil"/>
              <w:bottom w:val="single" w:sz="4" w:space="0" w:color="auto"/>
              <w:right w:val="nil"/>
            </w:tcBorders>
            <w:shd w:val="clear" w:color="auto" w:fill="auto"/>
            <w:noWrap/>
            <w:vAlign w:val="center"/>
            <w:hideMark/>
          </w:tcPr>
          <w:p w14:paraId="35A05FB9" w14:textId="77777777" w:rsidR="000463FF" w:rsidRPr="000463FF" w:rsidRDefault="00571926" w:rsidP="000463FF">
            <w:pPr>
              <w:jc w:val="center"/>
              <w:rPr>
                <w:rFonts w:cs="Arial"/>
                <w:color w:val="000000"/>
              </w:rPr>
            </w:pPr>
            <w:r w:rsidRPr="000463FF">
              <w:rPr>
                <w:rFonts w:cs="Arial"/>
                <w:color w:val="000000"/>
              </w:rPr>
              <w:t>GPIO3</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64850F73"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5FAEA769"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4A5951EB"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5FA877FD"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5D101A06" w14:textId="77777777" w:rsidR="000463FF" w:rsidRPr="000463FF" w:rsidRDefault="00571926"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4DC32E59" w14:textId="77777777" w:rsidR="000463FF" w:rsidRPr="000463FF" w:rsidRDefault="00571926" w:rsidP="000463FF">
            <w:pPr>
              <w:jc w:val="center"/>
              <w:rPr>
                <w:rFonts w:cs="Arial"/>
                <w:color w:val="000000"/>
              </w:rPr>
            </w:pPr>
            <w:r w:rsidRPr="000463FF">
              <w:rPr>
                <w:rFonts w:cs="Arial"/>
                <w:color w:val="000000"/>
              </w:rPr>
              <w:t> </w:t>
            </w:r>
          </w:p>
        </w:tc>
      </w:tr>
      <w:tr w:rsidR="000463FF" w:rsidRPr="000463FF" w14:paraId="05584C88"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F453F28" w14:textId="77777777" w:rsidR="000463FF" w:rsidRPr="000463FF" w:rsidRDefault="00571926" w:rsidP="000463FF">
            <w:pPr>
              <w:jc w:val="center"/>
              <w:rPr>
                <w:rFonts w:cs="Arial"/>
                <w:color w:val="000000"/>
              </w:rPr>
            </w:pPr>
            <w:r w:rsidRPr="000463FF">
              <w:rPr>
                <w:rFonts w:cs="Arial"/>
                <w:color w:val="000000"/>
              </w:rPr>
              <w:t>13</w:t>
            </w:r>
          </w:p>
        </w:tc>
        <w:tc>
          <w:tcPr>
            <w:tcW w:w="960" w:type="dxa"/>
            <w:tcBorders>
              <w:top w:val="nil"/>
              <w:left w:val="nil"/>
              <w:bottom w:val="single" w:sz="4" w:space="0" w:color="auto"/>
              <w:right w:val="single" w:sz="4" w:space="0" w:color="auto"/>
            </w:tcBorders>
            <w:shd w:val="clear" w:color="auto" w:fill="auto"/>
            <w:noWrap/>
            <w:vAlign w:val="center"/>
            <w:hideMark/>
          </w:tcPr>
          <w:p w14:paraId="2E94C3C3" w14:textId="77777777" w:rsidR="000463FF" w:rsidRPr="000463FF" w:rsidRDefault="00571926" w:rsidP="000463FF">
            <w:pPr>
              <w:jc w:val="center"/>
              <w:rPr>
                <w:rFonts w:cs="Arial"/>
                <w:color w:val="000000"/>
              </w:rPr>
            </w:pPr>
            <w:r w:rsidRPr="000463FF">
              <w:rPr>
                <w:rFonts w:cs="Arial"/>
                <w:color w:val="000000"/>
              </w:rPr>
              <w:t>SIO4</w:t>
            </w:r>
          </w:p>
        </w:tc>
        <w:tc>
          <w:tcPr>
            <w:tcW w:w="1300" w:type="dxa"/>
            <w:tcBorders>
              <w:top w:val="nil"/>
              <w:left w:val="nil"/>
              <w:bottom w:val="single" w:sz="4" w:space="0" w:color="auto"/>
              <w:right w:val="nil"/>
            </w:tcBorders>
            <w:shd w:val="clear" w:color="auto" w:fill="auto"/>
            <w:noWrap/>
            <w:vAlign w:val="center"/>
            <w:hideMark/>
          </w:tcPr>
          <w:p w14:paraId="1C26EEB4" w14:textId="77777777" w:rsidR="000463FF" w:rsidRPr="000463FF" w:rsidRDefault="00571926" w:rsidP="000463FF">
            <w:pPr>
              <w:jc w:val="center"/>
              <w:rPr>
                <w:rFonts w:cs="Arial"/>
                <w:color w:val="000000"/>
              </w:rPr>
            </w:pPr>
            <w:r w:rsidRPr="000463FF">
              <w:rPr>
                <w:rFonts w:cs="Arial"/>
                <w:color w:val="000000"/>
              </w:rPr>
              <w:t>GPIO0</w:t>
            </w:r>
          </w:p>
        </w:tc>
        <w:tc>
          <w:tcPr>
            <w:tcW w:w="1120" w:type="dxa"/>
            <w:tcBorders>
              <w:top w:val="nil"/>
              <w:left w:val="single" w:sz="8" w:space="0" w:color="auto"/>
              <w:bottom w:val="single" w:sz="4" w:space="0" w:color="auto"/>
              <w:right w:val="single" w:sz="4" w:space="0" w:color="auto"/>
            </w:tcBorders>
            <w:shd w:val="clear" w:color="000000" w:fill="D9D9D9"/>
            <w:noWrap/>
            <w:vAlign w:val="center"/>
            <w:hideMark/>
          </w:tcPr>
          <w:p w14:paraId="1CA02138"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4627332A"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68E2B995"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noWrap/>
            <w:vAlign w:val="center"/>
            <w:hideMark/>
          </w:tcPr>
          <w:p w14:paraId="5CF67579"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noWrap/>
            <w:vAlign w:val="center"/>
            <w:hideMark/>
          </w:tcPr>
          <w:p w14:paraId="760595D2" w14:textId="77777777" w:rsidR="000463FF" w:rsidRPr="000463FF" w:rsidRDefault="00571926"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4F518496" w14:textId="77777777" w:rsidR="000463FF" w:rsidRPr="000463FF" w:rsidRDefault="00571926" w:rsidP="000463FF">
            <w:pPr>
              <w:jc w:val="center"/>
              <w:rPr>
                <w:rFonts w:cs="Arial"/>
                <w:color w:val="000000"/>
              </w:rPr>
            </w:pPr>
            <w:r w:rsidRPr="000463FF">
              <w:rPr>
                <w:rFonts w:cs="Arial"/>
                <w:color w:val="000000"/>
              </w:rPr>
              <w:t> </w:t>
            </w:r>
          </w:p>
        </w:tc>
      </w:tr>
      <w:tr w:rsidR="000463FF" w:rsidRPr="000463FF" w14:paraId="23351D0C" w14:textId="77777777" w:rsidTr="000463FF">
        <w:trPr>
          <w:trHeight w:val="792"/>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77CAF4F" w14:textId="77777777" w:rsidR="000463FF" w:rsidRPr="000463FF" w:rsidRDefault="00571926" w:rsidP="000463FF">
            <w:pPr>
              <w:jc w:val="center"/>
              <w:rPr>
                <w:rFonts w:cs="Arial"/>
                <w:color w:val="000000"/>
              </w:rPr>
            </w:pPr>
            <w:r w:rsidRPr="000463FF">
              <w:rPr>
                <w:rFonts w:cs="Arial"/>
                <w:color w:val="000000"/>
              </w:rPr>
              <w:t>14</w:t>
            </w:r>
          </w:p>
        </w:tc>
        <w:tc>
          <w:tcPr>
            <w:tcW w:w="960" w:type="dxa"/>
            <w:tcBorders>
              <w:top w:val="nil"/>
              <w:left w:val="nil"/>
              <w:bottom w:val="single" w:sz="4" w:space="0" w:color="auto"/>
              <w:right w:val="single" w:sz="4" w:space="0" w:color="auto"/>
            </w:tcBorders>
            <w:shd w:val="clear" w:color="auto" w:fill="auto"/>
            <w:noWrap/>
            <w:vAlign w:val="center"/>
            <w:hideMark/>
          </w:tcPr>
          <w:p w14:paraId="755E427C" w14:textId="77777777" w:rsidR="000463FF" w:rsidRPr="000463FF" w:rsidRDefault="00571926" w:rsidP="000463FF">
            <w:pPr>
              <w:jc w:val="center"/>
              <w:rPr>
                <w:rFonts w:cs="Arial"/>
                <w:color w:val="000000"/>
              </w:rPr>
            </w:pPr>
            <w:r w:rsidRPr="000463FF">
              <w:rPr>
                <w:rFonts w:cs="Arial"/>
                <w:color w:val="000000"/>
              </w:rPr>
              <w:t>GPIO7</w:t>
            </w:r>
          </w:p>
        </w:tc>
        <w:tc>
          <w:tcPr>
            <w:tcW w:w="1300" w:type="dxa"/>
            <w:tcBorders>
              <w:top w:val="nil"/>
              <w:left w:val="nil"/>
              <w:bottom w:val="single" w:sz="4" w:space="0" w:color="auto"/>
              <w:right w:val="nil"/>
            </w:tcBorders>
            <w:shd w:val="clear" w:color="auto" w:fill="auto"/>
            <w:vAlign w:val="center"/>
            <w:hideMark/>
          </w:tcPr>
          <w:p w14:paraId="3C29989E" w14:textId="77777777" w:rsidR="000463FF" w:rsidRPr="000463FF" w:rsidRDefault="00571926" w:rsidP="000463FF">
            <w:pPr>
              <w:jc w:val="center"/>
              <w:rPr>
                <w:rFonts w:cs="Arial"/>
                <w:color w:val="000000"/>
              </w:rPr>
            </w:pPr>
            <w:r w:rsidRPr="000463FF">
              <w:rPr>
                <w:rFonts w:cs="Arial"/>
                <w:color w:val="000000"/>
              </w:rPr>
              <w:t>RRSTRB</w:t>
            </w:r>
            <w:r w:rsidRPr="000463FF">
              <w:rPr>
                <w:rFonts w:cs="Arial"/>
                <w:color w:val="000000"/>
              </w:rPr>
              <w:br/>
              <w:t>PDMCLK</w:t>
            </w:r>
          </w:p>
        </w:tc>
        <w:tc>
          <w:tcPr>
            <w:tcW w:w="1120" w:type="dxa"/>
            <w:tcBorders>
              <w:top w:val="nil"/>
              <w:left w:val="single" w:sz="8" w:space="0" w:color="auto"/>
              <w:bottom w:val="single" w:sz="4" w:space="0" w:color="auto"/>
              <w:right w:val="single" w:sz="4" w:space="0" w:color="auto"/>
            </w:tcBorders>
            <w:shd w:val="clear" w:color="000000" w:fill="E2EFDA"/>
            <w:vAlign w:val="center"/>
            <w:hideMark/>
          </w:tcPr>
          <w:p w14:paraId="22D0ABC2" w14:textId="77777777" w:rsidR="000463FF" w:rsidRPr="000463FF" w:rsidRDefault="00571926"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4" w:space="0" w:color="auto"/>
            </w:tcBorders>
            <w:shd w:val="clear" w:color="000000" w:fill="E2EFDA"/>
            <w:vAlign w:val="center"/>
            <w:hideMark/>
          </w:tcPr>
          <w:p w14:paraId="3A59FA75" w14:textId="77777777" w:rsidR="000463FF" w:rsidRPr="000463FF" w:rsidRDefault="00571926"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4" w:space="0" w:color="auto"/>
            </w:tcBorders>
            <w:shd w:val="clear" w:color="000000" w:fill="E2EFDA"/>
            <w:vAlign w:val="center"/>
            <w:hideMark/>
          </w:tcPr>
          <w:p w14:paraId="28EA3133" w14:textId="77777777" w:rsidR="000463FF" w:rsidRPr="000463FF" w:rsidRDefault="00571926"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4" w:space="0" w:color="auto"/>
            </w:tcBorders>
            <w:shd w:val="clear" w:color="000000" w:fill="E2EFDA"/>
            <w:vAlign w:val="center"/>
            <w:hideMark/>
          </w:tcPr>
          <w:p w14:paraId="3B6E2B13" w14:textId="77777777" w:rsidR="000463FF" w:rsidRPr="000463FF" w:rsidRDefault="00571926"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20" w:type="dxa"/>
            <w:tcBorders>
              <w:top w:val="nil"/>
              <w:left w:val="nil"/>
              <w:bottom w:val="single" w:sz="4" w:space="0" w:color="auto"/>
              <w:right w:val="single" w:sz="8" w:space="0" w:color="auto"/>
            </w:tcBorders>
            <w:shd w:val="clear" w:color="000000" w:fill="E2EFDA"/>
            <w:vAlign w:val="center"/>
            <w:hideMark/>
          </w:tcPr>
          <w:p w14:paraId="0C773E90" w14:textId="77777777" w:rsidR="000463FF" w:rsidRPr="000463FF" w:rsidRDefault="00571926"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780" w:type="dxa"/>
            <w:tcBorders>
              <w:top w:val="nil"/>
              <w:left w:val="nil"/>
              <w:bottom w:val="single" w:sz="4" w:space="0" w:color="auto"/>
              <w:right w:val="single" w:sz="8" w:space="0" w:color="auto"/>
            </w:tcBorders>
            <w:shd w:val="clear" w:color="000000" w:fill="E2EFDA"/>
            <w:vAlign w:val="center"/>
            <w:hideMark/>
          </w:tcPr>
          <w:p w14:paraId="55A7D8CD" w14:textId="77777777" w:rsidR="000463FF" w:rsidRPr="000463FF" w:rsidRDefault="00571926" w:rsidP="000463FF">
            <w:pPr>
              <w:jc w:val="center"/>
              <w:rPr>
                <w:rFonts w:cs="Arial"/>
                <w:color w:val="000000"/>
              </w:rPr>
            </w:pPr>
            <w:r w:rsidRPr="000463FF">
              <w:rPr>
                <w:rFonts w:cs="Arial"/>
                <w:color w:val="000000"/>
              </w:rPr>
              <w:t>Clip Detect</w:t>
            </w:r>
          </w:p>
        </w:tc>
      </w:tr>
      <w:tr w:rsidR="000463FF" w:rsidRPr="000463FF" w14:paraId="09AC1C64" w14:textId="77777777" w:rsidTr="000463FF">
        <w:trPr>
          <w:trHeight w:val="26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7A81067" w14:textId="77777777" w:rsidR="000463FF" w:rsidRPr="000463FF" w:rsidRDefault="00571926" w:rsidP="000463FF">
            <w:pPr>
              <w:jc w:val="center"/>
              <w:rPr>
                <w:rFonts w:cs="Arial"/>
                <w:color w:val="000000"/>
              </w:rPr>
            </w:pPr>
            <w:r w:rsidRPr="000463FF">
              <w:rPr>
                <w:rFonts w:cs="Arial"/>
                <w:color w:val="000000"/>
              </w:rPr>
              <w:t>15</w:t>
            </w:r>
          </w:p>
        </w:tc>
        <w:tc>
          <w:tcPr>
            <w:tcW w:w="960" w:type="dxa"/>
            <w:tcBorders>
              <w:top w:val="nil"/>
              <w:left w:val="nil"/>
              <w:bottom w:val="single" w:sz="4" w:space="0" w:color="auto"/>
              <w:right w:val="single" w:sz="4" w:space="0" w:color="auto"/>
            </w:tcBorders>
            <w:shd w:val="clear" w:color="auto" w:fill="auto"/>
            <w:noWrap/>
            <w:vAlign w:val="center"/>
            <w:hideMark/>
          </w:tcPr>
          <w:p w14:paraId="158A1E5B" w14:textId="77777777" w:rsidR="000463FF" w:rsidRPr="000463FF" w:rsidRDefault="00571926" w:rsidP="000463FF">
            <w:pPr>
              <w:jc w:val="center"/>
              <w:rPr>
                <w:rFonts w:cs="Arial"/>
                <w:color w:val="000000"/>
              </w:rPr>
            </w:pPr>
            <w:r w:rsidRPr="000463FF">
              <w:rPr>
                <w:rFonts w:cs="Arial"/>
                <w:color w:val="000000"/>
              </w:rPr>
              <w:t>SDA</w:t>
            </w:r>
          </w:p>
        </w:tc>
        <w:tc>
          <w:tcPr>
            <w:tcW w:w="1300" w:type="dxa"/>
            <w:tcBorders>
              <w:top w:val="nil"/>
              <w:left w:val="nil"/>
              <w:bottom w:val="single" w:sz="4" w:space="0" w:color="auto"/>
              <w:right w:val="nil"/>
            </w:tcBorders>
            <w:shd w:val="clear" w:color="auto" w:fill="auto"/>
            <w:noWrap/>
            <w:vAlign w:val="center"/>
            <w:hideMark/>
          </w:tcPr>
          <w:p w14:paraId="6EBB41DA" w14:textId="77777777" w:rsidR="000463FF" w:rsidRPr="000463FF" w:rsidRDefault="00571926" w:rsidP="000463FF">
            <w:pPr>
              <w:jc w:val="center"/>
              <w:rPr>
                <w:rFonts w:cs="Arial"/>
                <w:color w:val="000000"/>
              </w:rPr>
            </w:pPr>
            <w:r w:rsidRPr="000463FF">
              <w:rPr>
                <w:rFonts w:cs="Arial"/>
                <w:color w:val="000000"/>
              </w:rPr>
              <w:t>GPIO6</w:t>
            </w:r>
          </w:p>
        </w:tc>
        <w:tc>
          <w:tcPr>
            <w:tcW w:w="1120" w:type="dxa"/>
            <w:tcBorders>
              <w:top w:val="nil"/>
              <w:left w:val="single" w:sz="8" w:space="0" w:color="auto"/>
              <w:bottom w:val="single" w:sz="4" w:space="0" w:color="auto"/>
              <w:right w:val="single" w:sz="4" w:space="0" w:color="auto"/>
            </w:tcBorders>
            <w:shd w:val="clear" w:color="000000" w:fill="D9D9D9"/>
            <w:vAlign w:val="center"/>
            <w:hideMark/>
          </w:tcPr>
          <w:p w14:paraId="20DA3C43"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6F4697C0"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0238908C"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4F0DFEA2"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vAlign w:val="center"/>
            <w:hideMark/>
          </w:tcPr>
          <w:p w14:paraId="66EE7A66" w14:textId="77777777" w:rsidR="000463FF" w:rsidRPr="000463FF" w:rsidRDefault="00571926"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65DA7AF6" w14:textId="77777777" w:rsidR="000463FF" w:rsidRPr="000463FF" w:rsidRDefault="00571926" w:rsidP="000463FF">
            <w:pPr>
              <w:jc w:val="center"/>
              <w:rPr>
                <w:rFonts w:cs="Arial"/>
                <w:color w:val="000000"/>
              </w:rPr>
            </w:pPr>
            <w:r w:rsidRPr="000463FF">
              <w:rPr>
                <w:rFonts w:cs="Arial"/>
                <w:color w:val="000000"/>
              </w:rPr>
              <w:t> </w:t>
            </w:r>
          </w:p>
        </w:tc>
      </w:tr>
      <w:tr w:rsidR="000463FF" w:rsidRPr="000463FF" w14:paraId="2EC16226" w14:textId="77777777" w:rsidTr="000463FF">
        <w:trPr>
          <w:trHeight w:val="26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AC9E6D2" w14:textId="77777777" w:rsidR="000463FF" w:rsidRPr="000463FF" w:rsidRDefault="00571926" w:rsidP="000463FF">
            <w:pPr>
              <w:jc w:val="center"/>
              <w:rPr>
                <w:rFonts w:cs="Arial"/>
                <w:color w:val="000000"/>
              </w:rPr>
            </w:pPr>
            <w:r w:rsidRPr="000463FF">
              <w:rPr>
                <w:rFonts w:cs="Arial"/>
                <w:color w:val="000000"/>
              </w:rPr>
              <w:t>16</w:t>
            </w:r>
          </w:p>
        </w:tc>
        <w:tc>
          <w:tcPr>
            <w:tcW w:w="960" w:type="dxa"/>
            <w:tcBorders>
              <w:top w:val="nil"/>
              <w:left w:val="nil"/>
              <w:bottom w:val="single" w:sz="4" w:space="0" w:color="auto"/>
              <w:right w:val="single" w:sz="4" w:space="0" w:color="auto"/>
            </w:tcBorders>
            <w:shd w:val="clear" w:color="auto" w:fill="auto"/>
            <w:noWrap/>
            <w:vAlign w:val="center"/>
            <w:hideMark/>
          </w:tcPr>
          <w:p w14:paraId="1EA8CC80" w14:textId="77777777" w:rsidR="000463FF" w:rsidRPr="000463FF" w:rsidRDefault="00571926" w:rsidP="000463FF">
            <w:pPr>
              <w:jc w:val="center"/>
              <w:rPr>
                <w:rFonts w:cs="Arial"/>
                <w:color w:val="000000"/>
              </w:rPr>
            </w:pPr>
            <w:r w:rsidRPr="000463FF">
              <w:rPr>
                <w:rFonts w:cs="Arial"/>
                <w:color w:val="000000"/>
              </w:rPr>
              <w:t>SCL</w:t>
            </w:r>
          </w:p>
        </w:tc>
        <w:tc>
          <w:tcPr>
            <w:tcW w:w="1300" w:type="dxa"/>
            <w:tcBorders>
              <w:top w:val="nil"/>
              <w:left w:val="nil"/>
              <w:bottom w:val="single" w:sz="4" w:space="0" w:color="auto"/>
              <w:right w:val="nil"/>
            </w:tcBorders>
            <w:shd w:val="clear" w:color="auto" w:fill="auto"/>
            <w:noWrap/>
            <w:vAlign w:val="center"/>
            <w:hideMark/>
          </w:tcPr>
          <w:p w14:paraId="4CBA058B" w14:textId="77777777" w:rsidR="000463FF" w:rsidRPr="000463FF" w:rsidRDefault="00571926" w:rsidP="000463FF">
            <w:pPr>
              <w:jc w:val="center"/>
              <w:rPr>
                <w:rFonts w:cs="Arial"/>
                <w:color w:val="000000"/>
              </w:rPr>
            </w:pPr>
            <w:r w:rsidRPr="000463FF">
              <w:rPr>
                <w:rFonts w:cs="Arial"/>
                <w:color w:val="000000"/>
              </w:rPr>
              <w:t>GPIO5</w:t>
            </w:r>
          </w:p>
        </w:tc>
        <w:tc>
          <w:tcPr>
            <w:tcW w:w="1120" w:type="dxa"/>
            <w:tcBorders>
              <w:top w:val="nil"/>
              <w:left w:val="single" w:sz="8" w:space="0" w:color="auto"/>
              <w:bottom w:val="single" w:sz="4" w:space="0" w:color="auto"/>
              <w:right w:val="single" w:sz="4" w:space="0" w:color="auto"/>
            </w:tcBorders>
            <w:shd w:val="clear" w:color="000000" w:fill="D9D9D9"/>
            <w:vAlign w:val="center"/>
            <w:hideMark/>
          </w:tcPr>
          <w:p w14:paraId="1773846F"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45AC4F1F"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7E6425F5"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63113611"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vAlign w:val="center"/>
            <w:hideMark/>
          </w:tcPr>
          <w:p w14:paraId="26541301" w14:textId="77777777" w:rsidR="000463FF" w:rsidRPr="000463FF" w:rsidRDefault="00571926"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0269C544" w14:textId="77777777" w:rsidR="000463FF" w:rsidRPr="000463FF" w:rsidRDefault="00571926" w:rsidP="000463FF">
            <w:pPr>
              <w:jc w:val="center"/>
              <w:rPr>
                <w:rFonts w:cs="Arial"/>
                <w:color w:val="000000"/>
              </w:rPr>
            </w:pPr>
            <w:r w:rsidRPr="000463FF">
              <w:rPr>
                <w:rFonts w:cs="Arial"/>
                <w:color w:val="000000"/>
              </w:rPr>
              <w:t> </w:t>
            </w:r>
          </w:p>
        </w:tc>
      </w:tr>
      <w:tr w:rsidR="000463FF" w:rsidRPr="000463FF" w14:paraId="73FC4913" w14:textId="77777777" w:rsidTr="009157FB">
        <w:trPr>
          <w:trHeight w:val="449"/>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BDF183C" w14:textId="77777777" w:rsidR="000463FF" w:rsidRPr="000463FF" w:rsidRDefault="00571926" w:rsidP="000463FF">
            <w:pPr>
              <w:jc w:val="center"/>
              <w:rPr>
                <w:rFonts w:cs="Arial"/>
                <w:color w:val="000000"/>
              </w:rPr>
            </w:pPr>
            <w:r w:rsidRPr="000463FF">
              <w:rPr>
                <w:rFonts w:cs="Arial"/>
                <w:color w:val="000000"/>
              </w:rPr>
              <w:t>17</w:t>
            </w:r>
          </w:p>
        </w:tc>
        <w:tc>
          <w:tcPr>
            <w:tcW w:w="960" w:type="dxa"/>
            <w:tcBorders>
              <w:top w:val="nil"/>
              <w:left w:val="nil"/>
              <w:bottom w:val="single" w:sz="4" w:space="0" w:color="auto"/>
              <w:right w:val="single" w:sz="4" w:space="0" w:color="auto"/>
            </w:tcBorders>
            <w:shd w:val="clear" w:color="auto" w:fill="auto"/>
            <w:noWrap/>
            <w:vAlign w:val="center"/>
            <w:hideMark/>
          </w:tcPr>
          <w:p w14:paraId="48B18AC4" w14:textId="77777777" w:rsidR="000463FF" w:rsidRPr="000463FF" w:rsidRDefault="00571926" w:rsidP="000463FF">
            <w:pPr>
              <w:jc w:val="center"/>
              <w:rPr>
                <w:rFonts w:cs="Arial"/>
                <w:color w:val="000000"/>
              </w:rPr>
            </w:pPr>
            <w:r w:rsidRPr="000463FF">
              <w:rPr>
                <w:rFonts w:cs="Arial"/>
                <w:color w:val="000000"/>
              </w:rPr>
              <w:t>MISO</w:t>
            </w:r>
          </w:p>
        </w:tc>
        <w:tc>
          <w:tcPr>
            <w:tcW w:w="1300" w:type="dxa"/>
            <w:tcBorders>
              <w:top w:val="nil"/>
              <w:left w:val="nil"/>
              <w:bottom w:val="single" w:sz="4" w:space="0" w:color="auto"/>
              <w:right w:val="nil"/>
            </w:tcBorders>
            <w:shd w:val="clear" w:color="auto" w:fill="auto"/>
            <w:vAlign w:val="center"/>
            <w:hideMark/>
          </w:tcPr>
          <w:p w14:paraId="5E255A4B" w14:textId="77777777" w:rsidR="000463FF" w:rsidRPr="000463FF" w:rsidRDefault="00571926" w:rsidP="000463FF">
            <w:pPr>
              <w:jc w:val="center"/>
              <w:rPr>
                <w:rFonts w:cs="Arial"/>
                <w:color w:val="000000"/>
              </w:rPr>
            </w:pPr>
            <w:r w:rsidRPr="000463FF">
              <w:rPr>
                <w:rFonts w:cs="Arial"/>
                <w:color w:val="000000"/>
              </w:rPr>
              <w:t>PWM1</w:t>
            </w:r>
            <w:r w:rsidRPr="000463FF">
              <w:rPr>
                <w:rFonts w:cs="Arial"/>
                <w:color w:val="000000"/>
              </w:rPr>
              <w:br/>
              <w:t>GPIO5</w:t>
            </w:r>
          </w:p>
        </w:tc>
        <w:tc>
          <w:tcPr>
            <w:tcW w:w="112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5A05C7F6" w14:textId="77777777" w:rsidR="000463FF" w:rsidRPr="000463FF" w:rsidRDefault="00571926"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2AD5049B" w14:textId="77777777" w:rsidR="000463FF" w:rsidRPr="000463FF" w:rsidRDefault="00571926"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491E78C9" w14:textId="77777777" w:rsidR="000463FF" w:rsidRPr="000463FF" w:rsidRDefault="00571926"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310CA5FD" w14:textId="77777777" w:rsidR="000463FF" w:rsidRPr="000463FF" w:rsidRDefault="00571926" w:rsidP="000463FF">
            <w:pPr>
              <w:jc w:val="center"/>
              <w:rPr>
                <w:rFonts w:cs="Arial"/>
                <w:color w:val="000000"/>
              </w:rPr>
            </w:pPr>
          </w:p>
        </w:tc>
        <w:tc>
          <w:tcPr>
            <w:tcW w:w="1120" w:type="dxa"/>
            <w:tcBorders>
              <w:top w:val="nil"/>
              <w:left w:val="nil"/>
              <w:bottom w:val="single" w:sz="4" w:space="0" w:color="auto"/>
              <w:right w:val="single" w:sz="8" w:space="0" w:color="auto"/>
            </w:tcBorders>
            <w:shd w:val="clear" w:color="auto" w:fill="D9D9D9" w:themeFill="background1" w:themeFillShade="D9"/>
            <w:vAlign w:val="center"/>
          </w:tcPr>
          <w:p w14:paraId="4D48B520" w14:textId="77777777" w:rsidR="000463FF" w:rsidRPr="000463FF" w:rsidRDefault="00571926" w:rsidP="000463FF">
            <w:pPr>
              <w:jc w:val="center"/>
              <w:rPr>
                <w:rFonts w:cs="Arial"/>
                <w:color w:val="000000"/>
              </w:rPr>
            </w:pPr>
          </w:p>
        </w:tc>
        <w:tc>
          <w:tcPr>
            <w:tcW w:w="1780" w:type="dxa"/>
            <w:tcBorders>
              <w:top w:val="nil"/>
              <w:left w:val="nil"/>
              <w:bottom w:val="single" w:sz="4" w:space="0" w:color="auto"/>
              <w:right w:val="single" w:sz="8" w:space="0" w:color="auto"/>
            </w:tcBorders>
            <w:shd w:val="clear" w:color="auto" w:fill="D9D9D9" w:themeFill="background1" w:themeFillShade="D9"/>
            <w:vAlign w:val="center"/>
          </w:tcPr>
          <w:p w14:paraId="79595AC6" w14:textId="77777777" w:rsidR="000463FF" w:rsidRPr="000463FF" w:rsidRDefault="00571926" w:rsidP="000463FF">
            <w:pPr>
              <w:jc w:val="center"/>
              <w:rPr>
                <w:rFonts w:cs="Arial"/>
                <w:color w:val="000000"/>
              </w:rPr>
            </w:pPr>
          </w:p>
        </w:tc>
      </w:tr>
      <w:tr w:rsidR="000463FF" w:rsidRPr="000463FF" w14:paraId="0767F8CF" w14:textId="77777777" w:rsidTr="009157FB">
        <w:trPr>
          <w:trHeight w:val="161"/>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08C5484" w14:textId="77777777" w:rsidR="000463FF" w:rsidRPr="000463FF" w:rsidRDefault="00571926" w:rsidP="000463FF">
            <w:pPr>
              <w:jc w:val="center"/>
              <w:rPr>
                <w:rFonts w:cs="Arial"/>
                <w:color w:val="000000"/>
              </w:rPr>
            </w:pPr>
            <w:r w:rsidRPr="000463FF">
              <w:rPr>
                <w:rFonts w:cs="Arial"/>
                <w:color w:val="000000"/>
              </w:rPr>
              <w:t>18</w:t>
            </w:r>
          </w:p>
        </w:tc>
        <w:tc>
          <w:tcPr>
            <w:tcW w:w="960" w:type="dxa"/>
            <w:tcBorders>
              <w:top w:val="nil"/>
              <w:left w:val="nil"/>
              <w:bottom w:val="single" w:sz="4" w:space="0" w:color="auto"/>
              <w:right w:val="single" w:sz="4" w:space="0" w:color="auto"/>
            </w:tcBorders>
            <w:shd w:val="clear" w:color="auto" w:fill="auto"/>
            <w:noWrap/>
            <w:vAlign w:val="center"/>
            <w:hideMark/>
          </w:tcPr>
          <w:p w14:paraId="1293141D" w14:textId="77777777" w:rsidR="000463FF" w:rsidRPr="000463FF" w:rsidRDefault="00571926" w:rsidP="000463FF">
            <w:pPr>
              <w:jc w:val="center"/>
              <w:rPr>
                <w:rFonts w:cs="Arial"/>
                <w:color w:val="000000"/>
              </w:rPr>
            </w:pPr>
            <w:r w:rsidRPr="000463FF">
              <w:rPr>
                <w:rFonts w:cs="Arial"/>
                <w:color w:val="000000"/>
              </w:rPr>
              <w:t>MOSI</w:t>
            </w:r>
          </w:p>
        </w:tc>
        <w:tc>
          <w:tcPr>
            <w:tcW w:w="1300" w:type="dxa"/>
            <w:tcBorders>
              <w:top w:val="nil"/>
              <w:left w:val="nil"/>
              <w:bottom w:val="single" w:sz="4" w:space="0" w:color="auto"/>
              <w:right w:val="nil"/>
            </w:tcBorders>
            <w:shd w:val="clear" w:color="auto" w:fill="auto"/>
            <w:vAlign w:val="center"/>
            <w:hideMark/>
          </w:tcPr>
          <w:p w14:paraId="2F774CF1" w14:textId="77777777" w:rsidR="000463FF" w:rsidRPr="000463FF" w:rsidRDefault="00571926" w:rsidP="000463FF">
            <w:pPr>
              <w:jc w:val="center"/>
              <w:rPr>
                <w:rFonts w:cs="Arial"/>
                <w:color w:val="000000"/>
              </w:rPr>
            </w:pPr>
            <w:r w:rsidRPr="000463FF">
              <w:rPr>
                <w:rFonts w:cs="Arial"/>
                <w:color w:val="000000"/>
              </w:rPr>
              <w:t>PWM2</w:t>
            </w:r>
            <w:r w:rsidRPr="000463FF">
              <w:rPr>
                <w:rFonts w:cs="Arial"/>
                <w:color w:val="000000"/>
              </w:rPr>
              <w:br/>
              <w:t>GPIO6</w:t>
            </w:r>
          </w:p>
        </w:tc>
        <w:tc>
          <w:tcPr>
            <w:tcW w:w="112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0ECF7A11" w14:textId="77777777" w:rsidR="000463FF" w:rsidRPr="000463FF" w:rsidRDefault="00571926"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488AA0B6" w14:textId="77777777" w:rsidR="000463FF" w:rsidRPr="000463FF" w:rsidRDefault="00571926"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09444B59" w14:textId="77777777" w:rsidR="000463FF" w:rsidRPr="000463FF" w:rsidRDefault="00571926"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1C0B5805" w14:textId="77777777" w:rsidR="000463FF" w:rsidRPr="000463FF" w:rsidRDefault="00571926" w:rsidP="000463FF">
            <w:pPr>
              <w:jc w:val="center"/>
              <w:rPr>
                <w:rFonts w:cs="Arial"/>
                <w:color w:val="000000"/>
              </w:rPr>
            </w:pPr>
          </w:p>
        </w:tc>
        <w:tc>
          <w:tcPr>
            <w:tcW w:w="1120" w:type="dxa"/>
            <w:tcBorders>
              <w:top w:val="nil"/>
              <w:left w:val="nil"/>
              <w:bottom w:val="single" w:sz="4" w:space="0" w:color="auto"/>
              <w:right w:val="single" w:sz="8" w:space="0" w:color="auto"/>
            </w:tcBorders>
            <w:shd w:val="clear" w:color="auto" w:fill="D9D9D9" w:themeFill="background1" w:themeFillShade="D9"/>
            <w:vAlign w:val="center"/>
          </w:tcPr>
          <w:p w14:paraId="7A3C849D" w14:textId="77777777" w:rsidR="000463FF" w:rsidRPr="000463FF" w:rsidRDefault="00571926" w:rsidP="000463FF">
            <w:pPr>
              <w:jc w:val="center"/>
              <w:rPr>
                <w:rFonts w:cs="Arial"/>
                <w:color w:val="000000"/>
              </w:rPr>
            </w:pPr>
          </w:p>
        </w:tc>
        <w:tc>
          <w:tcPr>
            <w:tcW w:w="1780" w:type="dxa"/>
            <w:tcBorders>
              <w:top w:val="nil"/>
              <w:left w:val="nil"/>
              <w:bottom w:val="single" w:sz="4" w:space="0" w:color="auto"/>
              <w:right w:val="single" w:sz="8" w:space="0" w:color="auto"/>
            </w:tcBorders>
            <w:shd w:val="clear" w:color="auto" w:fill="D9D9D9" w:themeFill="background1" w:themeFillShade="D9"/>
            <w:vAlign w:val="center"/>
          </w:tcPr>
          <w:p w14:paraId="7EB88234" w14:textId="77777777" w:rsidR="000463FF" w:rsidRPr="000463FF" w:rsidRDefault="00571926" w:rsidP="000463FF">
            <w:pPr>
              <w:jc w:val="center"/>
              <w:rPr>
                <w:rFonts w:cs="Arial"/>
                <w:color w:val="000000"/>
              </w:rPr>
            </w:pPr>
          </w:p>
        </w:tc>
      </w:tr>
      <w:tr w:rsidR="000463FF" w:rsidRPr="000463FF" w14:paraId="5859F126" w14:textId="77777777" w:rsidTr="009157FB">
        <w:trPr>
          <w:trHeight w:val="143"/>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AC0D0AD" w14:textId="77777777" w:rsidR="000463FF" w:rsidRPr="000463FF" w:rsidRDefault="00571926" w:rsidP="000463FF">
            <w:pPr>
              <w:jc w:val="center"/>
              <w:rPr>
                <w:rFonts w:cs="Arial"/>
                <w:color w:val="000000"/>
              </w:rPr>
            </w:pPr>
            <w:r w:rsidRPr="000463FF">
              <w:rPr>
                <w:rFonts w:cs="Arial"/>
                <w:color w:val="000000"/>
              </w:rPr>
              <w:t>19</w:t>
            </w:r>
          </w:p>
        </w:tc>
        <w:tc>
          <w:tcPr>
            <w:tcW w:w="960" w:type="dxa"/>
            <w:tcBorders>
              <w:top w:val="nil"/>
              <w:left w:val="nil"/>
              <w:bottom w:val="single" w:sz="4" w:space="0" w:color="auto"/>
              <w:right w:val="single" w:sz="4" w:space="0" w:color="auto"/>
            </w:tcBorders>
            <w:shd w:val="clear" w:color="auto" w:fill="auto"/>
            <w:noWrap/>
            <w:vAlign w:val="center"/>
            <w:hideMark/>
          </w:tcPr>
          <w:p w14:paraId="12124E86" w14:textId="77777777" w:rsidR="000463FF" w:rsidRPr="000463FF" w:rsidRDefault="00571926" w:rsidP="000463FF">
            <w:pPr>
              <w:jc w:val="center"/>
              <w:rPr>
                <w:rFonts w:cs="Arial"/>
                <w:color w:val="000000"/>
              </w:rPr>
            </w:pPr>
            <w:r w:rsidRPr="000463FF">
              <w:rPr>
                <w:rFonts w:cs="Arial"/>
                <w:color w:val="000000"/>
              </w:rPr>
              <w:t>SCK</w:t>
            </w:r>
          </w:p>
        </w:tc>
        <w:tc>
          <w:tcPr>
            <w:tcW w:w="1300" w:type="dxa"/>
            <w:tcBorders>
              <w:top w:val="nil"/>
              <w:left w:val="nil"/>
              <w:bottom w:val="single" w:sz="4" w:space="0" w:color="auto"/>
              <w:right w:val="nil"/>
            </w:tcBorders>
            <w:shd w:val="clear" w:color="auto" w:fill="auto"/>
            <w:vAlign w:val="center"/>
            <w:hideMark/>
          </w:tcPr>
          <w:p w14:paraId="635B1DB4" w14:textId="77777777" w:rsidR="000463FF" w:rsidRPr="000463FF" w:rsidRDefault="00571926" w:rsidP="000463FF">
            <w:pPr>
              <w:jc w:val="center"/>
              <w:rPr>
                <w:rFonts w:cs="Arial"/>
                <w:color w:val="000000"/>
              </w:rPr>
            </w:pPr>
            <w:r w:rsidRPr="000463FF">
              <w:rPr>
                <w:rFonts w:cs="Arial"/>
                <w:color w:val="000000"/>
              </w:rPr>
              <w:t>PWM3</w:t>
            </w:r>
            <w:r w:rsidRPr="000463FF">
              <w:rPr>
                <w:rFonts w:cs="Arial"/>
                <w:color w:val="000000"/>
              </w:rPr>
              <w:br/>
              <w:t>GPIO0</w:t>
            </w:r>
          </w:p>
        </w:tc>
        <w:tc>
          <w:tcPr>
            <w:tcW w:w="112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398F76FB" w14:textId="77777777" w:rsidR="000463FF" w:rsidRPr="000463FF" w:rsidRDefault="00571926"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4FD446EF" w14:textId="77777777" w:rsidR="000463FF" w:rsidRPr="000463FF" w:rsidRDefault="00571926"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1DB2312B" w14:textId="77777777" w:rsidR="000463FF" w:rsidRPr="000463FF" w:rsidRDefault="00571926" w:rsidP="000463FF">
            <w:pPr>
              <w:jc w:val="center"/>
              <w:rPr>
                <w:rFonts w:cs="Arial"/>
                <w:color w:val="000000"/>
              </w:rPr>
            </w:pPr>
          </w:p>
        </w:tc>
        <w:tc>
          <w:tcPr>
            <w:tcW w:w="1120" w:type="dxa"/>
            <w:tcBorders>
              <w:top w:val="nil"/>
              <w:left w:val="nil"/>
              <w:bottom w:val="single" w:sz="4" w:space="0" w:color="auto"/>
              <w:right w:val="single" w:sz="4" w:space="0" w:color="auto"/>
            </w:tcBorders>
            <w:shd w:val="clear" w:color="auto" w:fill="D9D9D9" w:themeFill="background1" w:themeFillShade="D9"/>
            <w:vAlign w:val="center"/>
          </w:tcPr>
          <w:p w14:paraId="5814F924" w14:textId="77777777" w:rsidR="000463FF" w:rsidRPr="000463FF" w:rsidRDefault="00571926" w:rsidP="000463FF">
            <w:pPr>
              <w:jc w:val="center"/>
              <w:rPr>
                <w:rFonts w:cs="Arial"/>
                <w:color w:val="000000"/>
              </w:rPr>
            </w:pPr>
          </w:p>
        </w:tc>
        <w:tc>
          <w:tcPr>
            <w:tcW w:w="1120" w:type="dxa"/>
            <w:tcBorders>
              <w:top w:val="nil"/>
              <w:left w:val="nil"/>
              <w:bottom w:val="single" w:sz="4" w:space="0" w:color="auto"/>
              <w:right w:val="single" w:sz="8" w:space="0" w:color="auto"/>
            </w:tcBorders>
            <w:shd w:val="clear" w:color="auto" w:fill="D9D9D9" w:themeFill="background1" w:themeFillShade="D9"/>
            <w:vAlign w:val="center"/>
          </w:tcPr>
          <w:p w14:paraId="37A6AE99" w14:textId="77777777" w:rsidR="000463FF" w:rsidRPr="000463FF" w:rsidRDefault="00571926" w:rsidP="000463FF">
            <w:pPr>
              <w:jc w:val="center"/>
              <w:rPr>
                <w:rFonts w:cs="Arial"/>
                <w:color w:val="000000"/>
              </w:rPr>
            </w:pPr>
          </w:p>
        </w:tc>
        <w:tc>
          <w:tcPr>
            <w:tcW w:w="1780" w:type="dxa"/>
            <w:tcBorders>
              <w:top w:val="nil"/>
              <w:left w:val="nil"/>
              <w:bottom w:val="single" w:sz="4" w:space="0" w:color="auto"/>
              <w:right w:val="single" w:sz="8" w:space="0" w:color="auto"/>
            </w:tcBorders>
            <w:shd w:val="clear" w:color="auto" w:fill="D9D9D9" w:themeFill="background1" w:themeFillShade="D9"/>
            <w:vAlign w:val="center"/>
          </w:tcPr>
          <w:p w14:paraId="1084F93A" w14:textId="77777777" w:rsidR="000463FF" w:rsidRPr="000463FF" w:rsidRDefault="00571926" w:rsidP="000463FF">
            <w:pPr>
              <w:jc w:val="center"/>
              <w:rPr>
                <w:rFonts w:cs="Arial"/>
                <w:color w:val="000000"/>
              </w:rPr>
            </w:pPr>
          </w:p>
        </w:tc>
      </w:tr>
      <w:tr w:rsidR="000463FF" w:rsidRPr="000463FF" w14:paraId="5E4BEE31"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D8518CC" w14:textId="77777777" w:rsidR="000463FF" w:rsidRPr="000463FF" w:rsidRDefault="00571926" w:rsidP="000463FF">
            <w:pPr>
              <w:jc w:val="center"/>
              <w:rPr>
                <w:rFonts w:cs="Arial"/>
                <w:color w:val="000000"/>
              </w:rPr>
            </w:pPr>
            <w:r w:rsidRPr="000463FF">
              <w:rPr>
                <w:rFonts w:cs="Arial"/>
                <w:color w:val="000000"/>
              </w:rPr>
              <w:t>22</w:t>
            </w:r>
          </w:p>
        </w:tc>
        <w:tc>
          <w:tcPr>
            <w:tcW w:w="960" w:type="dxa"/>
            <w:tcBorders>
              <w:top w:val="nil"/>
              <w:left w:val="nil"/>
              <w:bottom w:val="single" w:sz="4" w:space="0" w:color="auto"/>
              <w:right w:val="single" w:sz="4" w:space="0" w:color="auto"/>
            </w:tcBorders>
            <w:shd w:val="clear" w:color="auto" w:fill="auto"/>
            <w:noWrap/>
            <w:vAlign w:val="center"/>
            <w:hideMark/>
          </w:tcPr>
          <w:p w14:paraId="4615035B" w14:textId="77777777" w:rsidR="000463FF" w:rsidRPr="000463FF" w:rsidRDefault="00571926" w:rsidP="000463FF">
            <w:pPr>
              <w:jc w:val="center"/>
              <w:rPr>
                <w:rFonts w:cs="Arial"/>
                <w:color w:val="000000"/>
              </w:rPr>
            </w:pPr>
            <w:r w:rsidRPr="000463FF">
              <w:rPr>
                <w:rFonts w:cs="Arial"/>
                <w:color w:val="000000"/>
              </w:rPr>
              <w:t>ADR1</w:t>
            </w:r>
          </w:p>
        </w:tc>
        <w:tc>
          <w:tcPr>
            <w:tcW w:w="1300" w:type="dxa"/>
            <w:tcBorders>
              <w:top w:val="nil"/>
              <w:left w:val="nil"/>
              <w:bottom w:val="single" w:sz="4" w:space="0" w:color="auto"/>
              <w:right w:val="nil"/>
            </w:tcBorders>
            <w:shd w:val="clear" w:color="auto" w:fill="auto"/>
            <w:vAlign w:val="center"/>
            <w:hideMark/>
          </w:tcPr>
          <w:p w14:paraId="2F2E8B35" w14:textId="77777777" w:rsidR="000463FF" w:rsidRPr="000463FF" w:rsidRDefault="00571926" w:rsidP="000463FF">
            <w:pPr>
              <w:jc w:val="center"/>
              <w:rPr>
                <w:rFonts w:cs="Arial"/>
                <w:color w:val="000000"/>
              </w:rPr>
            </w:pPr>
            <w:r w:rsidRPr="000463FF">
              <w:rPr>
                <w:rFonts w:cs="Arial"/>
                <w:color w:val="000000"/>
              </w:rPr>
              <w:t>SPISS</w:t>
            </w:r>
            <w:r w:rsidRPr="000463FF">
              <w:rPr>
                <w:rFonts w:cs="Arial"/>
                <w:color w:val="000000"/>
              </w:rPr>
              <w:br/>
              <w:t>SPISSEL0</w:t>
            </w:r>
            <w:r w:rsidRPr="000463FF">
              <w:rPr>
                <w:rFonts w:cs="Arial"/>
                <w:color w:val="000000"/>
              </w:rPr>
              <w:br/>
              <w:t>PWMOE</w:t>
            </w:r>
            <w:r w:rsidRPr="000463FF">
              <w:rPr>
                <w:rFonts w:cs="Arial"/>
                <w:color w:val="000000"/>
              </w:rPr>
              <w:br/>
              <w:t>CLKOUT</w:t>
            </w:r>
            <w:r w:rsidRPr="000463FF">
              <w:rPr>
                <w:rFonts w:cs="Arial"/>
                <w:color w:val="000000"/>
              </w:rPr>
              <w:br/>
              <w:t>GPIO4</w:t>
            </w:r>
          </w:p>
        </w:tc>
        <w:tc>
          <w:tcPr>
            <w:tcW w:w="1120" w:type="dxa"/>
            <w:tcBorders>
              <w:top w:val="nil"/>
              <w:left w:val="single" w:sz="8" w:space="0" w:color="auto"/>
              <w:bottom w:val="single" w:sz="4" w:space="0" w:color="auto"/>
              <w:right w:val="single" w:sz="4" w:space="0" w:color="auto"/>
            </w:tcBorders>
            <w:shd w:val="clear" w:color="000000" w:fill="D9D9D9"/>
            <w:vAlign w:val="center"/>
            <w:hideMark/>
          </w:tcPr>
          <w:p w14:paraId="279F3F3B"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23497F25"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559F7792"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4" w:space="0" w:color="auto"/>
            </w:tcBorders>
            <w:shd w:val="clear" w:color="000000" w:fill="D9D9D9"/>
            <w:vAlign w:val="center"/>
            <w:hideMark/>
          </w:tcPr>
          <w:p w14:paraId="61BB00AB"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4" w:space="0" w:color="auto"/>
              <w:right w:val="single" w:sz="8" w:space="0" w:color="auto"/>
            </w:tcBorders>
            <w:shd w:val="clear" w:color="000000" w:fill="D9D9D9"/>
            <w:vAlign w:val="center"/>
            <w:hideMark/>
          </w:tcPr>
          <w:p w14:paraId="5E1577C9" w14:textId="77777777" w:rsidR="000463FF" w:rsidRPr="000463FF" w:rsidRDefault="00571926" w:rsidP="000463FF">
            <w:pPr>
              <w:jc w:val="center"/>
              <w:rPr>
                <w:rFonts w:cs="Arial"/>
                <w:color w:val="000000"/>
              </w:rPr>
            </w:pPr>
            <w:r w:rsidRPr="000463FF">
              <w:rPr>
                <w:rFonts w:cs="Arial"/>
                <w:color w:val="000000"/>
              </w:rPr>
              <w:t> </w:t>
            </w:r>
          </w:p>
        </w:tc>
        <w:tc>
          <w:tcPr>
            <w:tcW w:w="1780" w:type="dxa"/>
            <w:tcBorders>
              <w:top w:val="nil"/>
              <w:left w:val="nil"/>
              <w:bottom w:val="single" w:sz="4" w:space="0" w:color="auto"/>
              <w:right w:val="single" w:sz="8" w:space="0" w:color="auto"/>
            </w:tcBorders>
            <w:shd w:val="clear" w:color="000000" w:fill="D9D9D9"/>
            <w:noWrap/>
            <w:vAlign w:val="center"/>
            <w:hideMark/>
          </w:tcPr>
          <w:p w14:paraId="78A147C9" w14:textId="77777777" w:rsidR="000463FF" w:rsidRPr="000463FF" w:rsidRDefault="00571926" w:rsidP="000463FF">
            <w:pPr>
              <w:jc w:val="center"/>
              <w:rPr>
                <w:rFonts w:cs="Arial"/>
                <w:color w:val="000000"/>
              </w:rPr>
            </w:pPr>
            <w:r w:rsidRPr="000463FF">
              <w:rPr>
                <w:rFonts w:cs="Arial"/>
                <w:color w:val="000000"/>
              </w:rPr>
              <w:t> </w:t>
            </w:r>
          </w:p>
        </w:tc>
      </w:tr>
      <w:tr w:rsidR="000463FF" w:rsidRPr="000463FF" w14:paraId="0793E48B" w14:textId="77777777" w:rsidTr="009157FB">
        <w:trPr>
          <w:trHeight w:val="404"/>
          <w:jc w:val="center"/>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21FDB787" w14:textId="77777777" w:rsidR="000463FF" w:rsidRPr="000463FF" w:rsidRDefault="00571926" w:rsidP="000463FF">
            <w:pPr>
              <w:jc w:val="center"/>
              <w:rPr>
                <w:rFonts w:cs="Arial"/>
                <w:color w:val="000000"/>
              </w:rPr>
            </w:pPr>
            <w:r w:rsidRPr="000463FF">
              <w:rPr>
                <w:rFonts w:cs="Arial"/>
                <w:color w:val="000000"/>
              </w:rPr>
              <w:lastRenderedPageBreak/>
              <w:t>23</w:t>
            </w:r>
          </w:p>
        </w:tc>
        <w:tc>
          <w:tcPr>
            <w:tcW w:w="960" w:type="dxa"/>
            <w:tcBorders>
              <w:top w:val="nil"/>
              <w:left w:val="nil"/>
              <w:bottom w:val="single" w:sz="8" w:space="0" w:color="auto"/>
              <w:right w:val="single" w:sz="4" w:space="0" w:color="auto"/>
            </w:tcBorders>
            <w:shd w:val="clear" w:color="auto" w:fill="auto"/>
            <w:noWrap/>
            <w:vAlign w:val="center"/>
            <w:hideMark/>
          </w:tcPr>
          <w:p w14:paraId="1D7674D6" w14:textId="77777777" w:rsidR="000463FF" w:rsidRPr="000463FF" w:rsidRDefault="00571926" w:rsidP="000463FF">
            <w:pPr>
              <w:jc w:val="center"/>
              <w:rPr>
                <w:rFonts w:cs="Arial"/>
                <w:color w:val="000000"/>
              </w:rPr>
            </w:pPr>
            <w:r w:rsidRPr="000463FF">
              <w:rPr>
                <w:rFonts w:cs="Arial"/>
                <w:color w:val="000000"/>
              </w:rPr>
              <w:t>ADR2</w:t>
            </w:r>
          </w:p>
        </w:tc>
        <w:tc>
          <w:tcPr>
            <w:tcW w:w="1300" w:type="dxa"/>
            <w:tcBorders>
              <w:top w:val="nil"/>
              <w:left w:val="nil"/>
              <w:bottom w:val="single" w:sz="8" w:space="0" w:color="auto"/>
              <w:right w:val="nil"/>
            </w:tcBorders>
            <w:shd w:val="clear" w:color="auto" w:fill="auto"/>
            <w:vAlign w:val="center"/>
            <w:hideMark/>
          </w:tcPr>
          <w:p w14:paraId="646CF175" w14:textId="77777777" w:rsidR="000463FF" w:rsidRPr="000463FF" w:rsidRDefault="00571926" w:rsidP="000463FF">
            <w:pPr>
              <w:jc w:val="center"/>
              <w:rPr>
                <w:rFonts w:cs="Arial"/>
                <w:color w:val="000000"/>
              </w:rPr>
            </w:pPr>
            <w:r w:rsidRPr="000463FF">
              <w:rPr>
                <w:rFonts w:cs="Arial"/>
                <w:color w:val="000000"/>
              </w:rPr>
              <w:t>MCLK</w:t>
            </w:r>
            <w:r w:rsidRPr="000463FF">
              <w:rPr>
                <w:rFonts w:cs="Arial"/>
                <w:color w:val="000000"/>
              </w:rPr>
              <w:br/>
              <w:t>ASPISS</w:t>
            </w:r>
            <w:r w:rsidRPr="000463FF">
              <w:rPr>
                <w:rFonts w:cs="Arial"/>
                <w:color w:val="000000"/>
              </w:rPr>
              <w:br/>
              <w:t>SPISSEL2</w:t>
            </w:r>
            <w:r w:rsidRPr="000463FF">
              <w:rPr>
                <w:rFonts w:cs="Arial"/>
                <w:color w:val="000000"/>
              </w:rPr>
              <w:br/>
              <w:t>CLKOUT</w:t>
            </w:r>
            <w:r w:rsidRPr="000463FF">
              <w:rPr>
                <w:rFonts w:cs="Arial"/>
                <w:color w:val="000000"/>
              </w:rPr>
              <w:br/>
              <w:t>GPIO4</w:t>
            </w:r>
          </w:p>
        </w:tc>
        <w:tc>
          <w:tcPr>
            <w:tcW w:w="1120" w:type="dxa"/>
            <w:tcBorders>
              <w:top w:val="nil"/>
              <w:left w:val="single" w:sz="8" w:space="0" w:color="auto"/>
              <w:bottom w:val="single" w:sz="8" w:space="0" w:color="auto"/>
              <w:right w:val="single" w:sz="4" w:space="0" w:color="auto"/>
            </w:tcBorders>
            <w:shd w:val="clear" w:color="000000" w:fill="D9D9D9"/>
            <w:vAlign w:val="center"/>
            <w:hideMark/>
          </w:tcPr>
          <w:p w14:paraId="42780CCA"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8" w:space="0" w:color="auto"/>
              <w:right w:val="single" w:sz="4" w:space="0" w:color="auto"/>
            </w:tcBorders>
            <w:shd w:val="clear" w:color="000000" w:fill="D9D9D9"/>
            <w:vAlign w:val="center"/>
            <w:hideMark/>
          </w:tcPr>
          <w:p w14:paraId="128F81D2"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8" w:space="0" w:color="auto"/>
              <w:right w:val="single" w:sz="4" w:space="0" w:color="auto"/>
            </w:tcBorders>
            <w:shd w:val="clear" w:color="000000" w:fill="D9D9D9"/>
            <w:vAlign w:val="center"/>
            <w:hideMark/>
          </w:tcPr>
          <w:p w14:paraId="26740000"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8" w:space="0" w:color="auto"/>
              <w:right w:val="single" w:sz="4" w:space="0" w:color="auto"/>
            </w:tcBorders>
            <w:shd w:val="clear" w:color="000000" w:fill="D9D9D9"/>
            <w:vAlign w:val="center"/>
            <w:hideMark/>
          </w:tcPr>
          <w:p w14:paraId="4B30C801" w14:textId="77777777" w:rsidR="000463FF" w:rsidRPr="000463FF" w:rsidRDefault="00571926" w:rsidP="000463FF">
            <w:pPr>
              <w:jc w:val="center"/>
              <w:rPr>
                <w:rFonts w:cs="Arial"/>
                <w:color w:val="000000"/>
              </w:rPr>
            </w:pPr>
            <w:r w:rsidRPr="000463FF">
              <w:rPr>
                <w:rFonts w:cs="Arial"/>
                <w:color w:val="000000"/>
              </w:rPr>
              <w:t> </w:t>
            </w:r>
          </w:p>
        </w:tc>
        <w:tc>
          <w:tcPr>
            <w:tcW w:w="1120" w:type="dxa"/>
            <w:tcBorders>
              <w:top w:val="nil"/>
              <w:left w:val="nil"/>
              <w:bottom w:val="single" w:sz="8" w:space="0" w:color="auto"/>
              <w:right w:val="single" w:sz="8" w:space="0" w:color="auto"/>
            </w:tcBorders>
            <w:shd w:val="clear" w:color="000000" w:fill="D9D9D9"/>
            <w:vAlign w:val="center"/>
            <w:hideMark/>
          </w:tcPr>
          <w:p w14:paraId="2975BD8F" w14:textId="77777777" w:rsidR="000463FF" w:rsidRPr="000463FF" w:rsidRDefault="00571926" w:rsidP="000463FF">
            <w:pPr>
              <w:jc w:val="center"/>
              <w:rPr>
                <w:rFonts w:cs="Arial"/>
                <w:color w:val="000000"/>
              </w:rPr>
            </w:pPr>
            <w:r w:rsidRPr="000463FF">
              <w:rPr>
                <w:rFonts w:cs="Arial"/>
                <w:color w:val="000000"/>
              </w:rPr>
              <w:t> </w:t>
            </w:r>
          </w:p>
        </w:tc>
        <w:tc>
          <w:tcPr>
            <w:tcW w:w="1780" w:type="dxa"/>
            <w:tcBorders>
              <w:top w:val="nil"/>
              <w:left w:val="nil"/>
              <w:bottom w:val="single" w:sz="8" w:space="0" w:color="auto"/>
              <w:right w:val="single" w:sz="8" w:space="0" w:color="auto"/>
            </w:tcBorders>
            <w:shd w:val="clear" w:color="000000" w:fill="D9D9D9"/>
            <w:noWrap/>
            <w:vAlign w:val="center"/>
            <w:hideMark/>
          </w:tcPr>
          <w:p w14:paraId="24F5DFB5" w14:textId="77777777" w:rsidR="000463FF" w:rsidRPr="000463FF" w:rsidRDefault="00571926" w:rsidP="000463FF">
            <w:pPr>
              <w:jc w:val="center"/>
              <w:rPr>
                <w:rFonts w:cs="Arial"/>
                <w:color w:val="000000"/>
              </w:rPr>
            </w:pPr>
            <w:r w:rsidRPr="000463FF">
              <w:rPr>
                <w:rFonts w:cs="Arial"/>
                <w:color w:val="000000"/>
              </w:rPr>
              <w:t> </w:t>
            </w:r>
          </w:p>
        </w:tc>
      </w:tr>
    </w:tbl>
    <w:p w14:paraId="4FB36E67" w14:textId="77777777" w:rsidR="00640D70" w:rsidRDefault="00571926" w:rsidP="00500605"/>
    <w:p w14:paraId="319F5151" w14:textId="77777777" w:rsidR="009157FB" w:rsidRDefault="00571926">
      <w:pPr>
        <w:spacing w:after="200" w:line="276" w:lineRule="auto"/>
      </w:pPr>
      <w:r>
        <w:br w:type="page"/>
      </w:r>
    </w:p>
    <w:p w14:paraId="47FF597B" w14:textId="77777777" w:rsidR="00556F6B" w:rsidRDefault="00571926" w:rsidP="00500605"/>
    <w:tbl>
      <w:tblPr>
        <w:tblW w:w="9240" w:type="dxa"/>
        <w:jc w:val="center"/>
        <w:tblLook w:val="04A0" w:firstRow="1" w:lastRow="0" w:firstColumn="1" w:lastColumn="0" w:noHBand="0" w:noVBand="1"/>
      </w:tblPr>
      <w:tblGrid>
        <w:gridCol w:w="960"/>
        <w:gridCol w:w="960"/>
        <w:gridCol w:w="1162"/>
        <w:gridCol w:w="1018"/>
        <w:gridCol w:w="1160"/>
        <w:gridCol w:w="1100"/>
        <w:gridCol w:w="1100"/>
        <w:gridCol w:w="1780"/>
      </w:tblGrid>
      <w:tr w:rsidR="000463FF" w:rsidRPr="000463FF" w14:paraId="0486AD77" w14:textId="77777777" w:rsidTr="000463FF">
        <w:trPr>
          <w:trHeight w:val="1068"/>
          <w:jc w:val="center"/>
        </w:trPr>
        <w:tc>
          <w:tcPr>
            <w:tcW w:w="96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2A18A158" w14:textId="77777777" w:rsidR="000463FF" w:rsidRPr="000463FF" w:rsidRDefault="00571926" w:rsidP="000463FF">
            <w:pPr>
              <w:jc w:val="center"/>
              <w:rPr>
                <w:rFonts w:cs="Arial"/>
                <w:color w:val="000000"/>
              </w:rPr>
            </w:pPr>
            <w:r w:rsidRPr="000463FF">
              <w:rPr>
                <w:rFonts w:cs="Arial"/>
                <w:color w:val="000000"/>
              </w:rPr>
              <w:t>AD2433</w:t>
            </w:r>
            <w:r w:rsidRPr="000463FF">
              <w:rPr>
                <w:rFonts w:cs="Arial"/>
                <w:color w:val="000000"/>
              </w:rPr>
              <w:br/>
              <w:t>PIN</w:t>
            </w:r>
          </w:p>
        </w:tc>
        <w:tc>
          <w:tcPr>
            <w:tcW w:w="960" w:type="dxa"/>
            <w:tcBorders>
              <w:top w:val="single" w:sz="8" w:space="0" w:color="auto"/>
              <w:left w:val="nil"/>
              <w:bottom w:val="double" w:sz="6" w:space="0" w:color="auto"/>
              <w:right w:val="single" w:sz="4" w:space="0" w:color="auto"/>
            </w:tcBorders>
            <w:shd w:val="clear" w:color="auto" w:fill="auto"/>
            <w:vAlign w:val="center"/>
            <w:hideMark/>
          </w:tcPr>
          <w:p w14:paraId="0DF288C2" w14:textId="77777777" w:rsidR="000463FF" w:rsidRPr="000463FF" w:rsidRDefault="00571926" w:rsidP="000463FF">
            <w:pPr>
              <w:jc w:val="center"/>
              <w:rPr>
                <w:rFonts w:cs="Arial"/>
                <w:color w:val="000000"/>
              </w:rPr>
            </w:pPr>
            <w:r w:rsidRPr="000463FF">
              <w:rPr>
                <w:rFonts w:cs="Arial"/>
                <w:color w:val="000000"/>
              </w:rPr>
              <w:t>Pin Name</w:t>
            </w:r>
          </w:p>
        </w:tc>
        <w:tc>
          <w:tcPr>
            <w:tcW w:w="1040" w:type="dxa"/>
            <w:tcBorders>
              <w:top w:val="single" w:sz="8" w:space="0" w:color="auto"/>
              <w:left w:val="nil"/>
              <w:bottom w:val="double" w:sz="6" w:space="0" w:color="auto"/>
              <w:right w:val="single" w:sz="4" w:space="0" w:color="auto"/>
            </w:tcBorders>
            <w:shd w:val="clear" w:color="auto" w:fill="auto"/>
            <w:vAlign w:val="center"/>
            <w:hideMark/>
          </w:tcPr>
          <w:p w14:paraId="2C754183" w14:textId="77777777" w:rsidR="000463FF" w:rsidRPr="000463FF" w:rsidRDefault="00571926" w:rsidP="000463FF">
            <w:pPr>
              <w:jc w:val="center"/>
              <w:rPr>
                <w:rFonts w:cs="Arial"/>
                <w:color w:val="000000"/>
              </w:rPr>
            </w:pPr>
            <w:r w:rsidRPr="000463FF">
              <w:rPr>
                <w:rFonts w:cs="Arial"/>
                <w:color w:val="000000"/>
              </w:rPr>
              <w:t>Alt</w:t>
            </w:r>
            <w:r>
              <w:rPr>
                <w:rFonts w:cs="Arial"/>
                <w:color w:val="000000"/>
              </w:rPr>
              <w:t>ernate</w:t>
            </w:r>
            <w:r w:rsidRPr="000463FF">
              <w:rPr>
                <w:rFonts w:cs="Arial"/>
                <w:color w:val="000000"/>
              </w:rPr>
              <w:t xml:space="preserve"> Funct</w:t>
            </w:r>
            <w:r>
              <w:rPr>
                <w:rFonts w:cs="Arial"/>
                <w:color w:val="000000"/>
              </w:rPr>
              <w:t>ion</w:t>
            </w:r>
          </w:p>
        </w:tc>
        <w:tc>
          <w:tcPr>
            <w:tcW w:w="114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295EF98F" w14:textId="77777777" w:rsidR="000463FF" w:rsidRPr="000463FF" w:rsidRDefault="00571926" w:rsidP="000463FF">
            <w:pPr>
              <w:jc w:val="center"/>
              <w:rPr>
                <w:rFonts w:cs="Arial"/>
                <w:color w:val="000000"/>
              </w:rPr>
            </w:pPr>
            <w:r w:rsidRPr="000463FF">
              <w:rPr>
                <w:rFonts w:cs="Arial"/>
                <w:color w:val="000000"/>
              </w:rPr>
              <w:t>PDC Usage</w:t>
            </w:r>
          </w:p>
        </w:tc>
        <w:tc>
          <w:tcPr>
            <w:tcW w:w="1160" w:type="dxa"/>
            <w:tcBorders>
              <w:top w:val="single" w:sz="8" w:space="0" w:color="auto"/>
              <w:left w:val="nil"/>
              <w:bottom w:val="double" w:sz="6" w:space="0" w:color="auto"/>
              <w:right w:val="single" w:sz="4" w:space="0" w:color="auto"/>
            </w:tcBorders>
            <w:shd w:val="clear" w:color="auto" w:fill="auto"/>
            <w:vAlign w:val="center"/>
            <w:hideMark/>
          </w:tcPr>
          <w:p w14:paraId="3B98BAEA" w14:textId="77777777" w:rsidR="000463FF" w:rsidRPr="000463FF" w:rsidRDefault="00571926" w:rsidP="000463FF">
            <w:pPr>
              <w:jc w:val="center"/>
              <w:rPr>
                <w:rFonts w:cs="Arial"/>
                <w:color w:val="000000"/>
              </w:rPr>
            </w:pPr>
            <w:r w:rsidRPr="000463FF">
              <w:rPr>
                <w:rFonts w:cs="Arial"/>
                <w:color w:val="000000"/>
              </w:rPr>
              <w:t>Visteon PAC Usage</w:t>
            </w:r>
          </w:p>
        </w:tc>
        <w:tc>
          <w:tcPr>
            <w:tcW w:w="1100" w:type="dxa"/>
            <w:tcBorders>
              <w:top w:val="single" w:sz="8" w:space="0" w:color="auto"/>
              <w:left w:val="nil"/>
              <w:bottom w:val="double" w:sz="6" w:space="0" w:color="auto"/>
              <w:right w:val="single" w:sz="4" w:space="0" w:color="auto"/>
            </w:tcBorders>
            <w:shd w:val="clear" w:color="auto" w:fill="auto"/>
            <w:vAlign w:val="center"/>
            <w:hideMark/>
          </w:tcPr>
          <w:p w14:paraId="6D478649" w14:textId="77777777" w:rsidR="000463FF" w:rsidRPr="000463FF" w:rsidRDefault="00571926" w:rsidP="000463FF">
            <w:pPr>
              <w:jc w:val="center"/>
              <w:rPr>
                <w:rFonts w:cs="Arial"/>
                <w:color w:val="000000"/>
              </w:rPr>
            </w:pPr>
            <w:r w:rsidRPr="000463FF">
              <w:rPr>
                <w:rFonts w:cs="Arial"/>
                <w:color w:val="000000"/>
              </w:rPr>
              <w:t>Visteon D245 Usage</w:t>
            </w:r>
          </w:p>
        </w:tc>
        <w:tc>
          <w:tcPr>
            <w:tcW w:w="1100" w:type="dxa"/>
            <w:tcBorders>
              <w:top w:val="single" w:sz="8" w:space="0" w:color="auto"/>
              <w:left w:val="nil"/>
              <w:bottom w:val="double" w:sz="6" w:space="0" w:color="auto"/>
              <w:right w:val="nil"/>
            </w:tcBorders>
            <w:shd w:val="clear" w:color="auto" w:fill="auto"/>
            <w:vAlign w:val="center"/>
            <w:hideMark/>
          </w:tcPr>
          <w:p w14:paraId="6BF79235" w14:textId="77777777" w:rsidR="000463FF" w:rsidRPr="000463FF" w:rsidRDefault="00571926" w:rsidP="000463FF">
            <w:pPr>
              <w:jc w:val="center"/>
              <w:rPr>
                <w:rFonts w:cs="Arial"/>
                <w:color w:val="000000"/>
              </w:rPr>
            </w:pPr>
            <w:r w:rsidRPr="000463FF">
              <w:rPr>
                <w:rFonts w:cs="Arial"/>
                <w:color w:val="000000"/>
              </w:rPr>
              <w:t xml:space="preserve">China </w:t>
            </w:r>
            <w:proofErr w:type="spellStart"/>
            <w:r w:rsidRPr="000463FF">
              <w:rPr>
                <w:rFonts w:cs="Arial"/>
                <w:color w:val="000000"/>
              </w:rPr>
              <w:t>DuerOS</w:t>
            </w:r>
            <w:proofErr w:type="spellEnd"/>
            <w:r w:rsidRPr="000463FF">
              <w:rPr>
                <w:rFonts w:cs="Arial"/>
                <w:color w:val="000000"/>
              </w:rPr>
              <w:t xml:space="preserve"> Usage</w:t>
            </w:r>
          </w:p>
        </w:tc>
        <w:tc>
          <w:tcPr>
            <w:tcW w:w="1780" w:type="dxa"/>
            <w:tcBorders>
              <w:top w:val="single" w:sz="8" w:space="0" w:color="auto"/>
              <w:left w:val="single" w:sz="8" w:space="0" w:color="auto"/>
              <w:bottom w:val="double" w:sz="6" w:space="0" w:color="auto"/>
              <w:right w:val="single" w:sz="8" w:space="0" w:color="auto"/>
            </w:tcBorders>
            <w:shd w:val="clear" w:color="auto" w:fill="auto"/>
            <w:vAlign w:val="center"/>
            <w:hideMark/>
          </w:tcPr>
          <w:p w14:paraId="13B0E67B" w14:textId="77777777" w:rsidR="000463FF" w:rsidRPr="000463FF" w:rsidRDefault="00571926" w:rsidP="000463FF">
            <w:pPr>
              <w:jc w:val="center"/>
              <w:rPr>
                <w:rFonts w:cs="Arial"/>
                <w:color w:val="000000"/>
              </w:rPr>
            </w:pPr>
            <w:r w:rsidRPr="000463FF">
              <w:rPr>
                <w:rFonts w:cs="Arial"/>
                <w:color w:val="000000"/>
              </w:rPr>
              <w:t>GPIO Feature</w:t>
            </w:r>
          </w:p>
        </w:tc>
      </w:tr>
      <w:tr w:rsidR="000463FF" w:rsidRPr="000463FF" w14:paraId="115E3958" w14:textId="77777777" w:rsidTr="009157FB">
        <w:trPr>
          <w:trHeight w:val="18"/>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3DB96B39" w14:textId="77777777" w:rsidR="000463FF" w:rsidRPr="000463FF" w:rsidRDefault="00571926" w:rsidP="000463FF">
            <w:pPr>
              <w:jc w:val="center"/>
              <w:rPr>
                <w:rFonts w:cs="Arial"/>
                <w:color w:val="000000"/>
              </w:rPr>
            </w:pPr>
            <w:r w:rsidRPr="000463FF">
              <w:rPr>
                <w:rFonts w:cs="Arial"/>
                <w:color w:val="000000"/>
              </w:rPr>
              <w:t>5</w:t>
            </w:r>
          </w:p>
        </w:tc>
        <w:tc>
          <w:tcPr>
            <w:tcW w:w="960" w:type="dxa"/>
            <w:tcBorders>
              <w:top w:val="nil"/>
              <w:left w:val="nil"/>
              <w:bottom w:val="single" w:sz="4" w:space="0" w:color="auto"/>
              <w:right w:val="single" w:sz="4" w:space="0" w:color="auto"/>
            </w:tcBorders>
            <w:shd w:val="clear" w:color="auto" w:fill="auto"/>
            <w:noWrap/>
            <w:vAlign w:val="center"/>
            <w:hideMark/>
          </w:tcPr>
          <w:p w14:paraId="0D533E01" w14:textId="77777777" w:rsidR="000463FF" w:rsidRPr="000463FF" w:rsidRDefault="00571926" w:rsidP="000463FF">
            <w:pPr>
              <w:jc w:val="center"/>
              <w:rPr>
                <w:rFonts w:cs="Arial"/>
                <w:color w:val="000000"/>
              </w:rPr>
            </w:pPr>
            <w:r w:rsidRPr="000463FF">
              <w:rPr>
                <w:rFonts w:cs="Arial"/>
                <w:color w:val="000000"/>
              </w:rPr>
              <w:t>SIO0</w:t>
            </w:r>
          </w:p>
        </w:tc>
        <w:tc>
          <w:tcPr>
            <w:tcW w:w="1040" w:type="dxa"/>
            <w:tcBorders>
              <w:top w:val="nil"/>
              <w:left w:val="nil"/>
              <w:bottom w:val="single" w:sz="4" w:space="0" w:color="auto"/>
              <w:right w:val="single" w:sz="4" w:space="0" w:color="auto"/>
            </w:tcBorders>
            <w:shd w:val="clear" w:color="auto" w:fill="auto"/>
            <w:vAlign w:val="center"/>
            <w:hideMark/>
          </w:tcPr>
          <w:p w14:paraId="4D7E6D1A" w14:textId="77777777" w:rsidR="000463FF" w:rsidRPr="000463FF" w:rsidRDefault="00571926" w:rsidP="000463FF">
            <w:pPr>
              <w:jc w:val="center"/>
              <w:rPr>
                <w:rFonts w:cs="Arial"/>
                <w:color w:val="000000"/>
              </w:rPr>
            </w:pPr>
            <w:r w:rsidRPr="000463FF">
              <w:rPr>
                <w:rFonts w:cs="Arial"/>
                <w:color w:val="000000"/>
              </w:rPr>
              <w:t>PDM0</w:t>
            </w:r>
            <w:r w:rsidRPr="000463FF">
              <w:rPr>
                <w:rFonts w:cs="Arial"/>
                <w:color w:val="000000"/>
              </w:rPr>
              <w:br/>
              <w:t>GPIO0</w:t>
            </w:r>
          </w:p>
        </w:tc>
        <w:tc>
          <w:tcPr>
            <w:tcW w:w="1140" w:type="dxa"/>
            <w:tcBorders>
              <w:top w:val="nil"/>
              <w:left w:val="single" w:sz="8" w:space="0" w:color="auto"/>
              <w:bottom w:val="single" w:sz="4" w:space="0" w:color="auto"/>
              <w:right w:val="single" w:sz="4" w:space="0" w:color="auto"/>
            </w:tcBorders>
            <w:shd w:val="clear" w:color="000000" w:fill="D9D9D9"/>
            <w:vAlign w:val="center"/>
          </w:tcPr>
          <w:p w14:paraId="062C55E4" w14:textId="77777777" w:rsidR="000463FF" w:rsidRPr="000463FF" w:rsidRDefault="00571926" w:rsidP="000463FF">
            <w:pPr>
              <w:jc w:val="center"/>
              <w:rPr>
                <w:rFonts w:cs="Arial"/>
                <w:color w:val="000000"/>
              </w:rPr>
            </w:pPr>
          </w:p>
        </w:tc>
        <w:tc>
          <w:tcPr>
            <w:tcW w:w="1160" w:type="dxa"/>
            <w:tcBorders>
              <w:top w:val="nil"/>
              <w:left w:val="nil"/>
              <w:bottom w:val="single" w:sz="4" w:space="0" w:color="auto"/>
              <w:right w:val="single" w:sz="4" w:space="0" w:color="auto"/>
            </w:tcBorders>
            <w:shd w:val="clear" w:color="000000" w:fill="D9D9D9"/>
            <w:noWrap/>
            <w:vAlign w:val="center"/>
          </w:tcPr>
          <w:p w14:paraId="6DE7BE54"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noWrap/>
            <w:vAlign w:val="center"/>
          </w:tcPr>
          <w:p w14:paraId="6E7D86B0"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nil"/>
            </w:tcBorders>
            <w:shd w:val="clear" w:color="000000" w:fill="D9D9D9"/>
            <w:noWrap/>
            <w:vAlign w:val="center"/>
          </w:tcPr>
          <w:p w14:paraId="60A4F69C" w14:textId="77777777" w:rsidR="000463FF" w:rsidRPr="000463FF" w:rsidRDefault="00571926"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
          <w:p w14:paraId="3395B56F" w14:textId="77777777" w:rsidR="000463FF" w:rsidRPr="000463FF" w:rsidRDefault="00571926" w:rsidP="000463FF">
            <w:pPr>
              <w:jc w:val="center"/>
              <w:rPr>
                <w:rFonts w:cs="Arial"/>
                <w:color w:val="000000"/>
              </w:rPr>
            </w:pPr>
          </w:p>
        </w:tc>
      </w:tr>
      <w:tr w:rsidR="000463FF" w:rsidRPr="000463FF" w14:paraId="2F8439B8"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6CAAC86" w14:textId="77777777" w:rsidR="000463FF" w:rsidRPr="000463FF" w:rsidRDefault="00571926" w:rsidP="000463FF">
            <w:pPr>
              <w:jc w:val="center"/>
              <w:rPr>
                <w:rFonts w:cs="Arial"/>
                <w:color w:val="000000"/>
              </w:rPr>
            </w:pPr>
            <w:r w:rsidRPr="000463FF">
              <w:rPr>
                <w:rFonts w:cs="Arial"/>
                <w:color w:val="000000"/>
              </w:rPr>
              <w:t>6</w:t>
            </w:r>
          </w:p>
        </w:tc>
        <w:tc>
          <w:tcPr>
            <w:tcW w:w="960" w:type="dxa"/>
            <w:tcBorders>
              <w:top w:val="nil"/>
              <w:left w:val="nil"/>
              <w:bottom w:val="single" w:sz="4" w:space="0" w:color="auto"/>
              <w:right w:val="single" w:sz="4" w:space="0" w:color="auto"/>
            </w:tcBorders>
            <w:shd w:val="clear" w:color="auto" w:fill="auto"/>
            <w:noWrap/>
            <w:vAlign w:val="center"/>
            <w:hideMark/>
          </w:tcPr>
          <w:p w14:paraId="08497C6E" w14:textId="77777777" w:rsidR="000463FF" w:rsidRPr="000463FF" w:rsidRDefault="00571926" w:rsidP="000463FF">
            <w:pPr>
              <w:jc w:val="center"/>
              <w:rPr>
                <w:rFonts w:cs="Arial"/>
                <w:color w:val="000000"/>
              </w:rPr>
            </w:pPr>
            <w:r w:rsidRPr="000463FF">
              <w:rPr>
                <w:rFonts w:cs="Arial"/>
                <w:color w:val="000000"/>
              </w:rPr>
              <w:t>SIO1</w:t>
            </w:r>
          </w:p>
        </w:tc>
        <w:tc>
          <w:tcPr>
            <w:tcW w:w="1040" w:type="dxa"/>
            <w:tcBorders>
              <w:top w:val="nil"/>
              <w:left w:val="nil"/>
              <w:bottom w:val="single" w:sz="4" w:space="0" w:color="auto"/>
              <w:right w:val="single" w:sz="4" w:space="0" w:color="auto"/>
            </w:tcBorders>
            <w:shd w:val="clear" w:color="auto" w:fill="auto"/>
            <w:vAlign w:val="center"/>
            <w:hideMark/>
          </w:tcPr>
          <w:p w14:paraId="06374315" w14:textId="77777777" w:rsidR="000463FF" w:rsidRPr="000463FF" w:rsidRDefault="00571926" w:rsidP="000463FF">
            <w:pPr>
              <w:jc w:val="center"/>
              <w:rPr>
                <w:rFonts w:cs="Arial"/>
                <w:color w:val="000000"/>
              </w:rPr>
            </w:pPr>
            <w:r w:rsidRPr="000463FF">
              <w:rPr>
                <w:rFonts w:cs="Arial"/>
                <w:color w:val="000000"/>
              </w:rPr>
              <w:t>PDW1</w:t>
            </w:r>
            <w:r w:rsidRPr="000463FF">
              <w:rPr>
                <w:rFonts w:cs="Arial"/>
                <w:color w:val="000000"/>
              </w:rPr>
              <w:br/>
              <w:t>GPIO1</w:t>
            </w:r>
          </w:p>
        </w:tc>
        <w:tc>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11153C2C" w14:textId="77777777" w:rsidR="000463FF" w:rsidRPr="000463FF" w:rsidRDefault="00571926" w:rsidP="000463FF">
            <w:pPr>
              <w:jc w:val="center"/>
              <w:rPr>
                <w:rFonts w:cs="Arial"/>
                <w:color w:val="000000"/>
              </w:rPr>
            </w:pP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tcPr>
          <w:p w14:paraId="76B218A8"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noWrap/>
            <w:vAlign w:val="center"/>
          </w:tcPr>
          <w:p w14:paraId="2968D979"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noWrap/>
            <w:vAlign w:val="center"/>
          </w:tcPr>
          <w:p w14:paraId="366BB4EC" w14:textId="77777777" w:rsidR="000463FF" w:rsidRPr="000463FF" w:rsidRDefault="00571926"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
          <w:p w14:paraId="5D08A3E4" w14:textId="77777777" w:rsidR="000463FF" w:rsidRPr="000463FF" w:rsidRDefault="00571926" w:rsidP="000463FF">
            <w:pPr>
              <w:jc w:val="center"/>
              <w:rPr>
                <w:rFonts w:cs="Arial"/>
                <w:color w:val="000000"/>
              </w:rPr>
            </w:pPr>
          </w:p>
        </w:tc>
      </w:tr>
      <w:tr w:rsidR="000463FF" w:rsidRPr="000463FF" w14:paraId="6E81F51C"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EA72427" w14:textId="77777777" w:rsidR="000463FF" w:rsidRPr="000463FF" w:rsidRDefault="00571926" w:rsidP="000463FF">
            <w:pPr>
              <w:jc w:val="center"/>
              <w:rPr>
                <w:rFonts w:cs="Arial"/>
                <w:color w:val="000000"/>
              </w:rPr>
            </w:pPr>
            <w:r w:rsidRPr="000463FF">
              <w:rPr>
                <w:rFonts w:cs="Arial"/>
                <w:color w:val="000000"/>
              </w:rPr>
              <w:t>7</w:t>
            </w:r>
          </w:p>
        </w:tc>
        <w:tc>
          <w:tcPr>
            <w:tcW w:w="960" w:type="dxa"/>
            <w:tcBorders>
              <w:top w:val="nil"/>
              <w:left w:val="nil"/>
              <w:bottom w:val="single" w:sz="4" w:space="0" w:color="auto"/>
              <w:right w:val="single" w:sz="4" w:space="0" w:color="auto"/>
            </w:tcBorders>
            <w:shd w:val="clear" w:color="auto" w:fill="auto"/>
            <w:noWrap/>
            <w:vAlign w:val="center"/>
            <w:hideMark/>
          </w:tcPr>
          <w:p w14:paraId="6D22E3FA" w14:textId="77777777" w:rsidR="000463FF" w:rsidRPr="000463FF" w:rsidRDefault="00571926" w:rsidP="000463FF">
            <w:pPr>
              <w:jc w:val="center"/>
              <w:rPr>
                <w:rFonts w:cs="Arial"/>
                <w:color w:val="000000"/>
              </w:rPr>
            </w:pPr>
            <w:r w:rsidRPr="000463FF">
              <w:rPr>
                <w:rFonts w:cs="Arial"/>
                <w:color w:val="000000"/>
              </w:rPr>
              <w:t>SIO2</w:t>
            </w:r>
          </w:p>
        </w:tc>
        <w:tc>
          <w:tcPr>
            <w:tcW w:w="1040" w:type="dxa"/>
            <w:tcBorders>
              <w:top w:val="nil"/>
              <w:left w:val="nil"/>
              <w:bottom w:val="single" w:sz="4" w:space="0" w:color="auto"/>
              <w:right w:val="single" w:sz="4" w:space="0" w:color="auto"/>
            </w:tcBorders>
            <w:shd w:val="clear" w:color="auto" w:fill="auto"/>
            <w:vAlign w:val="center"/>
            <w:hideMark/>
          </w:tcPr>
          <w:p w14:paraId="6E90D8BE" w14:textId="77777777" w:rsidR="000463FF" w:rsidRPr="000463FF" w:rsidRDefault="00571926" w:rsidP="000463FF">
            <w:pPr>
              <w:jc w:val="center"/>
              <w:rPr>
                <w:rFonts w:cs="Arial"/>
                <w:color w:val="000000"/>
              </w:rPr>
            </w:pPr>
            <w:r w:rsidRPr="000463FF">
              <w:rPr>
                <w:rFonts w:cs="Arial"/>
                <w:color w:val="000000"/>
              </w:rPr>
              <w:t>ASPISS</w:t>
            </w:r>
            <w:r w:rsidRPr="000463FF">
              <w:rPr>
                <w:rFonts w:cs="Arial"/>
                <w:color w:val="000000"/>
              </w:rPr>
              <w:br/>
              <w:t>SPISSEL1</w:t>
            </w:r>
            <w:r w:rsidRPr="000463FF">
              <w:rPr>
                <w:rFonts w:cs="Arial"/>
                <w:color w:val="000000"/>
              </w:rPr>
              <w:br/>
              <w:t>GPIO2</w:t>
            </w:r>
          </w:p>
        </w:tc>
        <w:tc>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45D7D2A8" w14:textId="77777777" w:rsidR="000463FF" w:rsidRPr="000463FF" w:rsidRDefault="00571926" w:rsidP="000463FF">
            <w:pPr>
              <w:jc w:val="center"/>
              <w:rPr>
                <w:rFonts w:cs="Arial"/>
                <w:color w:val="000000"/>
              </w:rPr>
            </w:pPr>
          </w:p>
        </w:tc>
        <w:tc>
          <w:tcPr>
            <w:tcW w:w="1160" w:type="dxa"/>
            <w:tcBorders>
              <w:top w:val="nil"/>
              <w:left w:val="nil"/>
              <w:bottom w:val="single" w:sz="4" w:space="0" w:color="auto"/>
              <w:right w:val="single" w:sz="4" w:space="0" w:color="auto"/>
            </w:tcBorders>
            <w:shd w:val="clear" w:color="auto" w:fill="D9D9D9" w:themeFill="background1" w:themeFillShade="D9"/>
            <w:noWrap/>
            <w:vAlign w:val="center"/>
          </w:tcPr>
          <w:p w14:paraId="03B94496"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noWrap/>
            <w:vAlign w:val="center"/>
          </w:tcPr>
          <w:p w14:paraId="7588E1E4" w14:textId="77777777" w:rsidR="000463FF" w:rsidRPr="000463FF" w:rsidRDefault="00571926" w:rsidP="000463FF">
            <w:pPr>
              <w:jc w:val="center"/>
              <w:rPr>
                <w:rFonts w:cs="Arial"/>
                <w:color w:val="000000"/>
              </w:rPr>
            </w:pPr>
          </w:p>
        </w:tc>
        <w:tc>
          <w:tcPr>
            <w:tcW w:w="110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1F4ED8E6" w14:textId="77777777" w:rsidR="000463FF" w:rsidRPr="000463FF" w:rsidRDefault="00571926"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
          <w:p w14:paraId="2EE3A6C7" w14:textId="77777777" w:rsidR="000463FF" w:rsidRPr="000463FF" w:rsidRDefault="00571926" w:rsidP="000463FF">
            <w:pPr>
              <w:jc w:val="center"/>
              <w:rPr>
                <w:rFonts w:cs="Arial"/>
                <w:color w:val="000000"/>
              </w:rPr>
            </w:pPr>
          </w:p>
        </w:tc>
      </w:tr>
      <w:tr w:rsidR="000463FF" w:rsidRPr="000463FF" w14:paraId="3B062D88" w14:textId="77777777" w:rsidTr="009157FB">
        <w:trPr>
          <w:trHeight w:val="26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AA524B1" w14:textId="77777777" w:rsidR="000463FF" w:rsidRPr="000463FF" w:rsidRDefault="00571926" w:rsidP="000463FF">
            <w:pPr>
              <w:jc w:val="center"/>
              <w:rPr>
                <w:rFonts w:cs="Arial"/>
                <w:color w:val="000000"/>
              </w:rPr>
            </w:pPr>
            <w:r w:rsidRPr="000463FF">
              <w:rPr>
                <w:rFonts w:cs="Arial"/>
                <w:color w:val="000000"/>
              </w:rPr>
              <w:t>12</w:t>
            </w:r>
          </w:p>
        </w:tc>
        <w:tc>
          <w:tcPr>
            <w:tcW w:w="960" w:type="dxa"/>
            <w:tcBorders>
              <w:top w:val="nil"/>
              <w:left w:val="nil"/>
              <w:bottom w:val="single" w:sz="4" w:space="0" w:color="auto"/>
              <w:right w:val="single" w:sz="4" w:space="0" w:color="auto"/>
            </w:tcBorders>
            <w:shd w:val="clear" w:color="auto" w:fill="auto"/>
            <w:noWrap/>
            <w:vAlign w:val="center"/>
            <w:hideMark/>
          </w:tcPr>
          <w:p w14:paraId="7C7D54F7" w14:textId="77777777" w:rsidR="000463FF" w:rsidRPr="000463FF" w:rsidRDefault="00571926" w:rsidP="000463FF">
            <w:pPr>
              <w:jc w:val="center"/>
              <w:rPr>
                <w:rFonts w:cs="Arial"/>
                <w:color w:val="000000"/>
              </w:rPr>
            </w:pPr>
            <w:r w:rsidRPr="000463FF">
              <w:rPr>
                <w:rFonts w:cs="Arial"/>
                <w:color w:val="000000"/>
              </w:rPr>
              <w:t>SIO3</w:t>
            </w:r>
          </w:p>
        </w:tc>
        <w:tc>
          <w:tcPr>
            <w:tcW w:w="1040" w:type="dxa"/>
            <w:tcBorders>
              <w:top w:val="nil"/>
              <w:left w:val="nil"/>
              <w:bottom w:val="single" w:sz="4" w:space="0" w:color="auto"/>
              <w:right w:val="single" w:sz="4" w:space="0" w:color="auto"/>
            </w:tcBorders>
            <w:shd w:val="clear" w:color="auto" w:fill="auto"/>
            <w:noWrap/>
            <w:vAlign w:val="center"/>
            <w:hideMark/>
          </w:tcPr>
          <w:p w14:paraId="6F31908C" w14:textId="77777777" w:rsidR="000463FF" w:rsidRPr="000463FF" w:rsidRDefault="00571926" w:rsidP="000463FF">
            <w:pPr>
              <w:jc w:val="center"/>
              <w:rPr>
                <w:rFonts w:cs="Arial"/>
                <w:color w:val="000000"/>
              </w:rPr>
            </w:pPr>
            <w:r w:rsidRPr="000463FF">
              <w:rPr>
                <w:rFonts w:cs="Arial"/>
                <w:color w:val="000000"/>
              </w:rPr>
              <w:t>GPIO3</w:t>
            </w:r>
          </w:p>
        </w:tc>
        <w:tc>
          <w:tcPr>
            <w:tcW w:w="1140" w:type="dxa"/>
            <w:tcBorders>
              <w:top w:val="nil"/>
              <w:left w:val="single" w:sz="8" w:space="0" w:color="auto"/>
              <w:bottom w:val="single" w:sz="4" w:space="0" w:color="auto"/>
              <w:right w:val="single" w:sz="4" w:space="0" w:color="auto"/>
            </w:tcBorders>
            <w:shd w:val="clear" w:color="000000" w:fill="D9D9D9"/>
            <w:vAlign w:val="center"/>
          </w:tcPr>
          <w:p w14:paraId="5B833EC6" w14:textId="77777777" w:rsidR="000463FF" w:rsidRPr="000463FF" w:rsidRDefault="00571926" w:rsidP="000463FF">
            <w:pPr>
              <w:jc w:val="center"/>
              <w:rPr>
                <w:rFonts w:cs="Arial"/>
                <w:color w:val="000000"/>
              </w:rPr>
            </w:pPr>
          </w:p>
        </w:tc>
        <w:tc>
          <w:tcPr>
            <w:tcW w:w="1160" w:type="dxa"/>
            <w:tcBorders>
              <w:top w:val="nil"/>
              <w:left w:val="nil"/>
              <w:bottom w:val="single" w:sz="4" w:space="0" w:color="auto"/>
              <w:right w:val="single" w:sz="4" w:space="0" w:color="auto"/>
            </w:tcBorders>
            <w:shd w:val="clear" w:color="000000" w:fill="D9D9D9"/>
            <w:noWrap/>
            <w:vAlign w:val="center"/>
          </w:tcPr>
          <w:p w14:paraId="550C0BC5"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noWrap/>
            <w:vAlign w:val="center"/>
          </w:tcPr>
          <w:p w14:paraId="4A2C563D"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nil"/>
            </w:tcBorders>
            <w:shd w:val="clear" w:color="000000" w:fill="D9D9D9"/>
            <w:noWrap/>
            <w:vAlign w:val="center"/>
          </w:tcPr>
          <w:p w14:paraId="21F53B8D" w14:textId="77777777" w:rsidR="000463FF" w:rsidRPr="000463FF" w:rsidRDefault="00571926"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
          <w:p w14:paraId="57FA5E72" w14:textId="77777777" w:rsidR="000463FF" w:rsidRPr="000463FF" w:rsidRDefault="00571926" w:rsidP="000463FF">
            <w:pPr>
              <w:jc w:val="center"/>
              <w:rPr>
                <w:rFonts w:cs="Arial"/>
                <w:color w:val="000000"/>
              </w:rPr>
            </w:pPr>
          </w:p>
        </w:tc>
      </w:tr>
      <w:tr w:rsidR="000463FF" w:rsidRPr="000463FF" w14:paraId="2A10B6E3" w14:textId="77777777" w:rsidTr="009157FB">
        <w:trPr>
          <w:trHeight w:val="26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70D8661" w14:textId="77777777" w:rsidR="000463FF" w:rsidRPr="000463FF" w:rsidRDefault="00571926" w:rsidP="000463FF">
            <w:pPr>
              <w:jc w:val="center"/>
              <w:rPr>
                <w:rFonts w:cs="Arial"/>
                <w:color w:val="000000"/>
              </w:rPr>
            </w:pPr>
            <w:r w:rsidRPr="000463FF">
              <w:rPr>
                <w:rFonts w:cs="Arial"/>
                <w:color w:val="000000"/>
              </w:rPr>
              <w:t>13</w:t>
            </w:r>
          </w:p>
        </w:tc>
        <w:tc>
          <w:tcPr>
            <w:tcW w:w="960" w:type="dxa"/>
            <w:tcBorders>
              <w:top w:val="nil"/>
              <w:left w:val="nil"/>
              <w:bottom w:val="single" w:sz="4" w:space="0" w:color="auto"/>
              <w:right w:val="single" w:sz="4" w:space="0" w:color="auto"/>
            </w:tcBorders>
            <w:shd w:val="clear" w:color="auto" w:fill="auto"/>
            <w:noWrap/>
            <w:vAlign w:val="center"/>
            <w:hideMark/>
          </w:tcPr>
          <w:p w14:paraId="5CE93E7B" w14:textId="77777777" w:rsidR="000463FF" w:rsidRPr="000463FF" w:rsidRDefault="00571926" w:rsidP="000463FF">
            <w:pPr>
              <w:jc w:val="center"/>
              <w:rPr>
                <w:rFonts w:cs="Arial"/>
                <w:color w:val="000000"/>
              </w:rPr>
            </w:pPr>
            <w:r w:rsidRPr="000463FF">
              <w:rPr>
                <w:rFonts w:cs="Arial"/>
                <w:color w:val="000000"/>
              </w:rPr>
              <w:t>SIO4</w:t>
            </w:r>
          </w:p>
        </w:tc>
        <w:tc>
          <w:tcPr>
            <w:tcW w:w="1040" w:type="dxa"/>
            <w:tcBorders>
              <w:top w:val="nil"/>
              <w:left w:val="nil"/>
              <w:bottom w:val="single" w:sz="4" w:space="0" w:color="auto"/>
              <w:right w:val="single" w:sz="4" w:space="0" w:color="auto"/>
            </w:tcBorders>
            <w:shd w:val="clear" w:color="auto" w:fill="auto"/>
            <w:noWrap/>
            <w:vAlign w:val="center"/>
            <w:hideMark/>
          </w:tcPr>
          <w:p w14:paraId="7B0EEFA3" w14:textId="77777777" w:rsidR="000463FF" w:rsidRPr="000463FF" w:rsidRDefault="00571926" w:rsidP="000463FF">
            <w:pPr>
              <w:jc w:val="center"/>
              <w:rPr>
                <w:rFonts w:cs="Arial"/>
                <w:color w:val="000000"/>
              </w:rPr>
            </w:pPr>
            <w:r w:rsidRPr="000463FF">
              <w:rPr>
                <w:rFonts w:cs="Arial"/>
                <w:color w:val="000000"/>
              </w:rPr>
              <w:t>GPIO0</w:t>
            </w:r>
          </w:p>
        </w:tc>
        <w:tc>
          <w:tcPr>
            <w:tcW w:w="1140" w:type="dxa"/>
            <w:tcBorders>
              <w:top w:val="nil"/>
              <w:left w:val="single" w:sz="8" w:space="0" w:color="auto"/>
              <w:bottom w:val="single" w:sz="4" w:space="0" w:color="auto"/>
              <w:right w:val="single" w:sz="4" w:space="0" w:color="auto"/>
            </w:tcBorders>
            <w:shd w:val="clear" w:color="000000" w:fill="D9D9D9"/>
            <w:vAlign w:val="center"/>
          </w:tcPr>
          <w:p w14:paraId="070C4331" w14:textId="77777777" w:rsidR="000463FF" w:rsidRPr="000463FF" w:rsidRDefault="00571926" w:rsidP="000463FF">
            <w:pPr>
              <w:jc w:val="center"/>
              <w:rPr>
                <w:rFonts w:cs="Arial"/>
                <w:color w:val="000000"/>
              </w:rPr>
            </w:pPr>
          </w:p>
        </w:tc>
        <w:tc>
          <w:tcPr>
            <w:tcW w:w="1160" w:type="dxa"/>
            <w:tcBorders>
              <w:top w:val="nil"/>
              <w:left w:val="nil"/>
              <w:bottom w:val="single" w:sz="4" w:space="0" w:color="auto"/>
              <w:right w:val="single" w:sz="4" w:space="0" w:color="auto"/>
            </w:tcBorders>
            <w:shd w:val="clear" w:color="000000" w:fill="D9D9D9"/>
            <w:noWrap/>
            <w:vAlign w:val="center"/>
          </w:tcPr>
          <w:p w14:paraId="7C7A75C1"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noWrap/>
            <w:vAlign w:val="center"/>
          </w:tcPr>
          <w:p w14:paraId="01046DD8"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nil"/>
            </w:tcBorders>
            <w:shd w:val="clear" w:color="000000" w:fill="D9D9D9"/>
            <w:noWrap/>
            <w:vAlign w:val="center"/>
          </w:tcPr>
          <w:p w14:paraId="21F6AD58" w14:textId="77777777" w:rsidR="000463FF" w:rsidRPr="000463FF" w:rsidRDefault="00571926"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
          <w:p w14:paraId="0F64D374" w14:textId="77777777" w:rsidR="000463FF" w:rsidRPr="000463FF" w:rsidRDefault="00571926" w:rsidP="000463FF">
            <w:pPr>
              <w:jc w:val="center"/>
              <w:rPr>
                <w:rFonts w:cs="Arial"/>
                <w:color w:val="000000"/>
              </w:rPr>
            </w:pPr>
          </w:p>
        </w:tc>
      </w:tr>
      <w:tr w:rsidR="000463FF" w:rsidRPr="000463FF" w14:paraId="1C346D6D" w14:textId="77777777" w:rsidTr="009157FB">
        <w:trPr>
          <w:trHeight w:val="278"/>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5E44E4F6" w14:textId="77777777" w:rsidR="000463FF" w:rsidRPr="000463FF" w:rsidRDefault="00571926" w:rsidP="000463FF">
            <w:pPr>
              <w:jc w:val="center"/>
              <w:rPr>
                <w:rFonts w:cs="Arial"/>
                <w:color w:val="000000"/>
              </w:rPr>
            </w:pPr>
            <w:r w:rsidRPr="000463FF">
              <w:rPr>
                <w:rFonts w:cs="Arial"/>
                <w:color w:val="000000"/>
              </w:rPr>
              <w:t>14</w:t>
            </w:r>
          </w:p>
        </w:tc>
        <w:tc>
          <w:tcPr>
            <w:tcW w:w="960" w:type="dxa"/>
            <w:tcBorders>
              <w:top w:val="nil"/>
              <w:left w:val="nil"/>
              <w:bottom w:val="single" w:sz="4" w:space="0" w:color="auto"/>
              <w:right w:val="single" w:sz="4" w:space="0" w:color="auto"/>
            </w:tcBorders>
            <w:shd w:val="clear" w:color="auto" w:fill="auto"/>
            <w:noWrap/>
            <w:vAlign w:val="center"/>
            <w:hideMark/>
          </w:tcPr>
          <w:p w14:paraId="1410A64C" w14:textId="77777777" w:rsidR="000463FF" w:rsidRPr="000463FF" w:rsidRDefault="00571926" w:rsidP="000463FF">
            <w:pPr>
              <w:jc w:val="center"/>
              <w:rPr>
                <w:rFonts w:cs="Arial"/>
                <w:color w:val="000000"/>
              </w:rPr>
            </w:pPr>
            <w:r w:rsidRPr="000463FF">
              <w:rPr>
                <w:rFonts w:cs="Arial"/>
                <w:color w:val="000000"/>
              </w:rPr>
              <w:t>GPIO7</w:t>
            </w:r>
          </w:p>
        </w:tc>
        <w:tc>
          <w:tcPr>
            <w:tcW w:w="1040" w:type="dxa"/>
            <w:tcBorders>
              <w:top w:val="nil"/>
              <w:left w:val="nil"/>
              <w:bottom w:val="single" w:sz="4" w:space="0" w:color="auto"/>
              <w:right w:val="single" w:sz="4" w:space="0" w:color="auto"/>
            </w:tcBorders>
            <w:shd w:val="clear" w:color="auto" w:fill="auto"/>
            <w:vAlign w:val="center"/>
            <w:hideMark/>
          </w:tcPr>
          <w:p w14:paraId="5DC86336" w14:textId="77777777" w:rsidR="000463FF" w:rsidRPr="000463FF" w:rsidRDefault="00571926" w:rsidP="000463FF">
            <w:pPr>
              <w:jc w:val="center"/>
              <w:rPr>
                <w:rFonts w:cs="Arial"/>
                <w:color w:val="000000"/>
              </w:rPr>
            </w:pPr>
            <w:r w:rsidRPr="000463FF">
              <w:rPr>
                <w:rFonts w:cs="Arial"/>
                <w:color w:val="000000"/>
              </w:rPr>
              <w:t>RRSTRB</w:t>
            </w:r>
            <w:r w:rsidRPr="000463FF">
              <w:rPr>
                <w:rFonts w:cs="Arial"/>
                <w:color w:val="000000"/>
              </w:rPr>
              <w:br/>
              <w:t>PDMCLK</w:t>
            </w:r>
          </w:p>
        </w:tc>
        <w:tc>
          <w:tcPr>
            <w:tcW w:w="1140" w:type="dxa"/>
            <w:tcBorders>
              <w:top w:val="nil"/>
              <w:left w:val="single" w:sz="8" w:space="0" w:color="auto"/>
              <w:bottom w:val="single" w:sz="4" w:space="0" w:color="auto"/>
              <w:right w:val="single" w:sz="4" w:space="0" w:color="auto"/>
            </w:tcBorders>
            <w:shd w:val="clear" w:color="000000" w:fill="E2EFDA"/>
            <w:vAlign w:val="center"/>
            <w:hideMark/>
          </w:tcPr>
          <w:p w14:paraId="6B92F1E5" w14:textId="77777777" w:rsidR="000463FF" w:rsidRPr="000463FF" w:rsidRDefault="00571926" w:rsidP="000463FF">
            <w:pPr>
              <w:jc w:val="center"/>
              <w:rPr>
                <w:rFonts w:cs="Arial"/>
                <w:color w:val="000000"/>
              </w:rPr>
            </w:pPr>
            <w:r w:rsidRPr="000463FF">
              <w:rPr>
                <w:rFonts w:cs="Arial"/>
                <w:color w:val="000000"/>
              </w:rPr>
              <w:t>N/C</w:t>
            </w:r>
          </w:p>
        </w:tc>
        <w:tc>
          <w:tcPr>
            <w:tcW w:w="1160" w:type="dxa"/>
            <w:tcBorders>
              <w:top w:val="nil"/>
              <w:left w:val="nil"/>
              <w:bottom w:val="single" w:sz="4" w:space="0" w:color="auto"/>
              <w:right w:val="single" w:sz="4" w:space="0" w:color="auto"/>
            </w:tcBorders>
            <w:shd w:val="clear" w:color="000000" w:fill="E2EFDA"/>
            <w:vAlign w:val="center"/>
            <w:hideMark/>
          </w:tcPr>
          <w:p w14:paraId="7F56D1E1" w14:textId="77777777" w:rsidR="000463FF" w:rsidRPr="000463FF" w:rsidRDefault="00571926"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100" w:type="dxa"/>
            <w:tcBorders>
              <w:top w:val="nil"/>
              <w:left w:val="nil"/>
              <w:bottom w:val="single" w:sz="4" w:space="0" w:color="auto"/>
              <w:right w:val="single" w:sz="4" w:space="0" w:color="auto"/>
            </w:tcBorders>
            <w:shd w:val="clear" w:color="000000" w:fill="E2EFDA"/>
            <w:vAlign w:val="center"/>
            <w:hideMark/>
          </w:tcPr>
          <w:p w14:paraId="40BE8FF6" w14:textId="77777777" w:rsidR="000463FF" w:rsidRPr="000463FF" w:rsidRDefault="00571926" w:rsidP="000463FF">
            <w:pPr>
              <w:jc w:val="center"/>
              <w:rPr>
                <w:rFonts w:cs="Arial"/>
                <w:color w:val="000000"/>
              </w:rPr>
            </w:pPr>
            <w:r w:rsidRPr="000463FF">
              <w:rPr>
                <w:rFonts w:cs="Arial"/>
                <w:color w:val="000000"/>
              </w:rPr>
              <w:t>IOD7DAT</w:t>
            </w:r>
            <w:r w:rsidRPr="000463FF">
              <w:rPr>
                <w:rFonts w:cs="Arial"/>
                <w:color w:val="000000"/>
              </w:rPr>
              <w:br/>
            </w:r>
            <w:r w:rsidRPr="000463FF">
              <w:rPr>
                <w:rFonts w:cs="Arial"/>
                <w:color w:val="000000"/>
              </w:rPr>
              <w:t>(GPIO7)</w:t>
            </w:r>
            <w:r w:rsidRPr="000463FF">
              <w:rPr>
                <w:rFonts w:cs="Arial"/>
                <w:color w:val="000000"/>
              </w:rPr>
              <w:br/>
              <w:t>(D/C)</w:t>
            </w:r>
          </w:p>
        </w:tc>
        <w:tc>
          <w:tcPr>
            <w:tcW w:w="1100" w:type="dxa"/>
            <w:tcBorders>
              <w:top w:val="nil"/>
              <w:left w:val="nil"/>
              <w:bottom w:val="single" w:sz="4" w:space="0" w:color="auto"/>
              <w:right w:val="nil"/>
            </w:tcBorders>
            <w:shd w:val="clear" w:color="000000" w:fill="E2EFDA"/>
            <w:vAlign w:val="center"/>
            <w:hideMark/>
          </w:tcPr>
          <w:p w14:paraId="69A5A782" w14:textId="77777777" w:rsidR="000463FF" w:rsidRPr="000463FF" w:rsidRDefault="00571926" w:rsidP="000463FF">
            <w:pPr>
              <w:jc w:val="center"/>
              <w:rPr>
                <w:rFonts w:cs="Arial"/>
                <w:color w:val="000000"/>
              </w:rPr>
            </w:pPr>
            <w:r w:rsidRPr="000463FF">
              <w:rPr>
                <w:rFonts w:cs="Arial"/>
                <w:color w:val="000000"/>
              </w:rPr>
              <w:t>IOD7DAT</w:t>
            </w:r>
            <w:r w:rsidRPr="000463FF">
              <w:rPr>
                <w:rFonts w:cs="Arial"/>
                <w:color w:val="000000"/>
              </w:rPr>
              <w:br/>
              <w:t>(GPIO7)</w:t>
            </w:r>
            <w:r w:rsidRPr="000463FF">
              <w:rPr>
                <w:rFonts w:cs="Arial"/>
                <w:color w:val="000000"/>
              </w:rPr>
              <w:br/>
              <w:t>(D/C)</w:t>
            </w:r>
          </w:p>
        </w:tc>
        <w:tc>
          <w:tcPr>
            <w:tcW w:w="1780" w:type="dxa"/>
            <w:tcBorders>
              <w:top w:val="nil"/>
              <w:left w:val="single" w:sz="8" w:space="0" w:color="auto"/>
              <w:bottom w:val="single" w:sz="4" w:space="0" w:color="auto"/>
              <w:right w:val="single" w:sz="8" w:space="0" w:color="auto"/>
            </w:tcBorders>
            <w:shd w:val="clear" w:color="000000" w:fill="E2EFDA"/>
            <w:vAlign w:val="center"/>
            <w:hideMark/>
          </w:tcPr>
          <w:p w14:paraId="13180996" w14:textId="77777777" w:rsidR="000463FF" w:rsidRPr="000463FF" w:rsidRDefault="00571926" w:rsidP="000463FF">
            <w:pPr>
              <w:jc w:val="center"/>
              <w:rPr>
                <w:rFonts w:cs="Arial"/>
                <w:color w:val="000000"/>
              </w:rPr>
            </w:pPr>
            <w:r w:rsidRPr="000463FF">
              <w:rPr>
                <w:rFonts w:cs="Arial"/>
                <w:color w:val="000000"/>
              </w:rPr>
              <w:t>Clip Detect</w:t>
            </w:r>
          </w:p>
        </w:tc>
      </w:tr>
      <w:tr w:rsidR="000463FF" w:rsidRPr="000463FF" w14:paraId="3481C2CF"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2256AF56" w14:textId="77777777" w:rsidR="000463FF" w:rsidRPr="000463FF" w:rsidRDefault="00571926" w:rsidP="000463FF">
            <w:pPr>
              <w:jc w:val="center"/>
              <w:rPr>
                <w:rFonts w:cs="Arial"/>
                <w:color w:val="000000"/>
              </w:rPr>
            </w:pPr>
            <w:r w:rsidRPr="000463FF">
              <w:rPr>
                <w:rFonts w:cs="Arial"/>
                <w:color w:val="000000"/>
              </w:rPr>
              <w:t>15</w:t>
            </w:r>
          </w:p>
        </w:tc>
        <w:tc>
          <w:tcPr>
            <w:tcW w:w="960" w:type="dxa"/>
            <w:tcBorders>
              <w:top w:val="nil"/>
              <w:left w:val="nil"/>
              <w:bottom w:val="single" w:sz="4" w:space="0" w:color="auto"/>
              <w:right w:val="single" w:sz="4" w:space="0" w:color="auto"/>
            </w:tcBorders>
            <w:shd w:val="clear" w:color="auto" w:fill="auto"/>
            <w:noWrap/>
            <w:vAlign w:val="center"/>
            <w:hideMark/>
          </w:tcPr>
          <w:p w14:paraId="72914DAE" w14:textId="77777777" w:rsidR="000463FF" w:rsidRPr="000463FF" w:rsidRDefault="00571926" w:rsidP="000463FF">
            <w:pPr>
              <w:jc w:val="center"/>
              <w:rPr>
                <w:rFonts w:cs="Arial"/>
                <w:color w:val="000000"/>
              </w:rPr>
            </w:pPr>
            <w:r w:rsidRPr="000463FF">
              <w:rPr>
                <w:rFonts w:cs="Arial"/>
                <w:color w:val="000000"/>
              </w:rPr>
              <w:t>SDA</w:t>
            </w:r>
          </w:p>
        </w:tc>
        <w:tc>
          <w:tcPr>
            <w:tcW w:w="1040" w:type="dxa"/>
            <w:tcBorders>
              <w:top w:val="nil"/>
              <w:left w:val="nil"/>
              <w:bottom w:val="single" w:sz="4" w:space="0" w:color="auto"/>
              <w:right w:val="single" w:sz="4" w:space="0" w:color="auto"/>
            </w:tcBorders>
            <w:shd w:val="clear" w:color="auto" w:fill="auto"/>
            <w:noWrap/>
            <w:vAlign w:val="center"/>
            <w:hideMark/>
          </w:tcPr>
          <w:p w14:paraId="4B5E0B70" w14:textId="77777777" w:rsidR="000463FF" w:rsidRPr="000463FF" w:rsidRDefault="00571926" w:rsidP="000463FF">
            <w:pPr>
              <w:jc w:val="center"/>
              <w:rPr>
                <w:rFonts w:cs="Arial"/>
                <w:color w:val="000000"/>
              </w:rPr>
            </w:pPr>
            <w:r w:rsidRPr="000463FF">
              <w:rPr>
                <w:rFonts w:cs="Arial"/>
                <w:color w:val="000000"/>
              </w:rPr>
              <w:t>GPIO6</w:t>
            </w:r>
          </w:p>
        </w:tc>
        <w:tc>
          <w:tcPr>
            <w:tcW w:w="1140" w:type="dxa"/>
            <w:tcBorders>
              <w:top w:val="nil"/>
              <w:left w:val="single" w:sz="8" w:space="0" w:color="auto"/>
              <w:bottom w:val="single" w:sz="4" w:space="0" w:color="auto"/>
              <w:right w:val="single" w:sz="4" w:space="0" w:color="auto"/>
            </w:tcBorders>
            <w:shd w:val="clear" w:color="000000" w:fill="D9D9D9"/>
            <w:vAlign w:val="center"/>
          </w:tcPr>
          <w:p w14:paraId="71E9B202" w14:textId="77777777" w:rsidR="000463FF" w:rsidRPr="000463FF" w:rsidRDefault="00571926" w:rsidP="000463FF">
            <w:pPr>
              <w:jc w:val="center"/>
              <w:rPr>
                <w:rFonts w:cs="Arial"/>
                <w:color w:val="000000"/>
              </w:rPr>
            </w:pPr>
          </w:p>
        </w:tc>
        <w:tc>
          <w:tcPr>
            <w:tcW w:w="1160" w:type="dxa"/>
            <w:tcBorders>
              <w:top w:val="nil"/>
              <w:left w:val="nil"/>
              <w:bottom w:val="single" w:sz="4" w:space="0" w:color="auto"/>
              <w:right w:val="single" w:sz="4" w:space="0" w:color="auto"/>
            </w:tcBorders>
            <w:shd w:val="clear" w:color="000000" w:fill="D9D9D9"/>
            <w:vAlign w:val="center"/>
          </w:tcPr>
          <w:p w14:paraId="2D5EED44"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single" w:sz="4" w:space="0" w:color="auto"/>
            </w:tcBorders>
            <w:shd w:val="clear" w:color="000000" w:fill="D9D9D9"/>
            <w:vAlign w:val="center"/>
          </w:tcPr>
          <w:p w14:paraId="2DC10AF8"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nil"/>
            </w:tcBorders>
            <w:shd w:val="clear" w:color="000000" w:fill="D9D9D9"/>
            <w:vAlign w:val="center"/>
          </w:tcPr>
          <w:p w14:paraId="61CE8796" w14:textId="77777777" w:rsidR="000463FF" w:rsidRPr="000463FF" w:rsidRDefault="00571926"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000000" w:fill="D9D9D9"/>
            <w:noWrap/>
            <w:vAlign w:val="center"/>
          </w:tcPr>
          <w:p w14:paraId="4B3467DF" w14:textId="77777777" w:rsidR="000463FF" w:rsidRPr="000463FF" w:rsidRDefault="00571926" w:rsidP="000463FF">
            <w:pPr>
              <w:jc w:val="center"/>
              <w:rPr>
                <w:rFonts w:cs="Arial"/>
                <w:color w:val="000000"/>
              </w:rPr>
            </w:pPr>
          </w:p>
        </w:tc>
      </w:tr>
      <w:tr w:rsidR="000463FF" w:rsidRPr="000463FF" w14:paraId="36431DE1"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11B4F25" w14:textId="77777777" w:rsidR="000463FF" w:rsidRPr="000463FF" w:rsidRDefault="00571926" w:rsidP="000463FF">
            <w:pPr>
              <w:jc w:val="center"/>
              <w:rPr>
                <w:rFonts w:cs="Arial"/>
                <w:color w:val="000000"/>
              </w:rPr>
            </w:pPr>
            <w:r w:rsidRPr="000463FF">
              <w:rPr>
                <w:rFonts w:cs="Arial"/>
                <w:color w:val="000000"/>
              </w:rPr>
              <w:t>16</w:t>
            </w:r>
          </w:p>
        </w:tc>
        <w:tc>
          <w:tcPr>
            <w:tcW w:w="960" w:type="dxa"/>
            <w:tcBorders>
              <w:top w:val="nil"/>
              <w:left w:val="nil"/>
              <w:bottom w:val="single" w:sz="4" w:space="0" w:color="auto"/>
              <w:right w:val="single" w:sz="4" w:space="0" w:color="auto"/>
            </w:tcBorders>
            <w:shd w:val="clear" w:color="auto" w:fill="auto"/>
            <w:noWrap/>
            <w:vAlign w:val="center"/>
            <w:hideMark/>
          </w:tcPr>
          <w:p w14:paraId="3FB83760" w14:textId="77777777" w:rsidR="000463FF" w:rsidRPr="000463FF" w:rsidRDefault="00571926" w:rsidP="000463FF">
            <w:pPr>
              <w:jc w:val="center"/>
              <w:rPr>
                <w:rFonts w:cs="Arial"/>
                <w:color w:val="000000"/>
              </w:rPr>
            </w:pPr>
            <w:r w:rsidRPr="000463FF">
              <w:rPr>
                <w:rFonts w:cs="Arial"/>
                <w:color w:val="000000"/>
              </w:rPr>
              <w:t>SCL</w:t>
            </w:r>
          </w:p>
        </w:tc>
        <w:tc>
          <w:tcPr>
            <w:tcW w:w="1040" w:type="dxa"/>
            <w:tcBorders>
              <w:top w:val="nil"/>
              <w:left w:val="nil"/>
              <w:bottom w:val="single" w:sz="4" w:space="0" w:color="auto"/>
              <w:right w:val="single" w:sz="4" w:space="0" w:color="auto"/>
            </w:tcBorders>
            <w:shd w:val="clear" w:color="auto" w:fill="auto"/>
            <w:noWrap/>
            <w:vAlign w:val="center"/>
            <w:hideMark/>
          </w:tcPr>
          <w:p w14:paraId="19313E4F" w14:textId="77777777" w:rsidR="000463FF" w:rsidRPr="000463FF" w:rsidRDefault="00571926" w:rsidP="000463FF">
            <w:pPr>
              <w:jc w:val="center"/>
              <w:rPr>
                <w:rFonts w:cs="Arial"/>
                <w:color w:val="000000"/>
              </w:rPr>
            </w:pPr>
            <w:r w:rsidRPr="000463FF">
              <w:rPr>
                <w:rFonts w:cs="Arial"/>
                <w:color w:val="000000"/>
              </w:rPr>
              <w:t>GPIO5</w:t>
            </w:r>
          </w:p>
        </w:tc>
        <w:tc>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11302DC6" w14:textId="77777777" w:rsidR="000463FF" w:rsidRPr="000463FF" w:rsidRDefault="00571926" w:rsidP="000463FF">
            <w:pPr>
              <w:jc w:val="center"/>
              <w:rPr>
                <w:rFonts w:cs="Arial"/>
                <w:color w:val="000000"/>
              </w:rPr>
            </w:pPr>
          </w:p>
        </w:tc>
        <w:tc>
          <w:tcPr>
            <w:tcW w:w="1160" w:type="dxa"/>
            <w:tcBorders>
              <w:top w:val="nil"/>
              <w:left w:val="nil"/>
              <w:bottom w:val="single" w:sz="4" w:space="0" w:color="auto"/>
              <w:right w:val="single" w:sz="4" w:space="0" w:color="auto"/>
            </w:tcBorders>
            <w:shd w:val="clear" w:color="auto" w:fill="D9D9D9" w:themeFill="background1" w:themeFillShade="D9"/>
            <w:vAlign w:val="center"/>
          </w:tcPr>
          <w:p w14:paraId="0058CCF1"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
          <w:p w14:paraId="69BADC04"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
          <w:p w14:paraId="40977493" w14:textId="77777777" w:rsidR="000463FF" w:rsidRPr="000463FF" w:rsidRDefault="00571926"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noWrap/>
            <w:vAlign w:val="center"/>
          </w:tcPr>
          <w:p w14:paraId="0D5FFB94" w14:textId="77777777" w:rsidR="000463FF" w:rsidRPr="000463FF" w:rsidRDefault="00571926" w:rsidP="000463FF">
            <w:pPr>
              <w:jc w:val="center"/>
              <w:rPr>
                <w:rFonts w:cs="Arial"/>
                <w:color w:val="000000"/>
              </w:rPr>
            </w:pPr>
          </w:p>
        </w:tc>
      </w:tr>
      <w:tr w:rsidR="000463FF" w:rsidRPr="000463FF" w14:paraId="329048D8"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7DE14A8" w14:textId="77777777" w:rsidR="000463FF" w:rsidRPr="000463FF" w:rsidRDefault="00571926" w:rsidP="000463FF">
            <w:pPr>
              <w:jc w:val="center"/>
              <w:rPr>
                <w:rFonts w:cs="Arial"/>
                <w:color w:val="000000"/>
              </w:rPr>
            </w:pPr>
            <w:r w:rsidRPr="000463FF">
              <w:rPr>
                <w:rFonts w:cs="Arial"/>
                <w:color w:val="000000"/>
              </w:rPr>
              <w:t>17</w:t>
            </w:r>
          </w:p>
        </w:tc>
        <w:tc>
          <w:tcPr>
            <w:tcW w:w="960" w:type="dxa"/>
            <w:tcBorders>
              <w:top w:val="nil"/>
              <w:left w:val="nil"/>
              <w:bottom w:val="single" w:sz="4" w:space="0" w:color="auto"/>
              <w:right w:val="single" w:sz="4" w:space="0" w:color="auto"/>
            </w:tcBorders>
            <w:shd w:val="clear" w:color="auto" w:fill="auto"/>
            <w:noWrap/>
            <w:vAlign w:val="center"/>
            <w:hideMark/>
          </w:tcPr>
          <w:p w14:paraId="2DCB5BA8" w14:textId="77777777" w:rsidR="000463FF" w:rsidRPr="000463FF" w:rsidRDefault="00571926" w:rsidP="000463FF">
            <w:pPr>
              <w:jc w:val="center"/>
              <w:rPr>
                <w:rFonts w:cs="Arial"/>
                <w:color w:val="000000"/>
              </w:rPr>
            </w:pPr>
            <w:r w:rsidRPr="000463FF">
              <w:rPr>
                <w:rFonts w:cs="Arial"/>
                <w:color w:val="000000"/>
              </w:rPr>
              <w:t>MISO</w:t>
            </w:r>
          </w:p>
        </w:tc>
        <w:tc>
          <w:tcPr>
            <w:tcW w:w="1040" w:type="dxa"/>
            <w:tcBorders>
              <w:top w:val="nil"/>
              <w:left w:val="nil"/>
              <w:bottom w:val="single" w:sz="4" w:space="0" w:color="auto"/>
              <w:right w:val="single" w:sz="4" w:space="0" w:color="auto"/>
            </w:tcBorders>
            <w:shd w:val="clear" w:color="auto" w:fill="auto"/>
            <w:vAlign w:val="center"/>
            <w:hideMark/>
          </w:tcPr>
          <w:p w14:paraId="6D8801B6" w14:textId="77777777" w:rsidR="000463FF" w:rsidRPr="000463FF" w:rsidRDefault="00571926" w:rsidP="000463FF">
            <w:pPr>
              <w:jc w:val="center"/>
              <w:rPr>
                <w:rFonts w:cs="Arial"/>
                <w:color w:val="000000"/>
              </w:rPr>
            </w:pPr>
            <w:r w:rsidRPr="000463FF">
              <w:rPr>
                <w:rFonts w:cs="Arial"/>
                <w:color w:val="000000"/>
              </w:rPr>
              <w:t>PWM1</w:t>
            </w:r>
            <w:r w:rsidRPr="000463FF">
              <w:rPr>
                <w:rFonts w:cs="Arial"/>
                <w:color w:val="000000"/>
              </w:rPr>
              <w:br/>
              <w:t>GPIO5</w:t>
            </w:r>
          </w:p>
        </w:tc>
        <w:tc>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15B6A07A" w14:textId="77777777" w:rsidR="000463FF" w:rsidRPr="000463FF" w:rsidRDefault="00571926" w:rsidP="000463FF">
            <w:pPr>
              <w:jc w:val="center"/>
              <w:rPr>
                <w:rFonts w:cs="Arial"/>
                <w:color w:val="000000"/>
              </w:rPr>
            </w:pPr>
          </w:p>
        </w:tc>
        <w:tc>
          <w:tcPr>
            <w:tcW w:w="1160" w:type="dxa"/>
            <w:tcBorders>
              <w:top w:val="nil"/>
              <w:left w:val="nil"/>
              <w:bottom w:val="single" w:sz="4" w:space="0" w:color="auto"/>
              <w:right w:val="single" w:sz="4" w:space="0" w:color="auto"/>
            </w:tcBorders>
            <w:shd w:val="clear" w:color="auto" w:fill="D9D9D9" w:themeFill="background1" w:themeFillShade="D9"/>
            <w:vAlign w:val="center"/>
          </w:tcPr>
          <w:p w14:paraId="1A371774"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
          <w:p w14:paraId="4E8B7A48"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
          <w:p w14:paraId="57DEFE63" w14:textId="77777777" w:rsidR="000463FF" w:rsidRPr="000463FF" w:rsidRDefault="00571926"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
          <w:p w14:paraId="20D1FAD4" w14:textId="77777777" w:rsidR="000463FF" w:rsidRPr="000463FF" w:rsidRDefault="00571926" w:rsidP="000463FF">
            <w:pPr>
              <w:jc w:val="center"/>
              <w:rPr>
                <w:rFonts w:cs="Arial"/>
                <w:color w:val="000000"/>
              </w:rPr>
            </w:pPr>
          </w:p>
        </w:tc>
      </w:tr>
      <w:tr w:rsidR="000463FF" w:rsidRPr="000463FF" w14:paraId="15D3F1BF"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447584A" w14:textId="77777777" w:rsidR="000463FF" w:rsidRPr="000463FF" w:rsidRDefault="00571926" w:rsidP="000463FF">
            <w:pPr>
              <w:jc w:val="center"/>
              <w:rPr>
                <w:rFonts w:cs="Arial"/>
                <w:color w:val="000000"/>
              </w:rPr>
            </w:pPr>
            <w:r w:rsidRPr="000463FF">
              <w:rPr>
                <w:rFonts w:cs="Arial"/>
                <w:color w:val="000000"/>
              </w:rPr>
              <w:t>18</w:t>
            </w:r>
          </w:p>
        </w:tc>
        <w:tc>
          <w:tcPr>
            <w:tcW w:w="960" w:type="dxa"/>
            <w:tcBorders>
              <w:top w:val="nil"/>
              <w:left w:val="nil"/>
              <w:bottom w:val="single" w:sz="4" w:space="0" w:color="auto"/>
              <w:right w:val="single" w:sz="4" w:space="0" w:color="auto"/>
            </w:tcBorders>
            <w:shd w:val="clear" w:color="auto" w:fill="auto"/>
            <w:noWrap/>
            <w:vAlign w:val="center"/>
            <w:hideMark/>
          </w:tcPr>
          <w:p w14:paraId="2012F636" w14:textId="77777777" w:rsidR="000463FF" w:rsidRPr="000463FF" w:rsidRDefault="00571926" w:rsidP="000463FF">
            <w:pPr>
              <w:jc w:val="center"/>
              <w:rPr>
                <w:rFonts w:cs="Arial"/>
                <w:color w:val="000000"/>
              </w:rPr>
            </w:pPr>
            <w:r w:rsidRPr="000463FF">
              <w:rPr>
                <w:rFonts w:cs="Arial"/>
                <w:color w:val="000000"/>
              </w:rPr>
              <w:t>MOSI</w:t>
            </w:r>
          </w:p>
        </w:tc>
        <w:tc>
          <w:tcPr>
            <w:tcW w:w="1040" w:type="dxa"/>
            <w:tcBorders>
              <w:top w:val="nil"/>
              <w:left w:val="nil"/>
              <w:bottom w:val="single" w:sz="4" w:space="0" w:color="auto"/>
              <w:right w:val="single" w:sz="4" w:space="0" w:color="auto"/>
            </w:tcBorders>
            <w:shd w:val="clear" w:color="auto" w:fill="auto"/>
            <w:vAlign w:val="center"/>
            <w:hideMark/>
          </w:tcPr>
          <w:p w14:paraId="127C3B9A" w14:textId="77777777" w:rsidR="000463FF" w:rsidRPr="000463FF" w:rsidRDefault="00571926" w:rsidP="000463FF">
            <w:pPr>
              <w:jc w:val="center"/>
              <w:rPr>
                <w:rFonts w:cs="Arial"/>
                <w:color w:val="000000"/>
              </w:rPr>
            </w:pPr>
            <w:r w:rsidRPr="000463FF">
              <w:rPr>
                <w:rFonts w:cs="Arial"/>
                <w:color w:val="000000"/>
              </w:rPr>
              <w:t>PWM2</w:t>
            </w:r>
            <w:r w:rsidRPr="000463FF">
              <w:rPr>
                <w:rFonts w:cs="Arial"/>
                <w:color w:val="000000"/>
              </w:rPr>
              <w:br/>
              <w:t>GPIO6</w:t>
            </w:r>
          </w:p>
        </w:tc>
        <w:tc>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43074F72" w14:textId="77777777" w:rsidR="000463FF" w:rsidRPr="000463FF" w:rsidRDefault="00571926" w:rsidP="000463FF">
            <w:pPr>
              <w:jc w:val="center"/>
              <w:rPr>
                <w:rFonts w:cs="Arial"/>
                <w:color w:val="000000"/>
              </w:rPr>
            </w:pPr>
          </w:p>
        </w:tc>
        <w:tc>
          <w:tcPr>
            <w:tcW w:w="1160" w:type="dxa"/>
            <w:tcBorders>
              <w:top w:val="nil"/>
              <w:left w:val="nil"/>
              <w:bottom w:val="single" w:sz="4" w:space="0" w:color="auto"/>
              <w:right w:val="single" w:sz="4" w:space="0" w:color="auto"/>
            </w:tcBorders>
            <w:shd w:val="clear" w:color="auto" w:fill="D9D9D9" w:themeFill="background1" w:themeFillShade="D9"/>
            <w:vAlign w:val="center"/>
          </w:tcPr>
          <w:p w14:paraId="0A7FB3B7"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
          <w:p w14:paraId="601E2B27"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
          <w:p w14:paraId="006A4F70" w14:textId="77777777" w:rsidR="000463FF" w:rsidRPr="000463FF" w:rsidRDefault="00571926"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
          <w:p w14:paraId="09762E1E" w14:textId="77777777" w:rsidR="000463FF" w:rsidRPr="000463FF" w:rsidRDefault="00571926" w:rsidP="000463FF">
            <w:pPr>
              <w:jc w:val="center"/>
              <w:rPr>
                <w:rFonts w:cs="Arial"/>
                <w:color w:val="000000"/>
              </w:rPr>
            </w:pPr>
          </w:p>
        </w:tc>
      </w:tr>
      <w:tr w:rsidR="000463FF" w:rsidRPr="000463FF" w14:paraId="2843ACE5" w14:textId="77777777" w:rsidTr="009157FB">
        <w:trPr>
          <w:trHeight w:val="44"/>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7EEDD7E1" w14:textId="77777777" w:rsidR="000463FF" w:rsidRPr="000463FF" w:rsidRDefault="00571926" w:rsidP="000463FF">
            <w:pPr>
              <w:jc w:val="center"/>
              <w:rPr>
                <w:rFonts w:cs="Arial"/>
                <w:color w:val="000000"/>
              </w:rPr>
            </w:pPr>
            <w:r w:rsidRPr="000463FF">
              <w:rPr>
                <w:rFonts w:cs="Arial"/>
                <w:color w:val="000000"/>
              </w:rPr>
              <w:t>19</w:t>
            </w:r>
          </w:p>
        </w:tc>
        <w:tc>
          <w:tcPr>
            <w:tcW w:w="960" w:type="dxa"/>
            <w:tcBorders>
              <w:top w:val="nil"/>
              <w:left w:val="nil"/>
              <w:bottom w:val="single" w:sz="4" w:space="0" w:color="auto"/>
              <w:right w:val="single" w:sz="4" w:space="0" w:color="auto"/>
            </w:tcBorders>
            <w:shd w:val="clear" w:color="auto" w:fill="auto"/>
            <w:noWrap/>
            <w:vAlign w:val="center"/>
            <w:hideMark/>
          </w:tcPr>
          <w:p w14:paraId="057FD0BC" w14:textId="77777777" w:rsidR="000463FF" w:rsidRPr="000463FF" w:rsidRDefault="00571926" w:rsidP="000463FF">
            <w:pPr>
              <w:jc w:val="center"/>
              <w:rPr>
                <w:rFonts w:cs="Arial"/>
                <w:color w:val="000000"/>
              </w:rPr>
            </w:pPr>
            <w:r w:rsidRPr="000463FF">
              <w:rPr>
                <w:rFonts w:cs="Arial"/>
                <w:color w:val="000000"/>
              </w:rPr>
              <w:t>SCK</w:t>
            </w:r>
          </w:p>
        </w:tc>
        <w:tc>
          <w:tcPr>
            <w:tcW w:w="1040" w:type="dxa"/>
            <w:tcBorders>
              <w:top w:val="nil"/>
              <w:left w:val="nil"/>
              <w:bottom w:val="single" w:sz="4" w:space="0" w:color="auto"/>
              <w:right w:val="single" w:sz="4" w:space="0" w:color="auto"/>
            </w:tcBorders>
            <w:shd w:val="clear" w:color="auto" w:fill="auto"/>
            <w:vAlign w:val="center"/>
            <w:hideMark/>
          </w:tcPr>
          <w:p w14:paraId="13776D14" w14:textId="77777777" w:rsidR="000463FF" w:rsidRPr="000463FF" w:rsidRDefault="00571926" w:rsidP="000463FF">
            <w:pPr>
              <w:jc w:val="center"/>
              <w:rPr>
                <w:rFonts w:cs="Arial"/>
                <w:color w:val="000000"/>
              </w:rPr>
            </w:pPr>
            <w:r w:rsidRPr="000463FF">
              <w:rPr>
                <w:rFonts w:cs="Arial"/>
                <w:color w:val="000000"/>
              </w:rPr>
              <w:t>PWM3</w:t>
            </w:r>
            <w:r w:rsidRPr="000463FF">
              <w:rPr>
                <w:rFonts w:cs="Arial"/>
                <w:color w:val="000000"/>
              </w:rPr>
              <w:br/>
              <w:t>GPIO0</w:t>
            </w:r>
          </w:p>
        </w:tc>
        <w:tc>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67A05541" w14:textId="77777777" w:rsidR="000463FF" w:rsidRPr="000463FF" w:rsidRDefault="00571926" w:rsidP="000463FF">
            <w:pPr>
              <w:jc w:val="center"/>
              <w:rPr>
                <w:rFonts w:cs="Arial"/>
                <w:color w:val="000000"/>
              </w:rPr>
            </w:pPr>
          </w:p>
        </w:tc>
        <w:tc>
          <w:tcPr>
            <w:tcW w:w="1160" w:type="dxa"/>
            <w:tcBorders>
              <w:top w:val="nil"/>
              <w:left w:val="nil"/>
              <w:bottom w:val="single" w:sz="4" w:space="0" w:color="auto"/>
              <w:right w:val="single" w:sz="4" w:space="0" w:color="auto"/>
            </w:tcBorders>
            <w:shd w:val="clear" w:color="auto" w:fill="D9D9D9" w:themeFill="background1" w:themeFillShade="D9"/>
            <w:vAlign w:val="center"/>
          </w:tcPr>
          <w:p w14:paraId="0CF39946"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
          <w:p w14:paraId="784BD32A"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
          <w:p w14:paraId="0FF0F011" w14:textId="77777777" w:rsidR="000463FF" w:rsidRPr="000463FF" w:rsidRDefault="00571926"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vAlign w:val="center"/>
          </w:tcPr>
          <w:p w14:paraId="29366EC1" w14:textId="77777777" w:rsidR="000463FF" w:rsidRPr="000463FF" w:rsidRDefault="00571926" w:rsidP="000463FF">
            <w:pPr>
              <w:jc w:val="center"/>
              <w:rPr>
                <w:rFonts w:cs="Arial"/>
                <w:color w:val="000000"/>
              </w:rPr>
            </w:pPr>
          </w:p>
        </w:tc>
      </w:tr>
      <w:tr w:rsidR="000463FF" w:rsidRPr="000463FF" w14:paraId="45B26F42" w14:textId="77777777" w:rsidTr="009157FB">
        <w:trPr>
          <w:trHeight w:val="566"/>
          <w:jc w:val="center"/>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474C8B4F" w14:textId="77777777" w:rsidR="000463FF" w:rsidRPr="000463FF" w:rsidRDefault="00571926" w:rsidP="000463FF">
            <w:pPr>
              <w:jc w:val="center"/>
              <w:rPr>
                <w:rFonts w:cs="Arial"/>
                <w:color w:val="000000"/>
              </w:rPr>
            </w:pPr>
            <w:r w:rsidRPr="000463FF">
              <w:rPr>
                <w:rFonts w:cs="Arial"/>
                <w:color w:val="000000"/>
              </w:rPr>
              <w:t>22</w:t>
            </w:r>
          </w:p>
        </w:tc>
        <w:tc>
          <w:tcPr>
            <w:tcW w:w="960" w:type="dxa"/>
            <w:tcBorders>
              <w:top w:val="nil"/>
              <w:left w:val="nil"/>
              <w:bottom w:val="single" w:sz="4" w:space="0" w:color="auto"/>
              <w:right w:val="single" w:sz="4" w:space="0" w:color="auto"/>
            </w:tcBorders>
            <w:shd w:val="clear" w:color="auto" w:fill="auto"/>
            <w:noWrap/>
            <w:vAlign w:val="center"/>
            <w:hideMark/>
          </w:tcPr>
          <w:p w14:paraId="5E891F6D" w14:textId="77777777" w:rsidR="000463FF" w:rsidRPr="000463FF" w:rsidRDefault="00571926" w:rsidP="000463FF">
            <w:pPr>
              <w:jc w:val="center"/>
              <w:rPr>
                <w:rFonts w:cs="Arial"/>
                <w:color w:val="000000"/>
              </w:rPr>
            </w:pPr>
            <w:r w:rsidRPr="000463FF">
              <w:rPr>
                <w:rFonts w:cs="Arial"/>
                <w:color w:val="000000"/>
              </w:rPr>
              <w:t>ADR1</w:t>
            </w:r>
          </w:p>
        </w:tc>
        <w:tc>
          <w:tcPr>
            <w:tcW w:w="1040" w:type="dxa"/>
            <w:tcBorders>
              <w:top w:val="nil"/>
              <w:left w:val="nil"/>
              <w:bottom w:val="single" w:sz="4" w:space="0" w:color="auto"/>
              <w:right w:val="single" w:sz="4" w:space="0" w:color="auto"/>
            </w:tcBorders>
            <w:shd w:val="clear" w:color="auto" w:fill="auto"/>
            <w:vAlign w:val="center"/>
            <w:hideMark/>
          </w:tcPr>
          <w:p w14:paraId="4D878E9C" w14:textId="77777777" w:rsidR="000463FF" w:rsidRPr="000463FF" w:rsidRDefault="00571926" w:rsidP="000463FF">
            <w:pPr>
              <w:jc w:val="center"/>
              <w:rPr>
                <w:rFonts w:cs="Arial"/>
                <w:color w:val="000000"/>
              </w:rPr>
            </w:pPr>
            <w:r w:rsidRPr="000463FF">
              <w:rPr>
                <w:rFonts w:cs="Arial"/>
                <w:color w:val="000000"/>
              </w:rPr>
              <w:t>SPISS</w:t>
            </w:r>
            <w:r w:rsidRPr="000463FF">
              <w:rPr>
                <w:rFonts w:cs="Arial"/>
                <w:color w:val="000000"/>
              </w:rPr>
              <w:br/>
              <w:t>SPISSEL0</w:t>
            </w:r>
            <w:r w:rsidRPr="000463FF">
              <w:rPr>
                <w:rFonts w:cs="Arial"/>
                <w:color w:val="000000"/>
              </w:rPr>
              <w:br/>
              <w:t>PWMOE</w:t>
            </w:r>
            <w:r w:rsidRPr="000463FF">
              <w:rPr>
                <w:rFonts w:cs="Arial"/>
                <w:color w:val="000000"/>
              </w:rPr>
              <w:br/>
              <w:t>CLKOUT</w:t>
            </w:r>
            <w:r w:rsidRPr="000463FF">
              <w:rPr>
                <w:rFonts w:cs="Arial"/>
                <w:color w:val="000000"/>
              </w:rPr>
              <w:br/>
              <w:t>GPIO4</w:t>
            </w:r>
          </w:p>
        </w:tc>
        <w:tc>
          <w:tcPr>
            <w:tcW w:w="1140" w:type="dxa"/>
            <w:tcBorders>
              <w:top w:val="nil"/>
              <w:left w:val="single" w:sz="8" w:space="0" w:color="auto"/>
              <w:bottom w:val="single" w:sz="4" w:space="0" w:color="auto"/>
              <w:right w:val="single" w:sz="4" w:space="0" w:color="auto"/>
            </w:tcBorders>
            <w:shd w:val="clear" w:color="auto" w:fill="D9D9D9" w:themeFill="background1" w:themeFillShade="D9"/>
            <w:vAlign w:val="center"/>
          </w:tcPr>
          <w:p w14:paraId="6476D3BB" w14:textId="77777777" w:rsidR="000463FF" w:rsidRPr="000463FF" w:rsidRDefault="00571926" w:rsidP="000463FF">
            <w:pPr>
              <w:jc w:val="center"/>
              <w:rPr>
                <w:rFonts w:cs="Arial"/>
                <w:color w:val="000000"/>
              </w:rPr>
            </w:pPr>
          </w:p>
        </w:tc>
        <w:tc>
          <w:tcPr>
            <w:tcW w:w="1160" w:type="dxa"/>
            <w:tcBorders>
              <w:top w:val="nil"/>
              <w:left w:val="nil"/>
              <w:bottom w:val="single" w:sz="4" w:space="0" w:color="auto"/>
              <w:right w:val="single" w:sz="4" w:space="0" w:color="auto"/>
            </w:tcBorders>
            <w:shd w:val="clear" w:color="auto" w:fill="D9D9D9" w:themeFill="background1" w:themeFillShade="D9"/>
            <w:vAlign w:val="center"/>
          </w:tcPr>
          <w:p w14:paraId="3DA59DB3"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single" w:sz="4" w:space="0" w:color="auto"/>
            </w:tcBorders>
            <w:shd w:val="clear" w:color="auto" w:fill="D9D9D9" w:themeFill="background1" w:themeFillShade="D9"/>
            <w:vAlign w:val="center"/>
          </w:tcPr>
          <w:p w14:paraId="159FC408" w14:textId="77777777" w:rsidR="000463FF" w:rsidRPr="000463FF" w:rsidRDefault="00571926" w:rsidP="000463FF">
            <w:pPr>
              <w:jc w:val="center"/>
              <w:rPr>
                <w:rFonts w:cs="Arial"/>
                <w:color w:val="000000"/>
              </w:rPr>
            </w:pPr>
          </w:p>
        </w:tc>
        <w:tc>
          <w:tcPr>
            <w:tcW w:w="1100" w:type="dxa"/>
            <w:tcBorders>
              <w:top w:val="nil"/>
              <w:left w:val="nil"/>
              <w:bottom w:val="single" w:sz="4" w:space="0" w:color="auto"/>
              <w:right w:val="nil"/>
            </w:tcBorders>
            <w:shd w:val="clear" w:color="auto" w:fill="D9D9D9" w:themeFill="background1" w:themeFillShade="D9"/>
            <w:vAlign w:val="center"/>
          </w:tcPr>
          <w:p w14:paraId="2D301EE1" w14:textId="77777777" w:rsidR="000463FF" w:rsidRPr="000463FF" w:rsidRDefault="00571926" w:rsidP="000463FF">
            <w:pPr>
              <w:jc w:val="center"/>
              <w:rPr>
                <w:rFonts w:cs="Arial"/>
                <w:color w:val="000000"/>
              </w:rPr>
            </w:pPr>
          </w:p>
        </w:tc>
        <w:tc>
          <w:tcPr>
            <w:tcW w:w="1780" w:type="dxa"/>
            <w:tcBorders>
              <w:top w:val="nil"/>
              <w:left w:val="single" w:sz="8" w:space="0" w:color="auto"/>
              <w:bottom w:val="single" w:sz="4" w:space="0" w:color="auto"/>
              <w:right w:val="single" w:sz="8" w:space="0" w:color="auto"/>
            </w:tcBorders>
            <w:shd w:val="clear" w:color="auto" w:fill="D9D9D9" w:themeFill="background1" w:themeFillShade="D9"/>
            <w:noWrap/>
            <w:vAlign w:val="center"/>
          </w:tcPr>
          <w:p w14:paraId="2A1D6B84" w14:textId="77777777" w:rsidR="000463FF" w:rsidRPr="000463FF" w:rsidRDefault="00571926" w:rsidP="000463FF">
            <w:pPr>
              <w:jc w:val="center"/>
              <w:rPr>
                <w:rFonts w:cs="Arial"/>
                <w:color w:val="000000"/>
              </w:rPr>
            </w:pPr>
          </w:p>
        </w:tc>
      </w:tr>
      <w:tr w:rsidR="000463FF" w:rsidRPr="000463FF" w14:paraId="3FCFD8A0" w14:textId="77777777" w:rsidTr="009157FB">
        <w:trPr>
          <w:trHeight w:val="395"/>
          <w:jc w:val="center"/>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69631BAE" w14:textId="77777777" w:rsidR="000463FF" w:rsidRPr="000463FF" w:rsidRDefault="00571926" w:rsidP="000463FF">
            <w:pPr>
              <w:jc w:val="center"/>
              <w:rPr>
                <w:rFonts w:cs="Arial"/>
                <w:color w:val="000000"/>
              </w:rPr>
            </w:pPr>
            <w:r w:rsidRPr="000463FF">
              <w:rPr>
                <w:rFonts w:cs="Arial"/>
                <w:color w:val="000000"/>
              </w:rPr>
              <w:t>23</w:t>
            </w:r>
          </w:p>
        </w:tc>
        <w:tc>
          <w:tcPr>
            <w:tcW w:w="960" w:type="dxa"/>
            <w:tcBorders>
              <w:top w:val="nil"/>
              <w:left w:val="nil"/>
              <w:bottom w:val="single" w:sz="8" w:space="0" w:color="auto"/>
              <w:right w:val="single" w:sz="4" w:space="0" w:color="auto"/>
            </w:tcBorders>
            <w:shd w:val="clear" w:color="auto" w:fill="auto"/>
            <w:noWrap/>
            <w:vAlign w:val="center"/>
            <w:hideMark/>
          </w:tcPr>
          <w:p w14:paraId="1A29C0D9" w14:textId="77777777" w:rsidR="000463FF" w:rsidRPr="000463FF" w:rsidRDefault="00571926" w:rsidP="000463FF">
            <w:pPr>
              <w:jc w:val="center"/>
              <w:rPr>
                <w:rFonts w:cs="Arial"/>
                <w:color w:val="000000"/>
              </w:rPr>
            </w:pPr>
            <w:r w:rsidRPr="000463FF">
              <w:rPr>
                <w:rFonts w:cs="Arial"/>
                <w:color w:val="000000"/>
              </w:rPr>
              <w:t>ADR2</w:t>
            </w:r>
          </w:p>
        </w:tc>
        <w:tc>
          <w:tcPr>
            <w:tcW w:w="1040" w:type="dxa"/>
            <w:tcBorders>
              <w:top w:val="nil"/>
              <w:left w:val="nil"/>
              <w:bottom w:val="single" w:sz="8" w:space="0" w:color="auto"/>
              <w:right w:val="single" w:sz="4" w:space="0" w:color="auto"/>
            </w:tcBorders>
            <w:shd w:val="clear" w:color="auto" w:fill="auto"/>
            <w:vAlign w:val="center"/>
            <w:hideMark/>
          </w:tcPr>
          <w:p w14:paraId="4ED8081E" w14:textId="77777777" w:rsidR="000463FF" w:rsidRPr="000463FF" w:rsidRDefault="00571926" w:rsidP="000463FF">
            <w:pPr>
              <w:jc w:val="center"/>
              <w:rPr>
                <w:rFonts w:cs="Arial"/>
                <w:color w:val="000000"/>
              </w:rPr>
            </w:pPr>
            <w:r w:rsidRPr="000463FF">
              <w:rPr>
                <w:rFonts w:cs="Arial"/>
                <w:color w:val="000000"/>
              </w:rPr>
              <w:t>MCLK</w:t>
            </w:r>
            <w:r w:rsidRPr="000463FF">
              <w:rPr>
                <w:rFonts w:cs="Arial"/>
                <w:color w:val="000000"/>
              </w:rPr>
              <w:br/>
              <w:t>ASPISS</w:t>
            </w:r>
            <w:r w:rsidRPr="000463FF">
              <w:rPr>
                <w:rFonts w:cs="Arial"/>
                <w:color w:val="000000"/>
              </w:rPr>
              <w:br/>
              <w:t>SPISSEL2</w:t>
            </w:r>
            <w:r w:rsidRPr="000463FF">
              <w:rPr>
                <w:rFonts w:cs="Arial"/>
                <w:color w:val="000000"/>
              </w:rPr>
              <w:br/>
              <w:t>CLKOUT</w:t>
            </w:r>
            <w:r w:rsidRPr="000463FF">
              <w:rPr>
                <w:rFonts w:cs="Arial"/>
                <w:color w:val="000000"/>
              </w:rPr>
              <w:br/>
              <w:t>GPIO4</w:t>
            </w:r>
          </w:p>
        </w:tc>
        <w:tc>
          <w:tcPr>
            <w:tcW w:w="1140" w:type="dxa"/>
            <w:tcBorders>
              <w:top w:val="nil"/>
              <w:left w:val="single" w:sz="8" w:space="0" w:color="auto"/>
              <w:bottom w:val="single" w:sz="8" w:space="0" w:color="auto"/>
              <w:right w:val="single" w:sz="4" w:space="0" w:color="auto"/>
            </w:tcBorders>
            <w:shd w:val="clear" w:color="000000" w:fill="D9D9D9"/>
            <w:vAlign w:val="center"/>
          </w:tcPr>
          <w:p w14:paraId="50BC4515" w14:textId="77777777" w:rsidR="000463FF" w:rsidRPr="000463FF" w:rsidRDefault="00571926" w:rsidP="000463FF">
            <w:pPr>
              <w:jc w:val="center"/>
              <w:rPr>
                <w:rFonts w:cs="Arial"/>
                <w:color w:val="000000"/>
              </w:rPr>
            </w:pPr>
          </w:p>
        </w:tc>
        <w:tc>
          <w:tcPr>
            <w:tcW w:w="1160" w:type="dxa"/>
            <w:tcBorders>
              <w:top w:val="nil"/>
              <w:left w:val="nil"/>
              <w:bottom w:val="single" w:sz="8" w:space="0" w:color="auto"/>
              <w:right w:val="single" w:sz="4" w:space="0" w:color="auto"/>
            </w:tcBorders>
            <w:shd w:val="clear" w:color="000000" w:fill="D9D9D9"/>
            <w:vAlign w:val="center"/>
          </w:tcPr>
          <w:p w14:paraId="61B31CD4" w14:textId="77777777" w:rsidR="000463FF" w:rsidRPr="000463FF" w:rsidRDefault="00571926" w:rsidP="000463FF">
            <w:pPr>
              <w:jc w:val="center"/>
              <w:rPr>
                <w:rFonts w:cs="Arial"/>
                <w:color w:val="000000"/>
              </w:rPr>
            </w:pPr>
          </w:p>
        </w:tc>
        <w:tc>
          <w:tcPr>
            <w:tcW w:w="1100" w:type="dxa"/>
            <w:tcBorders>
              <w:top w:val="nil"/>
              <w:left w:val="nil"/>
              <w:bottom w:val="single" w:sz="8" w:space="0" w:color="auto"/>
              <w:right w:val="single" w:sz="4" w:space="0" w:color="auto"/>
            </w:tcBorders>
            <w:shd w:val="clear" w:color="000000" w:fill="D9D9D9"/>
            <w:vAlign w:val="center"/>
          </w:tcPr>
          <w:p w14:paraId="2F65E7EE" w14:textId="77777777" w:rsidR="000463FF" w:rsidRPr="000463FF" w:rsidRDefault="00571926" w:rsidP="000463FF">
            <w:pPr>
              <w:jc w:val="center"/>
              <w:rPr>
                <w:rFonts w:cs="Arial"/>
                <w:color w:val="000000"/>
              </w:rPr>
            </w:pPr>
          </w:p>
        </w:tc>
        <w:tc>
          <w:tcPr>
            <w:tcW w:w="1100" w:type="dxa"/>
            <w:tcBorders>
              <w:top w:val="nil"/>
              <w:left w:val="nil"/>
              <w:bottom w:val="single" w:sz="8" w:space="0" w:color="auto"/>
              <w:right w:val="nil"/>
            </w:tcBorders>
            <w:shd w:val="clear" w:color="000000" w:fill="D9D9D9"/>
            <w:vAlign w:val="center"/>
          </w:tcPr>
          <w:p w14:paraId="737F530D" w14:textId="77777777" w:rsidR="000463FF" w:rsidRPr="000463FF" w:rsidRDefault="00571926" w:rsidP="000463FF">
            <w:pPr>
              <w:jc w:val="center"/>
              <w:rPr>
                <w:rFonts w:cs="Arial"/>
                <w:color w:val="000000"/>
              </w:rPr>
            </w:pPr>
          </w:p>
        </w:tc>
        <w:tc>
          <w:tcPr>
            <w:tcW w:w="1780" w:type="dxa"/>
            <w:tcBorders>
              <w:top w:val="nil"/>
              <w:left w:val="single" w:sz="8" w:space="0" w:color="auto"/>
              <w:bottom w:val="single" w:sz="8" w:space="0" w:color="auto"/>
              <w:right w:val="single" w:sz="8" w:space="0" w:color="auto"/>
            </w:tcBorders>
            <w:shd w:val="clear" w:color="000000" w:fill="D9D9D9"/>
            <w:noWrap/>
            <w:vAlign w:val="center"/>
          </w:tcPr>
          <w:p w14:paraId="76A1FF66" w14:textId="77777777" w:rsidR="000463FF" w:rsidRPr="000463FF" w:rsidRDefault="00571926" w:rsidP="000463FF">
            <w:pPr>
              <w:jc w:val="center"/>
              <w:rPr>
                <w:rFonts w:cs="Arial"/>
                <w:color w:val="000000"/>
              </w:rPr>
            </w:pPr>
          </w:p>
        </w:tc>
      </w:tr>
    </w:tbl>
    <w:p w14:paraId="23B6539C" w14:textId="77777777" w:rsidR="00640D70" w:rsidRDefault="00571926" w:rsidP="00500605"/>
    <w:p w14:paraId="24B24737" w14:textId="77777777" w:rsidR="000463FF" w:rsidRDefault="00571926"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7512A41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662BDA7"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7E8A5533"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72E83FC" w14:textId="77777777" w:rsidR="00D90FFA" w:rsidRPr="00775603" w:rsidRDefault="00571926" w:rsidP="0081629B">
            <w:pPr>
              <w:rPr>
                <w:vanish/>
                <w:color w:val="000000" w:themeColor="text1"/>
              </w:rPr>
            </w:pPr>
          </w:p>
        </w:tc>
      </w:tr>
    </w:tbl>
    <w:p w14:paraId="1BF392FF" w14:textId="77777777" w:rsidR="00406F39" w:rsidRDefault="00571926" w:rsidP="00B9479B">
      <w:pPr>
        <w:pStyle w:val="Heading4"/>
      </w:pPr>
      <w:bookmarkStart w:id="5" w:name="_Toc82101610"/>
      <w:r w:rsidRPr="00B9479B">
        <w:t>HW/SWR-REQ-407094/A-GPIO0</w:t>
      </w:r>
      <w:bookmarkEnd w:id="5"/>
    </w:p>
    <w:p w14:paraId="6A5AF1B6" w14:textId="77777777" w:rsidR="00FB1434" w:rsidRPr="00FB1434" w:rsidRDefault="00571926" w:rsidP="00FB1434">
      <w:pPr>
        <w:spacing w:line="252" w:lineRule="auto"/>
        <w:rPr>
          <w:rFonts w:eastAsia="Calibri" w:cs="Arial"/>
        </w:rPr>
      </w:pPr>
      <w:r w:rsidRPr="00FB1434">
        <w:rPr>
          <w:rFonts w:eastAsia="Calibri" w:cs="Arial"/>
        </w:rPr>
        <w:t xml:space="preserve">This GPIO shall be used as a ‘Virtual GPIO’ as defined in the ADI </w:t>
      </w:r>
      <w:r w:rsidRPr="00FB1434">
        <w:rPr>
          <w:rFonts w:eastAsia="Calibri" w:cs="Arial"/>
          <w:i/>
          <w:u w:val="single"/>
        </w:rPr>
        <w:t>AD242x Data Sheet</w:t>
      </w:r>
      <w:r>
        <w:rPr>
          <w:rFonts w:eastAsia="Calibri" w:cs="Arial"/>
        </w:rPr>
        <w:t>, or</w:t>
      </w:r>
      <w:r w:rsidRPr="000564A9">
        <w:rPr>
          <w:rFonts w:eastAsia="Calibri" w:cs="Arial"/>
        </w:rPr>
        <w:t xml:space="preserve"> </w:t>
      </w:r>
      <w:r w:rsidRPr="00FB1434">
        <w:rPr>
          <w:rFonts w:eastAsia="Calibri" w:cs="Arial"/>
        </w:rPr>
        <w:t xml:space="preserve">in the ADI </w:t>
      </w:r>
      <w:r w:rsidRPr="00FB1434">
        <w:rPr>
          <w:rFonts w:eastAsia="Calibri" w:cs="Arial"/>
          <w:i/>
          <w:u w:val="single"/>
        </w:rPr>
        <w:t>AD24</w:t>
      </w:r>
      <w:r>
        <w:rPr>
          <w:rFonts w:eastAsia="Calibri" w:cs="Arial"/>
          <w:i/>
          <w:u w:val="single"/>
        </w:rPr>
        <w:t>3</w:t>
      </w:r>
      <w:r w:rsidRPr="00FB1434">
        <w:rPr>
          <w:rFonts w:eastAsia="Calibri" w:cs="Arial"/>
          <w:i/>
          <w:u w:val="single"/>
        </w:rPr>
        <w:t xml:space="preserve">x </w:t>
      </w:r>
      <w:r w:rsidRPr="00FB1434">
        <w:rPr>
          <w:rFonts w:eastAsia="Calibri" w:cs="Arial"/>
          <w:i/>
          <w:u w:val="single"/>
        </w:rPr>
        <w:t>Data Sheet</w:t>
      </w:r>
      <w:r>
        <w:rPr>
          <w:rFonts w:eastAsia="Calibri" w:cs="Arial"/>
          <w:i/>
          <w:u w:val="single"/>
        </w:rPr>
        <w:t>.</w:t>
      </w:r>
      <w:r w:rsidRPr="00FB1434">
        <w:rPr>
          <w:rFonts w:eastAsia="Calibri" w:cs="Arial"/>
        </w:rPr>
        <w:t xml:space="preserve"> The usage for this virtual GPIO is to be node specific and shall be defined in the </w:t>
      </w:r>
      <w:r>
        <w:rPr>
          <w:rFonts w:eastAsia="Calibri" w:cs="Arial"/>
          <w:i/>
          <w:u w:val="single"/>
        </w:rPr>
        <w:t>Phoenix Audio</w:t>
      </w:r>
      <w:r w:rsidRPr="00FB1434">
        <w:rPr>
          <w:rFonts w:eastAsia="Calibri" w:cs="Arial"/>
          <w:i/>
          <w:u w:val="single"/>
        </w:rPr>
        <w:t xml:space="preserve"> Peripheral Command and Control API Specification</w:t>
      </w:r>
      <w:r w:rsidRPr="00FB1434">
        <w:rPr>
          <w:rFonts w:eastAsia="Calibri" w:cs="Arial"/>
        </w:rPr>
        <w:t>.</w:t>
      </w:r>
    </w:p>
    <w:p w14:paraId="3DF7D259" w14:textId="77777777" w:rsidR="00FB1434" w:rsidRPr="00FB1434" w:rsidRDefault="00571926" w:rsidP="00FB1434">
      <w:pPr>
        <w:spacing w:line="252" w:lineRule="auto"/>
        <w:rPr>
          <w:rFonts w:eastAsia="Calibri" w:cs="Arial"/>
        </w:rPr>
      </w:pPr>
    </w:p>
    <w:p w14:paraId="674D6424" w14:textId="77777777" w:rsidR="00FB1434" w:rsidRPr="00FB1434" w:rsidRDefault="00571926" w:rsidP="00FB1434">
      <w:pPr>
        <w:spacing w:line="252" w:lineRule="auto"/>
        <w:rPr>
          <w:rFonts w:eastAsia="Calibri" w:cs="Arial"/>
        </w:rPr>
      </w:pPr>
      <w:r w:rsidRPr="00FB1434">
        <w:rPr>
          <w:rFonts w:eastAsia="Calibri" w:cs="Arial"/>
          <w:b/>
        </w:rPr>
        <w:t>Message Type</w:t>
      </w:r>
      <w:r w:rsidRPr="00FB1434">
        <w:rPr>
          <w:rFonts w:eastAsia="Calibri" w:cs="Arial"/>
        </w:rPr>
        <w:t>: GPIO</w:t>
      </w:r>
    </w:p>
    <w:p w14:paraId="1F07A1AE" w14:textId="77777777" w:rsidR="00FB1434" w:rsidRPr="00FB1434" w:rsidRDefault="00571926" w:rsidP="00FB1434">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FB1434" w:rsidRPr="00FB1434" w14:paraId="6821816E" w14:textId="77777777" w:rsidTr="00FB1434">
        <w:trPr>
          <w:jc w:val="center"/>
        </w:trPr>
        <w:tc>
          <w:tcPr>
            <w:tcW w:w="1705" w:type="dxa"/>
            <w:tcBorders>
              <w:top w:val="single" w:sz="4" w:space="0" w:color="auto"/>
              <w:left w:val="single" w:sz="4" w:space="0" w:color="auto"/>
              <w:bottom w:val="single" w:sz="4" w:space="0" w:color="auto"/>
              <w:right w:val="single" w:sz="4" w:space="0" w:color="auto"/>
            </w:tcBorders>
            <w:hideMark/>
          </w:tcPr>
          <w:p w14:paraId="02D25992" w14:textId="77777777" w:rsidR="00FB1434" w:rsidRPr="00FB1434" w:rsidRDefault="00571926" w:rsidP="00FB1434">
            <w:pPr>
              <w:spacing w:line="276" w:lineRule="auto"/>
              <w:rPr>
                <w:rFonts w:eastAsia="Calibri" w:cs="Arial"/>
                <w:b/>
              </w:rPr>
            </w:pPr>
            <w:r w:rsidRPr="00FB1434">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5AC2E2D8" w14:textId="77777777" w:rsidR="00FB1434" w:rsidRPr="00FB1434" w:rsidRDefault="00571926" w:rsidP="00FB1434">
            <w:pPr>
              <w:spacing w:line="276" w:lineRule="auto"/>
              <w:rPr>
                <w:rFonts w:eastAsia="Calibri" w:cs="Arial"/>
                <w:b/>
              </w:rPr>
            </w:pPr>
            <w:r w:rsidRPr="00FB1434">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01856A24" w14:textId="77777777" w:rsidR="00FB1434" w:rsidRPr="00FB1434" w:rsidRDefault="00571926" w:rsidP="00FB1434">
            <w:pPr>
              <w:spacing w:line="276" w:lineRule="auto"/>
              <w:rPr>
                <w:rFonts w:eastAsia="Calibri" w:cs="Arial"/>
                <w:b/>
              </w:rPr>
            </w:pPr>
            <w:r w:rsidRPr="00FB1434">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7645A03F" w14:textId="77777777" w:rsidR="00FB1434" w:rsidRPr="00FB1434" w:rsidRDefault="00571926" w:rsidP="00FB1434">
            <w:pPr>
              <w:spacing w:line="276" w:lineRule="auto"/>
              <w:rPr>
                <w:rFonts w:eastAsia="Calibri" w:cs="Arial"/>
                <w:b/>
              </w:rPr>
            </w:pPr>
            <w:r w:rsidRPr="00FB1434">
              <w:rPr>
                <w:rFonts w:eastAsia="Calibri" w:cs="Arial"/>
                <w:b/>
              </w:rPr>
              <w:t>Description</w:t>
            </w:r>
          </w:p>
        </w:tc>
      </w:tr>
      <w:tr w:rsidR="00FB1434" w:rsidRPr="00FB1434" w14:paraId="40E31AAD" w14:textId="77777777" w:rsidTr="00FB1434">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686F3798" w14:textId="77777777" w:rsidR="00FB1434" w:rsidRPr="00FB1434" w:rsidRDefault="00571926" w:rsidP="00FB1434">
            <w:pPr>
              <w:spacing w:line="276" w:lineRule="auto"/>
              <w:rPr>
                <w:rFonts w:eastAsia="Calibri" w:cs="Arial"/>
              </w:rPr>
            </w:pPr>
            <w:r w:rsidRPr="00FB1434">
              <w:rPr>
                <w:rFonts w:eastAsia="Calibri" w:cs="Arial"/>
              </w:rPr>
              <w:t>IO</w:t>
            </w:r>
            <w:r>
              <w:rPr>
                <w:rFonts w:eastAsia="Calibri" w:cs="Arial"/>
              </w:rPr>
              <w:t>0</w:t>
            </w:r>
          </w:p>
        </w:tc>
        <w:tc>
          <w:tcPr>
            <w:tcW w:w="3192" w:type="dxa"/>
            <w:tcBorders>
              <w:top w:val="single" w:sz="4" w:space="0" w:color="auto"/>
              <w:left w:val="single" w:sz="4" w:space="0" w:color="auto"/>
              <w:bottom w:val="single" w:sz="4" w:space="0" w:color="auto"/>
              <w:right w:val="single" w:sz="4" w:space="0" w:color="auto"/>
            </w:tcBorders>
            <w:hideMark/>
          </w:tcPr>
          <w:p w14:paraId="0DB4ABDF" w14:textId="77777777" w:rsidR="00FB1434" w:rsidRPr="00FB1434" w:rsidRDefault="00571926" w:rsidP="00FB1434">
            <w:pPr>
              <w:spacing w:line="276" w:lineRule="auto"/>
              <w:rPr>
                <w:rFonts w:eastAsia="Calibri" w:cs="Arial"/>
              </w:rPr>
            </w:pPr>
            <w:r w:rsidRPr="00FB1434">
              <w:rPr>
                <w:rFonts w:eastAsia="Calibri" w:cs="Arial"/>
              </w:rPr>
              <w:t xml:space="preserve">Single Digit of Virtual GPIO - </w:t>
            </w:r>
            <w:r w:rsidRPr="00FB1434">
              <w:rPr>
                <w:rFonts w:eastAsia="Calibri" w:cs="Arial"/>
              </w:rPr>
              <w:t>Logic ‘0’</w:t>
            </w:r>
          </w:p>
        </w:tc>
        <w:tc>
          <w:tcPr>
            <w:tcW w:w="900" w:type="dxa"/>
            <w:tcBorders>
              <w:top w:val="single" w:sz="4" w:space="0" w:color="auto"/>
              <w:left w:val="single" w:sz="4" w:space="0" w:color="auto"/>
              <w:bottom w:val="single" w:sz="4" w:space="0" w:color="auto"/>
              <w:right w:val="single" w:sz="4" w:space="0" w:color="auto"/>
            </w:tcBorders>
            <w:hideMark/>
          </w:tcPr>
          <w:p w14:paraId="673241D5" w14:textId="77777777" w:rsidR="00FB1434" w:rsidRPr="00FB1434" w:rsidRDefault="00571926" w:rsidP="00FB1434">
            <w:pPr>
              <w:spacing w:line="276" w:lineRule="auto"/>
              <w:rPr>
                <w:rFonts w:eastAsia="Calibri" w:cs="Arial"/>
              </w:rPr>
            </w:pPr>
            <w:r w:rsidRPr="00FB1434">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0E146E96" w14:textId="77777777" w:rsidR="00FB1434" w:rsidRPr="00FB1434" w:rsidRDefault="00571926" w:rsidP="00FB1434">
            <w:pPr>
              <w:autoSpaceDE w:val="0"/>
              <w:autoSpaceDN w:val="0"/>
              <w:adjustRightInd w:val="0"/>
              <w:spacing w:line="252" w:lineRule="auto"/>
              <w:rPr>
                <w:rFonts w:eastAsia="Calibri" w:cs="Arial"/>
              </w:rPr>
            </w:pPr>
            <w:r w:rsidRPr="00FB1434">
              <w:rPr>
                <w:rFonts w:eastAsia="Calibri" w:cs="Arial"/>
              </w:rPr>
              <w:t>this is when IO</w:t>
            </w:r>
            <w:r>
              <w:rPr>
                <w:rFonts w:eastAsia="Calibri" w:cs="Arial"/>
              </w:rPr>
              <w:t>0</w:t>
            </w:r>
            <w:r w:rsidRPr="00FB1434">
              <w:rPr>
                <w:rFonts w:eastAsia="Calibri" w:cs="Arial"/>
              </w:rPr>
              <w:t xml:space="preserve"> is not asserted</w:t>
            </w:r>
          </w:p>
        </w:tc>
      </w:tr>
      <w:tr w:rsidR="00FB1434" w:rsidRPr="00FB1434" w14:paraId="1715F934" w14:textId="77777777" w:rsidTr="00FB1434">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38342CD" w14:textId="77777777" w:rsidR="00FB1434" w:rsidRPr="00FB1434" w:rsidRDefault="00571926" w:rsidP="00FB1434">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3DA69827" w14:textId="77777777" w:rsidR="00FB1434" w:rsidRPr="00FB1434" w:rsidRDefault="00571926" w:rsidP="00FB1434">
            <w:pPr>
              <w:spacing w:line="276" w:lineRule="auto"/>
              <w:rPr>
                <w:rFonts w:eastAsia="Calibri" w:cs="Arial"/>
              </w:rPr>
            </w:pPr>
            <w:r w:rsidRPr="00FB1434">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3B27D64D" w14:textId="77777777" w:rsidR="00FB1434" w:rsidRPr="00FB1434" w:rsidRDefault="00571926" w:rsidP="00FB1434">
            <w:pPr>
              <w:spacing w:line="276" w:lineRule="auto"/>
              <w:rPr>
                <w:rFonts w:eastAsia="Calibri" w:cs="Arial"/>
              </w:rPr>
            </w:pPr>
            <w:r w:rsidRPr="00FB1434">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0255226A" w14:textId="77777777" w:rsidR="00FB1434" w:rsidRPr="00FB1434" w:rsidRDefault="00571926" w:rsidP="00FB1434">
            <w:pPr>
              <w:spacing w:line="276" w:lineRule="auto"/>
              <w:rPr>
                <w:rFonts w:eastAsia="Calibri" w:cs="Arial"/>
              </w:rPr>
            </w:pPr>
            <w:r w:rsidRPr="00FB1434">
              <w:rPr>
                <w:rFonts w:eastAsia="Calibri" w:cs="Arial"/>
              </w:rPr>
              <w:t>this is when IO</w:t>
            </w:r>
            <w:r>
              <w:rPr>
                <w:rFonts w:eastAsia="Calibri" w:cs="Arial"/>
              </w:rPr>
              <w:t>0</w:t>
            </w:r>
            <w:r w:rsidRPr="00FB1434">
              <w:rPr>
                <w:rFonts w:eastAsia="Calibri" w:cs="Arial"/>
              </w:rPr>
              <w:t xml:space="preserve"> is asserted</w:t>
            </w:r>
          </w:p>
        </w:tc>
      </w:tr>
    </w:tbl>
    <w:p w14:paraId="4105F850" w14:textId="77777777" w:rsidR="00A461AA" w:rsidRDefault="00571926" w:rsidP="00633E04">
      <w:pPr>
        <w:spacing w:line="256" w:lineRule="auto"/>
        <w:rPr>
          <w:rFonts w:eastAsia="Calibri" w:cs="Arial"/>
        </w:rPr>
      </w:pPr>
    </w:p>
    <w:p w14:paraId="1D13FD4A" w14:textId="77777777" w:rsidR="00FB1434" w:rsidRPr="00633E04" w:rsidRDefault="00571926" w:rsidP="00633E04">
      <w:pPr>
        <w:spacing w:line="256" w:lineRule="auto"/>
        <w:rPr>
          <w:rFonts w:eastAsia="Calibri"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58041640"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2E8CCC3"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53BAD122"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FD6850B" w14:textId="77777777" w:rsidR="00D90FFA" w:rsidRPr="00775603" w:rsidRDefault="00571926" w:rsidP="0081629B">
            <w:pPr>
              <w:rPr>
                <w:vanish/>
                <w:color w:val="000000" w:themeColor="text1"/>
              </w:rPr>
            </w:pPr>
          </w:p>
        </w:tc>
      </w:tr>
    </w:tbl>
    <w:p w14:paraId="40F5F2E6" w14:textId="77777777" w:rsidR="00406F39" w:rsidRDefault="00571926" w:rsidP="00B9479B">
      <w:pPr>
        <w:pStyle w:val="Heading4"/>
      </w:pPr>
      <w:bookmarkStart w:id="6" w:name="_Toc82101611"/>
      <w:r w:rsidRPr="00B9479B">
        <w:t>HW/SWR-REQ-407095/A-GPIO1</w:t>
      </w:r>
      <w:bookmarkEnd w:id="6"/>
    </w:p>
    <w:p w14:paraId="36742A76" w14:textId="77777777" w:rsidR="009621F6" w:rsidRDefault="00571926" w:rsidP="009621F6">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w:t>
      </w:r>
      <w:r>
        <w:rPr>
          <w:rFonts w:eastAsia="Calibri" w:cs="Arial"/>
          <w:i/>
          <w:u w:val="single"/>
        </w:rPr>
        <w:t>ol API Specification</w:t>
      </w:r>
      <w:r>
        <w:rPr>
          <w:rFonts w:eastAsia="Calibri" w:cs="Arial"/>
        </w:rPr>
        <w:t>.</w:t>
      </w:r>
    </w:p>
    <w:p w14:paraId="218DC098" w14:textId="77777777" w:rsidR="00706A58" w:rsidRPr="00706A58" w:rsidRDefault="00571926" w:rsidP="00706A58">
      <w:pPr>
        <w:spacing w:line="252" w:lineRule="auto"/>
        <w:rPr>
          <w:rFonts w:eastAsia="Calibri" w:cs="Arial"/>
        </w:rPr>
      </w:pPr>
    </w:p>
    <w:p w14:paraId="562244E2" w14:textId="77777777" w:rsidR="00706A58" w:rsidRPr="00706A58" w:rsidRDefault="00571926" w:rsidP="00706A58">
      <w:pPr>
        <w:spacing w:line="252" w:lineRule="auto"/>
        <w:rPr>
          <w:rFonts w:eastAsia="Calibri" w:cs="Arial"/>
        </w:rPr>
      </w:pPr>
      <w:r w:rsidRPr="00706A58">
        <w:rPr>
          <w:rFonts w:eastAsia="Calibri" w:cs="Arial"/>
          <w:b/>
        </w:rPr>
        <w:t>Message Type</w:t>
      </w:r>
      <w:r w:rsidRPr="00706A58">
        <w:rPr>
          <w:rFonts w:eastAsia="Calibri" w:cs="Arial"/>
        </w:rPr>
        <w:t>: GPIO</w:t>
      </w:r>
    </w:p>
    <w:p w14:paraId="7BB97EBF" w14:textId="77777777" w:rsidR="00706A58" w:rsidRPr="00706A58" w:rsidRDefault="00571926" w:rsidP="00706A58">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706A58" w:rsidRPr="00706A58" w14:paraId="21A7C8D7" w14:textId="77777777" w:rsidTr="00706A58">
        <w:trPr>
          <w:jc w:val="center"/>
        </w:trPr>
        <w:tc>
          <w:tcPr>
            <w:tcW w:w="1705" w:type="dxa"/>
            <w:tcBorders>
              <w:top w:val="single" w:sz="4" w:space="0" w:color="auto"/>
              <w:left w:val="single" w:sz="4" w:space="0" w:color="auto"/>
              <w:bottom w:val="single" w:sz="4" w:space="0" w:color="auto"/>
              <w:right w:val="single" w:sz="4" w:space="0" w:color="auto"/>
            </w:tcBorders>
            <w:hideMark/>
          </w:tcPr>
          <w:p w14:paraId="16404DC4" w14:textId="77777777" w:rsidR="00706A58" w:rsidRPr="00706A58" w:rsidRDefault="00571926" w:rsidP="00706A58">
            <w:pPr>
              <w:spacing w:line="276" w:lineRule="auto"/>
              <w:rPr>
                <w:rFonts w:eastAsia="Calibri" w:cs="Arial"/>
                <w:b/>
              </w:rPr>
            </w:pPr>
            <w:r w:rsidRPr="00706A58">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3BF40CBA" w14:textId="77777777" w:rsidR="00706A58" w:rsidRPr="00706A58" w:rsidRDefault="00571926" w:rsidP="00706A58">
            <w:pPr>
              <w:spacing w:line="276" w:lineRule="auto"/>
              <w:rPr>
                <w:rFonts w:eastAsia="Calibri" w:cs="Arial"/>
                <w:b/>
              </w:rPr>
            </w:pPr>
            <w:r w:rsidRPr="00706A58">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1C992213" w14:textId="77777777" w:rsidR="00706A58" w:rsidRPr="00706A58" w:rsidRDefault="00571926" w:rsidP="00706A58">
            <w:pPr>
              <w:spacing w:line="276" w:lineRule="auto"/>
              <w:rPr>
                <w:rFonts w:eastAsia="Calibri" w:cs="Arial"/>
                <w:b/>
              </w:rPr>
            </w:pPr>
            <w:r w:rsidRPr="00706A58">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39BCF8F6" w14:textId="77777777" w:rsidR="00706A58" w:rsidRPr="00706A58" w:rsidRDefault="00571926" w:rsidP="00706A58">
            <w:pPr>
              <w:spacing w:line="276" w:lineRule="auto"/>
              <w:rPr>
                <w:rFonts w:eastAsia="Calibri" w:cs="Arial"/>
                <w:b/>
              </w:rPr>
            </w:pPr>
            <w:r w:rsidRPr="00706A58">
              <w:rPr>
                <w:rFonts w:eastAsia="Calibri" w:cs="Arial"/>
                <w:b/>
              </w:rPr>
              <w:t>Description</w:t>
            </w:r>
          </w:p>
        </w:tc>
      </w:tr>
      <w:tr w:rsidR="00706A58" w:rsidRPr="00706A58" w14:paraId="02F37E07" w14:textId="77777777" w:rsidTr="00706A58">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3CD0A0EB" w14:textId="77777777" w:rsidR="00706A58" w:rsidRPr="00706A58" w:rsidRDefault="00571926" w:rsidP="00706A58">
            <w:pPr>
              <w:spacing w:line="276" w:lineRule="auto"/>
              <w:rPr>
                <w:rFonts w:eastAsia="Calibri" w:cs="Arial"/>
              </w:rPr>
            </w:pPr>
            <w:r w:rsidRPr="00706A58">
              <w:rPr>
                <w:rFonts w:eastAsia="Calibri" w:cs="Arial"/>
              </w:rPr>
              <w:t>IO</w:t>
            </w:r>
            <w:r>
              <w:rPr>
                <w:rFonts w:eastAsia="Calibri" w:cs="Arial"/>
              </w:rPr>
              <w:t>1</w:t>
            </w:r>
          </w:p>
        </w:tc>
        <w:tc>
          <w:tcPr>
            <w:tcW w:w="3192" w:type="dxa"/>
            <w:tcBorders>
              <w:top w:val="single" w:sz="4" w:space="0" w:color="auto"/>
              <w:left w:val="single" w:sz="4" w:space="0" w:color="auto"/>
              <w:bottom w:val="single" w:sz="4" w:space="0" w:color="auto"/>
              <w:right w:val="single" w:sz="4" w:space="0" w:color="auto"/>
            </w:tcBorders>
            <w:hideMark/>
          </w:tcPr>
          <w:p w14:paraId="2ABA35C8" w14:textId="77777777" w:rsidR="00706A58" w:rsidRPr="00706A58" w:rsidRDefault="00571926" w:rsidP="00706A58">
            <w:pPr>
              <w:spacing w:line="276" w:lineRule="auto"/>
              <w:rPr>
                <w:rFonts w:eastAsia="Calibri" w:cs="Arial"/>
              </w:rPr>
            </w:pPr>
            <w:r w:rsidRPr="00706A58">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44AE0E66" w14:textId="77777777" w:rsidR="00706A58" w:rsidRPr="00706A58" w:rsidRDefault="00571926" w:rsidP="00706A58">
            <w:pPr>
              <w:spacing w:line="276" w:lineRule="auto"/>
              <w:rPr>
                <w:rFonts w:eastAsia="Calibri" w:cs="Arial"/>
              </w:rPr>
            </w:pPr>
            <w:r w:rsidRPr="00706A58">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646B499A" w14:textId="77777777" w:rsidR="00706A58" w:rsidRPr="00706A58" w:rsidRDefault="00571926" w:rsidP="00706A58">
            <w:pPr>
              <w:autoSpaceDE w:val="0"/>
              <w:autoSpaceDN w:val="0"/>
              <w:adjustRightInd w:val="0"/>
              <w:spacing w:line="252" w:lineRule="auto"/>
              <w:rPr>
                <w:rFonts w:eastAsia="Calibri" w:cs="Arial"/>
              </w:rPr>
            </w:pPr>
            <w:r w:rsidRPr="00706A58">
              <w:rPr>
                <w:rFonts w:eastAsia="Calibri" w:cs="Arial"/>
              </w:rPr>
              <w:t>this is when IO</w:t>
            </w:r>
            <w:r>
              <w:rPr>
                <w:rFonts w:eastAsia="Calibri" w:cs="Arial"/>
              </w:rPr>
              <w:t>1</w:t>
            </w:r>
            <w:r w:rsidRPr="00706A58">
              <w:rPr>
                <w:rFonts w:eastAsia="Calibri" w:cs="Arial"/>
              </w:rPr>
              <w:t xml:space="preserve"> is not asserted</w:t>
            </w:r>
          </w:p>
        </w:tc>
      </w:tr>
      <w:tr w:rsidR="00706A58" w:rsidRPr="00706A58" w14:paraId="1903057D" w14:textId="77777777" w:rsidTr="00706A58">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5236874B" w14:textId="77777777" w:rsidR="00706A58" w:rsidRPr="00706A58" w:rsidRDefault="00571926" w:rsidP="00706A58">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10F11D4C" w14:textId="77777777" w:rsidR="00706A58" w:rsidRPr="00706A58" w:rsidRDefault="00571926" w:rsidP="00706A58">
            <w:pPr>
              <w:spacing w:line="276" w:lineRule="auto"/>
              <w:rPr>
                <w:rFonts w:eastAsia="Calibri" w:cs="Arial"/>
              </w:rPr>
            </w:pPr>
            <w:r w:rsidRPr="00706A58">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0CFD96F3" w14:textId="77777777" w:rsidR="00706A58" w:rsidRPr="00706A58" w:rsidRDefault="00571926" w:rsidP="00706A58">
            <w:pPr>
              <w:spacing w:line="276" w:lineRule="auto"/>
              <w:rPr>
                <w:rFonts w:eastAsia="Calibri" w:cs="Arial"/>
              </w:rPr>
            </w:pPr>
            <w:r w:rsidRPr="00706A58">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77948D70" w14:textId="77777777" w:rsidR="00706A58" w:rsidRPr="00706A58" w:rsidRDefault="00571926" w:rsidP="00706A58">
            <w:pPr>
              <w:spacing w:line="276" w:lineRule="auto"/>
              <w:rPr>
                <w:rFonts w:eastAsia="Calibri" w:cs="Arial"/>
              </w:rPr>
            </w:pPr>
            <w:r w:rsidRPr="00706A58">
              <w:rPr>
                <w:rFonts w:eastAsia="Calibri" w:cs="Arial"/>
              </w:rPr>
              <w:t>this is when IO</w:t>
            </w:r>
            <w:r>
              <w:rPr>
                <w:rFonts w:eastAsia="Calibri" w:cs="Arial"/>
              </w:rPr>
              <w:t>1</w:t>
            </w:r>
            <w:r w:rsidRPr="00706A58">
              <w:rPr>
                <w:rFonts w:eastAsia="Calibri" w:cs="Arial"/>
              </w:rPr>
              <w:t xml:space="preserve"> is asserted</w:t>
            </w:r>
          </w:p>
        </w:tc>
      </w:tr>
    </w:tbl>
    <w:p w14:paraId="23F6535F" w14:textId="77777777" w:rsidR="00706A58" w:rsidRPr="00706A58" w:rsidRDefault="00571926" w:rsidP="00706A58">
      <w:pPr>
        <w:spacing w:line="254" w:lineRule="auto"/>
        <w:rPr>
          <w:rFonts w:eastAsia="Calibri" w:cs="Arial"/>
        </w:rPr>
      </w:pPr>
    </w:p>
    <w:p w14:paraId="3BE91783" w14:textId="77777777" w:rsidR="004F7FB7" w:rsidRDefault="00571926" w:rsidP="00F72E1D">
      <w:pPr>
        <w:rPr>
          <w:rFonts w:cs="Arial"/>
        </w:rPr>
      </w:pPr>
    </w:p>
    <w:p w14:paraId="7837D8AC" w14:textId="77777777" w:rsidR="00706A58" w:rsidRDefault="00571926" w:rsidP="00F72E1D">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014D87F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18047C2"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58C9DD93"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665C1D6" w14:textId="77777777" w:rsidR="00D90FFA" w:rsidRPr="00775603" w:rsidRDefault="00571926" w:rsidP="0081629B">
            <w:pPr>
              <w:rPr>
                <w:vanish/>
                <w:color w:val="000000" w:themeColor="text1"/>
              </w:rPr>
            </w:pPr>
          </w:p>
        </w:tc>
      </w:tr>
    </w:tbl>
    <w:p w14:paraId="53462389" w14:textId="77777777" w:rsidR="00406F39" w:rsidRDefault="00571926" w:rsidP="00B9479B">
      <w:pPr>
        <w:pStyle w:val="Heading4"/>
      </w:pPr>
      <w:bookmarkStart w:id="7" w:name="_Toc82101612"/>
      <w:r w:rsidRPr="00B9479B">
        <w:t>HW/SWR-REQ-407096/A-GPIO2</w:t>
      </w:r>
      <w:bookmarkEnd w:id="7"/>
    </w:p>
    <w:p w14:paraId="44CE19BC" w14:textId="77777777" w:rsidR="006839E7" w:rsidRDefault="00571926" w:rsidP="006839E7">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w:t>
      </w:r>
      <w:r>
        <w:rPr>
          <w:rFonts w:eastAsia="Calibri" w:cs="Arial"/>
          <w:i/>
          <w:u w:val="single"/>
        </w:rPr>
        <w:t>ata Sheet.</w:t>
      </w:r>
      <w:r>
        <w:rPr>
          <w:rFonts w:eastAsia="Calibri" w:cs="Arial"/>
        </w:rPr>
        <w:t xml:space="preserve"> The usage for this virtual GPIO is to be node specific and shall be defined in the </w:t>
      </w:r>
      <w:r>
        <w:rPr>
          <w:rFonts w:eastAsia="Calibri" w:cs="Arial"/>
          <w:i/>
          <w:u w:val="single"/>
        </w:rPr>
        <w:t>Phoenix Audio Peripheral Command and Control API Specification</w:t>
      </w:r>
      <w:r>
        <w:rPr>
          <w:rFonts w:eastAsia="Calibri" w:cs="Arial"/>
        </w:rPr>
        <w:t>.</w:t>
      </w:r>
    </w:p>
    <w:p w14:paraId="31BE0868" w14:textId="77777777" w:rsidR="00A90DEE" w:rsidRPr="00A90DEE" w:rsidRDefault="00571926" w:rsidP="00A90DEE">
      <w:pPr>
        <w:spacing w:line="252" w:lineRule="auto"/>
        <w:rPr>
          <w:rFonts w:eastAsia="Calibri" w:cs="Arial"/>
        </w:rPr>
      </w:pPr>
    </w:p>
    <w:p w14:paraId="62553FB7" w14:textId="77777777" w:rsidR="00A90DEE" w:rsidRPr="00A90DEE" w:rsidRDefault="00571926" w:rsidP="00A90DEE">
      <w:pPr>
        <w:spacing w:line="252" w:lineRule="auto"/>
        <w:rPr>
          <w:rFonts w:eastAsia="Calibri" w:cs="Arial"/>
        </w:rPr>
      </w:pPr>
      <w:r w:rsidRPr="00A90DEE">
        <w:rPr>
          <w:rFonts w:eastAsia="Calibri" w:cs="Arial"/>
          <w:b/>
        </w:rPr>
        <w:t>Message Type</w:t>
      </w:r>
      <w:r w:rsidRPr="00A90DEE">
        <w:rPr>
          <w:rFonts w:eastAsia="Calibri" w:cs="Arial"/>
        </w:rPr>
        <w:t>: GPIO</w:t>
      </w:r>
    </w:p>
    <w:p w14:paraId="7B7A49AF" w14:textId="77777777" w:rsidR="00A90DEE" w:rsidRPr="00A90DEE" w:rsidRDefault="00571926" w:rsidP="00A90DEE">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A90DEE" w:rsidRPr="00A90DEE" w14:paraId="7EB7B5A5" w14:textId="77777777" w:rsidTr="00A90DEE">
        <w:trPr>
          <w:jc w:val="center"/>
        </w:trPr>
        <w:tc>
          <w:tcPr>
            <w:tcW w:w="1705" w:type="dxa"/>
            <w:tcBorders>
              <w:top w:val="single" w:sz="4" w:space="0" w:color="auto"/>
              <w:left w:val="single" w:sz="4" w:space="0" w:color="auto"/>
              <w:bottom w:val="single" w:sz="4" w:space="0" w:color="auto"/>
              <w:right w:val="single" w:sz="4" w:space="0" w:color="auto"/>
            </w:tcBorders>
            <w:hideMark/>
          </w:tcPr>
          <w:p w14:paraId="1D69C898" w14:textId="77777777" w:rsidR="00A90DEE" w:rsidRPr="00A90DEE" w:rsidRDefault="00571926" w:rsidP="00A90DEE">
            <w:pPr>
              <w:spacing w:line="276" w:lineRule="auto"/>
              <w:rPr>
                <w:rFonts w:eastAsia="Calibri" w:cs="Arial"/>
                <w:b/>
              </w:rPr>
            </w:pPr>
            <w:r w:rsidRPr="00A90DEE">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7E41392B" w14:textId="77777777" w:rsidR="00A90DEE" w:rsidRPr="00A90DEE" w:rsidRDefault="00571926" w:rsidP="00A90DEE">
            <w:pPr>
              <w:spacing w:line="276" w:lineRule="auto"/>
              <w:rPr>
                <w:rFonts w:eastAsia="Calibri" w:cs="Arial"/>
                <w:b/>
              </w:rPr>
            </w:pPr>
            <w:r w:rsidRPr="00A90DEE">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273B318A" w14:textId="77777777" w:rsidR="00A90DEE" w:rsidRPr="00A90DEE" w:rsidRDefault="00571926" w:rsidP="00A90DEE">
            <w:pPr>
              <w:spacing w:line="276" w:lineRule="auto"/>
              <w:rPr>
                <w:rFonts w:eastAsia="Calibri" w:cs="Arial"/>
                <w:b/>
              </w:rPr>
            </w:pPr>
            <w:r w:rsidRPr="00A90DEE">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24E84BFB" w14:textId="77777777" w:rsidR="00A90DEE" w:rsidRPr="00A90DEE" w:rsidRDefault="00571926" w:rsidP="00A90DEE">
            <w:pPr>
              <w:spacing w:line="276" w:lineRule="auto"/>
              <w:rPr>
                <w:rFonts w:eastAsia="Calibri" w:cs="Arial"/>
                <w:b/>
              </w:rPr>
            </w:pPr>
            <w:r w:rsidRPr="00A90DEE">
              <w:rPr>
                <w:rFonts w:eastAsia="Calibri" w:cs="Arial"/>
                <w:b/>
              </w:rPr>
              <w:t>Description</w:t>
            </w:r>
          </w:p>
        </w:tc>
      </w:tr>
      <w:tr w:rsidR="00A90DEE" w:rsidRPr="00A90DEE" w14:paraId="6E7CE23A" w14:textId="77777777" w:rsidTr="00A90DEE">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68C0767F" w14:textId="77777777" w:rsidR="00A90DEE" w:rsidRPr="00A90DEE" w:rsidRDefault="00571926" w:rsidP="00A90DEE">
            <w:pPr>
              <w:spacing w:line="276" w:lineRule="auto"/>
              <w:rPr>
                <w:rFonts w:eastAsia="Calibri" w:cs="Arial"/>
              </w:rPr>
            </w:pPr>
            <w:r w:rsidRPr="00A90DEE">
              <w:rPr>
                <w:rFonts w:eastAsia="Calibri" w:cs="Arial"/>
              </w:rPr>
              <w:t>IO</w:t>
            </w:r>
            <w:r>
              <w:rPr>
                <w:rFonts w:eastAsia="Calibri" w:cs="Arial"/>
              </w:rPr>
              <w:t>2</w:t>
            </w:r>
          </w:p>
        </w:tc>
        <w:tc>
          <w:tcPr>
            <w:tcW w:w="3192" w:type="dxa"/>
            <w:tcBorders>
              <w:top w:val="single" w:sz="4" w:space="0" w:color="auto"/>
              <w:left w:val="single" w:sz="4" w:space="0" w:color="auto"/>
              <w:bottom w:val="single" w:sz="4" w:space="0" w:color="auto"/>
              <w:right w:val="single" w:sz="4" w:space="0" w:color="auto"/>
            </w:tcBorders>
            <w:hideMark/>
          </w:tcPr>
          <w:p w14:paraId="3A8ED435" w14:textId="77777777" w:rsidR="00A90DEE" w:rsidRPr="00A90DEE" w:rsidRDefault="00571926" w:rsidP="00A90DEE">
            <w:pPr>
              <w:spacing w:line="276" w:lineRule="auto"/>
              <w:rPr>
                <w:rFonts w:eastAsia="Calibri" w:cs="Arial"/>
              </w:rPr>
            </w:pPr>
            <w:r w:rsidRPr="00A90DEE">
              <w:rPr>
                <w:rFonts w:eastAsia="Calibri" w:cs="Arial"/>
              </w:rPr>
              <w:t xml:space="preserve">Single Digit of Virtual GPIO - </w:t>
            </w:r>
            <w:r w:rsidRPr="00A90DEE">
              <w:rPr>
                <w:rFonts w:eastAsia="Calibri" w:cs="Arial"/>
              </w:rPr>
              <w:t>Logic ‘0’</w:t>
            </w:r>
          </w:p>
        </w:tc>
        <w:tc>
          <w:tcPr>
            <w:tcW w:w="900" w:type="dxa"/>
            <w:tcBorders>
              <w:top w:val="single" w:sz="4" w:space="0" w:color="auto"/>
              <w:left w:val="single" w:sz="4" w:space="0" w:color="auto"/>
              <w:bottom w:val="single" w:sz="4" w:space="0" w:color="auto"/>
              <w:right w:val="single" w:sz="4" w:space="0" w:color="auto"/>
            </w:tcBorders>
            <w:hideMark/>
          </w:tcPr>
          <w:p w14:paraId="146FC894" w14:textId="77777777" w:rsidR="00A90DEE" w:rsidRPr="00A90DEE" w:rsidRDefault="00571926" w:rsidP="00A90DEE">
            <w:pPr>
              <w:spacing w:line="276" w:lineRule="auto"/>
              <w:rPr>
                <w:rFonts w:eastAsia="Calibri" w:cs="Arial"/>
              </w:rPr>
            </w:pPr>
            <w:r w:rsidRPr="00A90DEE">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1F6E88A5" w14:textId="77777777" w:rsidR="00A90DEE" w:rsidRPr="00A90DEE" w:rsidRDefault="00571926" w:rsidP="00A90DEE">
            <w:pPr>
              <w:autoSpaceDE w:val="0"/>
              <w:autoSpaceDN w:val="0"/>
              <w:adjustRightInd w:val="0"/>
              <w:spacing w:line="252" w:lineRule="auto"/>
              <w:rPr>
                <w:rFonts w:eastAsia="Calibri" w:cs="Arial"/>
              </w:rPr>
            </w:pPr>
            <w:r w:rsidRPr="00A90DEE">
              <w:rPr>
                <w:rFonts w:eastAsia="Calibri" w:cs="Arial"/>
              </w:rPr>
              <w:t>this is when IO</w:t>
            </w:r>
            <w:r>
              <w:rPr>
                <w:rFonts w:eastAsia="Calibri" w:cs="Arial"/>
              </w:rPr>
              <w:t>2</w:t>
            </w:r>
            <w:r w:rsidRPr="00A90DEE">
              <w:rPr>
                <w:rFonts w:eastAsia="Calibri" w:cs="Arial"/>
              </w:rPr>
              <w:t xml:space="preserve"> is not asserted</w:t>
            </w:r>
          </w:p>
        </w:tc>
      </w:tr>
      <w:tr w:rsidR="00A90DEE" w:rsidRPr="00A90DEE" w14:paraId="6CFD1E44" w14:textId="77777777" w:rsidTr="00A90DEE">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47FFC56E" w14:textId="77777777" w:rsidR="00A90DEE" w:rsidRPr="00A90DEE" w:rsidRDefault="00571926" w:rsidP="00A90DEE">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3A45D844" w14:textId="77777777" w:rsidR="00A90DEE" w:rsidRPr="00A90DEE" w:rsidRDefault="00571926" w:rsidP="00A90DEE">
            <w:pPr>
              <w:spacing w:line="276" w:lineRule="auto"/>
              <w:rPr>
                <w:rFonts w:eastAsia="Calibri" w:cs="Arial"/>
              </w:rPr>
            </w:pPr>
            <w:r w:rsidRPr="00A90DEE">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2486713C" w14:textId="77777777" w:rsidR="00A90DEE" w:rsidRPr="00A90DEE" w:rsidRDefault="00571926" w:rsidP="00A90DEE">
            <w:pPr>
              <w:spacing w:line="276" w:lineRule="auto"/>
              <w:rPr>
                <w:rFonts w:eastAsia="Calibri" w:cs="Arial"/>
              </w:rPr>
            </w:pPr>
            <w:r w:rsidRPr="00A90DEE">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54B2DE0B" w14:textId="77777777" w:rsidR="00A90DEE" w:rsidRPr="00A90DEE" w:rsidRDefault="00571926" w:rsidP="00A90DEE">
            <w:pPr>
              <w:spacing w:line="276" w:lineRule="auto"/>
              <w:rPr>
                <w:rFonts w:eastAsia="Calibri" w:cs="Arial"/>
              </w:rPr>
            </w:pPr>
            <w:r w:rsidRPr="00A90DEE">
              <w:rPr>
                <w:rFonts w:eastAsia="Calibri" w:cs="Arial"/>
              </w:rPr>
              <w:t>this is when IO</w:t>
            </w:r>
            <w:r>
              <w:rPr>
                <w:rFonts w:eastAsia="Calibri" w:cs="Arial"/>
              </w:rPr>
              <w:t>2</w:t>
            </w:r>
            <w:r w:rsidRPr="00A90DEE">
              <w:rPr>
                <w:rFonts w:eastAsia="Calibri" w:cs="Arial"/>
              </w:rPr>
              <w:t xml:space="preserve"> is asserted</w:t>
            </w:r>
          </w:p>
        </w:tc>
      </w:tr>
    </w:tbl>
    <w:p w14:paraId="457F017A" w14:textId="77777777" w:rsidR="0094780B" w:rsidRDefault="00571926" w:rsidP="00FF5F6B">
      <w:pPr>
        <w:rPr>
          <w:rFonts w:cs="Arial"/>
        </w:rPr>
      </w:pPr>
    </w:p>
    <w:p w14:paraId="34687904" w14:textId="77777777" w:rsidR="00A90DEE" w:rsidRPr="00FF5F6B" w:rsidRDefault="00571926" w:rsidP="00FF5F6B">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7BCABE0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6F7642C"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26E8A211"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BE90EC7" w14:textId="77777777" w:rsidR="00D90FFA" w:rsidRPr="00775603" w:rsidRDefault="00571926" w:rsidP="0081629B">
            <w:pPr>
              <w:rPr>
                <w:vanish/>
                <w:color w:val="000000" w:themeColor="text1"/>
              </w:rPr>
            </w:pPr>
          </w:p>
        </w:tc>
      </w:tr>
    </w:tbl>
    <w:p w14:paraId="459E1B60" w14:textId="77777777" w:rsidR="00406F39" w:rsidRDefault="00571926" w:rsidP="00B9479B">
      <w:pPr>
        <w:pStyle w:val="Heading4"/>
      </w:pPr>
      <w:bookmarkStart w:id="8" w:name="_Toc82101613"/>
      <w:r w:rsidRPr="00B9479B">
        <w:t>HW/SWR-REQ-407097/A-GPIO3</w:t>
      </w:r>
      <w:bookmarkEnd w:id="8"/>
    </w:p>
    <w:p w14:paraId="5D8D0A5D" w14:textId="77777777" w:rsidR="00AE3A65" w:rsidRDefault="00571926" w:rsidP="00AE3A65">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w:t>
      </w:r>
      <w:r>
        <w:rPr>
          <w:rFonts w:eastAsia="Calibri" w:cs="Arial"/>
          <w:i/>
          <w:u w:val="single"/>
        </w:rPr>
        <w:t>ol API Specification</w:t>
      </w:r>
      <w:r>
        <w:rPr>
          <w:rFonts w:eastAsia="Calibri" w:cs="Arial"/>
        </w:rPr>
        <w:t>.</w:t>
      </w:r>
    </w:p>
    <w:p w14:paraId="06D37F7C" w14:textId="77777777" w:rsidR="0071512E" w:rsidRPr="0071512E" w:rsidRDefault="00571926" w:rsidP="0071512E">
      <w:pPr>
        <w:spacing w:line="252" w:lineRule="auto"/>
        <w:rPr>
          <w:rFonts w:eastAsia="Calibri" w:cs="Arial"/>
        </w:rPr>
      </w:pPr>
    </w:p>
    <w:p w14:paraId="7ACE6886" w14:textId="77777777" w:rsidR="0071512E" w:rsidRPr="0071512E" w:rsidRDefault="00571926" w:rsidP="0071512E">
      <w:pPr>
        <w:spacing w:line="252" w:lineRule="auto"/>
        <w:rPr>
          <w:rFonts w:eastAsia="Calibri" w:cs="Arial"/>
        </w:rPr>
      </w:pPr>
      <w:r w:rsidRPr="0071512E">
        <w:rPr>
          <w:rFonts w:eastAsia="Calibri" w:cs="Arial"/>
          <w:b/>
        </w:rPr>
        <w:t>Message Type</w:t>
      </w:r>
      <w:r w:rsidRPr="0071512E">
        <w:rPr>
          <w:rFonts w:eastAsia="Calibri" w:cs="Arial"/>
        </w:rPr>
        <w:t>: GPIO</w:t>
      </w:r>
    </w:p>
    <w:p w14:paraId="5B8CCA86" w14:textId="77777777" w:rsidR="0071512E" w:rsidRPr="0071512E" w:rsidRDefault="00571926" w:rsidP="0071512E">
      <w:pPr>
        <w:spacing w:line="252"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71512E" w:rsidRPr="0071512E" w14:paraId="57FA10E4" w14:textId="77777777" w:rsidTr="0071512E">
        <w:trPr>
          <w:jc w:val="center"/>
        </w:trPr>
        <w:tc>
          <w:tcPr>
            <w:tcW w:w="1705" w:type="dxa"/>
            <w:tcBorders>
              <w:top w:val="single" w:sz="4" w:space="0" w:color="auto"/>
              <w:left w:val="single" w:sz="4" w:space="0" w:color="auto"/>
              <w:bottom w:val="single" w:sz="4" w:space="0" w:color="auto"/>
              <w:right w:val="single" w:sz="4" w:space="0" w:color="auto"/>
            </w:tcBorders>
            <w:hideMark/>
          </w:tcPr>
          <w:p w14:paraId="43425B9C" w14:textId="77777777" w:rsidR="0071512E" w:rsidRPr="0071512E" w:rsidRDefault="00571926" w:rsidP="0071512E">
            <w:pPr>
              <w:spacing w:line="276" w:lineRule="auto"/>
              <w:rPr>
                <w:rFonts w:eastAsia="Calibri" w:cs="Arial"/>
                <w:b/>
              </w:rPr>
            </w:pPr>
            <w:r w:rsidRPr="0071512E">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63C13CD9" w14:textId="77777777" w:rsidR="0071512E" w:rsidRPr="0071512E" w:rsidRDefault="00571926" w:rsidP="0071512E">
            <w:pPr>
              <w:spacing w:line="276" w:lineRule="auto"/>
              <w:rPr>
                <w:rFonts w:eastAsia="Calibri" w:cs="Arial"/>
                <w:b/>
              </w:rPr>
            </w:pPr>
            <w:r w:rsidRPr="0071512E">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07482E1F" w14:textId="77777777" w:rsidR="0071512E" w:rsidRPr="0071512E" w:rsidRDefault="00571926" w:rsidP="0071512E">
            <w:pPr>
              <w:spacing w:line="276" w:lineRule="auto"/>
              <w:rPr>
                <w:rFonts w:eastAsia="Calibri" w:cs="Arial"/>
                <w:b/>
              </w:rPr>
            </w:pPr>
            <w:r w:rsidRPr="0071512E">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771E1434" w14:textId="77777777" w:rsidR="0071512E" w:rsidRPr="0071512E" w:rsidRDefault="00571926" w:rsidP="0071512E">
            <w:pPr>
              <w:spacing w:line="276" w:lineRule="auto"/>
              <w:rPr>
                <w:rFonts w:eastAsia="Calibri" w:cs="Arial"/>
                <w:b/>
              </w:rPr>
            </w:pPr>
            <w:r w:rsidRPr="0071512E">
              <w:rPr>
                <w:rFonts w:eastAsia="Calibri" w:cs="Arial"/>
                <w:b/>
              </w:rPr>
              <w:t>Description</w:t>
            </w:r>
          </w:p>
        </w:tc>
      </w:tr>
      <w:tr w:rsidR="0071512E" w:rsidRPr="0071512E" w14:paraId="1D78AB59" w14:textId="77777777" w:rsidTr="0071512E">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2F66DA5D" w14:textId="77777777" w:rsidR="0071512E" w:rsidRPr="0071512E" w:rsidRDefault="00571926" w:rsidP="0071512E">
            <w:pPr>
              <w:spacing w:line="276" w:lineRule="auto"/>
              <w:rPr>
                <w:rFonts w:eastAsia="Calibri" w:cs="Arial"/>
              </w:rPr>
            </w:pPr>
            <w:r w:rsidRPr="0071512E">
              <w:rPr>
                <w:rFonts w:eastAsia="Calibri" w:cs="Arial"/>
              </w:rPr>
              <w:t>IO</w:t>
            </w:r>
            <w:r>
              <w:rPr>
                <w:rFonts w:eastAsia="Calibri" w:cs="Arial"/>
              </w:rPr>
              <w:t>3</w:t>
            </w:r>
          </w:p>
        </w:tc>
        <w:tc>
          <w:tcPr>
            <w:tcW w:w="3192" w:type="dxa"/>
            <w:tcBorders>
              <w:top w:val="single" w:sz="4" w:space="0" w:color="auto"/>
              <w:left w:val="single" w:sz="4" w:space="0" w:color="auto"/>
              <w:bottom w:val="single" w:sz="4" w:space="0" w:color="auto"/>
              <w:right w:val="single" w:sz="4" w:space="0" w:color="auto"/>
            </w:tcBorders>
            <w:hideMark/>
          </w:tcPr>
          <w:p w14:paraId="17D3EBF8" w14:textId="77777777" w:rsidR="0071512E" w:rsidRPr="0071512E" w:rsidRDefault="00571926" w:rsidP="0071512E">
            <w:pPr>
              <w:spacing w:line="276" w:lineRule="auto"/>
              <w:rPr>
                <w:rFonts w:eastAsia="Calibri" w:cs="Arial"/>
              </w:rPr>
            </w:pPr>
            <w:r w:rsidRPr="0071512E">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381035D4" w14:textId="77777777" w:rsidR="0071512E" w:rsidRPr="0071512E" w:rsidRDefault="00571926" w:rsidP="0071512E">
            <w:pPr>
              <w:spacing w:line="276" w:lineRule="auto"/>
              <w:rPr>
                <w:rFonts w:eastAsia="Calibri" w:cs="Arial"/>
              </w:rPr>
            </w:pPr>
            <w:r w:rsidRPr="0071512E">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60EDCA59" w14:textId="77777777" w:rsidR="0071512E" w:rsidRPr="0071512E" w:rsidRDefault="00571926" w:rsidP="0071512E">
            <w:pPr>
              <w:autoSpaceDE w:val="0"/>
              <w:autoSpaceDN w:val="0"/>
              <w:adjustRightInd w:val="0"/>
              <w:spacing w:line="252" w:lineRule="auto"/>
              <w:rPr>
                <w:rFonts w:eastAsia="Calibri" w:cs="Arial"/>
              </w:rPr>
            </w:pPr>
            <w:r w:rsidRPr="0071512E">
              <w:rPr>
                <w:rFonts w:eastAsia="Calibri" w:cs="Arial"/>
              </w:rPr>
              <w:t>this is when IO</w:t>
            </w:r>
            <w:r>
              <w:rPr>
                <w:rFonts w:eastAsia="Calibri" w:cs="Arial"/>
              </w:rPr>
              <w:t>3</w:t>
            </w:r>
            <w:r w:rsidRPr="0071512E">
              <w:rPr>
                <w:rFonts w:eastAsia="Calibri" w:cs="Arial"/>
              </w:rPr>
              <w:t xml:space="preserve"> is not asserted</w:t>
            </w:r>
          </w:p>
        </w:tc>
      </w:tr>
      <w:tr w:rsidR="0071512E" w:rsidRPr="0071512E" w14:paraId="3D736861" w14:textId="77777777" w:rsidTr="0071512E">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39524834" w14:textId="77777777" w:rsidR="0071512E" w:rsidRPr="0071512E" w:rsidRDefault="00571926" w:rsidP="0071512E">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24A8C8AF" w14:textId="77777777" w:rsidR="0071512E" w:rsidRPr="0071512E" w:rsidRDefault="00571926" w:rsidP="0071512E">
            <w:pPr>
              <w:spacing w:line="276" w:lineRule="auto"/>
              <w:rPr>
                <w:rFonts w:eastAsia="Calibri" w:cs="Arial"/>
              </w:rPr>
            </w:pPr>
            <w:r w:rsidRPr="0071512E">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7A27BA96" w14:textId="77777777" w:rsidR="0071512E" w:rsidRPr="0071512E" w:rsidRDefault="00571926" w:rsidP="0071512E">
            <w:pPr>
              <w:spacing w:line="276" w:lineRule="auto"/>
              <w:rPr>
                <w:rFonts w:eastAsia="Calibri" w:cs="Arial"/>
              </w:rPr>
            </w:pPr>
            <w:r w:rsidRPr="0071512E">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612E049A" w14:textId="77777777" w:rsidR="0071512E" w:rsidRPr="0071512E" w:rsidRDefault="00571926" w:rsidP="0071512E">
            <w:pPr>
              <w:spacing w:line="276" w:lineRule="auto"/>
              <w:rPr>
                <w:rFonts w:eastAsia="Calibri" w:cs="Arial"/>
              </w:rPr>
            </w:pPr>
            <w:r w:rsidRPr="0071512E">
              <w:rPr>
                <w:rFonts w:eastAsia="Calibri" w:cs="Arial"/>
              </w:rPr>
              <w:t>this is when IO</w:t>
            </w:r>
            <w:r>
              <w:rPr>
                <w:rFonts w:eastAsia="Calibri" w:cs="Arial"/>
              </w:rPr>
              <w:t>3</w:t>
            </w:r>
            <w:r w:rsidRPr="0071512E">
              <w:rPr>
                <w:rFonts w:eastAsia="Calibri" w:cs="Arial"/>
              </w:rPr>
              <w:t xml:space="preserve"> is asserted</w:t>
            </w:r>
          </w:p>
        </w:tc>
      </w:tr>
    </w:tbl>
    <w:p w14:paraId="0F782250" w14:textId="77777777" w:rsidR="002C3F77" w:rsidRDefault="00571926" w:rsidP="00B85300">
      <w:pPr>
        <w:rPr>
          <w:rFonts w:cs="Arial"/>
        </w:rPr>
      </w:pPr>
    </w:p>
    <w:p w14:paraId="0EC91F12" w14:textId="77777777" w:rsidR="0071512E" w:rsidRPr="00B85300" w:rsidRDefault="00571926" w:rsidP="00B85300">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74C90B44"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4B9BE5E"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3419F29E"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FC217DA" w14:textId="77777777" w:rsidR="00D90FFA" w:rsidRPr="00775603" w:rsidRDefault="00571926" w:rsidP="0081629B">
            <w:pPr>
              <w:rPr>
                <w:vanish/>
                <w:color w:val="000000" w:themeColor="text1"/>
              </w:rPr>
            </w:pPr>
          </w:p>
        </w:tc>
      </w:tr>
    </w:tbl>
    <w:p w14:paraId="627D6ADE" w14:textId="77777777" w:rsidR="00406F39" w:rsidRDefault="00571926" w:rsidP="00B9479B">
      <w:pPr>
        <w:pStyle w:val="Heading4"/>
      </w:pPr>
      <w:bookmarkStart w:id="9" w:name="_Toc82101614"/>
      <w:r w:rsidRPr="00B9479B">
        <w:lastRenderedPageBreak/>
        <w:t>HW/SWR-REQ-407098/A-GPIO4</w:t>
      </w:r>
      <w:bookmarkEnd w:id="9"/>
    </w:p>
    <w:p w14:paraId="0079ADD4" w14:textId="77777777" w:rsidR="00702AA2" w:rsidRDefault="00571926" w:rsidP="00702AA2">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w:t>
      </w:r>
      <w:r>
        <w:rPr>
          <w:rFonts w:eastAsia="Calibri" w:cs="Arial"/>
          <w:i/>
          <w:u w:val="single"/>
        </w:rPr>
        <w:t>ata Sheet.</w:t>
      </w:r>
      <w:r>
        <w:rPr>
          <w:rFonts w:eastAsia="Calibri" w:cs="Arial"/>
        </w:rPr>
        <w:t xml:space="preserve"> The usage for this virtual GPIO is to be node specific and shall be defined in the </w:t>
      </w:r>
      <w:r>
        <w:rPr>
          <w:rFonts w:eastAsia="Calibri" w:cs="Arial"/>
          <w:i/>
          <w:u w:val="single"/>
        </w:rPr>
        <w:t>Phoenix Audio Peripheral Command and Control API Specification</w:t>
      </w:r>
      <w:r>
        <w:rPr>
          <w:rFonts w:eastAsia="Calibri" w:cs="Arial"/>
        </w:rPr>
        <w:t>.</w:t>
      </w:r>
    </w:p>
    <w:p w14:paraId="570E5610" w14:textId="77777777" w:rsidR="00230AB1" w:rsidRPr="00EC53CC" w:rsidRDefault="00571926" w:rsidP="00230AB1">
      <w:pPr>
        <w:spacing w:line="254" w:lineRule="auto"/>
        <w:rPr>
          <w:rFonts w:eastAsia="Calibri" w:cs="Arial"/>
        </w:rPr>
      </w:pPr>
    </w:p>
    <w:p w14:paraId="5C08788E" w14:textId="77777777" w:rsidR="00230AB1" w:rsidRPr="00EC53CC" w:rsidRDefault="00571926" w:rsidP="00230AB1">
      <w:pPr>
        <w:spacing w:line="254" w:lineRule="auto"/>
        <w:rPr>
          <w:rFonts w:eastAsia="Calibri" w:cs="Arial"/>
        </w:rPr>
      </w:pPr>
      <w:r w:rsidRPr="00EC53CC">
        <w:rPr>
          <w:rFonts w:eastAsia="Calibri" w:cs="Arial"/>
          <w:b/>
        </w:rPr>
        <w:t>Message Type</w:t>
      </w:r>
      <w:r w:rsidRPr="00EC53CC">
        <w:rPr>
          <w:rFonts w:eastAsia="Calibri" w:cs="Arial"/>
        </w:rPr>
        <w:t>: GPIO</w:t>
      </w:r>
    </w:p>
    <w:p w14:paraId="4C05D599" w14:textId="77777777" w:rsidR="00230AB1" w:rsidRPr="00EC53CC" w:rsidRDefault="00571926" w:rsidP="00230AB1">
      <w:pPr>
        <w:spacing w:line="254"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230AB1" w:rsidRPr="00230AB1" w14:paraId="7E1CEFBC" w14:textId="77777777" w:rsidTr="00230AB1">
        <w:trPr>
          <w:jc w:val="center"/>
        </w:trPr>
        <w:tc>
          <w:tcPr>
            <w:tcW w:w="1705" w:type="dxa"/>
            <w:tcBorders>
              <w:top w:val="single" w:sz="4" w:space="0" w:color="auto"/>
              <w:left w:val="single" w:sz="4" w:space="0" w:color="auto"/>
              <w:bottom w:val="single" w:sz="4" w:space="0" w:color="auto"/>
              <w:right w:val="single" w:sz="4" w:space="0" w:color="auto"/>
            </w:tcBorders>
            <w:hideMark/>
          </w:tcPr>
          <w:p w14:paraId="16E02BA5" w14:textId="77777777" w:rsidR="00230AB1" w:rsidRPr="00EC53CC" w:rsidRDefault="00571926">
            <w:pPr>
              <w:spacing w:line="276" w:lineRule="auto"/>
              <w:rPr>
                <w:rFonts w:eastAsia="Calibri" w:cs="Arial"/>
                <w:b/>
              </w:rPr>
            </w:pPr>
            <w:r w:rsidRPr="00EC53CC">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30F72359" w14:textId="77777777" w:rsidR="00230AB1" w:rsidRPr="00EC53CC" w:rsidRDefault="00571926">
            <w:pPr>
              <w:spacing w:line="276" w:lineRule="auto"/>
              <w:rPr>
                <w:rFonts w:eastAsia="Calibri" w:cs="Arial"/>
                <w:b/>
              </w:rPr>
            </w:pPr>
            <w:r w:rsidRPr="00EC53CC">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1413CEF9" w14:textId="77777777" w:rsidR="00230AB1" w:rsidRPr="00EC53CC" w:rsidRDefault="00571926">
            <w:pPr>
              <w:spacing w:line="276" w:lineRule="auto"/>
              <w:rPr>
                <w:rFonts w:eastAsia="Calibri" w:cs="Arial"/>
                <w:b/>
              </w:rPr>
            </w:pPr>
            <w:r w:rsidRPr="00EC53CC">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56F7DE6D" w14:textId="77777777" w:rsidR="00230AB1" w:rsidRPr="00EC53CC" w:rsidRDefault="00571926">
            <w:pPr>
              <w:spacing w:line="276" w:lineRule="auto"/>
              <w:rPr>
                <w:rFonts w:eastAsia="Calibri" w:cs="Arial"/>
                <w:b/>
              </w:rPr>
            </w:pPr>
            <w:r w:rsidRPr="00EC53CC">
              <w:rPr>
                <w:rFonts w:eastAsia="Calibri" w:cs="Arial"/>
                <w:b/>
              </w:rPr>
              <w:t>Description</w:t>
            </w:r>
          </w:p>
        </w:tc>
      </w:tr>
      <w:tr w:rsidR="00230AB1" w:rsidRPr="00230AB1" w14:paraId="146DDA0F" w14:textId="77777777" w:rsidTr="00230AB1">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3725EDF8" w14:textId="77777777" w:rsidR="00230AB1" w:rsidRPr="00EC53CC" w:rsidRDefault="00571926">
            <w:pPr>
              <w:spacing w:line="276" w:lineRule="auto"/>
              <w:rPr>
                <w:rFonts w:eastAsia="Calibri" w:cs="Arial"/>
              </w:rPr>
            </w:pPr>
            <w:r w:rsidRPr="00EC53CC">
              <w:rPr>
                <w:rFonts w:eastAsia="Calibri" w:cs="Arial"/>
              </w:rPr>
              <w:t>IO4</w:t>
            </w:r>
          </w:p>
        </w:tc>
        <w:tc>
          <w:tcPr>
            <w:tcW w:w="3192" w:type="dxa"/>
            <w:tcBorders>
              <w:top w:val="single" w:sz="4" w:space="0" w:color="auto"/>
              <w:left w:val="single" w:sz="4" w:space="0" w:color="auto"/>
              <w:bottom w:val="single" w:sz="4" w:space="0" w:color="auto"/>
              <w:right w:val="single" w:sz="4" w:space="0" w:color="auto"/>
            </w:tcBorders>
            <w:hideMark/>
          </w:tcPr>
          <w:p w14:paraId="45270182" w14:textId="77777777" w:rsidR="00230AB1" w:rsidRPr="00EC53CC" w:rsidRDefault="00571926">
            <w:pPr>
              <w:spacing w:line="276" w:lineRule="auto"/>
              <w:rPr>
                <w:rFonts w:eastAsia="Calibri" w:cs="Arial"/>
              </w:rPr>
            </w:pPr>
            <w:r w:rsidRPr="00EC53CC">
              <w:rPr>
                <w:rFonts w:eastAsia="Calibri" w:cs="Arial"/>
              </w:rPr>
              <w:t xml:space="preserve">Single Digit of Virtual GPIO - </w:t>
            </w:r>
            <w:r w:rsidRPr="00EC53CC">
              <w:rPr>
                <w:rFonts w:eastAsia="Calibri" w:cs="Arial"/>
              </w:rPr>
              <w:t>Logic ‘0’</w:t>
            </w:r>
          </w:p>
        </w:tc>
        <w:tc>
          <w:tcPr>
            <w:tcW w:w="900" w:type="dxa"/>
            <w:tcBorders>
              <w:top w:val="single" w:sz="4" w:space="0" w:color="auto"/>
              <w:left w:val="single" w:sz="4" w:space="0" w:color="auto"/>
              <w:bottom w:val="single" w:sz="4" w:space="0" w:color="auto"/>
              <w:right w:val="single" w:sz="4" w:space="0" w:color="auto"/>
            </w:tcBorders>
            <w:hideMark/>
          </w:tcPr>
          <w:p w14:paraId="0471BDD5" w14:textId="77777777" w:rsidR="00230AB1" w:rsidRPr="00EC53CC" w:rsidRDefault="00571926">
            <w:pPr>
              <w:spacing w:line="276" w:lineRule="auto"/>
              <w:rPr>
                <w:rFonts w:eastAsia="Calibri" w:cs="Arial"/>
              </w:rPr>
            </w:pPr>
            <w:r w:rsidRPr="00EC53CC">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1A8C538C" w14:textId="77777777" w:rsidR="00230AB1" w:rsidRPr="00EC53CC" w:rsidRDefault="00571926">
            <w:pPr>
              <w:autoSpaceDE w:val="0"/>
              <w:autoSpaceDN w:val="0"/>
              <w:adjustRightInd w:val="0"/>
              <w:spacing w:line="254" w:lineRule="auto"/>
              <w:rPr>
                <w:rFonts w:eastAsia="Calibri" w:cs="Arial"/>
              </w:rPr>
            </w:pPr>
            <w:r w:rsidRPr="00EC53CC">
              <w:rPr>
                <w:rFonts w:eastAsia="Calibri" w:cs="Arial"/>
              </w:rPr>
              <w:t>this is when IO4 is not asserted</w:t>
            </w:r>
          </w:p>
        </w:tc>
      </w:tr>
      <w:tr w:rsidR="00230AB1" w14:paraId="1756F49A" w14:textId="77777777" w:rsidTr="00230AB1">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55532DC4" w14:textId="77777777" w:rsidR="00230AB1" w:rsidRPr="00702AA2" w:rsidRDefault="00571926">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730F9A82" w14:textId="77777777" w:rsidR="00230AB1" w:rsidRPr="00702AA2" w:rsidRDefault="00571926">
            <w:pPr>
              <w:spacing w:line="276" w:lineRule="auto"/>
              <w:rPr>
                <w:rFonts w:eastAsia="Calibri" w:cs="Arial"/>
              </w:rPr>
            </w:pPr>
            <w:r w:rsidRPr="00702AA2">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38A7530E" w14:textId="77777777" w:rsidR="00230AB1" w:rsidRPr="00702AA2" w:rsidRDefault="00571926">
            <w:pPr>
              <w:spacing w:line="276" w:lineRule="auto"/>
              <w:rPr>
                <w:rFonts w:eastAsia="Calibri" w:cs="Arial"/>
              </w:rPr>
            </w:pPr>
            <w:r w:rsidRPr="00702AA2">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062A143C" w14:textId="77777777" w:rsidR="00230AB1" w:rsidRPr="00702AA2" w:rsidRDefault="00571926">
            <w:pPr>
              <w:spacing w:line="276" w:lineRule="auto"/>
              <w:rPr>
                <w:rFonts w:eastAsia="Calibri" w:cs="Arial"/>
              </w:rPr>
            </w:pPr>
            <w:r w:rsidRPr="00702AA2">
              <w:rPr>
                <w:rFonts w:eastAsia="Calibri" w:cs="Arial"/>
              </w:rPr>
              <w:t>this is when IO4 is asserted</w:t>
            </w:r>
          </w:p>
        </w:tc>
      </w:tr>
    </w:tbl>
    <w:p w14:paraId="7DF27143" w14:textId="77777777" w:rsidR="00B53632" w:rsidRPr="00B53632" w:rsidRDefault="00571926" w:rsidP="00B53632">
      <w:pPr>
        <w:spacing w:line="256" w:lineRule="auto"/>
        <w:rPr>
          <w:rFonts w:eastAsia="Calibri"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0D81E42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8F015D1"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44F814A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B1A2486" w14:textId="77777777" w:rsidR="00D90FFA" w:rsidRPr="00775603" w:rsidRDefault="00571926" w:rsidP="0081629B">
            <w:pPr>
              <w:rPr>
                <w:vanish/>
                <w:color w:val="000000" w:themeColor="text1"/>
              </w:rPr>
            </w:pPr>
          </w:p>
        </w:tc>
      </w:tr>
    </w:tbl>
    <w:p w14:paraId="7C3D1AB0" w14:textId="77777777" w:rsidR="00406F39" w:rsidRDefault="00571926" w:rsidP="00B9479B">
      <w:pPr>
        <w:pStyle w:val="Heading4"/>
      </w:pPr>
      <w:bookmarkStart w:id="10" w:name="_Toc82101615"/>
      <w:r w:rsidRPr="00B9479B">
        <w:t>HW/SWR-REQ-407099/A-GPIO5</w:t>
      </w:r>
      <w:bookmarkEnd w:id="10"/>
    </w:p>
    <w:p w14:paraId="4F35D1D7" w14:textId="77777777" w:rsidR="007623E8" w:rsidRDefault="00571926" w:rsidP="007623E8">
      <w:pPr>
        <w:spacing w:line="252" w:lineRule="auto"/>
        <w:rPr>
          <w:rFonts w:eastAsia="Calibri" w:cs="Arial"/>
        </w:rPr>
      </w:pPr>
      <w:r>
        <w:rPr>
          <w:rFonts w:eastAsia="Calibri" w:cs="Arial"/>
        </w:rPr>
        <w:t xml:space="preserve">This GPIO shall be used as a ‘Virtual GPIO’ as defined in the ADI </w:t>
      </w:r>
      <w:r>
        <w:rPr>
          <w:rFonts w:eastAsia="Calibri" w:cs="Arial"/>
          <w:i/>
          <w:u w:val="single"/>
        </w:rPr>
        <w:t>AD242x Data Sheet</w:t>
      </w:r>
      <w:r>
        <w:rPr>
          <w:rFonts w:eastAsia="Calibri" w:cs="Arial"/>
        </w:rPr>
        <w:t xml:space="preserve">, or in the ADI </w:t>
      </w:r>
      <w:r>
        <w:rPr>
          <w:rFonts w:eastAsia="Calibri" w:cs="Arial"/>
          <w:i/>
          <w:u w:val="single"/>
        </w:rPr>
        <w:t>AD243x Data Sheet.</w:t>
      </w:r>
      <w:r>
        <w:rPr>
          <w:rFonts w:eastAsia="Calibri" w:cs="Arial"/>
        </w:rPr>
        <w:t xml:space="preserve"> The usage for this virtual GPIO is to be node specific and shall be defined in the </w:t>
      </w:r>
      <w:r>
        <w:rPr>
          <w:rFonts w:eastAsia="Calibri" w:cs="Arial"/>
          <w:i/>
          <w:u w:val="single"/>
        </w:rPr>
        <w:t>Phoenix Audio Peripheral Command and Contr</w:t>
      </w:r>
      <w:r>
        <w:rPr>
          <w:rFonts w:eastAsia="Calibri" w:cs="Arial"/>
          <w:i/>
          <w:u w:val="single"/>
        </w:rPr>
        <w:t>ol API Specification</w:t>
      </w:r>
      <w:r>
        <w:rPr>
          <w:rFonts w:eastAsia="Calibri" w:cs="Arial"/>
        </w:rPr>
        <w:t>.</w:t>
      </w:r>
    </w:p>
    <w:p w14:paraId="5EC00157" w14:textId="77777777" w:rsidR="00455525" w:rsidRPr="007623E8" w:rsidRDefault="00571926" w:rsidP="00455525">
      <w:pPr>
        <w:spacing w:line="254" w:lineRule="auto"/>
        <w:rPr>
          <w:rFonts w:eastAsia="Calibri" w:cs="Arial"/>
        </w:rPr>
      </w:pPr>
    </w:p>
    <w:p w14:paraId="07005774" w14:textId="77777777" w:rsidR="00455525" w:rsidRPr="007623E8" w:rsidRDefault="00571926" w:rsidP="00455525">
      <w:pPr>
        <w:spacing w:line="254" w:lineRule="auto"/>
        <w:rPr>
          <w:rFonts w:eastAsia="Calibri" w:cs="Arial"/>
        </w:rPr>
      </w:pPr>
      <w:r w:rsidRPr="007623E8">
        <w:rPr>
          <w:rFonts w:eastAsia="Calibri" w:cs="Arial"/>
          <w:b/>
        </w:rPr>
        <w:t>Message Type</w:t>
      </w:r>
      <w:r w:rsidRPr="007623E8">
        <w:rPr>
          <w:rFonts w:eastAsia="Calibri" w:cs="Arial"/>
        </w:rPr>
        <w:t>: GPIO</w:t>
      </w:r>
    </w:p>
    <w:p w14:paraId="33279F62" w14:textId="77777777" w:rsidR="00455525" w:rsidRPr="007623E8" w:rsidRDefault="00571926" w:rsidP="00455525">
      <w:pPr>
        <w:spacing w:line="254"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455525" w:rsidRPr="007623E8" w14:paraId="7C5262CB" w14:textId="77777777" w:rsidTr="00455525">
        <w:trPr>
          <w:jc w:val="center"/>
        </w:trPr>
        <w:tc>
          <w:tcPr>
            <w:tcW w:w="1705" w:type="dxa"/>
            <w:tcBorders>
              <w:top w:val="single" w:sz="4" w:space="0" w:color="auto"/>
              <w:left w:val="single" w:sz="4" w:space="0" w:color="auto"/>
              <w:bottom w:val="single" w:sz="4" w:space="0" w:color="auto"/>
              <w:right w:val="single" w:sz="4" w:space="0" w:color="auto"/>
            </w:tcBorders>
            <w:hideMark/>
          </w:tcPr>
          <w:p w14:paraId="121A4CD1" w14:textId="77777777" w:rsidR="00455525" w:rsidRPr="007623E8" w:rsidRDefault="00571926">
            <w:pPr>
              <w:spacing w:line="276" w:lineRule="auto"/>
              <w:rPr>
                <w:rFonts w:eastAsia="Calibri" w:cs="Arial"/>
                <w:b/>
              </w:rPr>
            </w:pPr>
            <w:r w:rsidRPr="007623E8">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1601BC14" w14:textId="77777777" w:rsidR="00455525" w:rsidRPr="007623E8" w:rsidRDefault="00571926">
            <w:pPr>
              <w:spacing w:line="276" w:lineRule="auto"/>
              <w:rPr>
                <w:rFonts w:eastAsia="Calibri" w:cs="Arial"/>
                <w:b/>
              </w:rPr>
            </w:pPr>
            <w:r w:rsidRPr="007623E8">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5B99100C" w14:textId="77777777" w:rsidR="00455525" w:rsidRPr="007623E8" w:rsidRDefault="00571926">
            <w:pPr>
              <w:spacing w:line="276" w:lineRule="auto"/>
              <w:rPr>
                <w:rFonts w:eastAsia="Calibri" w:cs="Arial"/>
                <w:b/>
              </w:rPr>
            </w:pPr>
            <w:r w:rsidRPr="007623E8">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1A0992D3" w14:textId="77777777" w:rsidR="00455525" w:rsidRPr="007623E8" w:rsidRDefault="00571926">
            <w:pPr>
              <w:spacing w:line="276" w:lineRule="auto"/>
              <w:rPr>
                <w:rFonts w:eastAsia="Calibri" w:cs="Arial"/>
                <w:b/>
              </w:rPr>
            </w:pPr>
            <w:r w:rsidRPr="007623E8">
              <w:rPr>
                <w:rFonts w:eastAsia="Calibri" w:cs="Arial"/>
                <w:b/>
              </w:rPr>
              <w:t>Description</w:t>
            </w:r>
          </w:p>
        </w:tc>
      </w:tr>
      <w:tr w:rsidR="00455525" w:rsidRPr="007623E8" w14:paraId="0DD45832" w14:textId="77777777" w:rsidTr="00455525">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7FA50426" w14:textId="77777777" w:rsidR="00455525" w:rsidRPr="007623E8" w:rsidRDefault="00571926">
            <w:pPr>
              <w:spacing w:line="276" w:lineRule="auto"/>
              <w:rPr>
                <w:rFonts w:eastAsia="Calibri" w:cs="Arial"/>
              </w:rPr>
            </w:pPr>
            <w:r w:rsidRPr="007623E8">
              <w:rPr>
                <w:rFonts w:eastAsia="Calibri" w:cs="Arial"/>
              </w:rPr>
              <w:t>IO5</w:t>
            </w:r>
          </w:p>
        </w:tc>
        <w:tc>
          <w:tcPr>
            <w:tcW w:w="3192" w:type="dxa"/>
            <w:tcBorders>
              <w:top w:val="single" w:sz="4" w:space="0" w:color="auto"/>
              <w:left w:val="single" w:sz="4" w:space="0" w:color="auto"/>
              <w:bottom w:val="single" w:sz="4" w:space="0" w:color="auto"/>
              <w:right w:val="single" w:sz="4" w:space="0" w:color="auto"/>
            </w:tcBorders>
            <w:hideMark/>
          </w:tcPr>
          <w:p w14:paraId="789D1020" w14:textId="77777777" w:rsidR="00455525" w:rsidRPr="007623E8" w:rsidRDefault="00571926">
            <w:pPr>
              <w:spacing w:line="276" w:lineRule="auto"/>
              <w:rPr>
                <w:rFonts w:eastAsia="Calibri" w:cs="Arial"/>
              </w:rPr>
            </w:pPr>
            <w:r w:rsidRPr="007623E8">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3C80923D" w14:textId="77777777" w:rsidR="00455525" w:rsidRPr="007623E8" w:rsidRDefault="00571926">
            <w:pPr>
              <w:spacing w:line="276" w:lineRule="auto"/>
              <w:rPr>
                <w:rFonts w:eastAsia="Calibri" w:cs="Arial"/>
              </w:rPr>
            </w:pPr>
            <w:r w:rsidRPr="007623E8">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2B76F651" w14:textId="77777777" w:rsidR="00455525" w:rsidRPr="007623E8" w:rsidRDefault="00571926">
            <w:pPr>
              <w:autoSpaceDE w:val="0"/>
              <w:autoSpaceDN w:val="0"/>
              <w:adjustRightInd w:val="0"/>
              <w:spacing w:line="254" w:lineRule="auto"/>
              <w:rPr>
                <w:rFonts w:eastAsia="Calibri" w:cs="Arial"/>
              </w:rPr>
            </w:pPr>
            <w:r w:rsidRPr="007623E8">
              <w:rPr>
                <w:rFonts w:eastAsia="Calibri" w:cs="Arial"/>
              </w:rPr>
              <w:t>this is when IO5 is not asserted</w:t>
            </w:r>
          </w:p>
        </w:tc>
      </w:tr>
      <w:tr w:rsidR="00455525" w:rsidRPr="007623E8" w14:paraId="51D1ABCB" w14:textId="77777777" w:rsidTr="00455525">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264836AE" w14:textId="77777777" w:rsidR="00455525" w:rsidRPr="007623E8" w:rsidRDefault="00571926">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3B6673BF" w14:textId="77777777" w:rsidR="00455525" w:rsidRPr="007623E8" w:rsidRDefault="00571926">
            <w:pPr>
              <w:spacing w:line="276" w:lineRule="auto"/>
              <w:rPr>
                <w:rFonts w:eastAsia="Calibri" w:cs="Arial"/>
              </w:rPr>
            </w:pPr>
            <w:r w:rsidRPr="007623E8">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64734B9D" w14:textId="77777777" w:rsidR="00455525" w:rsidRPr="007623E8" w:rsidRDefault="00571926">
            <w:pPr>
              <w:spacing w:line="276" w:lineRule="auto"/>
              <w:rPr>
                <w:rFonts w:eastAsia="Calibri" w:cs="Arial"/>
              </w:rPr>
            </w:pPr>
            <w:r w:rsidRPr="007623E8">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3628AF16" w14:textId="77777777" w:rsidR="00455525" w:rsidRPr="007623E8" w:rsidRDefault="00571926">
            <w:pPr>
              <w:spacing w:line="276" w:lineRule="auto"/>
              <w:rPr>
                <w:rFonts w:eastAsia="Calibri" w:cs="Arial"/>
              </w:rPr>
            </w:pPr>
            <w:r w:rsidRPr="007623E8">
              <w:rPr>
                <w:rFonts w:eastAsia="Calibri" w:cs="Arial"/>
              </w:rPr>
              <w:t>this is when IO5 is asserted</w:t>
            </w:r>
          </w:p>
        </w:tc>
      </w:tr>
    </w:tbl>
    <w:p w14:paraId="73B86B8D" w14:textId="77777777" w:rsidR="00283690" w:rsidRPr="007623E8" w:rsidRDefault="00571926" w:rsidP="00283690">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5D5CBC8D"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502F424"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0ECB6E5F"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9BA6542" w14:textId="77777777" w:rsidR="00D90FFA" w:rsidRPr="00775603" w:rsidRDefault="00571926" w:rsidP="0081629B">
            <w:pPr>
              <w:rPr>
                <w:vanish/>
                <w:color w:val="000000" w:themeColor="text1"/>
              </w:rPr>
            </w:pPr>
          </w:p>
        </w:tc>
      </w:tr>
    </w:tbl>
    <w:p w14:paraId="2D55DA60" w14:textId="77777777" w:rsidR="00406F39" w:rsidRDefault="00571926" w:rsidP="00B9479B">
      <w:pPr>
        <w:pStyle w:val="Heading4"/>
      </w:pPr>
      <w:bookmarkStart w:id="11" w:name="_Toc82101616"/>
      <w:r w:rsidRPr="00B9479B">
        <w:t>HW/SWR-REQ-407100/A-GPIO6</w:t>
      </w:r>
      <w:bookmarkEnd w:id="11"/>
    </w:p>
    <w:p w14:paraId="51A760A0" w14:textId="77777777" w:rsidR="008F49BA" w:rsidRPr="008F49BA" w:rsidRDefault="00571926" w:rsidP="008F49BA">
      <w:pPr>
        <w:spacing w:line="252" w:lineRule="auto"/>
        <w:rPr>
          <w:rFonts w:eastAsia="Calibri" w:cs="Arial"/>
        </w:rPr>
      </w:pPr>
      <w:r w:rsidRPr="008F49BA">
        <w:rPr>
          <w:rFonts w:eastAsia="Calibri" w:cs="Arial"/>
        </w:rPr>
        <w:t xml:space="preserve">This GPIO shall be used as a ‘Virtual GPIO’ as defined in the ADI </w:t>
      </w:r>
      <w:r w:rsidRPr="008F49BA">
        <w:rPr>
          <w:rFonts w:eastAsia="Calibri" w:cs="Arial"/>
          <w:i/>
          <w:u w:val="single"/>
        </w:rPr>
        <w:t>AD242x Data Sheet</w:t>
      </w:r>
      <w:r w:rsidRPr="008F49BA">
        <w:rPr>
          <w:rFonts w:eastAsia="Calibri" w:cs="Arial"/>
        </w:rPr>
        <w:t xml:space="preserve">, or in the ADI </w:t>
      </w:r>
      <w:r w:rsidRPr="008F49BA">
        <w:rPr>
          <w:rFonts w:eastAsia="Calibri" w:cs="Arial"/>
          <w:i/>
          <w:u w:val="single"/>
        </w:rPr>
        <w:t>AD243x Data Sheet.</w:t>
      </w:r>
      <w:r w:rsidRPr="008F49BA">
        <w:rPr>
          <w:rFonts w:eastAsia="Calibri" w:cs="Arial"/>
        </w:rPr>
        <w:t xml:space="preserve"> The usage for this virtual GPIO is to be node specific and shall be defined in the </w:t>
      </w:r>
      <w:r w:rsidRPr="008F49BA">
        <w:rPr>
          <w:rFonts w:eastAsia="Calibri" w:cs="Arial"/>
          <w:i/>
          <w:u w:val="single"/>
        </w:rPr>
        <w:t>Phoenix Audio Peripheral Command and Control API Specif</w:t>
      </w:r>
      <w:r w:rsidRPr="008F49BA">
        <w:rPr>
          <w:rFonts w:eastAsia="Calibri" w:cs="Arial"/>
          <w:i/>
          <w:u w:val="single"/>
        </w:rPr>
        <w:t>ication</w:t>
      </w:r>
      <w:r w:rsidRPr="008F49BA">
        <w:rPr>
          <w:rFonts w:eastAsia="Calibri" w:cs="Arial"/>
        </w:rPr>
        <w:t>.</w:t>
      </w:r>
    </w:p>
    <w:p w14:paraId="1D32CC78" w14:textId="77777777" w:rsidR="007F5AA0" w:rsidRPr="008F49BA" w:rsidRDefault="00571926" w:rsidP="007F5AA0">
      <w:pPr>
        <w:spacing w:line="254" w:lineRule="auto"/>
        <w:rPr>
          <w:rFonts w:eastAsia="Calibri" w:cs="Arial"/>
        </w:rPr>
      </w:pPr>
    </w:p>
    <w:p w14:paraId="40DAD21D" w14:textId="77777777" w:rsidR="007F5AA0" w:rsidRPr="008F49BA" w:rsidRDefault="00571926" w:rsidP="007F5AA0">
      <w:pPr>
        <w:spacing w:line="254" w:lineRule="auto"/>
        <w:rPr>
          <w:rFonts w:eastAsia="Calibri" w:cs="Arial"/>
        </w:rPr>
      </w:pPr>
      <w:r w:rsidRPr="008F49BA">
        <w:rPr>
          <w:rFonts w:eastAsia="Calibri" w:cs="Arial"/>
          <w:b/>
        </w:rPr>
        <w:t>Message Type</w:t>
      </w:r>
      <w:r w:rsidRPr="008F49BA">
        <w:rPr>
          <w:rFonts w:eastAsia="Calibri" w:cs="Arial"/>
        </w:rPr>
        <w:t>: GPIO</w:t>
      </w:r>
    </w:p>
    <w:p w14:paraId="25BB770E" w14:textId="77777777" w:rsidR="007F5AA0" w:rsidRPr="008F49BA" w:rsidRDefault="00571926" w:rsidP="007F5AA0">
      <w:pPr>
        <w:spacing w:line="254" w:lineRule="auto"/>
        <w:rPr>
          <w:rFonts w:eastAsia="Calibri"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7F5AA0" w:rsidRPr="008F49BA" w14:paraId="502AEB64" w14:textId="77777777" w:rsidTr="007F5AA0">
        <w:trPr>
          <w:jc w:val="center"/>
        </w:trPr>
        <w:tc>
          <w:tcPr>
            <w:tcW w:w="1705" w:type="dxa"/>
            <w:tcBorders>
              <w:top w:val="single" w:sz="4" w:space="0" w:color="auto"/>
              <w:left w:val="single" w:sz="4" w:space="0" w:color="auto"/>
              <w:bottom w:val="single" w:sz="4" w:space="0" w:color="auto"/>
              <w:right w:val="single" w:sz="4" w:space="0" w:color="auto"/>
            </w:tcBorders>
            <w:hideMark/>
          </w:tcPr>
          <w:p w14:paraId="23D329BB" w14:textId="77777777" w:rsidR="007F5AA0" w:rsidRPr="008F49BA" w:rsidRDefault="00571926">
            <w:pPr>
              <w:spacing w:line="276" w:lineRule="auto"/>
              <w:rPr>
                <w:rFonts w:eastAsia="Calibri" w:cs="Arial"/>
                <w:b/>
              </w:rPr>
            </w:pPr>
            <w:r w:rsidRPr="008F49BA">
              <w:rPr>
                <w:rFonts w:eastAsia="Calibri"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76F4B602" w14:textId="77777777" w:rsidR="007F5AA0" w:rsidRPr="008F49BA" w:rsidRDefault="00571926">
            <w:pPr>
              <w:spacing w:line="276" w:lineRule="auto"/>
              <w:rPr>
                <w:rFonts w:eastAsia="Calibri" w:cs="Arial"/>
                <w:b/>
              </w:rPr>
            </w:pPr>
            <w:r w:rsidRPr="008F49BA">
              <w:rPr>
                <w:rFonts w:eastAsia="Calibri"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24F76B15" w14:textId="77777777" w:rsidR="007F5AA0" w:rsidRPr="008F49BA" w:rsidRDefault="00571926">
            <w:pPr>
              <w:spacing w:line="276" w:lineRule="auto"/>
              <w:rPr>
                <w:rFonts w:eastAsia="Calibri" w:cs="Arial"/>
                <w:b/>
              </w:rPr>
            </w:pPr>
            <w:r w:rsidRPr="008F49BA">
              <w:rPr>
                <w:rFonts w:eastAsia="Calibri"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42D3BDF3" w14:textId="77777777" w:rsidR="007F5AA0" w:rsidRPr="008F49BA" w:rsidRDefault="00571926">
            <w:pPr>
              <w:spacing w:line="276" w:lineRule="auto"/>
              <w:rPr>
                <w:rFonts w:eastAsia="Calibri" w:cs="Arial"/>
                <w:b/>
              </w:rPr>
            </w:pPr>
            <w:r w:rsidRPr="008F49BA">
              <w:rPr>
                <w:rFonts w:eastAsia="Calibri" w:cs="Arial"/>
                <w:b/>
              </w:rPr>
              <w:t>Description</w:t>
            </w:r>
          </w:p>
        </w:tc>
      </w:tr>
      <w:tr w:rsidR="007F5AA0" w:rsidRPr="008F49BA" w14:paraId="626F7EEE" w14:textId="77777777" w:rsidTr="007F5AA0">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19954C8C" w14:textId="77777777" w:rsidR="007F5AA0" w:rsidRPr="008F49BA" w:rsidRDefault="00571926">
            <w:pPr>
              <w:spacing w:line="276" w:lineRule="auto"/>
              <w:rPr>
                <w:rFonts w:eastAsia="Calibri" w:cs="Arial"/>
              </w:rPr>
            </w:pPr>
            <w:r w:rsidRPr="008F49BA">
              <w:rPr>
                <w:rFonts w:eastAsia="Calibri" w:cs="Arial"/>
              </w:rPr>
              <w:t>IO6</w:t>
            </w:r>
          </w:p>
        </w:tc>
        <w:tc>
          <w:tcPr>
            <w:tcW w:w="3192" w:type="dxa"/>
            <w:tcBorders>
              <w:top w:val="single" w:sz="4" w:space="0" w:color="auto"/>
              <w:left w:val="single" w:sz="4" w:space="0" w:color="auto"/>
              <w:bottom w:val="single" w:sz="4" w:space="0" w:color="auto"/>
              <w:right w:val="single" w:sz="4" w:space="0" w:color="auto"/>
            </w:tcBorders>
            <w:hideMark/>
          </w:tcPr>
          <w:p w14:paraId="0FA65BF2" w14:textId="77777777" w:rsidR="007F5AA0" w:rsidRPr="008F49BA" w:rsidRDefault="00571926">
            <w:pPr>
              <w:spacing w:line="276" w:lineRule="auto"/>
              <w:rPr>
                <w:rFonts w:eastAsia="Calibri" w:cs="Arial"/>
              </w:rPr>
            </w:pPr>
            <w:r w:rsidRPr="008F49BA">
              <w:rPr>
                <w:rFonts w:eastAsia="Calibri" w:cs="Arial"/>
              </w:rPr>
              <w:t>Single Digit of Virtual GPIO - Logic ‘0’</w:t>
            </w:r>
          </w:p>
        </w:tc>
        <w:tc>
          <w:tcPr>
            <w:tcW w:w="900" w:type="dxa"/>
            <w:tcBorders>
              <w:top w:val="single" w:sz="4" w:space="0" w:color="auto"/>
              <w:left w:val="single" w:sz="4" w:space="0" w:color="auto"/>
              <w:bottom w:val="single" w:sz="4" w:space="0" w:color="auto"/>
              <w:right w:val="single" w:sz="4" w:space="0" w:color="auto"/>
            </w:tcBorders>
            <w:hideMark/>
          </w:tcPr>
          <w:p w14:paraId="7C221885" w14:textId="77777777" w:rsidR="007F5AA0" w:rsidRPr="008F49BA" w:rsidRDefault="00571926">
            <w:pPr>
              <w:spacing w:line="276" w:lineRule="auto"/>
              <w:rPr>
                <w:rFonts w:eastAsia="Calibri" w:cs="Arial"/>
              </w:rPr>
            </w:pPr>
            <w:r w:rsidRPr="008F49BA">
              <w:rPr>
                <w:rFonts w:eastAsia="Calibri"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43139CB4" w14:textId="77777777" w:rsidR="007F5AA0" w:rsidRPr="008F49BA" w:rsidRDefault="00571926">
            <w:pPr>
              <w:autoSpaceDE w:val="0"/>
              <w:autoSpaceDN w:val="0"/>
              <w:adjustRightInd w:val="0"/>
              <w:spacing w:line="254" w:lineRule="auto"/>
              <w:rPr>
                <w:rFonts w:eastAsia="Calibri" w:cs="Arial"/>
              </w:rPr>
            </w:pPr>
            <w:r w:rsidRPr="008F49BA">
              <w:rPr>
                <w:rFonts w:eastAsia="Calibri" w:cs="Arial"/>
              </w:rPr>
              <w:t>this is when IO6 is not asserted</w:t>
            </w:r>
          </w:p>
        </w:tc>
      </w:tr>
      <w:tr w:rsidR="007F5AA0" w:rsidRPr="008F49BA" w14:paraId="33850713" w14:textId="77777777" w:rsidTr="007F5AA0">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6A654C9F" w14:textId="77777777" w:rsidR="007F5AA0" w:rsidRPr="008F49BA" w:rsidRDefault="00571926">
            <w:pPr>
              <w:spacing w:line="256" w:lineRule="auto"/>
              <w:rPr>
                <w:rFonts w:eastAsia="Calibri" w:cs="Arial"/>
              </w:rPr>
            </w:pPr>
          </w:p>
        </w:tc>
        <w:tc>
          <w:tcPr>
            <w:tcW w:w="3192" w:type="dxa"/>
            <w:tcBorders>
              <w:top w:val="single" w:sz="4" w:space="0" w:color="auto"/>
              <w:left w:val="single" w:sz="4" w:space="0" w:color="auto"/>
              <w:bottom w:val="single" w:sz="4" w:space="0" w:color="auto"/>
              <w:right w:val="single" w:sz="4" w:space="0" w:color="auto"/>
            </w:tcBorders>
            <w:hideMark/>
          </w:tcPr>
          <w:p w14:paraId="4B3959A3" w14:textId="77777777" w:rsidR="007F5AA0" w:rsidRPr="008F49BA" w:rsidRDefault="00571926">
            <w:pPr>
              <w:spacing w:line="276" w:lineRule="auto"/>
              <w:rPr>
                <w:rFonts w:eastAsia="Calibri" w:cs="Arial"/>
              </w:rPr>
            </w:pPr>
            <w:r w:rsidRPr="008F49BA">
              <w:rPr>
                <w:rFonts w:eastAsia="Calibri" w:cs="Arial"/>
              </w:rPr>
              <w:t>Single Digit of Virtual GPIO - Logic ‘1’</w:t>
            </w:r>
          </w:p>
        </w:tc>
        <w:tc>
          <w:tcPr>
            <w:tcW w:w="900" w:type="dxa"/>
            <w:tcBorders>
              <w:top w:val="single" w:sz="4" w:space="0" w:color="auto"/>
              <w:left w:val="single" w:sz="4" w:space="0" w:color="auto"/>
              <w:bottom w:val="single" w:sz="4" w:space="0" w:color="auto"/>
              <w:right w:val="single" w:sz="4" w:space="0" w:color="auto"/>
            </w:tcBorders>
            <w:hideMark/>
          </w:tcPr>
          <w:p w14:paraId="72308EF0" w14:textId="77777777" w:rsidR="007F5AA0" w:rsidRPr="008F49BA" w:rsidRDefault="00571926">
            <w:pPr>
              <w:spacing w:line="276" w:lineRule="auto"/>
              <w:rPr>
                <w:rFonts w:eastAsia="Calibri" w:cs="Arial"/>
              </w:rPr>
            </w:pPr>
            <w:r w:rsidRPr="008F49BA">
              <w:rPr>
                <w:rFonts w:eastAsia="Calibri"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4BE88D64" w14:textId="77777777" w:rsidR="007F5AA0" w:rsidRPr="008F49BA" w:rsidRDefault="00571926">
            <w:pPr>
              <w:spacing w:line="276" w:lineRule="auto"/>
              <w:rPr>
                <w:rFonts w:eastAsia="Calibri" w:cs="Arial"/>
              </w:rPr>
            </w:pPr>
            <w:r w:rsidRPr="008F49BA">
              <w:rPr>
                <w:rFonts w:eastAsia="Calibri" w:cs="Arial"/>
              </w:rPr>
              <w:t>this is when IO6 is asserted</w:t>
            </w:r>
          </w:p>
        </w:tc>
      </w:tr>
    </w:tbl>
    <w:p w14:paraId="116D4443" w14:textId="77777777" w:rsidR="00EB6C42" w:rsidRPr="008F49BA" w:rsidRDefault="00571926" w:rsidP="00EB6C42">
      <w:pPr>
        <w:spacing w:line="256" w:lineRule="auto"/>
        <w:rPr>
          <w:rFonts w:eastAsia="Calibri"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6BDF498A"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7E08872" w14:textId="77777777" w:rsidR="00D90FFA" w:rsidRPr="00775603" w:rsidRDefault="00571926" w:rsidP="0081629B">
            <w:pPr>
              <w:rPr>
                <w:b/>
                <w:vanish/>
                <w:color w:val="A6A6A6" w:themeColor="background1" w:themeShade="A6"/>
              </w:rPr>
            </w:pPr>
            <w:r w:rsidRPr="00775603">
              <w:rPr>
                <w:b/>
                <w:vanish/>
                <w:color w:val="000000" w:themeColor="text1"/>
              </w:rPr>
              <w:t xml:space="preserve">Acceptance </w:t>
            </w:r>
            <w:r w:rsidRPr="00775603">
              <w:rPr>
                <w:b/>
                <w:vanish/>
                <w:color w:val="000000" w:themeColor="text1"/>
              </w:rPr>
              <w:t>Criteria</w:t>
            </w:r>
          </w:p>
        </w:tc>
      </w:tr>
      <w:tr w:rsidR="00D90FFA" w:rsidRPr="00775603" w14:paraId="75C459FD"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01521F3" w14:textId="77777777" w:rsidR="00D90FFA" w:rsidRPr="00775603" w:rsidRDefault="00571926" w:rsidP="0081629B">
            <w:pPr>
              <w:rPr>
                <w:vanish/>
                <w:color w:val="000000" w:themeColor="text1"/>
              </w:rPr>
            </w:pPr>
          </w:p>
        </w:tc>
      </w:tr>
    </w:tbl>
    <w:p w14:paraId="08BD42B6" w14:textId="77777777" w:rsidR="00406F39" w:rsidRDefault="00571926" w:rsidP="00B9479B">
      <w:pPr>
        <w:pStyle w:val="Heading4"/>
      </w:pPr>
      <w:bookmarkStart w:id="12" w:name="_Toc82101617"/>
      <w:r w:rsidRPr="00B9479B">
        <w:t>HW/SWR-REQ-407101/A-GPIO7</w:t>
      </w:r>
      <w:bookmarkEnd w:id="12"/>
    </w:p>
    <w:p w14:paraId="5FB50713" w14:textId="77777777" w:rsidR="00DB6563" w:rsidRDefault="00571926" w:rsidP="00DB6563">
      <w:pPr>
        <w:rPr>
          <w:rFonts w:cs="Arial"/>
        </w:rPr>
      </w:pPr>
    </w:p>
    <w:p w14:paraId="3EDD3E44" w14:textId="77777777" w:rsidR="001E0F2A" w:rsidRPr="0060274F" w:rsidRDefault="00571926" w:rsidP="001E0F2A">
      <w:pPr>
        <w:spacing w:line="254" w:lineRule="auto"/>
        <w:rPr>
          <w:rFonts w:eastAsia="Calibri" w:cs="Arial"/>
        </w:rPr>
      </w:pPr>
      <w:r w:rsidRPr="0060274F">
        <w:rPr>
          <w:rFonts w:eastAsia="Calibri" w:cs="Arial"/>
        </w:rPr>
        <w:t>This GPIO shall be used as a ‘GPIO</w:t>
      </w:r>
      <w:r>
        <w:rPr>
          <w:rFonts w:eastAsia="Calibri" w:cs="Arial"/>
        </w:rPr>
        <w:t xml:space="preserve"> Over Distance</w:t>
      </w:r>
      <w:r w:rsidRPr="0060274F">
        <w:rPr>
          <w:rFonts w:eastAsia="Calibri" w:cs="Arial"/>
        </w:rPr>
        <w:t>’</w:t>
      </w:r>
      <w:r>
        <w:rPr>
          <w:rFonts w:eastAsia="Calibri" w:cs="Arial"/>
        </w:rPr>
        <w:t xml:space="preserve"> (or Hardwire GPIO)</w:t>
      </w:r>
      <w:r w:rsidRPr="0060274F">
        <w:rPr>
          <w:rFonts w:eastAsia="Calibri" w:cs="Arial"/>
        </w:rPr>
        <w:t xml:space="preserve"> as defined in the ADI </w:t>
      </w:r>
      <w:r w:rsidRPr="0060274F">
        <w:rPr>
          <w:rFonts w:eastAsia="Calibri" w:cs="Arial"/>
          <w:i/>
          <w:u w:val="single"/>
        </w:rPr>
        <w:t>AD242x Data She</w:t>
      </w:r>
      <w:r w:rsidRPr="0060274F">
        <w:rPr>
          <w:rFonts w:eastAsia="Calibri" w:cs="Arial"/>
          <w:i/>
          <w:u w:val="single"/>
        </w:rPr>
        <w:t>et</w:t>
      </w:r>
      <w:r>
        <w:rPr>
          <w:rFonts w:eastAsia="Calibri" w:cs="Arial"/>
        </w:rPr>
        <w:t xml:space="preserve">, or the </w:t>
      </w:r>
      <w:r w:rsidRPr="0060274F">
        <w:rPr>
          <w:rFonts w:eastAsia="Calibri" w:cs="Arial"/>
        </w:rPr>
        <w:t xml:space="preserve">ADI </w:t>
      </w:r>
      <w:r w:rsidRPr="0060274F">
        <w:rPr>
          <w:rFonts w:eastAsia="Calibri" w:cs="Arial"/>
          <w:i/>
          <w:u w:val="single"/>
        </w:rPr>
        <w:t>AD24</w:t>
      </w:r>
      <w:r>
        <w:rPr>
          <w:rFonts w:eastAsia="Calibri" w:cs="Arial"/>
          <w:i/>
          <w:u w:val="single"/>
        </w:rPr>
        <w:t>3</w:t>
      </w:r>
      <w:r w:rsidRPr="0060274F">
        <w:rPr>
          <w:rFonts w:eastAsia="Calibri" w:cs="Arial"/>
          <w:i/>
          <w:u w:val="single"/>
        </w:rPr>
        <w:t>x Data Sheet</w:t>
      </w:r>
      <w:r>
        <w:rPr>
          <w:rFonts w:eastAsia="Calibri" w:cs="Arial"/>
          <w:i/>
          <w:u w:val="single"/>
        </w:rPr>
        <w:t>.</w:t>
      </w:r>
      <w:r w:rsidRPr="0060274F">
        <w:rPr>
          <w:rFonts w:eastAsia="Calibri" w:cs="Arial"/>
        </w:rPr>
        <w:t xml:space="preserve"> The usage for this </w:t>
      </w:r>
      <w:proofErr w:type="gramStart"/>
      <w:r w:rsidRPr="0060274F">
        <w:rPr>
          <w:rFonts w:eastAsia="Calibri" w:cs="Arial"/>
        </w:rPr>
        <w:t>hardwire</w:t>
      </w:r>
      <w:proofErr w:type="gramEnd"/>
      <w:r w:rsidRPr="0060274F">
        <w:rPr>
          <w:rFonts w:eastAsia="Calibri" w:cs="Arial"/>
        </w:rPr>
        <w:t xml:space="preserve"> GPIO is to be reserved for audio clip detect events</w:t>
      </w:r>
      <w:r w:rsidRPr="0060274F">
        <w:rPr>
          <w:rFonts w:eastAsia="Calibri" w:cs="Arial"/>
          <w:i/>
          <w:u w:val="single"/>
        </w:rPr>
        <w:t>.</w:t>
      </w:r>
      <w:r w:rsidRPr="0060274F">
        <w:rPr>
          <w:rFonts w:eastAsia="Calibri" w:cs="Arial"/>
        </w:rPr>
        <w:t xml:space="preserve"> The </w:t>
      </w:r>
      <w:r>
        <w:rPr>
          <w:rFonts w:eastAsia="Calibri" w:cs="Arial"/>
        </w:rPr>
        <w:t>Main</w:t>
      </w:r>
      <w:r w:rsidRPr="0060274F">
        <w:rPr>
          <w:rFonts w:eastAsia="Calibri" w:cs="Arial"/>
        </w:rPr>
        <w:t xml:space="preserve"> node shall directly connect the A2B IC GPIO7 pin to an Input pin on the DSP/Micro for real time processing. Amplifier </w:t>
      </w:r>
      <w:r>
        <w:rPr>
          <w:rFonts w:eastAsia="Calibri" w:cs="Arial"/>
        </w:rPr>
        <w:t>Sub</w:t>
      </w:r>
      <w:r w:rsidRPr="0060274F">
        <w:rPr>
          <w:rFonts w:eastAsia="Calibri" w:cs="Arial"/>
        </w:rPr>
        <w:t xml:space="preserve"> node shall</w:t>
      </w:r>
      <w:r w:rsidRPr="0060274F">
        <w:rPr>
          <w:rFonts w:eastAsia="Calibri" w:cs="Arial"/>
        </w:rPr>
        <w:t xml:space="preserve"> </w:t>
      </w:r>
      <w:r w:rsidRPr="0060274F">
        <w:rPr>
          <w:rFonts w:eastAsia="Calibri" w:cs="Arial"/>
        </w:rPr>
        <w:lastRenderedPageBreak/>
        <w:t xml:space="preserve">directly connect the A2B IC GPIO7 pin to its internal clip detect circuit for real time processing. All other </w:t>
      </w:r>
      <w:r>
        <w:rPr>
          <w:rFonts w:eastAsia="Calibri" w:cs="Arial"/>
        </w:rPr>
        <w:t>Sub</w:t>
      </w:r>
      <w:r w:rsidRPr="0060274F">
        <w:rPr>
          <w:rFonts w:eastAsia="Calibri" w:cs="Arial"/>
        </w:rPr>
        <w:t xml:space="preserve"> nodes shall not use the </w:t>
      </w:r>
      <w:r>
        <w:rPr>
          <w:rFonts w:eastAsia="Calibri" w:cs="Arial"/>
        </w:rPr>
        <w:t>‘GPIO Over Distance’ feature for</w:t>
      </w:r>
      <w:r w:rsidRPr="0060274F">
        <w:rPr>
          <w:rFonts w:eastAsia="Calibri" w:cs="Arial"/>
        </w:rPr>
        <w:t xml:space="preserve"> GPIO7.</w:t>
      </w:r>
    </w:p>
    <w:p w14:paraId="48AA92CA" w14:textId="77777777" w:rsidR="001E0F2A" w:rsidRPr="00DB6563" w:rsidRDefault="00571926" w:rsidP="00DB6563">
      <w:pPr>
        <w:rPr>
          <w:rFonts w:cs="Arial"/>
        </w:rPr>
      </w:pPr>
    </w:p>
    <w:p w14:paraId="52CE324A" w14:textId="77777777" w:rsidR="00DB6563" w:rsidRDefault="00571926" w:rsidP="00DB6563">
      <w:pPr>
        <w:rPr>
          <w:rFonts w:cs="Arial"/>
        </w:rPr>
      </w:pPr>
      <w:r>
        <w:rPr>
          <w:rFonts w:cs="Arial"/>
          <w:b/>
        </w:rPr>
        <w:t>Message Type</w:t>
      </w:r>
      <w:r>
        <w:rPr>
          <w:rFonts w:cs="Arial"/>
        </w:rPr>
        <w:t>: GPIO</w:t>
      </w:r>
    </w:p>
    <w:p w14:paraId="4B6C11BB" w14:textId="77777777" w:rsidR="00DB6563" w:rsidRDefault="00571926" w:rsidP="00DB6563">
      <w:pPr>
        <w:rPr>
          <w:rFonts w:cs="Arial"/>
        </w:rPr>
      </w:pPr>
      <w:r>
        <w:rPr>
          <w:rFonts w:cs="Arial"/>
        </w:rPr>
        <w:t>A2B Audio Server asserts IO7 to tell the A2B Audio Client</w:t>
      </w:r>
      <w:r>
        <w:rPr>
          <w:rFonts w:cs="Arial"/>
        </w:rPr>
        <w:t xml:space="preserve"> that a clip detect event has occurred.</w:t>
      </w:r>
    </w:p>
    <w:p w14:paraId="0BF10C67" w14:textId="77777777" w:rsidR="00DB6563" w:rsidRDefault="00571926" w:rsidP="00DB6563">
      <w:pPr>
        <w:rPr>
          <w:rFonts w:cs="Arial"/>
        </w:rPr>
      </w:pP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05"/>
        <w:gridCol w:w="3192"/>
        <w:gridCol w:w="900"/>
        <w:gridCol w:w="3817"/>
      </w:tblGrid>
      <w:tr w:rsidR="00DB6563" w14:paraId="7B7DC1A5" w14:textId="77777777" w:rsidTr="00DB6563">
        <w:trPr>
          <w:jc w:val="center"/>
        </w:trPr>
        <w:tc>
          <w:tcPr>
            <w:tcW w:w="1705" w:type="dxa"/>
            <w:tcBorders>
              <w:top w:val="single" w:sz="4" w:space="0" w:color="auto"/>
              <w:left w:val="single" w:sz="4" w:space="0" w:color="auto"/>
              <w:bottom w:val="single" w:sz="4" w:space="0" w:color="auto"/>
              <w:right w:val="single" w:sz="4" w:space="0" w:color="auto"/>
            </w:tcBorders>
            <w:hideMark/>
          </w:tcPr>
          <w:p w14:paraId="39757A40" w14:textId="77777777" w:rsidR="00DB6563" w:rsidRDefault="00571926">
            <w:pPr>
              <w:spacing w:line="276" w:lineRule="auto"/>
              <w:rPr>
                <w:rFonts w:cs="Arial"/>
                <w:b/>
              </w:rPr>
            </w:pPr>
            <w:r>
              <w:rPr>
                <w:rFonts w:cs="Arial"/>
                <w:b/>
              </w:rPr>
              <w:t>Signal Name</w:t>
            </w:r>
          </w:p>
        </w:tc>
        <w:tc>
          <w:tcPr>
            <w:tcW w:w="3192" w:type="dxa"/>
            <w:tcBorders>
              <w:top w:val="single" w:sz="4" w:space="0" w:color="auto"/>
              <w:left w:val="single" w:sz="4" w:space="0" w:color="auto"/>
              <w:bottom w:val="single" w:sz="4" w:space="0" w:color="auto"/>
              <w:right w:val="single" w:sz="4" w:space="0" w:color="auto"/>
            </w:tcBorders>
            <w:hideMark/>
          </w:tcPr>
          <w:p w14:paraId="6ADFB0E1" w14:textId="77777777" w:rsidR="00DB6563" w:rsidRDefault="00571926">
            <w:pPr>
              <w:spacing w:line="276" w:lineRule="auto"/>
              <w:rPr>
                <w:rFonts w:cs="Arial"/>
                <w:b/>
              </w:rPr>
            </w:pPr>
            <w:r>
              <w:rPr>
                <w:rFonts w:cs="Arial"/>
                <w:b/>
              </w:rPr>
              <w:t>Literals</w:t>
            </w:r>
          </w:p>
        </w:tc>
        <w:tc>
          <w:tcPr>
            <w:tcW w:w="900" w:type="dxa"/>
            <w:tcBorders>
              <w:top w:val="single" w:sz="4" w:space="0" w:color="auto"/>
              <w:left w:val="single" w:sz="4" w:space="0" w:color="auto"/>
              <w:bottom w:val="single" w:sz="4" w:space="0" w:color="auto"/>
              <w:right w:val="single" w:sz="4" w:space="0" w:color="auto"/>
            </w:tcBorders>
            <w:hideMark/>
          </w:tcPr>
          <w:p w14:paraId="22919A75" w14:textId="77777777" w:rsidR="00DB6563" w:rsidRDefault="00571926">
            <w:pPr>
              <w:spacing w:line="276" w:lineRule="auto"/>
              <w:rPr>
                <w:rFonts w:cs="Arial"/>
                <w:b/>
              </w:rPr>
            </w:pPr>
            <w:r>
              <w:rPr>
                <w:rFonts w:cs="Arial"/>
                <w:b/>
              </w:rPr>
              <w:t>Value</w:t>
            </w:r>
          </w:p>
        </w:tc>
        <w:tc>
          <w:tcPr>
            <w:tcW w:w="3817" w:type="dxa"/>
            <w:tcBorders>
              <w:top w:val="single" w:sz="4" w:space="0" w:color="auto"/>
              <w:left w:val="single" w:sz="4" w:space="0" w:color="auto"/>
              <w:bottom w:val="single" w:sz="4" w:space="0" w:color="auto"/>
              <w:right w:val="single" w:sz="4" w:space="0" w:color="auto"/>
            </w:tcBorders>
            <w:hideMark/>
          </w:tcPr>
          <w:p w14:paraId="46DF3193" w14:textId="77777777" w:rsidR="00DB6563" w:rsidRDefault="00571926">
            <w:pPr>
              <w:spacing w:line="276" w:lineRule="auto"/>
              <w:rPr>
                <w:rFonts w:cs="Arial"/>
                <w:b/>
              </w:rPr>
            </w:pPr>
            <w:r>
              <w:rPr>
                <w:rFonts w:cs="Arial"/>
                <w:b/>
              </w:rPr>
              <w:t>Description</w:t>
            </w:r>
          </w:p>
        </w:tc>
      </w:tr>
      <w:tr w:rsidR="00DB6563" w14:paraId="6B91CD5F" w14:textId="77777777" w:rsidTr="00DB6563">
        <w:trPr>
          <w:jc w:val="center"/>
        </w:trPr>
        <w:tc>
          <w:tcPr>
            <w:tcW w:w="1705" w:type="dxa"/>
            <w:vMerge w:val="restart"/>
            <w:tcBorders>
              <w:top w:val="single" w:sz="4" w:space="0" w:color="auto"/>
              <w:left w:val="single" w:sz="4" w:space="0" w:color="auto"/>
              <w:bottom w:val="single" w:sz="4" w:space="0" w:color="auto"/>
              <w:right w:val="single" w:sz="4" w:space="0" w:color="auto"/>
            </w:tcBorders>
            <w:hideMark/>
          </w:tcPr>
          <w:p w14:paraId="227AD0B4" w14:textId="77777777" w:rsidR="00DB6563" w:rsidRDefault="00571926">
            <w:pPr>
              <w:spacing w:line="276" w:lineRule="auto"/>
              <w:rPr>
                <w:rFonts w:cs="Arial"/>
              </w:rPr>
            </w:pPr>
            <w:r>
              <w:rPr>
                <w:rFonts w:cs="Arial"/>
              </w:rPr>
              <w:t>IO7</w:t>
            </w:r>
          </w:p>
        </w:tc>
        <w:tc>
          <w:tcPr>
            <w:tcW w:w="3192" w:type="dxa"/>
            <w:tcBorders>
              <w:top w:val="single" w:sz="4" w:space="0" w:color="auto"/>
              <w:left w:val="single" w:sz="4" w:space="0" w:color="auto"/>
              <w:bottom w:val="single" w:sz="4" w:space="0" w:color="auto"/>
              <w:right w:val="single" w:sz="4" w:space="0" w:color="auto"/>
            </w:tcBorders>
            <w:hideMark/>
          </w:tcPr>
          <w:p w14:paraId="5CA5434F" w14:textId="77777777" w:rsidR="00DB6563" w:rsidRDefault="00571926">
            <w:pPr>
              <w:rPr>
                <w:rFonts w:cs="Arial"/>
              </w:rPr>
            </w:pPr>
            <w:r>
              <w:rPr>
                <w:rFonts w:cs="Arial"/>
              </w:rPr>
              <w:t>No Clip Detect</w:t>
            </w:r>
          </w:p>
        </w:tc>
        <w:tc>
          <w:tcPr>
            <w:tcW w:w="900" w:type="dxa"/>
            <w:tcBorders>
              <w:top w:val="single" w:sz="4" w:space="0" w:color="auto"/>
              <w:left w:val="single" w:sz="4" w:space="0" w:color="auto"/>
              <w:bottom w:val="single" w:sz="4" w:space="0" w:color="auto"/>
              <w:right w:val="single" w:sz="4" w:space="0" w:color="auto"/>
            </w:tcBorders>
            <w:hideMark/>
          </w:tcPr>
          <w:p w14:paraId="4B141733" w14:textId="77777777" w:rsidR="00DB6563" w:rsidRDefault="00571926">
            <w:pPr>
              <w:spacing w:line="276" w:lineRule="auto"/>
              <w:rPr>
                <w:rFonts w:cs="Arial"/>
              </w:rPr>
            </w:pPr>
            <w:r>
              <w:rPr>
                <w:rFonts w:cs="Arial"/>
              </w:rPr>
              <w:t>0x0</w:t>
            </w:r>
          </w:p>
        </w:tc>
        <w:tc>
          <w:tcPr>
            <w:tcW w:w="3817" w:type="dxa"/>
            <w:tcBorders>
              <w:top w:val="single" w:sz="4" w:space="0" w:color="auto"/>
              <w:left w:val="single" w:sz="4" w:space="0" w:color="auto"/>
              <w:bottom w:val="single" w:sz="4" w:space="0" w:color="auto"/>
              <w:right w:val="single" w:sz="4" w:space="0" w:color="auto"/>
            </w:tcBorders>
            <w:hideMark/>
          </w:tcPr>
          <w:p w14:paraId="5CCACFC6" w14:textId="77777777" w:rsidR="00DB6563" w:rsidRDefault="00571926">
            <w:pPr>
              <w:autoSpaceDE w:val="0"/>
              <w:autoSpaceDN w:val="0"/>
              <w:adjustRightInd w:val="0"/>
              <w:rPr>
                <w:rFonts w:cs="Arial"/>
              </w:rPr>
            </w:pPr>
            <w:r>
              <w:rPr>
                <w:rFonts w:cs="Arial"/>
              </w:rPr>
              <w:t>this is when IO7 is not asserted</w:t>
            </w:r>
          </w:p>
        </w:tc>
      </w:tr>
      <w:tr w:rsidR="00DB6563" w14:paraId="5B00DEDB" w14:textId="77777777" w:rsidTr="00DB6563">
        <w:trPr>
          <w:jc w:val="center"/>
        </w:trPr>
        <w:tc>
          <w:tcPr>
            <w:tcW w:w="1705" w:type="dxa"/>
            <w:vMerge/>
            <w:tcBorders>
              <w:top w:val="single" w:sz="4" w:space="0" w:color="auto"/>
              <w:left w:val="single" w:sz="4" w:space="0" w:color="auto"/>
              <w:bottom w:val="single" w:sz="4" w:space="0" w:color="auto"/>
              <w:right w:val="single" w:sz="4" w:space="0" w:color="auto"/>
            </w:tcBorders>
            <w:vAlign w:val="center"/>
            <w:hideMark/>
          </w:tcPr>
          <w:p w14:paraId="5380ABAC" w14:textId="77777777" w:rsidR="00DB6563" w:rsidRDefault="00571926">
            <w:pPr>
              <w:rPr>
                <w:rFonts w:cs="Arial"/>
              </w:rPr>
            </w:pPr>
          </w:p>
        </w:tc>
        <w:tc>
          <w:tcPr>
            <w:tcW w:w="3192" w:type="dxa"/>
            <w:tcBorders>
              <w:top w:val="single" w:sz="4" w:space="0" w:color="auto"/>
              <w:left w:val="single" w:sz="4" w:space="0" w:color="auto"/>
              <w:bottom w:val="single" w:sz="4" w:space="0" w:color="auto"/>
              <w:right w:val="single" w:sz="4" w:space="0" w:color="auto"/>
            </w:tcBorders>
            <w:hideMark/>
          </w:tcPr>
          <w:p w14:paraId="0A46D08F" w14:textId="77777777" w:rsidR="00DB6563" w:rsidRDefault="00571926">
            <w:pPr>
              <w:spacing w:line="276" w:lineRule="auto"/>
              <w:rPr>
                <w:rFonts w:cs="Arial"/>
              </w:rPr>
            </w:pPr>
            <w:r>
              <w:rPr>
                <w:rFonts w:cs="Arial"/>
              </w:rPr>
              <w:t>Clip Detect asserted</w:t>
            </w:r>
          </w:p>
        </w:tc>
        <w:tc>
          <w:tcPr>
            <w:tcW w:w="900" w:type="dxa"/>
            <w:tcBorders>
              <w:top w:val="single" w:sz="4" w:space="0" w:color="auto"/>
              <w:left w:val="single" w:sz="4" w:space="0" w:color="auto"/>
              <w:bottom w:val="single" w:sz="4" w:space="0" w:color="auto"/>
              <w:right w:val="single" w:sz="4" w:space="0" w:color="auto"/>
            </w:tcBorders>
            <w:hideMark/>
          </w:tcPr>
          <w:p w14:paraId="59BBC714" w14:textId="77777777" w:rsidR="00DB6563" w:rsidRDefault="00571926">
            <w:pPr>
              <w:spacing w:line="276" w:lineRule="auto"/>
              <w:rPr>
                <w:rFonts w:cs="Arial"/>
              </w:rPr>
            </w:pPr>
            <w:r>
              <w:rPr>
                <w:rFonts w:cs="Arial"/>
              </w:rPr>
              <w:t>0x1</w:t>
            </w:r>
          </w:p>
        </w:tc>
        <w:tc>
          <w:tcPr>
            <w:tcW w:w="3817" w:type="dxa"/>
            <w:tcBorders>
              <w:top w:val="single" w:sz="4" w:space="0" w:color="auto"/>
              <w:left w:val="single" w:sz="4" w:space="0" w:color="auto"/>
              <w:bottom w:val="single" w:sz="4" w:space="0" w:color="auto"/>
              <w:right w:val="single" w:sz="4" w:space="0" w:color="auto"/>
            </w:tcBorders>
            <w:hideMark/>
          </w:tcPr>
          <w:p w14:paraId="13D12EE6" w14:textId="77777777" w:rsidR="00DB6563" w:rsidRDefault="00571926">
            <w:pPr>
              <w:spacing w:line="276" w:lineRule="auto"/>
              <w:rPr>
                <w:rFonts w:cs="Arial"/>
              </w:rPr>
            </w:pPr>
            <w:r>
              <w:rPr>
                <w:rFonts w:cs="Arial"/>
              </w:rPr>
              <w:t>this is when IO7 is asserted</w:t>
            </w:r>
          </w:p>
        </w:tc>
      </w:tr>
    </w:tbl>
    <w:p w14:paraId="4B726554" w14:textId="77777777" w:rsidR="00DB6563" w:rsidRDefault="00571926" w:rsidP="00DB6563">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46F2CAE0"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EA62553"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0A4B7500"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B5DD89A" w14:textId="77777777" w:rsidR="00D90FFA" w:rsidRPr="00775603" w:rsidRDefault="00571926" w:rsidP="0081629B">
            <w:pPr>
              <w:rPr>
                <w:vanish/>
                <w:color w:val="000000" w:themeColor="text1"/>
              </w:rPr>
            </w:pPr>
          </w:p>
        </w:tc>
      </w:tr>
    </w:tbl>
    <w:p w14:paraId="0BD42797" w14:textId="77777777" w:rsidR="00406F39" w:rsidRDefault="00571926" w:rsidP="00B9479B">
      <w:pPr>
        <w:pStyle w:val="Heading3"/>
      </w:pPr>
      <w:bookmarkStart w:id="13" w:name="_Toc82101618"/>
      <w:r w:rsidRPr="00B9479B">
        <w:t>HW/SWR-REQ-407102/A-I2C Signals</w:t>
      </w:r>
      <w:bookmarkEnd w:id="13"/>
    </w:p>
    <w:p w14:paraId="64FF943C" w14:textId="77777777" w:rsidR="00500605" w:rsidRPr="00E0388E" w:rsidRDefault="00571926" w:rsidP="00500605">
      <w:pPr>
        <w:rPr>
          <w:rFonts w:cs="Arial"/>
          <w:szCs w:val="18"/>
        </w:rPr>
      </w:pPr>
    </w:p>
    <w:p w14:paraId="3BE6AD78" w14:textId="77777777" w:rsidR="00E0388E" w:rsidRPr="00E0388E" w:rsidRDefault="00571926" w:rsidP="00E0388E">
      <w:pPr>
        <w:rPr>
          <w:rFonts w:cs="Arial"/>
          <w:szCs w:val="18"/>
        </w:rPr>
      </w:pPr>
      <w:r w:rsidRPr="00E0388E">
        <w:rPr>
          <w:rFonts w:cs="Arial"/>
          <w:szCs w:val="18"/>
        </w:rPr>
        <w:t>“IRQ” shall be connected to allow interrupts to be processed.</w:t>
      </w:r>
    </w:p>
    <w:p w14:paraId="1B99AF1C" w14:textId="77777777" w:rsidR="00E0388E" w:rsidRPr="00E0388E"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27912E0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1DF88D4"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2707B262"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7A02DBF" w14:textId="77777777" w:rsidR="00D90FFA" w:rsidRPr="00775603" w:rsidRDefault="00571926" w:rsidP="0081629B">
            <w:pPr>
              <w:rPr>
                <w:vanish/>
                <w:color w:val="000000" w:themeColor="text1"/>
              </w:rPr>
            </w:pPr>
          </w:p>
        </w:tc>
      </w:tr>
    </w:tbl>
    <w:p w14:paraId="6D5323B4" w14:textId="77777777" w:rsidR="00406F39" w:rsidRDefault="00571926" w:rsidP="00B9479B">
      <w:pPr>
        <w:pStyle w:val="Heading4"/>
      </w:pPr>
      <w:bookmarkStart w:id="14" w:name="_Toc82101619"/>
      <w:r w:rsidRPr="00B9479B">
        <w:t>HW/SWR-REQ-407103/A-I2C Command and Control</w:t>
      </w:r>
      <w:bookmarkEnd w:id="14"/>
    </w:p>
    <w:p w14:paraId="298DA2E2" w14:textId="77777777" w:rsidR="009F7329" w:rsidRPr="009F7329" w:rsidRDefault="00571926" w:rsidP="009F7329">
      <w:pPr>
        <w:spacing w:line="256" w:lineRule="auto"/>
        <w:rPr>
          <w:rFonts w:eastAsia="Calibri" w:cs="Arial"/>
        </w:rPr>
      </w:pPr>
      <w:r>
        <w:rPr>
          <w:rFonts w:eastAsia="Calibri" w:cs="Arial"/>
        </w:rPr>
        <w:t>If the supplier chooses to use I2C, t</w:t>
      </w:r>
      <w:r w:rsidRPr="009F7329">
        <w:rPr>
          <w:rFonts w:eastAsia="Calibri" w:cs="Arial"/>
        </w:rPr>
        <w:t xml:space="preserve">he supplier shall implement the I2C protocol and message set as defined in </w:t>
      </w:r>
      <w:r>
        <w:rPr>
          <w:rFonts w:eastAsia="Calibri" w:cs="Arial"/>
          <w:u w:val="single"/>
        </w:rPr>
        <w:t>Phoenix Audio</w:t>
      </w:r>
      <w:r w:rsidRPr="009F7329">
        <w:rPr>
          <w:rFonts w:eastAsia="Calibri" w:cs="Arial"/>
          <w:u w:val="single"/>
        </w:rPr>
        <w:t xml:space="preserve"> Peripheral Command and Control API Specification</w:t>
      </w:r>
      <w:r w:rsidRPr="009F7329">
        <w:rPr>
          <w:rFonts w:eastAsia="Calibri" w:cs="Arial"/>
        </w:rPr>
        <w:t>. This document defines the I2C</w:t>
      </w:r>
      <w:r>
        <w:rPr>
          <w:rFonts w:eastAsia="Calibri" w:cs="Arial"/>
        </w:rPr>
        <w:t xml:space="preserve"> a</w:t>
      </w:r>
      <w:r>
        <w:rPr>
          <w:rFonts w:eastAsia="Calibri" w:cs="Arial"/>
        </w:rPr>
        <w:t>nd SPI</w:t>
      </w:r>
      <w:r w:rsidRPr="009F7329">
        <w:rPr>
          <w:rFonts w:eastAsia="Calibri" w:cs="Arial"/>
        </w:rPr>
        <w:t xml:space="preserve"> communication protocol used to provide command and control using the A2B I2C</w:t>
      </w:r>
      <w:r>
        <w:rPr>
          <w:rFonts w:eastAsia="Calibri" w:cs="Arial"/>
        </w:rPr>
        <w:t>/SPI</w:t>
      </w:r>
      <w:r w:rsidRPr="009F7329">
        <w:rPr>
          <w:rFonts w:eastAsia="Calibri" w:cs="Arial"/>
        </w:rPr>
        <w:t xml:space="preserve"> backchannel.</w:t>
      </w:r>
    </w:p>
    <w:p w14:paraId="39AE808F" w14:textId="77777777" w:rsidR="009F7329" w:rsidRPr="009F7329" w:rsidRDefault="00571926" w:rsidP="009F7329">
      <w:pPr>
        <w:spacing w:line="256" w:lineRule="auto"/>
        <w:rPr>
          <w:rFonts w:eastAsia="Calibri"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29A3197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686BA39"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41711DB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114AE56" w14:textId="77777777" w:rsidR="00D90FFA" w:rsidRPr="00775603" w:rsidRDefault="00571926" w:rsidP="0081629B">
            <w:pPr>
              <w:rPr>
                <w:vanish/>
                <w:color w:val="000000" w:themeColor="text1"/>
              </w:rPr>
            </w:pPr>
          </w:p>
        </w:tc>
      </w:tr>
    </w:tbl>
    <w:p w14:paraId="2B8DD4B7" w14:textId="77777777" w:rsidR="00406F39" w:rsidRDefault="00571926" w:rsidP="00B9479B">
      <w:pPr>
        <w:pStyle w:val="Heading3"/>
      </w:pPr>
      <w:bookmarkStart w:id="15" w:name="_Toc82101620"/>
      <w:r w:rsidRPr="00B9479B">
        <w:t>HW/SWR-REQ-407189/A-SPI Signals</w:t>
      </w:r>
      <w:bookmarkEnd w:id="15"/>
    </w:p>
    <w:p w14:paraId="7B264525" w14:textId="77777777" w:rsidR="00500605" w:rsidRDefault="00571926"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1FF6E6E1"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637A663"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5AAA5712"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E040114" w14:textId="77777777" w:rsidR="00D90FFA" w:rsidRPr="00775603" w:rsidRDefault="00571926" w:rsidP="0081629B">
            <w:pPr>
              <w:rPr>
                <w:vanish/>
                <w:color w:val="000000" w:themeColor="text1"/>
              </w:rPr>
            </w:pPr>
          </w:p>
        </w:tc>
      </w:tr>
    </w:tbl>
    <w:p w14:paraId="53DB4293" w14:textId="77777777" w:rsidR="00406F39" w:rsidRDefault="00571926" w:rsidP="00B9479B">
      <w:pPr>
        <w:pStyle w:val="Heading4"/>
      </w:pPr>
      <w:bookmarkStart w:id="16" w:name="_Toc82101621"/>
      <w:r w:rsidRPr="00B9479B">
        <w:t>HW/SWR-REQ-407190/A-SPI Command and Control</w:t>
      </w:r>
      <w:bookmarkEnd w:id="16"/>
    </w:p>
    <w:p w14:paraId="1D95F6F8" w14:textId="77777777" w:rsidR="009F7329" w:rsidRPr="009F7329" w:rsidRDefault="00571926" w:rsidP="009F7329">
      <w:pPr>
        <w:spacing w:line="256" w:lineRule="auto"/>
        <w:rPr>
          <w:rFonts w:eastAsia="Calibri" w:cs="Arial"/>
        </w:rPr>
      </w:pPr>
      <w:r>
        <w:rPr>
          <w:rFonts w:eastAsia="Calibri" w:cs="Arial"/>
        </w:rPr>
        <w:t>If the supplier chooses to use SPI, t</w:t>
      </w:r>
      <w:r w:rsidRPr="009F7329">
        <w:rPr>
          <w:rFonts w:eastAsia="Calibri" w:cs="Arial"/>
        </w:rPr>
        <w:t xml:space="preserve">he supplier shall implement the </w:t>
      </w:r>
      <w:r>
        <w:rPr>
          <w:rFonts w:eastAsia="Calibri" w:cs="Arial"/>
        </w:rPr>
        <w:t>SPI</w:t>
      </w:r>
      <w:r w:rsidRPr="009F7329">
        <w:rPr>
          <w:rFonts w:eastAsia="Calibri" w:cs="Arial"/>
        </w:rPr>
        <w:t xml:space="preserve"> protocol and message set as defined in </w:t>
      </w:r>
      <w:r>
        <w:rPr>
          <w:rFonts w:eastAsia="Calibri" w:cs="Arial"/>
          <w:u w:val="single"/>
        </w:rPr>
        <w:t>Phoenix Audio</w:t>
      </w:r>
      <w:r w:rsidRPr="009F7329">
        <w:rPr>
          <w:rFonts w:eastAsia="Calibri" w:cs="Arial"/>
          <w:u w:val="single"/>
        </w:rPr>
        <w:t xml:space="preserve"> Peripheral Command and Control API Specification</w:t>
      </w:r>
      <w:r w:rsidRPr="009F7329">
        <w:rPr>
          <w:rFonts w:eastAsia="Calibri" w:cs="Arial"/>
        </w:rPr>
        <w:t xml:space="preserve">. This document defines the </w:t>
      </w:r>
      <w:r>
        <w:rPr>
          <w:rFonts w:eastAsia="Calibri" w:cs="Arial"/>
        </w:rPr>
        <w:t>I2C and SPI</w:t>
      </w:r>
      <w:r w:rsidRPr="009F7329">
        <w:rPr>
          <w:rFonts w:eastAsia="Calibri" w:cs="Arial"/>
        </w:rPr>
        <w:t xml:space="preserve"> communication protocol used to provide command and control using the A2B I2C</w:t>
      </w:r>
      <w:r>
        <w:rPr>
          <w:rFonts w:eastAsia="Calibri" w:cs="Arial"/>
        </w:rPr>
        <w:t>/SPI</w:t>
      </w:r>
      <w:r w:rsidRPr="009F7329">
        <w:rPr>
          <w:rFonts w:eastAsia="Calibri" w:cs="Arial"/>
        </w:rPr>
        <w:t xml:space="preserve"> backchannel.</w:t>
      </w:r>
    </w:p>
    <w:p w14:paraId="1D303B59" w14:textId="77777777" w:rsidR="009F7329" w:rsidRPr="009F7329" w:rsidRDefault="00571926" w:rsidP="009F7329">
      <w:pPr>
        <w:spacing w:line="256" w:lineRule="auto"/>
        <w:rPr>
          <w:rFonts w:eastAsia="Calibri"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5DC8DED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E618219"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340A28CA"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E1984D7" w14:textId="77777777" w:rsidR="00D90FFA" w:rsidRPr="00775603" w:rsidRDefault="00571926" w:rsidP="0081629B">
            <w:pPr>
              <w:rPr>
                <w:vanish/>
                <w:color w:val="000000" w:themeColor="text1"/>
              </w:rPr>
            </w:pPr>
          </w:p>
        </w:tc>
      </w:tr>
    </w:tbl>
    <w:p w14:paraId="04CB8A74" w14:textId="77777777" w:rsidR="00406F39" w:rsidRDefault="00571926" w:rsidP="00B9479B">
      <w:pPr>
        <w:pStyle w:val="Heading3"/>
      </w:pPr>
      <w:bookmarkStart w:id="17" w:name="_Toc82101622"/>
      <w:r w:rsidRPr="00B9479B">
        <w:t>HW/SWR-REQ-407104/A-Clock Signals</w:t>
      </w:r>
      <w:bookmarkEnd w:id="17"/>
    </w:p>
    <w:p w14:paraId="0F8B390B" w14:textId="77777777" w:rsidR="00500605" w:rsidRDefault="00571926"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164EB9D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B18179C"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650D44B3"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53CB589" w14:textId="77777777" w:rsidR="00D90FFA" w:rsidRPr="00775603" w:rsidRDefault="00571926" w:rsidP="0081629B">
            <w:pPr>
              <w:rPr>
                <w:vanish/>
                <w:color w:val="000000" w:themeColor="text1"/>
              </w:rPr>
            </w:pPr>
          </w:p>
        </w:tc>
      </w:tr>
    </w:tbl>
    <w:p w14:paraId="49117180" w14:textId="77777777" w:rsidR="00406F39" w:rsidRDefault="00571926" w:rsidP="00B9479B">
      <w:pPr>
        <w:pStyle w:val="Heading4"/>
      </w:pPr>
      <w:bookmarkStart w:id="18" w:name="_Toc82101623"/>
      <w:r w:rsidRPr="00B9479B">
        <w:t xml:space="preserve">HW/SWR-REQ-407105/A-Clock Signal </w:t>
      </w:r>
      <w:proofErr w:type="spellStart"/>
      <w:r w:rsidRPr="00B9479B">
        <w:t>Syncronization</w:t>
      </w:r>
      <w:proofErr w:type="spellEnd"/>
      <w:r w:rsidRPr="00B9479B">
        <w:t xml:space="preserve"> to A2B </w:t>
      </w:r>
      <w:r w:rsidRPr="00B9479B">
        <w:t>Streams</w:t>
      </w:r>
      <w:bookmarkEnd w:id="18"/>
    </w:p>
    <w:p w14:paraId="3D3C199C" w14:textId="77777777" w:rsidR="00500605" w:rsidRPr="00621549" w:rsidRDefault="00571926" w:rsidP="00500605">
      <w:pPr>
        <w:rPr>
          <w:rFonts w:cs="Arial"/>
        </w:rPr>
      </w:pPr>
    </w:p>
    <w:p w14:paraId="45AF54E8" w14:textId="77777777" w:rsidR="000B5B50" w:rsidRPr="00621549" w:rsidRDefault="00571926" w:rsidP="00500605">
      <w:pPr>
        <w:rPr>
          <w:rFonts w:cs="Arial"/>
        </w:rPr>
      </w:pPr>
      <w:r w:rsidRPr="00621549">
        <w:rPr>
          <w:rFonts w:cs="Arial"/>
        </w:rPr>
        <w:t xml:space="preserve">All Microphone signals and ‘Loopback’ signals on the A2B </w:t>
      </w:r>
      <w:r w:rsidRPr="00621549">
        <w:rPr>
          <w:rFonts w:cs="Arial"/>
        </w:rPr>
        <w:t>bus shall utilize the A2B Clock Pulse for analog to digital conversion, for transmission on the A2B bus, and for any intermediate/post processing of these signals.</w:t>
      </w:r>
    </w:p>
    <w:p w14:paraId="72591CF3" w14:textId="77777777" w:rsidR="000B5B50" w:rsidRPr="00621549"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4327AFD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FB879DB"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38200070"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4916015" w14:textId="77777777" w:rsidR="00D90FFA" w:rsidRPr="00775603" w:rsidRDefault="00571926" w:rsidP="0081629B">
            <w:pPr>
              <w:rPr>
                <w:vanish/>
                <w:color w:val="000000" w:themeColor="text1"/>
              </w:rPr>
            </w:pPr>
          </w:p>
        </w:tc>
      </w:tr>
    </w:tbl>
    <w:p w14:paraId="3EBD975D" w14:textId="77777777" w:rsidR="00406F39" w:rsidRDefault="00571926" w:rsidP="00B9479B">
      <w:pPr>
        <w:pStyle w:val="Heading3"/>
      </w:pPr>
      <w:bookmarkStart w:id="19" w:name="_Toc82101624"/>
      <w:r w:rsidRPr="00B9479B">
        <w:lastRenderedPageBreak/>
        <w:t>SWR-REQ-434538/A-A2B Mailbox</w:t>
      </w:r>
      <w:bookmarkEnd w:id="19"/>
    </w:p>
    <w:p w14:paraId="0A6499FD" w14:textId="77777777" w:rsidR="00500605" w:rsidRDefault="00571926"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14B5320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0743229"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51839EED"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64CF5F0" w14:textId="77777777" w:rsidR="00D90FFA" w:rsidRPr="00775603" w:rsidRDefault="00571926" w:rsidP="0081629B">
            <w:pPr>
              <w:rPr>
                <w:vanish/>
                <w:color w:val="000000" w:themeColor="text1"/>
              </w:rPr>
            </w:pPr>
          </w:p>
        </w:tc>
      </w:tr>
    </w:tbl>
    <w:p w14:paraId="4174C06A" w14:textId="77777777" w:rsidR="00406F39" w:rsidRDefault="00571926" w:rsidP="00B9479B">
      <w:pPr>
        <w:pStyle w:val="Heading4"/>
      </w:pPr>
      <w:bookmarkStart w:id="20" w:name="_Toc82101625"/>
      <w:r w:rsidRPr="00B9479B">
        <w:t>SWR-REQ-434539/A-A2B Mailbox</w:t>
      </w:r>
      <w:bookmarkEnd w:id="20"/>
    </w:p>
    <w:p w14:paraId="370685F0" w14:textId="77777777" w:rsidR="00500605" w:rsidRDefault="00571926" w:rsidP="00500605">
      <w:pPr>
        <w:rPr>
          <w:rFonts w:cs="Arial"/>
          <w:szCs w:val="18"/>
        </w:rPr>
      </w:pPr>
    </w:p>
    <w:p w14:paraId="104D2374" w14:textId="77777777" w:rsidR="008148E9" w:rsidRDefault="00571926" w:rsidP="00500605">
      <w:pPr>
        <w:rPr>
          <w:rFonts w:cs="Arial"/>
          <w:szCs w:val="18"/>
        </w:rPr>
      </w:pPr>
      <w:r>
        <w:rPr>
          <w:rFonts w:cs="Arial"/>
          <w:szCs w:val="18"/>
        </w:rPr>
        <w:t>The two mailboxes contained on the A2B Transceiver shall be configured as follows:</w:t>
      </w:r>
    </w:p>
    <w:p w14:paraId="7A55D5C1" w14:textId="77777777" w:rsidR="008148E9" w:rsidRDefault="00571926" w:rsidP="00775603">
      <w:pPr>
        <w:numPr>
          <w:ilvl w:val="0"/>
          <w:numId w:val="9"/>
        </w:numPr>
        <w:rPr>
          <w:rFonts w:cs="Arial"/>
          <w:szCs w:val="18"/>
        </w:rPr>
      </w:pPr>
      <w:r>
        <w:rPr>
          <w:rFonts w:cs="Arial"/>
          <w:szCs w:val="18"/>
        </w:rPr>
        <w:t>MBOX0 shall be configured for Receiving messages</w:t>
      </w:r>
    </w:p>
    <w:p w14:paraId="49F64B4B" w14:textId="77777777" w:rsidR="008148E9" w:rsidRDefault="00571926" w:rsidP="00775603">
      <w:pPr>
        <w:numPr>
          <w:ilvl w:val="0"/>
          <w:numId w:val="9"/>
        </w:numPr>
        <w:rPr>
          <w:rFonts w:cs="Arial"/>
          <w:szCs w:val="18"/>
        </w:rPr>
      </w:pPr>
      <w:r>
        <w:rPr>
          <w:rFonts w:cs="Arial"/>
          <w:szCs w:val="18"/>
        </w:rPr>
        <w:t xml:space="preserve">MBOX1 shall be </w:t>
      </w:r>
      <w:r>
        <w:rPr>
          <w:rFonts w:cs="Arial"/>
          <w:szCs w:val="18"/>
        </w:rPr>
        <w:t>configured for Sending messages</w:t>
      </w:r>
    </w:p>
    <w:p w14:paraId="08B35198" w14:textId="77777777" w:rsidR="008148E9" w:rsidRDefault="00571926" w:rsidP="008148E9">
      <w:pPr>
        <w:rPr>
          <w:rFonts w:cs="Arial"/>
          <w:szCs w:val="18"/>
        </w:rPr>
      </w:pPr>
    </w:p>
    <w:p w14:paraId="624DE36C" w14:textId="77777777" w:rsidR="008148E9" w:rsidRDefault="00571926" w:rsidP="008148E9">
      <w:pPr>
        <w:rPr>
          <w:rFonts w:cs="Arial"/>
          <w:szCs w:val="18"/>
        </w:rPr>
      </w:pPr>
      <w:r>
        <w:rPr>
          <w:rFonts w:cs="Arial"/>
          <w:szCs w:val="18"/>
        </w:rPr>
        <w:t>The above configurations shall be made on both the Main Node and all Sub Nodes.</w:t>
      </w:r>
    </w:p>
    <w:p w14:paraId="611A90B5" w14:textId="77777777" w:rsidR="008148E9" w:rsidRDefault="00571926" w:rsidP="008148E9">
      <w:pPr>
        <w:rPr>
          <w:rFonts w:cs="Arial"/>
          <w:szCs w:val="18"/>
        </w:rPr>
      </w:pPr>
    </w:p>
    <w:p w14:paraId="532E4DDD" w14:textId="77777777" w:rsidR="00850D8A" w:rsidRDefault="00571926" w:rsidP="008148E9">
      <w:pPr>
        <w:rPr>
          <w:rFonts w:cs="Arial"/>
          <w:szCs w:val="18"/>
        </w:rPr>
      </w:pPr>
      <w:r>
        <w:rPr>
          <w:rFonts w:cs="Arial"/>
          <w:szCs w:val="18"/>
        </w:rPr>
        <w:t xml:space="preserve">The A2B mailbox process shall follow the ADI process for sending and receiving messages and shall utilize the interrupt process defined in the </w:t>
      </w:r>
      <w:r w:rsidRPr="00850D8A">
        <w:rPr>
          <w:rFonts w:cs="Arial"/>
          <w:i/>
          <w:iCs/>
          <w:szCs w:val="18"/>
        </w:rPr>
        <w:t>AD243x A2B Transceiver Programming Reference</w:t>
      </w:r>
      <w:r>
        <w:rPr>
          <w:rFonts w:cs="Arial"/>
          <w:szCs w:val="18"/>
        </w:rPr>
        <w:t xml:space="preserve"> manual.</w:t>
      </w:r>
    </w:p>
    <w:p w14:paraId="326DF685" w14:textId="77777777" w:rsidR="00850D8A" w:rsidRPr="008148E9" w:rsidRDefault="00571926" w:rsidP="008148E9">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23D94721"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F9720FC"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19569C65"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18A7FD3" w14:textId="77777777" w:rsidR="00D90FFA" w:rsidRPr="00775603" w:rsidRDefault="00571926" w:rsidP="0081629B">
            <w:pPr>
              <w:rPr>
                <w:vanish/>
                <w:color w:val="000000" w:themeColor="text1"/>
              </w:rPr>
            </w:pPr>
          </w:p>
        </w:tc>
      </w:tr>
    </w:tbl>
    <w:p w14:paraId="2ABA80E5" w14:textId="77777777" w:rsidR="00406F39" w:rsidRDefault="00571926" w:rsidP="00B9479B">
      <w:pPr>
        <w:pStyle w:val="Heading2"/>
      </w:pPr>
      <w:bookmarkStart w:id="21" w:name="_Toc82101626"/>
      <w:r w:rsidRPr="00B9479B">
        <w:t>SWR-REQ-407106/A-Audio Client</w:t>
      </w:r>
      <w:bookmarkEnd w:id="21"/>
    </w:p>
    <w:p w14:paraId="4FEF9F7E" w14:textId="77777777" w:rsidR="00500605" w:rsidRPr="0073696D" w:rsidRDefault="00571926" w:rsidP="00500605">
      <w:pPr>
        <w:rPr>
          <w:rFonts w:cs="Arial"/>
        </w:rPr>
      </w:pPr>
      <w:r w:rsidRPr="0073696D">
        <w:rPr>
          <w:rFonts w:cs="Arial"/>
        </w:rPr>
        <w:t>The Audio Client is responsible for producing and transmitting the audio.</w:t>
      </w:r>
    </w:p>
    <w:p w14:paraId="36C6777F" w14:textId="77777777" w:rsidR="0073696D" w:rsidRPr="0073696D"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7F29938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6E30AFD"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19C8ABA3"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90D998D" w14:textId="77777777" w:rsidR="00D90FFA" w:rsidRPr="00775603" w:rsidRDefault="00571926" w:rsidP="0081629B">
            <w:pPr>
              <w:rPr>
                <w:vanish/>
                <w:color w:val="000000" w:themeColor="text1"/>
              </w:rPr>
            </w:pPr>
          </w:p>
        </w:tc>
      </w:tr>
    </w:tbl>
    <w:p w14:paraId="426D57F8" w14:textId="77777777" w:rsidR="00406F39" w:rsidRDefault="00571926" w:rsidP="00B9479B">
      <w:pPr>
        <w:pStyle w:val="Heading2"/>
      </w:pPr>
      <w:bookmarkStart w:id="22" w:name="_Toc82101627"/>
      <w:r w:rsidRPr="00B9479B">
        <w:t>SWR-REQ-407107/A-Audio Server</w:t>
      </w:r>
      <w:bookmarkEnd w:id="22"/>
    </w:p>
    <w:p w14:paraId="77D49111" w14:textId="77777777" w:rsidR="00056074" w:rsidRPr="00056074" w:rsidRDefault="00571926" w:rsidP="00056074">
      <w:pPr>
        <w:rPr>
          <w:rFonts w:cs="Arial"/>
        </w:rPr>
      </w:pPr>
      <w:r w:rsidRPr="00056074">
        <w:rPr>
          <w:rFonts w:cs="Arial"/>
        </w:rPr>
        <w:t>The Audio Server is responsible for receiving and sending the audio to speakers.</w:t>
      </w:r>
    </w:p>
    <w:p w14:paraId="30CE406C" w14:textId="77777777" w:rsidR="00500605" w:rsidRPr="00056074"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1A58F8A1"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38A43D3"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58C292C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246FF72" w14:textId="77777777" w:rsidR="00D90FFA" w:rsidRPr="00775603" w:rsidRDefault="00571926" w:rsidP="0081629B">
            <w:pPr>
              <w:rPr>
                <w:vanish/>
                <w:color w:val="000000" w:themeColor="text1"/>
              </w:rPr>
            </w:pPr>
          </w:p>
        </w:tc>
      </w:tr>
    </w:tbl>
    <w:p w14:paraId="3B85B861" w14:textId="77777777" w:rsidR="00406F39" w:rsidRDefault="00571926" w:rsidP="00B9479B">
      <w:pPr>
        <w:pStyle w:val="Heading2"/>
      </w:pPr>
      <w:bookmarkStart w:id="23" w:name="_Toc82101628"/>
      <w:r>
        <w:t>A2B Audio Stream ID assignments</w:t>
      </w:r>
      <w:bookmarkEnd w:id="23"/>
    </w:p>
    <w:p w14:paraId="13FF4426" w14:textId="77777777" w:rsidR="00406F39" w:rsidRDefault="00571926" w:rsidP="00B9479B">
      <w:pPr>
        <w:pStyle w:val="Heading3"/>
      </w:pPr>
      <w:bookmarkStart w:id="24" w:name="_Toc82101629"/>
      <w:r w:rsidRPr="00B9479B">
        <w:t>SWR-REQ-407108/B-A2B Downstream Stream IDs</w:t>
      </w:r>
      <w:bookmarkEnd w:id="24"/>
    </w:p>
    <w:p w14:paraId="42E6104A" w14:textId="77777777" w:rsidR="00B771AF" w:rsidRPr="00201A07" w:rsidRDefault="00571926" w:rsidP="00500605">
      <w:pPr>
        <w:rPr>
          <w:rFonts w:cs="Arial"/>
        </w:rPr>
      </w:pPr>
    </w:p>
    <w:tbl>
      <w:tblPr>
        <w:tblW w:w="8920" w:type="dxa"/>
        <w:jc w:val="center"/>
        <w:tblLook w:val="04A0" w:firstRow="1" w:lastRow="0" w:firstColumn="1" w:lastColumn="0" w:noHBand="0" w:noVBand="1"/>
      </w:tblPr>
      <w:tblGrid>
        <w:gridCol w:w="1800"/>
        <w:gridCol w:w="1530"/>
        <w:gridCol w:w="2800"/>
        <w:gridCol w:w="1080"/>
        <w:gridCol w:w="920"/>
        <w:gridCol w:w="790"/>
      </w:tblGrid>
      <w:tr w:rsidR="00201A07" w:rsidRPr="00391BC3" w14:paraId="5544698A" w14:textId="77777777" w:rsidTr="00201A07">
        <w:trPr>
          <w:trHeight w:val="804"/>
          <w:jc w:val="center"/>
        </w:trPr>
        <w:tc>
          <w:tcPr>
            <w:tcW w:w="180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0F0BC05A" w14:textId="77777777" w:rsidR="00391BC3" w:rsidRPr="00391BC3" w:rsidRDefault="00571926" w:rsidP="00201A07">
            <w:pPr>
              <w:jc w:val="center"/>
              <w:rPr>
                <w:rFonts w:cs="Arial"/>
                <w:b/>
                <w:bCs/>
                <w:color w:val="000000"/>
              </w:rPr>
            </w:pPr>
            <w:r w:rsidRPr="00391BC3">
              <w:rPr>
                <w:rFonts w:cs="Arial"/>
                <w:b/>
                <w:bCs/>
                <w:color w:val="000000"/>
              </w:rPr>
              <w:t>Stream Identifier</w:t>
            </w:r>
          </w:p>
        </w:tc>
        <w:tc>
          <w:tcPr>
            <w:tcW w:w="1530" w:type="dxa"/>
            <w:tcBorders>
              <w:top w:val="single" w:sz="8" w:space="0" w:color="auto"/>
              <w:left w:val="nil"/>
              <w:bottom w:val="double" w:sz="6" w:space="0" w:color="auto"/>
              <w:right w:val="single" w:sz="4" w:space="0" w:color="auto"/>
            </w:tcBorders>
            <w:shd w:val="clear" w:color="auto" w:fill="auto"/>
            <w:vAlign w:val="center"/>
            <w:hideMark/>
          </w:tcPr>
          <w:p w14:paraId="50DEEB86" w14:textId="77777777" w:rsidR="00391BC3" w:rsidRPr="00391BC3" w:rsidRDefault="00571926" w:rsidP="00201A07">
            <w:pPr>
              <w:jc w:val="center"/>
              <w:rPr>
                <w:rFonts w:cs="Arial"/>
                <w:b/>
                <w:bCs/>
                <w:color w:val="000000"/>
              </w:rPr>
            </w:pPr>
            <w:r w:rsidRPr="00391BC3">
              <w:rPr>
                <w:rFonts w:cs="Arial"/>
                <w:b/>
                <w:bCs/>
                <w:color w:val="000000"/>
              </w:rPr>
              <w:t>Audio Management SPSS</w:t>
            </w:r>
          </w:p>
        </w:tc>
        <w:tc>
          <w:tcPr>
            <w:tcW w:w="2800" w:type="dxa"/>
            <w:tcBorders>
              <w:top w:val="single" w:sz="8" w:space="0" w:color="auto"/>
              <w:left w:val="nil"/>
              <w:bottom w:val="double" w:sz="6" w:space="0" w:color="auto"/>
              <w:right w:val="single" w:sz="4" w:space="0" w:color="auto"/>
            </w:tcBorders>
            <w:shd w:val="clear" w:color="auto" w:fill="auto"/>
            <w:vAlign w:val="center"/>
            <w:hideMark/>
          </w:tcPr>
          <w:p w14:paraId="12FE61AD" w14:textId="77777777" w:rsidR="00391BC3" w:rsidRPr="00391BC3" w:rsidRDefault="00571926" w:rsidP="00201A07">
            <w:pPr>
              <w:jc w:val="center"/>
              <w:rPr>
                <w:rFonts w:cs="Arial"/>
                <w:b/>
                <w:bCs/>
                <w:color w:val="000000"/>
              </w:rPr>
            </w:pPr>
            <w:r w:rsidRPr="00391BC3">
              <w:rPr>
                <w:rFonts w:cs="Arial"/>
                <w:b/>
                <w:bCs/>
                <w:color w:val="000000"/>
              </w:rPr>
              <w:t>Stream Name</w:t>
            </w:r>
          </w:p>
        </w:tc>
        <w:tc>
          <w:tcPr>
            <w:tcW w:w="1080" w:type="dxa"/>
            <w:tcBorders>
              <w:top w:val="single" w:sz="8" w:space="0" w:color="auto"/>
              <w:left w:val="nil"/>
              <w:bottom w:val="double" w:sz="6" w:space="0" w:color="auto"/>
              <w:right w:val="single" w:sz="4" w:space="0" w:color="auto"/>
            </w:tcBorders>
            <w:shd w:val="clear" w:color="auto" w:fill="auto"/>
            <w:vAlign w:val="center"/>
            <w:hideMark/>
          </w:tcPr>
          <w:p w14:paraId="43F5F633" w14:textId="77777777" w:rsidR="00391BC3" w:rsidRPr="00391BC3" w:rsidRDefault="00571926" w:rsidP="00201A07">
            <w:pPr>
              <w:jc w:val="center"/>
              <w:rPr>
                <w:rFonts w:cs="Arial"/>
                <w:b/>
                <w:bCs/>
                <w:color w:val="000000"/>
              </w:rPr>
            </w:pPr>
            <w:r w:rsidRPr="00391BC3">
              <w:rPr>
                <w:rFonts w:cs="Arial"/>
                <w:b/>
                <w:bCs/>
                <w:color w:val="000000"/>
              </w:rPr>
              <w:t>Sample Rate</w:t>
            </w:r>
          </w:p>
        </w:tc>
        <w:tc>
          <w:tcPr>
            <w:tcW w:w="920" w:type="dxa"/>
            <w:tcBorders>
              <w:top w:val="single" w:sz="8" w:space="0" w:color="auto"/>
              <w:left w:val="nil"/>
              <w:bottom w:val="double" w:sz="6" w:space="0" w:color="auto"/>
              <w:right w:val="single" w:sz="4" w:space="0" w:color="auto"/>
            </w:tcBorders>
            <w:shd w:val="clear" w:color="auto" w:fill="auto"/>
            <w:vAlign w:val="center"/>
            <w:hideMark/>
          </w:tcPr>
          <w:p w14:paraId="4DF2DFE3" w14:textId="77777777" w:rsidR="00391BC3" w:rsidRPr="00391BC3" w:rsidRDefault="00571926" w:rsidP="00201A07">
            <w:pPr>
              <w:jc w:val="center"/>
              <w:rPr>
                <w:rFonts w:cs="Arial"/>
                <w:b/>
                <w:bCs/>
                <w:color w:val="000000"/>
              </w:rPr>
            </w:pPr>
            <w:r w:rsidRPr="00391BC3">
              <w:rPr>
                <w:rFonts w:cs="Arial"/>
                <w:b/>
                <w:bCs/>
                <w:color w:val="000000"/>
              </w:rPr>
              <w:t>Data Size</w:t>
            </w:r>
          </w:p>
        </w:tc>
        <w:tc>
          <w:tcPr>
            <w:tcW w:w="790" w:type="dxa"/>
            <w:tcBorders>
              <w:top w:val="single" w:sz="8" w:space="0" w:color="auto"/>
              <w:left w:val="nil"/>
              <w:bottom w:val="double" w:sz="6" w:space="0" w:color="auto"/>
              <w:right w:val="single" w:sz="8" w:space="0" w:color="auto"/>
            </w:tcBorders>
            <w:shd w:val="clear" w:color="auto" w:fill="auto"/>
            <w:vAlign w:val="center"/>
            <w:hideMark/>
          </w:tcPr>
          <w:p w14:paraId="7983EDBD" w14:textId="77777777" w:rsidR="00391BC3" w:rsidRPr="00391BC3" w:rsidRDefault="00571926" w:rsidP="00201A07">
            <w:pPr>
              <w:jc w:val="center"/>
              <w:rPr>
                <w:rFonts w:cs="Arial"/>
                <w:b/>
                <w:bCs/>
                <w:color w:val="000000"/>
              </w:rPr>
            </w:pPr>
            <w:r w:rsidRPr="00391BC3">
              <w:rPr>
                <w:rFonts w:cs="Arial"/>
                <w:b/>
                <w:bCs/>
                <w:color w:val="000000"/>
              </w:rPr>
              <w:t>Slots Used</w:t>
            </w:r>
          </w:p>
        </w:tc>
      </w:tr>
      <w:tr w:rsidR="00201A07" w:rsidRPr="00391BC3" w14:paraId="327048EB" w14:textId="77777777" w:rsidTr="00201A07">
        <w:trPr>
          <w:trHeight w:val="23"/>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3C91B2F7" w14:textId="77777777" w:rsidR="00391BC3" w:rsidRPr="00391BC3" w:rsidRDefault="00571926" w:rsidP="00201A07">
            <w:pPr>
              <w:jc w:val="center"/>
              <w:rPr>
                <w:rFonts w:cs="Arial"/>
                <w:color w:val="000000"/>
              </w:rPr>
            </w:pPr>
            <w:r w:rsidRPr="00391BC3">
              <w:rPr>
                <w:rFonts w:cs="Arial"/>
                <w:color w:val="000000"/>
              </w:rPr>
              <w:t>Stream ID 1</w:t>
            </w:r>
          </w:p>
        </w:tc>
        <w:tc>
          <w:tcPr>
            <w:tcW w:w="1530" w:type="dxa"/>
            <w:tcBorders>
              <w:top w:val="nil"/>
              <w:left w:val="nil"/>
              <w:bottom w:val="single" w:sz="4" w:space="0" w:color="auto"/>
              <w:right w:val="single" w:sz="4" w:space="0" w:color="auto"/>
            </w:tcBorders>
            <w:shd w:val="clear" w:color="auto" w:fill="auto"/>
            <w:noWrap/>
            <w:vAlign w:val="center"/>
            <w:hideMark/>
          </w:tcPr>
          <w:p w14:paraId="3C8B93C9" w14:textId="77777777" w:rsidR="00391BC3" w:rsidRPr="00391BC3" w:rsidRDefault="00571926"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51B148A1" w14:textId="77777777" w:rsidR="00391BC3" w:rsidRPr="00391BC3" w:rsidRDefault="00571926" w:rsidP="00201A07">
            <w:pPr>
              <w:jc w:val="center"/>
              <w:rPr>
                <w:rFonts w:cs="Arial"/>
                <w:color w:val="000000"/>
              </w:rPr>
            </w:pPr>
            <w:r w:rsidRPr="00391BC3">
              <w:rPr>
                <w:rFonts w:cs="Arial"/>
                <w:color w:val="000000"/>
              </w:rPr>
              <w:t>PAC Tuner Audio</w:t>
            </w:r>
          </w:p>
        </w:tc>
        <w:tc>
          <w:tcPr>
            <w:tcW w:w="1080" w:type="dxa"/>
            <w:tcBorders>
              <w:top w:val="nil"/>
              <w:left w:val="nil"/>
              <w:bottom w:val="single" w:sz="4" w:space="0" w:color="auto"/>
              <w:right w:val="single" w:sz="4" w:space="0" w:color="auto"/>
            </w:tcBorders>
            <w:shd w:val="clear" w:color="auto" w:fill="auto"/>
            <w:vAlign w:val="center"/>
            <w:hideMark/>
          </w:tcPr>
          <w:p w14:paraId="193C34B0"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35BE0281"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5572DC0A"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3CE749DF"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18AA3EAF" w14:textId="77777777" w:rsidR="00391BC3" w:rsidRPr="00391BC3" w:rsidRDefault="00571926" w:rsidP="00201A07">
            <w:pPr>
              <w:jc w:val="center"/>
              <w:rPr>
                <w:rFonts w:cs="Arial"/>
                <w:color w:val="000000"/>
              </w:rPr>
            </w:pPr>
            <w:r w:rsidRPr="00391BC3">
              <w:rPr>
                <w:rFonts w:cs="Arial"/>
                <w:color w:val="000000"/>
              </w:rPr>
              <w:t>Stream ID 2</w:t>
            </w:r>
          </w:p>
        </w:tc>
        <w:tc>
          <w:tcPr>
            <w:tcW w:w="1530" w:type="dxa"/>
            <w:tcBorders>
              <w:top w:val="nil"/>
              <w:left w:val="nil"/>
              <w:bottom w:val="single" w:sz="4" w:space="0" w:color="auto"/>
              <w:right w:val="single" w:sz="4" w:space="0" w:color="auto"/>
            </w:tcBorders>
            <w:shd w:val="clear" w:color="auto" w:fill="auto"/>
            <w:noWrap/>
            <w:vAlign w:val="center"/>
            <w:hideMark/>
          </w:tcPr>
          <w:p w14:paraId="563374D9" w14:textId="77777777" w:rsidR="00391BC3" w:rsidRPr="00391BC3" w:rsidRDefault="00571926"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0F16884B" w14:textId="77777777" w:rsidR="00391BC3" w:rsidRPr="00391BC3" w:rsidRDefault="00571926" w:rsidP="00201A07">
            <w:pPr>
              <w:jc w:val="center"/>
              <w:rPr>
                <w:rFonts w:cs="Arial"/>
                <w:color w:val="000000"/>
              </w:rPr>
            </w:pPr>
            <w:r w:rsidRPr="00391BC3">
              <w:rPr>
                <w:rFonts w:cs="Arial"/>
                <w:color w:val="000000"/>
              </w:rPr>
              <w:t>PAC Tuner Audio</w:t>
            </w:r>
          </w:p>
        </w:tc>
        <w:tc>
          <w:tcPr>
            <w:tcW w:w="1080" w:type="dxa"/>
            <w:tcBorders>
              <w:top w:val="nil"/>
              <w:left w:val="nil"/>
              <w:bottom w:val="single" w:sz="4" w:space="0" w:color="auto"/>
              <w:right w:val="single" w:sz="4" w:space="0" w:color="auto"/>
            </w:tcBorders>
            <w:shd w:val="clear" w:color="auto" w:fill="auto"/>
            <w:vAlign w:val="center"/>
            <w:hideMark/>
          </w:tcPr>
          <w:p w14:paraId="6E776874"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75EF27B8"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2D3A82A"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4FE9BA15"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1009B82C" w14:textId="77777777" w:rsidR="00391BC3" w:rsidRPr="00391BC3" w:rsidRDefault="00571926" w:rsidP="00201A07">
            <w:pPr>
              <w:jc w:val="center"/>
              <w:rPr>
                <w:rFonts w:cs="Arial"/>
                <w:color w:val="000000"/>
              </w:rPr>
            </w:pPr>
            <w:r w:rsidRPr="00391BC3">
              <w:rPr>
                <w:rFonts w:cs="Arial"/>
                <w:color w:val="000000"/>
              </w:rPr>
              <w:t>Stream ID 3</w:t>
            </w:r>
          </w:p>
        </w:tc>
        <w:tc>
          <w:tcPr>
            <w:tcW w:w="1530" w:type="dxa"/>
            <w:tcBorders>
              <w:top w:val="nil"/>
              <w:left w:val="nil"/>
              <w:bottom w:val="single" w:sz="4" w:space="0" w:color="auto"/>
              <w:right w:val="single" w:sz="4" w:space="0" w:color="auto"/>
            </w:tcBorders>
            <w:shd w:val="clear" w:color="auto" w:fill="auto"/>
            <w:noWrap/>
            <w:vAlign w:val="center"/>
            <w:hideMark/>
          </w:tcPr>
          <w:p w14:paraId="5FEB2063" w14:textId="77777777" w:rsidR="00391BC3" w:rsidRPr="00391BC3" w:rsidRDefault="00571926"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5A465CD7" w14:textId="77777777" w:rsidR="00391BC3" w:rsidRPr="00391BC3" w:rsidRDefault="00571926" w:rsidP="00201A07">
            <w:pPr>
              <w:jc w:val="center"/>
              <w:rPr>
                <w:rFonts w:cs="Arial"/>
                <w:color w:val="000000"/>
              </w:rPr>
            </w:pPr>
            <w:r w:rsidRPr="00391BC3">
              <w:rPr>
                <w:rFonts w:cs="Arial"/>
                <w:color w:val="000000"/>
              </w:rPr>
              <w:t>Android Audio Loopback</w:t>
            </w:r>
          </w:p>
        </w:tc>
        <w:tc>
          <w:tcPr>
            <w:tcW w:w="1080" w:type="dxa"/>
            <w:tcBorders>
              <w:top w:val="nil"/>
              <w:left w:val="nil"/>
              <w:bottom w:val="single" w:sz="4" w:space="0" w:color="auto"/>
              <w:right w:val="single" w:sz="4" w:space="0" w:color="auto"/>
            </w:tcBorders>
            <w:shd w:val="clear" w:color="auto" w:fill="auto"/>
            <w:vAlign w:val="center"/>
            <w:hideMark/>
          </w:tcPr>
          <w:p w14:paraId="58648D01"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24824498"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348E3DE8"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0E688B55"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5494986F" w14:textId="77777777" w:rsidR="00391BC3" w:rsidRPr="00391BC3" w:rsidRDefault="00571926" w:rsidP="00201A07">
            <w:pPr>
              <w:jc w:val="center"/>
              <w:rPr>
                <w:rFonts w:cs="Arial"/>
                <w:color w:val="000000"/>
              </w:rPr>
            </w:pPr>
            <w:r w:rsidRPr="00391BC3">
              <w:rPr>
                <w:rFonts w:cs="Arial"/>
                <w:color w:val="000000"/>
              </w:rPr>
              <w:t>Stream ID 4</w:t>
            </w:r>
          </w:p>
        </w:tc>
        <w:tc>
          <w:tcPr>
            <w:tcW w:w="1530" w:type="dxa"/>
            <w:tcBorders>
              <w:top w:val="nil"/>
              <w:left w:val="nil"/>
              <w:bottom w:val="single" w:sz="4" w:space="0" w:color="auto"/>
              <w:right w:val="single" w:sz="4" w:space="0" w:color="auto"/>
            </w:tcBorders>
            <w:shd w:val="clear" w:color="auto" w:fill="auto"/>
            <w:noWrap/>
            <w:vAlign w:val="center"/>
            <w:hideMark/>
          </w:tcPr>
          <w:p w14:paraId="63A8CE3D" w14:textId="77777777" w:rsidR="00391BC3" w:rsidRPr="00391BC3" w:rsidRDefault="00571926"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5DFCD3EC" w14:textId="77777777" w:rsidR="00391BC3" w:rsidRPr="00391BC3" w:rsidRDefault="00571926" w:rsidP="00201A07">
            <w:pPr>
              <w:jc w:val="center"/>
              <w:rPr>
                <w:rFonts w:cs="Arial"/>
                <w:color w:val="000000"/>
              </w:rPr>
            </w:pPr>
            <w:r w:rsidRPr="00391BC3">
              <w:rPr>
                <w:rFonts w:cs="Arial"/>
                <w:color w:val="000000"/>
              </w:rPr>
              <w:t>Android Audio Loopback</w:t>
            </w:r>
          </w:p>
        </w:tc>
        <w:tc>
          <w:tcPr>
            <w:tcW w:w="1080" w:type="dxa"/>
            <w:tcBorders>
              <w:top w:val="nil"/>
              <w:left w:val="nil"/>
              <w:bottom w:val="single" w:sz="4" w:space="0" w:color="auto"/>
              <w:right w:val="single" w:sz="4" w:space="0" w:color="auto"/>
            </w:tcBorders>
            <w:shd w:val="clear" w:color="auto" w:fill="auto"/>
            <w:vAlign w:val="center"/>
            <w:hideMark/>
          </w:tcPr>
          <w:p w14:paraId="475AF5CD"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079496FD"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6A710F65"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19F5F5FB"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5BB5F619" w14:textId="77777777" w:rsidR="00391BC3" w:rsidRPr="00391BC3" w:rsidRDefault="00571926" w:rsidP="00201A07">
            <w:pPr>
              <w:jc w:val="center"/>
              <w:rPr>
                <w:rFonts w:cs="Arial"/>
                <w:color w:val="000000"/>
              </w:rPr>
            </w:pPr>
            <w:r w:rsidRPr="00391BC3">
              <w:rPr>
                <w:rFonts w:cs="Arial"/>
                <w:color w:val="000000"/>
              </w:rPr>
              <w:t>Stream ID 5</w:t>
            </w:r>
          </w:p>
        </w:tc>
        <w:tc>
          <w:tcPr>
            <w:tcW w:w="1530" w:type="dxa"/>
            <w:tcBorders>
              <w:top w:val="nil"/>
              <w:left w:val="nil"/>
              <w:bottom w:val="single" w:sz="4" w:space="0" w:color="auto"/>
              <w:right w:val="single" w:sz="4" w:space="0" w:color="auto"/>
            </w:tcBorders>
            <w:shd w:val="clear" w:color="auto" w:fill="auto"/>
            <w:noWrap/>
            <w:vAlign w:val="center"/>
            <w:hideMark/>
          </w:tcPr>
          <w:p w14:paraId="6EAEFC17" w14:textId="77777777" w:rsidR="00391BC3" w:rsidRPr="00391BC3" w:rsidRDefault="00571926"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4A09E47C" w14:textId="77777777" w:rsidR="00391BC3" w:rsidRPr="00391BC3" w:rsidRDefault="00571926" w:rsidP="00201A07">
            <w:pPr>
              <w:jc w:val="center"/>
              <w:rPr>
                <w:rFonts w:cs="Arial"/>
                <w:color w:val="000000"/>
              </w:rPr>
            </w:pPr>
            <w:r w:rsidRPr="00391BC3">
              <w:rPr>
                <w:rFonts w:cs="Arial"/>
                <w:color w:val="000000"/>
              </w:rPr>
              <w:t>Android Audio Loopback</w:t>
            </w:r>
          </w:p>
        </w:tc>
        <w:tc>
          <w:tcPr>
            <w:tcW w:w="1080" w:type="dxa"/>
            <w:tcBorders>
              <w:top w:val="nil"/>
              <w:left w:val="nil"/>
              <w:bottom w:val="single" w:sz="4" w:space="0" w:color="auto"/>
              <w:right w:val="single" w:sz="4" w:space="0" w:color="auto"/>
            </w:tcBorders>
            <w:shd w:val="clear" w:color="auto" w:fill="auto"/>
            <w:vAlign w:val="center"/>
            <w:hideMark/>
          </w:tcPr>
          <w:p w14:paraId="788F32B3"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2898EC13"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0DA54FE0"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6514C514"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0BEA5B1B" w14:textId="77777777" w:rsidR="00391BC3" w:rsidRPr="00391BC3" w:rsidRDefault="00571926" w:rsidP="00201A07">
            <w:pPr>
              <w:jc w:val="center"/>
              <w:rPr>
                <w:rFonts w:cs="Arial"/>
                <w:color w:val="000000"/>
              </w:rPr>
            </w:pPr>
            <w:r w:rsidRPr="00391BC3">
              <w:rPr>
                <w:rFonts w:cs="Arial"/>
                <w:color w:val="000000"/>
              </w:rPr>
              <w:t>Stream ID 6</w:t>
            </w:r>
          </w:p>
        </w:tc>
        <w:tc>
          <w:tcPr>
            <w:tcW w:w="1530" w:type="dxa"/>
            <w:tcBorders>
              <w:top w:val="nil"/>
              <w:left w:val="nil"/>
              <w:bottom w:val="single" w:sz="4" w:space="0" w:color="auto"/>
              <w:right w:val="single" w:sz="4" w:space="0" w:color="auto"/>
            </w:tcBorders>
            <w:shd w:val="clear" w:color="auto" w:fill="auto"/>
            <w:noWrap/>
            <w:vAlign w:val="center"/>
            <w:hideMark/>
          </w:tcPr>
          <w:p w14:paraId="38B5C1C6" w14:textId="77777777" w:rsidR="00391BC3" w:rsidRPr="00391BC3" w:rsidRDefault="00571926"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2FD78DCA" w14:textId="77777777" w:rsidR="00391BC3" w:rsidRPr="00391BC3" w:rsidRDefault="00571926" w:rsidP="00201A07">
            <w:pPr>
              <w:jc w:val="center"/>
              <w:rPr>
                <w:rFonts w:cs="Arial"/>
                <w:color w:val="000000"/>
              </w:rPr>
            </w:pPr>
            <w:r w:rsidRPr="00391BC3">
              <w:rPr>
                <w:rFonts w:cs="Arial"/>
                <w:color w:val="000000"/>
              </w:rPr>
              <w:t>Android Audio Loopback</w:t>
            </w:r>
          </w:p>
        </w:tc>
        <w:tc>
          <w:tcPr>
            <w:tcW w:w="1080" w:type="dxa"/>
            <w:tcBorders>
              <w:top w:val="nil"/>
              <w:left w:val="nil"/>
              <w:bottom w:val="single" w:sz="4" w:space="0" w:color="auto"/>
              <w:right w:val="single" w:sz="4" w:space="0" w:color="auto"/>
            </w:tcBorders>
            <w:shd w:val="clear" w:color="auto" w:fill="auto"/>
            <w:vAlign w:val="center"/>
            <w:hideMark/>
          </w:tcPr>
          <w:p w14:paraId="7B675572"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4645F92A"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057498C1"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24D9EDFE"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8D98D78" w14:textId="77777777" w:rsidR="00391BC3" w:rsidRPr="00391BC3" w:rsidRDefault="00571926" w:rsidP="00201A07">
            <w:pPr>
              <w:jc w:val="center"/>
              <w:rPr>
                <w:rFonts w:cs="Arial"/>
                <w:color w:val="000000"/>
              </w:rPr>
            </w:pPr>
            <w:r w:rsidRPr="00391BC3">
              <w:rPr>
                <w:rFonts w:cs="Arial"/>
                <w:color w:val="000000"/>
              </w:rPr>
              <w:t>Stream ID 7</w:t>
            </w:r>
          </w:p>
        </w:tc>
        <w:tc>
          <w:tcPr>
            <w:tcW w:w="1530" w:type="dxa"/>
            <w:tcBorders>
              <w:top w:val="nil"/>
              <w:left w:val="nil"/>
              <w:bottom w:val="single" w:sz="4" w:space="0" w:color="auto"/>
              <w:right w:val="single" w:sz="4" w:space="0" w:color="auto"/>
            </w:tcBorders>
            <w:shd w:val="clear" w:color="auto" w:fill="auto"/>
            <w:noWrap/>
            <w:vAlign w:val="center"/>
            <w:hideMark/>
          </w:tcPr>
          <w:p w14:paraId="7D15226F" w14:textId="77777777" w:rsidR="00391BC3" w:rsidRPr="00391BC3" w:rsidRDefault="00571926"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2ED70778" w14:textId="77777777" w:rsidR="00391BC3" w:rsidRPr="00391BC3" w:rsidRDefault="00571926"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0A4645E9"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44F4C1C7"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CBAC9BA"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3D1AA180"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578BE1D8" w14:textId="77777777" w:rsidR="00391BC3" w:rsidRPr="00391BC3" w:rsidRDefault="00571926" w:rsidP="00201A07">
            <w:pPr>
              <w:jc w:val="center"/>
              <w:rPr>
                <w:rFonts w:cs="Arial"/>
                <w:color w:val="000000"/>
              </w:rPr>
            </w:pPr>
            <w:r w:rsidRPr="00391BC3">
              <w:rPr>
                <w:rFonts w:cs="Arial"/>
                <w:color w:val="000000"/>
              </w:rPr>
              <w:t>Stream ID 8</w:t>
            </w:r>
          </w:p>
        </w:tc>
        <w:tc>
          <w:tcPr>
            <w:tcW w:w="1530" w:type="dxa"/>
            <w:tcBorders>
              <w:top w:val="nil"/>
              <w:left w:val="nil"/>
              <w:bottom w:val="single" w:sz="4" w:space="0" w:color="auto"/>
              <w:right w:val="single" w:sz="4" w:space="0" w:color="auto"/>
            </w:tcBorders>
            <w:shd w:val="clear" w:color="auto" w:fill="auto"/>
            <w:noWrap/>
            <w:vAlign w:val="center"/>
            <w:hideMark/>
          </w:tcPr>
          <w:p w14:paraId="2C63FAA1" w14:textId="77777777" w:rsidR="00391BC3" w:rsidRPr="00391BC3" w:rsidRDefault="00571926"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1292C031" w14:textId="77777777" w:rsidR="00391BC3" w:rsidRPr="00391BC3" w:rsidRDefault="00571926"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22E3D924"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1A0DFC8B"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259E1865"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33E20293"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41B277ED" w14:textId="77777777" w:rsidR="00391BC3" w:rsidRPr="00391BC3" w:rsidRDefault="00571926" w:rsidP="00201A07">
            <w:pPr>
              <w:jc w:val="center"/>
              <w:rPr>
                <w:rFonts w:cs="Arial"/>
                <w:color w:val="000000"/>
              </w:rPr>
            </w:pPr>
            <w:r w:rsidRPr="00391BC3">
              <w:rPr>
                <w:rFonts w:cs="Arial"/>
                <w:color w:val="000000"/>
              </w:rPr>
              <w:t>Stream ID 9</w:t>
            </w:r>
          </w:p>
        </w:tc>
        <w:tc>
          <w:tcPr>
            <w:tcW w:w="1530" w:type="dxa"/>
            <w:tcBorders>
              <w:top w:val="nil"/>
              <w:left w:val="nil"/>
              <w:bottom w:val="single" w:sz="4" w:space="0" w:color="auto"/>
              <w:right w:val="single" w:sz="4" w:space="0" w:color="auto"/>
            </w:tcBorders>
            <w:shd w:val="clear" w:color="auto" w:fill="auto"/>
            <w:noWrap/>
            <w:vAlign w:val="center"/>
            <w:hideMark/>
          </w:tcPr>
          <w:p w14:paraId="76AFA36C" w14:textId="77777777" w:rsidR="00391BC3" w:rsidRPr="00391BC3" w:rsidRDefault="00571926"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4B1D6EC1" w14:textId="77777777" w:rsidR="00391BC3" w:rsidRPr="00391BC3" w:rsidRDefault="00571926"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432EBA27"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72A8546A"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3EBB5614"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62F241B7"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00899BEB" w14:textId="77777777" w:rsidR="00391BC3" w:rsidRPr="00391BC3" w:rsidRDefault="00571926" w:rsidP="00201A07">
            <w:pPr>
              <w:jc w:val="center"/>
              <w:rPr>
                <w:rFonts w:cs="Arial"/>
                <w:color w:val="000000"/>
              </w:rPr>
            </w:pPr>
            <w:r w:rsidRPr="00391BC3">
              <w:rPr>
                <w:rFonts w:cs="Arial"/>
                <w:color w:val="000000"/>
              </w:rPr>
              <w:t>Stream ID 10</w:t>
            </w:r>
          </w:p>
        </w:tc>
        <w:tc>
          <w:tcPr>
            <w:tcW w:w="1530" w:type="dxa"/>
            <w:tcBorders>
              <w:top w:val="nil"/>
              <w:left w:val="nil"/>
              <w:bottom w:val="single" w:sz="4" w:space="0" w:color="auto"/>
              <w:right w:val="single" w:sz="4" w:space="0" w:color="auto"/>
            </w:tcBorders>
            <w:shd w:val="clear" w:color="auto" w:fill="auto"/>
            <w:noWrap/>
            <w:vAlign w:val="center"/>
            <w:hideMark/>
          </w:tcPr>
          <w:p w14:paraId="3A2F4A08" w14:textId="77777777" w:rsidR="00391BC3" w:rsidRPr="00391BC3" w:rsidRDefault="00571926"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4337EF92" w14:textId="77777777" w:rsidR="00391BC3" w:rsidRPr="00391BC3" w:rsidRDefault="00571926" w:rsidP="00201A07">
            <w:pPr>
              <w:jc w:val="center"/>
              <w:rPr>
                <w:rFonts w:cs="Arial"/>
                <w:color w:val="000000"/>
              </w:rPr>
            </w:pPr>
            <w:r w:rsidRPr="00391BC3">
              <w:rPr>
                <w:rFonts w:cs="Arial"/>
                <w:color w:val="000000"/>
              </w:rPr>
              <w:t>Premium Audio (Stereo)</w:t>
            </w:r>
          </w:p>
        </w:tc>
        <w:tc>
          <w:tcPr>
            <w:tcW w:w="1080" w:type="dxa"/>
            <w:tcBorders>
              <w:top w:val="nil"/>
              <w:left w:val="nil"/>
              <w:bottom w:val="single" w:sz="4" w:space="0" w:color="auto"/>
              <w:right w:val="single" w:sz="4" w:space="0" w:color="auto"/>
            </w:tcBorders>
            <w:shd w:val="clear" w:color="auto" w:fill="auto"/>
            <w:vAlign w:val="center"/>
            <w:hideMark/>
          </w:tcPr>
          <w:p w14:paraId="53EE9119"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02415CDA"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2093D8D6"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72C6A00D"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02CFEE43" w14:textId="77777777" w:rsidR="00391BC3" w:rsidRPr="00391BC3" w:rsidRDefault="00571926" w:rsidP="00201A07">
            <w:pPr>
              <w:jc w:val="center"/>
              <w:rPr>
                <w:rFonts w:cs="Arial"/>
                <w:color w:val="000000"/>
              </w:rPr>
            </w:pPr>
            <w:r w:rsidRPr="00391BC3">
              <w:rPr>
                <w:rFonts w:cs="Arial"/>
                <w:color w:val="000000"/>
              </w:rPr>
              <w:t>Stream ID 11</w:t>
            </w:r>
          </w:p>
        </w:tc>
        <w:tc>
          <w:tcPr>
            <w:tcW w:w="1530" w:type="dxa"/>
            <w:tcBorders>
              <w:top w:val="nil"/>
              <w:left w:val="nil"/>
              <w:bottom w:val="single" w:sz="4" w:space="0" w:color="auto"/>
              <w:right w:val="single" w:sz="4" w:space="0" w:color="auto"/>
            </w:tcBorders>
            <w:shd w:val="clear" w:color="auto" w:fill="auto"/>
            <w:noWrap/>
            <w:vAlign w:val="center"/>
            <w:hideMark/>
          </w:tcPr>
          <w:p w14:paraId="7DF43F93" w14:textId="77777777" w:rsidR="00391BC3" w:rsidRPr="00391BC3" w:rsidRDefault="00571926"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1E37F64C" w14:textId="77777777" w:rsidR="00391BC3" w:rsidRPr="00391BC3" w:rsidRDefault="00571926"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63F090CF"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1EF02ED1"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F40C4B0"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3F3D9A59"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48F70656" w14:textId="77777777" w:rsidR="00391BC3" w:rsidRPr="00391BC3" w:rsidRDefault="00571926" w:rsidP="00201A07">
            <w:pPr>
              <w:jc w:val="center"/>
              <w:rPr>
                <w:rFonts w:cs="Arial"/>
                <w:color w:val="000000"/>
              </w:rPr>
            </w:pPr>
            <w:r w:rsidRPr="00391BC3">
              <w:rPr>
                <w:rFonts w:cs="Arial"/>
                <w:color w:val="000000"/>
              </w:rPr>
              <w:t>Stream ID 12</w:t>
            </w:r>
          </w:p>
        </w:tc>
        <w:tc>
          <w:tcPr>
            <w:tcW w:w="1530" w:type="dxa"/>
            <w:tcBorders>
              <w:top w:val="nil"/>
              <w:left w:val="nil"/>
              <w:bottom w:val="single" w:sz="4" w:space="0" w:color="auto"/>
              <w:right w:val="single" w:sz="4" w:space="0" w:color="auto"/>
            </w:tcBorders>
            <w:shd w:val="clear" w:color="auto" w:fill="auto"/>
            <w:noWrap/>
            <w:vAlign w:val="center"/>
            <w:hideMark/>
          </w:tcPr>
          <w:p w14:paraId="47BAF592" w14:textId="77777777" w:rsidR="00391BC3" w:rsidRPr="00391BC3" w:rsidRDefault="00571926"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6A6BC431" w14:textId="77777777" w:rsidR="00391BC3" w:rsidRPr="00391BC3" w:rsidRDefault="00571926"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43528A0E"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50871766"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69997580"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30C4A017"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395722EC" w14:textId="77777777" w:rsidR="00391BC3" w:rsidRPr="00391BC3" w:rsidRDefault="00571926" w:rsidP="00201A07">
            <w:pPr>
              <w:jc w:val="center"/>
              <w:rPr>
                <w:rFonts w:cs="Arial"/>
                <w:color w:val="000000"/>
              </w:rPr>
            </w:pPr>
            <w:r w:rsidRPr="00391BC3">
              <w:rPr>
                <w:rFonts w:cs="Arial"/>
                <w:color w:val="000000"/>
              </w:rPr>
              <w:t>Stream ID 13</w:t>
            </w:r>
          </w:p>
        </w:tc>
        <w:tc>
          <w:tcPr>
            <w:tcW w:w="1530" w:type="dxa"/>
            <w:tcBorders>
              <w:top w:val="nil"/>
              <w:left w:val="nil"/>
              <w:bottom w:val="single" w:sz="4" w:space="0" w:color="auto"/>
              <w:right w:val="single" w:sz="4" w:space="0" w:color="auto"/>
            </w:tcBorders>
            <w:shd w:val="clear" w:color="auto" w:fill="auto"/>
            <w:noWrap/>
            <w:vAlign w:val="center"/>
            <w:hideMark/>
          </w:tcPr>
          <w:p w14:paraId="5EE3825D" w14:textId="77777777" w:rsidR="00391BC3" w:rsidRPr="00391BC3" w:rsidRDefault="00571926"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590D0053" w14:textId="77777777" w:rsidR="00391BC3" w:rsidRPr="00391BC3" w:rsidRDefault="00571926"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62D2687C"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3CFF524F"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2A0584CE"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49166DC4"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023E5040" w14:textId="77777777" w:rsidR="00391BC3" w:rsidRPr="00391BC3" w:rsidRDefault="00571926" w:rsidP="00201A07">
            <w:pPr>
              <w:jc w:val="center"/>
              <w:rPr>
                <w:rFonts w:cs="Arial"/>
                <w:color w:val="000000"/>
              </w:rPr>
            </w:pPr>
            <w:r w:rsidRPr="00391BC3">
              <w:rPr>
                <w:rFonts w:cs="Arial"/>
                <w:color w:val="000000"/>
              </w:rPr>
              <w:t>Stream ID 14</w:t>
            </w:r>
          </w:p>
        </w:tc>
        <w:tc>
          <w:tcPr>
            <w:tcW w:w="1530" w:type="dxa"/>
            <w:tcBorders>
              <w:top w:val="nil"/>
              <w:left w:val="nil"/>
              <w:bottom w:val="single" w:sz="4" w:space="0" w:color="auto"/>
              <w:right w:val="single" w:sz="4" w:space="0" w:color="auto"/>
            </w:tcBorders>
            <w:shd w:val="clear" w:color="auto" w:fill="auto"/>
            <w:noWrap/>
            <w:vAlign w:val="center"/>
            <w:hideMark/>
          </w:tcPr>
          <w:p w14:paraId="2B995C13" w14:textId="77777777" w:rsidR="00391BC3" w:rsidRPr="00391BC3" w:rsidRDefault="00571926"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356E20EB" w14:textId="77777777" w:rsidR="00391BC3" w:rsidRPr="00391BC3" w:rsidRDefault="00571926"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5CF1A3F2"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3D2B6D2E"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460857A0"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4465776B"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7C7DCD78" w14:textId="77777777" w:rsidR="00391BC3" w:rsidRPr="00391BC3" w:rsidRDefault="00571926" w:rsidP="00201A07">
            <w:pPr>
              <w:jc w:val="center"/>
              <w:rPr>
                <w:rFonts w:cs="Arial"/>
                <w:color w:val="000000"/>
              </w:rPr>
            </w:pPr>
            <w:r w:rsidRPr="00391BC3">
              <w:rPr>
                <w:rFonts w:cs="Arial"/>
                <w:color w:val="000000"/>
              </w:rPr>
              <w:t>Stream ID 15</w:t>
            </w:r>
          </w:p>
        </w:tc>
        <w:tc>
          <w:tcPr>
            <w:tcW w:w="1530" w:type="dxa"/>
            <w:tcBorders>
              <w:top w:val="nil"/>
              <w:left w:val="nil"/>
              <w:bottom w:val="single" w:sz="4" w:space="0" w:color="auto"/>
              <w:right w:val="single" w:sz="4" w:space="0" w:color="auto"/>
            </w:tcBorders>
            <w:shd w:val="clear" w:color="auto" w:fill="auto"/>
            <w:noWrap/>
            <w:vAlign w:val="center"/>
            <w:hideMark/>
          </w:tcPr>
          <w:p w14:paraId="01406990" w14:textId="77777777" w:rsidR="00391BC3" w:rsidRPr="00391BC3" w:rsidRDefault="00571926"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1F1E5B42" w14:textId="77777777" w:rsidR="00391BC3" w:rsidRPr="00391BC3" w:rsidRDefault="00571926"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6A9FB151"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0B625A91"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57391848"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648DA42D"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03A327FB" w14:textId="77777777" w:rsidR="00391BC3" w:rsidRPr="00391BC3" w:rsidRDefault="00571926" w:rsidP="00201A07">
            <w:pPr>
              <w:jc w:val="center"/>
              <w:rPr>
                <w:rFonts w:cs="Arial"/>
                <w:color w:val="000000"/>
              </w:rPr>
            </w:pPr>
            <w:r w:rsidRPr="00391BC3">
              <w:rPr>
                <w:rFonts w:cs="Arial"/>
                <w:color w:val="000000"/>
              </w:rPr>
              <w:t>Stream ID 16</w:t>
            </w:r>
          </w:p>
        </w:tc>
        <w:tc>
          <w:tcPr>
            <w:tcW w:w="1530" w:type="dxa"/>
            <w:tcBorders>
              <w:top w:val="nil"/>
              <w:left w:val="nil"/>
              <w:bottom w:val="single" w:sz="4" w:space="0" w:color="auto"/>
              <w:right w:val="single" w:sz="4" w:space="0" w:color="auto"/>
            </w:tcBorders>
            <w:shd w:val="clear" w:color="auto" w:fill="auto"/>
            <w:noWrap/>
            <w:vAlign w:val="center"/>
            <w:hideMark/>
          </w:tcPr>
          <w:p w14:paraId="25416F13" w14:textId="77777777" w:rsidR="00391BC3" w:rsidRPr="00391BC3" w:rsidRDefault="00571926"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5A4EE9CB" w14:textId="77777777" w:rsidR="00391BC3" w:rsidRPr="00391BC3" w:rsidRDefault="00571926" w:rsidP="00201A07">
            <w:pPr>
              <w:jc w:val="center"/>
              <w:rPr>
                <w:rFonts w:cs="Arial"/>
                <w:color w:val="000000"/>
              </w:rPr>
            </w:pPr>
            <w:r w:rsidRPr="00391BC3">
              <w:rPr>
                <w:rFonts w:cs="Arial"/>
                <w:color w:val="000000"/>
              </w:rPr>
              <w:t>PAC Mic Input</w:t>
            </w:r>
          </w:p>
        </w:tc>
        <w:tc>
          <w:tcPr>
            <w:tcW w:w="1080" w:type="dxa"/>
            <w:tcBorders>
              <w:top w:val="nil"/>
              <w:left w:val="nil"/>
              <w:bottom w:val="single" w:sz="4" w:space="0" w:color="auto"/>
              <w:right w:val="single" w:sz="4" w:space="0" w:color="auto"/>
            </w:tcBorders>
            <w:shd w:val="clear" w:color="auto" w:fill="auto"/>
            <w:vAlign w:val="center"/>
            <w:hideMark/>
          </w:tcPr>
          <w:p w14:paraId="206BEBF0"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67470BD6"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2B9DECAE"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5D3F2678"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8E051CD" w14:textId="77777777" w:rsidR="00391BC3" w:rsidRPr="00391BC3" w:rsidRDefault="00571926" w:rsidP="00201A07">
            <w:pPr>
              <w:jc w:val="center"/>
              <w:rPr>
                <w:rFonts w:cs="Arial"/>
                <w:color w:val="000000"/>
              </w:rPr>
            </w:pPr>
            <w:r w:rsidRPr="00391BC3">
              <w:rPr>
                <w:rFonts w:cs="Arial"/>
                <w:color w:val="000000"/>
              </w:rPr>
              <w:lastRenderedPageBreak/>
              <w:t>Stream ID 17</w:t>
            </w:r>
          </w:p>
        </w:tc>
        <w:tc>
          <w:tcPr>
            <w:tcW w:w="1530" w:type="dxa"/>
            <w:tcBorders>
              <w:top w:val="nil"/>
              <w:left w:val="nil"/>
              <w:bottom w:val="single" w:sz="4" w:space="0" w:color="auto"/>
              <w:right w:val="single" w:sz="4" w:space="0" w:color="auto"/>
            </w:tcBorders>
            <w:shd w:val="clear" w:color="auto" w:fill="auto"/>
            <w:noWrap/>
            <w:vAlign w:val="center"/>
            <w:hideMark/>
          </w:tcPr>
          <w:p w14:paraId="40AEFE30" w14:textId="77777777" w:rsidR="00391BC3" w:rsidRPr="00391BC3" w:rsidRDefault="00571926" w:rsidP="00201A07">
            <w:pPr>
              <w:jc w:val="center"/>
              <w:rPr>
                <w:rFonts w:cs="Arial"/>
                <w:color w:val="000000"/>
              </w:rPr>
            </w:pPr>
            <w:ins w:id="25" w:author="Walus, David (D.M.)" w:date="2021-09-09T16:46:00Z">
              <w:r>
                <w:rPr>
                  <w:rFonts w:cs="Arial"/>
                  <w:color w:val="000000"/>
                </w:rPr>
                <w:t>BT_Zone2</w:t>
              </w:r>
            </w:ins>
          </w:p>
        </w:tc>
        <w:tc>
          <w:tcPr>
            <w:tcW w:w="2800" w:type="dxa"/>
            <w:tcBorders>
              <w:top w:val="nil"/>
              <w:left w:val="nil"/>
              <w:bottom w:val="single" w:sz="4" w:space="0" w:color="auto"/>
              <w:right w:val="single" w:sz="4" w:space="0" w:color="auto"/>
            </w:tcBorders>
            <w:shd w:val="clear" w:color="auto" w:fill="auto"/>
            <w:noWrap/>
            <w:vAlign w:val="center"/>
            <w:hideMark/>
          </w:tcPr>
          <w:p w14:paraId="145A53AD" w14:textId="77777777" w:rsidR="00391BC3" w:rsidRPr="00391BC3" w:rsidRDefault="00571926" w:rsidP="00201A07">
            <w:pPr>
              <w:jc w:val="center"/>
              <w:rPr>
                <w:rFonts w:cs="Arial"/>
                <w:color w:val="000000"/>
              </w:rPr>
            </w:pPr>
            <w:r w:rsidRPr="00391BC3">
              <w:rPr>
                <w:rFonts w:cs="Arial"/>
                <w:color w:val="000000"/>
              </w:rPr>
              <w:t>BT Audio Channels</w:t>
            </w:r>
          </w:p>
        </w:tc>
        <w:tc>
          <w:tcPr>
            <w:tcW w:w="1080" w:type="dxa"/>
            <w:tcBorders>
              <w:top w:val="nil"/>
              <w:left w:val="nil"/>
              <w:bottom w:val="single" w:sz="4" w:space="0" w:color="auto"/>
              <w:right w:val="single" w:sz="4" w:space="0" w:color="auto"/>
            </w:tcBorders>
            <w:shd w:val="clear" w:color="auto" w:fill="auto"/>
            <w:vAlign w:val="center"/>
            <w:hideMark/>
          </w:tcPr>
          <w:p w14:paraId="6848DE53"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4E86051F"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067F507B"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688C91D6"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5AB3B4BD" w14:textId="77777777" w:rsidR="00391BC3" w:rsidRPr="00391BC3" w:rsidRDefault="00571926" w:rsidP="00201A07">
            <w:pPr>
              <w:jc w:val="center"/>
              <w:rPr>
                <w:rFonts w:cs="Arial"/>
                <w:color w:val="000000"/>
              </w:rPr>
            </w:pPr>
            <w:r w:rsidRPr="00391BC3">
              <w:rPr>
                <w:rFonts w:cs="Arial"/>
                <w:color w:val="000000"/>
              </w:rPr>
              <w:t>Stream ID 18</w:t>
            </w:r>
          </w:p>
        </w:tc>
        <w:tc>
          <w:tcPr>
            <w:tcW w:w="1530" w:type="dxa"/>
            <w:tcBorders>
              <w:top w:val="nil"/>
              <w:left w:val="nil"/>
              <w:bottom w:val="single" w:sz="4" w:space="0" w:color="auto"/>
              <w:right w:val="single" w:sz="4" w:space="0" w:color="auto"/>
            </w:tcBorders>
            <w:shd w:val="clear" w:color="auto" w:fill="auto"/>
            <w:noWrap/>
            <w:vAlign w:val="center"/>
            <w:hideMark/>
          </w:tcPr>
          <w:p w14:paraId="3B29AD1F" w14:textId="77777777" w:rsidR="00391BC3" w:rsidRPr="00391BC3" w:rsidRDefault="00571926" w:rsidP="00201A07">
            <w:pPr>
              <w:jc w:val="center"/>
              <w:rPr>
                <w:rFonts w:cs="Arial"/>
                <w:color w:val="000000"/>
              </w:rPr>
            </w:pPr>
            <w:ins w:id="26" w:author="Walus, David (D.M.)" w:date="2021-09-09T16:46:00Z">
              <w:r>
                <w:rPr>
                  <w:rFonts w:cs="Arial"/>
                  <w:color w:val="000000"/>
                </w:rPr>
                <w:t>BT_Zone3</w:t>
              </w:r>
            </w:ins>
          </w:p>
        </w:tc>
        <w:tc>
          <w:tcPr>
            <w:tcW w:w="2800" w:type="dxa"/>
            <w:tcBorders>
              <w:top w:val="nil"/>
              <w:left w:val="nil"/>
              <w:bottom w:val="single" w:sz="4" w:space="0" w:color="auto"/>
              <w:right w:val="single" w:sz="4" w:space="0" w:color="auto"/>
            </w:tcBorders>
            <w:shd w:val="clear" w:color="auto" w:fill="auto"/>
            <w:noWrap/>
            <w:vAlign w:val="center"/>
            <w:hideMark/>
          </w:tcPr>
          <w:p w14:paraId="48E35EC5" w14:textId="77777777" w:rsidR="00391BC3" w:rsidRPr="00391BC3" w:rsidRDefault="00571926" w:rsidP="00201A07">
            <w:pPr>
              <w:jc w:val="center"/>
              <w:rPr>
                <w:rFonts w:cs="Arial"/>
                <w:color w:val="000000"/>
              </w:rPr>
            </w:pPr>
            <w:r w:rsidRPr="00391BC3">
              <w:rPr>
                <w:rFonts w:cs="Arial"/>
                <w:color w:val="000000"/>
              </w:rPr>
              <w:t>BT Audio Channels</w:t>
            </w:r>
          </w:p>
        </w:tc>
        <w:tc>
          <w:tcPr>
            <w:tcW w:w="1080" w:type="dxa"/>
            <w:tcBorders>
              <w:top w:val="nil"/>
              <w:left w:val="nil"/>
              <w:bottom w:val="single" w:sz="4" w:space="0" w:color="auto"/>
              <w:right w:val="single" w:sz="4" w:space="0" w:color="auto"/>
            </w:tcBorders>
            <w:shd w:val="clear" w:color="auto" w:fill="auto"/>
            <w:vAlign w:val="center"/>
            <w:hideMark/>
          </w:tcPr>
          <w:p w14:paraId="55B7839B"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7C40BB8E"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5A682627"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6B2AE6A3"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73C3BF9E" w14:textId="77777777" w:rsidR="00391BC3" w:rsidRPr="00391BC3" w:rsidRDefault="00571926" w:rsidP="00201A07">
            <w:pPr>
              <w:jc w:val="center"/>
              <w:rPr>
                <w:rFonts w:cs="Arial"/>
                <w:color w:val="000000"/>
              </w:rPr>
            </w:pPr>
            <w:r w:rsidRPr="00391BC3">
              <w:rPr>
                <w:rFonts w:cs="Arial"/>
                <w:color w:val="000000"/>
              </w:rPr>
              <w:t>Stream ID 19</w:t>
            </w:r>
          </w:p>
        </w:tc>
        <w:tc>
          <w:tcPr>
            <w:tcW w:w="1530" w:type="dxa"/>
            <w:tcBorders>
              <w:top w:val="nil"/>
              <w:left w:val="nil"/>
              <w:bottom w:val="single" w:sz="4" w:space="0" w:color="auto"/>
              <w:right w:val="single" w:sz="4" w:space="0" w:color="auto"/>
            </w:tcBorders>
            <w:shd w:val="clear" w:color="auto" w:fill="auto"/>
            <w:noWrap/>
            <w:vAlign w:val="center"/>
            <w:hideMark/>
          </w:tcPr>
          <w:p w14:paraId="379AFA6C" w14:textId="77777777" w:rsidR="00391BC3" w:rsidRPr="00391BC3" w:rsidRDefault="00571926" w:rsidP="00201A07">
            <w:pPr>
              <w:jc w:val="center"/>
              <w:rPr>
                <w:rFonts w:cs="Arial"/>
                <w:color w:val="000000"/>
              </w:rPr>
            </w:pPr>
            <w:ins w:id="27" w:author="Walus, David (D.M.)" w:date="2021-09-09T16:46:00Z">
              <w:r>
                <w:rPr>
                  <w:rFonts w:cs="Arial"/>
                  <w:color w:val="000000"/>
                </w:rPr>
                <w:t>BT_Zone4</w:t>
              </w:r>
            </w:ins>
          </w:p>
        </w:tc>
        <w:tc>
          <w:tcPr>
            <w:tcW w:w="2800" w:type="dxa"/>
            <w:tcBorders>
              <w:top w:val="nil"/>
              <w:left w:val="nil"/>
              <w:bottom w:val="single" w:sz="4" w:space="0" w:color="auto"/>
              <w:right w:val="single" w:sz="4" w:space="0" w:color="auto"/>
            </w:tcBorders>
            <w:shd w:val="clear" w:color="auto" w:fill="auto"/>
            <w:noWrap/>
            <w:vAlign w:val="center"/>
            <w:hideMark/>
          </w:tcPr>
          <w:p w14:paraId="4F85DBF9" w14:textId="77777777" w:rsidR="00391BC3" w:rsidRPr="00391BC3" w:rsidRDefault="00571926" w:rsidP="00201A07">
            <w:pPr>
              <w:jc w:val="center"/>
              <w:rPr>
                <w:rFonts w:cs="Arial"/>
                <w:color w:val="000000"/>
              </w:rPr>
            </w:pPr>
            <w:r w:rsidRPr="00391BC3">
              <w:rPr>
                <w:rFonts w:cs="Arial"/>
                <w:color w:val="000000"/>
              </w:rPr>
              <w:t>BT Audio Channels</w:t>
            </w:r>
          </w:p>
        </w:tc>
        <w:tc>
          <w:tcPr>
            <w:tcW w:w="1080" w:type="dxa"/>
            <w:tcBorders>
              <w:top w:val="nil"/>
              <w:left w:val="nil"/>
              <w:bottom w:val="single" w:sz="4" w:space="0" w:color="auto"/>
              <w:right w:val="single" w:sz="4" w:space="0" w:color="auto"/>
            </w:tcBorders>
            <w:shd w:val="clear" w:color="auto" w:fill="auto"/>
            <w:vAlign w:val="center"/>
            <w:hideMark/>
          </w:tcPr>
          <w:p w14:paraId="5D54B805"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16248C7C"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132E1D68"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6662AC1F"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67DEDC78" w14:textId="77777777" w:rsidR="00391BC3" w:rsidRPr="00391BC3" w:rsidRDefault="00571926" w:rsidP="00201A07">
            <w:pPr>
              <w:jc w:val="center"/>
              <w:rPr>
                <w:rFonts w:cs="Arial"/>
                <w:color w:val="000000"/>
              </w:rPr>
            </w:pPr>
            <w:r w:rsidRPr="00391BC3">
              <w:rPr>
                <w:rFonts w:cs="Arial"/>
                <w:color w:val="000000"/>
              </w:rPr>
              <w:t>Stream ID 20</w:t>
            </w:r>
          </w:p>
        </w:tc>
        <w:tc>
          <w:tcPr>
            <w:tcW w:w="1530" w:type="dxa"/>
            <w:tcBorders>
              <w:top w:val="nil"/>
              <w:left w:val="nil"/>
              <w:bottom w:val="single" w:sz="4" w:space="0" w:color="auto"/>
              <w:right w:val="single" w:sz="4" w:space="0" w:color="auto"/>
            </w:tcBorders>
            <w:shd w:val="clear" w:color="auto" w:fill="auto"/>
            <w:noWrap/>
            <w:vAlign w:val="center"/>
            <w:hideMark/>
          </w:tcPr>
          <w:p w14:paraId="6BBCDF1A" w14:textId="77777777" w:rsidR="00391BC3" w:rsidRPr="00391BC3" w:rsidRDefault="00571926" w:rsidP="00201A07">
            <w:pPr>
              <w:jc w:val="center"/>
              <w:rPr>
                <w:rFonts w:cs="Arial"/>
                <w:color w:val="000000"/>
              </w:rPr>
            </w:pPr>
            <w:ins w:id="28" w:author="Walus, David (D.M.)" w:date="2021-09-09T16:46:00Z">
              <w:r>
                <w:rPr>
                  <w:rFonts w:cs="Arial"/>
                  <w:color w:val="000000"/>
                </w:rPr>
                <w:t>BT_Zone</w:t>
              </w:r>
            </w:ins>
            <w:ins w:id="29" w:author="Walus, David (D.M.)" w:date="2021-09-09T16:47:00Z">
              <w:r>
                <w:rPr>
                  <w:rFonts w:cs="Arial"/>
                  <w:color w:val="000000"/>
                </w:rPr>
                <w:t>5</w:t>
              </w:r>
            </w:ins>
          </w:p>
        </w:tc>
        <w:tc>
          <w:tcPr>
            <w:tcW w:w="2800" w:type="dxa"/>
            <w:tcBorders>
              <w:top w:val="nil"/>
              <w:left w:val="nil"/>
              <w:bottom w:val="single" w:sz="4" w:space="0" w:color="auto"/>
              <w:right w:val="single" w:sz="4" w:space="0" w:color="auto"/>
            </w:tcBorders>
            <w:shd w:val="clear" w:color="auto" w:fill="auto"/>
            <w:noWrap/>
            <w:vAlign w:val="center"/>
            <w:hideMark/>
          </w:tcPr>
          <w:p w14:paraId="47C7DDC8" w14:textId="77777777" w:rsidR="00391BC3" w:rsidRPr="00391BC3" w:rsidRDefault="00571926" w:rsidP="00201A07">
            <w:pPr>
              <w:jc w:val="center"/>
              <w:rPr>
                <w:rFonts w:cs="Arial"/>
                <w:color w:val="000000"/>
              </w:rPr>
            </w:pPr>
            <w:r w:rsidRPr="00391BC3">
              <w:rPr>
                <w:rFonts w:cs="Arial"/>
                <w:color w:val="000000"/>
              </w:rPr>
              <w:t>BT Audio Channels</w:t>
            </w:r>
          </w:p>
        </w:tc>
        <w:tc>
          <w:tcPr>
            <w:tcW w:w="1080" w:type="dxa"/>
            <w:tcBorders>
              <w:top w:val="nil"/>
              <w:left w:val="nil"/>
              <w:bottom w:val="single" w:sz="4" w:space="0" w:color="auto"/>
              <w:right w:val="single" w:sz="4" w:space="0" w:color="auto"/>
            </w:tcBorders>
            <w:shd w:val="clear" w:color="auto" w:fill="auto"/>
            <w:vAlign w:val="center"/>
            <w:hideMark/>
          </w:tcPr>
          <w:p w14:paraId="59942CE1"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248A8ACF"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1FBDD38"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60AE7716"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727207FC" w14:textId="77777777" w:rsidR="00391BC3" w:rsidRPr="00391BC3" w:rsidRDefault="00571926" w:rsidP="00201A07">
            <w:pPr>
              <w:jc w:val="center"/>
              <w:rPr>
                <w:rFonts w:cs="Arial"/>
                <w:color w:val="000000"/>
              </w:rPr>
            </w:pPr>
            <w:r w:rsidRPr="00391BC3">
              <w:rPr>
                <w:rFonts w:cs="Arial"/>
                <w:color w:val="000000"/>
              </w:rPr>
              <w:t>Stream ID 21</w:t>
            </w:r>
          </w:p>
        </w:tc>
        <w:tc>
          <w:tcPr>
            <w:tcW w:w="1530" w:type="dxa"/>
            <w:tcBorders>
              <w:top w:val="nil"/>
              <w:left w:val="nil"/>
              <w:bottom w:val="single" w:sz="4" w:space="0" w:color="auto"/>
              <w:right w:val="single" w:sz="4" w:space="0" w:color="auto"/>
            </w:tcBorders>
            <w:shd w:val="clear" w:color="auto" w:fill="auto"/>
            <w:noWrap/>
            <w:vAlign w:val="center"/>
            <w:hideMark/>
          </w:tcPr>
          <w:p w14:paraId="1BA94FE0" w14:textId="77777777" w:rsidR="00391BC3" w:rsidRPr="00391BC3" w:rsidRDefault="00571926"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496A0BA2" w14:textId="77777777" w:rsidR="00391BC3" w:rsidRPr="00391BC3" w:rsidRDefault="00571926" w:rsidP="00201A07">
            <w:pPr>
              <w:jc w:val="center"/>
              <w:rPr>
                <w:rFonts w:cs="Arial"/>
                <w:color w:val="000000"/>
              </w:rPr>
            </w:pPr>
            <w:r w:rsidRPr="00391BC3">
              <w:rPr>
                <w:rFonts w:cs="Arial"/>
                <w:color w:val="000000"/>
              </w:rPr>
              <w:t>ICC LS-Channels</w:t>
            </w:r>
          </w:p>
        </w:tc>
        <w:tc>
          <w:tcPr>
            <w:tcW w:w="1080" w:type="dxa"/>
            <w:tcBorders>
              <w:top w:val="nil"/>
              <w:left w:val="nil"/>
              <w:bottom w:val="single" w:sz="4" w:space="0" w:color="auto"/>
              <w:right w:val="single" w:sz="4" w:space="0" w:color="auto"/>
            </w:tcBorders>
            <w:shd w:val="clear" w:color="auto" w:fill="auto"/>
            <w:vAlign w:val="center"/>
            <w:hideMark/>
          </w:tcPr>
          <w:p w14:paraId="044D15BB"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1C474C2D"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76421863"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4AD9CFC5"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01B8134" w14:textId="77777777" w:rsidR="00391BC3" w:rsidRPr="00391BC3" w:rsidRDefault="00571926" w:rsidP="00201A07">
            <w:pPr>
              <w:jc w:val="center"/>
              <w:rPr>
                <w:rFonts w:cs="Arial"/>
                <w:color w:val="000000"/>
              </w:rPr>
            </w:pPr>
            <w:r w:rsidRPr="00391BC3">
              <w:rPr>
                <w:rFonts w:cs="Arial"/>
                <w:color w:val="000000"/>
              </w:rPr>
              <w:t>Stream ID 22</w:t>
            </w:r>
          </w:p>
        </w:tc>
        <w:tc>
          <w:tcPr>
            <w:tcW w:w="1530" w:type="dxa"/>
            <w:tcBorders>
              <w:top w:val="nil"/>
              <w:left w:val="nil"/>
              <w:bottom w:val="single" w:sz="4" w:space="0" w:color="auto"/>
              <w:right w:val="single" w:sz="4" w:space="0" w:color="auto"/>
            </w:tcBorders>
            <w:shd w:val="clear" w:color="auto" w:fill="auto"/>
            <w:noWrap/>
            <w:vAlign w:val="center"/>
            <w:hideMark/>
          </w:tcPr>
          <w:p w14:paraId="5A38652E" w14:textId="77777777" w:rsidR="00391BC3" w:rsidRPr="00391BC3" w:rsidRDefault="00571926"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408E85E1" w14:textId="77777777" w:rsidR="00391BC3" w:rsidRPr="00391BC3" w:rsidRDefault="00571926" w:rsidP="00201A07">
            <w:pPr>
              <w:jc w:val="center"/>
              <w:rPr>
                <w:rFonts w:cs="Arial"/>
                <w:color w:val="000000"/>
              </w:rPr>
            </w:pPr>
            <w:r w:rsidRPr="00391BC3">
              <w:rPr>
                <w:rFonts w:cs="Arial"/>
                <w:color w:val="000000"/>
              </w:rPr>
              <w:t xml:space="preserve">ICC </w:t>
            </w:r>
            <w:r w:rsidRPr="00391BC3">
              <w:rPr>
                <w:rFonts w:cs="Arial"/>
                <w:color w:val="000000"/>
              </w:rPr>
              <w:t>LS-Channels</w:t>
            </w:r>
          </w:p>
        </w:tc>
        <w:tc>
          <w:tcPr>
            <w:tcW w:w="1080" w:type="dxa"/>
            <w:tcBorders>
              <w:top w:val="nil"/>
              <w:left w:val="nil"/>
              <w:bottom w:val="single" w:sz="4" w:space="0" w:color="auto"/>
              <w:right w:val="single" w:sz="4" w:space="0" w:color="auto"/>
            </w:tcBorders>
            <w:shd w:val="clear" w:color="auto" w:fill="auto"/>
            <w:vAlign w:val="center"/>
            <w:hideMark/>
          </w:tcPr>
          <w:p w14:paraId="36B2DF5B"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072F7F01"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4427EDC7"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5754C246" w14:textId="77777777" w:rsidTr="00201A07">
        <w:trPr>
          <w:trHeight w:val="58"/>
          <w:jc w:val="center"/>
        </w:trPr>
        <w:tc>
          <w:tcPr>
            <w:tcW w:w="1800" w:type="dxa"/>
            <w:tcBorders>
              <w:top w:val="nil"/>
              <w:left w:val="single" w:sz="8" w:space="0" w:color="auto"/>
              <w:bottom w:val="single" w:sz="4" w:space="0" w:color="auto"/>
              <w:right w:val="single" w:sz="4" w:space="0" w:color="auto"/>
            </w:tcBorders>
            <w:shd w:val="clear" w:color="auto" w:fill="auto"/>
            <w:noWrap/>
            <w:vAlign w:val="center"/>
            <w:hideMark/>
          </w:tcPr>
          <w:p w14:paraId="2104A8A9" w14:textId="77777777" w:rsidR="00391BC3" w:rsidRPr="00391BC3" w:rsidRDefault="00571926" w:rsidP="00201A07">
            <w:pPr>
              <w:jc w:val="center"/>
              <w:rPr>
                <w:rFonts w:cs="Arial"/>
                <w:color w:val="000000"/>
              </w:rPr>
            </w:pPr>
            <w:r w:rsidRPr="00391BC3">
              <w:rPr>
                <w:rFonts w:cs="Arial"/>
                <w:color w:val="000000"/>
              </w:rPr>
              <w:t>Stream ID 23</w:t>
            </w:r>
          </w:p>
        </w:tc>
        <w:tc>
          <w:tcPr>
            <w:tcW w:w="1530" w:type="dxa"/>
            <w:tcBorders>
              <w:top w:val="nil"/>
              <w:left w:val="nil"/>
              <w:bottom w:val="single" w:sz="4" w:space="0" w:color="auto"/>
              <w:right w:val="single" w:sz="4" w:space="0" w:color="auto"/>
            </w:tcBorders>
            <w:shd w:val="clear" w:color="auto" w:fill="auto"/>
            <w:noWrap/>
            <w:vAlign w:val="center"/>
            <w:hideMark/>
          </w:tcPr>
          <w:p w14:paraId="4AC72B0B" w14:textId="77777777" w:rsidR="00391BC3" w:rsidRPr="00391BC3" w:rsidRDefault="00571926" w:rsidP="00201A07">
            <w:pPr>
              <w:jc w:val="center"/>
              <w:rPr>
                <w:rFonts w:cs="Arial"/>
                <w:color w:val="000000"/>
              </w:rPr>
            </w:pPr>
          </w:p>
        </w:tc>
        <w:tc>
          <w:tcPr>
            <w:tcW w:w="2800" w:type="dxa"/>
            <w:tcBorders>
              <w:top w:val="nil"/>
              <w:left w:val="nil"/>
              <w:bottom w:val="single" w:sz="4" w:space="0" w:color="auto"/>
              <w:right w:val="single" w:sz="4" w:space="0" w:color="auto"/>
            </w:tcBorders>
            <w:shd w:val="clear" w:color="auto" w:fill="auto"/>
            <w:noWrap/>
            <w:vAlign w:val="center"/>
            <w:hideMark/>
          </w:tcPr>
          <w:p w14:paraId="55CB220E" w14:textId="77777777" w:rsidR="00391BC3" w:rsidRPr="00391BC3" w:rsidRDefault="00571926" w:rsidP="00201A07">
            <w:pPr>
              <w:jc w:val="center"/>
              <w:rPr>
                <w:rFonts w:cs="Arial"/>
                <w:color w:val="000000"/>
              </w:rPr>
            </w:pPr>
            <w:r w:rsidRPr="00391BC3">
              <w:rPr>
                <w:rFonts w:cs="Arial"/>
                <w:color w:val="000000"/>
              </w:rPr>
              <w:t>ICC LS-Channels</w:t>
            </w:r>
          </w:p>
        </w:tc>
        <w:tc>
          <w:tcPr>
            <w:tcW w:w="1080" w:type="dxa"/>
            <w:tcBorders>
              <w:top w:val="nil"/>
              <w:left w:val="nil"/>
              <w:bottom w:val="single" w:sz="4" w:space="0" w:color="auto"/>
              <w:right w:val="single" w:sz="4" w:space="0" w:color="auto"/>
            </w:tcBorders>
            <w:shd w:val="clear" w:color="auto" w:fill="auto"/>
            <w:vAlign w:val="center"/>
            <w:hideMark/>
          </w:tcPr>
          <w:p w14:paraId="6CE663DA"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4" w:space="0" w:color="auto"/>
              <w:right w:val="single" w:sz="4" w:space="0" w:color="auto"/>
            </w:tcBorders>
            <w:shd w:val="clear" w:color="auto" w:fill="auto"/>
            <w:vAlign w:val="center"/>
            <w:hideMark/>
          </w:tcPr>
          <w:p w14:paraId="5D918A32"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4" w:space="0" w:color="auto"/>
              <w:right w:val="single" w:sz="8" w:space="0" w:color="auto"/>
            </w:tcBorders>
            <w:shd w:val="clear" w:color="auto" w:fill="auto"/>
            <w:noWrap/>
            <w:vAlign w:val="center"/>
            <w:hideMark/>
          </w:tcPr>
          <w:p w14:paraId="336F7E80" w14:textId="77777777" w:rsidR="00391BC3" w:rsidRPr="00391BC3" w:rsidRDefault="00571926" w:rsidP="00201A07">
            <w:pPr>
              <w:jc w:val="center"/>
              <w:rPr>
                <w:rFonts w:cs="Arial"/>
                <w:color w:val="000000"/>
              </w:rPr>
            </w:pPr>
            <w:r w:rsidRPr="00391BC3">
              <w:rPr>
                <w:rFonts w:cs="Arial"/>
                <w:color w:val="000000"/>
              </w:rPr>
              <w:t>1</w:t>
            </w:r>
          </w:p>
        </w:tc>
      </w:tr>
      <w:tr w:rsidR="00201A07" w:rsidRPr="00391BC3" w14:paraId="153912CC" w14:textId="77777777" w:rsidTr="00201A07">
        <w:trPr>
          <w:trHeight w:val="58"/>
          <w:jc w:val="center"/>
        </w:trPr>
        <w:tc>
          <w:tcPr>
            <w:tcW w:w="1800" w:type="dxa"/>
            <w:tcBorders>
              <w:top w:val="nil"/>
              <w:left w:val="single" w:sz="8" w:space="0" w:color="auto"/>
              <w:bottom w:val="single" w:sz="8" w:space="0" w:color="auto"/>
              <w:right w:val="single" w:sz="4" w:space="0" w:color="auto"/>
            </w:tcBorders>
            <w:shd w:val="clear" w:color="auto" w:fill="auto"/>
            <w:noWrap/>
            <w:vAlign w:val="center"/>
            <w:hideMark/>
          </w:tcPr>
          <w:p w14:paraId="69ADE619" w14:textId="77777777" w:rsidR="00391BC3" w:rsidRPr="00391BC3" w:rsidRDefault="00571926" w:rsidP="00201A07">
            <w:pPr>
              <w:jc w:val="center"/>
              <w:rPr>
                <w:rFonts w:cs="Arial"/>
                <w:color w:val="000000"/>
              </w:rPr>
            </w:pPr>
            <w:r w:rsidRPr="00391BC3">
              <w:rPr>
                <w:rFonts w:cs="Arial"/>
                <w:color w:val="000000"/>
              </w:rPr>
              <w:t>Stream ID 24</w:t>
            </w:r>
          </w:p>
        </w:tc>
        <w:tc>
          <w:tcPr>
            <w:tcW w:w="1530" w:type="dxa"/>
            <w:tcBorders>
              <w:top w:val="nil"/>
              <w:left w:val="nil"/>
              <w:bottom w:val="single" w:sz="8" w:space="0" w:color="auto"/>
              <w:right w:val="single" w:sz="4" w:space="0" w:color="auto"/>
            </w:tcBorders>
            <w:shd w:val="clear" w:color="auto" w:fill="auto"/>
            <w:noWrap/>
            <w:vAlign w:val="center"/>
            <w:hideMark/>
          </w:tcPr>
          <w:p w14:paraId="4F6131C9" w14:textId="77777777" w:rsidR="00391BC3" w:rsidRPr="00391BC3" w:rsidRDefault="00571926" w:rsidP="00201A07">
            <w:pPr>
              <w:jc w:val="center"/>
              <w:rPr>
                <w:rFonts w:cs="Arial"/>
                <w:color w:val="000000"/>
              </w:rPr>
            </w:pPr>
          </w:p>
        </w:tc>
        <w:tc>
          <w:tcPr>
            <w:tcW w:w="2800" w:type="dxa"/>
            <w:tcBorders>
              <w:top w:val="nil"/>
              <w:left w:val="nil"/>
              <w:bottom w:val="single" w:sz="8" w:space="0" w:color="auto"/>
              <w:right w:val="single" w:sz="4" w:space="0" w:color="auto"/>
            </w:tcBorders>
            <w:shd w:val="clear" w:color="auto" w:fill="auto"/>
            <w:noWrap/>
            <w:vAlign w:val="center"/>
            <w:hideMark/>
          </w:tcPr>
          <w:p w14:paraId="5EBFCAA7" w14:textId="77777777" w:rsidR="00391BC3" w:rsidRPr="00391BC3" w:rsidRDefault="00571926" w:rsidP="00201A07">
            <w:pPr>
              <w:jc w:val="center"/>
              <w:rPr>
                <w:rFonts w:cs="Arial"/>
                <w:color w:val="000000"/>
              </w:rPr>
            </w:pPr>
            <w:r w:rsidRPr="00391BC3">
              <w:rPr>
                <w:rFonts w:cs="Arial"/>
                <w:color w:val="000000"/>
              </w:rPr>
              <w:t>ICC LS-Channels</w:t>
            </w:r>
          </w:p>
        </w:tc>
        <w:tc>
          <w:tcPr>
            <w:tcW w:w="1080" w:type="dxa"/>
            <w:tcBorders>
              <w:top w:val="nil"/>
              <w:left w:val="nil"/>
              <w:bottom w:val="single" w:sz="8" w:space="0" w:color="auto"/>
              <w:right w:val="single" w:sz="4" w:space="0" w:color="auto"/>
            </w:tcBorders>
            <w:shd w:val="clear" w:color="auto" w:fill="auto"/>
            <w:vAlign w:val="center"/>
            <w:hideMark/>
          </w:tcPr>
          <w:p w14:paraId="7ECE5250" w14:textId="77777777" w:rsidR="00391BC3" w:rsidRPr="00391BC3" w:rsidRDefault="00571926" w:rsidP="00201A07">
            <w:pPr>
              <w:jc w:val="center"/>
              <w:rPr>
                <w:rFonts w:cs="Arial"/>
                <w:color w:val="000000"/>
              </w:rPr>
            </w:pPr>
            <w:r w:rsidRPr="00391BC3">
              <w:rPr>
                <w:rFonts w:cs="Arial"/>
                <w:color w:val="000000"/>
              </w:rPr>
              <w:t xml:space="preserve">48 </w:t>
            </w:r>
            <w:proofErr w:type="spellStart"/>
            <w:r w:rsidRPr="00391BC3">
              <w:rPr>
                <w:rFonts w:cs="Arial"/>
                <w:color w:val="000000"/>
              </w:rPr>
              <w:t>KHz</w:t>
            </w:r>
            <w:proofErr w:type="spellEnd"/>
          </w:p>
        </w:tc>
        <w:tc>
          <w:tcPr>
            <w:tcW w:w="920" w:type="dxa"/>
            <w:tcBorders>
              <w:top w:val="nil"/>
              <w:left w:val="nil"/>
              <w:bottom w:val="single" w:sz="8" w:space="0" w:color="auto"/>
              <w:right w:val="single" w:sz="4" w:space="0" w:color="auto"/>
            </w:tcBorders>
            <w:shd w:val="clear" w:color="auto" w:fill="auto"/>
            <w:vAlign w:val="center"/>
            <w:hideMark/>
          </w:tcPr>
          <w:p w14:paraId="4C38CB9C" w14:textId="77777777" w:rsidR="00391BC3" w:rsidRPr="00391BC3" w:rsidRDefault="00571926" w:rsidP="00201A07">
            <w:pPr>
              <w:jc w:val="center"/>
              <w:rPr>
                <w:rFonts w:cs="Arial"/>
                <w:color w:val="000000"/>
              </w:rPr>
            </w:pPr>
            <w:r w:rsidRPr="00391BC3">
              <w:rPr>
                <w:rFonts w:cs="Arial"/>
                <w:color w:val="000000"/>
              </w:rPr>
              <w:t xml:space="preserve">24 </w:t>
            </w:r>
            <w:proofErr w:type="gramStart"/>
            <w:r w:rsidRPr="00391BC3">
              <w:rPr>
                <w:rFonts w:cs="Arial"/>
                <w:color w:val="000000"/>
              </w:rPr>
              <w:t>bit</w:t>
            </w:r>
            <w:proofErr w:type="gramEnd"/>
          </w:p>
        </w:tc>
        <w:tc>
          <w:tcPr>
            <w:tcW w:w="790" w:type="dxa"/>
            <w:tcBorders>
              <w:top w:val="nil"/>
              <w:left w:val="nil"/>
              <w:bottom w:val="single" w:sz="8" w:space="0" w:color="auto"/>
              <w:right w:val="single" w:sz="8" w:space="0" w:color="auto"/>
            </w:tcBorders>
            <w:shd w:val="clear" w:color="auto" w:fill="auto"/>
            <w:noWrap/>
            <w:vAlign w:val="center"/>
            <w:hideMark/>
          </w:tcPr>
          <w:p w14:paraId="39E805F3" w14:textId="77777777" w:rsidR="00391BC3" w:rsidRPr="00391BC3" w:rsidRDefault="00571926" w:rsidP="00201A07">
            <w:pPr>
              <w:jc w:val="center"/>
              <w:rPr>
                <w:rFonts w:cs="Arial"/>
                <w:color w:val="000000"/>
              </w:rPr>
            </w:pPr>
            <w:r w:rsidRPr="00391BC3">
              <w:rPr>
                <w:rFonts w:cs="Arial"/>
                <w:color w:val="000000"/>
              </w:rPr>
              <w:t>1</w:t>
            </w:r>
          </w:p>
        </w:tc>
      </w:tr>
    </w:tbl>
    <w:p w14:paraId="4992D594" w14:textId="77777777" w:rsidR="00B771AF" w:rsidRPr="00201A07"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42465EE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11874D2"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22B86FAE"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0B389C1" w14:textId="77777777" w:rsidR="00D90FFA" w:rsidRPr="00775603" w:rsidRDefault="00571926" w:rsidP="0081629B">
            <w:pPr>
              <w:rPr>
                <w:vanish/>
                <w:color w:val="000000" w:themeColor="text1"/>
              </w:rPr>
            </w:pPr>
          </w:p>
        </w:tc>
      </w:tr>
    </w:tbl>
    <w:p w14:paraId="18A13364" w14:textId="77777777" w:rsidR="00406F39" w:rsidRDefault="00571926" w:rsidP="00B9479B">
      <w:pPr>
        <w:pStyle w:val="Heading3"/>
      </w:pPr>
      <w:bookmarkStart w:id="30" w:name="_Toc82101630"/>
      <w:r w:rsidRPr="00B9479B">
        <w:t>SWR-REQ-407109/B-A2B Upstream Stream IDs</w:t>
      </w:r>
      <w:bookmarkEnd w:id="30"/>
    </w:p>
    <w:p w14:paraId="7B3D3A3F" w14:textId="77777777" w:rsidR="00377947" w:rsidRPr="00157C0F" w:rsidRDefault="00571926" w:rsidP="00500605">
      <w:pPr>
        <w:rPr>
          <w:rFonts w:cs="Arial"/>
        </w:rPr>
      </w:pPr>
    </w:p>
    <w:tbl>
      <w:tblPr>
        <w:tblW w:w="9360" w:type="dxa"/>
        <w:jc w:val="center"/>
        <w:tblLook w:val="04A0" w:firstRow="1" w:lastRow="0" w:firstColumn="1" w:lastColumn="0" w:noHBand="0" w:noVBand="1"/>
      </w:tblPr>
      <w:tblGrid>
        <w:gridCol w:w="1560"/>
        <w:gridCol w:w="1439"/>
        <w:gridCol w:w="3860"/>
        <w:gridCol w:w="928"/>
        <w:gridCol w:w="763"/>
        <w:gridCol w:w="810"/>
      </w:tblGrid>
      <w:tr w:rsidR="00157C0F" w:rsidRPr="00157C0F" w14:paraId="1EDDFBEB" w14:textId="77777777" w:rsidTr="00157C0F">
        <w:trPr>
          <w:trHeight w:val="804"/>
          <w:jc w:val="center"/>
        </w:trPr>
        <w:tc>
          <w:tcPr>
            <w:tcW w:w="1560" w:type="dxa"/>
            <w:tcBorders>
              <w:top w:val="single" w:sz="8" w:space="0" w:color="auto"/>
              <w:left w:val="single" w:sz="8" w:space="0" w:color="auto"/>
              <w:bottom w:val="double" w:sz="6" w:space="0" w:color="auto"/>
              <w:right w:val="single" w:sz="4" w:space="0" w:color="auto"/>
            </w:tcBorders>
            <w:shd w:val="clear" w:color="auto" w:fill="auto"/>
            <w:vAlign w:val="center"/>
            <w:hideMark/>
          </w:tcPr>
          <w:p w14:paraId="76F0888E" w14:textId="77777777" w:rsidR="00157C0F" w:rsidRPr="00157C0F" w:rsidRDefault="00571926" w:rsidP="00157C0F">
            <w:pPr>
              <w:jc w:val="center"/>
              <w:rPr>
                <w:rFonts w:cs="Arial"/>
                <w:b/>
                <w:bCs/>
                <w:color w:val="000000"/>
              </w:rPr>
            </w:pPr>
            <w:r w:rsidRPr="00157C0F">
              <w:rPr>
                <w:rFonts w:cs="Arial"/>
                <w:b/>
                <w:bCs/>
                <w:color w:val="000000"/>
              </w:rPr>
              <w:t>Stream Identifier</w:t>
            </w:r>
          </w:p>
        </w:tc>
        <w:tc>
          <w:tcPr>
            <w:tcW w:w="1439" w:type="dxa"/>
            <w:tcBorders>
              <w:top w:val="single" w:sz="8" w:space="0" w:color="auto"/>
              <w:left w:val="nil"/>
              <w:bottom w:val="double" w:sz="6" w:space="0" w:color="auto"/>
              <w:right w:val="single" w:sz="4" w:space="0" w:color="auto"/>
            </w:tcBorders>
            <w:shd w:val="clear" w:color="auto" w:fill="auto"/>
            <w:vAlign w:val="center"/>
            <w:hideMark/>
          </w:tcPr>
          <w:p w14:paraId="04B3B197" w14:textId="77777777" w:rsidR="00157C0F" w:rsidRPr="00157C0F" w:rsidRDefault="00571926" w:rsidP="00157C0F">
            <w:pPr>
              <w:jc w:val="center"/>
              <w:rPr>
                <w:rFonts w:cs="Arial"/>
                <w:b/>
                <w:bCs/>
                <w:color w:val="000000"/>
              </w:rPr>
            </w:pPr>
            <w:r w:rsidRPr="00157C0F">
              <w:rPr>
                <w:rFonts w:cs="Arial"/>
                <w:b/>
                <w:bCs/>
                <w:color w:val="000000"/>
              </w:rPr>
              <w:t>Audio Management SPSS</w:t>
            </w:r>
          </w:p>
        </w:tc>
        <w:tc>
          <w:tcPr>
            <w:tcW w:w="3860" w:type="dxa"/>
            <w:tcBorders>
              <w:top w:val="single" w:sz="8" w:space="0" w:color="auto"/>
              <w:left w:val="nil"/>
              <w:bottom w:val="double" w:sz="6" w:space="0" w:color="auto"/>
              <w:right w:val="single" w:sz="4" w:space="0" w:color="auto"/>
            </w:tcBorders>
            <w:shd w:val="clear" w:color="auto" w:fill="auto"/>
            <w:vAlign w:val="center"/>
            <w:hideMark/>
          </w:tcPr>
          <w:p w14:paraId="7CB0A706" w14:textId="77777777" w:rsidR="00157C0F" w:rsidRPr="00157C0F" w:rsidRDefault="00571926" w:rsidP="00157C0F">
            <w:pPr>
              <w:jc w:val="center"/>
              <w:rPr>
                <w:rFonts w:cs="Arial"/>
                <w:b/>
                <w:bCs/>
                <w:color w:val="000000"/>
              </w:rPr>
            </w:pPr>
            <w:r w:rsidRPr="00157C0F">
              <w:rPr>
                <w:rFonts w:cs="Arial"/>
                <w:b/>
                <w:bCs/>
                <w:color w:val="000000"/>
              </w:rPr>
              <w:t>Stream Name</w:t>
            </w:r>
          </w:p>
        </w:tc>
        <w:tc>
          <w:tcPr>
            <w:tcW w:w="928" w:type="dxa"/>
            <w:tcBorders>
              <w:top w:val="single" w:sz="8" w:space="0" w:color="auto"/>
              <w:left w:val="nil"/>
              <w:bottom w:val="double" w:sz="6" w:space="0" w:color="auto"/>
              <w:right w:val="single" w:sz="4" w:space="0" w:color="auto"/>
            </w:tcBorders>
            <w:shd w:val="clear" w:color="auto" w:fill="auto"/>
            <w:vAlign w:val="center"/>
            <w:hideMark/>
          </w:tcPr>
          <w:p w14:paraId="200481B9" w14:textId="77777777" w:rsidR="00157C0F" w:rsidRPr="00157C0F" w:rsidRDefault="00571926" w:rsidP="00157C0F">
            <w:pPr>
              <w:jc w:val="center"/>
              <w:rPr>
                <w:rFonts w:cs="Arial"/>
                <w:b/>
                <w:bCs/>
                <w:color w:val="000000"/>
              </w:rPr>
            </w:pPr>
            <w:r w:rsidRPr="00157C0F">
              <w:rPr>
                <w:rFonts w:cs="Arial"/>
                <w:b/>
                <w:bCs/>
                <w:color w:val="000000"/>
              </w:rPr>
              <w:t>Sample Rate</w:t>
            </w:r>
          </w:p>
        </w:tc>
        <w:tc>
          <w:tcPr>
            <w:tcW w:w="763" w:type="dxa"/>
            <w:tcBorders>
              <w:top w:val="single" w:sz="8" w:space="0" w:color="auto"/>
              <w:left w:val="nil"/>
              <w:bottom w:val="double" w:sz="6" w:space="0" w:color="auto"/>
              <w:right w:val="single" w:sz="4" w:space="0" w:color="auto"/>
            </w:tcBorders>
            <w:shd w:val="clear" w:color="auto" w:fill="auto"/>
            <w:vAlign w:val="center"/>
            <w:hideMark/>
          </w:tcPr>
          <w:p w14:paraId="67F16973" w14:textId="77777777" w:rsidR="00157C0F" w:rsidRPr="00157C0F" w:rsidRDefault="00571926" w:rsidP="00157C0F">
            <w:pPr>
              <w:jc w:val="center"/>
              <w:rPr>
                <w:rFonts w:cs="Arial"/>
                <w:b/>
                <w:bCs/>
                <w:color w:val="000000"/>
              </w:rPr>
            </w:pPr>
            <w:r w:rsidRPr="00157C0F">
              <w:rPr>
                <w:rFonts w:cs="Arial"/>
                <w:b/>
                <w:bCs/>
                <w:color w:val="000000"/>
              </w:rPr>
              <w:t>Data Size</w:t>
            </w:r>
          </w:p>
        </w:tc>
        <w:tc>
          <w:tcPr>
            <w:tcW w:w="810" w:type="dxa"/>
            <w:tcBorders>
              <w:top w:val="single" w:sz="8" w:space="0" w:color="auto"/>
              <w:left w:val="nil"/>
              <w:bottom w:val="double" w:sz="6" w:space="0" w:color="auto"/>
              <w:right w:val="single" w:sz="8" w:space="0" w:color="auto"/>
            </w:tcBorders>
            <w:shd w:val="clear" w:color="auto" w:fill="auto"/>
            <w:vAlign w:val="center"/>
            <w:hideMark/>
          </w:tcPr>
          <w:p w14:paraId="3367596A" w14:textId="77777777" w:rsidR="00157C0F" w:rsidRPr="00157C0F" w:rsidRDefault="00571926" w:rsidP="00157C0F">
            <w:pPr>
              <w:jc w:val="center"/>
              <w:rPr>
                <w:rFonts w:cs="Arial"/>
                <w:b/>
                <w:bCs/>
                <w:color w:val="000000"/>
              </w:rPr>
            </w:pPr>
            <w:r w:rsidRPr="00157C0F">
              <w:rPr>
                <w:rFonts w:cs="Arial"/>
                <w:b/>
                <w:bCs/>
                <w:color w:val="000000"/>
              </w:rPr>
              <w:t>Slots Used</w:t>
            </w:r>
          </w:p>
        </w:tc>
      </w:tr>
      <w:tr w:rsidR="00D62924" w:rsidRPr="00157C0F" w14:paraId="639709D7" w14:textId="77777777" w:rsidTr="00D36C2E">
        <w:trPr>
          <w:trHeight w:val="72"/>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451639FE" w14:textId="77777777" w:rsidR="00D62924" w:rsidRPr="00157C0F" w:rsidRDefault="00571926" w:rsidP="00D62924">
            <w:pPr>
              <w:jc w:val="center"/>
              <w:rPr>
                <w:rFonts w:cs="Arial"/>
                <w:color w:val="000000"/>
              </w:rPr>
            </w:pPr>
            <w:r>
              <w:rPr>
                <w:rFonts w:cs="Arial"/>
                <w:color w:val="000000"/>
              </w:rPr>
              <w:t>Stream ID 50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0BB9407" w14:textId="77777777" w:rsidR="00D62924" w:rsidRPr="00157C0F" w:rsidRDefault="00571926" w:rsidP="00D62924">
            <w:pPr>
              <w:jc w:val="center"/>
              <w:rPr>
                <w:rFonts w:cs="Arial"/>
                <w:color w:val="000000"/>
              </w:rPr>
            </w:pPr>
            <w:r>
              <w:rPr>
                <w:rFonts w:cs="Arial"/>
                <w:color w:val="000000"/>
              </w:rPr>
              <w:t>A2B</w:t>
            </w:r>
            <w:ins w:id="31" w:author="Walus, David (D.M.)" w:date="2021-09-09T16:48:00Z">
              <w:r>
                <w:rPr>
                  <w:rFonts w:cs="Arial"/>
                  <w:color w:val="000000"/>
                </w:rPr>
                <w:t>_</w:t>
              </w:r>
            </w:ins>
            <w:del w:id="32" w:author="Walus, David (D.M.)" w:date="2021-09-09T16:48:00Z">
              <w:r w:rsidDel="007532C7">
                <w:rPr>
                  <w:rFonts w:cs="Arial"/>
                  <w:color w:val="000000"/>
                </w:rPr>
                <w:delText>-</w:delText>
              </w:r>
            </w:del>
            <w:r>
              <w:rPr>
                <w:rFonts w:cs="Arial"/>
                <w:color w:val="000000"/>
              </w:rPr>
              <w:t>ID1</w:t>
            </w:r>
          </w:p>
        </w:tc>
        <w:tc>
          <w:tcPr>
            <w:tcW w:w="3860" w:type="dxa"/>
            <w:tcBorders>
              <w:top w:val="nil"/>
              <w:left w:val="nil"/>
              <w:bottom w:val="single" w:sz="4" w:space="0" w:color="auto"/>
              <w:right w:val="single" w:sz="4" w:space="0" w:color="auto"/>
            </w:tcBorders>
            <w:shd w:val="clear" w:color="auto" w:fill="auto"/>
          </w:tcPr>
          <w:p w14:paraId="372A8059" w14:textId="77777777" w:rsidR="00D62924" w:rsidRPr="00157C0F" w:rsidRDefault="00571926" w:rsidP="00D62924">
            <w:pPr>
              <w:jc w:val="center"/>
              <w:rPr>
                <w:rFonts w:cs="Arial"/>
                <w:color w:val="000000"/>
              </w:rPr>
            </w:pPr>
            <w:r>
              <w:rPr>
                <w:rFonts w:cs="Arial"/>
                <w:color w:val="000000"/>
              </w:rPr>
              <w:t>PDC Main Cabin Audio - Left</w:t>
            </w:r>
            <w:r>
              <w:rPr>
                <w:rFonts w:cs="Arial"/>
                <w:color w:val="000000"/>
              </w:rPr>
              <w:br/>
              <w:t>PDC MSS Driver Audio Mono/Phone</w:t>
            </w:r>
          </w:p>
        </w:tc>
        <w:tc>
          <w:tcPr>
            <w:tcW w:w="928" w:type="dxa"/>
            <w:tcBorders>
              <w:top w:val="nil"/>
              <w:left w:val="nil"/>
              <w:bottom w:val="single" w:sz="4" w:space="0" w:color="auto"/>
              <w:right w:val="single" w:sz="4" w:space="0" w:color="auto"/>
            </w:tcBorders>
            <w:shd w:val="clear" w:color="auto" w:fill="auto"/>
            <w:vAlign w:val="center"/>
            <w:hideMark/>
          </w:tcPr>
          <w:p w14:paraId="748AABD3"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06EEACA0"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0D612A0E"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01F74111" w14:textId="77777777" w:rsidTr="00D36C2E">
        <w:trPr>
          <w:trHeight w:val="143"/>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34616422" w14:textId="77777777" w:rsidR="00D62924" w:rsidRPr="00157C0F" w:rsidRDefault="00571926" w:rsidP="00D62924">
            <w:pPr>
              <w:jc w:val="center"/>
              <w:rPr>
                <w:rFonts w:cs="Arial"/>
                <w:color w:val="000000"/>
              </w:rPr>
            </w:pPr>
            <w:r>
              <w:rPr>
                <w:rFonts w:cs="Arial"/>
                <w:color w:val="000000"/>
              </w:rPr>
              <w:t>Stream ID 51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74B3CD4" w14:textId="77777777" w:rsidR="00D62924" w:rsidRPr="00157C0F" w:rsidRDefault="00571926" w:rsidP="00D62924">
            <w:pPr>
              <w:jc w:val="center"/>
              <w:rPr>
                <w:rFonts w:cs="Arial"/>
                <w:color w:val="000000"/>
              </w:rPr>
            </w:pPr>
            <w:r>
              <w:rPr>
                <w:rFonts w:cs="Arial"/>
                <w:color w:val="000000"/>
              </w:rPr>
              <w:t>A2B</w:t>
            </w:r>
            <w:ins w:id="33" w:author="Walus, David (D.M.)" w:date="2021-09-09T16:48:00Z">
              <w:r>
                <w:rPr>
                  <w:rFonts w:cs="Arial"/>
                  <w:color w:val="000000"/>
                </w:rPr>
                <w:t>_</w:t>
              </w:r>
            </w:ins>
            <w:del w:id="34" w:author="Walus, David (D.M.)" w:date="2021-09-09T16:48:00Z">
              <w:r w:rsidDel="007532C7">
                <w:rPr>
                  <w:rFonts w:cs="Arial"/>
                  <w:color w:val="000000"/>
                </w:rPr>
                <w:delText>-</w:delText>
              </w:r>
            </w:del>
            <w:r>
              <w:rPr>
                <w:rFonts w:cs="Arial"/>
                <w:color w:val="000000"/>
              </w:rPr>
              <w:t>ID1</w:t>
            </w:r>
          </w:p>
        </w:tc>
        <w:tc>
          <w:tcPr>
            <w:tcW w:w="3860" w:type="dxa"/>
            <w:tcBorders>
              <w:top w:val="nil"/>
              <w:left w:val="nil"/>
              <w:bottom w:val="single" w:sz="4" w:space="0" w:color="auto"/>
              <w:right w:val="single" w:sz="4" w:space="0" w:color="auto"/>
            </w:tcBorders>
            <w:shd w:val="clear" w:color="auto" w:fill="auto"/>
          </w:tcPr>
          <w:p w14:paraId="3C6947A4" w14:textId="77777777" w:rsidR="00D62924" w:rsidRPr="00157C0F" w:rsidRDefault="00571926" w:rsidP="00D62924">
            <w:pPr>
              <w:jc w:val="center"/>
              <w:rPr>
                <w:rFonts w:cs="Arial"/>
                <w:color w:val="000000"/>
              </w:rPr>
            </w:pPr>
            <w:r>
              <w:rPr>
                <w:rFonts w:cs="Arial"/>
                <w:color w:val="000000"/>
              </w:rPr>
              <w:t xml:space="preserve">PDC Main Cabin Audio - </w:t>
            </w:r>
            <w:r>
              <w:rPr>
                <w:rFonts w:cs="Arial"/>
                <w:color w:val="000000"/>
              </w:rPr>
              <w:t>Right</w:t>
            </w:r>
          </w:p>
        </w:tc>
        <w:tc>
          <w:tcPr>
            <w:tcW w:w="928" w:type="dxa"/>
            <w:tcBorders>
              <w:top w:val="nil"/>
              <w:left w:val="nil"/>
              <w:bottom w:val="single" w:sz="4" w:space="0" w:color="auto"/>
              <w:right w:val="single" w:sz="4" w:space="0" w:color="auto"/>
            </w:tcBorders>
            <w:shd w:val="clear" w:color="auto" w:fill="auto"/>
            <w:vAlign w:val="center"/>
            <w:hideMark/>
          </w:tcPr>
          <w:p w14:paraId="2DEE2204"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39BB937"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281D2A94"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2746982C"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0587DFBA" w14:textId="77777777" w:rsidR="00D62924" w:rsidRPr="00157C0F" w:rsidRDefault="00571926" w:rsidP="00D62924">
            <w:pPr>
              <w:jc w:val="center"/>
              <w:rPr>
                <w:rFonts w:cs="Arial"/>
                <w:color w:val="000000"/>
              </w:rPr>
            </w:pPr>
            <w:r>
              <w:rPr>
                <w:rFonts w:cs="Arial"/>
                <w:color w:val="000000"/>
              </w:rPr>
              <w:t>Stream ID 52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89E9F0A" w14:textId="77777777" w:rsidR="00D62924" w:rsidRPr="00157C0F" w:rsidRDefault="00571926" w:rsidP="00D62924">
            <w:pPr>
              <w:jc w:val="center"/>
              <w:rPr>
                <w:rFonts w:cs="Arial"/>
                <w:color w:val="000000"/>
              </w:rPr>
            </w:pPr>
            <w:ins w:id="35" w:author="Walus, David (D.M.)" w:date="2021-09-09T16:48:00Z">
              <w:r>
                <w:rPr>
                  <w:rFonts w:cs="Arial"/>
                  <w:color w:val="000000"/>
                </w:rPr>
                <w:t>A2B_ID4</w:t>
              </w:r>
            </w:ins>
            <w:del w:id="36" w:author="Walus, David (D.M.)" w:date="2021-09-09T16:48:00Z">
              <w:r w:rsidDel="007532C7">
                <w:rPr>
                  <w:rFonts w:cs="Arial"/>
                  <w:color w:val="000000"/>
                </w:rPr>
                <w:delText> </w:delText>
              </w:r>
            </w:del>
          </w:p>
        </w:tc>
        <w:tc>
          <w:tcPr>
            <w:tcW w:w="3860" w:type="dxa"/>
            <w:tcBorders>
              <w:top w:val="nil"/>
              <w:left w:val="nil"/>
              <w:bottom w:val="single" w:sz="4" w:space="0" w:color="auto"/>
              <w:right w:val="single" w:sz="4" w:space="0" w:color="auto"/>
            </w:tcBorders>
            <w:shd w:val="clear" w:color="auto" w:fill="auto"/>
          </w:tcPr>
          <w:p w14:paraId="08482382" w14:textId="77777777" w:rsidR="00D62924" w:rsidRPr="00157C0F" w:rsidRDefault="00571926" w:rsidP="00D62924">
            <w:pPr>
              <w:jc w:val="center"/>
              <w:rPr>
                <w:rFonts w:cs="Arial"/>
                <w:color w:val="000000"/>
              </w:rPr>
            </w:pPr>
            <w:ins w:id="37" w:author="Walus, David (D.M.)" w:date="2021-09-09T16:49:00Z">
              <w:r>
                <w:rPr>
                  <w:rFonts w:cs="Arial"/>
                  <w:color w:val="000000"/>
                </w:rPr>
                <w:t xml:space="preserve">PDC </w:t>
              </w:r>
            </w:ins>
            <w:r>
              <w:rPr>
                <w:rFonts w:cs="Arial"/>
                <w:color w:val="000000"/>
              </w:rPr>
              <w:t>Captains Announcement</w:t>
            </w:r>
          </w:p>
        </w:tc>
        <w:tc>
          <w:tcPr>
            <w:tcW w:w="928" w:type="dxa"/>
            <w:tcBorders>
              <w:top w:val="nil"/>
              <w:left w:val="nil"/>
              <w:bottom w:val="single" w:sz="4" w:space="0" w:color="auto"/>
              <w:right w:val="single" w:sz="4" w:space="0" w:color="auto"/>
            </w:tcBorders>
            <w:shd w:val="clear" w:color="auto" w:fill="auto"/>
            <w:vAlign w:val="center"/>
            <w:hideMark/>
          </w:tcPr>
          <w:p w14:paraId="5286F776"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1ED03D6A"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35D0D34A"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1B6AC41F" w14:textId="77777777" w:rsidTr="00D62924">
        <w:trPr>
          <w:trHeight w:val="47"/>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A48A51A" w14:textId="77777777" w:rsidR="00D62924" w:rsidRPr="00157C0F" w:rsidRDefault="00571926" w:rsidP="00D62924">
            <w:pPr>
              <w:jc w:val="center"/>
              <w:rPr>
                <w:rFonts w:cs="Arial"/>
                <w:color w:val="000000"/>
              </w:rPr>
            </w:pPr>
            <w:r>
              <w:rPr>
                <w:rFonts w:cs="Arial"/>
                <w:color w:val="000000"/>
              </w:rPr>
              <w:t>Stream ID 53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2FF2BD79" w14:textId="77777777" w:rsidR="00D62924" w:rsidRPr="00157C0F" w:rsidRDefault="00571926" w:rsidP="00D62924">
            <w:pPr>
              <w:jc w:val="center"/>
              <w:rPr>
                <w:rFonts w:cs="Arial"/>
                <w:color w:val="000000"/>
              </w:rPr>
            </w:pPr>
            <w:ins w:id="38" w:author="Walus, David (D.M.)" w:date="2021-09-09T16:48:00Z">
              <w:r>
                <w:rPr>
                  <w:rFonts w:cs="Arial"/>
                  <w:color w:val="000000"/>
                </w:rPr>
                <w:t>A2B_ID2</w:t>
              </w:r>
            </w:ins>
            <w:del w:id="39" w:author="Walus, David (D.M.)" w:date="2021-09-09T16:48:00Z">
              <w:r w:rsidDel="007532C7">
                <w:rPr>
                  <w:rFonts w:cs="Arial"/>
                  <w:color w:val="000000"/>
                </w:rPr>
                <w:delText> </w:delText>
              </w:r>
            </w:del>
          </w:p>
        </w:tc>
        <w:tc>
          <w:tcPr>
            <w:tcW w:w="3860" w:type="dxa"/>
            <w:tcBorders>
              <w:top w:val="nil"/>
              <w:left w:val="nil"/>
              <w:bottom w:val="single" w:sz="4" w:space="0" w:color="auto"/>
              <w:right w:val="single" w:sz="4" w:space="0" w:color="auto"/>
            </w:tcBorders>
            <w:shd w:val="clear" w:color="auto" w:fill="auto"/>
          </w:tcPr>
          <w:p w14:paraId="0E5B9B6F" w14:textId="77777777" w:rsidR="00D62924" w:rsidRPr="00157C0F" w:rsidRDefault="00571926" w:rsidP="00D62924">
            <w:pPr>
              <w:jc w:val="center"/>
              <w:rPr>
                <w:rFonts w:cs="Arial"/>
                <w:color w:val="000000"/>
              </w:rPr>
            </w:pPr>
            <w:ins w:id="40" w:author="Walus, David (D.M.)" w:date="2021-09-09T16:49:00Z">
              <w:r>
                <w:rPr>
                  <w:rFonts w:cs="Arial"/>
                  <w:color w:val="000000"/>
                </w:rPr>
                <w:t xml:space="preserve">PDC </w:t>
              </w:r>
            </w:ins>
            <w:r>
              <w:rPr>
                <w:rFonts w:cs="Arial"/>
                <w:color w:val="000000"/>
              </w:rPr>
              <w:t>Phone - Receive Path</w:t>
            </w:r>
          </w:p>
        </w:tc>
        <w:tc>
          <w:tcPr>
            <w:tcW w:w="928" w:type="dxa"/>
            <w:tcBorders>
              <w:top w:val="nil"/>
              <w:left w:val="nil"/>
              <w:bottom w:val="single" w:sz="4" w:space="0" w:color="auto"/>
              <w:right w:val="single" w:sz="4" w:space="0" w:color="auto"/>
            </w:tcBorders>
            <w:shd w:val="clear" w:color="auto" w:fill="auto"/>
            <w:vAlign w:val="center"/>
            <w:hideMark/>
          </w:tcPr>
          <w:p w14:paraId="6B66A7F2"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5C45D8B6"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7E97AA3C"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2179947D"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9F2AAB5" w14:textId="77777777" w:rsidR="00D62924" w:rsidRPr="00157C0F" w:rsidRDefault="00571926" w:rsidP="00D62924">
            <w:pPr>
              <w:jc w:val="center"/>
              <w:rPr>
                <w:rFonts w:cs="Arial"/>
                <w:color w:val="000000"/>
              </w:rPr>
            </w:pPr>
            <w:r>
              <w:rPr>
                <w:rFonts w:cs="Arial"/>
                <w:color w:val="000000"/>
              </w:rPr>
              <w:t>Stream ID 57</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D8BCC9B"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17350A89" w14:textId="77777777" w:rsidR="00D62924" w:rsidRPr="00157C0F" w:rsidRDefault="00571926" w:rsidP="00D62924">
            <w:pPr>
              <w:jc w:val="center"/>
              <w:rPr>
                <w:rFonts w:cs="Arial"/>
                <w:color w:val="000000"/>
              </w:rPr>
            </w:pPr>
            <w:r>
              <w:rPr>
                <w:rFonts w:cs="Arial"/>
                <w:color w:val="000000"/>
              </w:rPr>
              <w:t>PDC AVAS Front/Rear</w:t>
            </w:r>
          </w:p>
        </w:tc>
        <w:tc>
          <w:tcPr>
            <w:tcW w:w="928" w:type="dxa"/>
            <w:tcBorders>
              <w:top w:val="nil"/>
              <w:left w:val="nil"/>
              <w:bottom w:val="single" w:sz="4" w:space="0" w:color="auto"/>
              <w:right w:val="single" w:sz="4" w:space="0" w:color="auto"/>
            </w:tcBorders>
            <w:shd w:val="clear" w:color="auto" w:fill="auto"/>
            <w:vAlign w:val="center"/>
            <w:hideMark/>
          </w:tcPr>
          <w:p w14:paraId="68E1F465"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3F69C399"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781968D"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7DAC45A5"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0423D27" w14:textId="77777777" w:rsidR="00D62924" w:rsidRPr="00157C0F" w:rsidRDefault="00571926" w:rsidP="00D62924">
            <w:pPr>
              <w:jc w:val="center"/>
              <w:rPr>
                <w:rFonts w:cs="Arial"/>
                <w:color w:val="000000"/>
              </w:rPr>
            </w:pPr>
            <w:r>
              <w:rPr>
                <w:rFonts w:cs="Arial"/>
                <w:color w:val="000000"/>
              </w:rPr>
              <w:t>Stream ID 58</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830CE6C" w14:textId="77777777" w:rsidR="00D62924" w:rsidRPr="00157C0F" w:rsidRDefault="00571926" w:rsidP="00D62924">
            <w:pPr>
              <w:jc w:val="center"/>
              <w:rPr>
                <w:rFonts w:cs="Arial"/>
                <w:color w:val="000000"/>
              </w:rPr>
            </w:pPr>
            <w:r>
              <w:rPr>
                <w:rFonts w:cs="Arial"/>
                <w:color w:val="000000"/>
              </w:rPr>
              <w:t>A2B</w:t>
            </w:r>
            <w:ins w:id="41" w:author="Walus, David (D.M.)" w:date="2021-09-09T16:48:00Z">
              <w:r>
                <w:rPr>
                  <w:rFonts w:cs="Arial"/>
                  <w:color w:val="000000"/>
                </w:rPr>
                <w:t>_</w:t>
              </w:r>
            </w:ins>
            <w:del w:id="42" w:author="Walus, David (D.M.)" w:date="2021-09-09T16:48:00Z">
              <w:r w:rsidDel="007532C7">
                <w:rPr>
                  <w:rFonts w:cs="Arial"/>
                  <w:color w:val="000000"/>
                </w:rPr>
                <w:delText>-</w:delText>
              </w:r>
            </w:del>
            <w:r>
              <w:rPr>
                <w:rFonts w:cs="Arial"/>
                <w:color w:val="000000"/>
              </w:rPr>
              <w:t>ID</w:t>
            </w:r>
            <w:ins w:id="43" w:author="Walus, David (D.M.)" w:date="2021-09-09T16:49:00Z">
              <w:r>
                <w:rPr>
                  <w:rFonts w:cs="Arial"/>
                  <w:color w:val="000000"/>
                </w:rPr>
                <w:t>3</w:t>
              </w:r>
            </w:ins>
            <w:del w:id="44"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236BC321" w14:textId="77777777" w:rsidR="00D62924" w:rsidRPr="00157C0F" w:rsidRDefault="00571926" w:rsidP="00D62924">
            <w:pPr>
              <w:jc w:val="center"/>
              <w:rPr>
                <w:rFonts w:cs="Arial"/>
                <w:color w:val="000000"/>
              </w:rPr>
            </w:pPr>
            <w:ins w:id="45" w:author="Walus, David (D.M.)" w:date="2021-09-09T16:49:00Z">
              <w:r>
                <w:rPr>
                  <w:rFonts w:cs="Arial"/>
                  <w:color w:val="000000"/>
                </w:rPr>
                <w:t xml:space="preserve">PDC </w:t>
              </w:r>
            </w:ins>
            <w:r>
              <w:rPr>
                <w:rFonts w:cs="Arial"/>
                <w:color w:val="000000"/>
              </w:rPr>
              <w:t>Chime/Prompt Bus</w:t>
            </w:r>
          </w:p>
        </w:tc>
        <w:tc>
          <w:tcPr>
            <w:tcW w:w="928" w:type="dxa"/>
            <w:tcBorders>
              <w:top w:val="nil"/>
              <w:left w:val="nil"/>
              <w:bottom w:val="single" w:sz="4" w:space="0" w:color="auto"/>
              <w:right w:val="single" w:sz="4" w:space="0" w:color="auto"/>
            </w:tcBorders>
            <w:shd w:val="clear" w:color="auto" w:fill="auto"/>
            <w:vAlign w:val="center"/>
            <w:hideMark/>
          </w:tcPr>
          <w:p w14:paraId="78297DCF"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6ACC7092"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0079357"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1BECC17F"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4F8D15D" w14:textId="77777777" w:rsidR="00D62924" w:rsidRPr="00157C0F" w:rsidRDefault="00571926" w:rsidP="00D62924">
            <w:pPr>
              <w:jc w:val="center"/>
              <w:rPr>
                <w:rFonts w:cs="Arial"/>
                <w:color w:val="000000"/>
              </w:rPr>
            </w:pPr>
            <w:r>
              <w:rPr>
                <w:rFonts w:cs="Arial"/>
                <w:color w:val="000000"/>
              </w:rPr>
              <w:t>Stream ID 59</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6884B187" w14:textId="77777777" w:rsidR="00D62924" w:rsidRPr="00157C0F" w:rsidRDefault="00571926" w:rsidP="00D62924">
            <w:pPr>
              <w:jc w:val="center"/>
              <w:rPr>
                <w:rFonts w:cs="Arial"/>
                <w:color w:val="000000"/>
              </w:rPr>
            </w:pPr>
            <w:r>
              <w:rPr>
                <w:rFonts w:cs="Arial"/>
                <w:color w:val="000000"/>
              </w:rPr>
              <w:t>A2B</w:t>
            </w:r>
            <w:ins w:id="46" w:author="Walus, David (D.M.)" w:date="2021-09-09T16:48:00Z">
              <w:r>
                <w:rPr>
                  <w:rFonts w:cs="Arial"/>
                  <w:color w:val="000000"/>
                </w:rPr>
                <w:t>_</w:t>
              </w:r>
            </w:ins>
            <w:del w:id="47" w:author="Walus, David (D.M.)" w:date="2021-09-09T16:48:00Z">
              <w:r w:rsidDel="007532C7">
                <w:rPr>
                  <w:rFonts w:cs="Arial"/>
                  <w:color w:val="000000"/>
                </w:rPr>
                <w:delText>-</w:delText>
              </w:r>
            </w:del>
            <w:r>
              <w:rPr>
                <w:rFonts w:cs="Arial"/>
                <w:color w:val="000000"/>
              </w:rPr>
              <w:t>ID</w:t>
            </w:r>
            <w:ins w:id="48" w:author="Walus, David (D.M.)" w:date="2021-09-09T16:49:00Z">
              <w:r>
                <w:rPr>
                  <w:rFonts w:cs="Arial"/>
                  <w:color w:val="000000"/>
                </w:rPr>
                <w:t>3</w:t>
              </w:r>
            </w:ins>
            <w:del w:id="49"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459B7297" w14:textId="77777777" w:rsidR="00D62924" w:rsidRPr="00157C0F" w:rsidRDefault="00571926" w:rsidP="00D62924">
            <w:pPr>
              <w:jc w:val="center"/>
              <w:rPr>
                <w:rFonts w:cs="Arial"/>
                <w:color w:val="000000"/>
              </w:rPr>
            </w:pPr>
            <w:ins w:id="50" w:author="Walus, David (D.M.)" w:date="2021-09-09T16:49:00Z">
              <w:r>
                <w:rPr>
                  <w:rFonts w:cs="Arial"/>
                  <w:color w:val="000000"/>
                </w:rPr>
                <w:t xml:space="preserve">PDC </w:t>
              </w:r>
            </w:ins>
            <w:r>
              <w:rPr>
                <w:rFonts w:cs="Arial"/>
                <w:color w:val="000000"/>
              </w:rPr>
              <w:t>Chime/Prompt Bus</w:t>
            </w:r>
          </w:p>
        </w:tc>
        <w:tc>
          <w:tcPr>
            <w:tcW w:w="928" w:type="dxa"/>
            <w:tcBorders>
              <w:top w:val="nil"/>
              <w:left w:val="nil"/>
              <w:bottom w:val="single" w:sz="4" w:space="0" w:color="auto"/>
              <w:right w:val="single" w:sz="4" w:space="0" w:color="auto"/>
            </w:tcBorders>
            <w:shd w:val="clear" w:color="auto" w:fill="auto"/>
            <w:vAlign w:val="center"/>
            <w:hideMark/>
          </w:tcPr>
          <w:p w14:paraId="7787EFEE"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350C7EF0"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3B6E923B"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613E14A2"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4C7D35E" w14:textId="77777777" w:rsidR="00D62924" w:rsidRPr="00157C0F" w:rsidRDefault="00571926" w:rsidP="00D62924">
            <w:pPr>
              <w:jc w:val="center"/>
              <w:rPr>
                <w:rFonts w:cs="Arial"/>
                <w:color w:val="000000"/>
              </w:rPr>
            </w:pPr>
            <w:r>
              <w:rPr>
                <w:rFonts w:cs="Arial"/>
                <w:color w:val="000000"/>
              </w:rPr>
              <w:t>Stream ID 60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610499C2" w14:textId="77777777" w:rsidR="00D62924" w:rsidRPr="00157C0F" w:rsidRDefault="00571926" w:rsidP="00D62924">
            <w:pPr>
              <w:jc w:val="center"/>
              <w:rPr>
                <w:rFonts w:cs="Arial"/>
                <w:color w:val="000000"/>
              </w:rPr>
            </w:pPr>
            <w:r>
              <w:rPr>
                <w:rFonts w:cs="Arial"/>
                <w:color w:val="000000"/>
              </w:rPr>
              <w:t>A2B</w:t>
            </w:r>
            <w:ins w:id="51" w:author="Walus, David (D.M.)" w:date="2021-09-09T16:48:00Z">
              <w:r>
                <w:rPr>
                  <w:rFonts w:cs="Arial"/>
                  <w:color w:val="000000"/>
                </w:rPr>
                <w:t>_</w:t>
              </w:r>
            </w:ins>
            <w:del w:id="52" w:author="Walus, David (D.M.)" w:date="2021-09-09T16:48:00Z">
              <w:r w:rsidDel="007532C7">
                <w:rPr>
                  <w:rFonts w:cs="Arial"/>
                  <w:color w:val="000000"/>
                </w:rPr>
                <w:delText>-</w:delText>
              </w:r>
            </w:del>
            <w:r>
              <w:rPr>
                <w:rFonts w:cs="Arial"/>
                <w:color w:val="000000"/>
              </w:rPr>
              <w:t>ID</w:t>
            </w:r>
            <w:ins w:id="53" w:author="Walus, David (D.M.)" w:date="2021-09-09T16:49:00Z">
              <w:r>
                <w:rPr>
                  <w:rFonts w:cs="Arial"/>
                  <w:color w:val="000000"/>
                </w:rPr>
                <w:t>3</w:t>
              </w:r>
            </w:ins>
            <w:del w:id="54"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088B94CD" w14:textId="77777777" w:rsidR="00D62924" w:rsidRPr="00157C0F" w:rsidRDefault="00571926" w:rsidP="00D62924">
            <w:pPr>
              <w:jc w:val="center"/>
              <w:rPr>
                <w:rFonts w:cs="Arial"/>
                <w:color w:val="000000"/>
              </w:rPr>
            </w:pPr>
            <w:ins w:id="55" w:author="Walus, David (D.M.)" w:date="2021-09-09T16:49:00Z">
              <w:r>
                <w:rPr>
                  <w:rFonts w:cs="Arial"/>
                  <w:color w:val="000000"/>
                </w:rPr>
                <w:t xml:space="preserve">PDC </w:t>
              </w:r>
            </w:ins>
            <w:r>
              <w:rPr>
                <w:rFonts w:cs="Arial"/>
                <w:color w:val="000000"/>
              </w:rPr>
              <w:t>Chime/Prompt Bus</w:t>
            </w:r>
          </w:p>
        </w:tc>
        <w:tc>
          <w:tcPr>
            <w:tcW w:w="928" w:type="dxa"/>
            <w:tcBorders>
              <w:top w:val="nil"/>
              <w:left w:val="nil"/>
              <w:bottom w:val="single" w:sz="4" w:space="0" w:color="auto"/>
              <w:right w:val="single" w:sz="4" w:space="0" w:color="auto"/>
            </w:tcBorders>
            <w:shd w:val="clear" w:color="auto" w:fill="auto"/>
            <w:vAlign w:val="center"/>
            <w:hideMark/>
          </w:tcPr>
          <w:p w14:paraId="6DD83078"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19C86E0C"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39327EFA"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77DEF358"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5AA868F" w14:textId="77777777" w:rsidR="00D62924" w:rsidRPr="00157C0F" w:rsidRDefault="00571926" w:rsidP="00D62924">
            <w:pPr>
              <w:jc w:val="center"/>
              <w:rPr>
                <w:rFonts w:cs="Arial"/>
                <w:color w:val="000000"/>
              </w:rPr>
            </w:pPr>
            <w:r>
              <w:rPr>
                <w:rFonts w:cs="Arial"/>
                <w:color w:val="000000"/>
              </w:rPr>
              <w:t>Stream ID 61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9F8F185" w14:textId="77777777" w:rsidR="00D62924" w:rsidRPr="00157C0F" w:rsidRDefault="00571926" w:rsidP="00D62924">
            <w:pPr>
              <w:jc w:val="center"/>
              <w:rPr>
                <w:rFonts w:cs="Arial"/>
                <w:color w:val="000000"/>
              </w:rPr>
            </w:pPr>
            <w:r>
              <w:rPr>
                <w:rFonts w:cs="Arial"/>
                <w:color w:val="000000"/>
              </w:rPr>
              <w:t>A2B</w:t>
            </w:r>
            <w:ins w:id="56" w:author="Walus, David (D.M.)" w:date="2021-09-09T16:48:00Z">
              <w:r>
                <w:rPr>
                  <w:rFonts w:cs="Arial"/>
                  <w:color w:val="000000"/>
                </w:rPr>
                <w:t>_</w:t>
              </w:r>
            </w:ins>
            <w:del w:id="57" w:author="Walus, David (D.M.)" w:date="2021-09-09T16:48:00Z">
              <w:r w:rsidDel="007532C7">
                <w:rPr>
                  <w:rFonts w:cs="Arial"/>
                  <w:color w:val="000000"/>
                </w:rPr>
                <w:delText>-</w:delText>
              </w:r>
            </w:del>
            <w:r>
              <w:rPr>
                <w:rFonts w:cs="Arial"/>
                <w:color w:val="000000"/>
              </w:rPr>
              <w:t>ID</w:t>
            </w:r>
            <w:ins w:id="58" w:author="Walus, David (D.M.)" w:date="2021-09-09T16:49:00Z">
              <w:r>
                <w:rPr>
                  <w:rFonts w:cs="Arial"/>
                  <w:color w:val="000000"/>
                </w:rPr>
                <w:t>3</w:t>
              </w:r>
            </w:ins>
            <w:del w:id="59" w:author="Walus, David (D.M.)" w:date="2021-09-09T16:49:00Z">
              <w:r w:rsidDel="007532C7">
                <w:rPr>
                  <w:rFonts w:cs="Arial"/>
                  <w:color w:val="000000"/>
                </w:rPr>
                <w:delText>6</w:delText>
              </w:r>
            </w:del>
          </w:p>
        </w:tc>
        <w:tc>
          <w:tcPr>
            <w:tcW w:w="3860" w:type="dxa"/>
            <w:tcBorders>
              <w:top w:val="nil"/>
              <w:left w:val="nil"/>
              <w:bottom w:val="single" w:sz="4" w:space="0" w:color="auto"/>
              <w:right w:val="single" w:sz="4" w:space="0" w:color="auto"/>
            </w:tcBorders>
            <w:shd w:val="clear" w:color="auto" w:fill="auto"/>
          </w:tcPr>
          <w:p w14:paraId="7E563F6C" w14:textId="77777777" w:rsidR="00D62924" w:rsidRPr="00157C0F" w:rsidRDefault="00571926" w:rsidP="00D62924">
            <w:pPr>
              <w:jc w:val="center"/>
              <w:rPr>
                <w:rFonts w:cs="Arial"/>
                <w:color w:val="000000"/>
              </w:rPr>
            </w:pPr>
            <w:ins w:id="60" w:author="Walus, David (D.M.)" w:date="2021-09-09T16:49:00Z">
              <w:r>
                <w:rPr>
                  <w:rFonts w:cs="Arial"/>
                  <w:color w:val="000000"/>
                </w:rPr>
                <w:t xml:space="preserve">PDC </w:t>
              </w:r>
            </w:ins>
            <w:r>
              <w:rPr>
                <w:rFonts w:cs="Arial"/>
                <w:color w:val="000000"/>
              </w:rPr>
              <w:t>Chime/Prompt Bus</w:t>
            </w:r>
          </w:p>
        </w:tc>
        <w:tc>
          <w:tcPr>
            <w:tcW w:w="928" w:type="dxa"/>
            <w:tcBorders>
              <w:top w:val="nil"/>
              <w:left w:val="nil"/>
              <w:bottom w:val="single" w:sz="4" w:space="0" w:color="auto"/>
              <w:right w:val="single" w:sz="4" w:space="0" w:color="auto"/>
            </w:tcBorders>
            <w:shd w:val="clear" w:color="auto" w:fill="auto"/>
            <w:vAlign w:val="center"/>
            <w:hideMark/>
          </w:tcPr>
          <w:p w14:paraId="4DCC16B5"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98FFCFD"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3E94A95"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37C5FC33"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3F2A602B" w14:textId="77777777" w:rsidR="00D62924" w:rsidRPr="00157C0F" w:rsidRDefault="00571926" w:rsidP="00D62924">
            <w:pPr>
              <w:jc w:val="center"/>
              <w:rPr>
                <w:rFonts w:cs="Arial"/>
                <w:color w:val="000000"/>
              </w:rPr>
            </w:pPr>
            <w:r>
              <w:rPr>
                <w:rFonts w:cs="Arial"/>
                <w:color w:val="000000"/>
              </w:rPr>
              <w:t>Stream ID 62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7B82C5C"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4F8A9DFD" w14:textId="77777777" w:rsidR="00D62924" w:rsidRPr="00157C0F" w:rsidRDefault="00571926" w:rsidP="00D62924">
            <w:pPr>
              <w:jc w:val="center"/>
              <w:rPr>
                <w:rFonts w:cs="Arial"/>
                <w:color w:val="000000"/>
              </w:rPr>
            </w:pPr>
            <w:r>
              <w:rPr>
                <w:rFonts w:cs="Arial"/>
                <w:color w:val="000000"/>
              </w:rPr>
              <w:t>ANC+RNC (+ESE +EVSE)</w:t>
            </w:r>
          </w:p>
        </w:tc>
        <w:tc>
          <w:tcPr>
            <w:tcW w:w="928" w:type="dxa"/>
            <w:tcBorders>
              <w:top w:val="nil"/>
              <w:left w:val="nil"/>
              <w:bottom w:val="single" w:sz="4" w:space="0" w:color="auto"/>
              <w:right w:val="single" w:sz="4" w:space="0" w:color="auto"/>
            </w:tcBorders>
            <w:shd w:val="clear" w:color="auto" w:fill="auto"/>
            <w:vAlign w:val="center"/>
            <w:hideMark/>
          </w:tcPr>
          <w:p w14:paraId="13DBC137"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70900756"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60765C76"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2D50A7A4"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4169087E" w14:textId="77777777" w:rsidR="00D62924" w:rsidRPr="00157C0F" w:rsidRDefault="00571926" w:rsidP="00D62924">
            <w:pPr>
              <w:jc w:val="center"/>
              <w:rPr>
                <w:rFonts w:cs="Arial"/>
                <w:color w:val="000000"/>
              </w:rPr>
            </w:pPr>
            <w:r>
              <w:rPr>
                <w:rFonts w:cs="Arial"/>
                <w:color w:val="000000"/>
              </w:rPr>
              <w:t>Stream ID 63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577AD0D"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0B36BF6A" w14:textId="77777777" w:rsidR="00D62924" w:rsidRPr="00157C0F" w:rsidRDefault="00571926" w:rsidP="00D62924">
            <w:pPr>
              <w:jc w:val="center"/>
              <w:rPr>
                <w:rFonts w:cs="Arial"/>
                <w:color w:val="000000"/>
              </w:rPr>
            </w:pPr>
            <w:r>
              <w:rPr>
                <w:rFonts w:cs="Arial"/>
                <w:color w:val="000000"/>
              </w:rPr>
              <w:t>ANC+RNC (+ESE +EVSE)</w:t>
            </w:r>
          </w:p>
        </w:tc>
        <w:tc>
          <w:tcPr>
            <w:tcW w:w="928" w:type="dxa"/>
            <w:tcBorders>
              <w:top w:val="nil"/>
              <w:left w:val="nil"/>
              <w:bottom w:val="single" w:sz="4" w:space="0" w:color="auto"/>
              <w:right w:val="single" w:sz="4" w:space="0" w:color="auto"/>
            </w:tcBorders>
            <w:shd w:val="clear" w:color="auto" w:fill="auto"/>
            <w:vAlign w:val="center"/>
            <w:hideMark/>
          </w:tcPr>
          <w:p w14:paraId="4E5A0A5E"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6F4C8F36"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671F0D5D"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3219F48C"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0A3C05EA" w14:textId="77777777" w:rsidR="00D62924" w:rsidRPr="00157C0F" w:rsidRDefault="00571926" w:rsidP="00D62924">
            <w:pPr>
              <w:jc w:val="center"/>
              <w:rPr>
                <w:rFonts w:cs="Arial"/>
                <w:color w:val="000000"/>
              </w:rPr>
            </w:pPr>
            <w:r>
              <w:rPr>
                <w:rFonts w:cs="Arial"/>
                <w:color w:val="000000"/>
              </w:rPr>
              <w:t>Stream ID 64</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3BBB927D"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25EF8CE5" w14:textId="77777777" w:rsidR="00D62924" w:rsidRPr="00157C0F" w:rsidRDefault="00571926" w:rsidP="00D62924">
            <w:pPr>
              <w:jc w:val="center"/>
              <w:rPr>
                <w:rFonts w:cs="Arial"/>
                <w:color w:val="000000"/>
              </w:rPr>
            </w:pPr>
            <w:r>
              <w:rPr>
                <w:rFonts w:cs="Arial"/>
                <w:color w:val="000000"/>
              </w:rPr>
              <w:t>ANC+RNC (+ESE +EVSE)</w:t>
            </w:r>
          </w:p>
        </w:tc>
        <w:tc>
          <w:tcPr>
            <w:tcW w:w="928" w:type="dxa"/>
            <w:tcBorders>
              <w:top w:val="nil"/>
              <w:left w:val="nil"/>
              <w:bottom w:val="single" w:sz="4" w:space="0" w:color="auto"/>
              <w:right w:val="single" w:sz="4" w:space="0" w:color="auto"/>
            </w:tcBorders>
            <w:shd w:val="clear" w:color="auto" w:fill="auto"/>
            <w:vAlign w:val="center"/>
            <w:hideMark/>
          </w:tcPr>
          <w:p w14:paraId="71FCEB9B"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0EE77EEA"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61FC962C"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5125EB32"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8C75B2E" w14:textId="77777777" w:rsidR="00D62924" w:rsidRPr="00157C0F" w:rsidRDefault="00571926" w:rsidP="00D62924">
            <w:pPr>
              <w:jc w:val="center"/>
              <w:rPr>
                <w:rFonts w:cs="Arial"/>
                <w:color w:val="000000"/>
              </w:rPr>
            </w:pPr>
            <w:r>
              <w:rPr>
                <w:rFonts w:cs="Arial"/>
                <w:color w:val="000000"/>
              </w:rPr>
              <w:t>Stream ID 65</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301AFA8"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72BC7F7E" w14:textId="77777777" w:rsidR="00D62924" w:rsidRPr="00157C0F" w:rsidRDefault="00571926" w:rsidP="00D62924">
            <w:pPr>
              <w:jc w:val="center"/>
              <w:rPr>
                <w:rFonts w:cs="Arial"/>
                <w:color w:val="000000"/>
              </w:rPr>
            </w:pPr>
            <w:r>
              <w:rPr>
                <w:rFonts w:cs="Arial"/>
                <w:color w:val="000000"/>
              </w:rPr>
              <w:t>ANC+RNC (+ESE +EVSE)</w:t>
            </w:r>
          </w:p>
        </w:tc>
        <w:tc>
          <w:tcPr>
            <w:tcW w:w="928" w:type="dxa"/>
            <w:tcBorders>
              <w:top w:val="nil"/>
              <w:left w:val="nil"/>
              <w:bottom w:val="single" w:sz="4" w:space="0" w:color="auto"/>
              <w:right w:val="single" w:sz="4" w:space="0" w:color="auto"/>
            </w:tcBorders>
            <w:shd w:val="clear" w:color="auto" w:fill="auto"/>
            <w:vAlign w:val="center"/>
            <w:hideMark/>
          </w:tcPr>
          <w:p w14:paraId="4473FF35"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31127D88"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2D6685C0"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18D558A1"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36BCABD7" w14:textId="77777777" w:rsidR="00D62924" w:rsidRPr="00157C0F" w:rsidRDefault="00571926" w:rsidP="00D62924">
            <w:pPr>
              <w:jc w:val="center"/>
              <w:rPr>
                <w:rFonts w:cs="Arial"/>
                <w:color w:val="000000"/>
              </w:rPr>
            </w:pPr>
            <w:r>
              <w:rPr>
                <w:rFonts w:cs="Arial"/>
                <w:color w:val="000000"/>
              </w:rPr>
              <w:t>Stream ID 66</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F19264D"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02DF57F4" w14:textId="77777777" w:rsidR="00D62924" w:rsidRPr="00157C0F" w:rsidRDefault="00571926" w:rsidP="00D62924">
            <w:pPr>
              <w:jc w:val="center"/>
              <w:rPr>
                <w:rFonts w:cs="Arial"/>
                <w:color w:val="000000"/>
              </w:rPr>
            </w:pPr>
            <w:r>
              <w:rPr>
                <w:rFonts w:cs="Arial"/>
                <w:color w:val="000000"/>
              </w:rPr>
              <w:t>ANC+RNC (+ESE +EVSE)</w:t>
            </w:r>
          </w:p>
        </w:tc>
        <w:tc>
          <w:tcPr>
            <w:tcW w:w="928" w:type="dxa"/>
            <w:tcBorders>
              <w:top w:val="nil"/>
              <w:left w:val="nil"/>
              <w:bottom w:val="single" w:sz="4" w:space="0" w:color="auto"/>
              <w:right w:val="single" w:sz="4" w:space="0" w:color="auto"/>
            </w:tcBorders>
            <w:shd w:val="clear" w:color="auto" w:fill="auto"/>
            <w:vAlign w:val="center"/>
            <w:hideMark/>
          </w:tcPr>
          <w:p w14:paraId="4D3DE868"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5B09C389"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209F42E0"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65E3F8D6"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4BB5D661" w14:textId="77777777" w:rsidR="00D62924" w:rsidRPr="00157C0F" w:rsidRDefault="00571926" w:rsidP="00D62924">
            <w:pPr>
              <w:jc w:val="center"/>
              <w:rPr>
                <w:rFonts w:cs="Arial"/>
                <w:color w:val="000000"/>
              </w:rPr>
            </w:pPr>
            <w:r>
              <w:rPr>
                <w:rFonts w:cs="Arial"/>
                <w:color w:val="000000"/>
              </w:rPr>
              <w:t>Stream ID 67</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9EE226E"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tcPr>
          <w:p w14:paraId="5FAB8B9C" w14:textId="77777777" w:rsidR="00D62924" w:rsidRPr="00157C0F" w:rsidRDefault="00571926" w:rsidP="00D62924">
            <w:pPr>
              <w:jc w:val="center"/>
              <w:rPr>
                <w:rFonts w:cs="Arial"/>
                <w:color w:val="000000"/>
              </w:rPr>
            </w:pPr>
            <w:r>
              <w:rPr>
                <w:rFonts w:cs="Arial"/>
                <w:color w:val="000000"/>
              </w:rPr>
              <w:t>ANC+RNC (+ESE +EVSE)</w:t>
            </w:r>
          </w:p>
        </w:tc>
        <w:tc>
          <w:tcPr>
            <w:tcW w:w="928" w:type="dxa"/>
            <w:tcBorders>
              <w:top w:val="nil"/>
              <w:left w:val="nil"/>
              <w:bottom w:val="single" w:sz="4" w:space="0" w:color="auto"/>
              <w:right w:val="single" w:sz="4" w:space="0" w:color="auto"/>
            </w:tcBorders>
            <w:shd w:val="clear" w:color="auto" w:fill="auto"/>
            <w:vAlign w:val="center"/>
            <w:hideMark/>
          </w:tcPr>
          <w:p w14:paraId="5317BB9C"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508524A4"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EDB80AC"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1B6F356C"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5CE05FA" w14:textId="77777777" w:rsidR="00D62924" w:rsidRPr="00157C0F" w:rsidRDefault="00571926" w:rsidP="00D62924">
            <w:pPr>
              <w:jc w:val="center"/>
              <w:rPr>
                <w:rFonts w:cs="Arial"/>
                <w:color w:val="000000"/>
              </w:rPr>
            </w:pPr>
            <w:r>
              <w:rPr>
                <w:rFonts w:cs="Arial"/>
                <w:color w:val="000000"/>
              </w:rPr>
              <w:t>Stream ID 68</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BC838A9" w14:textId="77777777" w:rsidR="00D62924" w:rsidRPr="00157C0F" w:rsidRDefault="00571926" w:rsidP="00D62924">
            <w:pPr>
              <w:jc w:val="center"/>
              <w:rPr>
                <w:rFonts w:cs="Arial"/>
                <w:color w:val="000000"/>
              </w:rPr>
            </w:pPr>
            <w:r>
              <w:rPr>
                <w:rFonts w:cs="Arial"/>
                <w:color w:val="000000"/>
              </w:rPr>
              <w:t>A2B</w:t>
            </w:r>
            <w:ins w:id="61" w:author="Walus, David (D.M.)" w:date="2021-09-09T16:49:00Z">
              <w:r>
                <w:rPr>
                  <w:rFonts w:cs="Arial"/>
                  <w:color w:val="000000"/>
                </w:rPr>
                <w:t>_</w:t>
              </w:r>
            </w:ins>
            <w:del w:id="62" w:author="Walus, David (D.M.)" w:date="2021-09-09T16:49:00Z">
              <w:r w:rsidDel="007532C7">
                <w:rPr>
                  <w:rFonts w:cs="Arial"/>
                  <w:color w:val="000000"/>
                </w:rPr>
                <w:delText>-</w:delText>
              </w:r>
            </w:del>
            <w:r>
              <w:rPr>
                <w:rFonts w:cs="Arial"/>
                <w:color w:val="000000"/>
              </w:rPr>
              <w:t>ID</w:t>
            </w:r>
            <w:ins w:id="63" w:author="Walus, David (D.M.)" w:date="2021-09-09T16:50:00Z">
              <w:r>
                <w:rPr>
                  <w:rFonts w:cs="Arial"/>
                  <w:color w:val="000000"/>
                </w:rPr>
                <w:t>6</w:t>
              </w:r>
            </w:ins>
            <w:del w:id="64" w:author="Walus, David (D.M.)" w:date="2021-09-09T16:50:00Z">
              <w:r w:rsidDel="007532C7">
                <w:rPr>
                  <w:rFonts w:cs="Arial"/>
                  <w:color w:val="000000"/>
                </w:rPr>
                <w:delText>2</w:delText>
              </w:r>
            </w:del>
          </w:p>
        </w:tc>
        <w:tc>
          <w:tcPr>
            <w:tcW w:w="3860" w:type="dxa"/>
            <w:tcBorders>
              <w:top w:val="nil"/>
              <w:left w:val="nil"/>
              <w:bottom w:val="single" w:sz="4" w:space="0" w:color="auto"/>
              <w:right w:val="single" w:sz="4" w:space="0" w:color="auto"/>
            </w:tcBorders>
            <w:shd w:val="clear" w:color="auto" w:fill="auto"/>
          </w:tcPr>
          <w:p w14:paraId="4B329A83" w14:textId="77777777" w:rsidR="00D62924" w:rsidRPr="00157C0F" w:rsidRDefault="00571926" w:rsidP="00D62924">
            <w:pPr>
              <w:jc w:val="center"/>
              <w:rPr>
                <w:rFonts w:cs="Arial"/>
                <w:color w:val="000000"/>
              </w:rPr>
            </w:pPr>
            <w:r>
              <w:rPr>
                <w:rFonts w:cs="Arial"/>
                <w:color w:val="000000"/>
              </w:rPr>
              <w:t>PDC Aux Source MSS Zone 2</w:t>
            </w:r>
          </w:p>
        </w:tc>
        <w:tc>
          <w:tcPr>
            <w:tcW w:w="928" w:type="dxa"/>
            <w:tcBorders>
              <w:top w:val="nil"/>
              <w:left w:val="nil"/>
              <w:bottom w:val="single" w:sz="4" w:space="0" w:color="auto"/>
              <w:right w:val="single" w:sz="4" w:space="0" w:color="auto"/>
            </w:tcBorders>
            <w:shd w:val="clear" w:color="auto" w:fill="auto"/>
            <w:vAlign w:val="center"/>
            <w:hideMark/>
          </w:tcPr>
          <w:p w14:paraId="6F5E7BD0"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16C0CDCE"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7DA41965"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59F7C074"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4614249" w14:textId="77777777" w:rsidR="00D62924" w:rsidRPr="00157C0F" w:rsidRDefault="00571926" w:rsidP="00D62924">
            <w:pPr>
              <w:jc w:val="center"/>
              <w:rPr>
                <w:rFonts w:cs="Arial"/>
                <w:color w:val="000000"/>
              </w:rPr>
            </w:pPr>
            <w:r>
              <w:rPr>
                <w:rFonts w:cs="Arial"/>
                <w:color w:val="000000"/>
              </w:rPr>
              <w:t>Stream ID 69</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2389A05" w14:textId="77777777" w:rsidR="00D62924" w:rsidRPr="00157C0F" w:rsidRDefault="00571926" w:rsidP="00D62924">
            <w:pPr>
              <w:jc w:val="center"/>
              <w:rPr>
                <w:rFonts w:cs="Arial"/>
                <w:color w:val="000000"/>
              </w:rPr>
            </w:pPr>
            <w:r>
              <w:rPr>
                <w:rFonts w:cs="Arial"/>
                <w:color w:val="000000"/>
              </w:rPr>
              <w:t>A2B</w:t>
            </w:r>
            <w:ins w:id="65" w:author="Walus, David (D.M.)" w:date="2021-09-09T16:49:00Z">
              <w:r>
                <w:rPr>
                  <w:rFonts w:cs="Arial"/>
                  <w:color w:val="000000"/>
                </w:rPr>
                <w:t>_</w:t>
              </w:r>
            </w:ins>
            <w:del w:id="66" w:author="Walus, David (D.M.)" w:date="2021-09-09T16:49:00Z">
              <w:r w:rsidDel="007532C7">
                <w:rPr>
                  <w:rFonts w:cs="Arial"/>
                  <w:color w:val="000000"/>
                </w:rPr>
                <w:delText>-</w:delText>
              </w:r>
            </w:del>
            <w:r>
              <w:rPr>
                <w:rFonts w:cs="Arial"/>
                <w:color w:val="000000"/>
              </w:rPr>
              <w:t>ID</w:t>
            </w:r>
            <w:ins w:id="67" w:author="Walus, David (D.M.)" w:date="2021-09-09T16:50:00Z">
              <w:r>
                <w:rPr>
                  <w:rFonts w:cs="Arial"/>
                  <w:color w:val="000000"/>
                </w:rPr>
                <w:t>7</w:t>
              </w:r>
            </w:ins>
            <w:del w:id="68" w:author="Walus, David (D.M.)" w:date="2021-09-09T16:50:00Z">
              <w:r w:rsidDel="007532C7">
                <w:rPr>
                  <w:rFonts w:cs="Arial"/>
                  <w:color w:val="000000"/>
                </w:rPr>
                <w:delText>3</w:delText>
              </w:r>
            </w:del>
          </w:p>
        </w:tc>
        <w:tc>
          <w:tcPr>
            <w:tcW w:w="3860" w:type="dxa"/>
            <w:tcBorders>
              <w:top w:val="nil"/>
              <w:left w:val="nil"/>
              <w:bottom w:val="single" w:sz="4" w:space="0" w:color="auto"/>
              <w:right w:val="single" w:sz="4" w:space="0" w:color="auto"/>
            </w:tcBorders>
            <w:shd w:val="clear" w:color="auto" w:fill="auto"/>
          </w:tcPr>
          <w:p w14:paraId="0079B82B" w14:textId="77777777" w:rsidR="00D62924" w:rsidRPr="00157C0F" w:rsidRDefault="00571926" w:rsidP="00D62924">
            <w:pPr>
              <w:jc w:val="center"/>
              <w:rPr>
                <w:rFonts w:cs="Arial"/>
                <w:color w:val="000000"/>
              </w:rPr>
            </w:pPr>
            <w:r>
              <w:rPr>
                <w:rFonts w:cs="Arial"/>
                <w:color w:val="000000"/>
              </w:rPr>
              <w:t>PDC Aux Source MSS Zone 3-6</w:t>
            </w:r>
          </w:p>
        </w:tc>
        <w:tc>
          <w:tcPr>
            <w:tcW w:w="928" w:type="dxa"/>
            <w:tcBorders>
              <w:top w:val="nil"/>
              <w:left w:val="nil"/>
              <w:bottom w:val="single" w:sz="4" w:space="0" w:color="auto"/>
              <w:right w:val="single" w:sz="4" w:space="0" w:color="auto"/>
            </w:tcBorders>
            <w:shd w:val="clear" w:color="auto" w:fill="auto"/>
            <w:vAlign w:val="center"/>
            <w:hideMark/>
          </w:tcPr>
          <w:p w14:paraId="589AF0F5"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4B1ACEB5"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E78C3AE"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3952D92A"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09EFE9B" w14:textId="77777777" w:rsidR="00D62924" w:rsidRPr="00157C0F" w:rsidRDefault="00571926" w:rsidP="00D62924">
            <w:pPr>
              <w:jc w:val="center"/>
              <w:rPr>
                <w:rFonts w:cs="Arial"/>
                <w:color w:val="000000"/>
              </w:rPr>
            </w:pPr>
            <w:r>
              <w:rPr>
                <w:rFonts w:cs="Arial"/>
                <w:color w:val="000000"/>
              </w:rPr>
              <w:t>Stream ID 70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3E9A3954" w14:textId="77777777" w:rsidR="00D62924" w:rsidRPr="00157C0F" w:rsidRDefault="00571926" w:rsidP="00D62924">
            <w:pPr>
              <w:jc w:val="center"/>
              <w:rPr>
                <w:rFonts w:cs="Arial"/>
                <w:color w:val="000000"/>
              </w:rPr>
            </w:pPr>
            <w:r>
              <w:rPr>
                <w:rFonts w:cs="Arial"/>
                <w:color w:val="000000"/>
              </w:rPr>
              <w:t>A2B</w:t>
            </w:r>
            <w:ins w:id="69" w:author="Walus, David (D.M.)" w:date="2021-09-09T16:50:00Z">
              <w:r>
                <w:rPr>
                  <w:rFonts w:cs="Arial"/>
                  <w:color w:val="000000"/>
                </w:rPr>
                <w:t>_</w:t>
              </w:r>
            </w:ins>
            <w:del w:id="70" w:author="Walus, David (D.M.)" w:date="2021-09-09T16:50:00Z">
              <w:r w:rsidDel="007532C7">
                <w:rPr>
                  <w:rFonts w:cs="Arial"/>
                  <w:color w:val="000000"/>
                </w:rPr>
                <w:delText>-</w:delText>
              </w:r>
            </w:del>
            <w:r>
              <w:rPr>
                <w:rFonts w:cs="Arial"/>
                <w:color w:val="000000"/>
              </w:rPr>
              <w:t>ID</w:t>
            </w:r>
            <w:ins w:id="71" w:author="Walus, David (D.M.)" w:date="2021-09-09T16:50:00Z">
              <w:r>
                <w:rPr>
                  <w:rFonts w:cs="Arial"/>
                  <w:color w:val="000000"/>
                </w:rPr>
                <w:t>8</w:t>
              </w:r>
            </w:ins>
            <w:del w:id="72" w:author="Walus, David (D.M.)" w:date="2021-09-09T16:50:00Z">
              <w:r w:rsidDel="007532C7">
                <w:rPr>
                  <w:rFonts w:cs="Arial"/>
                  <w:color w:val="000000"/>
                </w:rPr>
                <w:delText>4</w:delText>
              </w:r>
            </w:del>
          </w:p>
        </w:tc>
        <w:tc>
          <w:tcPr>
            <w:tcW w:w="3860" w:type="dxa"/>
            <w:tcBorders>
              <w:top w:val="nil"/>
              <w:left w:val="nil"/>
              <w:bottom w:val="single" w:sz="4" w:space="0" w:color="auto"/>
              <w:right w:val="single" w:sz="4" w:space="0" w:color="auto"/>
            </w:tcBorders>
            <w:shd w:val="clear" w:color="auto" w:fill="auto"/>
          </w:tcPr>
          <w:p w14:paraId="3D962E1F" w14:textId="77777777" w:rsidR="00D62924" w:rsidRPr="00157C0F" w:rsidRDefault="00571926" w:rsidP="00D62924">
            <w:pPr>
              <w:jc w:val="center"/>
              <w:rPr>
                <w:rFonts w:cs="Arial"/>
                <w:color w:val="000000"/>
              </w:rPr>
            </w:pPr>
            <w:r>
              <w:rPr>
                <w:rFonts w:cs="Arial"/>
                <w:color w:val="000000"/>
              </w:rPr>
              <w:t xml:space="preserve">PDC </w:t>
            </w:r>
            <w:ins w:id="73" w:author="Walus, David (D.M.)" w:date="2021-09-09T16:56:00Z">
              <w:r>
                <w:rPr>
                  <w:rFonts w:cs="Arial"/>
                  <w:color w:val="000000"/>
                </w:rPr>
                <w:t xml:space="preserve">MSS </w:t>
              </w:r>
            </w:ins>
            <w:r>
              <w:rPr>
                <w:rFonts w:cs="Arial"/>
                <w:color w:val="000000"/>
              </w:rPr>
              <w:t>Target Prompt Driver</w:t>
            </w:r>
          </w:p>
        </w:tc>
        <w:tc>
          <w:tcPr>
            <w:tcW w:w="928" w:type="dxa"/>
            <w:tcBorders>
              <w:top w:val="nil"/>
              <w:left w:val="nil"/>
              <w:bottom w:val="single" w:sz="4" w:space="0" w:color="auto"/>
              <w:right w:val="single" w:sz="4" w:space="0" w:color="auto"/>
            </w:tcBorders>
            <w:shd w:val="clear" w:color="auto" w:fill="auto"/>
            <w:vAlign w:val="center"/>
            <w:hideMark/>
          </w:tcPr>
          <w:p w14:paraId="45743699"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165F7589"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672CB619"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552A947E"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3A61F24E" w14:textId="77777777" w:rsidR="00D62924" w:rsidRPr="00157C0F" w:rsidRDefault="00571926" w:rsidP="00D62924">
            <w:pPr>
              <w:jc w:val="center"/>
              <w:rPr>
                <w:rFonts w:cs="Arial"/>
                <w:color w:val="000000"/>
              </w:rPr>
            </w:pPr>
            <w:r>
              <w:rPr>
                <w:rFonts w:cs="Arial"/>
                <w:color w:val="000000"/>
              </w:rPr>
              <w:t>Stream ID 71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A997034" w14:textId="77777777" w:rsidR="00D62924" w:rsidRPr="00157C0F" w:rsidRDefault="00571926" w:rsidP="00D62924">
            <w:pPr>
              <w:jc w:val="center"/>
              <w:rPr>
                <w:rFonts w:cs="Arial"/>
                <w:color w:val="000000"/>
              </w:rPr>
            </w:pPr>
            <w:del w:id="74" w:author="Walus, David (D.M.)" w:date="2021-09-09T16:56:00Z">
              <w:r w:rsidDel="007532C7">
                <w:rPr>
                  <w:rFonts w:cs="Arial"/>
                  <w:color w:val="000000"/>
                </w:rPr>
                <w:delText>A2B</w:delText>
              </w:r>
            </w:del>
            <w:del w:id="75" w:author="Walus, David (D.M.)" w:date="2021-09-09T16:50:00Z">
              <w:r w:rsidDel="007532C7">
                <w:rPr>
                  <w:rFonts w:cs="Arial"/>
                  <w:color w:val="000000"/>
                </w:rPr>
                <w:delText>-</w:delText>
              </w:r>
            </w:del>
            <w:del w:id="76" w:author="Walus, David (D.M.)" w:date="2021-09-09T16:56:00Z">
              <w:r w:rsidDel="007532C7">
                <w:rPr>
                  <w:rFonts w:cs="Arial"/>
                  <w:color w:val="000000"/>
                </w:rPr>
                <w:delText>ID5</w:delText>
              </w:r>
            </w:del>
          </w:p>
        </w:tc>
        <w:tc>
          <w:tcPr>
            <w:tcW w:w="3860" w:type="dxa"/>
            <w:tcBorders>
              <w:top w:val="nil"/>
              <w:left w:val="nil"/>
              <w:bottom w:val="single" w:sz="4" w:space="0" w:color="auto"/>
              <w:right w:val="single" w:sz="4" w:space="0" w:color="auto"/>
            </w:tcBorders>
            <w:shd w:val="clear" w:color="auto" w:fill="auto"/>
          </w:tcPr>
          <w:p w14:paraId="4B725AE0" w14:textId="77777777" w:rsidR="00D62924" w:rsidRPr="00157C0F" w:rsidRDefault="00571926" w:rsidP="00D62924">
            <w:pPr>
              <w:jc w:val="center"/>
              <w:rPr>
                <w:rFonts w:cs="Arial"/>
                <w:color w:val="000000"/>
              </w:rPr>
            </w:pPr>
            <w:r>
              <w:rPr>
                <w:rFonts w:cs="Arial"/>
                <w:color w:val="000000"/>
              </w:rPr>
              <w:t xml:space="preserve">PDC Target </w:t>
            </w:r>
            <w:r>
              <w:rPr>
                <w:rFonts w:cs="Arial"/>
                <w:color w:val="000000"/>
              </w:rPr>
              <w:t>Prompt MSS Zone 2-6</w:t>
            </w:r>
          </w:p>
        </w:tc>
        <w:tc>
          <w:tcPr>
            <w:tcW w:w="928" w:type="dxa"/>
            <w:tcBorders>
              <w:top w:val="nil"/>
              <w:left w:val="nil"/>
              <w:bottom w:val="single" w:sz="4" w:space="0" w:color="auto"/>
              <w:right w:val="single" w:sz="4" w:space="0" w:color="auto"/>
            </w:tcBorders>
            <w:shd w:val="clear" w:color="auto" w:fill="auto"/>
            <w:vAlign w:val="center"/>
            <w:hideMark/>
          </w:tcPr>
          <w:p w14:paraId="7D1510FF"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C3A0DBC"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A2DABF4"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015AB532"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5D8F9258" w14:textId="77777777" w:rsidR="00D62924" w:rsidRPr="00157C0F" w:rsidRDefault="00571926" w:rsidP="00D62924">
            <w:pPr>
              <w:jc w:val="center"/>
              <w:rPr>
                <w:rFonts w:cs="Arial"/>
                <w:color w:val="000000"/>
              </w:rPr>
            </w:pPr>
            <w:r>
              <w:rPr>
                <w:rFonts w:cs="Arial"/>
                <w:color w:val="000000"/>
              </w:rPr>
              <w:t>Stream ID 72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67EE1B60"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349D10CF" w14:textId="77777777" w:rsidR="00D62924" w:rsidRPr="00157C0F" w:rsidRDefault="00571926"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089AB45D"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3205FB20"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2A7FBBF7"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5BFD9B75"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0FE5F710" w14:textId="77777777" w:rsidR="00D62924" w:rsidRPr="00157C0F" w:rsidRDefault="00571926" w:rsidP="00D62924">
            <w:pPr>
              <w:jc w:val="center"/>
              <w:rPr>
                <w:rFonts w:cs="Arial"/>
                <w:color w:val="000000"/>
              </w:rPr>
            </w:pPr>
            <w:r>
              <w:rPr>
                <w:rFonts w:cs="Arial"/>
                <w:color w:val="000000"/>
              </w:rPr>
              <w:t>Stream ID 73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443E7A0"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3C1996B1" w14:textId="77777777" w:rsidR="00D62924" w:rsidRPr="00157C0F" w:rsidRDefault="00571926"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3CB6D0EA"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4C79839D"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6CBAF95F"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3B111C91" w14:textId="77777777" w:rsidTr="00D62924">
        <w:trPr>
          <w:trHeight w:val="134"/>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B41D1B7" w14:textId="77777777" w:rsidR="00D62924" w:rsidRPr="00157C0F" w:rsidRDefault="00571926" w:rsidP="00D62924">
            <w:pPr>
              <w:jc w:val="center"/>
              <w:rPr>
                <w:rFonts w:cs="Arial"/>
                <w:color w:val="000000"/>
              </w:rPr>
            </w:pPr>
            <w:r>
              <w:rPr>
                <w:rFonts w:cs="Arial"/>
                <w:color w:val="000000"/>
              </w:rPr>
              <w:t>Stream ID 74</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71716C6"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6BD173BB" w14:textId="77777777" w:rsidR="00D62924" w:rsidRPr="00157C0F" w:rsidRDefault="00571926"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5D51C9EA"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5BBEEF3"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35CAAB0F"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0BA95456" w14:textId="77777777" w:rsidTr="00D62924">
        <w:trPr>
          <w:trHeight w:val="161"/>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A81B068" w14:textId="77777777" w:rsidR="00D62924" w:rsidRPr="00157C0F" w:rsidRDefault="00571926" w:rsidP="00D62924">
            <w:pPr>
              <w:jc w:val="center"/>
              <w:rPr>
                <w:rFonts w:cs="Arial"/>
                <w:color w:val="000000"/>
              </w:rPr>
            </w:pPr>
            <w:r>
              <w:rPr>
                <w:rFonts w:cs="Arial"/>
                <w:color w:val="000000"/>
              </w:rPr>
              <w:t>Stream ID 75</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C59556D"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0A2F3A07" w14:textId="77777777" w:rsidR="00D62924" w:rsidRPr="00157C0F" w:rsidRDefault="00571926"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50D1C2BC"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1A2875E0"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D3EC21B"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435BEF5F"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A152880" w14:textId="77777777" w:rsidR="00D62924" w:rsidRPr="00157C0F" w:rsidRDefault="00571926" w:rsidP="00D62924">
            <w:pPr>
              <w:jc w:val="center"/>
              <w:rPr>
                <w:rFonts w:cs="Arial"/>
                <w:color w:val="000000"/>
              </w:rPr>
            </w:pPr>
            <w:r>
              <w:rPr>
                <w:rFonts w:cs="Arial"/>
                <w:color w:val="000000"/>
              </w:rPr>
              <w:t>Stream ID 76</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18BFBEB9"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0F047B61" w14:textId="77777777" w:rsidR="00D62924" w:rsidRPr="00157C0F" w:rsidRDefault="00571926"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39FDE63F"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5C76C697"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53AD888A"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448B4C72"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38FAF62A" w14:textId="77777777" w:rsidR="00D62924" w:rsidRPr="00157C0F" w:rsidRDefault="00571926" w:rsidP="00D62924">
            <w:pPr>
              <w:jc w:val="center"/>
              <w:rPr>
                <w:rFonts w:cs="Arial"/>
                <w:color w:val="000000"/>
              </w:rPr>
            </w:pPr>
            <w:r>
              <w:rPr>
                <w:rFonts w:cs="Arial"/>
                <w:color w:val="000000"/>
              </w:rPr>
              <w:t>Stream ID 77</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EC27D41"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564BF1D7" w14:textId="77777777" w:rsidR="00D62924" w:rsidRPr="00157C0F" w:rsidRDefault="00571926" w:rsidP="00D62924">
            <w:pPr>
              <w:jc w:val="center"/>
              <w:rPr>
                <w:rFonts w:cs="Arial"/>
                <w:color w:val="000000"/>
              </w:rPr>
            </w:pPr>
            <w:r>
              <w:rPr>
                <w:rFonts w:cs="Arial"/>
                <w:color w:val="000000"/>
              </w:rPr>
              <w:t>PAC Speaker Channels</w:t>
            </w:r>
          </w:p>
        </w:tc>
        <w:tc>
          <w:tcPr>
            <w:tcW w:w="928" w:type="dxa"/>
            <w:tcBorders>
              <w:top w:val="nil"/>
              <w:left w:val="nil"/>
              <w:bottom w:val="single" w:sz="4" w:space="0" w:color="auto"/>
              <w:right w:val="single" w:sz="4" w:space="0" w:color="auto"/>
            </w:tcBorders>
            <w:shd w:val="clear" w:color="auto" w:fill="auto"/>
            <w:vAlign w:val="center"/>
            <w:hideMark/>
          </w:tcPr>
          <w:p w14:paraId="3A89AD08"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4EBFE346"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327EC654"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285D6F1F"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F0099A4" w14:textId="77777777" w:rsidR="00D62924" w:rsidRPr="00157C0F" w:rsidRDefault="00571926" w:rsidP="00D62924">
            <w:pPr>
              <w:jc w:val="center"/>
              <w:rPr>
                <w:rFonts w:cs="Arial"/>
                <w:color w:val="000000"/>
              </w:rPr>
            </w:pPr>
            <w:r>
              <w:rPr>
                <w:rFonts w:cs="Arial"/>
                <w:color w:val="000000"/>
              </w:rPr>
              <w:t>Stream ID 78</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512F574"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035F4AEC" w14:textId="77777777" w:rsidR="00D62924" w:rsidRPr="00157C0F" w:rsidRDefault="00571926" w:rsidP="00D62924">
            <w:pPr>
              <w:jc w:val="center"/>
              <w:rPr>
                <w:rFonts w:cs="Arial"/>
                <w:color w:val="000000"/>
              </w:rPr>
            </w:pPr>
            <w:r>
              <w:rPr>
                <w:rFonts w:cs="Arial"/>
                <w:color w:val="000000"/>
              </w:rPr>
              <w:t>ICC Reference Channels</w:t>
            </w:r>
          </w:p>
        </w:tc>
        <w:tc>
          <w:tcPr>
            <w:tcW w:w="928" w:type="dxa"/>
            <w:tcBorders>
              <w:top w:val="nil"/>
              <w:left w:val="nil"/>
              <w:bottom w:val="single" w:sz="4" w:space="0" w:color="auto"/>
              <w:right w:val="single" w:sz="4" w:space="0" w:color="auto"/>
            </w:tcBorders>
            <w:shd w:val="clear" w:color="auto" w:fill="auto"/>
            <w:vAlign w:val="center"/>
            <w:hideMark/>
          </w:tcPr>
          <w:p w14:paraId="79C9E2CC"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510EAC9C"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3B00CA4B"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13D6EF50"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37CC3DE" w14:textId="77777777" w:rsidR="00D62924" w:rsidRPr="00157C0F" w:rsidRDefault="00571926" w:rsidP="00D62924">
            <w:pPr>
              <w:jc w:val="center"/>
              <w:rPr>
                <w:rFonts w:cs="Arial"/>
                <w:color w:val="000000"/>
              </w:rPr>
            </w:pPr>
            <w:r>
              <w:rPr>
                <w:rFonts w:cs="Arial"/>
                <w:color w:val="000000"/>
              </w:rPr>
              <w:t>Stream ID 79</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0472D9B1"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45161E10" w14:textId="77777777" w:rsidR="00D62924" w:rsidRPr="00157C0F" w:rsidRDefault="00571926" w:rsidP="00D62924">
            <w:pPr>
              <w:jc w:val="center"/>
              <w:rPr>
                <w:rFonts w:cs="Arial"/>
                <w:color w:val="000000"/>
              </w:rPr>
            </w:pPr>
            <w:r>
              <w:rPr>
                <w:rFonts w:cs="Arial"/>
                <w:color w:val="000000"/>
              </w:rPr>
              <w:t>ICC Reference Channels</w:t>
            </w:r>
          </w:p>
        </w:tc>
        <w:tc>
          <w:tcPr>
            <w:tcW w:w="928" w:type="dxa"/>
            <w:tcBorders>
              <w:top w:val="nil"/>
              <w:left w:val="nil"/>
              <w:bottom w:val="single" w:sz="4" w:space="0" w:color="auto"/>
              <w:right w:val="single" w:sz="4" w:space="0" w:color="auto"/>
            </w:tcBorders>
            <w:shd w:val="clear" w:color="auto" w:fill="auto"/>
            <w:vAlign w:val="center"/>
            <w:hideMark/>
          </w:tcPr>
          <w:p w14:paraId="7C8C1F94"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6A473D1"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0DFBE6EE"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6724DD80"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37A7820A" w14:textId="77777777" w:rsidR="00D62924" w:rsidRPr="00157C0F" w:rsidRDefault="00571926" w:rsidP="00D62924">
            <w:pPr>
              <w:jc w:val="center"/>
              <w:rPr>
                <w:rFonts w:cs="Arial"/>
                <w:color w:val="000000"/>
              </w:rPr>
            </w:pPr>
            <w:r>
              <w:rPr>
                <w:rFonts w:cs="Arial"/>
                <w:color w:val="000000"/>
              </w:rPr>
              <w:t>Stream ID 80</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30349964"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6CED7069" w14:textId="77777777" w:rsidR="00D62924" w:rsidRPr="00157C0F" w:rsidRDefault="00571926" w:rsidP="00D62924">
            <w:pPr>
              <w:jc w:val="center"/>
              <w:rPr>
                <w:rFonts w:cs="Arial"/>
                <w:color w:val="000000"/>
              </w:rPr>
            </w:pPr>
            <w:r>
              <w:rPr>
                <w:rFonts w:cs="Arial"/>
                <w:color w:val="000000"/>
              </w:rPr>
              <w:t xml:space="preserve">SSE Reference </w:t>
            </w:r>
            <w:r>
              <w:rPr>
                <w:rFonts w:cs="Arial"/>
                <w:color w:val="000000"/>
              </w:rPr>
              <w:t>Channels</w:t>
            </w:r>
          </w:p>
        </w:tc>
        <w:tc>
          <w:tcPr>
            <w:tcW w:w="928" w:type="dxa"/>
            <w:tcBorders>
              <w:top w:val="nil"/>
              <w:left w:val="nil"/>
              <w:bottom w:val="single" w:sz="4" w:space="0" w:color="auto"/>
              <w:right w:val="single" w:sz="4" w:space="0" w:color="auto"/>
            </w:tcBorders>
            <w:shd w:val="clear" w:color="auto" w:fill="auto"/>
            <w:vAlign w:val="center"/>
            <w:hideMark/>
          </w:tcPr>
          <w:p w14:paraId="6BFE593D"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17B264FC"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31D8D9B6"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28E57393"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0C527529" w14:textId="77777777" w:rsidR="00D62924" w:rsidRPr="00157C0F" w:rsidRDefault="00571926" w:rsidP="00D62924">
            <w:pPr>
              <w:jc w:val="center"/>
              <w:rPr>
                <w:rFonts w:cs="Arial"/>
                <w:color w:val="000000"/>
              </w:rPr>
            </w:pPr>
            <w:r>
              <w:rPr>
                <w:rFonts w:cs="Arial"/>
                <w:color w:val="000000"/>
              </w:rPr>
              <w:t>Stream ID 81</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52654A75"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12E65CEC" w14:textId="77777777" w:rsidR="00D62924" w:rsidRPr="00157C0F" w:rsidRDefault="00571926" w:rsidP="00D62924">
            <w:pPr>
              <w:jc w:val="center"/>
              <w:rPr>
                <w:rFonts w:cs="Arial"/>
                <w:color w:val="000000"/>
              </w:rPr>
            </w:pPr>
            <w:r>
              <w:rPr>
                <w:rFonts w:cs="Arial"/>
                <w:color w:val="000000"/>
              </w:rPr>
              <w:t>SSE Reference Channels</w:t>
            </w:r>
          </w:p>
        </w:tc>
        <w:tc>
          <w:tcPr>
            <w:tcW w:w="928" w:type="dxa"/>
            <w:tcBorders>
              <w:top w:val="nil"/>
              <w:left w:val="nil"/>
              <w:bottom w:val="single" w:sz="4" w:space="0" w:color="auto"/>
              <w:right w:val="single" w:sz="4" w:space="0" w:color="auto"/>
            </w:tcBorders>
            <w:shd w:val="clear" w:color="auto" w:fill="auto"/>
            <w:vAlign w:val="center"/>
            <w:hideMark/>
          </w:tcPr>
          <w:p w14:paraId="2A878B39"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CF4DA1B"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86013D3"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7EA1EC21"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058F93CA" w14:textId="77777777" w:rsidR="00D62924" w:rsidRPr="00157C0F" w:rsidRDefault="00571926" w:rsidP="00D62924">
            <w:pPr>
              <w:jc w:val="center"/>
              <w:rPr>
                <w:rFonts w:cs="Arial"/>
                <w:color w:val="000000"/>
              </w:rPr>
            </w:pPr>
            <w:r>
              <w:rPr>
                <w:rFonts w:cs="Arial"/>
                <w:color w:val="000000"/>
              </w:rPr>
              <w:t>Stream ID 82</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70256780"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66007F67" w14:textId="77777777" w:rsidR="00D62924" w:rsidRPr="00157C0F" w:rsidRDefault="00571926" w:rsidP="00D62924">
            <w:pPr>
              <w:jc w:val="center"/>
              <w:rPr>
                <w:rFonts w:cs="Arial"/>
                <w:color w:val="000000"/>
              </w:rPr>
            </w:pPr>
            <w:r>
              <w:rPr>
                <w:rFonts w:cs="Arial"/>
                <w:color w:val="000000"/>
              </w:rPr>
              <w:t>SSE Reference Channels</w:t>
            </w:r>
          </w:p>
        </w:tc>
        <w:tc>
          <w:tcPr>
            <w:tcW w:w="928" w:type="dxa"/>
            <w:tcBorders>
              <w:top w:val="nil"/>
              <w:left w:val="nil"/>
              <w:bottom w:val="single" w:sz="4" w:space="0" w:color="auto"/>
              <w:right w:val="single" w:sz="4" w:space="0" w:color="auto"/>
            </w:tcBorders>
            <w:shd w:val="clear" w:color="auto" w:fill="auto"/>
            <w:vAlign w:val="center"/>
            <w:hideMark/>
          </w:tcPr>
          <w:p w14:paraId="3C246D75"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5C87EF94"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65FEE4F1"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4B222AE9"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24ECB47D" w14:textId="77777777" w:rsidR="00D62924" w:rsidRPr="00157C0F" w:rsidRDefault="00571926" w:rsidP="00D62924">
            <w:pPr>
              <w:jc w:val="center"/>
              <w:rPr>
                <w:rFonts w:cs="Arial"/>
                <w:color w:val="000000"/>
              </w:rPr>
            </w:pPr>
            <w:r>
              <w:rPr>
                <w:rFonts w:cs="Arial"/>
                <w:color w:val="000000"/>
              </w:rPr>
              <w:t>Stream ID 83</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27D4D4B0"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vAlign w:val="bottom"/>
          </w:tcPr>
          <w:p w14:paraId="2AF01D09" w14:textId="77777777" w:rsidR="00D62924" w:rsidRPr="00157C0F" w:rsidRDefault="00571926" w:rsidP="00D62924">
            <w:pPr>
              <w:jc w:val="center"/>
              <w:rPr>
                <w:rFonts w:cs="Arial"/>
                <w:color w:val="000000"/>
              </w:rPr>
            </w:pPr>
            <w:r>
              <w:rPr>
                <w:rFonts w:cs="Arial"/>
                <w:color w:val="000000"/>
              </w:rPr>
              <w:t>SSE Reference Channels</w:t>
            </w:r>
          </w:p>
        </w:tc>
        <w:tc>
          <w:tcPr>
            <w:tcW w:w="928" w:type="dxa"/>
            <w:tcBorders>
              <w:top w:val="nil"/>
              <w:left w:val="nil"/>
              <w:bottom w:val="single" w:sz="4" w:space="0" w:color="auto"/>
              <w:right w:val="single" w:sz="4" w:space="0" w:color="auto"/>
            </w:tcBorders>
            <w:shd w:val="clear" w:color="auto" w:fill="auto"/>
            <w:vAlign w:val="center"/>
            <w:hideMark/>
          </w:tcPr>
          <w:p w14:paraId="5896A57B"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265736E7"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7AE1FFE0"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428E1DB8"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8D51444" w14:textId="77777777" w:rsidR="00D62924" w:rsidRPr="00157C0F" w:rsidRDefault="00571926" w:rsidP="00D62924">
            <w:pPr>
              <w:jc w:val="center"/>
              <w:rPr>
                <w:rFonts w:cs="Arial"/>
                <w:color w:val="000000"/>
              </w:rPr>
            </w:pPr>
            <w:r>
              <w:rPr>
                <w:rFonts w:cs="Arial"/>
                <w:color w:val="000000"/>
              </w:rPr>
              <w:t>Stream ID 84</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21777CED"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tcPr>
          <w:p w14:paraId="00004C45" w14:textId="77777777" w:rsidR="00D62924" w:rsidRPr="00157C0F" w:rsidRDefault="00571926" w:rsidP="00D62924">
            <w:pPr>
              <w:jc w:val="center"/>
              <w:rPr>
                <w:rFonts w:cs="Arial"/>
                <w:color w:val="000000"/>
              </w:rPr>
            </w:pPr>
            <w:r>
              <w:rPr>
                <w:rFonts w:cs="Arial"/>
                <w:color w:val="000000"/>
              </w:rPr>
              <w:t>A2B Microphone Output</w:t>
            </w:r>
          </w:p>
        </w:tc>
        <w:tc>
          <w:tcPr>
            <w:tcW w:w="928" w:type="dxa"/>
            <w:tcBorders>
              <w:top w:val="nil"/>
              <w:left w:val="nil"/>
              <w:bottom w:val="single" w:sz="4" w:space="0" w:color="auto"/>
              <w:right w:val="single" w:sz="4" w:space="0" w:color="auto"/>
            </w:tcBorders>
            <w:shd w:val="clear" w:color="auto" w:fill="auto"/>
            <w:vAlign w:val="center"/>
            <w:hideMark/>
          </w:tcPr>
          <w:p w14:paraId="267AA113"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49821D9C"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1FB6CAC8"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25B05434" w14:textId="77777777" w:rsidTr="00D36C2E">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6116E51F" w14:textId="77777777" w:rsidR="00D62924" w:rsidRPr="00157C0F" w:rsidRDefault="00571926" w:rsidP="00D62924">
            <w:pPr>
              <w:jc w:val="center"/>
              <w:rPr>
                <w:rFonts w:cs="Arial"/>
                <w:color w:val="000000"/>
              </w:rPr>
            </w:pPr>
            <w:r>
              <w:rPr>
                <w:rFonts w:cs="Arial"/>
                <w:color w:val="000000"/>
              </w:rPr>
              <w:t>Stream ID 85</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4660C8D4"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tcPr>
          <w:p w14:paraId="0A053C71" w14:textId="77777777" w:rsidR="00D62924" w:rsidRPr="00157C0F" w:rsidRDefault="00571926" w:rsidP="00D62924">
            <w:pPr>
              <w:jc w:val="center"/>
              <w:rPr>
                <w:rFonts w:cs="Arial"/>
                <w:color w:val="000000"/>
              </w:rPr>
            </w:pPr>
            <w:r>
              <w:rPr>
                <w:rFonts w:cs="Arial"/>
                <w:color w:val="000000"/>
              </w:rPr>
              <w:t>A2B Microphone Output</w:t>
            </w:r>
          </w:p>
        </w:tc>
        <w:tc>
          <w:tcPr>
            <w:tcW w:w="928" w:type="dxa"/>
            <w:tcBorders>
              <w:top w:val="nil"/>
              <w:left w:val="nil"/>
              <w:bottom w:val="single" w:sz="4" w:space="0" w:color="auto"/>
              <w:right w:val="single" w:sz="4" w:space="0" w:color="auto"/>
            </w:tcBorders>
            <w:shd w:val="clear" w:color="auto" w:fill="auto"/>
            <w:vAlign w:val="center"/>
            <w:hideMark/>
          </w:tcPr>
          <w:p w14:paraId="05EC8336"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5D725F05"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07B429B2"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2C98B9D8"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89B0DC1" w14:textId="77777777" w:rsidR="00D62924" w:rsidRPr="00157C0F" w:rsidRDefault="00571926" w:rsidP="00D62924">
            <w:pPr>
              <w:jc w:val="center"/>
              <w:rPr>
                <w:rFonts w:cs="Arial"/>
                <w:color w:val="000000"/>
              </w:rPr>
            </w:pPr>
            <w:r>
              <w:rPr>
                <w:rFonts w:cs="Arial"/>
                <w:color w:val="000000"/>
              </w:rPr>
              <w:t>Stream ID 86</w:t>
            </w:r>
          </w:p>
        </w:tc>
        <w:tc>
          <w:tcPr>
            <w:tcW w:w="1439" w:type="dxa"/>
            <w:tcBorders>
              <w:top w:val="nil"/>
              <w:left w:val="single" w:sz="4" w:space="0" w:color="auto"/>
              <w:bottom w:val="single" w:sz="4" w:space="0" w:color="auto"/>
              <w:right w:val="single" w:sz="4" w:space="0" w:color="auto"/>
            </w:tcBorders>
            <w:shd w:val="clear" w:color="auto" w:fill="auto"/>
            <w:noWrap/>
            <w:vAlign w:val="bottom"/>
          </w:tcPr>
          <w:p w14:paraId="6F6B8E29" w14:textId="77777777" w:rsidR="00D62924" w:rsidRPr="00157C0F" w:rsidRDefault="00571926" w:rsidP="00D62924">
            <w:pPr>
              <w:jc w:val="center"/>
              <w:rPr>
                <w:rFonts w:cs="Arial"/>
                <w:color w:val="000000"/>
              </w:rPr>
            </w:pPr>
            <w:r>
              <w:rPr>
                <w:rFonts w:cs="Arial"/>
                <w:color w:val="000000"/>
              </w:rPr>
              <w:t> </w:t>
            </w:r>
          </w:p>
        </w:tc>
        <w:tc>
          <w:tcPr>
            <w:tcW w:w="3860" w:type="dxa"/>
            <w:tcBorders>
              <w:top w:val="nil"/>
              <w:left w:val="nil"/>
              <w:bottom w:val="single" w:sz="4" w:space="0" w:color="auto"/>
              <w:right w:val="single" w:sz="4" w:space="0" w:color="auto"/>
            </w:tcBorders>
            <w:shd w:val="clear" w:color="auto" w:fill="auto"/>
            <w:noWrap/>
          </w:tcPr>
          <w:p w14:paraId="0C39AE36" w14:textId="77777777" w:rsidR="00D62924" w:rsidRPr="00157C0F" w:rsidRDefault="00571926" w:rsidP="00D62924">
            <w:pPr>
              <w:jc w:val="center"/>
              <w:rPr>
                <w:rFonts w:cs="Arial"/>
                <w:color w:val="000000"/>
              </w:rPr>
            </w:pPr>
            <w:r>
              <w:rPr>
                <w:rFonts w:cs="Arial"/>
                <w:color w:val="000000"/>
              </w:rPr>
              <w:t>A2B Microphone Output</w:t>
            </w:r>
          </w:p>
        </w:tc>
        <w:tc>
          <w:tcPr>
            <w:tcW w:w="928" w:type="dxa"/>
            <w:tcBorders>
              <w:top w:val="nil"/>
              <w:left w:val="nil"/>
              <w:bottom w:val="single" w:sz="4" w:space="0" w:color="auto"/>
              <w:right w:val="single" w:sz="4" w:space="0" w:color="auto"/>
            </w:tcBorders>
            <w:shd w:val="clear" w:color="auto" w:fill="auto"/>
            <w:vAlign w:val="center"/>
            <w:hideMark/>
          </w:tcPr>
          <w:p w14:paraId="1BDD1613"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nil"/>
              <w:left w:val="nil"/>
              <w:bottom w:val="single" w:sz="4" w:space="0" w:color="auto"/>
              <w:right w:val="single" w:sz="4" w:space="0" w:color="auto"/>
            </w:tcBorders>
            <w:shd w:val="clear" w:color="auto" w:fill="auto"/>
            <w:vAlign w:val="center"/>
            <w:hideMark/>
          </w:tcPr>
          <w:p w14:paraId="0BA4A32F"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nil"/>
              <w:left w:val="nil"/>
              <w:bottom w:val="single" w:sz="4" w:space="0" w:color="auto"/>
              <w:right w:val="single" w:sz="8" w:space="0" w:color="auto"/>
            </w:tcBorders>
            <w:shd w:val="clear" w:color="auto" w:fill="auto"/>
            <w:noWrap/>
            <w:vAlign w:val="center"/>
            <w:hideMark/>
          </w:tcPr>
          <w:p w14:paraId="4614F21A"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5149DE57" w14:textId="77777777" w:rsidTr="00D62924">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7A1E6A9B" w14:textId="77777777" w:rsidR="00D62924" w:rsidRPr="00157C0F" w:rsidRDefault="00571926" w:rsidP="00D62924">
            <w:pPr>
              <w:jc w:val="center"/>
              <w:rPr>
                <w:rFonts w:cs="Arial"/>
                <w:color w:val="000000"/>
              </w:rPr>
            </w:pPr>
            <w:r>
              <w:rPr>
                <w:rFonts w:cs="Arial"/>
                <w:color w:val="000000"/>
              </w:rPr>
              <w:t>Stream ID 87</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ECC606" w14:textId="77777777" w:rsidR="00D62924" w:rsidRPr="00157C0F" w:rsidRDefault="00571926" w:rsidP="00D62924">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noWrap/>
          </w:tcPr>
          <w:p w14:paraId="4575CEFD" w14:textId="77777777" w:rsidR="00D62924" w:rsidRPr="00157C0F" w:rsidRDefault="00571926" w:rsidP="00D62924">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53928EA9"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3877BF90"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64FCCCCE"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2C0625AE" w14:textId="77777777" w:rsidTr="00C01515">
        <w:trPr>
          <w:trHeight w:val="58"/>
          <w:jc w:val="center"/>
        </w:trPr>
        <w:tc>
          <w:tcPr>
            <w:tcW w:w="1560" w:type="dxa"/>
            <w:tcBorders>
              <w:top w:val="nil"/>
              <w:left w:val="single" w:sz="8" w:space="0" w:color="auto"/>
              <w:bottom w:val="single" w:sz="4" w:space="0" w:color="auto"/>
              <w:right w:val="single" w:sz="4" w:space="0" w:color="auto"/>
            </w:tcBorders>
            <w:shd w:val="clear" w:color="auto" w:fill="auto"/>
            <w:noWrap/>
            <w:vAlign w:val="bottom"/>
          </w:tcPr>
          <w:p w14:paraId="19E391D7" w14:textId="77777777" w:rsidR="00D62924" w:rsidRPr="00157C0F" w:rsidRDefault="00571926" w:rsidP="00D62924">
            <w:pPr>
              <w:jc w:val="center"/>
              <w:rPr>
                <w:rFonts w:cs="Arial"/>
                <w:color w:val="000000"/>
              </w:rPr>
            </w:pPr>
            <w:r>
              <w:rPr>
                <w:rFonts w:cs="Arial"/>
                <w:color w:val="000000"/>
              </w:rPr>
              <w:t>Stream ID 88</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A5E9D9A" w14:textId="77777777" w:rsidR="00D62924" w:rsidRPr="00157C0F" w:rsidRDefault="00571926" w:rsidP="00D62924">
            <w:pPr>
              <w:jc w:val="center"/>
              <w:rPr>
                <w:rFonts w:cs="Arial"/>
                <w:color w:val="000000"/>
              </w:rPr>
            </w:pPr>
            <w:ins w:id="77" w:author="Walus, David (D.M.)" w:date="2021-09-09T16:56:00Z">
              <w:r>
                <w:rPr>
                  <w:rFonts w:cs="Arial"/>
                  <w:color w:val="000000"/>
                </w:rPr>
                <w:t>A2B_ID5</w:t>
              </w:r>
            </w:ins>
            <w:del w:id="78" w:author="Walus, David (D.M.)" w:date="2021-09-09T16:56:00Z">
              <w:r w:rsidDel="007532C7">
                <w:rPr>
                  <w:rFonts w:cs="Arial"/>
                  <w:color w:val="000000"/>
                </w:rPr>
                <w:delText> </w:delText>
              </w:r>
            </w:del>
          </w:p>
        </w:tc>
        <w:tc>
          <w:tcPr>
            <w:tcW w:w="3860" w:type="dxa"/>
            <w:tcBorders>
              <w:top w:val="single" w:sz="4" w:space="0" w:color="auto"/>
              <w:left w:val="nil"/>
              <w:bottom w:val="single" w:sz="4" w:space="0" w:color="auto"/>
              <w:right w:val="single" w:sz="4" w:space="0" w:color="auto"/>
            </w:tcBorders>
            <w:shd w:val="clear" w:color="auto" w:fill="auto"/>
          </w:tcPr>
          <w:p w14:paraId="2AD0F523" w14:textId="77777777" w:rsidR="00D62924" w:rsidRPr="00157C0F" w:rsidRDefault="00571926" w:rsidP="00D62924">
            <w:pPr>
              <w:jc w:val="center"/>
              <w:rPr>
                <w:rFonts w:cs="Arial"/>
                <w:color w:val="000000"/>
              </w:rPr>
            </w:pPr>
            <w:ins w:id="79" w:author="Walus, David (D.M.)" w:date="2021-09-09T16:56:00Z">
              <w:r>
                <w:rPr>
                  <w:rFonts w:cs="Arial"/>
                </w:rPr>
                <w:t xml:space="preserve">PDC </w:t>
              </w:r>
            </w:ins>
            <w:r w:rsidRPr="00F60845">
              <w:rPr>
                <w:rFonts w:cs="Arial"/>
              </w:rPr>
              <w:t>Exterior Audio</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2D59118A"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4D029C18"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782B3110" w14:textId="77777777" w:rsidR="00D62924" w:rsidRPr="00157C0F" w:rsidRDefault="00571926" w:rsidP="00D62924">
            <w:pPr>
              <w:jc w:val="center"/>
              <w:rPr>
                <w:rFonts w:cs="Arial"/>
                <w:color w:val="000000"/>
              </w:rPr>
            </w:pPr>
            <w:r w:rsidRPr="00157C0F">
              <w:rPr>
                <w:rFonts w:cs="Arial"/>
                <w:color w:val="000000"/>
              </w:rPr>
              <w:t>1</w:t>
            </w:r>
          </w:p>
        </w:tc>
      </w:tr>
      <w:tr w:rsidR="00D62924" w:rsidRPr="00157C0F" w14:paraId="44E34AD3"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02E04939" w14:textId="77777777" w:rsidR="00D62924" w:rsidRPr="00157C0F" w:rsidRDefault="00571926" w:rsidP="00D62924">
            <w:pPr>
              <w:jc w:val="center"/>
              <w:rPr>
                <w:rFonts w:cs="Arial"/>
                <w:color w:val="000000"/>
              </w:rPr>
            </w:pPr>
            <w:r>
              <w:rPr>
                <w:rFonts w:cs="Arial"/>
                <w:color w:val="000000"/>
              </w:rPr>
              <w:t>Stream ID 89</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165CE58" w14:textId="77777777" w:rsidR="00D62924" w:rsidRPr="00157C0F" w:rsidRDefault="00571926" w:rsidP="00D62924">
            <w:pPr>
              <w:jc w:val="center"/>
              <w:rPr>
                <w:rFonts w:cs="Arial"/>
                <w:color w:val="000000"/>
              </w:rPr>
            </w:pPr>
            <w:del w:id="80" w:author="Walus, David (D.M.)" w:date="2021-09-09T16:56:00Z">
              <w:r w:rsidDel="007532C7">
                <w:rPr>
                  <w:rFonts w:cs="Arial"/>
                  <w:color w:val="000000"/>
                </w:rPr>
                <w:delText> </w:delText>
              </w:r>
            </w:del>
          </w:p>
        </w:tc>
        <w:tc>
          <w:tcPr>
            <w:tcW w:w="3860" w:type="dxa"/>
            <w:tcBorders>
              <w:top w:val="single" w:sz="4" w:space="0" w:color="auto"/>
              <w:left w:val="nil"/>
              <w:bottom w:val="single" w:sz="4" w:space="0" w:color="auto"/>
              <w:right w:val="single" w:sz="4" w:space="0" w:color="auto"/>
            </w:tcBorders>
            <w:shd w:val="clear" w:color="auto" w:fill="auto"/>
          </w:tcPr>
          <w:p w14:paraId="69AA007A" w14:textId="77777777" w:rsidR="00D62924" w:rsidRPr="00157C0F" w:rsidRDefault="00571926" w:rsidP="00D62924">
            <w:pPr>
              <w:jc w:val="center"/>
              <w:rPr>
                <w:rFonts w:cs="Arial"/>
                <w:color w:val="000000"/>
              </w:rPr>
            </w:pPr>
            <w:r>
              <w:rPr>
                <w:rFonts w:cs="Arial"/>
                <w:color w:val="000000"/>
              </w:rPr>
              <w:t xml:space="preserve">Ext Voice Call </w:t>
            </w:r>
            <w:r>
              <w:rPr>
                <w:rFonts w:cs="Arial"/>
                <w:color w:val="000000"/>
              </w:rPr>
              <w:t>Audio</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39E1387D" w14:textId="77777777" w:rsidR="00D62924" w:rsidRPr="00157C0F" w:rsidRDefault="00571926" w:rsidP="00D62924">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1040EA08" w14:textId="77777777" w:rsidR="00D62924" w:rsidRPr="00157C0F" w:rsidRDefault="00571926" w:rsidP="00D62924">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255EE77C" w14:textId="77777777" w:rsidR="00D62924" w:rsidRPr="00157C0F" w:rsidRDefault="00571926" w:rsidP="00D62924">
            <w:pPr>
              <w:jc w:val="center"/>
              <w:rPr>
                <w:rFonts w:cs="Arial"/>
                <w:color w:val="000000"/>
              </w:rPr>
            </w:pPr>
            <w:r w:rsidRPr="00157C0F">
              <w:rPr>
                <w:rFonts w:cs="Arial"/>
                <w:color w:val="000000"/>
              </w:rPr>
              <w:t>1</w:t>
            </w:r>
          </w:p>
        </w:tc>
      </w:tr>
      <w:tr w:rsidR="00C01515" w:rsidRPr="00157C0F" w14:paraId="6311A86A"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5EBA6521" w14:textId="77777777" w:rsidR="00C01515" w:rsidRPr="00157C0F" w:rsidRDefault="00571926" w:rsidP="00885C91">
            <w:pPr>
              <w:jc w:val="center"/>
              <w:rPr>
                <w:rFonts w:cs="Arial"/>
                <w:color w:val="000000"/>
              </w:rPr>
            </w:pPr>
            <w:r>
              <w:rPr>
                <w:rFonts w:cs="Arial"/>
                <w:color w:val="000000"/>
              </w:rPr>
              <w:lastRenderedPageBreak/>
              <w:t>Stream ID 90</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C69315" w14:textId="77777777" w:rsidR="00C01515" w:rsidRPr="00157C0F" w:rsidRDefault="00571926" w:rsidP="00885C91">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tcPr>
          <w:p w14:paraId="70055C46" w14:textId="77777777" w:rsidR="00C01515" w:rsidRPr="00157C0F" w:rsidRDefault="00571926"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18B1ECDB" w14:textId="77777777" w:rsidR="00C01515" w:rsidRPr="00157C0F" w:rsidRDefault="00571926" w:rsidP="00885C91">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7CD8581C" w14:textId="77777777" w:rsidR="00C01515" w:rsidRPr="00157C0F" w:rsidRDefault="00571926"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12B9201D" w14:textId="77777777" w:rsidR="00C01515" w:rsidRPr="00157C0F" w:rsidRDefault="00571926" w:rsidP="00885C91">
            <w:pPr>
              <w:jc w:val="center"/>
              <w:rPr>
                <w:rFonts w:cs="Arial"/>
                <w:color w:val="000000"/>
              </w:rPr>
            </w:pPr>
            <w:r w:rsidRPr="00157C0F">
              <w:rPr>
                <w:rFonts w:cs="Arial"/>
                <w:color w:val="000000"/>
              </w:rPr>
              <w:t>1</w:t>
            </w:r>
          </w:p>
        </w:tc>
      </w:tr>
      <w:tr w:rsidR="00C01515" w:rsidRPr="00157C0F" w14:paraId="5807CA58"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3776C6F8" w14:textId="77777777" w:rsidR="00C01515" w:rsidRPr="00157C0F" w:rsidRDefault="00571926" w:rsidP="00885C91">
            <w:pPr>
              <w:jc w:val="center"/>
              <w:rPr>
                <w:rFonts w:cs="Arial"/>
                <w:color w:val="000000"/>
              </w:rPr>
            </w:pPr>
            <w:r>
              <w:rPr>
                <w:rFonts w:cs="Arial"/>
                <w:color w:val="000000"/>
              </w:rPr>
              <w:t>Stream ID 91</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BBF77A" w14:textId="77777777" w:rsidR="00C01515" w:rsidRPr="00157C0F" w:rsidRDefault="00571926" w:rsidP="00885C91">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tcPr>
          <w:p w14:paraId="6011E5ED" w14:textId="77777777" w:rsidR="00C01515" w:rsidRPr="00157C0F" w:rsidRDefault="00571926"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29AE9070" w14:textId="77777777" w:rsidR="00C01515" w:rsidRPr="00157C0F" w:rsidRDefault="00571926" w:rsidP="00885C91">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28E7DC46" w14:textId="77777777" w:rsidR="00C01515" w:rsidRPr="00157C0F" w:rsidRDefault="00571926"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61FA3D1F" w14:textId="77777777" w:rsidR="00C01515" w:rsidRPr="00157C0F" w:rsidRDefault="00571926" w:rsidP="00885C91">
            <w:pPr>
              <w:jc w:val="center"/>
              <w:rPr>
                <w:rFonts w:cs="Arial"/>
                <w:color w:val="000000"/>
              </w:rPr>
            </w:pPr>
            <w:r w:rsidRPr="00157C0F">
              <w:rPr>
                <w:rFonts w:cs="Arial"/>
                <w:color w:val="000000"/>
              </w:rPr>
              <w:t>1</w:t>
            </w:r>
          </w:p>
        </w:tc>
      </w:tr>
      <w:tr w:rsidR="00C01515" w:rsidRPr="00157C0F" w14:paraId="256CAF66" w14:textId="77777777" w:rsidTr="00C01515">
        <w:trPr>
          <w:trHeight w:val="58"/>
          <w:jc w:val="center"/>
        </w:trPr>
        <w:tc>
          <w:tcPr>
            <w:tcW w:w="1560" w:type="dxa"/>
            <w:tcBorders>
              <w:top w:val="single" w:sz="4" w:space="0" w:color="auto"/>
              <w:left w:val="single" w:sz="8" w:space="0" w:color="auto"/>
              <w:bottom w:val="single" w:sz="4" w:space="0" w:color="auto"/>
              <w:right w:val="single" w:sz="4" w:space="0" w:color="auto"/>
            </w:tcBorders>
            <w:shd w:val="clear" w:color="auto" w:fill="auto"/>
            <w:noWrap/>
            <w:vAlign w:val="bottom"/>
          </w:tcPr>
          <w:p w14:paraId="3DEA6404" w14:textId="77777777" w:rsidR="00C01515" w:rsidRPr="00157C0F" w:rsidRDefault="00571926" w:rsidP="00885C91">
            <w:pPr>
              <w:jc w:val="center"/>
              <w:rPr>
                <w:rFonts w:cs="Arial"/>
                <w:color w:val="000000"/>
              </w:rPr>
            </w:pPr>
            <w:r>
              <w:rPr>
                <w:rFonts w:cs="Arial"/>
                <w:color w:val="000000"/>
              </w:rPr>
              <w:t>Stream ID 92</w:t>
            </w:r>
          </w:p>
        </w:tc>
        <w:tc>
          <w:tcPr>
            <w:tcW w:w="143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40BC352" w14:textId="77777777" w:rsidR="00C01515" w:rsidRPr="00157C0F" w:rsidRDefault="00571926" w:rsidP="00885C91">
            <w:pPr>
              <w:jc w:val="center"/>
              <w:rPr>
                <w:rFonts w:cs="Arial"/>
                <w:color w:val="000000"/>
              </w:rPr>
            </w:pPr>
            <w:r>
              <w:rPr>
                <w:rFonts w:cs="Arial"/>
                <w:color w:val="000000"/>
              </w:rPr>
              <w:t> </w:t>
            </w:r>
          </w:p>
        </w:tc>
        <w:tc>
          <w:tcPr>
            <w:tcW w:w="3860" w:type="dxa"/>
            <w:tcBorders>
              <w:top w:val="single" w:sz="4" w:space="0" w:color="auto"/>
              <w:left w:val="nil"/>
              <w:bottom w:val="single" w:sz="4" w:space="0" w:color="auto"/>
              <w:right w:val="single" w:sz="4" w:space="0" w:color="auto"/>
            </w:tcBorders>
            <w:shd w:val="clear" w:color="auto" w:fill="auto"/>
          </w:tcPr>
          <w:p w14:paraId="325100C6" w14:textId="77777777" w:rsidR="00C01515" w:rsidRPr="00157C0F" w:rsidRDefault="00571926"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4" w:space="0" w:color="auto"/>
              <w:right w:val="single" w:sz="4" w:space="0" w:color="auto"/>
            </w:tcBorders>
            <w:shd w:val="clear" w:color="auto" w:fill="auto"/>
            <w:vAlign w:val="center"/>
            <w:hideMark/>
          </w:tcPr>
          <w:p w14:paraId="6897798E" w14:textId="77777777" w:rsidR="00C01515" w:rsidRPr="00157C0F" w:rsidRDefault="00571926" w:rsidP="00885C91">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4" w:space="0" w:color="auto"/>
              <w:right w:val="single" w:sz="4" w:space="0" w:color="auto"/>
            </w:tcBorders>
            <w:shd w:val="clear" w:color="auto" w:fill="auto"/>
            <w:vAlign w:val="center"/>
            <w:hideMark/>
          </w:tcPr>
          <w:p w14:paraId="161F1D52" w14:textId="77777777" w:rsidR="00C01515" w:rsidRPr="00157C0F" w:rsidRDefault="00571926"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4" w:space="0" w:color="auto"/>
              <w:right w:val="single" w:sz="8" w:space="0" w:color="auto"/>
            </w:tcBorders>
            <w:shd w:val="clear" w:color="auto" w:fill="auto"/>
            <w:noWrap/>
            <w:vAlign w:val="center"/>
            <w:hideMark/>
          </w:tcPr>
          <w:p w14:paraId="42B4995F" w14:textId="77777777" w:rsidR="00C01515" w:rsidRPr="00157C0F" w:rsidRDefault="00571926" w:rsidP="00885C91">
            <w:pPr>
              <w:jc w:val="center"/>
              <w:rPr>
                <w:rFonts w:cs="Arial"/>
                <w:color w:val="000000"/>
              </w:rPr>
            </w:pPr>
            <w:r w:rsidRPr="00157C0F">
              <w:rPr>
                <w:rFonts w:cs="Arial"/>
                <w:color w:val="000000"/>
              </w:rPr>
              <w:t>1</w:t>
            </w:r>
          </w:p>
        </w:tc>
      </w:tr>
      <w:tr w:rsidR="00C01515" w:rsidRPr="00157C0F" w14:paraId="61097BA2" w14:textId="77777777" w:rsidTr="00C01515">
        <w:trPr>
          <w:trHeight w:val="58"/>
          <w:jc w:val="center"/>
        </w:trPr>
        <w:tc>
          <w:tcPr>
            <w:tcW w:w="1560" w:type="dxa"/>
            <w:tcBorders>
              <w:top w:val="single" w:sz="4" w:space="0" w:color="auto"/>
              <w:left w:val="single" w:sz="8" w:space="0" w:color="auto"/>
              <w:bottom w:val="single" w:sz="8" w:space="0" w:color="auto"/>
              <w:right w:val="single" w:sz="4" w:space="0" w:color="auto"/>
            </w:tcBorders>
            <w:shd w:val="clear" w:color="auto" w:fill="auto"/>
            <w:noWrap/>
            <w:vAlign w:val="bottom"/>
          </w:tcPr>
          <w:p w14:paraId="5591A662" w14:textId="77777777" w:rsidR="00C01515" w:rsidRPr="00157C0F" w:rsidRDefault="00571926" w:rsidP="00885C91">
            <w:pPr>
              <w:jc w:val="center"/>
              <w:rPr>
                <w:rFonts w:cs="Arial"/>
                <w:color w:val="000000"/>
              </w:rPr>
            </w:pPr>
            <w:r>
              <w:rPr>
                <w:rFonts w:cs="Arial"/>
                <w:color w:val="000000"/>
              </w:rPr>
              <w:t>Stream ID 93</w:t>
            </w:r>
          </w:p>
        </w:tc>
        <w:tc>
          <w:tcPr>
            <w:tcW w:w="1439" w:type="dxa"/>
            <w:tcBorders>
              <w:top w:val="single" w:sz="4" w:space="0" w:color="auto"/>
              <w:left w:val="single" w:sz="4" w:space="0" w:color="auto"/>
              <w:bottom w:val="single" w:sz="8" w:space="0" w:color="auto"/>
              <w:right w:val="single" w:sz="4" w:space="0" w:color="auto"/>
            </w:tcBorders>
            <w:shd w:val="clear" w:color="auto" w:fill="auto"/>
            <w:noWrap/>
            <w:vAlign w:val="bottom"/>
          </w:tcPr>
          <w:p w14:paraId="4FA8DEA2" w14:textId="77777777" w:rsidR="00C01515" w:rsidRPr="00157C0F" w:rsidRDefault="00571926" w:rsidP="00885C91">
            <w:pPr>
              <w:jc w:val="center"/>
              <w:rPr>
                <w:rFonts w:cs="Arial"/>
                <w:color w:val="000000"/>
              </w:rPr>
            </w:pPr>
            <w:r>
              <w:rPr>
                <w:rFonts w:cs="Arial"/>
                <w:color w:val="000000"/>
              </w:rPr>
              <w:t> </w:t>
            </w:r>
          </w:p>
        </w:tc>
        <w:tc>
          <w:tcPr>
            <w:tcW w:w="3860" w:type="dxa"/>
            <w:tcBorders>
              <w:top w:val="single" w:sz="4" w:space="0" w:color="auto"/>
              <w:left w:val="nil"/>
              <w:bottom w:val="single" w:sz="8" w:space="0" w:color="auto"/>
              <w:right w:val="single" w:sz="4" w:space="0" w:color="auto"/>
            </w:tcBorders>
            <w:shd w:val="clear" w:color="auto" w:fill="auto"/>
          </w:tcPr>
          <w:p w14:paraId="1C71CF4F" w14:textId="77777777" w:rsidR="00C01515" w:rsidRPr="00157C0F" w:rsidRDefault="00571926" w:rsidP="00885C91">
            <w:pPr>
              <w:jc w:val="center"/>
              <w:rPr>
                <w:rFonts w:cs="Arial"/>
                <w:color w:val="000000"/>
              </w:rPr>
            </w:pPr>
            <w:r>
              <w:rPr>
                <w:rFonts w:cs="Arial"/>
                <w:color w:val="000000"/>
              </w:rPr>
              <w:t>A2B Microphone Output</w:t>
            </w:r>
          </w:p>
        </w:tc>
        <w:tc>
          <w:tcPr>
            <w:tcW w:w="928" w:type="dxa"/>
            <w:tcBorders>
              <w:top w:val="single" w:sz="4" w:space="0" w:color="auto"/>
              <w:left w:val="nil"/>
              <w:bottom w:val="single" w:sz="8" w:space="0" w:color="auto"/>
              <w:right w:val="single" w:sz="4" w:space="0" w:color="auto"/>
            </w:tcBorders>
            <w:shd w:val="clear" w:color="auto" w:fill="auto"/>
            <w:vAlign w:val="center"/>
            <w:hideMark/>
          </w:tcPr>
          <w:p w14:paraId="552AD719" w14:textId="77777777" w:rsidR="00C01515" w:rsidRPr="00157C0F" w:rsidRDefault="00571926" w:rsidP="00885C91">
            <w:pPr>
              <w:jc w:val="center"/>
              <w:rPr>
                <w:rFonts w:cs="Arial"/>
                <w:color w:val="000000"/>
              </w:rPr>
            </w:pPr>
            <w:r w:rsidRPr="00157C0F">
              <w:rPr>
                <w:rFonts w:cs="Arial"/>
                <w:color w:val="000000"/>
              </w:rPr>
              <w:t xml:space="preserve">48 </w:t>
            </w:r>
            <w:proofErr w:type="spellStart"/>
            <w:r w:rsidRPr="00157C0F">
              <w:rPr>
                <w:rFonts w:cs="Arial"/>
                <w:color w:val="000000"/>
              </w:rPr>
              <w:t>KHz</w:t>
            </w:r>
            <w:proofErr w:type="spellEnd"/>
          </w:p>
        </w:tc>
        <w:tc>
          <w:tcPr>
            <w:tcW w:w="763" w:type="dxa"/>
            <w:tcBorders>
              <w:top w:val="single" w:sz="4" w:space="0" w:color="auto"/>
              <w:left w:val="nil"/>
              <w:bottom w:val="single" w:sz="8" w:space="0" w:color="auto"/>
              <w:right w:val="single" w:sz="4" w:space="0" w:color="auto"/>
            </w:tcBorders>
            <w:shd w:val="clear" w:color="auto" w:fill="auto"/>
            <w:vAlign w:val="center"/>
            <w:hideMark/>
          </w:tcPr>
          <w:p w14:paraId="678ACC45" w14:textId="77777777" w:rsidR="00C01515" w:rsidRPr="00157C0F" w:rsidRDefault="00571926" w:rsidP="00885C91">
            <w:pPr>
              <w:jc w:val="center"/>
              <w:rPr>
                <w:rFonts w:cs="Arial"/>
                <w:color w:val="000000"/>
              </w:rPr>
            </w:pPr>
            <w:r w:rsidRPr="00157C0F">
              <w:rPr>
                <w:rFonts w:cs="Arial"/>
                <w:color w:val="000000"/>
              </w:rPr>
              <w:t xml:space="preserve">24 </w:t>
            </w:r>
            <w:proofErr w:type="gramStart"/>
            <w:r w:rsidRPr="00157C0F">
              <w:rPr>
                <w:rFonts w:cs="Arial"/>
                <w:color w:val="000000"/>
              </w:rPr>
              <w:t>bit</w:t>
            </w:r>
            <w:proofErr w:type="gramEnd"/>
          </w:p>
        </w:tc>
        <w:tc>
          <w:tcPr>
            <w:tcW w:w="810" w:type="dxa"/>
            <w:tcBorders>
              <w:top w:val="single" w:sz="4" w:space="0" w:color="auto"/>
              <w:left w:val="nil"/>
              <w:bottom w:val="single" w:sz="8" w:space="0" w:color="auto"/>
              <w:right w:val="single" w:sz="8" w:space="0" w:color="auto"/>
            </w:tcBorders>
            <w:shd w:val="clear" w:color="auto" w:fill="auto"/>
            <w:noWrap/>
            <w:vAlign w:val="center"/>
            <w:hideMark/>
          </w:tcPr>
          <w:p w14:paraId="52CB6C60" w14:textId="77777777" w:rsidR="00C01515" w:rsidRPr="00157C0F" w:rsidRDefault="00571926" w:rsidP="00885C91">
            <w:pPr>
              <w:jc w:val="center"/>
              <w:rPr>
                <w:rFonts w:cs="Arial"/>
                <w:color w:val="000000"/>
              </w:rPr>
            </w:pPr>
            <w:r w:rsidRPr="00157C0F">
              <w:rPr>
                <w:rFonts w:cs="Arial"/>
                <w:color w:val="000000"/>
              </w:rPr>
              <w:t>1</w:t>
            </w:r>
          </w:p>
        </w:tc>
      </w:tr>
    </w:tbl>
    <w:p w14:paraId="43D8F11C" w14:textId="77777777" w:rsidR="00377947" w:rsidRPr="00157C0F"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3520C71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4A6914A"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32C02BA5"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5824C91" w14:textId="77777777" w:rsidR="00D90FFA" w:rsidRPr="00775603" w:rsidRDefault="00571926" w:rsidP="0081629B">
            <w:pPr>
              <w:rPr>
                <w:vanish/>
                <w:color w:val="000000" w:themeColor="text1"/>
              </w:rPr>
            </w:pPr>
          </w:p>
        </w:tc>
      </w:tr>
    </w:tbl>
    <w:p w14:paraId="11573209" w14:textId="77777777" w:rsidR="00406F39" w:rsidRDefault="00571926" w:rsidP="00B9479B">
      <w:pPr>
        <w:pStyle w:val="Heading2"/>
      </w:pPr>
      <w:bookmarkStart w:id="81" w:name="_Toc82101631"/>
      <w:r>
        <w:t>A2B Architectures</w:t>
      </w:r>
      <w:bookmarkEnd w:id="81"/>
    </w:p>
    <w:p w14:paraId="5927359F" w14:textId="77777777" w:rsidR="00406F39" w:rsidRDefault="00571926" w:rsidP="00B9479B">
      <w:pPr>
        <w:pStyle w:val="Heading3"/>
      </w:pPr>
      <w:bookmarkStart w:id="82" w:name="_Toc82101632"/>
      <w:r w:rsidRPr="00B9479B">
        <w:t>SWR-REQ-407110/B-A2B Architectures</w:t>
      </w:r>
      <w:bookmarkEnd w:id="82"/>
    </w:p>
    <w:p w14:paraId="5040F0FF" w14:textId="77777777" w:rsidR="00500605" w:rsidRPr="00B64EA5" w:rsidRDefault="00571926" w:rsidP="00500605">
      <w:pPr>
        <w:rPr>
          <w:rFonts w:cs="Arial"/>
        </w:rPr>
      </w:pPr>
    </w:p>
    <w:p w14:paraId="666A577A" w14:textId="77777777" w:rsidR="001F24F6" w:rsidRPr="00B64EA5" w:rsidRDefault="00571926" w:rsidP="00500605">
      <w:pPr>
        <w:rPr>
          <w:rFonts w:cs="Arial"/>
        </w:rPr>
      </w:pPr>
      <w:r w:rsidRPr="00B64EA5">
        <w:rPr>
          <w:rFonts w:cs="Arial"/>
        </w:rPr>
        <w:t>The following are the planned multimedia system architectures. These arch</w:t>
      </w:r>
      <w:r w:rsidRPr="00B64EA5">
        <w:rPr>
          <w:rFonts w:cs="Arial"/>
        </w:rPr>
        <w:t>itectures shall be managed via Ford End-Of-Line diagnostic configuration.</w:t>
      </w:r>
    </w:p>
    <w:p w14:paraId="18AAD24B" w14:textId="77777777" w:rsidR="001747DB" w:rsidRDefault="00571926" w:rsidP="00500605">
      <w:pPr>
        <w:rPr>
          <w:ins w:id="83" w:author="Walus, David (D.M.)" w:date="2021-09-07T09:52:00Z"/>
          <w:rFonts w:cs="Arial"/>
        </w:rPr>
      </w:pPr>
    </w:p>
    <w:p w14:paraId="6C523B18" w14:textId="77777777" w:rsidR="002364CD" w:rsidRDefault="00571926" w:rsidP="00500605">
      <w:pPr>
        <w:rPr>
          <w:ins w:id="84" w:author="Walus, David (D.M.)" w:date="2021-09-07T09:52:00Z"/>
          <w:rFonts w:cs="Arial"/>
        </w:rPr>
      </w:pPr>
      <w:ins w:id="85" w:author="Walus, David (D.M.)" w:date="2021-09-07T09:52:00Z">
        <w:r>
          <w:rPr>
            <w:rFonts w:cs="Arial"/>
          </w:rPr>
          <w:t xml:space="preserve">The actual order of A2B Slots being sent </w:t>
        </w:r>
      </w:ins>
      <w:ins w:id="86" w:author="Walus, David (D.M.)" w:date="2021-09-07T10:14:00Z">
        <w:r>
          <w:rPr>
            <w:rFonts w:cs="Arial"/>
          </w:rPr>
          <w:t xml:space="preserve">on the A2B bus </w:t>
        </w:r>
      </w:ins>
      <w:ins w:id="87" w:author="Walus, David (D.M.)" w:date="2021-09-07T09:52:00Z">
        <w:r>
          <w:rPr>
            <w:rFonts w:cs="Arial"/>
          </w:rPr>
          <w:t>shall b</w:t>
        </w:r>
      </w:ins>
      <w:ins w:id="88" w:author="Walus, David (D.M.)" w:date="2021-09-07T09:53:00Z">
        <w:r>
          <w:rPr>
            <w:rFonts w:cs="Arial"/>
          </w:rPr>
          <w:t>e contained in the Sigma Studio</w:t>
        </w:r>
      </w:ins>
      <w:ins w:id="89" w:author="Walus, David (D.M.)" w:date="2021-09-07T10:15:00Z">
        <w:r>
          <w:rPr>
            <w:rFonts w:cs="Arial"/>
          </w:rPr>
          <w:t xml:space="preserve">’s </w:t>
        </w:r>
        <w:proofErr w:type="gramStart"/>
        <w:r>
          <w:rPr>
            <w:rFonts w:cs="Arial"/>
          </w:rPr>
          <w:t>“.</w:t>
        </w:r>
        <w:proofErr w:type="spellStart"/>
        <w:r>
          <w:rPr>
            <w:rFonts w:cs="Arial"/>
          </w:rPr>
          <w:t>dspproj</w:t>
        </w:r>
        <w:proofErr w:type="spellEnd"/>
        <w:proofErr w:type="gramEnd"/>
        <w:r>
          <w:rPr>
            <w:rFonts w:cs="Arial"/>
          </w:rPr>
          <w:t>” file created for each architecture.</w:t>
        </w:r>
      </w:ins>
    </w:p>
    <w:p w14:paraId="29B1FC3C" w14:textId="77777777" w:rsidR="002364CD" w:rsidRPr="00B64EA5"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54A45A19"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C264EA8"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58A5CD02"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0214D78" w14:textId="77777777" w:rsidR="00D90FFA" w:rsidRPr="00775603" w:rsidRDefault="00571926" w:rsidP="0081629B">
            <w:pPr>
              <w:rPr>
                <w:vanish/>
                <w:color w:val="000000" w:themeColor="text1"/>
              </w:rPr>
            </w:pPr>
          </w:p>
        </w:tc>
      </w:tr>
    </w:tbl>
    <w:p w14:paraId="6BB6AC73" w14:textId="77777777" w:rsidR="00406F39" w:rsidRDefault="00571926" w:rsidP="00B9479B">
      <w:pPr>
        <w:pStyle w:val="Heading4"/>
      </w:pPr>
      <w:bookmarkStart w:id="90" w:name="_Toc82101633"/>
      <w:r w:rsidRPr="00B9479B">
        <w:t>SWR-REQ-407111/B-Phoenix Audio with 2 Nodes - Non-Branded (PAC 1, 2, 3, 4, &amp; 5)</w:t>
      </w:r>
      <w:bookmarkEnd w:id="90"/>
    </w:p>
    <w:p w14:paraId="5A02B91A" w14:textId="77777777" w:rsidR="00500605" w:rsidRPr="009E5BE0" w:rsidRDefault="00571926" w:rsidP="00500605">
      <w:pPr>
        <w:rPr>
          <w:rFonts w:cs="Arial"/>
        </w:rPr>
      </w:pPr>
    </w:p>
    <w:p w14:paraId="35840811" w14:textId="77777777" w:rsidR="00AA13C0" w:rsidRPr="009E5BE0" w:rsidRDefault="00571926" w:rsidP="00775603">
      <w:pPr>
        <w:jc w:val="center"/>
        <w:rPr>
          <w:rFonts w:cs="Arial"/>
        </w:rPr>
      </w:pPr>
      <w:r>
        <w:rPr>
          <w:rFonts w:cs="Arial"/>
          <w:noProof/>
        </w:rPr>
        <w:drawing>
          <wp:inline distT="0" distB="0" distL="0" distR="0" wp14:anchorId="299CDFDD" wp14:editId="0244DECE">
            <wp:extent cx="6401435" cy="4340860"/>
            <wp:effectExtent l="0" t="0" r="0" b="2540"/>
            <wp:docPr id="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01435" cy="4340860"/>
                    </a:xfrm>
                    <a:prstGeom prst="rect">
                      <a:avLst/>
                    </a:prstGeom>
                    <a:noFill/>
                  </pic:spPr>
                </pic:pic>
              </a:graphicData>
            </a:graphic>
          </wp:inline>
        </w:drawing>
      </w:r>
    </w:p>
    <w:p w14:paraId="2536440D" w14:textId="77777777" w:rsidR="00AA13C0" w:rsidRPr="009E5BE0" w:rsidRDefault="00571926" w:rsidP="00AA13C0">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2377BE8F"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DDD7254"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0BFDB7E4"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3D636B6" w14:textId="77777777" w:rsidR="00D90FFA" w:rsidRPr="00775603" w:rsidRDefault="00571926" w:rsidP="0081629B">
            <w:pPr>
              <w:rPr>
                <w:vanish/>
                <w:color w:val="000000" w:themeColor="text1"/>
              </w:rPr>
            </w:pPr>
          </w:p>
        </w:tc>
      </w:tr>
    </w:tbl>
    <w:p w14:paraId="1F845C27" w14:textId="77777777" w:rsidR="00406F39" w:rsidRDefault="00571926" w:rsidP="00B9479B">
      <w:pPr>
        <w:pStyle w:val="Heading4"/>
      </w:pPr>
      <w:bookmarkStart w:id="91" w:name="_Toc82101634"/>
      <w:r w:rsidRPr="00B9479B">
        <w:lastRenderedPageBreak/>
        <w:t>SWR-REQ-407112/A-Phoenix Audio with 3 Nodes - Non-Branded (PAC 1, 2, 3, 4, &amp; 5)</w:t>
      </w:r>
      <w:bookmarkEnd w:id="91"/>
    </w:p>
    <w:p w14:paraId="33D01218" w14:textId="77777777" w:rsidR="00500605" w:rsidRPr="00C65DAD" w:rsidRDefault="00571926" w:rsidP="00500605">
      <w:pPr>
        <w:rPr>
          <w:rFonts w:cs="Arial"/>
          <w:szCs w:val="18"/>
        </w:rPr>
      </w:pPr>
    </w:p>
    <w:p w14:paraId="5052F8F6" w14:textId="77777777" w:rsidR="00F30939" w:rsidRPr="00C65DAD" w:rsidRDefault="00571926" w:rsidP="00775603">
      <w:pPr>
        <w:jc w:val="center"/>
        <w:rPr>
          <w:rFonts w:cs="Arial"/>
          <w:szCs w:val="18"/>
        </w:rPr>
      </w:pPr>
      <w:r>
        <w:rPr>
          <w:rFonts w:cs="Arial"/>
          <w:noProof/>
          <w:szCs w:val="18"/>
        </w:rPr>
        <w:drawing>
          <wp:inline distT="0" distB="0" distL="0" distR="0" wp14:anchorId="27243D2F" wp14:editId="344BFE55">
            <wp:extent cx="6401435" cy="7669530"/>
            <wp:effectExtent l="0" t="0" r="0" b="7620"/>
            <wp:docPr id="3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1435" cy="7669530"/>
                    </a:xfrm>
                    <a:prstGeom prst="rect">
                      <a:avLst/>
                    </a:prstGeom>
                    <a:noFill/>
                  </pic:spPr>
                </pic:pic>
              </a:graphicData>
            </a:graphic>
          </wp:inline>
        </w:drawing>
      </w:r>
    </w:p>
    <w:p w14:paraId="1A25D1D5" w14:textId="77777777" w:rsidR="00F30939" w:rsidRPr="00C65DAD"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7CA9D8A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7EF9166"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10AE3DF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AE9A6BC" w14:textId="77777777" w:rsidR="00D90FFA" w:rsidRPr="00775603" w:rsidRDefault="00571926" w:rsidP="0081629B">
            <w:pPr>
              <w:rPr>
                <w:vanish/>
                <w:color w:val="000000" w:themeColor="text1"/>
              </w:rPr>
            </w:pPr>
          </w:p>
        </w:tc>
      </w:tr>
    </w:tbl>
    <w:p w14:paraId="078BBAAC" w14:textId="77777777" w:rsidR="00406F39" w:rsidRDefault="00571926" w:rsidP="00B9479B">
      <w:pPr>
        <w:pStyle w:val="Heading4"/>
      </w:pPr>
      <w:bookmarkStart w:id="92" w:name="_Toc82101635"/>
      <w:r w:rsidRPr="00B9479B">
        <w:lastRenderedPageBreak/>
        <w:t>SWR-REQ-407113/A-Phoenix Audio with 2 Nodes - Non-Branded (PAC 6, 7, &amp; 8)</w:t>
      </w:r>
      <w:bookmarkEnd w:id="92"/>
    </w:p>
    <w:p w14:paraId="168503B9" w14:textId="77777777" w:rsidR="004C4A85" w:rsidRPr="009E16FA" w:rsidRDefault="00571926" w:rsidP="00500605">
      <w:pPr>
        <w:rPr>
          <w:rFonts w:cs="Arial"/>
          <w:szCs w:val="18"/>
        </w:rPr>
      </w:pPr>
    </w:p>
    <w:p w14:paraId="07EC7C45" w14:textId="77777777" w:rsidR="00500605" w:rsidRPr="009E16FA" w:rsidRDefault="00571926" w:rsidP="00775603">
      <w:pPr>
        <w:jc w:val="center"/>
        <w:rPr>
          <w:rFonts w:cs="Arial"/>
          <w:szCs w:val="18"/>
        </w:rPr>
      </w:pPr>
      <w:r w:rsidRPr="009E16FA">
        <w:rPr>
          <w:noProof/>
        </w:rPr>
        <w:drawing>
          <wp:inline distT="0" distB="0" distL="0" distR="0" wp14:anchorId="6268CD95" wp14:editId="69A3AAA3">
            <wp:extent cx="5943600" cy="4039870"/>
            <wp:effectExtent l="0" t="0" r="0" b="0"/>
            <wp:docPr id="3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039870"/>
                    </a:xfrm>
                    <a:prstGeom prst="rect">
                      <a:avLst/>
                    </a:prstGeom>
                    <a:noFill/>
                    <a:ln>
                      <a:noFill/>
                    </a:ln>
                  </pic:spPr>
                </pic:pic>
              </a:graphicData>
            </a:graphic>
          </wp:inline>
        </w:drawing>
      </w:r>
    </w:p>
    <w:p w14:paraId="16680F0D" w14:textId="77777777" w:rsidR="004C4A85" w:rsidRPr="009E16FA"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3B6681F2"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116311A"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546C824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693F009" w14:textId="77777777" w:rsidR="00D90FFA" w:rsidRPr="00775603" w:rsidRDefault="00571926" w:rsidP="0081629B">
            <w:pPr>
              <w:rPr>
                <w:vanish/>
                <w:color w:val="000000" w:themeColor="text1"/>
              </w:rPr>
            </w:pPr>
          </w:p>
        </w:tc>
      </w:tr>
    </w:tbl>
    <w:p w14:paraId="61CEC50B" w14:textId="77777777" w:rsidR="00406F39" w:rsidRDefault="00571926" w:rsidP="00B9479B">
      <w:pPr>
        <w:pStyle w:val="Heading4"/>
      </w:pPr>
      <w:bookmarkStart w:id="93" w:name="_Toc82101636"/>
      <w:r w:rsidRPr="00B9479B">
        <w:t>SWR-REQ-407114/A-Phoenix Audio with 3 Nodes - Branded (PAC 1, 2, 3, 4, &amp; 5)</w:t>
      </w:r>
      <w:bookmarkEnd w:id="93"/>
    </w:p>
    <w:p w14:paraId="546A1C60" w14:textId="77777777" w:rsidR="00500605" w:rsidRPr="00ED4C14" w:rsidRDefault="00571926" w:rsidP="00500605">
      <w:pPr>
        <w:rPr>
          <w:rFonts w:cs="Arial"/>
          <w:szCs w:val="18"/>
        </w:rPr>
      </w:pPr>
    </w:p>
    <w:p w14:paraId="05CF5F80" w14:textId="77777777" w:rsidR="00B67678" w:rsidRPr="00ED4C14" w:rsidRDefault="00571926" w:rsidP="00775603">
      <w:pPr>
        <w:jc w:val="center"/>
        <w:rPr>
          <w:rFonts w:cs="Arial"/>
          <w:szCs w:val="18"/>
        </w:rPr>
      </w:pPr>
      <w:r>
        <w:rPr>
          <w:rFonts w:cs="Arial"/>
          <w:noProof/>
          <w:szCs w:val="18"/>
        </w:rPr>
        <w:lastRenderedPageBreak/>
        <w:drawing>
          <wp:inline distT="0" distB="0" distL="0" distR="0" wp14:anchorId="46D6236E" wp14:editId="201A023D">
            <wp:extent cx="6401435" cy="7779385"/>
            <wp:effectExtent l="0" t="0" r="0" b="0"/>
            <wp:docPr id="3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1435" cy="7779385"/>
                    </a:xfrm>
                    <a:prstGeom prst="rect">
                      <a:avLst/>
                    </a:prstGeom>
                    <a:noFill/>
                  </pic:spPr>
                </pic:pic>
              </a:graphicData>
            </a:graphic>
          </wp:inline>
        </w:drawing>
      </w:r>
    </w:p>
    <w:p w14:paraId="7F8F760E" w14:textId="77777777" w:rsidR="00B67678" w:rsidRPr="00ED4C14"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4A33B662"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DB0FF02"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4612F8B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CE8B275" w14:textId="77777777" w:rsidR="00D90FFA" w:rsidRPr="00775603" w:rsidRDefault="00571926" w:rsidP="0081629B">
            <w:pPr>
              <w:rPr>
                <w:vanish/>
                <w:color w:val="000000" w:themeColor="text1"/>
              </w:rPr>
            </w:pPr>
          </w:p>
        </w:tc>
      </w:tr>
    </w:tbl>
    <w:p w14:paraId="60DC3F86" w14:textId="77777777" w:rsidR="00406F39" w:rsidRDefault="00571926" w:rsidP="00B9479B">
      <w:pPr>
        <w:pStyle w:val="Heading4"/>
      </w:pPr>
      <w:bookmarkStart w:id="94" w:name="_Toc82101637"/>
      <w:r w:rsidRPr="00B9479B">
        <w:lastRenderedPageBreak/>
        <w:t>SWR-REQ-416750/A-Phoenix Audio with 3 Nodes - Branded (PAC 6, 7, &amp; 8)</w:t>
      </w:r>
      <w:bookmarkEnd w:id="94"/>
    </w:p>
    <w:p w14:paraId="7C7DD69C" w14:textId="77777777" w:rsidR="00500605" w:rsidRPr="002D699E" w:rsidRDefault="00571926" w:rsidP="00500605">
      <w:pPr>
        <w:rPr>
          <w:rFonts w:cs="Arial"/>
          <w:szCs w:val="18"/>
        </w:rPr>
      </w:pPr>
    </w:p>
    <w:p w14:paraId="029F2433" w14:textId="77777777" w:rsidR="00234B47" w:rsidRPr="002D699E" w:rsidRDefault="00571926" w:rsidP="00775603">
      <w:pPr>
        <w:jc w:val="center"/>
        <w:rPr>
          <w:rFonts w:cs="Arial"/>
          <w:szCs w:val="18"/>
        </w:rPr>
      </w:pPr>
      <w:r>
        <w:rPr>
          <w:rFonts w:cs="Arial"/>
          <w:noProof/>
          <w:szCs w:val="18"/>
        </w:rPr>
        <w:drawing>
          <wp:inline distT="0" distB="0" distL="0" distR="0" wp14:anchorId="20D49862" wp14:editId="16E6A040">
            <wp:extent cx="6401435" cy="7779385"/>
            <wp:effectExtent l="0" t="0" r="0" b="0"/>
            <wp:docPr id="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1435" cy="7779385"/>
                    </a:xfrm>
                    <a:prstGeom prst="rect">
                      <a:avLst/>
                    </a:prstGeom>
                    <a:noFill/>
                  </pic:spPr>
                </pic:pic>
              </a:graphicData>
            </a:graphic>
          </wp:inline>
        </w:drawing>
      </w:r>
    </w:p>
    <w:p w14:paraId="2E3C6004" w14:textId="77777777" w:rsidR="00234B47" w:rsidRPr="002D699E"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6CBEFF2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D3C48BA"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61A743FB"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64F7779" w14:textId="77777777" w:rsidR="00D90FFA" w:rsidRPr="00775603" w:rsidRDefault="00571926" w:rsidP="0081629B">
            <w:pPr>
              <w:rPr>
                <w:vanish/>
                <w:color w:val="000000" w:themeColor="text1"/>
              </w:rPr>
            </w:pPr>
          </w:p>
        </w:tc>
      </w:tr>
    </w:tbl>
    <w:p w14:paraId="68E7EB18" w14:textId="77777777" w:rsidR="00406F39" w:rsidRDefault="00571926" w:rsidP="00B9479B">
      <w:pPr>
        <w:pStyle w:val="Heading4"/>
      </w:pPr>
      <w:bookmarkStart w:id="95" w:name="_Toc82101638"/>
      <w:r w:rsidRPr="00B9479B">
        <w:lastRenderedPageBreak/>
        <w:t>SWR-REQ-416751/A-Phoenix Audio with 3 Nodes - Branded (PAC 9, 10, &amp; 11)</w:t>
      </w:r>
      <w:bookmarkEnd w:id="95"/>
    </w:p>
    <w:p w14:paraId="2432DBAD" w14:textId="77777777" w:rsidR="00500605" w:rsidRPr="007E54B0" w:rsidRDefault="00571926" w:rsidP="00500605">
      <w:pPr>
        <w:rPr>
          <w:rFonts w:cs="Arial"/>
        </w:rPr>
      </w:pPr>
    </w:p>
    <w:p w14:paraId="4E223B29" w14:textId="77777777" w:rsidR="00E72130" w:rsidRPr="007E54B0" w:rsidRDefault="00571926" w:rsidP="00775603">
      <w:pPr>
        <w:jc w:val="center"/>
        <w:rPr>
          <w:rFonts w:cs="Arial"/>
        </w:rPr>
      </w:pPr>
      <w:r>
        <w:rPr>
          <w:rFonts w:cs="Arial"/>
          <w:noProof/>
        </w:rPr>
        <w:drawing>
          <wp:inline distT="0" distB="0" distL="0" distR="0" wp14:anchorId="289E7704" wp14:editId="62489E08">
            <wp:extent cx="6401435" cy="7888605"/>
            <wp:effectExtent l="0" t="0" r="0" b="0"/>
            <wp:docPr id="3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01435" cy="7888605"/>
                    </a:xfrm>
                    <a:prstGeom prst="rect">
                      <a:avLst/>
                    </a:prstGeom>
                    <a:noFill/>
                  </pic:spPr>
                </pic:pic>
              </a:graphicData>
            </a:graphic>
          </wp:inline>
        </w:drawing>
      </w:r>
    </w:p>
    <w:p w14:paraId="12448065" w14:textId="77777777" w:rsidR="00E72130" w:rsidRPr="007E54B0"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00538043"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8FE56C4"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3A4A0410"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E6C42C3" w14:textId="77777777" w:rsidR="00D90FFA" w:rsidRPr="00775603" w:rsidRDefault="00571926" w:rsidP="0081629B">
            <w:pPr>
              <w:rPr>
                <w:vanish/>
                <w:color w:val="000000" w:themeColor="text1"/>
              </w:rPr>
            </w:pPr>
          </w:p>
        </w:tc>
      </w:tr>
    </w:tbl>
    <w:p w14:paraId="448ABE24" w14:textId="77777777" w:rsidR="00406F39" w:rsidRDefault="00571926" w:rsidP="00B9479B">
      <w:pPr>
        <w:pStyle w:val="Heading4"/>
      </w:pPr>
      <w:bookmarkStart w:id="96" w:name="_Toc82101639"/>
      <w:r w:rsidRPr="00B9479B">
        <w:t xml:space="preserve">SWR-REQ-407115/A-Phoenix Audio with 2 Nodes - </w:t>
      </w:r>
      <w:proofErr w:type="spellStart"/>
      <w:r w:rsidRPr="00B9479B">
        <w:t>DuerOS</w:t>
      </w:r>
      <w:proofErr w:type="spellEnd"/>
      <w:r w:rsidRPr="00B9479B">
        <w:t xml:space="preserve"> - </w:t>
      </w:r>
      <w:proofErr w:type="spellStart"/>
      <w:r w:rsidRPr="00B9479B">
        <w:t>Subwoofer_Base</w:t>
      </w:r>
      <w:bookmarkEnd w:id="96"/>
      <w:proofErr w:type="spellEnd"/>
    </w:p>
    <w:p w14:paraId="19AD4D3D" w14:textId="77777777" w:rsidR="00BC078A" w:rsidRDefault="00571926" w:rsidP="00500605"/>
    <w:p w14:paraId="2878CEB1" w14:textId="77777777" w:rsidR="00890977" w:rsidRDefault="00571926" w:rsidP="00775603">
      <w:pPr>
        <w:jc w:val="center"/>
      </w:pPr>
      <w:r w:rsidRPr="00483B5D">
        <w:rPr>
          <w:noProof/>
        </w:rPr>
        <w:drawing>
          <wp:inline distT="0" distB="0" distL="0" distR="0" wp14:anchorId="16E380FC" wp14:editId="30D8027D">
            <wp:extent cx="5943600" cy="4033520"/>
            <wp:effectExtent l="0" t="0" r="0" b="5080"/>
            <wp:docPr id="3500" name="Picture 27">
              <a:extLst xmlns:a="http://schemas.openxmlformats.org/drawingml/2006/main">
                <a:ext uri="{FF2B5EF4-FFF2-40B4-BE49-F238E27FC236}">
                  <a16:creationId xmlns:a16="http://schemas.microsoft.com/office/drawing/2014/main" id="{804CC618-EED3-46E7-A2C7-C847940320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7">
                      <a:extLst>
                        <a:ext uri="{FF2B5EF4-FFF2-40B4-BE49-F238E27FC236}">
                          <a16:creationId xmlns:a16="http://schemas.microsoft.com/office/drawing/2014/main" id="{804CC618-EED3-46E7-A2C7-C847940320B6}"/>
                        </a:ext>
                      </a:extLst>
                    </pic:cNvPr>
                    <pic:cNvPicPr>
                      <a:picLocks noChangeAspect="1"/>
                    </pic:cNvPicPr>
                  </pic:nvPicPr>
                  <pic:blipFill>
                    <a:blip r:embed="rId14"/>
                    <a:stretch>
                      <a:fillRect/>
                    </a:stretch>
                  </pic:blipFill>
                  <pic:spPr>
                    <a:xfrm>
                      <a:off x="0" y="0"/>
                      <a:ext cx="5943600" cy="4033520"/>
                    </a:xfrm>
                    <a:prstGeom prst="rect">
                      <a:avLst/>
                    </a:prstGeom>
                  </pic:spPr>
                </pic:pic>
              </a:graphicData>
            </a:graphic>
          </wp:inline>
        </w:drawing>
      </w:r>
    </w:p>
    <w:p w14:paraId="3D9E1240" w14:textId="77777777" w:rsidR="005601CA" w:rsidRDefault="00571926"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48218183"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42EF2B2"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65D9C414"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8725954" w14:textId="77777777" w:rsidR="00D90FFA" w:rsidRPr="00775603" w:rsidRDefault="00571926" w:rsidP="0081629B">
            <w:pPr>
              <w:rPr>
                <w:vanish/>
                <w:color w:val="000000" w:themeColor="text1"/>
              </w:rPr>
            </w:pPr>
          </w:p>
        </w:tc>
      </w:tr>
    </w:tbl>
    <w:p w14:paraId="6E4427ED" w14:textId="77777777" w:rsidR="00406F39" w:rsidRDefault="00571926" w:rsidP="00B9479B">
      <w:pPr>
        <w:pStyle w:val="Heading4"/>
      </w:pPr>
      <w:bookmarkStart w:id="97" w:name="_Toc82101640"/>
      <w:r w:rsidRPr="00B9479B">
        <w:t xml:space="preserve">SWR-REQ-410563/A-Phoenix Audio with 2 Nodes - </w:t>
      </w:r>
      <w:proofErr w:type="spellStart"/>
      <w:r w:rsidRPr="00B9479B">
        <w:t>DuerOS</w:t>
      </w:r>
      <w:proofErr w:type="spellEnd"/>
      <w:r w:rsidRPr="00B9479B">
        <w:t xml:space="preserve"> - w/o ICC and w/o MSS</w:t>
      </w:r>
      <w:bookmarkEnd w:id="97"/>
    </w:p>
    <w:p w14:paraId="47BCA82E" w14:textId="77777777" w:rsidR="00BC078A" w:rsidRDefault="00571926" w:rsidP="00500605"/>
    <w:p w14:paraId="2B8CDAEF" w14:textId="77777777" w:rsidR="00890977" w:rsidRDefault="00571926" w:rsidP="00775603">
      <w:pPr>
        <w:jc w:val="center"/>
      </w:pPr>
      <w:r>
        <w:rPr>
          <w:noProof/>
        </w:rPr>
        <w:lastRenderedPageBreak/>
        <w:drawing>
          <wp:inline distT="0" distB="0" distL="0" distR="0" wp14:anchorId="69E43F10" wp14:editId="745437DA">
            <wp:extent cx="6401435" cy="4547870"/>
            <wp:effectExtent l="0" t="0" r="0" b="5080"/>
            <wp:docPr id="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01435" cy="4547870"/>
                    </a:xfrm>
                    <a:prstGeom prst="rect">
                      <a:avLst/>
                    </a:prstGeom>
                    <a:noFill/>
                  </pic:spPr>
                </pic:pic>
              </a:graphicData>
            </a:graphic>
          </wp:inline>
        </w:drawing>
      </w:r>
    </w:p>
    <w:p w14:paraId="55B7BDB8" w14:textId="77777777" w:rsidR="005601CA" w:rsidRDefault="00571926"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6E577B81"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4F60CD8"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3DFC682B"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D29F72E" w14:textId="77777777" w:rsidR="00D90FFA" w:rsidRPr="00775603" w:rsidRDefault="00571926" w:rsidP="0081629B">
            <w:pPr>
              <w:rPr>
                <w:vanish/>
                <w:color w:val="000000" w:themeColor="text1"/>
              </w:rPr>
            </w:pPr>
          </w:p>
        </w:tc>
      </w:tr>
    </w:tbl>
    <w:p w14:paraId="173505E7" w14:textId="77777777" w:rsidR="00406F39" w:rsidRDefault="00571926" w:rsidP="00B9479B">
      <w:pPr>
        <w:pStyle w:val="Heading4"/>
      </w:pPr>
      <w:bookmarkStart w:id="98" w:name="_Toc82101641"/>
      <w:r w:rsidRPr="00B9479B">
        <w:t xml:space="preserve">SWR-REQ-416752/A-Phoenix Audio with 3 Nodes - </w:t>
      </w:r>
      <w:proofErr w:type="spellStart"/>
      <w:r w:rsidRPr="00B9479B">
        <w:t>DuerOS</w:t>
      </w:r>
      <w:proofErr w:type="spellEnd"/>
      <w:r w:rsidRPr="00B9479B">
        <w:t xml:space="preserve"> - w/ ICC </w:t>
      </w:r>
      <w:r w:rsidRPr="00B9479B">
        <w:t>and w/o MSS</w:t>
      </w:r>
      <w:bookmarkEnd w:id="98"/>
    </w:p>
    <w:p w14:paraId="68301EF2" w14:textId="77777777" w:rsidR="00500605" w:rsidRDefault="00571926" w:rsidP="00500605"/>
    <w:p w14:paraId="19201451" w14:textId="77777777" w:rsidR="002526F7" w:rsidRDefault="00571926" w:rsidP="00775603">
      <w:pPr>
        <w:jc w:val="center"/>
      </w:pPr>
      <w:r>
        <w:rPr>
          <w:noProof/>
        </w:rPr>
        <w:lastRenderedPageBreak/>
        <w:drawing>
          <wp:inline distT="0" distB="0" distL="0" distR="0" wp14:anchorId="5DEFADBD" wp14:editId="4EE91C20">
            <wp:extent cx="6401435" cy="7486650"/>
            <wp:effectExtent l="0" t="0" r="0" b="0"/>
            <wp:docPr id="3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01435" cy="7486650"/>
                    </a:xfrm>
                    <a:prstGeom prst="rect">
                      <a:avLst/>
                    </a:prstGeom>
                    <a:noFill/>
                  </pic:spPr>
                </pic:pic>
              </a:graphicData>
            </a:graphic>
          </wp:inline>
        </w:drawing>
      </w:r>
    </w:p>
    <w:p w14:paraId="7EB81833" w14:textId="77777777" w:rsidR="002526F7" w:rsidRDefault="00571926"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53B05354"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785663E"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0DC6A0A9"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E79B2A1" w14:textId="77777777" w:rsidR="00D90FFA" w:rsidRPr="00775603" w:rsidRDefault="00571926" w:rsidP="0081629B">
            <w:pPr>
              <w:rPr>
                <w:vanish/>
                <w:color w:val="000000" w:themeColor="text1"/>
              </w:rPr>
            </w:pPr>
          </w:p>
        </w:tc>
      </w:tr>
    </w:tbl>
    <w:p w14:paraId="180E2287" w14:textId="77777777" w:rsidR="00406F39" w:rsidRDefault="00571926" w:rsidP="00B9479B">
      <w:pPr>
        <w:pStyle w:val="Heading4"/>
      </w:pPr>
      <w:bookmarkStart w:id="99" w:name="_Toc82101642"/>
      <w:r w:rsidRPr="00B9479B">
        <w:t xml:space="preserve">SWR-REQ-416753/A-Phoenix Audio with 3 Nodes - </w:t>
      </w:r>
      <w:proofErr w:type="spellStart"/>
      <w:r w:rsidRPr="00B9479B">
        <w:t>DuerOS</w:t>
      </w:r>
      <w:proofErr w:type="spellEnd"/>
      <w:r w:rsidRPr="00B9479B">
        <w:t xml:space="preserve"> - w/ ICC and w/ MSS (PAC 9, 10, &amp; 11)</w:t>
      </w:r>
      <w:bookmarkEnd w:id="99"/>
    </w:p>
    <w:p w14:paraId="714F522F" w14:textId="77777777" w:rsidR="005828A7" w:rsidRPr="00CA1982" w:rsidRDefault="00571926" w:rsidP="00500605">
      <w:pPr>
        <w:rPr>
          <w:rFonts w:cs="Arial"/>
          <w:szCs w:val="18"/>
        </w:rPr>
      </w:pPr>
    </w:p>
    <w:p w14:paraId="0B10B74F" w14:textId="77777777" w:rsidR="005828A7" w:rsidRPr="00CA1982" w:rsidRDefault="00571926" w:rsidP="00775603">
      <w:pPr>
        <w:jc w:val="center"/>
        <w:rPr>
          <w:rFonts w:cs="Arial"/>
          <w:szCs w:val="18"/>
        </w:rPr>
      </w:pPr>
      <w:r>
        <w:rPr>
          <w:rFonts w:cs="Arial"/>
          <w:noProof/>
          <w:szCs w:val="18"/>
        </w:rPr>
        <w:lastRenderedPageBreak/>
        <w:drawing>
          <wp:inline distT="0" distB="0" distL="0" distR="0" wp14:anchorId="5FE8EA1D" wp14:editId="056A495C">
            <wp:extent cx="6401435" cy="7998460"/>
            <wp:effectExtent l="0" t="0" r="0" b="2540"/>
            <wp:docPr id="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1435" cy="7998460"/>
                    </a:xfrm>
                    <a:prstGeom prst="rect">
                      <a:avLst/>
                    </a:prstGeom>
                    <a:noFill/>
                  </pic:spPr>
                </pic:pic>
              </a:graphicData>
            </a:graphic>
          </wp:inline>
        </w:drawing>
      </w:r>
    </w:p>
    <w:p w14:paraId="1B550A46" w14:textId="77777777" w:rsidR="005828A7" w:rsidRPr="00CA1982"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18AEF6C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877D83A"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5CABD88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B3DCB45" w14:textId="77777777" w:rsidR="00D90FFA" w:rsidRPr="00775603" w:rsidRDefault="00571926" w:rsidP="0081629B">
            <w:pPr>
              <w:rPr>
                <w:vanish/>
                <w:color w:val="000000" w:themeColor="text1"/>
              </w:rPr>
            </w:pPr>
          </w:p>
        </w:tc>
      </w:tr>
    </w:tbl>
    <w:p w14:paraId="479E914D" w14:textId="77777777" w:rsidR="00406F39" w:rsidRDefault="00571926" w:rsidP="00B9479B">
      <w:pPr>
        <w:pStyle w:val="Heading1"/>
      </w:pPr>
      <w:bookmarkStart w:id="100" w:name="_Toc82101643"/>
      <w:r w:rsidRPr="00B9479B">
        <w:lastRenderedPageBreak/>
        <w:t>FRD-REQ-407128/A-General Requirements</w:t>
      </w:r>
      <w:bookmarkEnd w:id="100"/>
    </w:p>
    <w:p w14:paraId="29392425" w14:textId="77777777" w:rsidR="00500605" w:rsidRDefault="00571926"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133307F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02C6BDF"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6DC7C5B5"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7C5E3FA" w14:textId="77777777" w:rsidR="00D90FFA" w:rsidRPr="00775603" w:rsidRDefault="00571926" w:rsidP="0081629B">
            <w:pPr>
              <w:rPr>
                <w:vanish/>
                <w:color w:val="000000" w:themeColor="text1"/>
              </w:rPr>
            </w:pPr>
          </w:p>
        </w:tc>
      </w:tr>
    </w:tbl>
    <w:p w14:paraId="23F8B36E" w14:textId="77777777" w:rsidR="00406F39" w:rsidRDefault="00571926" w:rsidP="00B9479B">
      <w:pPr>
        <w:pStyle w:val="Heading2"/>
      </w:pPr>
      <w:bookmarkStart w:id="101" w:name="_Toc82101644"/>
      <w:r w:rsidRPr="00B9479B">
        <w:t>SWR-REQ-407129/B-A2B ADI Stack Software</w:t>
      </w:r>
      <w:bookmarkEnd w:id="101"/>
    </w:p>
    <w:p w14:paraId="17085469" w14:textId="77777777" w:rsidR="00500605" w:rsidRPr="00EF1CA4" w:rsidRDefault="00571926" w:rsidP="00500605">
      <w:pPr>
        <w:rPr>
          <w:rFonts w:cs="Arial"/>
        </w:rPr>
      </w:pPr>
    </w:p>
    <w:p w14:paraId="359B04A1" w14:textId="77777777" w:rsidR="00EF1CA4" w:rsidRDefault="00571926" w:rsidP="00500605">
      <w:pPr>
        <w:rPr>
          <w:rFonts w:cs="Arial"/>
        </w:rPr>
      </w:pPr>
      <w:ins w:id="102" w:author="Walus, David (D.M.)" w:date="2021-07-08T15:36:00Z">
        <w:r>
          <w:rPr>
            <w:rFonts w:cs="Arial"/>
          </w:rPr>
          <w:t xml:space="preserve">It is recommended that </w:t>
        </w:r>
      </w:ins>
      <w:ins w:id="103" w:author="Walus, David (D.M.)" w:date="2021-07-08T15:37:00Z">
        <w:r>
          <w:rPr>
            <w:rFonts w:cs="Arial"/>
          </w:rPr>
          <w:t>t</w:t>
        </w:r>
      </w:ins>
      <w:del w:id="104" w:author="Walus, David (D.M.)" w:date="2021-07-08T15:37:00Z">
        <w:r w:rsidRPr="00EF1CA4" w:rsidDel="00385F5A">
          <w:rPr>
            <w:rFonts w:cs="Arial"/>
          </w:rPr>
          <w:delText>T</w:delText>
        </w:r>
      </w:del>
      <w:r w:rsidRPr="00EF1CA4">
        <w:rPr>
          <w:rFonts w:cs="Arial"/>
        </w:rPr>
        <w:t xml:space="preserve">he A2B </w:t>
      </w:r>
      <w:r>
        <w:rPr>
          <w:rFonts w:cs="Arial"/>
        </w:rPr>
        <w:t>Main</w:t>
      </w:r>
      <w:r w:rsidRPr="00EF1CA4">
        <w:rPr>
          <w:rFonts w:cs="Arial"/>
        </w:rPr>
        <w:t xml:space="preserve"> supplier shall integrate the </w:t>
      </w:r>
      <w:r w:rsidRPr="00EF1CA4">
        <w:rPr>
          <w:rFonts w:cs="Arial"/>
          <w:i/>
          <w:u w:val="single"/>
        </w:rPr>
        <w:t>ADI A2B Software Stack</w:t>
      </w:r>
      <w:r w:rsidRPr="00EF1CA4">
        <w:rPr>
          <w:rFonts w:cs="Arial"/>
        </w:rPr>
        <w:t xml:space="preserve"> “ADI_A2B_Software_Rel19.0.0” or </w:t>
      </w:r>
      <w:proofErr w:type="gramStart"/>
      <w:r w:rsidRPr="00EF1CA4">
        <w:rPr>
          <w:rFonts w:cs="Arial"/>
        </w:rPr>
        <w:t>later on</w:t>
      </w:r>
      <w:proofErr w:type="gramEnd"/>
      <w:r w:rsidRPr="00EF1CA4">
        <w:rPr>
          <w:rFonts w:cs="Arial"/>
        </w:rPr>
        <w:t xml:space="preserve"> their µC/DSP to interface with the A2B </w:t>
      </w:r>
      <w:r>
        <w:rPr>
          <w:rFonts w:cs="Arial"/>
        </w:rPr>
        <w:t>Main</w:t>
      </w:r>
      <w:r w:rsidRPr="00EF1CA4">
        <w:rPr>
          <w:rFonts w:cs="Arial"/>
        </w:rPr>
        <w:t xml:space="preserve"> IC and network. The supplier shall reference and comply with the latest version of ADI’s </w:t>
      </w:r>
      <w:r w:rsidRPr="00EF1CA4">
        <w:rPr>
          <w:rFonts w:cs="Arial"/>
          <w:i/>
          <w:u w:val="single"/>
        </w:rPr>
        <w:t>A2B Stack User Guide</w:t>
      </w:r>
      <w:r w:rsidRPr="00EF1CA4">
        <w:rPr>
          <w:rFonts w:cs="Arial"/>
        </w:rPr>
        <w:t xml:space="preserve"> revision 6.0 or later as part of the release package.</w:t>
      </w:r>
    </w:p>
    <w:p w14:paraId="170D6F14" w14:textId="77777777" w:rsidR="00EF1CA4" w:rsidRPr="00EF1CA4"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1D4053BC"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96B1CE4" w14:textId="77777777" w:rsidR="00D90FFA" w:rsidRPr="00775603" w:rsidRDefault="00571926" w:rsidP="0081629B">
            <w:pPr>
              <w:rPr>
                <w:b/>
                <w:vanish/>
                <w:color w:val="A6A6A6" w:themeColor="background1" w:themeShade="A6"/>
              </w:rPr>
            </w:pPr>
            <w:r w:rsidRPr="00775603">
              <w:rPr>
                <w:b/>
                <w:vanish/>
                <w:color w:val="000000" w:themeColor="text1"/>
              </w:rPr>
              <w:t>Accep</w:t>
            </w:r>
            <w:r w:rsidRPr="00775603">
              <w:rPr>
                <w:b/>
                <w:vanish/>
                <w:color w:val="000000" w:themeColor="text1"/>
              </w:rPr>
              <w:t>tance Criteria</w:t>
            </w:r>
          </w:p>
        </w:tc>
      </w:tr>
      <w:tr w:rsidR="00D90FFA" w:rsidRPr="00775603" w14:paraId="707A76D5"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7D92558" w14:textId="77777777" w:rsidR="00D90FFA" w:rsidRPr="00775603" w:rsidRDefault="00571926" w:rsidP="0081629B">
            <w:pPr>
              <w:rPr>
                <w:vanish/>
                <w:color w:val="000000" w:themeColor="text1"/>
              </w:rPr>
            </w:pPr>
          </w:p>
        </w:tc>
      </w:tr>
    </w:tbl>
    <w:p w14:paraId="252DCFBA" w14:textId="77777777" w:rsidR="00406F39" w:rsidRDefault="00571926" w:rsidP="00B9479B">
      <w:pPr>
        <w:pStyle w:val="Heading2"/>
      </w:pPr>
      <w:bookmarkStart w:id="105" w:name="_Toc82101645"/>
      <w:r w:rsidRPr="00B9479B">
        <w:t>HW/SWR-REQ-423177/B-A2B Digital Audio Bus Start-Up - Two Node</w:t>
      </w:r>
      <w:bookmarkEnd w:id="105"/>
    </w:p>
    <w:p w14:paraId="6986E045" w14:textId="77777777" w:rsidR="00500605" w:rsidRPr="00626660" w:rsidRDefault="00571926" w:rsidP="00500605">
      <w:pPr>
        <w:rPr>
          <w:rFonts w:cs="Arial"/>
        </w:rPr>
      </w:pPr>
    </w:p>
    <w:p w14:paraId="76569EC4" w14:textId="77777777" w:rsidR="00626660" w:rsidRPr="00626660" w:rsidRDefault="00571926" w:rsidP="00626660">
      <w:pPr>
        <w:rPr>
          <w:rFonts w:cs="Arial"/>
        </w:rPr>
      </w:pPr>
      <w:r w:rsidRPr="00626660">
        <w:rPr>
          <w:rFonts w:cs="Arial"/>
        </w:rPr>
        <w:t>The A2B Digital Audio Bus shall initialize and become active &amp; functio</w:t>
      </w:r>
      <w:r w:rsidRPr="00626660">
        <w:rPr>
          <w:rFonts w:cs="Arial"/>
        </w:rPr>
        <w:t>nal when the CAN bus is active.  Reference “Analog Devices A2B Link Implementation Specification” for details and A2B start-up times.</w:t>
      </w:r>
    </w:p>
    <w:p w14:paraId="7415AE06" w14:textId="77777777" w:rsidR="00357830" w:rsidRPr="00626660" w:rsidRDefault="00571926" w:rsidP="00626660">
      <w:pPr>
        <w:rPr>
          <w:rFonts w:cs="Arial"/>
        </w:rPr>
      </w:pPr>
    </w:p>
    <w:p w14:paraId="7EC220E0" w14:textId="77777777" w:rsidR="00626660" w:rsidRPr="00626660" w:rsidRDefault="00571926" w:rsidP="00626660">
      <w:pPr>
        <w:rPr>
          <w:rFonts w:cs="Arial"/>
        </w:rPr>
      </w:pPr>
      <w:r w:rsidRPr="00626660">
        <w:rPr>
          <w:rFonts w:cs="Arial"/>
        </w:rPr>
        <w:t xml:space="preserve">The A2BBroadcastState message shall be sent via the A2B I2C backchannel as a broadcast message to all </w:t>
      </w:r>
      <w:proofErr w:type="spellStart"/>
      <w:r w:rsidRPr="00626660">
        <w:rPr>
          <w:rFonts w:cs="Arial"/>
        </w:rPr>
        <w:t>subnodes</w:t>
      </w:r>
      <w:proofErr w:type="spellEnd"/>
      <w:r w:rsidRPr="00626660">
        <w:rPr>
          <w:rFonts w:cs="Arial"/>
        </w:rPr>
        <w:t>.</w:t>
      </w:r>
    </w:p>
    <w:p w14:paraId="78742596" w14:textId="77777777" w:rsidR="00626660" w:rsidRPr="00626660" w:rsidRDefault="00571926" w:rsidP="00626660">
      <w:pPr>
        <w:rPr>
          <w:rFonts w:cs="Arial"/>
        </w:rPr>
      </w:pPr>
    </w:p>
    <w:p w14:paraId="1AD2E135" w14:textId="77777777" w:rsidR="00626660" w:rsidRPr="00626660" w:rsidRDefault="00571926" w:rsidP="00626660">
      <w:pPr>
        <w:rPr>
          <w:rFonts w:cs="Arial"/>
        </w:rPr>
      </w:pPr>
      <w:r w:rsidRPr="00626660">
        <w:rPr>
          <w:rFonts w:cs="Arial"/>
        </w:rPr>
        <w:t>The A2BStreamReportStatus message shall be sent via the A2B I2C backchannel to the PAC mailbox.</w:t>
      </w:r>
    </w:p>
    <w:p w14:paraId="27166F85" w14:textId="77777777" w:rsidR="00357830" w:rsidRDefault="00571926" w:rsidP="00357830">
      <w:pPr>
        <w:rPr>
          <w:ins w:id="106" w:author="Walus, David (D.M.)" w:date="2021-09-09T16:10:00Z"/>
          <w:rFonts w:cs="Arial"/>
        </w:rPr>
      </w:pPr>
    </w:p>
    <w:p w14:paraId="22C0FCD0" w14:textId="77777777" w:rsidR="00357830" w:rsidRDefault="00571926" w:rsidP="00357830">
      <w:pPr>
        <w:rPr>
          <w:ins w:id="107" w:author="Walus, David (D.M.)" w:date="2021-09-09T16:10:00Z"/>
          <w:rFonts w:cs="Arial"/>
        </w:rPr>
      </w:pPr>
      <w:ins w:id="108" w:author="Walus, David (D.M.)" w:date="2021-09-09T16:10:00Z">
        <w:r>
          <w:rPr>
            <w:rFonts w:cs="Arial"/>
          </w:rPr>
          <w:t xml:space="preserve">The A2B Node IDs shall be determined per </w:t>
        </w:r>
        <w:r w:rsidRPr="00357830">
          <w:rPr>
            <w:rFonts w:cs="Arial"/>
          </w:rPr>
          <w:t>SWR-R</w:t>
        </w:r>
        <w:r w:rsidRPr="00357830">
          <w:rPr>
            <w:rFonts w:cs="Arial"/>
          </w:rPr>
          <w:t>EQ-407134-Generic A2B Node ID Discovery Process Flow</w:t>
        </w:r>
        <w:r>
          <w:rPr>
            <w:rFonts w:cs="Arial"/>
          </w:rPr>
          <w:t xml:space="preserve"> just after the initial </w:t>
        </w:r>
        <w:r w:rsidRPr="00357830">
          <w:rPr>
            <w:rFonts w:cs="Arial"/>
            <w:i/>
            <w:iCs/>
          </w:rPr>
          <w:t>A2</w:t>
        </w:r>
        <w:proofErr w:type="gramStart"/>
        <w:r w:rsidRPr="00357830">
          <w:rPr>
            <w:rFonts w:cs="Arial"/>
            <w:i/>
            <w:iCs/>
          </w:rPr>
          <w:t>BBroadcastState(</w:t>
        </w:r>
        <w:proofErr w:type="gramEnd"/>
        <w:r w:rsidRPr="00357830">
          <w:rPr>
            <w:rFonts w:cs="Arial"/>
            <w:i/>
            <w:iCs/>
          </w:rPr>
          <w:t>)</w:t>
        </w:r>
        <w:r>
          <w:rPr>
            <w:rFonts w:cs="Arial"/>
          </w:rPr>
          <w:t xml:space="preserve"> message is sent.</w:t>
        </w:r>
      </w:ins>
    </w:p>
    <w:p w14:paraId="60AF7394" w14:textId="77777777" w:rsidR="00626660" w:rsidRPr="00626660" w:rsidRDefault="00571926" w:rsidP="00626660">
      <w:pPr>
        <w:rPr>
          <w:rFonts w:cs="Arial"/>
        </w:rPr>
      </w:pPr>
    </w:p>
    <w:p w14:paraId="45F1E190" w14:textId="77777777" w:rsidR="00626660" w:rsidRPr="00626660" w:rsidRDefault="00571926" w:rsidP="00626660">
      <w:pPr>
        <w:rPr>
          <w:rFonts w:cs="Arial"/>
        </w:rPr>
      </w:pPr>
      <w:r w:rsidRPr="00626660">
        <w:rPr>
          <w:rFonts w:cs="Arial"/>
        </w:rPr>
        <w:t>All modules shall send muted data over A2B (ex: volume step 0) while the A2B digital audio bus is active and the modules are not ready to play</w:t>
      </w:r>
      <w:r w:rsidRPr="00626660">
        <w:rPr>
          <w:rFonts w:cs="Arial"/>
        </w:rPr>
        <w:t xml:space="preserve"> audio (i.e.</w:t>
      </w:r>
      <w:ins w:id="109" w:author="Walus, David (D.M.)" w:date="2021-09-09T15:52:00Z">
        <w:r>
          <w:rPr>
            <w:rFonts w:cs="Arial"/>
          </w:rPr>
          <w:t xml:space="preserve"> </w:t>
        </w:r>
      </w:ins>
      <w:ins w:id="110" w:author="Walus, David (D.M.)" w:date="2021-09-09T15:53:00Z">
        <w:r>
          <w:rPr>
            <w:rFonts w:cs="Arial"/>
          </w:rPr>
          <w:t>in greater than 1000ms from when the CAN Bus starts up</w:t>
        </w:r>
      </w:ins>
      <w:del w:id="111" w:author="Walus, David (D.M.)" w:date="2021-09-09T15:52:00Z">
        <w:r w:rsidRPr="00626660" w:rsidDel="00193007">
          <w:rPr>
            <w:rFonts w:cs="Arial"/>
          </w:rPr>
          <w:delText xml:space="preserve"> muted data while HMIAudioMode = OFF (infotainment system OFF) and Power_Up_Chime_Module = Inactive (Infotainment Chimes and Chime Diagnostics not active), or modules are not powered up</w:delText>
        </w:r>
      </w:del>
      <w:r w:rsidRPr="00626660">
        <w:rPr>
          <w:rFonts w:cs="Arial"/>
        </w:rPr>
        <w:t>).</w:t>
      </w:r>
    </w:p>
    <w:p w14:paraId="6B672142" w14:textId="77777777" w:rsidR="00626660" w:rsidRPr="00626660"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6D7BA013"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E73D9E9"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63EBE18E"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AB8F06A" w14:textId="77777777" w:rsidR="00D90FFA" w:rsidRPr="00775603" w:rsidRDefault="00571926" w:rsidP="0081629B">
            <w:pPr>
              <w:rPr>
                <w:vanish/>
                <w:color w:val="000000" w:themeColor="text1"/>
              </w:rPr>
            </w:pPr>
          </w:p>
        </w:tc>
      </w:tr>
    </w:tbl>
    <w:p w14:paraId="6B38F6A0" w14:textId="77777777" w:rsidR="00406F39" w:rsidRDefault="00571926" w:rsidP="00B9479B">
      <w:pPr>
        <w:pStyle w:val="Heading3"/>
      </w:pPr>
      <w:bookmarkStart w:id="112" w:name="_Toc82101646"/>
      <w:r w:rsidRPr="00B9479B">
        <w:t>HW/SWR-REQ-423178/A-Module settings prior to A2B Bus configuration</w:t>
      </w:r>
      <w:bookmarkEnd w:id="112"/>
    </w:p>
    <w:p w14:paraId="035A4380" w14:textId="77777777" w:rsidR="00500605" w:rsidRPr="0096050F" w:rsidRDefault="00571926" w:rsidP="00500605">
      <w:pPr>
        <w:rPr>
          <w:rFonts w:cs="Arial"/>
          <w:szCs w:val="18"/>
        </w:rPr>
      </w:pPr>
    </w:p>
    <w:p w14:paraId="38DC4437" w14:textId="77777777" w:rsidR="0096050F" w:rsidRPr="0096050F" w:rsidRDefault="00571926" w:rsidP="0096050F">
      <w:pPr>
        <w:rPr>
          <w:rFonts w:cs="Arial"/>
          <w:szCs w:val="16"/>
        </w:rPr>
      </w:pPr>
      <w:r w:rsidRPr="0096050F">
        <w:rPr>
          <w:rFonts w:cs="Arial"/>
          <w:szCs w:val="16"/>
        </w:rPr>
        <w:t>At A2B bus start-up, the virtual GPIO (or GPIO over Distance) reg</w:t>
      </w:r>
      <w:r w:rsidRPr="0096050F">
        <w:rPr>
          <w:rFonts w:cs="Arial"/>
          <w:szCs w:val="16"/>
        </w:rPr>
        <w:t xml:space="preserve">isters and hardwired GPIOs (Direct Micro Connect) shall initialize to all </w:t>
      </w:r>
      <w:proofErr w:type="gramStart"/>
      <w:r w:rsidRPr="0096050F">
        <w:rPr>
          <w:rFonts w:cs="Arial"/>
          <w:szCs w:val="16"/>
        </w:rPr>
        <w:t>zero’s</w:t>
      </w:r>
      <w:proofErr w:type="gramEnd"/>
      <w:r w:rsidRPr="0096050F">
        <w:rPr>
          <w:rFonts w:cs="Arial"/>
          <w:szCs w:val="16"/>
        </w:rPr>
        <w:t>. The Main node and Sub nodes shall be initially set to the following values prior to receiving any A2B I2C Mailbox messages:</w:t>
      </w:r>
    </w:p>
    <w:p w14:paraId="7531CD17" w14:textId="77777777" w:rsidR="0096050F" w:rsidRPr="0096050F" w:rsidRDefault="00571926" w:rsidP="0096050F">
      <w:pPr>
        <w:rPr>
          <w:rFonts w:cs="Arial"/>
          <w:szCs w:val="16"/>
        </w:rPr>
      </w:pPr>
      <w:r w:rsidRPr="0096050F">
        <w:rPr>
          <w:rFonts w:cs="Arial"/>
          <w:szCs w:val="16"/>
        </w:rPr>
        <w:t>-</w:t>
      </w:r>
      <w:r w:rsidRPr="0096050F">
        <w:rPr>
          <w:rFonts w:cs="Arial"/>
          <w:szCs w:val="16"/>
        </w:rPr>
        <w:tab/>
        <w:t>A2B Bus is assumed to be not configured</w:t>
      </w:r>
    </w:p>
    <w:p w14:paraId="1295E6C4" w14:textId="77777777" w:rsidR="0096050F" w:rsidRPr="0096050F" w:rsidRDefault="00571926" w:rsidP="0096050F">
      <w:pPr>
        <w:rPr>
          <w:rFonts w:cs="Arial"/>
          <w:szCs w:val="16"/>
        </w:rPr>
      </w:pPr>
      <w:r w:rsidRPr="0096050F">
        <w:rPr>
          <w:rFonts w:cs="Arial"/>
          <w:szCs w:val="16"/>
        </w:rPr>
        <w:t>-</w:t>
      </w:r>
      <w:r w:rsidRPr="0096050F">
        <w:rPr>
          <w:rFonts w:cs="Arial"/>
          <w:szCs w:val="16"/>
        </w:rPr>
        <w:tab/>
        <w:t>All PA</w:t>
      </w:r>
      <w:r w:rsidRPr="0096050F">
        <w:rPr>
          <w:rFonts w:cs="Arial"/>
          <w:szCs w:val="16"/>
        </w:rPr>
        <w:t>C Speakers are Muted</w:t>
      </w:r>
    </w:p>
    <w:p w14:paraId="1BC2A6FA" w14:textId="77777777" w:rsidR="0096050F" w:rsidRPr="0096050F" w:rsidRDefault="00571926" w:rsidP="0096050F">
      <w:pPr>
        <w:rPr>
          <w:rFonts w:cs="Arial"/>
          <w:szCs w:val="16"/>
        </w:rPr>
      </w:pPr>
      <w:r w:rsidRPr="0096050F">
        <w:rPr>
          <w:rFonts w:cs="Arial"/>
          <w:szCs w:val="16"/>
        </w:rPr>
        <w:t>-</w:t>
      </w:r>
      <w:r w:rsidRPr="0096050F">
        <w:rPr>
          <w:rFonts w:cs="Arial"/>
          <w:szCs w:val="16"/>
        </w:rPr>
        <w:tab/>
        <w:t>All A2B audio streams are sending Muted or digital zero content</w:t>
      </w:r>
    </w:p>
    <w:p w14:paraId="158C7A06" w14:textId="77777777" w:rsidR="0096050F" w:rsidRPr="0096050F"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1AF6A009"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931EA4E"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245C723C"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26629C1" w14:textId="77777777" w:rsidR="00D90FFA" w:rsidRPr="00775603" w:rsidRDefault="00571926" w:rsidP="0081629B">
            <w:pPr>
              <w:rPr>
                <w:vanish/>
                <w:color w:val="000000" w:themeColor="text1"/>
              </w:rPr>
            </w:pPr>
          </w:p>
        </w:tc>
      </w:tr>
    </w:tbl>
    <w:p w14:paraId="09972638" w14:textId="77777777" w:rsidR="00406F39" w:rsidRDefault="00571926" w:rsidP="00B9479B">
      <w:pPr>
        <w:pStyle w:val="Heading3"/>
      </w:pPr>
      <w:bookmarkStart w:id="113" w:name="_Toc82101647"/>
      <w:r w:rsidRPr="00B9479B">
        <w:t>HW/SWR-REQ-423179/A-A2BBroadcastState Configuration usage</w:t>
      </w:r>
      <w:bookmarkEnd w:id="113"/>
    </w:p>
    <w:p w14:paraId="06A1E23A" w14:textId="77777777" w:rsidR="00194127" w:rsidRPr="00194127" w:rsidRDefault="00571926" w:rsidP="00194127">
      <w:pPr>
        <w:rPr>
          <w:rFonts w:cs="Arial"/>
          <w:szCs w:val="18"/>
        </w:rPr>
      </w:pPr>
    </w:p>
    <w:p w14:paraId="0B70812C" w14:textId="77777777" w:rsidR="00194127" w:rsidRPr="00194127" w:rsidRDefault="00571926" w:rsidP="00194127">
      <w:pPr>
        <w:rPr>
          <w:rFonts w:cs="Arial"/>
          <w:szCs w:val="18"/>
        </w:rPr>
      </w:pPr>
      <w:r w:rsidRPr="00194127">
        <w:rPr>
          <w:rFonts w:cs="Arial"/>
          <w:szCs w:val="18"/>
        </w:rPr>
        <w:t xml:space="preserve">The </w:t>
      </w:r>
      <w:r w:rsidRPr="00194127">
        <w:rPr>
          <w:rFonts w:cs="Arial"/>
          <w:szCs w:val="18"/>
        </w:rPr>
        <w:t>receipt of the Initial A2BBroadcastState message by all Sub Nodes shall be an indication that the A2B bus has been fully configured.</w:t>
      </w:r>
    </w:p>
    <w:p w14:paraId="76182E00" w14:textId="77777777" w:rsidR="00194127" w:rsidRPr="00194127" w:rsidRDefault="00571926" w:rsidP="00194127">
      <w:pPr>
        <w:rPr>
          <w:rFonts w:cs="Arial"/>
          <w:szCs w:val="18"/>
        </w:rPr>
      </w:pPr>
    </w:p>
    <w:p w14:paraId="18A9BEF9" w14:textId="77777777" w:rsidR="00194127" w:rsidRPr="00194127" w:rsidRDefault="00571926" w:rsidP="00194127">
      <w:pPr>
        <w:rPr>
          <w:rFonts w:cs="Arial"/>
          <w:szCs w:val="18"/>
        </w:rPr>
      </w:pPr>
      <w:r w:rsidRPr="00194127">
        <w:rPr>
          <w:rFonts w:cs="Arial"/>
          <w:szCs w:val="18"/>
        </w:rPr>
        <w:t xml:space="preserve">The A2B Main Node (PAC) shall transmit the A2BBroadcastState message with all default values immediately after the A2B </w:t>
      </w:r>
      <w:r w:rsidRPr="00194127">
        <w:rPr>
          <w:rFonts w:cs="Arial"/>
          <w:szCs w:val="18"/>
        </w:rPr>
        <w:t>Initialization has been completed.</w:t>
      </w:r>
    </w:p>
    <w:p w14:paraId="43100B6E" w14:textId="77777777" w:rsidR="00500605" w:rsidRPr="00194127"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0693125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99364E9"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765C6732"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3336953" w14:textId="77777777" w:rsidR="00D90FFA" w:rsidRPr="00775603" w:rsidRDefault="00571926" w:rsidP="0081629B">
            <w:pPr>
              <w:rPr>
                <w:vanish/>
                <w:color w:val="000000" w:themeColor="text1"/>
              </w:rPr>
            </w:pPr>
          </w:p>
        </w:tc>
      </w:tr>
    </w:tbl>
    <w:p w14:paraId="51EFE565" w14:textId="77777777" w:rsidR="00406F39" w:rsidRDefault="00571926" w:rsidP="00B9479B">
      <w:pPr>
        <w:pStyle w:val="Heading3"/>
      </w:pPr>
      <w:bookmarkStart w:id="114" w:name="_Toc82101648"/>
      <w:r w:rsidRPr="00B9479B">
        <w:t xml:space="preserve">HW/SWR-REQ-423180/A-A2BBroadcastState (Default to Muted &amp; </w:t>
      </w:r>
      <w:proofErr w:type="spellStart"/>
      <w:r w:rsidRPr="00B9479B">
        <w:t>AudioNotSent</w:t>
      </w:r>
      <w:proofErr w:type="spellEnd"/>
      <w:r w:rsidRPr="00B9479B">
        <w:t>) signals usage</w:t>
      </w:r>
      <w:bookmarkEnd w:id="114"/>
    </w:p>
    <w:p w14:paraId="7B4033D2" w14:textId="77777777" w:rsidR="00500605" w:rsidRPr="009D79DD" w:rsidRDefault="00571926" w:rsidP="00500605">
      <w:pPr>
        <w:rPr>
          <w:rFonts w:cs="Arial"/>
          <w:szCs w:val="18"/>
        </w:rPr>
      </w:pPr>
    </w:p>
    <w:p w14:paraId="69110136" w14:textId="77777777" w:rsidR="009D79DD" w:rsidRPr="009D79DD" w:rsidRDefault="00571926" w:rsidP="009D79DD">
      <w:pPr>
        <w:rPr>
          <w:rFonts w:cs="Arial"/>
          <w:szCs w:val="18"/>
        </w:rPr>
      </w:pPr>
      <w:r w:rsidRPr="009D79DD">
        <w:rPr>
          <w:rFonts w:cs="Arial"/>
          <w:szCs w:val="18"/>
        </w:rPr>
        <w:t>The A2B Main Node (PAC) shall assert A2BBroadcastState signals to ‘Muted’ &amp; “</w:t>
      </w:r>
      <w:proofErr w:type="spellStart"/>
      <w:r w:rsidRPr="009D79DD">
        <w:rPr>
          <w:rFonts w:cs="Arial"/>
          <w:szCs w:val="18"/>
        </w:rPr>
        <w:t>AudioNotSent</w:t>
      </w:r>
      <w:proofErr w:type="spellEnd"/>
      <w:r w:rsidRPr="009D79DD">
        <w:rPr>
          <w:rFonts w:cs="Arial"/>
          <w:szCs w:val="18"/>
        </w:rPr>
        <w:t>’ when the following two conditions are true:</w:t>
      </w:r>
    </w:p>
    <w:p w14:paraId="4C68739F" w14:textId="77777777" w:rsidR="009D79DD" w:rsidRPr="009D79DD" w:rsidRDefault="00571926" w:rsidP="009D79DD">
      <w:pPr>
        <w:rPr>
          <w:rFonts w:cs="Arial"/>
          <w:szCs w:val="18"/>
        </w:rPr>
      </w:pPr>
      <w:r w:rsidRPr="009D79DD">
        <w:rPr>
          <w:rFonts w:cs="Arial"/>
          <w:szCs w:val="18"/>
        </w:rPr>
        <w:t>-</w:t>
      </w:r>
      <w:r w:rsidRPr="009D79DD">
        <w:rPr>
          <w:rFonts w:cs="Arial"/>
          <w:szCs w:val="18"/>
        </w:rPr>
        <w:tab/>
        <w:t xml:space="preserve">the A2B bus is initialized and fully configured, and the PAC speakers have been </w:t>
      </w:r>
      <w:r w:rsidRPr="009D79DD">
        <w:rPr>
          <w:rFonts w:cs="Arial"/>
          <w:szCs w:val="18"/>
        </w:rPr>
        <w:t>Muted.</w:t>
      </w:r>
    </w:p>
    <w:p w14:paraId="5E287007" w14:textId="77777777" w:rsidR="009D79DD" w:rsidRPr="009D79DD" w:rsidRDefault="00571926" w:rsidP="009D79DD">
      <w:pPr>
        <w:rPr>
          <w:rFonts w:cs="Arial"/>
          <w:szCs w:val="18"/>
        </w:rPr>
      </w:pPr>
    </w:p>
    <w:p w14:paraId="505EB181" w14:textId="77777777" w:rsidR="009D79DD" w:rsidRPr="009D79DD" w:rsidRDefault="00571926" w:rsidP="009D79DD">
      <w:pPr>
        <w:rPr>
          <w:rFonts w:cs="Arial"/>
          <w:szCs w:val="18"/>
        </w:rPr>
      </w:pPr>
      <w:r w:rsidRPr="009D79DD">
        <w:rPr>
          <w:rFonts w:cs="Arial"/>
          <w:szCs w:val="18"/>
        </w:rPr>
        <w:t>Once the PAC asserts A2BBroadcastState signal to ‘Muted’ &amp; ‘</w:t>
      </w:r>
      <w:proofErr w:type="spellStart"/>
      <w:r w:rsidRPr="009D79DD">
        <w:rPr>
          <w:rFonts w:cs="Arial"/>
          <w:szCs w:val="18"/>
        </w:rPr>
        <w:t>AudioNotSent</w:t>
      </w:r>
      <w:proofErr w:type="spellEnd"/>
      <w:r w:rsidRPr="009D79DD">
        <w:rPr>
          <w:rFonts w:cs="Arial"/>
          <w:szCs w:val="18"/>
        </w:rPr>
        <w:t xml:space="preserve">’ all A2B Audio Streams shall all be in the ‘Muted’ state, </w:t>
      </w:r>
      <w:proofErr w:type="spellStart"/>
      <w:r w:rsidRPr="009D79DD">
        <w:rPr>
          <w:rFonts w:cs="Arial"/>
          <w:szCs w:val="18"/>
        </w:rPr>
        <w:t>ie</w:t>
      </w:r>
      <w:proofErr w:type="spellEnd"/>
      <w:r w:rsidRPr="009D79DD">
        <w:rPr>
          <w:rFonts w:cs="Arial"/>
          <w:szCs w:val="18"/>
        </w:rPr>
        <w:t>: transmitting all digital zeros.</w:t>
      </w:r>
    </w:p>
    <w:p w14:paraId="5BCC9075" w14:textId="77777777" w:rsidR="009D79DD" w:rsidRPr="009D79DD"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023224E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1CEB63D"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3493C1DE"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8BF0E48" w14:textId="77777777" w:rsidR="00D90FFA" w:rsidRPr="00775603" w:rsidRDefault="00571926" w:rsidP="0081629B">
            <w:pPr>
              <w:rPr>
                <w:vanish/>
                <w:color w:val="000000" w:themeColor="text1"/>
              </w:rPr>
            </w:pPr>
          </w:p>
        </w:tc>
      </w:tr>
    </w:tbl>
    <w:p w14:paraId="238126BC" w14:textId="77777777" w:rsidR="00406F39" w:rsidRDefault="00571926" w:rsidP="00B9479B">
      <w:pPr>
        <w:pStyle w:val="Heading3"/>
      </w:pPr>
      <w:bookmarkStart w:id="115" w:name="_Toc82101649"/>
      <w:r w:rsidRPr="00B9479B">
        <w:t xml:space="preserve">HW/SWR-REQ-423181/B-A2BBroadcastState (Muted to Un-Muted &amp; </w:t>
      </w:r>
      <w:proofErr w:type="spellStart"/>
      <w:r w:rsidRPr="00B9479B">
        <w:t>AudioNotSent</w:t>
      </w:r>
      <w:proofErr w:type="spellEnd"/>
      <w:r w:rsidRPr="00B9479B">
        <w:t>) signal usage</w:t>
      </w:r>
      <w:bookmarkEnd w:id="115"/>
    </w:p>
    <w:p w14:paraId="2CB7BFE8" w14:textId="77777777" w:rsidR="00500605" w:rsidRPr="00A86453" w:rsidRDefault="00571926" w:rsidP="00500605">
      <w:pPr>
        <w:rPr>
          <w:rFonts w:cs="Arial"/>
          <w:szCs w:val="18"/>
        </w:rPr>
      </w:pPr>
    </w:p>
    <w:p w14:paraId="2049F74F" w14:textId="77777777" w:rsidR="007F39CA" w:rsidRDefault="00571926" w:rsidP="007F39CA">
      <w:pPr>
        <w:autoSpaceDE w:val="0"/>
        <w:autoSpaceDN w:val="0"/>
        <w:adjustRightInd w:val="0"/>
        <w:rPr>
          <w:rFonts w:cs="Arial"/>
          <w:color w:val="000000"/>
          <w:szCs w:val="18"/>
        </w:rPr>
      </w:pPr>
      <w:r>
        <w:rPr>
          <w:rFonts w:cs="Arial"/>
          <w:szCs w:val="18"/>
        </w:rPr>
        <w:t xml:space="preserve">The PAC shall remain muted for 300ms after </w:t>
      </w:r>
      <w:r w:rsidRPr="00A86453">
        <w:rPr>
          <w:rFonts w:cs="Arial"/>
          <w:szCs w:val="18"/>
        </w:rPr>
        <w:t>(</w:t>
      </w:r>
      <w:del w:id="116" w:author="Walus, David (D.M.)" w:date="2021-09-09T16:16:00Z">
        <w:r w:rsidRPr="00A86453" w:rsidDel="00A22A1D">
          <w:rPr>
            <w:rFonts w:cs="Arial"/>
            <w:szCs w:val="18"/>
          </w:rPr>
          <w:delText xml:space="preserve">HMIAudioMode changing from OFF/Load Shed to ON, </w:delText>
        </w:r>
        <w:r w:rsidDel="00A22A1D">
          <w:rPr>
            <w:rFonts w:cs="Arial"/>
            <w:szCs w:val="18"/>
          </w:rPr>
          <w:delText>AND/</w:delText>
        </w:r>
        <w:r w:rsidRPr="00A86453" w:rsidDel="00A22A1D">
          <w:rPr>
            <w:rFonts w:cs="Arial"/>
            <w:szCs w:val="18"/>
          </w:rPr>
          <w:delText>OR Power_Up_Chime_Modules changing from Inactive to Active</w:delText>
        </w:r>
      </w:del>
      <w:ins w:id="117" w:author="Walus, David (D.M.)" w:date="2021-09-09T16:18:00Z">
        <w:r>
          <w:rPr>
            <w:rFonts w:cs="Arial"/>
            <w:szCs w:val="18"/>
          </w:rPr>
          <w:t xml:space="preserve"> </w:t>
        </w:r>
      </w:ins>
      <w:ins w:id="118" w:author="Walus, David (D.M.)" w:date="2021-09-09T16:16:00Z">
        <w:r>
          <w:rPr>
            <w:rFonts w:cs="Arial"/>
            <w:szCs w:val="18"/>
          </w:rPr>
          <w:t>A2BBroadcastState() with Bit 0 [Muted], Bit 1 [</w:t>
        </w:r>
        <w:proofErr w:type="spellStart"/>
        <w:r>
          <w:rPr>
            <w:rFonts w:cs="Arial"/>
            <w:szCs w:val="18"/>
          </w:rPr>
          <w:t>AudioNotSent</w:t>
        </w:r>
        <w:proofErr w:type="spellEnd"/>
        <w:r>
          <w:rPr>
            <w:rFonts w:cs="Arial"/>
            <w:szCs w:val="18"/>
          </w:rPr>
          <w:t>], Bit 2</w:t>
        </w:r>
      </w:ins>
      <w:ins w:id="119" w:author="Walus, David (D.M.)" w:date="2021-09-09T16:17:00Z">
        <w:r>
          <w:rPr>
            <w:rFonts w:cs="Arial"/>
            <w:szCs w:val="18"/>
          </w:rPr>
          <w:t xml:space="preserve"> [Default] AND greater than 1000ms af</w:t>
        </w:r>
      </w:ins>
      <w:ins w:id="120" w:author="Walus, David (D.M.)" w:date="2021-09-09T16:18:00Z">
        <w:r>
          <w:rPr>
            <w:rFonts w:cs="Arial"/>
            <w:szCs w:val="18"/>
          </w:rPr>
          <w:t>ter CAN Bus Start-up</w:t>
        </w:r>
      </w:ins>
      <w:r w:rsidRPr="00A86453">
        <w:rPr>
          <w:rFonts w:cs="Arial"/>
          <w:szCs w:val="18"/>
        </w:rPr>
        <w:t xml:space="preserve">) </w:t>
      </w:r>
      <w:r>
        <w:rPr>
          <w:rFonts w:cs="Arial"/>
          <w:szCs w:val="18"/>
        </w:rPr>
        <w:t>to allow for proper</w:t>
      </w:r>
      <w:r>
        <w:rPr>
          <w:rFonts w:cs="Arial"/>
          <w:szCs w:val="18"/>
        </w:rPr>
        <w:t xml:space="preserve"> audio biasing. </w:t>
      </w:r>
      <w:r>
        <w:rPr>
          <w:rFonts w:cs="Arial"/>
          <w:color w:val="000000"/>
          <w:szCs w:val="18"/>
        </w:rPr>
        <w:t>The exact timing of the unmuting of the speakers may need to be adjusted to provide pop free functionality at a vehicle level. The overriding requirement is that there shall be no audible pops or clicks from any speakers during any START ev</w:t>
      </w:r>
      <w:r>
        <w:rPr>
          <w:rFonts w:cs="Arial"/>
          <w:color w:val="000000"/>
          <w:szCs w:val="18"/>
        </w:rPr>
        <w:t>ent.</w:t>
      </w:r>
    </w:p>
    <w:p w14:paraId="50A144E0" w14:textId="77777777" w:rsidR="007F39CA" w:rsidRDefault="00571926" w:rsidP="007F39CA">
      <w:pPr>
        <w:rPr>
          <w:rFonts w:cs="Arial"/>
          <w:szCs w:val="18"/>
        </w:rPr>
      </w:pPr>
    </w:p>
    <w:p w14:paraId="55DC2189" w14:textId="77777777" w:rsidR="00A86453" w:rsidRPr="00A86453" w:rsidRDefault="00571926" w:rsidP="00A86453">
      <w:pPr>
        <w:rPr>
          <w:rFonts w:cs="Arial"/>
          <w:szCs w:val="18"/>
        </w:rPr>
      </w:pPr>
      <w:r w:rsidRPr="00A86453">
        <w:rPr>
          <w:rFonts w:cs="Arial"/>
          <w:szCs w:val="18"/>
        </w:rPr>
        <w:t>The A2B Main Node (PAC) shall change the A2BBroadcastState signal from “Muted” to “</w:t>
      </w:r>
      <w:proofErr w:type="spellStart"/>
      <w:r w:rsidRPr="00A86453">
        <w:rPr>
          <w:rFonts w:cs="Arial"/>
          <w:szCs w:val="18"/>
        </w:rPr>
        <w:t>UnMuted</w:t>
      </w:r>
      <w:proofErr w:type="spellEnd"/>
      <w:r w:rsidRPr="00A86453">
        <w:rPr>
          <w:rFonts w:cs="Arial"/>
          <w:szCs w:val="18"/>
        </w:rPr>
        <w:t xml:space="preserve">” within </w:t>
      </w:r>
      <w:del w:id="121" w:author="Walus, David (D.M.)" w:date="2021-09-09T16:21:00Z">
        <w:r w:rsidRPr="00A86453" w:rsidDel="008D5328">
          <w:rPr>
            <w:rFonts w:cs="Arial"/>
            <w:szCs w:val="18"/>
          </w:rPr>
          <w:delText xml:space="preserve">950 </w:delText>
        </w:r>
      </w:del>
      <w:ins w:id="122" w:author="Walus, David (D.M.)" w:date="2021-09-09T16:21:00Z">
        <w:r>
          <w:rPr>
            <w:rFonts w:cs="Arial"/>
            <w:szCs w:val="18"/>
          </w:rPr>
          <w:t>1500</w:t>
        </w:r>
        <w:r w:rsidRPr="00A86453">
          <w:rPr>
            <w:rFonts w:cs="Arial"/>
            <w:szCs w:val="18"/>
          </w:rPr>
          <w:t xml:space="preserve"> </w:t>
        </w:r>
      </w:ins>
      <w:r w:rsidRPr="00A86453">
        <w:rPr>
          <w:rFonts w:cs="Arial"/>
          <w:szCs w:val="18"/>
        </w:rPr>
        <w:t>msec of (</w:t>
      </w:r>
      <w:del w:id="123" w:author="Walus, David (D.M.)" w:date="2021-09-09T16:19:00Z">
        <w:r w:rsidRPr="00A86453" w:rsidDel="00A22A1D">
          <w:rPr>
            <w:rFonts w:cs="Arial"/>
            <w:szCs w:val="18"/>
          </w:rPr>
          <w:delText xml:space="preserve">HMIAudioMode changing from OFF/Load Shed to ON, </w:delText>
        </w:r>
        <w:r w:rsidDel="00A22A1D">
          <w:rPr>
            <w:rFonts w:cs="Arial"/>
            <w:szCs w:val="18"/>
          </w:rPr>
          <w:delText>AND/</w:delText>
        </w:r>
        <w:r w:rsidRPr="00A86453" w:rsidDel="00A22A1D">
          <w:rPr>
            <w:rFonts w:cs="Arial"/>
            <w:szCs w:val="18"/>
          </w:rPr>
          <w:delText>OR Power_Up_Chime_Modules changing from Inactive to Active</w:delText>
        </w:r>
      </w:del>
      <w:ins w:id="124" w:author="Walus, David (D.M.)" w:date="2021-09-09T16:19:00Z">
        <w:r w:rsidRPr="00A22A1D">
          <w:rPr>
            <w:rFonts w:cs="Arial"/>
            <w:szCs w:val="18"/>
          </w:rPr>
          <w:t xml:space="preserve"> </w:t>
        </w:r>
        <w:r>
          <w:rPr>
            <w:rFonts w:cs="Arial"/>
            <w:szCs w:val="18"/>
          </w:rPr>
          <w:t>A2BBroadcastState() with Bit 0 [Muted], Bit 1 [</w:t>
        </w:r>
        <w:proofErr w:type="spellStart"/>
        <w:r>
          <w:rPr>
            <w:rFonts w:cs="Arial"/>
            <w:szCs w:val="18"/>
          </w:rPr>
          <w:t>AudioNotSent</w:t>
        </w:r>
        <w:proofErr w:type="spellEnd"/>
        <w:r>
          <w:rPr>
            <w:rFonts w:cs="Arial"/>
            <w:szCs w:val="18"/>
          </w:rPr>
          <w:t>], Bit 2 [Default] AND greater than 1000ms after CAN Bus Start-up</w:t>
        </w:r>
      </w:ins>
      <w:r w:rsidRPr="00A86453">
        <w:rPr>
          <w:rFonts w:cs="Arial"/>
          <w:szCs w:val="18"/>
        </w:rPr>
        <w:t>) when the following conditions are met:</w:t>
      </w:r>
    </w:p>
    <w:p w14:paraId="78FF6EA4" w14:textId="77777777" w:rsidR="00A86453" w:rsidRPr="00A86453" w:rsidRDefault="00571926" w:rsidP="00A86453">
      <w:pPr>
        <w:rPr>
          <w:rFonts w:cs="Arial"/>
          <w:szCs w:val="18"/>
        </w:rPr>
      </w:pPr>
      <w:r w:rsidRPr="00A86453">
        <w:rPr>
          <w:rFonts w:cs="Arial"/>
          <w:szCs w:val="18"/>
        </w:rPr>
        <w:t>•</w:t>
      </w:r>
      <w:r w:rsidRPr="00A86453">
        <w:rPr>
          <w:rFonts w:cs="Arial"/>
          <w:szCs w:val="18"/>
        </w:rPr>
        <w:tab/>
        <w:t>the PAC is ready to receive audio (ex. PAC has unmuted its internal amplifier IC’s for th</w:t>
      </w:r>
      <w:r w:rsidRPr="00A86453">
        <w:rPr>
          <w:rFonts w:cs="Arial"/>
          <w:szCs w:val="18"/>
        </w:rPr>
        <w:t>e PAC speakers and can receive audio without producing pops) and the A2B bus is initialized.</w:t>
      </w:r>
    </w:p>
    <w:p w14:paraId="7A447CAA" w14:textId="77777777" w:rsidR="00A86453" w:rsidRPr="00A86453" w:rsidRDefault="00571926" w:rsidP="00A86453">
      <w:pPr>
        <w:rPr>
          <w:rFonts w:cs="Arial"/>
          <w:szCs w:val="18"/>
        </w:rPr>
      </w:pPr>
    </w:p>
    <w:p w14:paraId="306F85F6" w14:textId="77777777" w:rsidR="00A86453" w:rsidRPr="00A86453" w:rsidRDefault="00571926" w:rsidP="00A86453">
      <w:pPr>
        <w:rPr>
          <w:rFonts w:cs="Arial"/>
          <w:szCs w:val="18"/>
        </w:rPr>
      </w:pPr>
      <w:r w:rsidRPr="00A86453">
        <w:rPr>
          <w:rFonts w:cs="Arial"/>
          <w:szCs w:val="18"/>
        </w:rPr>
        <w:t>After the A2B Main Node (PAC) asserts A2BBroadcastState to “</w:t>
      </w:r>
      <w:proofErr w:type="spellStart"/>
      <w:r w:rsidRPr="00A86453">
        <w:rPr>
          <w:rFonts w:cs="Arial"/>
          <w:szCs w:val="18"/>
        </w:rPr>
        <w:t>UnMuted</w:t>
      </w:r>
      <w:proofErr w:type="spellEnd"/>
      <w:r w:rsidRPr="00A86453">
        <w:rPr>
          <w:rFonts w:cs="Arial"/>
          <w:szCs w:val="18"/>
        </w:rPr>
        <w:t>”, all nodes shall remain Un-Muted unless an error condition occurs (such as a reset of the A2B</w:t>
      </w:r>
      <w:r w:rsidRPr="00A86453">
        <w:rPr>
          <w:rFonts w:cs="Arial"/>
          <w:szCs w:val="18"/>
        </w:rPr>
        <w:t xml:space="preserve"> digital audio bus).</w:t>
      </w:r>
    </w:p>
    <w:p w14:paraId="4173001D" w14:textId="77777777" w:rsidR="00A86453" w:rsidRPr="00A86453" w:rsidRDefault="00571926" w:rsidP="00A86453">
      <w:pPr>
        <w:rPr>
          <w:rFonts w:cs="Arial"/>
          <w:szCs w:val="18"/>
        </w:rPr>
      </w:pPr>
    </w:p>
    <w:p w14:paraId="73D838E4" w14:textId="77777777" w:rsidR="00A86453" w:rsidRPr="00A86453" w:rsidRDefault="00571926" w:rsidP="00A86453">
      <w:pPr>
        <w:rPr>
          <w:rFonts w:cs="Arial"/>
          <w:szCs w:val="18"/>
        </w:rPr>
      </w:pPr>
      <w:r w:rsidRPr="00A86453">
        <w:rPr>
          <w:rFonts w:cs="Arial"/>
          <w:szCs w:val="18"/>
        </w:rPr>
        <w:t>After the PAC asserts A2BBroadcastState message to “</w:t>
      </w:r>
      <w:proofErr w:type="spellStart"/>
      <w:r w:rsidRPr="00A86453">
        <w:rPr>
          <w:rFonts w:cs="Arial"/>
          <w:szCs w:val="18"/>
        </w:rPr>
        <w:t>UnMuted</w:t>
      </w:r>
      <w:proofErr w:type="spellEnd"/>
      <w:r w:rsidRPr="00A86453">
        <w:rPr>
          <w:rFonts w:cs="Arial"/>
          <w:szCs w:val="18"/>
        </w:rPr>
        <w:t>” the PAC shall keep it asserted to “</w:t>
      </w:r>
      <w:proofErr w:type="spellStart"/>
      <w:r w:rsidRPr="00A86453">
        <w:rPr>
          <w:rFonts w:cs="Arial"/>
          <w:szCs w:val="18"/>
        </w:rPr>
        <w:t>UnMuted</w:t>
      </w:r>
      <w:proofErr w:type="spellEnd"/>
      <w:r w:rsidRPr="00A86453">
        <w:rPr>
          <w:rFonts w:cs="Arial"/>
          <w:szCs w:val="18"/>
        </w:rPr>
        <w:t xml:space="preserve">” whenever </w:t>
      </w:r>
      <w:proofErr w:type="spellStart"/>
      <w:r w:rsidRPr="00A86453">
        <w:rPr>
          <w:rFonts w:cs="Arial"/>
          <w:szCs w:val="18"/>
        </w:rPr>
        <w:t>HMIAudioMode</w:t>
      </w:r>
      <w:proofErr w:type="spellEnd"/>
      <w:r w:rsidRPr="00A86453">
        <w:rPr>
          <w:rFonts w:cs="Arial"/>
          <w:szCs w:val="18"/>
        </w:rPr>
        <w:t xml:space="preserve"> = ON or </w:t>
      </w:r>
      <w:proofErr w:type="spellStart"/>
      <w:r w:rsidRPr="00A86453">
        <w:rPr>
          <w:rFonts w:cs="Arial"/>
          <w:szCs w:val="18"/>
        </w:rPr>
        <w:t>Power_Up_Chime_Modules</w:t>
      </w:r>
      <w:proofErr w:type="spellEnd"/>
      <w:r w:rsidRPr="00A86453">
        <w:rPr>
          <w:rFonts w:cs="Arial"/>
          <w:szCs w:val="18"/>
        </w:rPr>
        <w:t xml:space="preserve"> = ON unless an error condition occurs (such as a reset of the A2B digital au</w:t>
      </w:r>
      <w:r w:rsidRPr="00A86453">
        <w:rPr>
          <w:rFonts w:cs="Arial"/>
          <w:szCs w:val="18"/>
        </w:rPr>
        <w:t xml:space="preserve">dio bus). It shall also keep </w:t>
      </w:r>
      <w:proofErr w:type="spellStart"/>
      <w:proofErr w:type="gramStart"/>
      <w:r w:rsidRPr="00A86453">
        <w:rPr>
          <w:rFonts w:cs="Arial"/>
          <w:szCs w:val="18"/>
        </w:rPr>
        <w:t>it’s</w:t>
      </w:r>
      <w:proofErr w:type="spellEnd"/>
      <w:proofErr w:type="gramEnd"/>
      <w:r w:rsidRPr="00A86453">
        <w:rPr>
          <w:rFonts w:cs="Arial"/>
          <w:szCs w:val="18"/>
        </w:rPr>
        <w:t xml:space="preserve"> internal amplifier IC in a ‘pop-free’ state.</w:t>
      </w:r>
    </w:p>
    <w:p w14:paraId="490B734C" w14:textId="77777777" w:rsidR="00A86453" w:rsidRPr="00A86453" w:rsidRDefault="00571926" w:rsidP="00A86453">
      <w:pPr>
        <w:rPr>
          <w:rFonts w:cs="Arial"/>
          <w:szCs w:val="18"/>
        </w:rPr>
      </w:pPr>
    </w:p>
    <w:p w14:paraId="5752F6CF" w14:textId="77777777" w:rsidR="00A86453" w:rsidRPr="00A86453" w:rsidRDefault="00571926" w:rsidP="00A86453">
      <w:pPr>
        <w:rPr>
          <w:rFonts w:cs="Arial"/>
          <w:szCs w:val="18"/>
        </w:rPr>
      </w:pPr>
      <w:r w:rsidRPr="00A86453">
        <w:rPr>
          <w:rFonts w:cs="Arial"/>
          <w:szCs w:val="18"/>
        </w:rPr>
        <w:t>Note: Crank is not considered an error condition and so the A2BBroadcastState message interface is not used for Crank muting/unmuting.  Ex. If A2BBroadcastState message is asse</w:t>
      </w:r>
      <w:r w:rsidRPr="00A86453">
        <w:rPr>
          <w:rFonts w:cs="Arial"/>
          <w:szCs w:val="18"/>
        </w:rPr>
        <w:t>rted to “</w:t>
      </w:r>
      <w:proofErr w:type="spellStart"/>
      <w:r w:rsidRPr="00A86453">
        <w:rPr>
          <w:rFonts w:cs="Arial"/>
          <w:szCs w:val="18"/>
        </w:rPr>
        <w:t>UnMuted</w:t>
      </w:r>
      <w:proofErr w:type="spellEnd"/>
      <w:r w:rsidRPr="00A86453">
        <w:rPr>
          <w:rFonts w:cs="Arial"/>
          <w:szCs w:val="18"/>
        </w:rPr>
        <w:t>” before crank and infotainment system is ON then the PAC would keep it asserted to “</w:t>
      </w:r>
      <w:proofErr w:type="spellStart"/>
      <w:r w:rsidRPr="00A86453">
        <w:rPr>
          <w:rFonts w:cs="Arial"/>
          <w:szCs w:val="18"/>
        </w:rPr>
        <w:t>UnMuted</w:t>
      </w:r>
      <w:proofErr w:type="spellEnd"/>
      <w:r w:rsidRPr="00A86453">
        <w:rPr>
          <w:rFonts w:cs="Arial"/>
          <w:szCs w:val="18"/>
        </w:rPr>
        <w:t>” during crank.</w:t>
      </w:r>
    </w:p>
    <w:p w14:paraId="24D358FD" w14:textId="77777777" w:rsidR="00A86453" w:rsidRPr="00A86453" w:rsidRDefault="00571926" w:rsidP="00A86453">
      <w:pPr>
        <w:rPr>
          <w:rFonts w:cs="Arial"/>
          <w:szCs w:val="18"/>
        </w:rPr>
      </w:pPr>
    </w:p>
    <w:p w14:paraId="5B09AA11" w14:textId="77777777" w:rsidR="00A86453" w:rsidRPr="00A86453" w:rsidRDefault="00571926" w:rsidP="00A86453">
      <w:pPr>
        <w:rPr>
          <w:rFonts w:cs="Arial"/>
          <w:szCs w:val="18"/>
        </w:rPr>
      </w:pPr>
      <w:r w:rsidRPr="00A86453">
        <w:rPr>
          <w:rFonts w:cs="Arial"/>
          <w:szCs w:val="18"/>
        </w:rPr>
        <w:t xml:space="preserve">If an EVCM is present, the PAC external speakers may unmute faster than what is defined in this document. The timing for this </w:t>
      </w:r>
      <w:proofErr w:type="gramStart"/>
      <w:r w:rsidRPr="00A86453">
        <w:rPr>
          <w:rFonts w:cs="Arial"/>
          <w:szCs w:val="18"/>
        </w:rPr>
        <w:t>unmute</w:t>
      </w:r>
      <w:proofErr w:type="gramEnd"/>
      <w:r w:rsidRPr="00A86453">
        <w:rPr>
          <w:rFonts w:cs="Arial"/>
          <w:szCs w:val="18"/>
        </w:rPr>
        <w:t xml:space="preserve"> event is contained in the EVCM spec.</w:t>
      </w:r>
    </w:p>
    <w:p w14:paraId="1CCE24F2" w14:textId="77777777" w:rsidR="007F39CA" w:rsidRPr="00A86453" w:rsidRDefault="00571926" w:rsidP="00A86453">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6CF1F67F"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B6C186E"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697A17E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98A4B5E" w14:textId="77777777" w:rsidR="00D90FFA" w:rsidRPr="00775603" w:rsidRDefault="00571926" w:rsidP="0081629B">
            <w:pPr>
              <w:rPr>
                <w:vanish/>
                <w:color w:val="000000" w:themeColor="text1"/>
              </w:rPr>
            </w:pPr>
          </w:p>
        </w:tc>
      </w:tr>
    </w:tbl>
    <w:p w14:paraId="0BF4196B" w14:textId="77777777" w:rsidR="00406F39" w:rsidRDefault="00571926" w:rsidP="00B9479B">
      <w:pPr>
        <w:pStyle w:val="Heading3"/>
      </w:pPr>
      <w:bookmarkStart w:id="125" w:name="_Toc82101650"/>
      <w:r w:rsidRPr="00B9479B">
        <w:t>HW/SWR-REQ-423182/B-A2BStreamReportStatus (</w:t>
      </w:r>
      <w:proofErr w:type="spellStart"/>
      <w:r w:rsidRPr="00B9479B">
        <w:t>AudioNotSent</w:t>
      </w:r>
      <w:proofErr w:type="spellEnd"/>
      <w:r w:rsidRPr="00B9479B">
        <w:t xml:space="preserve"> to </w:t>
      </w:r>
      <w:proofErr w:type="spellStart"/>
      <w:r w:rsidRPr="00B9479B">
        <w:t>AudioSent</w:t>
      </w:r>
      <w:proofErr w:type="spellEnd"/>
      <w:r w:rsidRPr="00B9479B">
        <w:t>) signal usage</w:t>
      </w:r>
      <w:bookmarkEnd w:id="125"/>
    </w:p>
    <w:p w14:paraId="2E7FD432" w14:textId="77777777" w:rsidR="00500605" w:rsidRPr="00BE0EEE" w:rsidRDefault="00571926" w:rsidP="00500605">
      <w:pPr>
        <w:rPr>
          <w:rFonts w:cs="Arial"/>
          <w:szCs w:val="18"/>
        </w:rPr>
      </w:pPr>
    </w:p>
    <w:p w14:paraId="78FC5016" w14:textId="77777777" w:rsidR="00BE0EEE" w:rsidRPr="00BE0EEE" w:rsidRDefault="00571926" w:rsidP="00BE0EEE">
      <w:pPr>
        <w:rPr>
          <w:rFonts w:cs="Arial"/>
          <w:szCs w:val="18"/>
        </w:rPr>
      </w:pPr>
      <w:r w:rsidRPr="00BE0EEE">
        <w:rPr>
          <w:rFonts w:cs="Arial"/>
          <w:szCs w:val="18"/>
        </w:rPr>
        <w:t>The PDC shall assert A2BStreamReportStatus signal from “</w:t>
      </w:r>
      <w:proofErr w:type="spellStart"/>
      <w:r w:rsidRPr="00BE0EEE">
        <w:rPr>
          <w:rFonts w:cs="Arial"/>
          <w:szCs w:val="18"/>
        </w:rPr>
        <w:t>AudioNotSent</w:t>
      </w:r>
      <w:proofErr w:type="spellEnd"/>
      <w:r w:rsidRPr="00BE0EEE">
        <w:rPr>
          <w:rFonts w:cs="Arial"/>
          <w:szCs w:val="18"/>
        </w:rPr>
        <w:t>” to “</w:t>
      </w:r>
      <w:proofErr w:type="spellStart"/>
      <w:r w:rsidRPr="00BE0EEE">
        <w:rPr>
          <w:rFonts w:cs="Arial"/>
          <w:szCs w:val="18"/>
        </w:rPr>
        <w:t>AudioSent</w:t>
      </w:r>
      <w:proofErr w:type="spellEnd"/>
      <w:r w:rsidRPr="00BE0EEE">
        <w:rPr>
          <w:rFonts w:cs="Arial"/>
          <w:szCs w:val="18"/>
        </w:rPr>
        <w:t xml:space="preserve">” within </w:t>
      </w:r>
      <w:del w:id="126" w:author="Walus, David (D.M.)" w:date="2021-09-09T16:22:00Z">
        <w:r w:rsidRPr="00BE0EEE" w:rsidDel="001E7401">
          <w:rPr>
            <w:rFonts w:cs="Arial"/>
            <w:szCs w:val="18"/>
          </w:rPr>
          <w:delText xml:space="preserve">950 </w:delText>
        </w:r>
      </w:del>
      <w:ins w:id="127" w:author="Walus, David (D.M.)" w:date="2021-09-09T16:22:00Z">
        <w:r>
          <w:rPr>
            <w:rFonts w:cs="Arial"/>
            <w:szCs w:val="18"/>
          </w:rPr>
          <w:t>15</w:t>
        </w:r>
      </w:ins>
      <w:ins w:id="128" w:author="Walus, David (D.M.)" w:date="2021-09-09T16:24:00Z">
        <w:r>
          <w:rPr>
            <w:rFonts w:cs="Arial"/>
            <w:szCs w:val="18"/>
          </w:rPr>
          <w:t>0</w:t>
        </w:r>
      </w:ins>
      <w:ins w:id="129" w:author="Walus, David (D.M.)" w:date="2021-09-09T16:22:00Z">
        <w:r>
          <w:rPr>
            <w:rFonts w:cs="Arial"/>
            <w:szCs w:val="18"/>
          </w:rPr>
          <w:t>0</w:t>
        </w:r>
        <w:r w:rsidRPr="00BE0EEE">
          <w:rPr>
            <w:rFonts w:cs="Arial"/>
            <w:szCs w:val="18"/>
          </w:rPr>
          <w:t xml:space="preserve"> </w:t>
        </w:r>
      </w:ins>
      <w:r w:rsidRPr="00BE0EEE">
        <w:rPr>
          <w:rFonts w:cs="Arial"/>
          <w:szCs w:val="18"/>
        </w:rPr>
        <w:t>msec of:</w:t>
      </w:r>
    </w:p>
    <w:p w14:paraId="0299589A" w14:textId="77777777" w:rsidR="00BE0EEE" w:rsidRPr="00BE0EEE" w:rsidRDefault="00571926" w:rsidP="00BE0EEE">
      <w:pPr>
        <w:rPr>
          <w:rFonts w:cs="Arial"/>
          <w:szCs w:val="18"/>
        </w:rPr>
      </w:pPr>
      <w:r w:rsidRPr="00BE0EEE">
        <w:rPr>
          <w:rFonts w:cs="Arial"/>
          <w:szCs w:val="18"/>
        </w:rPr>
        <w:t>-</w:t>
      </w:r>
      <w:r w:rsidRPr="00BE0EEE">
        <w:rPr>
          <w:rFonts w:cs="Arial"/>
          <w:szCs w:val="18"/>
        </w:rPr>
        <w:tab/>
      </w:r>
      <w:ins w:id="130" w:author="Walus, David (D.M.)" w:date="2021-09-09T16:22:00Z">
        <w:r w:rsidRPr="001E7401">
          <w:rPr>
            <w:rFonts w:cs="Arial"/>
            <w:szCs w:val="18"/>
          </w:rPr>
          <w:t>A2BBroadcastState() with Bit 0 [Muted], Bit 1 [</w:t>
        </w:r>
        <w:proofErr w:type="spellStart"/>
        <w:r w:rsidRPr="001E7401">
          <w:rPr>
            <w:rFonts w:cs="Arial"/>
            <w:szCs w:val="18"/>
          </w:rPr>
          <w:t>AudioNotSent</w:t>
        </w:r>
        <w:proofErr w:type="spellEnd"/>
        <w:r w:rsidRPr="001E7401">
          <w:rPr>
            <w:rFonts w:cs="Arial"/>
            <w:szCs w:val="18"/>
          </w:rPr>
          <w:t xml:space="preserve">], Bit 2 [Default] AND greater than </w:t>
        </w:r>
        <w:r w:rsidRPr="001E7401">
          <w:rPr>
            <w:rFonts w:cs="Arial"/>
            <w:szCs w:val="18"/>
          </w:rPr>
          <w:t>1000ms after CAN Bus Start-up</w:t>
        </w:r>
        <w:r>
          <w:rPr>
            <w:rFonts w:cs="Arial"/>
            <w:szCs w:val="18"/>
          </w:rPr>
          <w:t xml:space="preserve"> </w:t>
        </w:r>
      </w:ins>
      <w:del w:id="131" w:author="Walus, David (D.M.)" w:date="2021-09-09T16:23:00Z">
        <w:r w:rsidRPr="00BE0EEE" w:rsidDel="001E7401">
          <w:rPr>
            <w:rFonts w:cs="Arial"/>
            <w:szCs w:val="18"/>
          </w:rPr>
          <w:delText>HMIAudioMode changing from ‘OFF/Load Shed’ to ‘ON’ &amp;/OR Power_Up_Chime_Modules changing from ‘Inactive’ to ‘Active’</w:delText>
        </w:r>
      </w:del>
    </w:p>
    <w:p w14:paraId="4FE8C21E" w14:textId="77777777" w:rsidR="00BE0EEE" w:rsidRPr="00BE0EEE" w:rsidRDefault="00571926" w:rsidP="00BE0EEE">
      <w:pPr>
        <w:rPr>
          <w:rFonts w:cs="Arial"/>
          <w:szCs w:val="18"/>
        </w:rPr>
      </w:pPr>
      <w:r w:rsidRPr="00BE0EEE">
        <w:rPr>
          <w:rFonts w:cs="Arial"/>
          <w:szCs w:val="18"/>
        </w:rPr>
        <w:t>BUT not before:</w:t>
      </w:r>
    </w:p>
    <w:p w14:paraId="2F6BDF41" w14:textId="77777777" w:rsidR="00BE0EEE" w:rsidRPr="00BE0EEE" w:rsidRDefault="00571926" w:rsidP="00BE0EEE">
      <w:pPr>
        <w:rPr>
          <w:rFonts w:cs="Arial"/>
          <w:szCs w:val="18"/>
        </w:rPr>
      </w:pPr>
      <w:r w:rsidRPr="00BE0EEE">
        <w:rPr>
          <w:rFonts w:cs="Arial"/>
          <w:szCs w:val="18"/>
        </w:rPr>
        <w:t>-</w:t>
      </w:r>
      <w:r w:rsidRPr="00BE0EEE">
        <w:rPr>
          <w:rFonts w:cs="Arial"/>
          <w:szCs w:val="18"/>
        </w:rPr>
        <w:tab/>
        <w:t>A2BBroadcastState signal changes from “Muted” to “Un-Muted”</w:t>
      </w:r>
    </w:p>
    <w:p w14:paraId="58608FBD" w14:textId="77777777" w:rsidR="00BE0EEE" w:rsidRPr="00BE0EEE" w:rsidRDefault="00571926" w:rsidP="00BE0EEE">
      <w:pPr>
        <w:rPr>
          <w:rFonts w:cs="Arial"/>
          <w:szCs w:val="18"/>
        </w:rPr>
      </w:pPr>
      <w:r w:rsidRPr="00BE0EEE">
        <w:rPr>
          <w:rFonts w:cs="Arial"/>
          <w:szCs w:val="18"/>
        </w:rPr>
        <w:t>-</w:t>
      </w:r>
      <w:r w:rsidRPr="00BE0EEE">
        <w:rPr>
          <w:rFonts w:cs="Arial"/>
          <w:szCs w:val="18"/>
        </w:rPr>
        <w:tab/>
        <w:t>The PDC can transmit A2B Audio</w:t>
      </w:r>
      <w:r w:rsidRPr="00BE0EEE">
        <w:rPr>
          <w:rFonts w:cs="Arial"/>
          <w:szCs w:val="18"/>
        </w:rPr>
        <w:t xml:space="preserve"> Streams without producing pops</w:t>
      </w:r>
    </w:p>
    <w:p w14:paraId="0B77184F" w14:textId="77777777" w:rsidR="00BE0EEE" w:rsidRPr="00BE0EEE" w:rsidRDefault="00571926" w:rsidP="00BE0EEE">
      <w:pPr>
        <w:rPr>
          <w:rFonts w:cs="Arial"/>
          <w:szCs w:val="18"/>
        </w:rPr>
      </w:pPr>
    </w:p>
    <w:p w14:paraId="72EC4F96" w14:textId="77777777" w:rsidR="00BE0EEE" w:rsidRPr="00BE0EEE" w:rsidRDefault="00571926" w:rsidP="00BE0EEE">
      <w:pPr>
        <w:rPr>
          <w:rFonts w:cs="Arial"/>
          <w:szCs w:val="18"/>
        </w:rPr>
      </w:pPr>
      <w:r w:rsidRPr="00BE0EEE">
        <w:rPr>
          <w:rFonts w:cs="Arial"/>
          <w:szCs w:val="18"/>
        </w:rPr>
        <w:t>Note: if PDC receives:</w:t>
      </w:r>
    </w:p>
    <w:p w14:paraId="6EB612DE" w14:textId="77777777" w:rsidR="00BE0EEE" w:rsidRPr="00BE0EEE" w:rsidRDefault="00571926" w:rsidP="00BE0EEE">
      <w:pPr>
        <w:rPr>
          <w:rFonts w:cs="Arial"/>
          <w:szCs w:val="18"/>
        </w:rPr>
      </w:pPr>
      <w:r w:rsidRPr="00BE0EEE">
        <w:rPr>
          <w:rFonts w:cs="Arial"/>
          <w:szCs w:val="18"/>
        </w:rPr>
        <w:lastRenderedPageBreak/>
        <w:t>-</w:t>
      </w:r>
      <w:r w:rsidRPr="00BE0EEE">
        <w:rPr>
          <w:rFonts w:cs="Arial"/>
          <w:szCs w:val="18"/>
        </w:rPr>
        <w:tab/>
        <w:t>A2BBroadcastState signal changes from “Muted” to “Un-Muted”</w:t>
      </w:r>
    </w:p>
    <w:p w14:paraId="59FEC5B5" w14:textId="77777777" w:rsidR="00BE0EEE" w:rsidRPr="00BE0EEE" w:rsidRDefault="00571926" w:rsidP="00BE0EEE">
      <w:pPr>
        <w:rPr>
          <w:rFonts w:cs="Arial"/>
          <w:szCs w:val="18"/>
        </w:rPr>
      </w:pPr>
      <w:r w:rsidRPr="00BE0EEE">
        <w:rPr>
          <w:rFonts w:cs="Arial"/>
          <w:szCs w:val="18"/>
        </w:rPr>
        <w:t xml:space="preserve">at greater than or equal to </w:t>
      </w:r>
      <w:del w:id="132" w:author="Walus, David (D.M.)" w:date="2021-09-09T16:23:00Z">
        <w:r w:rsidRPr="00BE0EEE" w:rsidDel="001E7401">
          <w:rPr>
            <w:rFonts w:cs="Arial"/>
            <w:szCs w:val="18"/>
          </w:rPr>
          <w:delText xml:space="preserve">920 </w:delText>
        </w:r>
      </w:del>
      <w:ins w:id="133" w:author="Walus, David (D.M.)" w:date="2021-09-09T16:23:00Z">
        <w:r>
          <w:rPr>
            <w:rFonts w:cs="Arial"/>
            <w:szCs w:val="18"/>
          </w:rPr>
          <w:t>1</w:t>
        </w:r>
      </w:ins>
      <w:ins w:id="134" w:author="Walus, David (D.M.)" w:date="2021-09-09T16:24:00Z">
        <w:r>
          <w:rPr>
            <w:rFonts w:cs="Arial"/>
            <w:szCs w:val="18"/>
          </w:rPr>
          <w:t>45</w:t>
        </w:r>
      </w:ins>
      <w:ins w:id="135" w:author="Walus, David (D.M.)" w:date="2021-09-09T16:23:00Z">
        <w:r>
          <w:rPr>
            <w:rFonts w:cs="Arial"/>
            <w:szCs w:val="18"/>
          </w:rPr>
          <w:t>0</w:t>
        </w:r>
        <w:r w:rsidRPr="00BE0EEE">
          <w:rPr>
            <w:rFonts w:cs="Arial"/>
            <w:szCs w:val="18"/>
          </w:rPr>
          <w:t xml:space="preserve"> </w:t>
        </w:r>
      </w:ins>
      <w:r w:rsidRPr="00BE0EEE">
        <w:rPr>
          <w:rFonts w:cs="Arial"/>
          <w:szCs w:val="18"/>
        </w:rPr>
        <w:t>msec after:</w:t>
      </w:r>
    </w:p>
    <w:p w14:paraId="1DF3A2B9" w14:textId="77777777" w:rsidR="00BE0EEE" w:rsidRPr="00BE0EEE" w:rsidRDefault="00571926" w:rsidP="00BE0EEE">
      <w:pPr>
        <w:rPr>
          <w:rFonts w:cs="Arial"/>
          <w:szCs w:val="18"/>
        </w:rPr>
      </w:pPr>
      <w:r w:rsidRPr="00BE0EEE">
        <w:rPr>
          <w:rFonts w:cs="Arial"/>
          <w:szCs w:val="18"/>
        </w:rPr>
        <w:t>-</w:t>
      </w:r>
      <w:r w:rsidRPr="00BE0EEE">
        <w:rPr>
          <w:rFonts w:cs="Arial"/>
          <w:szCs w:val="18"/>
        </w:rPr>
        <w:tab/>
      </w:r>
      <w:ins w:id="136" w:author="Walus, David (D.M.)" w:date="2021-09-09T16:23:00Z">
        <w:r>
          <w:rPr>
            <w:rFonts w:cs="Arial"/>
            <w:szCs w:val="18"/>
          </w:rPr>
          <w:t>A2BBroadcastState() with Bit 0 [Muted], Bit 1 [</w:t>
        </w:r>
        <w:proofErr w:type="spellStart"/>
        <w:r>
          <w:rPr>
            <w:rFonts w:cs="Arial"/>
            <w:szCs w:val="18"/>
          </w:rPr>
          <w:t>AudioNotSent</w:t>
        </w:r>
        <w:proofErr w:type="spellEnd"/>
        <w:r>
          <w:rPr>
            <w:rFonts w:cs="Arial"/>
            <w:szCs w:val="18"/>
          </w:rPr>
          <w:t>], Bit 2 [Default] AND great</w:t>
        </w:r>
        <w:r>
          <w:rPr>
            <w:rFonts w:cs="Arial"/>
            <w:szCs w:val="18"/>
          </w:rPr>
          <w:t>er than 1000ms after CAN Bus Start-up</w:t>
        </w:r>
      </w:ins>
      <w:del w:id="137" w:author="Walus, David (D.M.)" w:date="2021-09-09T16:23:00Z">
        <w:r w:rsidRPr="00BE0EEE" w:rsidDel="001E7401">
          <w:rPr>
            <w:rFonts w:cs="Arial"/>
            <w:szCs w:val="18"/>
          </w:rPr>
          <w:delText>HMIAudioMode changing from ‘OFF/Load Shed’ to ‘ON’ &amp;/OR Power_Up_Chime_Modules changing from ‘Inactive’ to ‘Active’</w:delText>
        </w:r>
      </w:del>
    </w:p>
    <w:p w14:paraId="26B65140" w14:textId="77777777" w:rsidR="00BE0EEE" w:rsidRPr="00BE0EEE" w:rsidRDefault="00571926" w:rsidP="00BE0EEE">
      <w:pPr>
        <w:rPr>
          <w:rFonts w:cs="Arial"/>
          <w:szCs w:val="18"/>
        </w:rPr>
      </w:pPr>
      <w:r w:rsidRPr="00BE0EEE">
        <w:rPr>
          <w:rFonts w:cs="Arial"/>
          <w:szCs w:val="18"/>
        </w:rPr>
        <w:t>then, the PDC shall assert A2BStreamReportStatus signal from “</w:t>
      </w:r>
      <w:proofErr w:type="spellStart"/>
      <w:r w:rsidRPr="00BE0EEE">
        <w:rPr>
          <w:rFonts w:cs="Arial"/>
          <w:szCs w:val="18"/>
        </w:rPr>
        <w:t>AudioNotSent</w:t>
      </w:r>
      <w:proofErr w:type="spellEnd"/>
      <w:r w:rsidRPr="00BE0EEE">
        <w:rPr>
          <w:rFonts w:cs="Arial"/>
          <w:szCs w:val="18"/>
        </w:rPr>
        <w:t>” to “</w:t>
      </w:r>
      <w:proofErr w:type="spellStart"/>
      <w:r w:rsidRPr="00BE0EEE">
        <w:rPr>
          <w:rFonts w:cs="Arial"/>
          <w:szCs w:val="18"/>
        </w:rPr>
        <w:t>AudioSent</w:t>
      </w:r>
      <w:proofErr w:type="spellEnd"/>
      <w:r w:rsidRPr="00BE0EEE">
        <w:rPr>
          <w:rFonts w:cs="Arial"/>
          <w:szCs w:val="18"/>
        </w:rPr>
        <w:t xml:space="preserve">” within 30 </w:t>
      </w:r>
      <w:r w:rsidRPr="00BE0EEE">
        <w:rPr>
          <w:rFonts w:cs="Arial"/>
          <w:szCs w:val="18"/>
        </w:rPr>
        <w:t>msec.</w:t>
      </w:r>
    </w:p>
    <w:p w14:paraId="3B57C703" w14:textId="77777777" w:rsidR="00BE0EEE" w:rsidRPr="00BE0EEE"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463A819C"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17A91DC"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6A48C2D2"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D8B0B99" w14:textId="77777777" w:rsidR="00D90FFA" w:rsidRPr="00775603" w:rsidRDefault="00571926" w:rsidP="0081629B">
            <w:pPr>
              <w:rPr>
                <w:vanish/>
                <w:color w:val="000000" w:themeColor="text1"/>
              </w:rPr>
            </w:pPr>
          </w:p>
        </w:tc>
      </w:tr>
    </w:tbl>
    <w:p w14:paraId="0466F51E" w14:textId="77777777" w:rsidR="00406F39" w:rsidRDefault="00571926" w:rsidP="00B9479B">
      <w:pPr>
        <w:pStyle w:val="Heading3"/>
      </w:pPr>
      <w:bookmarkStart w:id="138" w:name="_Toc82101651"/>
      <w:r w:rsidRPr="00B9479B">
        <w:t>HW/SWR-REQ-423183/A-A2BBroadcastState (</w:t>
      </w:r>
      <w:proofErr w:type="spellStart"/>
      <w:r w:rsidRPr="00B9479B">
        <w:t>AudioNotSent</w:t>
      </w:r>
      <w:proofErr w:type="spellEnd"/>
      <w:r w:rsidRPr="00B9479B">
        <w:t xml:space="preserve"> to </w:t>
      </w:r>
      <w:proofErr w:type="spellStart"/>
      <w:r w:rsidRPr="00B9479B">
        <w:t>AudioSent</w:t>
      </w:r>
      <w:proofErr w:type="spellEnd"/>
      <w:r w:rsidRPr="00B9479B">
        <w:t xml:space="preserve"> &amp; Un-Muted) signal </w:t>
      </w:r>
      <w:r w:rsidRPr="00B9479B">
        <w:t>usage</w:t>
      </w:r>
      <w:bookmarkEnd w:id="138"/>
    </w:p>
    <w:p w14:paraId="7CD638EA" w14:textId="77777777" w:rsidR="00500605" w:rsidRPr="00B5716F" w:rsidRDefault="00571926" w:rsidP="00500605">
      <w:pPr>
        <w:rPr>
          <w:rFonts w:cs="Arial"/>
          <w:szCs w:val="18"/>
        </w:rPr>
      </w:pPr>
    </w:p>
    <w:p w14:paraId="415271FA" w14:textId="77777777" w:rsidR="00B5716F" w:rsidRPr="00B5716F" w:rsidRDefault="00571926" w:rsidP="00B5716F">
      <w:pPr>
        <w:rPr>
          <w:rFonts w:cs="Arial"/>
          <w:szCs w:val="18"/>
        </w:rPr>
      </w:pPr>
      <w:r w:rsidRPr="00B5716F">
        <w:rPr>
          <w:rFonts w:cs="Arial"/>
          <w:szCs w:val="18"/>
        </w:rPr>
        <w:t xml:space="preserve">The A2B Main Node (PAC) shall assert </w:t>
      </w:r>
      <w:r w:rsidRPr="00B5716F">
        <w:rPr>
          <w:rFonts w:cs="Arial"/>
          <w:szCs w:val="18"/>
        </w:rPr>
        <w:t>A2BBroadcastState signal to ‘</w:t>
      </w:r>
      <w:proofErr w:type="spellStart"/>
      <w:r w:rsidRPr="00B5716F">
        <w:rPr>
          <w:rFonts w:cs="Arial"/>
          <w:szCs w:val="18"/>
        </w:rPr>
        <w:t>AudioSent</w:t>
      </w:r>
      <w:proofErr w:type="spellEnd"/>
      <w:r w:rsidRPr="00B5716F">
        <w:rPr>
          <w:rFonts w:cs="Arial"/>
          <w:szCs w:val="18"/>
        </w:rPr>
        <w:t>’ when the following condition is true:</w:t>
      </w:r>
    </w:p>
    <w:p w14:paraId="12EB5F29" w14:textId="77777777" w:rsidR="00B5716F" w:rsidRPr="00B5716F" w:rsidRDefault="00571926" w:rsidP="00B5716F">
      <w:pPr>
        <w:rPr>
          <w:rFonts w:cs="Arial"/>
          <w:szCs w:val="18"/>
        </w:rPr>
      </w:pPr>
      <w:r w:rsidRPr="00B5716F">
        <w:rPr>
          <w:rFonts w:cs="Arial"/>
          <w:szCs w:val="18"/>
        </w:rPr>
        <w:t>-</w:t>
      </w:r>
      <w:r w:rsidRPr="00B5716F">
        <w:rPr>
          <w:rFonts w:cs="Arial"/>
          <w:szCs w:val="18"/>
        </w:rPr>
        <w:tab/>
        <w:t>The PDC has changed A2BStreamReportStatus signal from “</w:t>
      </w:r>
      <w:proofErr w:type="spellStart"/>
      <w:r w:rsidRPr="00B5716F">
        <w:rPr>
          <w:rFonts w:cs="Arial"/>
          <w:szCs w:val="18"/>
        </w:rPr>
        <w:t>AudioNotSent</w:t>
      </w:r>
      <w:proofErr w:type="spellEnd"/>
      <w:r w:rsidRPr="00B5716F">
        <w:rPr>
          <w:rFonts w:cs="Arial"/>
          <w:szCs w:val="18"/>
        </w:rPr>
        <w:t>” to “</w:t>
      </w:r>
      <w:proofErr w:type="spellStart"/>
      <w:r w:rsidRPr="00B5716F">
        <w:rPr>
          <w:rFonts w:cs="Arial"/>
          <w:szCs w:val="18"/>
        </w:rPr>
        <w:t>AudioSent</w:t>
      </w:r>
      <w:proofErr w:type="spellEnd"/>
      <w:r w:rsidRPr="00B5716F">
        <w:rPr>
          <w:rFonts w:cs="Arial"/>
          <w:szCs w:val="18"/>
        </w:rPr>
        <w:t>”</w:t>
      </w:r>
    </w:p>
    <w:p w14:paraId="6AAE6B7A" w14:textId="77777777" w:rsidR="00B5716F" w:rsidRPr="00B5716F" w:rsidRDefault="00571926" w:rsidP="00B5716F">
      <w:pPr>
        <w:rPr>
          <w:rFonts w:cs="Arial"/>
          <w:szCs w:val="18"/>
        </w:rPr>
      </w:pPr>
    </w:p>
    <w:p w14:paraId="405E2161" w14:textId="77777777" w:rsidR="00B5716F" w:rsidRPr="00B5716F" w:rsidRDefault="00571926" w:rsidP="00B5716F">
      <w:pPr>
        <w:rPr>
          <w:rFonts w:cs="Arial"/>
          <w:szCs w:val="18"/>
        </w:rPr>
      </w:pPr>
      <w:r w:rsidRPr="00B5716F">
        <w:rPr>
          <w:rFonts w:cs="Arial"/>
          <w:szCs w:val="18"/>
        </w:rPr>
        <w:t>After the A2B Main Node (PAC) assert A2BBroadcastState signal to “</w:t>
      </w:r>
      <w:proofErr w:type="spellStart"/>
      <w:r w:rsidRPr="00B5716F">
        <w:rPr>
          <w:rFonts w:cs="Arial"/>
          <w:szCs w:val="18"/>
        </w:rPr>
        <w:t>AudioSent</w:t>
      </w:r>
      <w:proofErr w:type="spellEnd"/>
      <w:r w:rsidRPr="00B5716F">
        <w:rPr>
          <w:rFonts w:cs="Arial"/>
          <w:szCs w:val="18"/>
        </w:rPr>
        <w:t xml:space="preserve">” the PAC shall </w:t>
      </w:r>
      <w:r w:rsidRPr="00B5716F">
        <w:rPr>
          <w:rFonts w:cs="Arial"/>
          <w:szCs w:val="18"/>
        </w:rPr>
        <w:t>keep the A2BBroadcastState  asserted to “</w:t>
      </w:r>
      <w:proofErr w:type="spellStart"/>
      <w:r w:rsidRPr="00B5716F">
        <w:rPr>
          <w:rFonts w:cs="Arial"/>
          <w:szCs w:val="18"/>
        </w:rPr>
        <w:t>Audio_Sent</w:t>
      </w:r>
      <w:proofErr w:type="spellEnd"/>
      <w:r w:rsidRPr="00B5716F">
        <w:rPr>
          <w:rFonts w:cs="Arial"/>
          <w:szCs w:val="18"/>
        </w:rPr>
        <w:t xml:space="preserve">” whenever </w:t>
      </w:r>
      <w:proofErr w:type="spellStart"/>
      <w:r w:rsidRPr="00B5716F">
        <w:rPr>
          <w:rFonts w:cs="Arial"/>
          <w:szCs w:val="18"/>
        </w:rPr>
        <w:t>HMIAudioMode</w:t>
      </w:r>
      <w:proofErr w:type="spellEnd"/>
      <w:r w:rsidRPr="00B5716F">
        <w:rPr>
          <w:rFonts w:cs="Arial"/>
          <w:szCs w:val="18"/>
        </w:rPr>
        <w:t xml:space="preserve"> = ON or </w:t>
      </w:r>
      <w:proofErr w:type="spellStart"/>
      <w:r w:rsidRPr="00B5716F">
        <w:rPr>
          <w:rFonts w:cs="Arial"/>
          <w:szCs w:val="18"/>
        </w:rPr>
        <w:t>Power_Up_Chime_Modules</w:t>
      </w:r>
      <w:proofErr w:type="spellEnd"/>
      <w:r w:rsidRPr="00B5716F">
        <w:rPr>
          <w:rFonts w:cs="Arial"/>
          <w:szCs w:val="18"/>
        </w:rPr>
        <w:t xml:space="preserve"> = ON unless an error condition occurs (such as a reset of the A2B digital audio bus).</w:t>
      </w:r>
    </w:p>
    <w:p w14:paraId="76335BF4" w14:textId="77777777" w:rsidR="00B5716F" w:rsidRPr="00B5716F" w:rsidRDefault="00571926" w:rsidP="00B5716F">
      <w:pPr>
        <w:rPr>
          <w:rFonts w:cs="Arial"/>
          <w:szCs w:val="18"/>
        </w:rPr>
      </w:pPr>
    </w:p>
    <w:p w14:paraId="2B5B980D" w14:textId="77777777" w:rsidR="00B5716F" w:rsidRPr="00B5716F" w:rsidRDefault="00571926" w:rsidP="00B5716F">
      <w:pPr>
        <w:rPr>
          <w:rFonts w:cs="Arial"/>
          <w:szCs w:val="18"/>
        </w:rPr>
      </w:pPr>
      <w:r w:rsidRPr="00B5716F">
        <w:rPr>
          <w:rFonts w:cs="Arial"/>
          <w:szCs w:val="18"/>
        </w:rPr>
        <w:t>Note: Crank is not considered an error condition and so the A2B</w:t>
      </w:r>
      <w:r w:rsidRPr="00B5716F">
        <w:rPr>
          <w:rFonts w:cs="Arial"/>
          <w:szCs w:val="18"/>
        </w:rPr>
        <w:t>BroadcastState signal is not used for Crank muting/unmuting.  Ex. If the A2BBroadcastState signal to “</w:t>
      </w:r>
      <w:proofErr w:type="spellStart"/>
      <w:r w:rsidRPr="00B5716F">
        <w:rPr>
          <w:rFonts w:cs="Arial"/>
          <w:szCs w:val="18"/>
        </w:rPr>
        <w:t>AudioSent</w:t>
      </w:r>
      <w:proofErr w:type="spellEnd"/>
      <w:r w:rsidRPr="00B5716F">
        <w:rPr>
          <w:rFonts w:cs="Arial"/>
          <w:szCs w:val="18"/>
        </w:rPr>
        <w:t>” before crank and infotainment system is ON then the PAC would keep the A2BBroadcastState signal to “</w:t>
      </w:r>
      <w:proofErr w:type="spellStart"/>
      <w:r w:rsidRPr="00B5716F">
        <w:rPr>
          <w:rFonts w:cs="Arial"/>
          <w:szCs w:val="18"/>
        </w:rPr>
        <w:t>AudioSent</w:t>
      </w:r>
      <w:proofErr w:type="spellEnd"/>
      <w:r w:rsidRPr="00B5716F">
        <w:rPr>
          <w:rFonts w:cs="Arial"/>
          <w:szCs w:val="18"/>
        </w:rPr>
        <w:t>” during crank.</w:t>
      </w:r>
    </w:p>
    <w:p w14:paraId="73E500AA" w14:textId="77777777" w:rsidR="00B5716F" w:rsidRPr="00B5716F" w:rsidRDefault="00571926" w:rsidP="00B5716F">
      <w:pPr>
        <w:rPr>
          <w:rFonts w:cs="Arial"/>
          <w:szCs w:val="18"/>
        </w:rPr>
      </w:pPr>
    </w:p>
    <w:p w14:paraId="335760B6" w14:textId="77777777" w:rsidR="00B5716F" w:rsidRPr="00B5716F" w:rsidRDefault="00571926" w:rsidP="00B5716F">
      <w:pPr>
        <w:rPr>
          <w:rFonts w:cs="Arial"/>
          <w:szCs w:val="18"/>
        </w:rPr>
      </w:pPr>
      <w:r w:rsidRPr="00B5716F">
        <w:rPr>
          <w:rFonts w:cs="Arial"/>
          <w:szCs w:val="18"/>
        </w:rPr>
        <w:t>Once the PAC asse</w:t>
      </w:r>
      <w:r w:rsidRPr="00B5716F">
        <w:rPr>
          <w:rFonts w:cs="Arial"/>
          <w:szCs w:val="18"/>
        </w:rPr>
        <w:t>rts A2BBroadcastState signal to ‘</w:t>
      </w:r>
      <w:proofErr w:type="spellStart"/>
      <w:r w:rsidRPr="00B5716F">
        <w:rPr>
          <w:rFonts w:cs="Arial"/>
          <w:szCs w:val="18"/>
        </w:rPr>
        <w:t>UnMuted</w:t>
      </w:r>
      <w:proofErr w:type="spellEnd"/>
      <w:r w:rsidRPr="00B5716F">
        <w:rPr>
          <w:rFonts w:cs="Arial"/>
          <w:szCs w:val="18"/>
        </w:rPr>
        <w:t>’ &amp; ‘</w:t>
      </w:r>
      <w:proofErr w:type="spellStart"/>
      <w:r w:rsidRPr="00B5716F">
        <w:rPr>
          <w:rFonts w:cs="Arial"/>
          <w:szCs w:val="18"/>
        </w:rPr>
        <w:t>AudioSent</w:t>
      </w:r>
      <w:proofErr w:type="spellEnd"/>
      <w:r w:rsidRPr="00B5716F">
        <w:rPr>
          <w:rFonts w:cs="Arial"/>
          <w:szCs w:val="18"/>
        </w:rPr>
        <w:t>’ all A2B Audio Streams shall begin transmitting content.</w:t>
      </w:r>
    </w:p>
    <w:p w14:paraId="3A25EFC6" w14:textId="77777777" w:rsidR="00B5716F" w:rsidRPr="00B5716F"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41040CD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C6C479C"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3CC02104"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36DF796" w14:textId="77777777" w:rsidR="00D90FFA" w:rsidRPr="00775603" w:rsidRDefault="00571926" w:rsidP="0081629B">
            <w:pPr>
              <w:rPr>
                <w:vanish/>
                <w:color w:val="000000" w:themeColor="text1"/>
              </w:rPr>
            </w:pPr>
          </w:p>
        </w:tc>
      </w:tr>
    </w:tbl>
    <w:p w14:paraId="31BF6308" w14:textId="77777777" w:rsidR="00406F39" w:rsidRDefault="00571926" w:rsidP="00B9479B">
      <w:pPr>
        <w:pStyle w:val="Heading3"/>
      </w:pPr>
      <w:bookmarkStart w:id="139" w:name="_Toc82101652"/>
      <w:r w:rsidRPr="00B9479B">
        <w:t>HW/SWR-REQ-423184/A-A2BBroadcastState (Heartbeat) signal usage</w:t>
      </w:r>
      <w:bookmarkEnd w:id="139"/>
    </w:p>
    <w:p w14:paraId="1646F5D0" w14:textId="77777777" w:rsidR="00500605" w:rsidRPr="0029513B" w:rsidRDefault="00571926" w:rsidP="00500605">
      <w:pPr>
        <w:rPr>
          <w:rFonts w:cs="Arial"/>
          <w:szCs w:val="18"/>
        </w:rPr>
      </w:pPr>
    </w:p>
    <w:p w14:paraId="3B50E01D" w14:textId="77777777" w:rsidR="0029513B" w:rsidRPr="0029513B" w:rsidRDefault="00571926" w:rsidP="0029513B">
      <w:pPr>
        <w:rPr>
          <w:rFonts w:cs="Arial"/>
          <w:szCs w:val="18"/>
        </w:rPr>
      </w:pPr>
      <w:r w:rsidRPr="0029513B">
        <w:rPr>
          <w:rFonts w:cs="Arial"/>
          <w:szCs w:val="18"/>
        </w:rPr>
        <w:t>The A2B Main Node (PAC) shall transmit A2BBroadcastState signals ‘</w:t>
      </w:r>
      <w:proofErr w:type="spellStart"/>
      <w:r w:rsidRPr="0029513B">
        <w:rPr>
          <w:rFonts w:cs="Arial"/>
          <w:szCs w:val="18"/>
        </w:rPr>
        <w:t>UnMuted</w:t>
      </w:r>
      <w:proofErr w:type="spellEnd"/>
      <w:r w:rsidRPr="0029513B">
        <w:rPr>
          <w:rFonts w:cs="Arial"/>
          <w:szCs w:val="18"/>
        </w:rPr>
        <w:t>’ &amp; ‘</w:t>
      </w:r>
      <w:proofErr w:type="spellStart"/>
      <w:r w:rsidRPr="0029513B">
        <w:rPr>
          <w:rFonts w:cs="Arial"/>
          <w:szCs w:val="18"/>
        </w:rPr>
        <w:t>AudioSent</w:t>
      </w:r>
      <w:proofErr w:type="spellEnd"/>
      <w:r w:rsidRPr="0029513B">
        <w:rPr>
          <w:rFonts w:cs="Arial"/>
          <w:szCs w:val="18"/>
        </w:rPr>
        <w:t>’ at a periodic rate of 1000ms.</w:t>
      </w:r>
    </w:p>
    <w:p w14:paraId="28B2912D" w14:textId="77777777" w:rsidR="0029513B" w:rsidRPr="0029513B" w:rsidRDefault="00571926" w:rsidP="0029513B">
      <w:pPr>
        <w:rPr>
          <w:rFonts w:cs="Arial"/>
          <w:szCs w:val="18"/>
        </w:rPr>
      </w:pPr>
    </w:p>
    <w:p w14:paraId="6578409D" w14:textId="77777777" w:rsidR="0029513B" w:rsidRPr="0029513B" w:rsidRDefault="00571926" w:rsidP="0029513B">
      <w:pPr>
        <w:rPr>
          <w:rFonts w:cs="Arial"/>
          <w:szCs w:val="18"/>
        </w:rPr>
      </w:pPr>
      <w:r w:rsidRPr="0029513B">
        <w:rPr>
          <w:rFonts w:cs="Arial"/>
          <w:szCs w:val="18"/>
        </w:rPr>
        <w:t xml:space="preserve">If the A2B Main Node (PAC)’s internal </w:t>
      </w:r>
      <w:r w:rsidRPr="0029513B">
        <w:rPr>
          <w:rFonts w:cs="Arial"/>
          <w:szCs w:val="18"/>
        </w:rPr>
        <w:t>amplifier is muted after the A2BBroadcastState signals ‘</w:t>
      </w:r>
      <w:proofErr w:type="spellStart"/>
      <w:r w:rsidRPr="0029513B">
        <w:rPr>
          <w:rFonts w:cs="Arial"/>
          <w:szCs w:val="18"/>
        </w:rPr>
        <w:t>UnMuted</w:t>
      </w:r>
      <w:proofErr w:type="spellEnd"/>
      <w:r w:rsidRPr="0029513B">
        <w:rPr>
          <w:rFonts w:cs="Arial"/>
          <w:szCs w:val="18"/>
        </w:rPr>
        <w:t>’ &amp; ‘</w:t>
      </w:r>
      <w:proofErr w:type="spellStart"/>
      <w:r w:rsidRPr="0029513B">
        <w:rPr>
          <w:rFonts w:cs="Arial"/>
          <w:szCs w:val="18"/>
        </w:rPr>
        <w:t>AudioSent</w:t>
      </w:r>
      <w:proofErr w:type="spellEnd"/>
      <w:r w:rsidRPr="0029513B">
        <w:rPr>
          <w:rFonts w:cs="Arial"/>
          <w:szCs w:val="18"/>
        </w:rPr>
        <w:t>’ has been sent, then the PAC shall immediately transmit A2BBroadcastState signals of ‘Muted’ &amp; ‘</w:t>
      </w:r>
      <w:proofErr w:type="spellStart"/>
      <w:r w:rsidRPr="0029513B">
        <w:rPr>
          <w:rFonts w:cs="Arial"/>
          <w:szCs w:val="18"/>
        </w:rPr>
        <w:t>AudioNotSent</w:t>
      </w:r>
      <w:proofErr w:type="spellEnd"/>
      <w:r w:rsidRPr="0029513B">
        <w:rPr>
          <w:rFonts w:cs="Arial"/>
          <w:szCs w:val="18"/>
        </w:rPr>
        <w:t>’. Once the nodes receive this message, the nodes shall immediately im</w:t>
      </w:r>
      <w:r w:rsidRPr="0029513B">
        <w:rPr>
          <w:rFonts w:cs="Arial"/>
          <w:szCs w:val="18"/>
        </w:rPr>
        <w:t>plement “Audio Shutdown Procedure”.</w:t>
      </w:r>
    </w:p>
    <w:p w14:paraId="5153BBFF" w14:textId="77777777" w:rsidR="0029513B" w:rsidRPr="0029513B" w:rsidRDefault="00571926" w:rsidP="0029513B">
      <w:pPr>
        <w:rPr>
          <w:rFonts w:cs="Arial"/>
          <w:szCs w:val="18"/>
        </w:rPr>
      </w:pPr>
    </w:p>
    <w:p w14:paraId="1460143C" w14:textId="77777777" w:rsidR="0029513B" w:rsidRPr="0029513B" w:rsidRDefault="00571926" w:rsidP="0029513B">
      <w:pPr>
        <w:rPr>
          <w:rFonts w:cs="Arial"/>
          <w:szCs w:val="18"/>
        </w:rPr>
      </w:pPr>
      <w:r w:rsidRPr="0029513B">
        <w:rPr>
          <w:rFonts w:cs="Arial"/>
          <w:szCs w:val="18"/>
        </w:rPr>
        <w:t>If the A2B Main Node (PAC) receives A2BStreamReportStatus signal of ‘</w:t>
      </w:r>
      <w:proofErr w:type="spellStart"/>
      <w:r w:rsidRPr="0029513B">
        <w:rPr>
          <w:rFonts w:cs="Arial"/>
          <w:szCs w:val="18"/>
        </w:rPr>
        <w:t>AudioNotSent</w:t>
      </w:r>
      <w:proofErr w:type="spellEnd"/>
      <w:r w:rsidRPr="0029513B">
        <w:rPr>
          <w:rFonts w:cs="Arial"/>
          <w:szCs w:val="18"/>
        </w:rPr>
        <w:t>’, then the PAC shall immediately transmit A2BBroadcastState signals of ‘Muted’ &amp; ‘</w:t>
      </w:r>
      <w:proofErr w:type="spellStart"/>
      <w:r w:rsidRPr="0029513B">
        <w:rPr>
          <w:rFonts w:cs="Arial"/>
          <w:szCs w:val="18"/>
        </w:rPr>
        <w:t>AudioNotSent</w:t>
      </w:r>
      <w:proofErr w:type="spellEnd"/>
      <w:r w:rsidRPr="0029513B">
        <w:rPr>
          <w:rFonts w:cs="Arial"/>
          <w:szCs w:val="18"/>
        </w:rPr>
        <w:t>’. Once the nodes receive this message, the</w:t>
      </w:r>
      <w:r w:rsidRPr="0029513B">
        <w:rPr>
          <w:rFonts w:cs="Arial"/>
          <w:szCs w:val="18"/>
        </w:rPr>
        <w:t xml:space="preserve"> nodes shall immediately implement “Audio Shutdown Procedure”.</w:t>
      </w:r>
    </w:p>
    <w:p w14:paraId="44F4F92B" w14:textId="77777777" w:rsidR="0029513B" w:rsidRPr="0029513B" w:rsidRDefault="00571926" w:rsidP="0029513B">
      <w:pPr>
        <w:rPr>
          <w:rFonts w:cs="Arial"/>
          <w:szCs w:val="18"/>
        </w:rPr>
      </w:pPr>
    </w:p>
    <w:p w14:paraId="0507C961" w14:textId="77777777" w:rsidR="0029513B" w:rsidRPr="0029513B" w:rsidRDefault="00571926" w:rsidP="0029513B">
      <w:pPr>
        <w:rPr>
          <w:rFonts w:cs="Arial"/>
          <w:szCs w:val="18"/>
        </w:rPr>
      </w:pPr>
      <w:r w:rsidRPr="0029513B">
        <w:rPr>
          <w:rFonts w:cs="Arial"/>
          <w:szCs w:val="18"/>
        </w:rPr>
        <w:t>•</w:t>
      </w:r>
      <w:r w:rsidRPr="0029513B">
        <w:rPr>
          <w:rFonts w:cs="Arial"/>
          <w:szCs w:val="18"/>
        </w:rPr>
        <w:tab/>
        <w:t>If the PAC requires to Mute itself, it shall respond by sending A2BBroadcastState “Muted” to all Sub-Nodes.</w:t>
      </w:r>
    </w:p>
    <w:p w14:paraId="16C55127" w14:textId="77777777" w:rsidR="0029513B" w:rsidRPr="0029513B"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2F6B7609"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AC70083"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249CE41E"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89C05F2" w14:textId="77777777" w:rsidR="00D90FFA" w:rsidRPr="00775603" w:rsidRDefault="00571926" w:rsidP="0081629B">
            <w:pPr>
              <w:rPr>
                <w:vanish/>
                <w:color w:val="000000" w:themeColor="text1"/>
              </w:rPr>
            </w:pPr>
          </w:p>
        </w:tc>
      </w:tr>
    </w:tbl>
    <w:p w14:paraId="31E80627" w14:textId="77777777" w:rsidR="00406F39" w:rsidRDefault="00571926" w:rsidP="00B9479B">
      <w:pPr>
        <w:pStyle w:val="Heading3"/>
      </w:pPr>
      <w:bookmarkStart w:id="140" w:name="_Toc82101653"/>
      <w:r w:rsidRPr="00B9479B">
        <w:lastRenderedPageBreak/>
        <w:t>HW/SWR-REQ-423185/B-Sequence Diagram (Startup of PAC, and PDC)</w:t>
      </w:r>
      <w:bookmarkEnd w:id="140"/>
    </w:p>
    <w:p w14:paraId="2D40C2F0" w14:textId="77777777" w:rsidR="00F0302A" w:rsidRDefault="00571926" w:rsidP="00775603">
      <w:pPr>
        <w:jc w:val="center"/>
      </w:pPr>
      <w:r w:rsidRPr="006812D7">
        <w:rPr>
          <w:noProof/>
        </w:rPr>
        <w:drawing>
          <wp:inline distT="0" distB="0" distL="0" distR="0" wp14:anchorId="598CF456" wp14:editId="0F865DA3">
            <wp:extent cx="5943600" cy="7778750"/>
            <wp:effectExtent l="0" t="0" r="0" b="0"/>
            <wp:docPr id="4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778750"/>
                    </a:xfrm>
                    <a:prstGeom prst="rect">
                      <a:avLst/>
                    </a:prstGeom>
                    <a:noFill/>
                    <a:ln>
                      <a:noFill/>
                    </a:ln>
                  </pic:spPr>
                </pic:pic>
              </a:graphicData>
            </a:graphic>
          </wp:inline>
        </w:drawing>
      </w:r>
    </w:p>
    <w:p w14:paraId="28833094" w14:textId="77777777" w:rsidR="00F0302A" w:rsidRDefault="00571926"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216F9CF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BEB6ADE"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6F4B672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1E59329" w14:textId="77777777" w:rsidR="00D90FFA" w:rsidRPr="00775603" w:rsidRDefault="00571926" w:rsidP="0081629B">
            <w:pPr>
              <w:rPr>
                <w:vanish/>
                <w:color w:val="000000" w:themeColor="text1"/>
              </w:rPr>
            </w:pPr>
          </w:p>
        </w:tc>
      </w:tr>
    </w:tbl>
    <w:p w14:paraId="3AC14C83" w14:textId="77777777" w:rsidR="00406F39" w:rsidRDefault="00571926" w:rsidP="00B9479B">
      <w:pPr>
        <w:pStyle w:val="Heading2"/>
      </w:pPr>
      <w:bookmarkStart w:id="141" w:name="_Toc82101654"/>
      <w:r w:rsidRPr="00B9479B">
        <w:lastRenderedPageBreak/>
        <w:t>HW/SWR-REQ-423186/A-A2B Digital Audio Bus Shut-Down - Two Node</w:t>
      </w:r>
      <w:bookmarkEnd w:id="141"/>
    </w:p>
    <w:p w14:paraId="24A1157C" w14:textId="77777777" w:rsidR="00EE6949" w:rsidRPr="002C3FDA" w:rsidRDefault="00571926" w:rsidP="002C3FDA"/>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7487671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2C1EBFF"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20AFD210"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98A7B7B" w14:textId="77777777" w:rsidR="00D90FFA" w:rsidRPr="00775603" w:rsidRDefault="00571926" w:rsidP="0081629B">
            <w:pPr>
              <w:rPr>
                <w:vanish/>
                <w:color w:val="000000" w:themeColor="text1"/>
              </w:rPr>
            </w:pPr>
          </w:p>
        </w:tc>
      </w:tr>
    </w:tbl>
    <w:p w14:paraId="141A6204" w14:textId="77777777" w:rsidR="00406F39" w:rsidRDefault="00571926" w:rsidP="00B9479B">
      <w:pPr>
        <w:pStyle w:val="Heading3"/>
      </w:pPr>
      <w:bookmarkStart w:id="142" w:name="_Toc82101655"/>
      <w:r w:rsidRPr="00B9479B">
        <w:t>HW/SWR-REQ-423222/A-A2B Shutdown Sequence signals usage</w:t>
      </w:r>
      <w:bookmarkEnd w:id="142"/>
    </w:p>
    <w:p w14:paraId="532F01C1" w14:textId="77777777" w:rsidR="00D2589C" w:rsidRPr="00D2589C" w:rsidRDefault="00571926" w:rsidP="00D2589C">
      <w:pPr>
        <w:rPr>
          <w:rFonts w:cs="Arial"/>
        </w:rPr>
      </w:pPr>
    </w:p>
    <w:p w14:paraId="4D631BD5" w14:textId="77777777" w:rsidR="00D2589C" w:rsidRPr="00D2589C" w:rsidRDefault="00571926" w:rsidP="00D2589C">
      <w:pPr>
        <w:rPr>
          <w:rFonts w:cs="Arial"/>
        </w:rPr>
      </w:pPr>
      <w:r w:rsidRPr="00D2589C">
        <w:rPr>
          <w:rFonts w:cs="Arial"/>
        </w:rPr>
        <w:t>The info</w:t>
      </w:r>
      <w:r w:rsidRPr="00D2589C">
        <w:rPr>
          <w:rFonts w:cs="Arial"/>
        </w:rPr>
        <w:t>tainment system shall follow the shutdown process called out in the Station Management SPSS.</w:t>
      </w:r>
    </w:p>
    <w:p w14:paraId="6E2FA899" w14:textId="77777777" w:rsidR="00D2589C" w:rsidRPr="00D2589C" w:rsidRDefault="00571926" w:rsidP="00D2589C">
      <w:pPr>
        <w:rPr>
          <w:rFonts w:cs="Arial"/>
        </w:rPr>
      </w:pPr>
    </w:p>
    <w:p w14:paraId="3563D6D7" w14:textId="77777777" w:rsidR="00D2589C" w:rsidRPr="00D2589C" w:rsidRDefault="00571926" w:rsidP="00D2589C">
      <w:pPr>
        <w:rPr>
          <w:rFonts w:cs="Arial"/>
        </w:rPr>
      </w:pPr>
      <w:r w:rsidRPr="00D2589C">
        <w:rPr>
          <w:rFonts w:cs="Arial"/>
        </w:rPr>
        <w:t>When (</w:t>
      </w:r>
      <w:proofErr w:type="spellStart"/>
      <w:r w:rsidRPr="00D2589C">
        <w:rPr>
          <w:rFonts w:cs="Arial"/>
        </w:rPr>
        <w:t>HMIAudioMode</w:t>
      </w:r>
      <w:proofErr w:type="spellEnd"/>
      <w:r w:rsidRPr="00D2589C">
        <w:rPr>
          <w:rFonts w:cs="Arial"/>
        </w:rPr>
        <w:t xml:space="preserve"> changes from ON to OFF/Load Shed, AND </w:t>
      </w:r>
      <w:proofErr w:type="spellStart"/>
      <w:r w:rsidRPr="00D2589C">
        <w:rPr>
          <w:rFonts w:cs="Arial"/>
        </w:rPr>
        <w:t>Power_Up_Chime_Modules</w:t>
      </w:r>
      <w:proofErr w:type="spellEnd"/>
      <w:r w:rsidRPr="00D2589C">
        <w:rPr>
          <w:rFonts w:cs="Arial"/>
        </w:rPr>
        <w:t xml:space="preserve"> changes from Active to Inactive), then:</w:t>
      </w:r>
    </w:p>
    <w:p w14:paraId="5235C741" w14:textId="77777777" w:rsidR="00D2589C" w:rsidRPr="00D2589C" w:rsidRDefault="00571926" w:rsidP="00D2589C">
      <w:pPr>
        <w:rPr>
          <w:rFonts w:cs="Arial"/>
        </w:rPr>
      </w:pPr>
      <w:r w:rsidRPr="00D2589C">
        <w:rPr>
          <w:rFonts w:cs="Arial"/>
        </w:rPr>
        <w:t>1.</w:t>
      </w:r>
      <w:r w:rsidRPr="00D2589C">
        <w:rPr>
          <w:rFonts w:cs="Arial"/>
        </w:rPr>
        <w:tab/>
        <w:t>Within 30ms the PAC (if PAC have speake</w:t>
      </w:r>
      <w:r w:rsidRPr="00D2589C">
        <w:rPr>
          <w:rFonts w:cs="Arial"/>
        </w:rPr>
        <w:t>rs) shall gracefully mute its speaker outputs.</w:t>
      </w:r>
    </w:p>
    <w:p w14:paraId="7429D796" w14:textId="77777777" w:rsidR="00D2589C" w:rsidRPr="00D2589C" w:rsidRDefault="00571926" w:rsidP="00D2589C">
      <w:pPr>
        <w:rPr>
          <w:rFonts w:cs="Arial"/>
        </w:rPr>
      </w:pPr>
      <w:r w:rsidRPr="00D2589C">
        <w:rPr>
          <w:rFonts w:cs="Arial"/>
        </w:rPr>
        <w:t>2.</w:t>
      </w:r>
      <w:r w:rsidRPr="00D2589C">
        <w:rPr>
          <w:rFonts w:cs="Arial"/>
        </w:rPr>
        <w:tab/>
        <w:t>The PAC shall transmit A2BBroadcastState with signals ‘Muted’ &amp; ‘</w:t>
      </w:r>
      <w:proofErr w:type="spellStart"/>
      <w:r w:rsidRPr="00D2589C">
        <w:rPr>
          <w:rFonts w:cs="Arial"/>
        </w:rPr>
        <w:t>AudioSent</w:t>
      </w:r>
      <w:proofErr w:type="spellEnd"/>
      <w:r w:rsidRPr="00D2589C">
        <w:rPr>
          <w:rFonts w:cs="Arial"/>
        </w:rPr>
        <w:t>’.</w:t>
      </w:r>
    </w:p>
    <w:p w14:paraId="04408092" w14:textId="77777777" w:rsidR="00D2589C" w:rsidRPr="00D2589C" w:rsidRDefault="00571926" w:rsidP="00D2589C">
      <w:pPr>
        <w:rPr>
          <w:rFonts w:cs="Arial"/>
        </w:rPr>
      </w:pPr>
      <w:r w:rsidRPr="00D2589C">
        <w:rPr>
          <w:rFonts w:cs="Arial"/>
        </w:rPr>
        <w:t>3.</w:t>
      </w:r>
      <w:r w:rsidRPr="00D2589C">
        <w:rPr>
          <w:rFonts w:cs="Arial"/>
        </w:rPr>
        <w:tab/>
        <w:t>The PDC shall transmit A2BStreamReportStatus with signal ‘</w:t>
      </w:r>
      <w:proofErr w:type="spellStart"/>
      <w:r w:rsidRPr="00D2589C">
        <w:rPr>
          <w:rFonts w:cs="Arial"/>
        </w:rPr>
        <w:t>AudioNotSent</w:t>
      </w:r>
      <w:proofErr w:type="spellEnd"/>
      <w:r w:rsidRPr="00D2589C">
        <w:rPr>
          <w:rFonts w:cs="Arial"/>
        </w:rPr>
        <w:t>’.</w:t>
      </w:r>
    </w:p>
    <w:p w14:paraId="399103E2" w14:textId="77777777" w:rsidR="00D2589C" w:rsidRPr="00D2589C" w:rsidRDefault="00571926" w:rsidP="00D2589C">
      <w:pPr>
        <w:rPr>
          <w:rFonts w:cs="Arial"/>
        </w:rPr>
      </w:pPr>
      <w:r w:rsidRPr="00D2589C">
        <w:rPr>
          <w:rFonts w:cs="Arial"/>
        </w:rPr>
        <w:t>4.</w:t>
      </w:r>
      <w:r w:rsidRPr="00D2589C">
        <w:rPr>
          <w:rFonts w:cs="Arial"/>
        </w:rPr>
        <w:tab/>
        <w:t>Within 100ms the PAC shall transmit A2BBroadcastSt</w:t>
      </w:r>
      <w:r w:rsidRPr="00D2589C">
        <w:rPr>
          <w:rFonts w:cs="Arial"/>
        </w:rPr>
        <w:t>ate with signals ‘Muted’ &amp; ‘</w:t>
      </w:r>
      <w:proofErr w:type="spellStart"/>
      <w:r w:rsidRPr="00D2589C">
        <w:rPr>
          <w:rFonts w:cs="Arial"/>
        </w:rPr>
        <w:t>AudioNotSent</w:t>
      </w:r>
      <w:proofErr w:type="spellEnd"/>
      <w:r w:rsidRPr="00D2589C">
        <w:rPr>
          <w:rFonts w:cs="Arial"/>
        </w:rPr>
        <w:t>’.</w:t>
      </w:r>
    </w:p>
    <w:p w14:paraId="0B4EBA57" w14:textId="77777777" w:rsidR="00D2589C" w:rsidRPr="00D2589C" w:rsidRDefault="00571926" w:rsidP="00D2589C">
      <w:pPr>
        <w:rPr>
          <w:rFonts w:cs="Arial"/>
        </w:rPr>
      </w:pPr>
      <w:r w:rsidRPr="00D2589C">
        <w:rPr>
          <w:rFonts w:cs="Arial"/>
        </w:rPr>
        <w:t>5.</w:t>
      </w:r>
      <w:r w:rsidRPr="00D2589C">
        <w:rPr>
          <w:rFonts w:cs="Arial"/>
        </w:rPr>
        <w:tab/>
        <w:t xml:space="preserve">Immediately all A2B Audio Streams shall send a muted signal, </w:t>
      </w:r>
      <w:proofErr w:type="spellStart"/>
      <w:r w:rsidRPr="00D2589C">
        <w:rPr>
          <w:rFonts w:cs="Arial"/>
        </w:rPr>
        <w:t>ie</w:t>
      </w:r>
      <w:proofErr w:type="spellEnd"/>
      <w:r w:rsidRPr="00D2589C">
        <w:rPr>
          <w:rFonts w:cs="Arial"/>
        </w:rPr>
        <w:t>: transmitting all digital zeros.</w:t>
      </w:r>
    </w:p>
    <w:p w14:paraId="664F48C9" w14:textId="77777777" w:rsidR="00D2589C" w:rsidRPr="00D2589C" w:rsidRDefault="00571926" w:rsidP="00D2589C">
      <w:pPr>
        <w:rPr>
          <w:rFonts w:cs="Arial"/>
        </w:rPr>
      </w:pPr>
    </w:p>
    <w:p w14:paraId="0AA8352B" w14:textId="77777777" w:rsidR="00D2589C" w:rsidRPr="00D2589C" w:rsidRDefault="00571926" w:rsidP="00D2589C">
      <w:pPr>
        <w:autoSpaceDE w:val="0"/>
        <w:autoSpaceDN w:val="0"/>
        <w:adjustRightInd w:val="0"/>
        <w:rPr>
          <w:rFonts w:cs="Arial"/>
          <w:color w:val="000000"/>
        </w:rPr>
      </w:pPr>
      <w:r w:rsidRPr="00D2589C">
        <w:rPr>
          <w:rFonts w:cs="Arial"/>
          <w:color w:val="000000"/>
        </w:rPr>
        <w:t>The exact timing of the muting of the speakers may need to be adjusted to provide pop free functionality at a ve</w:t>
      </w:r>
      <w:r w:rsidRPr="00D2589C">
        <w:rPr>
          <w:rFonts w:cs="Arial"/>
          <w:color w:val="000000"/>
        </w:rPr>
        <w:t>hicle level. The overriding requirement is that there shall be no audible pops or clicks from any speakers during any START event.</w:t>
      </w:r>
    </w:p>
    <w:p w14:paraId="720C668B" w14:textId="77777777" w:rsidR="00D2589C" w:rsidRPr="00D2589C" w:rsidRDefault="00571926" w:rsidP="00D2589C">
      <w:pPr>
        <w:rPr>
          <w:rFonts w:cs="Arial"/>
        </w:rPr>
      </w:pPr>
    </w:p>
    <w:p w14:paraId="60C6DDFA" w14:textId="77777777" w:rsidR="00D2589C" w:rsidRPr="00D2589C" w:rsidRDefault="00571926" w:rsidP="00D2589C">
      <w:pPr>
        <w:rPr>
          <w:rFonts w:cs="Arial"/>
        </w:rPr>
      </w:pPr>
      <w:r w:rsidRPr="00D2589C">
        <w:rPr>
          <w:rFonts w:cs="Arial"/>
        </w:rPr>
        <w:t xml:space="preserve">Note: If an EVCM is present, the PAC muting strategy for the EVCM external speakers shall follow the Power Mode SPSS </w:t>
      </w:r>
      <w:r w:rsidRPr="00D2589C">
        <w:rPr>
          <w:rFonts w:cs="Arial"/>
        </w:rPr>
        <w:t>process.</w:t>
      </w:r>
    </w:p>
    <w:p w14:paraId="483EA6D9" w14:textId="77777777" w:rsidR="00500605" w:rsidRPr="00D2589C"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08ECC453"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693A34F"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3B76D19D"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E346796" w14:textId="77777777" w:rsidR="00D90FFA" w:rsidRPr="00775603" w:rsidRDefault="00571926" w:rsidP="0081629B">
            <w:pPr>
              <w:rPr>
                <w:vanish/>
                <w:color w:val="000000" w:themeColor="text1"/>
              </w:rPr>
            </w:pPr>
          </w:p>
        </w:tc>
      </w:tr>
    </w:tbl>
    <w:p w14:paraId="58545212" w14:textId="77777777" w:rsidR="00406F39" w:rsidRDefault="00571926" w:rsidP="00B9479B">
      <w:pPr>
        <w:pStyle w:val="Heading3"/>
      </w:pPr>
      <w:bookmarkStart w:id="143" w:name="_Toc82101656"/>
      <w:r w:rsidRPr="00B9479B">
        <w:t>HW/SWR-REQ-423187/B-Sequence Diagram (Shutdown of PAC, and PDC)</w:t>
      </w:r>
      <w:bookmarkEnd w:id="143"/>
    </w:p>
    <w:p w14:paraId="35DD54CE" w14:textId="77777777" w:rsidR="006F3900" w:rsidRDefault="00571926" w:rsidP="00500605"/>
    <w:p w14:paraId="070B3BA1" w14:textId="77777777" w:rsidR="00500605" w:rsidRDefault="00571926" w:rsidP="00775603">
      <w:pPr>
        <w:jc w:val="center"/>
      </w:pPr>
      <w:r w:rsidRPr="00AE06C6">
        <w:rPr>
          <w:noProof/>
        </w:rPr>
        <w:lastRenderedPageBreak/>
        <w:drawing>
          <wp:inline distT="0" distB="0" distL="0" distR="0" wp14:anchorId="30C2FA40" wp14:editId="43074064">
            <wp:extent cx="5943600" cy="4683125"/>
            <wp:effectExtent l="0" t="0" r="0" b="3175"/>
            <wp:docPr id="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83125"/>
                    </a:xfrm>
                    <a:prstGeom prst="rect">
                      <a:avLst/>
                    </a:prstGeom>
                    <a:noFill/>
                    <a:ln>
                      <a:noFill/>
                    </a:ln>
                  </pic:spPr>
                </pic:pic>
              </a:graphicData>
            </a:graphic>
          </wp:inline>
        </w:drawing>
      </w:r>
    </w:p>
    <w:p w14:paraId="54FB4C54" w14:textId="77777777" w:rsidR="006F3900" w:rsidRDefault="00571926"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31373024"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7AC1F3D"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58508479"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D3EABC6" w14:textId="77777777" w:rsidR="00D90FFA" w:rsidRPr="00775603" w:rsidRDefault="00571926" w:rsidP="0081629B">
            <w:pPr>
              <w:rPr>
                <w:vanish/>
                <w:color w:val="000000" w:themeColor="text1"/>
              </w:rPr>
            </w:pPr>
          </w:p>
        </w:tc>
      </w:tr>
    </w:tbl>
    <w:p w14:paraId="23F702FB" w14:textId="77777777" w:rsidR="00406F39" w:rsidRDefault="00571926" w:rsidP="00B9479B">
      <w:pPr>
        <w:pStyle w:val="Heading2"/>
      </w:pPr>
      <w:bookmarkStart w:id="144" w:name="_Toc82101657"/>
      <w:r w:rsidRPr="00B9479B">
        <w:t>HW/SWR-REQ-423107/B-A2B Digital Audio Bus Start-Up - Three Node</w:t>
      </w:r>
      <w:bookmarkEnd w:id="144"/>
    </w:p>
    <w:p w14:paraId="563A15AC" w14:textId="77777777" w:rsidR="00500605" w:rsidRPr="002F55CC" w:rsidRDefault="00571926" w:rsidP="00500605">
      <w:pPr>
        <w:rPr>
          <w:rFonts w:cs="Arial"/>
          <w:szCs w:val="18"/>
        </w:rPr>
      </w:pPr>
    </w:p>
    <w:p w14:paraId="0D5E540F" w14:textId="77777777" w:rsidR="002F55CC" w:rsidRPr="002F55CC" w:rsidRDefault="00571926" w:rsidP="002F55CC">
      <w:pPr>
        <w:rPr>
          <w:rFonts w:cs="Arial"/>
          <w:szCs w:val="18"/>
        </w:rPr>
      </w:pPr>
      <w:r w:rsidRPr="002F55CC">
        <w:rPr>
          <w:rFonts w:cs="Arial"/>
          <w:szCs w:val="18"/>
        </w:rPr>
        <w:t xml:space="preserve">The A2B Digital Audio Bus shall initialize and become active &amp; functional when the CAN bus is active.  Reference “Analog Devices A2B </w:t>
      </w:r>
      <w:r w:rsidRPr="002F55CC">
        <w:rPr>
          <w:rFonts w:cs="Arial"/>
          <w:szCs w:val="18"/>
        </w:rPr>
        <w:t>Link Implementation Specification” for details and A2B start-up times.</w:t>
      </w:r>
    </w:p>
    <w:p w14:paraId="76CB7E7D" w14:textId="77777777" w:rsidR="002F55CC" w:rsidRPr="002F55CC" w:rsidRDefault="00571926" w:rsidP="002F55CC">
      <w:pPr>
        <w:rPr>
          <w:rFonts w:cs="Arial"/>
          <w:szCs w:val="18"/>
        </w:rPr>
      </w:pPr>
    </w:p>
    <w:p w14:paraId="77C086B4" w14:textId="77777777" w:rsidR="002F55CC" w:rsidRPr="002F55CC" w:rsidRDefault="00571926" w:rsidP="002F55CC">
      <w:pPr>
        <w:rPr>
          <w:rFonts w:cs="Arial"/>
          <w:szCs w:val="18"/>
        </w:rPr>
      </w:pPr>
      <w:r w:rsidRPr="002F55CC">
        <w:rPr>
          <w:rFonts w:cs="Arial"/>
          <w:szCs w:val="18"/>
        </w:rPr>
        <w:t xml:space="preserve">The A2BBroadcastState message shall be sent via the A2B I2C backchannel as a broadcast message to all </w:t>
      </w:r>
      <w:proofErr w:type="spellStart"/>
      <w:r w:rsidRPr="002F55CC">
        <w:rPr>
          <w:rFonts w:cs="Arial"/>
          <w:szCs w:val="18"/>
        </w:rPr>
        <w:t>subnodes</w:t>
      </w:r>
      <w:proofErr w:type="spellEnd"/>
      <w:r w:rsidRPr="002F55CC">
        <w:rPr>
          <w:rFonts w:cs="Arial"/>
          <w:szCs w:val="18"/>
        </w:rPr>
        <w:t>.</w:t>
      </w:r>
    </w:p>
    <w:p w14:paraId="2FFCACFD" w14:textId="77777777" w:rsidR="00E807F3" w:rsidRDefault="00571926" w:rsidP="00E807F3">
      <w:pPr>
        <w:rPr>
          <w:ins w:id="145" w:author="Walus, David (D.M.)" w:date="2021-09-09T16:12:00Z"/>
          <w:rFonts w:cs="Arial"/>
        </w:rPr>
      </w:pPr>
    </w:p>
    <w:p w14:paraId="0B853AA8" w14:textId="77777777" w:rsidR="00E807F3" w:rsidRDefault="00571926" w:rsidP="00E807F3">
      <w:pPr>
        <w:rPr>
          <w:ins w:id="146" w:author="Walus, David (D.M.)" w:date="2021-09-09T16:12:00Z"/>
          <w:rFonts w:cs="Arial"/>
        </w:rPr>
      </w:pPr>
      <w:ins w:id="147" w:author="Walus, David (D.M.)" w:date="2021-09-09T16:12:00Z">
        <w:r>
          <w:rPr>
            <w:rFonts w:cs="Arial"/>
          </w:rPr>
          <w:t xml:space="preserve">The A2B Node IDs shall be determined per SWR-REQ-407134-Generic A2B Node ID Discovery Process Flow just after the initial </w:t>
        </w:r>
        <w:r>
          <w:rPr>
            <w:rFonts w:cs="Arial"/>
            <w:i/>
            <w:iCs/>
          </w:rPr>
          <w:t>A2</w:t>
        </w:r>
        <w:proofErr w:type="gramStart"/>
        <w:r>
          <w:rPr>
            <w:rFonts w:cs="Arial"/>
            <w:i/>
            <w:iCs/>
          </w:rPr>
          <w:t>BBroadcastState(</w:t>
        </w:r>
        <w:proofErr w:type="gramEnd"/>
        <w:r>
          <w:rPr>
            <w:rFonts w:cs="Arial"/>
            <w:i/>
            <w:iCs/>
          </w:rPr>
          <w:t>)</w:t>
        </w:r>
        <w:r>
          <w:rPr>
            <w:rFonts w:cs="Arial"/>
          </w:rPr>
          <w:t xml:space="preserve"> message is sent.</w:t>
        </w:r>
      </w:ins>
    </w:p>
    <w:p w14:paraId="11280338" w14:textId="77777777" w:rsidR="002F55CC" w:rsidRPr="002F55CC" w:rsidRDefault="00571926" w:rsidP="002F55CC">
      <w:pPr>
        <w:rPr>
          <w:rFonts w:cs="Arial"/>
          <w:szCs w:val="18"/>
        </w:rPr>
      </w:pPr>
    </w:p>
    <w:p w14:paraId="47103A0F" w14:textId="77777777" w:rsidR="002F55CC" w:rsidRPr="002F55CC" w:rsidRDefault="00571926" w:rsidP="002F55CC">
      <w:pPr>
        <w:rPr>
          <w:rFonts w:cs="Arial"/>
          <w:szCs w:val="18"/>
        </w:rPr>
      </w:pPr>
      <w:r w:rsidRPr="002F55CC">
        <w:rPr>
          <w:rFonts w:cs="Arial"/>
          <w:szCs w:val="18"/>
        </w:rPr>
        <w:t xml:space="preserve">The </w:t>
      </w:r>
      <w:proofErr w:type="spellStart"/>
      <w:r w:rsidRPr="002F55CC">
        <w:rPr>
          <w:rFonts w:cs="Arial"/>
          <w:szCs w:val="18"/>
        </w:rPr>
        <w:t>AMPSpeakerOutputStatus</w:t>
      </w:r>
      <w:proofErr w:type="spellEnd"/>
      <w:r w:rsidRPr="002F55CC">
        <w:rPr>
          <w:rFonts w:cs="Arial"/>
          <w:szCs w:val="18"/>
        </w:rPr>
        <w:t xml:space="preserve"> message shall be sent via the A2B I2C backchannel to the PAC mailbox.</w:t>
      </w:r>
    </w:p>
    <w:p w14:paraId="54902C90" w14:textId="77777777" w:rsidR="002F55CC" w:rsidRPr="002F55CC" w:rsidRDefault="00571926" w:rsidP="002F55CC">
      <w:pPr>
        <w:rPr>
          <w:rFonts w:cs="Arial"/>
          <w:szCs w:val="18"/>
        </w:rPr>
      </w:pPr>
    </w:p>
    <w:p w14:paraId="3A0A655B" w14:textId="77777777" w:rsidR="002F55CC" w:rsidRPr="002F55CC" w:rsidRDefault="00571926" w:rsidP="002F55CC">
      <w:pPr>
        <w:rPr>
          <w:rFonts w:cs="Arial"/>
          <w:szCs w:val="18"/>
        </w:rPr>
      </w:pPr>
      <w:r w:rsidRPr="002F55CC">
        <w:rPr>
          <w:rFonts w:cs="Arial"/>
          <w:szCs w:val="18"/>
        </w:rPr>
        <w:t>The A2BStreamReportStatus message shall be sent via the A2B I2C backchannel to the PAC mailbox.</w:t>
      </w:r>
    </w:p>
    <w:p w14:paraId="3BDF341E" w14:textId="77777777" w:rsidR="002F55CC" w:rsidRPr="002F55CC" w:rsidRDefault="00571926" w:rsidP="002F55CC">
      <w:pPr>
        <w:rPr>
          <w:rFonts w:cs="Arial"/>
          <w:szCs w:val="18"/>
        </w:rPr>
      </w:pPr>
    </w:p>
    <w:p w14:paraId="7CDF377D" w14:textId="77777777" w:rsidR="002F55CC" w:rsidRPr="002F55CC" w:rsidRDefault="00571926" w:rsidP="002F55CC">
      <w:pPr>
        <w:rPr>
          <w:rFonts w:cs="Arial"/>
          <w:szCs w:val="18"/>
        </w:rPr>
      </w:pPr>
      <w:r w:rsidRPr="002F55CC">
        <w:rPr>
          <w:rFonts w:cs="Arial"/>
          <w:szCs w:val="18"/>
        </w:rPr>
        <w:t>All modules shall send muted data over A2B (ex: volume step 0) while the A2B digital audio bus is active and the modules are not ready to play audio (i.e.</w:t>
      </w:r>
      <w:ins w:id="148" w:author="Walus, David (D.M.)" w:date="2021-09-09T16:13:00Z">
        <w:r>
          <w:rPr>
            <w:rFonts w:cs="Arial"/>
            <w:szCs w:val="18"/>
          </w:rPr>
          <w:t xml:space="preserve"> </w:t>
        </w:r>
        <w:r>
          <w:rPr>
            <w:rFonts w:cs="Arial"/>
          </w:rPr>
          <w:t>in</w:t>
        </w:r>
        <w:r>
          <w:rPr>
            <w:rFonts w:cs="Arial"/>
          </w:rPr>
          <w:t xml:space="preserve"> greater than 1000ms from when the CAN Bus starts up</w:t>
        </w:r>
      </w:ins>
      <w:del w:id="149" w:author="Walus, David (D.M.)" w:date="2021-09-09T16:12:00Z">
        <w:r w:rsidRPr="002F55CC" w:rsidDel="00E807F3">
          <w:rPr>
            <w:rFonts w:cs="Arial"/>
            <w:szCs w:val="18"/>
          </w:rPr>
          <w:delText xml:space="preserve"> muted data while HMIAudioMode = OFF (infotainment system OFF) and Power_Up_Chime_Module = Inactive (Infotainment Chimes and Chime Diagnostics not active), or modules are not powered up</w:delText>
        </w:r>
      </w:del>
      <w:r w:rsidRPr="002F55CC">
        <w:rPr>
          <w:rFonts w:cs="Arial"/>
          <w:szCs w:val="18"/>
        </w:rPr>
        <w:t>).</w:t>
      </w:r>
    </w:p>
    <w:p w14:paraId="1A60B963" w14:textId="77777777" w:rsidR="002F55CC" w:rsidRPr="002F55CC" w:rsidRDefault="00571926" w:rsidP="002F55CC">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32E62519"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BB4D1ED" w14:textId="77777777" w:rsidR="00D90FFA" w:rsidRPr="00775603" w:rsidRDefault="00571926" w:rsidP="0081629B">
            <w:pPr>
              <w:rPr>
                <w:b/>
                <w:vanish/>
                <w:color w:val="A6A6A6" w:themeColor="background1" w:themeShade="A6"/>
              </w:rPr>
            </w:pPr>
            <w:r w:rsidRPr="00775603">
              <w:rPr>
                <w:b/>
                <w:vanish/>
                <w:color w:val="000000" w:themeColor="text1"/>
              </w:rPr>
              <w:t>Acceptance Crit</w:t>
            </w:r>
            <w:r w:rsidRPr="00775603">
              <w:rPr>
                <w:b/>
                <w:vanish/>
                <w:color w:val="000000" w:themeColor="text1"/>
              </w:rPr>
              <w:t>eria</w:t>
            </w:r>
          </w:p>
        </w:tc>
      </w:tr>
      <w:tr w:rsidR="00D90FFA" w:rsidRPr="00775603" w14:paraId="6221B08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22A0C2B" w14:textId="77777777" w:rsidR="00D90FFA" w:rsidRPr="00775603" w:rsidRDefault="00571926" w:rsidP="0081629B">
            <w:pPr>
              <w:rPr>
                <w:vanish/>
                <w:color w:val="000000" w:themeColor="text1"/>
              </w:rPr>
            </w:pPr>
          </w:p>
        </w:tc>
      </w:tr>
    </w:tbl>
    <w:p w14:paraId="417DFBE4" w14:textId="77777777" w:rsidR="00406F39" w:rsidRDefault="00571926" w:rsidP="00B9479B">
      <w:pPr>
        <w:pStyle w:val="Heading3"/>
      </w:pPr>
      <w:bookmarkStart w:id="150" w:name="_Toc82101658"/>
      <w:r w:rsidRPr="00B9479B">
        <w:lastRenderedPageBreak/>
        <w:t>HW/SWR-REQ-423109/A-Module settings prior to A2B Bus configuration</w:t>
      </w:r>
      <w:bookmarkEnd w:id="150"/>
    </w:p>
    <w:p w14:paraId="1935334C" w14:textId="77777777" w:rsidR="00500605" w:rsidRPr="007B2469" w:rsidRDefault="00571926" w:rsidP="00500605">
      <w:pPr>
        <w:rPr>
          <w:rFonts w:cs="Arial"/>
          <w:szCs w:val="18"/>
        </w:rPr>
      </w:pPr>
    </w:p>
    <w:p w14:paraId="28FD9971" w14:textId="77777777" w:rsidR="007B2469" w:rsidRPr="007B2469" w:rsidRDefault="00571926" w:rsidP="007B2469">
      <w:pPr>
        <w:rPr>
          <w:rFonts w:cs="Arial"/>
          <w:szCs w:val="18"/>
        </w:rPr>
      </w:pPr>
      <w:r w:rsidRPr="007B2469">
        <w:rPr>
          <w:rFonts w:cs="Arial"/>
          <w:szCs w:val="18"/>
        </w:rPr>
        <w:t>At A2B bus start-up, the virtual GPIO (or GPIO over Distance) reg</w:t>
      </w:r>
      <w:r w:rsidRPr="007B2469">
        <w:rPr>
          <w:rFonts w:cs="Arial"/>
          <w:szCs w:val="18"/>
        </w:rPr>
        <w:t xml:space="preserve">isters and hardwired GPIOs (Direct Micro Connect) shall initialize to all </w:t>
      </w:r>
      <w:proofErr w:type="gramStart"/>
      <w:r w:rsidRPr="007B2469">
        <w:rPr>
          <w:rFonts w:cs="Arial"/>
          <w:szCs w:val="18"/>
        </w:rPr>
        <w:t>zero’s</w:t>
      </w:r>
      <w:proofErr w:type="gramEnd"/>
      <w:r w:rsidRPr="007B2469">
        <w:rPr>
          <w:rFonts w:cs="Arial"/>
          <w:szCs w:val="18"/>
        </w:rPr>
        <w:t>. The Main node and Sub nodes shall be initially set to the following values prior to receiving any A2B I2C Mailbox messages:</w:t>
      </w:r>
    </w:p>
    <w:p w14:paraId="23F44BAF" w14:textId="77777777" w:rsidR="007B2469" w:rsidRPr="007B2469" w:rsidRDefault="00571926" w:rsidP="007B2469">
      <w:pPr>
        <w:rPr>
          <w:rFonts w:cs="Arial"/>
          <w:szCs w:val="18"/>
        </w:rPr>
      </w:pPr>
      <w:r w:rsidRPr="007B2469">
        <w:rPr>
          <w:rFonts w:cs="Arial"/>
          <w:szCs w:val="18"/>
        </w:rPr>
        <w:t>-</w:t>
      </w:r>
      <w:r w:rsidRPr="007B2469">
        <w:rPr>
          <w:rFonts w:cs="Arial"/>
          <w:szCs w:val="18"/>
        </w:rPr>
        <w:tab/>
        <w:t xml:space="preserve">A2B Bus is assumed to be not </w:t>
      </w:r>
      <w:r w:rsidRPr="007B2469">
        <w:rPr>
          <w:rFonts w:cs="Arial"/>
          <w:szCs w:val="18"/>
        </w:rPr>
        <w:t>configured</w:t>
      </w:r>
    </w:p>
    <w:p w14:paraId="6E0844EC" w14:textId="77777777" w:rsidR="007B2469" w:rsidRPr="007B2469" w:rsidRDefault="00571926" w:rsidP="007B2469">
      <w:pPr>
        <w:rPr>
          <w:rFonts w:cs="Arial"/>
          <w:szCs w:val="18"/>
        </w:rPr>
      </w:pPr>
      <w:r w:rsidRPr="007B2469">
        <w:rPr>
          <w:rFonts w:cs="Arial"/>
          <w:szCs w:val="18"/>
        </w:rPr>
        <w:t>-</w:t>
      </w:r>
      <w:r w:rsidRPr="007B2469">
        <w:rPr>
          <w:rFonts w:cs="Arial"/>
          <w:szCs w:val="18"/>
        </w:rPr>
        <w:tab/>
        <w:t>All PAC and AMP Speakers are Muted</w:t>
      </w:r>
    </w:p>
    <w:p w14:paraId="4E491575" w14:textId="77777777" w:rsidR="007B2469" w:rsidRPr="007B2469" w:rsidRDefault="00571926" w:rsidP="007B2469">
      <w:pPr>
        <w:rPr>
          <w:rFonts w:cs="Arial"/>
          <w:szCs w:val="18"/>
        </w:rPr>
      </w:pPr>
      <w:r w:rsidRPr="007B2469">
        <w:rPr>
          <w:rFonts w:cs="Arial"/>
          <w:szCs w:val="18"/>
        </w:rPr>
        <w:t>-</w:t>
      </w:r>
      <w:r w:rsidRPr="007B2469">
        <w:rPr>
          <w:rFonts w:cs="Arial"/>
          <w:szCs w:val="18"/>
        </w:rPr>
        <w:tab/>
        <w:t>All A2B audio streams are sending Muted or digital zero content</w:t>
      </w:r>
    </w:p>
    <w:p w14:paraId="64C90FEE" w14:textId="77777777" w:rsidR="007B2469" w:rsidRPr="007B2469"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73FDA299"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07502EB"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7955C78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453AE62" w14:textId="77777777" w:rsidR="00D90FFA" w:rsidRPr="00775603" w:rsidRDefault="00571926" w:rsidP="0081629B">
            <w:pPr>
              <w:rPr>
                <w:vanish/>
                <w:color w:val="000000" w:themeColor="text1"/>
              </w:rPr>
            </w:pPr>
          </w:p>
        </w:tc>
      </w:tr>
    </w:tbl>
    <w:p w14:paraId="6AD495C1" w14:textId="77777777" w:rsidR="00406F39" w:rsidRDefault="00571926" w:rsidP="00B9479B">
      <w:pPr>
        <w:pStyle w:val="Heading3"/>
      </w:pPr>
      <w:bookmarkStart w:id="151" w:name="_Toc82101659"/>
      <w:r w:rsidRPr="00B9479B">
        <w:t>HW/SWR-REQ-423111/A-A2BBroadcastState Configuration usage</w:t>
      </w:r>
      <w:bookmarkEnd w:id="151"/>
    </w:p>
    <w:p w14:paraId="7881F5EF" w14:textId="77777777" w:rsidR="00500605" w:rsidRPr="00886712" w:rsidRDefault="00571926" w:rsidP="00500605">
      <w:pPr>
        <w:rPr>
          <w:rFonts w:cs="Arial"/>
          <w:szCs w:val="18"/>
        </w:rPr>
      </w:pPr>
    </w:p>
    <w:p w14:paraId="2CC4D686" w14:textId="77777777" w:rsidR="00886712" w:rsidRPr="00886712" w:rsidRDefault="00571926" w:rsidP="00886712">
      <w:pPr>
        <w:rPr>
          <w:rFonts w:cs="Arial"/>
          <w:szCs w:val="18"/>
        </w:rPr>
      </w:pPr>
      <w:r w:rsidRPr="00886712">
        <w:rPr>
          <w:rFonts w:cs="Arial"/>
          <w:szCs w:val="18"/>
        </w:rPr>
        <w:t>The receipt of the Initial A2BBroadcastState message by all Sub Nodes shall be an indication that the A2B bus has been fully configured.</w:t>
      </w:r>
    </w:p>
    <w:p w14:paraId="1666A088" w14:textId="77777777" w:rsidR="00886712" w:rsidRPr="00886712" w:rsidRDefault="00571926" w:rsidP="00886712">
      <w:pPr>
        <w:rPr>
          <w:rFonts w:cs="Arial"/>
          <w:szCs w:val="18"/>
        </w:rPr>
      </w:pPr>
    </w:p>
    <w:p w14:paraId="7A2950AD" w14:textId="77777777" w:rsidR="00886712" w:rsidRPr="00886712" w:rsidRDefault="00571926" w:rsidP="00886712">
      <w:pPr>
        <w:rPr>
          <w:rFonts w:cs="Arial"/>
          <w:szCs w:val="18"/>
        </w:rPr>
      </w:pPr>
      <w:r w:rsidRPr="00886712">
        <w:rPr>
          <w:rFonts w:cs="Arial"/>
          <w:szCs w:val="18"/>
        </w:rPr>
        <w:t>The A2B Main Node (PAC) shall transmit t</w:t>
      </w:r>
      <w:r w:rsidRPr="00886712">
        <w:rPr>
          <w:rFonts w:cs="Arial"/>
          <w:szCs w:val="18"/>
        </w:rPr>
        <w:t>he A2BBroadcastState message with all default values immediately after the A2B Initialization has been completed.</w:t>
      </w:r>
    </w:p>
    <w:p w14:paraId="1E0903CC" w14:textId="77777777" w:rsidR="00886712" w:rsidRPr="00886712"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602CEF1C"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AE361D4"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7B7328B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6DDF0FF" w14:textId="77777777" w:rsidR="00D90FFA" w:rsidRPr="00775603" w:rsidRDefault="00571926" w:rsidP="0081629B">
            <w:pPr>
              <w:rPr>
                <w:vanish/>
                <w:color w:val="000000" w:themeColor="text1"/>
              </w:rPr>
            </w:pPr>
          </w:p>
        </w:tc>
      </w:tr>
    </w:tbl>
    <w:p w14:paraId="0BEE22FE" w14:textId="77777777" w:rsidR="00406F39" w:rsidRDefault="00571926" w:rsidP="00B9479B">
      <w:pPr>
        <w:pStyle w:val="Heading3"/>
      </w:pPr>
      <w:bookmarkStart w:id="152" w:name="_Toc82101660"/>
      <w:r w:rsidRPr="00B9479B">
        <w:t>HW/SWR-REQ-423112/A-</w:t>
      </w:r>
      <w:proofErr w:type="spellStart"/>
      <w:r w:rsidRPr="00B9479B">
        <w:t>AMPSpeakerOutputStatus</w:t>
      </w:r>
      <w:proofErr w:type="spellEnd"/>
      <w:r w:rsidRPr="00B9479B">
        <w:t xml:space="preserve"> (Default to Muted) signal usage</w:t>
      </w:r>
      <w:bookmarkEnd w:id="152"/>
    </w:p>
    <w:p w14:paraId="49C11F66" w14:textId="77777777" w:rsidR="00500605" w:rsidRPr="00814DDC" w:rsidRDefault="00571926" w:rsidP="00500605">
      <w:pPr>
        <w:rPr>
          <w:rFonts w:cs="Arial"/>
          <w:szCs w:val="18"/>
        </w:rPr>
      </w:pPr>
    </w:p>
    <w:p w14:paraId="10DE5D94" w14:textId="77777777" w:rsidR="00814DDC" w:rsidRPr="00814DDC" w:rsidRDefault="00571926" w:rsidP="00814DDC">
      <w:pPr>
        <w:rPr>
          <w:rFonts w:cs="Arial"/>
          <w:szCs w:val="18"/>
        </w:rPr>
      </w:pPr>
      <w:r w:rsidRPr="00814DDC">
        <w:rPr>
          <w:rFonts w:cs="Arial"/>
          <w:szCs w:val="18"/>
        </w:rPr>
        <w:t xml:space="preserve">The AMP shall assert </w:t>
      </w:r>
      <w:proofErr w:type="spellStart"/>
      <w:r w:rsidRPr="00814DDC">
        <w:rPr>
          <w:rFonts w:cs="Arial"/>
          <w:szCs w:val="18"/>
        </w:rPr>
        <w:t>AMPSpeakerOutputStatus</w:t>
      </w:r>
      <w:proofErr w:type="spellEnd"/>
      <w:r w:rsidRPr="00814DDC">
        <w:rPr>
          <w:rFonts w:cs="Arial"/>
          <w:szCs w:val="18"/>
        </w:rPr>
        <w:t xml:space="preserve"> signal to “Muted” when:</w:t>
      </w:r>
    </w:p>
    <w:p w14:paraId="3DB8C238" w14:textId="77777777" w:rsidR="00814DDC" w:rsidRPr="00814DDC" w:rsidRDefault="00571926" w:rsidP="00814DDC">
      <w:pPr>
        <w:rPr>
          <w:rFonts w:cs="Arial"/>
          <w:szCs w:val="18"/>
        </w:rPr>
      </w:pPr>
      <w:r w:rsidRPr="00814DDC">
        <w:rPr>
          <w:rFonts w:cs="Arial"/>
          <w:szCs w:val="18"/>
        </w:rPr>
        <w:t>-</w:t>
      </w:r>
      <w:r w:rsidRPr="00814DDC">
        <w:rPr>
          <w:rFonts w:cs="Arial"/>
          <w:szCs w:val="18"/>
        </w:rPr>
        <w:tab/>
        <w:t xml:space="preserve">the A2B bus is initialized and configured, and the AMP speakers have been </w:t>
      </w:r>
      <w:r w:rsidRPr="00814DDC">
        <w:rPr>
          <w:rFonts w:cs="Arial"/>
          <w:szCs w:val="18"/>
        </w:rPr>
        <w:t>Muted.</w:t>
      </w:r>
    </w:p>
    <w:p w14:paraId="73FFB4CF" w14:textId="77777777" w:rsidR="00814DDC" w:rsidRPr="00814DDC"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28473FC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3C85A91"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0095245C"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0665343" w14:textId="77777777" w:rsidR="00D90FFA" w:rsidRPr="00775603" w:rsidRDefault="00571926" w:rsidP="0081629B">
            <w:pPr>
              <w:rPr>
                <w:vanish/>
                <w:color w:val="000000" w:themeColor="text1"/>
              </w:rPr>
            </w:pPr>
          </w:p>
        </w:tc>
      </w:tr>
    </w:tbl>
    <w:p w14:paraId="74A089ED" w14:textId="77777777" w:rsidR="00406F39" w:rsidRDefault="00571926" w:rsidP="00B9479B">
      <w:pPr>
        <w:pStyle w:val="Heading3"/>
      </w:pPr>
      <w:bookmarkStart w:id="153" w:name="_Toc82101661"/>
      <w:r w:rsidRPr="00B9479B">
        <w:t xml:space="preserve">HW/SWR-REQ-423114/A-A2BBroadcastState (Default to Muted &amp; </w:t>
      </w:r>
      <w:proofErr w:type="spellStart"/>
      <w:r w:rsidRPr="00B9479B">
        <w:t>AudioNotSent</w:t>
      </w:r>
      <w:proofErr w:type="spellEnd"/>
      <w:r w:rsidRPr="00B9479B">
        <w:t>) signals usage</w:t>
      </w:r>
      <w:bookmarkEnd w:id="153"/>
    </w:p>
    <w:p w14:paraId="4DD84541" w14:textId="77777777" w:rsidR="00500605" w:rsidRPr="00634423" w:rsidRDefault="00571926" w:rsidP="00500605">
      <w:pPr>
        <w:rPr>
          <w:rFonts w:cs="Arial"/>
          <w:szCs w:val="18"/>
        </w:rPr>
      </w:pPr>
    </w:p>
    <w:p w14:paraId="7CE5B33D" w14:textId="77777777" w:rsidR="00634423" w:rsidRPr="00634423" w:rsidRDefault="00571926" w:rsidP="00634423">
      <w:pPr>
        <w:rPr>
          <w:rFonts w:cs="Arial"/>
          <w:szCs w:val="18"/>
        </w:rPr>
      </w:pPr>
      <w:r w:rsidRPr="00634423">
        <w:rPr>
          <w:rFonts w:cs="Arial"/>
          <w:szCs w:val="18"/>
        </w:rPr>
        <w:t>The A2B Main Node (PAC) shall assert A2BBroadc</w:t>
      </w:r>
      <w:r w:rsidRPr="00634423">
        <w:rPr>
          <w:rFonts w:cs="Arial"/>
          <w:szCs w:val="18"/>
        </w:rPr>
        <w:t>astState signals to ‘Muted’ &amp; “</w:t>
      </w:r>
      <w:proofErr w:type="spellStart"/>
      <w:r w:rsidRPr="00634423">
        <w:rPr>
          <w:rFonts w:cs="Arial"/>
          <w:szCs w:val="18"/>
        </w:rPr>
        <w:t>AudioNotSent</w:t>
      </w:r>
      <w:proofErr w:type="spellEnd"/>
      <w:r w:rsidRPr="00634423">
        <w:rPr>
          <w:rFonts w:cs="Arial"/>
          <w:szCs w:val="18"/>
        </w:rPr>
        <w:t>’ when the following two conditions are true:</w:t>
      </w:r>
    </w:p>
    <w:p w14:paraId="131A2931" w14:textId="77777777" w:rsidR="00634423" w:rsidRPr="00634423" w:rsidRDefault="00571926" w:rsidP="00634423">
      <w:pPr>
        <w:rPr>
          <w:rFonts w:cs="Arial"/>
          <w:szCs w:val="18"/>
        </w:rPr>
      </w:pPr>
      <w:r w:rsidRPr="00634423">
        <w:rPr>
          <w:rFonts w:cs="Arial"/>
          <w:szCs w:val="18"/>
        </w:rPr>
        <w:t>-</w:t>
      </w:r>
      <w:r w:rsidRPr="00634423">
        <w:rPr>
          <w:rFonts w:cs="Arial"/>
          <w:szCs w:val="18"/>
        </w:rPr>
        <w:tab/>
        <w:t>the A2B bus is initialized and fully configured, and the PAC speakers have been Muted.</w:t>
      </w:r>
    </w:p>
    <w:p w14:paraId="6DAB045B" w14:textId="77777777" w:rsidR="00634423" w:rsidRPr="00634423" w:rsidRDefault="00571926" w:rsidP="00634423">
      <w:pPr>
        <w:rPr>
          <w:rFonts w:cs="Arial"/>
          <w:szCs w:val="18"/>
        </w:rPr>
      </w:pPr>
      <w:r w:rsidRPr="00634423">
        <w:rPr>
          <w:rFonts w:cs="Arial"/>
          <w:szCs w:val="18"/>
        </w:rPr>
        <w:t>-</w:t>
      </w:r>
      <w:r w:rsidRPr="00634423">
        <w:rPr>
          <w:rFonts w:cs="Arial"/>
          <w:szCs w:val="18"/>
        </w:rPr>
        <w:tab/>
        <w:t xml:space="preserve">the AMP has asserted the </w:t>
      </w:r>
      <w:proofErr w:type="spellStart"/>
      <w:r w:rsidRPr="00634423">
        <w:rPr>
          <w:rFonts w:cs="Arial"/>
          <w:szCs w:val="18"/>
        </w:rPr>
        <w:t>AMPSpeakerOutputStatus</w:t>
      </w:r>
      <w:proofErr w:type="spellEnd"/>
      <w:r w:rsidRPr="00634423">
        <w:rPr>
          <w:rFonts w:cs="Arial"/>
          <w:szCs w:val="18"/>
        </w:rPr>
        <w:t xml:space="preserve"> signal to “Muted”.</w:t>
      </w:r>
    </w:p>
    <w:p w14:paraId="54D302CE" w14:textId="77777777" w:rsidR="00634423" w:rsidRPr="00634423" w:rsidRDefault="00571926" w:rsidP="00634423">
      <w:pPr>
        <w:rPr>
          <w:rFonts w:cs="Arial"/>
          <w:szCs w:val="18"/>
        </w:rPr>
      </w:pPr>
    </w:p>
    <w:p w14:paraId="3E1F7A78" w14:textId="77777777" w:rsidR="00634423" w:rsidRPr="00634423" w:rsidRDefault="00571926" w:rsidP="00634423">
      <w:pPr>
        <w:rPr>
          <w:rFonts w:cs="Arial"/>
          <w:szCs w:val="18"/>
        </w:rPr>
      </w:pPr>
      <w:r w:rsidRPr="00634423">
        <w:rPr>
          <w:rFonts w:cs="Arial"/>
          <w:szCs w:val="18"/>
        </w:rPr>
        <w:t>Once the PAC asserts A2BBroadcastState signal to ‘Muted’ &amp; ‘</w:t>
      </w:r>
      <w:proofErr w:type="spellStart"/>
      <w:r w:rsidRPr="00634423">
        <w:rPr>
          <w:rFonts w:cs="Arial"/>
          <w:szCs w:val="18"/>
        </w:rPr>
        <w:t>AudioNotSent</w:t>
      </w:r>
      <w:proofErr w:type="spellEnd"/>
      <w:r w:rsidRPr="00634423">
        <w:rPr>
          <w:rFonts w:cs="Arial"/>
          <w:szCs w:val="18"/>
        </w:rPr>
        <w:t xml:space="preserve">’ all A2B Audio Streams shall all be in the ‘Muted’ state, </w:t>
      </w:r>
      <w:proofErr w:type="spellStart"/>
      <w:r w:rsidRPr="00634423">
        <w:rPr>
          <w:rFonts w:cs="Arial"/>
          <w:szCs w:val="18"/>
        </w:rPr>
        <w:t>ie</w:t>
      </w:r>
      <w:proofErr w:type="spellEnd"/>
      <w:r w:rsidRPr="00634423">
        <w:rPr>
          <w:rFonts w:cs="Arial"/>
          <w:szCs w:val="18"/>
        </w:rPr>
        <w:t>: transmitting all digital zeros.</w:t>
      </w:r>
    </w:p>
    <w:p w14:paraId="58AA1B12" w14:textId="77777777" w:rsidR="00634423" w:rsidRPr="00634423"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15F93612"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0DD5457"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40D1596F"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49C0751" w14:textId="77777777" w:rsidR="00D90FFA" w:rsidRPr="00775603" w:rsidRDefault="00571926" w:rsidP="0081629B">
            <w:pPr>
              <w:rPr>
                <w:vanish/>
                <w:color w:val="000000" w:themeColor="text1"/>
              </w:rPr>
            </w:pPr>
          </w:p>
        </w:tc>
      </w:tr>
    </w:tbl>
    <w:p w14:paraId="3A60DB34" w14:textId="77777777" w:rsidR="00406F39" w:rsidRDefault="00571926" w:rsidP="00B9479B">
      <w:pPr>
        <w:pStyle w:val="Heading3"/>
      </w:pPr>
      <w:bookmarkStart w:id="154" w:name="_Toc82101662"/>
      <w:r w:rsidRPr="00B9479B">
        <w:t>HW/SWR-REQ-423220/B-</w:t>
      </w:r>
      <w:proofErr w:type="spellStart"/>
      <w:r w:rsidRPr="00B9479B">
        <w:t>AmplifierEnableState</w:t>
      </w:r>
      <w:proofErr w:type="spellEnd"/>
      <w:r w:rsidRPr="00B9479B">
        <w:t xml:space="preserve"> (Default to Enabled) signal usage</w:t>
      </w:r>
      <w:bookmarkEnd w:id="154"/>
    </w:p>
    <w:p w14:paraId="30C6389A" w14:textId="77777777" w:rsidR="00500605" w:rsidRPr="004B33A3" w:rsidRDefault="00571926" w:rsidP="00500605">
      <w:pPr>
        <w:rPr>
          <w:rFonts w:cs="Arial"/>
          <w:szCs w:val="18"/>
        </w:rPr>
      </w:pPr>
    </w:p>
    <w:p w14:paraId="3F763633" w14:textId="77777777" w:rsidR="00AF5C96" w:rsidRPr="004B33A3" w:rsidRDefault="00571926" w:rsidP="00500605">
      <w:pPr>
        <w:rPr>
          <w:rFonts w:cs="Arial"/>
          <w:szCs w:val="18"/>
        </w:rPr>
      </w:pPr>
      <w:r w:rsidRPr="004B33A3">
        <w:rPr>
          <w:rFonts w:cs="Arial"/>
          <w:szCs w:val="18"/>
        </w:rPr>
        <w:t xml:space="preserve">The A2B Main Node (PAC) shall change the </w:t>
      </w:r>
      <w:proofErr w:type="spellStart"/>
      <w:r w:rsidRPr="004B33A3">
        <w:rPr>
          <w:rFonts w:cs="Arial"/>
          <w:szCs w:val="18"/>
        </w:rPr>
        <w:t>AMPEnableState</w:t>
      </w:r>
      <w:proofErr w:type="spellEnd"/>
      <w:r w:rsidRPr="004B33A3">
        <w:rPr>
          <w:rFonts w:cs="Arial"/>
          <w:szCs w:val="18"/>
        </w:rPr>
        <w:t xml:space="preserve"> signal from “Default” to “Enabled” within 15 msec of (</w:t>
      </w:r>
      <w:ins w:id="155" w:author="Walus, David (D.M.)" w:date="2021-09-09T16:30:00Z">
        <w:r>
          <w:rPr>
            <w:rFonts w:cs="Arial"/>
            <w:szCs w:val="18"/>
          </w:rPr>
          <w:t>A</w:t>
        </w:r>
        <w:r>
          <w:rPr>
            <w:rFonts w:cs="Arial"/>
            <w:szCs w:val="18"/>
          </w:rPr>
          <w:t>2BBroadcastState() with Bit 0 [Muted], Bit 1 [</w:t>
        </w:r>
        <w:proofErr w:type="spellStart"/>
        <w:r>
          <w:rPr>
            <w:rFonts w:cs="Arial"/>
            <w:szCs w:val="18"/>
          </w:rPr>
          <w:t>AudioNotSent</w:t>
        </w:r>
        <w:proofErr w:type="spellEnd"/>
        <w:r>
          <w:rPr>
            <w:rFonts w:cs="Arial"/>
            <w:szCs w:val="18"/>
          </w:rPr>
          <w:t>], Bit 2 [Default] AND greater than 1000ms after CAN Bus Start-up</w:t>
        </w:r>
      </w:ins>
      <w:del w:id="156" w:author="Walus, David (D.M.)" w:date="2021-09-09T16:30:00Z">
        <w:r w:rsidRPr="004B33A3" w:rsidDel="0075033C">
          <w:rPr>
            <w:rFonts w:cs="Arial"/>
            <w:szCs w:val="18"/>
          </w:rPr>
          <w:delText xml:space="preserve">HMIAudioMode changing from OFF/Load Shed to ON, </w:delText>
        </w:r>
        <w:r w:rsidDel="0075033C">
          <w:rPr>
            <w:rFonts w:cs="Arial"/>
            <w:szCs w:val="18"/>
          </w:rPr>
          <w:delText>AND/</w:delText>
        </w:r>
        <w:r w:rsidRPr="004B33A3" w:rsidDel="0075033C">
          <w:rPr>
            <w:rFonts w:cs="Arial"/>
            <w:szCs w:val="18"/>
          </w:rPr>
          <w:delText>OR Power_Up_Chime_Modules</w:delText>
        </w:r>
        <w:r w:rsidRPr="004B33A3" w:rsidDel="0075033C">
          <w:rPr>
            <w:rFonts w:cs="Arial"/>
            <w:szCs w:val="18"/>
          </w:rPr>
          <w:delText xml:space="preserve"> changing from Inactive to Active</w:delText>
        </w:r>
      </w:del>
      <w:r w:rsidRPr="004B33A3">
        <w:rPr>
          <w:rFonts w:cs="Arial"/>
          <w:szCs w:val="18"/>
        </w:rPr>
        <w:t>).</w:t>
      </w:r>
    </w:p>
    <w:p w14:paraId="350A1C98" w14:textId="77777777" w:rsidR="00AF5C96" w:rsidRPr="004B33A3" w:rsidRDefault="00571926" w:rsidP="00500605">
      <w:pPr>
        <w:rPr>
          <w:rFonts w:cs="Arial"/>
          <w:szCs w:val="18"/>
        </w:rPr>
      </w:pPr>
    </w:p>
    <w:p w14:paraId="5FF7B36E" w14:textId="77777777" w:rsidR="00AF5C96" w:rsidRPr="004B33A3" w:rsidRDefault="00571926" w:rsidP="00500605">
      <w:pPr>
        <w:rPr>
          <w:rFonts w:cs="Arial"/>
          <w:szCs w:val="18"/>
        </w:rPr>
      </w:pPr>
      <w:r w:rsidRPr="004B33A3">
        <w:rPr>
          <w:rFonts w:cs="Arial"/>
          <w:szCs w:val="18"/>
        </w:rPr>
        <w:t xml:space="preserve">The PAC shall remain muted for 300ms after the assertion of the </w:t>
      </w:r>
      <w:proofErr w:type="spellStart"/>
      <w:r w:rsidRPr="004B33A3">
        <w:rPr>
          <w:rFonts w:cs="Arial"/>
          <w:szCs w:val="18"/>
        </w:rPr>
        <w:t>AMPEnableState</w:t>
      </w:r>
      <w:proofErr w:type="spellEnd"/>
      <w:r w:rsidRPr="004B33A3">
        <w:rPr>
          <w:rFonts w:cs="Arial"/>
          <w:szCs w:val="18"/>
        </w:rPr>
        <w:t xml:space="preserve"> signal to “Enabled” to allow for proper audio biasing.</w:t>
      </w:r>
    </w:p>
    <w:p w14:paraId="3CAB765A" w14:textId="77777777" w:rsidR="00AF5C96" w:rsidRPr="004B33A3" w:rsidRDefault="00571926" w:rsidP="00500605">
      <w:pPr>
        <w:rPr>
          <w:rFonts w:cs="Arial"/>
          <w:szCs w:val="18"/>
        </w:rPr>
      </w:pPr>
    </w:p>
    <w:p w14:paraId="18E82A0C" w14:textId="77777777" w:rsidR="00AF5C96" w:rsidRPr="004B33A3" w:rsidRDefault="00571926" w:rsidP="00AF5C96">
      <w:pPr>
        <w:rPr>
          <w:rFonts w:cs="Arial"/>
          <w:szCs w:val="18"/>
        </w:rPr>
      </w:pPr>
      <w:r w:rsidRPr="004B33A3">
        <w:rPr>
          <w:rFonts w:cs="Arial"/>
          <w:szCs w:val="18"/>
        </w:rPr>
        <w:t xml:space="preserve">The AMP shall remain muted for 300ms after the assertion of the </w:t>
      </w:r>
      <w:proofErr w:type="spellStart"/>
      <w:r w:rsidRPr="004B33A3">
        <w:rPr>
          <w:rFonts w:cs="Arial"/>
          <w:szCs w:val="18"/>
        </w:rPr>
        <w:t>AMPEnableState</w:t>
      </w:r>
      <w:proofErr w:type="spellEnd"/>
      <w:r w:rsidRPr="004B33A3">
        <w:rPr>
          <w:rFonts w:cs="Arial"/>
          <w:szCs w:val="18"/>
        </w:rPr>
        <w:t xml:space="preserve"> signa</w:t>
      </w:r>
      <w:r w:rsidRPr="004B33A3">
        <w:rPr>
          <w:rFonts w:cs="Arial"/>
          <w:szCs w:val="18"/>
        </w:rPr>
        <w:t>l to “Enabled” to allow for proper audio biasing.</w:t>
      </w:r>
    </w:p>
    <w:p w14:paraId="1DA1CF8D" w14:textId="77777777" w:rsidR="00AF5C96" w:rsidRPr="004B33A3" w:rsidRDefault="00571926" w:rsidP="00500605">
      <w:pPr>
        <w:rPr>
          <w:rFonts w:cs="Arial"/>
          <w:szCs w:val="18"/>
        </w:rPr>
      </w:pPr>
    </w:p>
    <w:p w14:paraId="63A408BF" w14:textId="77777777" w:rsidR="00AF5C96" w:rsidRPr="004B33A3" w:rsidRDefault="00571926" w:rsidP="00AF5C96">
      <w:pPr>
        <w:autoSpaceDE w:val="0"/>
        <w:autoSpaceDN w:val="0"/>
        <w:adjustRightInd w:val="0"/>
        <w:rPr>
          <w:rFonts w:cs="Arial"/>
          <w:color w:val="000000"/>
          <w:szCs w:val="18"/>
        </w:rPr>
      </w:pPr>
      <w:r w:rsidRPr="004B33A3">
        <w:rPr>
          <w:rFonts w:cs="Arial"/>
          <w:color w:val="000000"/>
          <w:szCs w:val="18"/>
        </w:rPr>
        <w:lastRenderedPageBreak/>
        <w:t>The exact timing of the unmuting of the speakers may need to be adjusted to provide pop free functionality at a vehicle level. The overriding requirement is that there shall be no audible pops or clicks fr</w:t>
      </w:r>
      <w:r w:rsidRPr="004B33A3">
        <w:rPr>
          <w:rFonts w:cs="Arial"/>
          <w:color w:val="000000"/>
          <w:szCs w:val="18"/>
        </w:rPr>
        <w:t>om any speakers during any START event.</w:t>
      </w:r>
    </w:p>
    <w:p w14:paraId="26F06DE4" w14:textId="77777777" w:rsidR="00AF5C96" w:rsidRPr="004B33A3"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591A9CEF"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0B489E2"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3625F22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D036426" w14:textId="77777777" w:rsidR="00D90FFA" w:rsidRPr="00775603" w:rsidRDefault="00571926" w:rsidP="0081629B">
            <w:pPr>
              <w:rPr>
                <w:vanish/>
                <w:color w:val="000000" w:themeColor="text1"/>
              </w:rPr>
            </w:pPr>
          </w:p>
        </w:tc>
      </w:tr>
    </w:tbl>
    <w:p w14:paraId="68C78ED1" w14:textId="77777777" w:rsidR="00406F39" w:rsidRDefault="00571926" w:rsidP="00B9479B">
      <w:pPr>
        <w:pStyle w:val="Heading3"/>
      </w:pPr>
      <w:bookmarkStart w:id="157" w:name="_Toc82101663"/>
      <w:r w:rsidRPr="00B9479B">
        <w:t>HW/SWR-REQ-423115/B-</w:t>
      </w:r>
      <w:proofErr w:type="spellStart"/>
      <w:r w:rsidRPr="00B9479B">
        <w:t>AMPSpeakerOutputStatus</w:t>
      </w:r>
      <w:proofErr w:type="spellEnd"/>
      <w:r w:rsidRPr="00B9479B">
        <w:t xml:space="preserve"> (Muted to Un-Muted) signal usage</w:t>
      </w:r>
      <w:bookmarkEnd w:id="157"/>
    </w:p>
    <w:p w14:paraId="4ABEE129" w14:textId="77777777" w:rsidR="00500605" w:rsidRPr="00296363" w:rsidRDefault="00571926" w:rsidP="00500605">
      <w:pPr>
        <w:rPr>
          <w:rFonts w:cs="Arial"/>
          <w:szCs w:val="18"/>
        </w:rPr>
      </w:pPr>
    </w:p>
    <w:p w14:paraId="17D0B7B1" w14:textId="77777777" w:rsidR="00296363" w:rsidRPr="00296363" w:rsidRDefault="00571926" w:rsidP="00296363">
      <w:pPr>
        <w:rPr>
          <w:rFonts w:cs="Arial"/>
          <w:szCs w:val="18"/>
        </w:rPr>
      </w:pPr>
      <w:r w:rsidRPr="00296363">
        <w:rPr>
          <w:rFonts w:cs="Arial"/>
          <w:szCs w:val="18"/>
        </w:rPr>
        <w:t xml:space="preserve">The AMP shall change the </w:t>
      </w:r>
      <w:proofErr w:type="spellStart"/>
      <w:r w:rsidRPr="00296363">
        <w:rPr>
          <w:rFonts w:cs="Arial"/>
          <w:szCs w:val="18"/>
        </w:rPr>
        <w:t>AMPSpeakerOutputStatus</w:t>
      </w:r>
      <w:proofErr w:type="spellEnd"/>
      <w:r w:rsidRPr="00296363">
        <w:rPr>
          <w:rFonts w:cs="Arial"/>
          <w:szCs w:val="18"/>
        </w:rPr>
        <w:t xml:space="preserve"> signal from “Muted” to “</w:t>
      </w:r>
      <w:proofErr w:type="spellStart"/>
      <w:r w:rsidRPr="00296363">
        <w:rPr>
          <w:rFonts w:cs="Arial"/>
          <w:szCs w:val="18"/>
        </w:rPr>
        <w:t>UnMuted</w:t>
      </w:r>
      <w:proofErr w:type="spellEnd"/>
      <w:r w:rsidRPr="00296363">
        <w:rPr>
          <w:rFonts w:cs="Arial"/>
          <w:szCs w:val="18"/>
        </w:rPr>
        <w:t xml:space="preserve">” within </w:t>
      </w:r>
      <w:del w:id="158" w:author="Walus, David (D.M.)" w:date="2021-09-09T16:32:00Z">
        <w:r w:rsidRPr="00296363" w:rsidDel="00EC0BA9">
          <w:rPr>
            <w:rFonts w:cs="Arial"/>
            <w:szCs w:val="18"/>
          </w:rPr>
          <w:delText xml:space="preserve">950 </w:delText>
        </w:r>
      </w:del>
      <w:ins w:id="159" w:author="Walus, David (D.M.)" w:date="2021-09-09T16:32:00Z">
        <w:r>
          <w:rPr>
            <w:rFonts w:cs="Arial"/>
            <w:szCs w:val="18"/>
          </w:rPr>
          <w:t>1500</w:t>
        </w:r>
        <w:r w:rsidRPr="00296363">
          <w:rPr>
            <w:rFonts w:cs="Arial"/>
            <w:szCs w:val="18"/>
          </w:rPr>
          <w:t xml:space="preserve"> </w:t>
        </w:r>
      </w:ins>
      <w:r w:rsidRPr="00296363">
        <w:rPr>
          <w:rFonts w:cs="Arial"/>
          <w:szCs w:val="18"/>
        </w:rPr>
        <w:t>msec of (</w:t>
      </w:r>
      <w:ins w:id="160" w:author="Walus, David (D.M.)" w:date="2021-09-09T16:31:00Z">
        <w:r>
          <w:rPr>
            <w:rFonts w:cs="Arial"/>
            <w:szCs w:val="18"/>
          </w:rPr>
          <w:t>A2BBroadcastState() with Bit 0 [Muted], Bit 1 [</w:t>
        </w:r>
        <w:proofErr w:type="spellStart"/>
        <w:r>
          <w:rPr>
            <w:rFonts w:cs="Arial"/>
            <w:szCs w:val="18"/>
          </w:rPr>
          <w:t>AudioNotSent</w:t>
        </w:r>
        <w:proofErr w:type="spellEnd"/>
        <w:r>
          <w:rPr>
            <w:rFonts w:cs="Arial"/>
            <w:szCs w:val="18"/>
          </w:rPr>
          <w:t xml:space="preserve">], Bit 2 [Default] AND greater than 1000ms after CAN Bus </w:t>
        </w:r>
        <w:r>
          <w:rPr>
            <w:rFonts w:cs="Arial"/>
            <w:szCs w:val="18"/>
          </w:rPr>
          <w:t>Start-up</w:t>
        </w:r>
      </w:ins>
      <w:del w:id="161" w:author="Walus, David (D.M.)" w:date="2021-09-09T16:31:00Z">
        <w:r w:rsidRPr="00296363" w:rsidDel="00357326">
          <w:rPr>
            <w:rFonts w:cs="Arial"/>
            <w:szCs w:val="18"/>
          </w:rPr>
          <w:delText>HMIAudioMode changing from OFF/Load Shed to ON, OR Power_Up_Chime_Modules changing from Inactive to Active</w:delText>
        </w:r>
      </w:del>
      <w:r w:rsidRPr="00296363">
        <w:rPr>
          <w:rFonts w:cs="Arial"/>
          <w:szCs w:val="18"/>
        </w:rPr>
        <w:t>) when the following conditions are met:</w:t>
      </w:r>
    </w:p>
    <w:p w14:paraId="3D23B3F4" w14:textId="77777777" w:rsidR="00296363" w:rsidRPr="00296363" w:rsidRDefault="00571926" w:rsidP="00296363">
      <w:pPr>
        <w:rPr>
          <w:rFonts w:cs="Arial"/>
          <w:szCs w:val="18"/>
        </w:rPr>
      </w:pPr>
      <w:r w:rsidRPr="00296363">
        <w:rPr>
          <w:rFonts w:cs="Arial"/>
          <w:szCs w:val="18"/>
        </w:rPr>
        <w:t>-</w:t>
      </w:r>
      <w:r w:rsidRPr="00296363">
        <w:rPr>
          <w:rFonts w:cs="Arial"/>
          <w:szCs w:val="18"/>
        </w:rPr>
        <w:tab/>
        <w:t>the AMP is ready to receive audio (ex. AMP has unmuted its internal amplifier IC’s for the AMP spea</w:t>
      </w:r>
      <w:r w:rsidRPr="00296363">
        <w:rPr>
          <w:rFonts w:cs="Arial"/>
          <w:szCs w:val="18"/>
        </w:rPr>
        <w:t>kers and can receive audio without producing pops), the AMP is ready to transmit audio (ex. can transmit audio to the PAC without producing pops), and the A2B bus is initialized</w:t>
      </w:r>
    </w:p>
    <w:p w14:paraId="1DBB6964" w14:textId="77777777" w:rsidR="00296363" w:rsidRPr="00296363" w:rsidRDefault="00571926" w:rsidP="00296363">
      <w:pPr>
        <w:rPr>
          <w:rFonts w:cs="Arial"/>
          <w:szCs w:val="18"/>
        </w:rPr>
      </w:pPr>
    </w:p>
    <w:p w14:paraId="39C6DB53" w14:textId="77777777" w:rsidR="00296363" w:rsidRPr="00296363" w:rsidRDefault="00571926" w:rsidP="00296363">
      <w:pPr>
        <w:rPr>
          <w:rFonts w:cs="Arial"/>
          <w:szCs w:val="18"/>
        </w:rPr>
      </w:pPr>
      <w:r w:rsidRPr="00296363">
        <w:rPr>
          <w:rFonts w:cs="Arial"/>
          <w:szCs w:val="18"/>
        </w:rPr>
        <w:t xml:space="preserve">After the AMP asserts </w:t>
      </w:r>
      <w:proofErr w:type="spellStart"/>
      <w:r w:rsidRPr="00296363">
        <w:rPr>
          <w:rFonts w:cs="Arial"/>
          <w:szCs w:val="18"/>
        </w:rPr>
        <w:t>AMPSpeakerOutputStatus</w:t>
      </w:r>
      <w:proofErr w:type="spellEnd"/>
      <w:r w:rsidRPr="00296363">
        <w:rPr>
          <w:rFonts w:cs="Arial"/>
          <w:szCs w:val="18"/>
        </w:rPr>
        <w:t xml:space="preserve"> to “</w:t>
      </w:r>
      <w:proofErr w:type="spellStart"/>
      <w:r w:rsidRPr="00296363">
        <w:rPr>
          <w:rFonts w:cs="Arial"/>
          <w:szCs w:val="18"/>
        </w:rPr>
        <w:t>UnMuted</w:t>
      </w:r>
      <w:proofErr w:type="spellEnd"/>
      <w:r w:rsidRPr="00296363">
        <w:rPr>
          <w:rFonts w:cs="Arial"/>
          <w:szCs w:val="18"/>
        </w:rPr>
        <w:t xml:space="preserve">” the AMP shall keep </w:t>
      </w:r>
      <w:proofErr w:type="spellStart"/>
      <w:r w:rsidRPr="00296363">
        <w:rPr>
          <w:rFonts w:cs="Arial"/>
          <w:szCs w:val="18"/>
        </w:rPr>
        <w:t>AMPSpeakerOutputStatus</w:t>
      </w:r>
      <w:proofErr w:type="spellEnd"/>
      <w:r w:rsidRPr="00296363">
        <w:rPr>
          <w:rFonts w:cs="Arial"/>
          <w:szCs w:val="18"/>
        </w:rPr>
        <w:t xml:space="preserve"> asserted to “</w:t>
      </w:r>
      <w:proofErr w:type="spellStart"/>
      <w:r w:rsidRPr="00296363">
        <w:rPr>
          <w:rFonts w:cs="Arial"/>
          <w:szCs w:val="18"/>
        </w:rPr>
        <w:t>UnMuted</w:t>
      </w:r>
      <w:proofErr w:type="spellEnd"/>
      <w:r w:rsidRPr="00296363">
        <w:rPr>
          <w:rFonts w:cs="Arial"/>
          <w:szCs w:val="18"/>
        </w:rPr>
        <w:t xml:space="preserve">” whenever </w:t>
      </w:r>
      <w:proofErr w:type="spellStart"/>
      <w:r w:rsidRPr="00296363">
        <w:rPr>
          <w:rFonts w:cs="Arial"/>
          <w:szCs w:val="18"/>
        </w:rPr>
        <w:t>HMIAudioMode</w:t>
      </w:r>
      <w:proofErr w:type="spellEnd"/>
      <w:r w:rsidRPr="00296363">
        <w:rPr>
          <w:rFonts w:cs="Arial"/>
          <w:szCs w:val="18"/>
        </w:rPr>
        <w:t xml:space="preserve"> = ON or </w:t>
      </w:r>
      <w:proofErr w:type="spellStart"/>
      <w:r w:rsidRPr="00296363">
        <w:rPr>
          <w:rFonts w:cs="Arial"/>
          <w:szCs w:val="18"/>
        </w:rPr>
        <w:t>Power_Up_Chime_Modules</w:t>
      </w:r>
      <w:proofErr w:type="spellEnd"/>
      <w:r w:rsidRPr="00296363">
        <w:rPr>
          <w:rFonts w:cs="Arial"/>
          <w:szCs w:val="18"/>
        </w:rPr>
        <w:t xml:space="preserve"> = ON unless an error condition occurs (such as a reset of the A2B digital audio bus). It shall also keep </w:t>
      </w:r>
      <w:proofErr w:type="spellStart"/>
      <w:proofErr w:type="gramStart"/>
      <w:r w:rsidRPr="00296363">
        <w:rPr>
          <w:rFonts w:cs="Arial"/>
          <w:szCs w:val="18"/>
        </w:rPr>
        <w:t>it’s</w:t>
      </w:r>
      <w:proofErr w:type="spellEnd"/>
      <w:proofErr w:type="gramEnd"/>
      <w:r w:rsidRPr="00296363">
        <w:rPr>
          <w:rFonts w:cs="Arial"/>
          <w:szCs w:val="18"/>
        </w:rPr>
        <w:t xml:space="preserve"> internal amplifier IC in a ‘pop-free’ state.</w:t>
      </w:r>
    </w:p>
    <w:p w14:paraId="1CD8C942" w14:textId="77777777" w:rsidR="00296363" w:rsidRPr="00296363" w:rsidRDefault="00571926" w:rsidP="00296363">
      <w:pPr>
        <w:rPr>
          <w:rFonts w:cs="Arial"/>
          <w:szCs w:val="18"/>
        </w:rPr>
      </w:pPr>
    </w:p>
    <w:p w14:paraId="43ADB51B" w14:textId="77777777" w:rsidR="00296363" w:rsidRPr="00296363" w:rsidRDefault="00571926" w:rsidP="00296363">
      <w:pPr>
        <w:rPr>
          <w:rFonts w:cs="Arial"/>
          <w:szCs w:val="18"/>
        </w:rPr>
      </w:pPr>
      <w:r w:rsidRPr="00296363">
        <w:rPr>
          <w:rFonts w:cs="Arial"/>
          <w:szCs w:val="18"/>
        </w:rPr>
        <w:t>No</w:t>
      </w:r>
      <w:r w:rsidRPr="00296363">
        <w:rPr>
          <w:rFonts w:cs="Arial"/>
          <w:szCs w:val="18"/>
        </w:rPr>
        <w:t xml:space="preserve">te: Crank is not considered an error condition and so the </w:t>
      </w:r>
      <w:proofErr w:type="spellStart"/>
      <w:r w:rsidRPr="00296363">
        <w:rPr>
          <w:rFonts w:cs="Arial"/>
          <w:szCs w:val="18"/>
        </w:rPr>
        <w:t>AMPSpeakerOutputStatus</w:t>
      </w:r>
      <w:proofErr w:type="spellEnd"/>
      <w:r w:rsidRPr="00296363">
        <w:rPr>
          <w:rFonts w:cs="Arial"/>
          <w:szCs w:val="18"/>
        </w:rPr>
        <w:t xml:space="preserve"> interface is not used for Crank muting/unmuting.  Ex. If </w:t>
      </w:r>
      <w:proofErr w:type="spellStart"/>
      <w:r w:rsidRPr="00296363">
        <w:rPr>
          <w:rFonts w:cs="Arial"/>
          <w:szCs w:val="18"/>
        </w:rPr>
        <w:t>AMPSpeakerOutputStatus</w:t>
      </w:r>
      <w:proofErr w:type="spellEnd"/>
      <w:r w:rsidRPr="00296363">
        <w:rPr>
          <w:rFonts w:cs="Arial"/>
          <w:szCs w:val="18"/>
        </w:rPr>
        <w:t xml:space="preserve"> is asserted to “</w:t>
      </w:r>
      <w:proofErr w:type="spellStart"/>
      <w:r w:rsidRPr="00296363">
        <w:rPr>
          <w:rFonts w:cs="Arial"/>
          <w:szCs w:val="18"/>
        </w:rPr>
        <w:t>UnMuted</w:t>
      </w:r>
      <w:proofErr w:type="spellEnd"/>
      <w:r w:rsidRPr="00296363">
        <w:rPr>
          <w:rFonts w:cs="Arial"/>
          <w:szCs w:val="18"/>
        </w:rPr>
        <w:t xml:space="preserve">” before crank and infotainment system is ON then the AMP would keep </w:t>
      </w:r>
      <w:proofErr w:type="spellStart"/>
      <w:r w:rsidRPr="00296363">
        <w:rPr>
          <w:rFonts w:cs="Arial"/>
          <w:szCs w:val="18"/>
        </w:rPr>
        <w:t>AMP</w:t>
      </w:r>
      <w:r w:rsidRPr="00296363">
        <w:rPr>
          <w:rFonts w:cs="Arial"/>
          <w:szCs w:val="18"/>
        </w:rPr>
        <w:t>SpeakerOutputStatus</w:t>
      </w:r>
      <w:proofErr w:type="spellEnd"/>
      <w:r w:rsidRPr="00296363">
        <w:rPr>
          <w:rFonts w:cs="Arial"/>
          <w:szCs w:val="18"/>
        </w:rPr>
        <w:t xml:space="preserve"> asserted to “</w:t>
      </w:r>
      <w:proofErr w:type="spellStart"/>
      <w:r w:rsidRPr="00296363">
        <w:rPr>
          <w:rFonts w:cs="Arial"/>
          <w:szCs w:val="18"/>
        </w:rPr>
        <w:t>UnMuted</w:t>
      </w:r>
      <w:proofErr w:type="spellEnd"/>
      <w:r w:rsidRPr="00296363">
        <w:rPr>
          <w:rFonts w:cs="Arial"/>
          <w:szCs w:val="18"/>
        </w:rPr>
        <w:t>” during crank.</w:t>
      </w:r>
    </w:p>
    <w:p w14:paraId="7A099543" w14:textId="77777777" w:rsidR="00296363" w:rsidRPr="00296363" w:rsidRDefault="00571926" w:rsidP="00296363">
      <w:pPr>
        <w:rPr>
          <w:rFonts w:cs="Arial"/>
          <w:szCs w:val="18"/>
        </w:rPr>
      </w:pPr>
    </w:p>
    <w:p w14:paraId="5CB01DFB" w14:textId="77777777" w:rsidR="00296363" w:rsidRPr="00296363" w:rsidRDefault="00571926" w:rsidP="00296363">
      <w:pPr>
        <w:rPr>
          <w:rFonts w:cs="Arial"/>
          <w:szCs w:val="18"/>
        </w:rPr>
      </w:pPr>
      <w:r w:rsidRPr="00296363">
        <w:rPr>
          <w:rFonts w:cs="Arial"/>
          <w:szCs w:val="18"/>
        </w:rPr>
        <w:t>If an amplifier is used that is not connected to the HS-Can line, then:</w:t>
      </w:r>
    </w:p>
    <w:p w14:paraId="6B7AFCB9" w14:textId="77777777" w:rsidR="00296363" w:rsidRPr="00296363" w:rsidRDefault="00571926" w:rsidP="00296363">
      <w:pPr>
        <w:rPr>
          <w:rFonts w:cs="Arial"/>
          <w:szCs w:val="18"/>
        </w:rPr>
      </w:pPr>
      <w:r w:rsidRPr="00296363">
        <w:rPr>
          <w:rFonts w:cs="Arial"/>
          <w:szCs w:val="18"/>
        </w:rPr>
        <w:t xml:space="preserve">The AMP shall assert </w:t>
      </w:r>
      <w:proofErr w:type="spellStart"/>
      <w:r w:rsidRPr="00296363">
        <w:rPr>
          <w:rFonts w:cs="Arial"/>
          <w:szCs w:val="18"/>
        </w:rPr>
        <w:t>AMPSpeakerOutputStatus</w:t>
      </w:r>
      <w:proofErr w:type="spellEnd"/>
      <w:r w:rsidRPr="00296363">
        <w:rPr>
          <w:rFonts w:cs="Arial"/>
          <w:szCs w:val="18"/>
        </w:rPr>
        <w:t xml:space="preserve"> from “Muted” to “</w:t>
      </w:r>
      <w:proofErr w:type="spellStart"/>
      <w:r w:rsidRPr="00296363">
        <w:rPr>
          <w:rFonts w:cs="Arial"/>
          <w:szCs w:val="18"/>
        </w:rPr>
        <w:t>UnMuted</w:t>
      </w:r>
      <w:proofErr w:type="spellEnd"/>
      <w:r w:rsidRPr="00296363">
        <w:rPr>
          <w:rFonts w:cs="Arial"/>
          <w:szCs w:val="18"/>
        </w:rPr>
        <w:t xml:space="preserve">” within </w:t>
      </w:r>
      <w:del w:id="162" w:author="Walus, David (D.M.)" w:date="2021-09-09T16:32:00Z">
        <w:r w:rsidRPr="00296363" w:rsidDel="00EC0BA9">
          <w:rPr>
            <w:rFonts w:cs="Arial"/>
            <w:szCs w:val="18"/>
          </w:rPr>
          <w:delText xml:space="preserve">950 </w:delText>
        </w:r>
      </w:del>
      <w:ins w:id="163" w:author="Walus, David (D.M.)" w:date="2021-09-09T16:32:00Z">
        <w:r>
          <w:rPr>
            <w:rFonts w:cs="Arial"/>
            <w:szCs w:val="18"/>
          </w:rPr>
          <w:t>1500</w:t>
        </w:r>
        <w:r w:rsidRPr="00296363">
          <w:rPr>
            <w:rFonts w:cs="Arial"/>
            <w:szCs w:val="18"/>
          </w:rPr>
          <w:t xml:space="preserve"> </w:t>
        </w:r>
      </w:ins>
      <w:r w:rsidRPr="00296363">
        <w:rPr>
          <w:rFonts w:cs="Arial"/>
          <w:szCs w:val="18"/>
        </w:rPr>
        <w:t>msec of the receipt of the initial A2BBro</w:t>
      </w:r>
      <w:r w:rsidRPr="00296363">
        <w:rPr>
          <w:rFonts w:cs="Arial"/>
          <w:szCs w:val="18"/>
        </w:rPr>
        <w:t>adcastState with all default signal states.</w:t>
      </w:r>
    </w:p>
    <w:p w14:paraId="683E3D8A" w14:textId="77777777" w:rsidR="00296363" w:rsidRPr="00296363" w:rsidRDefault="00571926" w:rsidP="00296363">
      <w:pPr>
        <w:rPr>
          <w:rFonts w:cs="Arial"/>
          <w:szCs w:val="18"/>
        </w:rPr>
      </w:pPr>
    </w:p>
    <w:p w14:paraId="36CBCC8C" w14:textId="77777777" w:rsidR="00296363" w:rsidRPr="00296363" w:rsidRDefault="00571926" w:rsidP="00296363">
      <w:pPr>
        <w:rPr>
          <w:rFonts w:cs="Arial"/>
          <w:szCs w:val="18"/>
        </w:rPr>
      </w:pPr>
      <w:r w:rsidRPr="00296363">
        <w:rPr>
          <w:rFonts w:cs="Arial"/>
          <w:szCs w:val="18"/>
        </w:rPr>
        <w:t xml:space="preserve">After the AMP asserts </w:t>
      </w:r>
      <w:proofErr w:type="spellStart"/>
      <w:r w:rsidRPr="00296363">
        <w:rPr>
          <w:rFonts w:cs="Arial"/>
          <w:szCs w:val="18"/>
        </w:rPr>
        <w:t>AMPSpeakerOutputStatus</w:t>
      </w:r>
      <w:proofErr w:type="spellEnd"/>
      <w:r w:rsidRPr="00296363">
        <w:rPr>
          <w:rFonts w:cs="Arial"/>
          <w:szCs w:val="18"/>
        </w:rPr>
        <w:t xml:space="preserve"> to “</w:t>
      </w:r>
      <w:proofErr w:type="spellStart"/>
      <w:r w:rsidRPr="00296363">
        <w:rPr>
          <w:rFonts w:cs="Arial"/>
          <w:szCs w:val="18"/>
        </w:rPr>
        <w:t>UnMuted</w:t>
      </w:r>
      <w:proofErr w:type="spellEnd"/>
      <w:r w:rsidRPr="00296363">
        <w:rPr>
          <w:rFonts w:cs="Arial"/>
          <w:szCs w:val="18"/>
        </w:rPr>
        <w:t xml:space="preserve">” the AMP shall keep </w:t>
      </w:r>
      <w:proofErr w:type="spellStart"/>
      <w:r w:rsidRPr="00296363">
        <w:rPr>
          <w:rFonts w:cs="Arial"/>
          <w:szCs w:val="18"/>
        </w:rPr>
        <w:t>AMPSpeakerOutputStatus</w:t>
      </w:r>
      <w:proofErr w:type="spellEnd"/>
      <w:r w:rsidRPr="00296363">
        <w:rPr>
          <w:rFonts w:cs="Arial"/>
          <w:szCs w:val="18"/>
        </w:rPr>
        <w:t xml:space="preserve"> at “</w:t>
      </w:r>
      <w:proofErr w:type="spellStart"/>
      <w:r w:rsidRPr="00296363">
        <w:rPr>
          <w:rFonts w:cs="Arial"/>
          <w:szCs w:val="18"/>
        </w:rPr>
        <w:t>UnMuted</w:t>
      </w:r>
      <w:proofErr w:type="spellEnd"/>
      <w:r w:rsidRPr="00296363">
        <w:rPr>
          <w:rFonts w:cs="Arial"/>
          <w:szCs w:val="18"/>
        </w:rPr>
        <w:t xml:space="preserve">” whenever A2BBroadcastState heartbeat message is </w:t>
      </w:r>
      <w:proofErr w:type="gramStart"/>
      <w:r w:rsidRPr="00296363">
        <w:rPr>
          <w:rFonts w:cs="Arial"/>
          <w:szCs w:val="18"/>
        </w:rPr>
        <w:t>received, unless</w:t>
      </w:r>
      <w:proofErr w:type="gramEnd"/>
      <w:r w:rsidRPr="00296363">
        <w:rPr>
          <w:rFonts w:cs="Arial"/>
          <w:szCs w:val="18"/>
        </w:rPr>
        <w:t xml:space="preserve"> an error condition occurs (such a</w:t>
      </w:r>
      <w:r w:rsidRPr="00296363">
        <w:rPr>
          <w:rFonts w:cs="Arial"/>
          <w:szCs w:val="18"/>
        </w:rPr>
        <w:t>s a reset of the A2B digital audio bus).</w:t>
      </w:r>
    </w:p>
    <w:p w14:paraId="4372E289" w14:textId="77777777" w:rsidR="00296363" w:rsidRPr="00296363"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5158831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9698D25"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4323D51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BA990C6" w14:textId="77777777" w:rsidR="00D90FFA" w:rsidRPr="00775603" w:rsidRDefault="00571926" w:rsidP="0081629B">
            <w:pPr>
              <w:rPr>
                <w:vanish/>
                <w:color w:val="000000" w:themeColor="text1"/>
              </w:rPr>
            </w:pPr>
          </w:p>
        </w:tc>
      </w:tr>
    </w:tbl>
    <w:p w14:paraId="50B2D967" w14:textId="77777777" w:rsidR="00406F39" w:rsidRDefault="00571926" w:rsidP="00B9479B">
      <w:pPr>
        <w:pStyle w:val="Heading3"/>
      </w:pPr>
      <w:bookmarkStart w:id="164" w:name="_Toc82101664"/>
      <w:r w:rsidRPr="00B9479B">
        <w:t xml:space="preserve">HW/SWR-REQ-423116/B-A2BBroadcastState (Muted to Un-Muted &amp; </w:t>
      </w:r>
      <w:proofErr w:type="spellStart"/>
      <w:r w:rsidRPr="00B9479B">
        <w:t>AudioNotSent</w:t>
      </w:r>
      <w:proofErr w:type="spellEnd"/>
      <w:r w:rsidRPr="00B9479B">
        <w:t>) signal usage</w:t>
      </w:r>
      <w:bookmarkEnd w:id="164"/>
    </w:p>
    <w:p w14:paraId="784B1C88" w14:textId="77777777" w:rsidR="00A0541E" w:rsidRPr="00A0541E" w:rsidRDefault="00571926" w:rsidP="00A0541E">
      <w:pPr>
        <w:rPr>
          <w:rFonts w:cs="Arial"/>
          <w:szCs w:val="18"/>
        </w:rPr>
      </w:pPr>
    </w:p>
    <w:p w14:paraId="74927E9F" w14:textId="77777777" w:rsidR="00A0541E" w:rsidRPr="00A0541E" w:rsidRDefault="00571926" w:rsidP="00A0541E">
      <w:pPr>
        <w:rPr>
          <w:rFonts w:cs="Arial"/>
          <w:szCs w:val="18"/>
        </w:rPr>
      </w:pPr>
      <w:r w:rsidRPr="00A0541E">
        <w:rPr>
          <w:rFonts w:cs="Arial"/>
          <w:szCs w:val="18"/>
        </w:rPr>
        <w:t>The A2B Main Node (PAC) shall change the A2BBroadcastState signal from “Muted” to “</w:t>
      </w:r>
      <w:proofErr w:type="spellStart"/>
      <w:r w:rsidRPr="00A0541E">
        <w:rPr>
          <w:rFonts w:cs="Arial"/>
          <w:szCs w:val="18"/>
        </w:rPr>
        <w:t>UnMuted</w:t>
      </w:r>
      <w:proofErr w:type="spellEnd"/>
      <w:r w:rsidRPr="00A0541E">
        <w:rPr>
          <w:rFonts w:cs="Arial"/>
          <w:szCs w:val="18"/>
        </w:rPr>
        <w:t xml:space="preserve">” within </w:t>
      </w:r>
      <w:del w:id="165" w:author="Walus, David (D.M.)" w:date="2021-09-09T16:34:00Z">
        <w:r w:rsidRPr="00A0541E" w:rsidDel="00CC1FB9">
          <w:rPr>
            <w:rFonts w:cs="Arial"/>
            <w:szCs w:val="18"/>
          </w:rPr>
          <w:delText xml:space="preserve">950 </w:delText>
        </w:r>
      </w:del>
      <w:ins w:id="166" w:author="Walus, David (D.M.)" w:date="2021-09-09T16:34:00Z">
        <w:r>
          <w:rPr>
            <w:rFonts w:cs="Arial"/>
            <w:szCs w:val="18"/>
          </w:rPr>
          <w:t>1500</w:t>
        </w:r>
        <w:r w:rsidRPr="00A0541E">
          <w:rPr>
            <w:rFonts w:cs="Arial"/>
            <w:szCs w:val="18"/>
          </w:rPr>
          <w:t xml:space="preserve"> </w:t>
        </w:r>
      </w:ins>
      <w:r w:rsidRPr="00A0541E">
        <w:rPr>
          <w:rFonts w:cs="Arial"/>
          <w:szCs w:val="18"/>
        </w:rPr>
        <w:t>msec of (</w:t>
      </w:r>
      <w:ins w:id="167" w:author="Walus, David (D.M.)" w:date="2021-09-09T16:33:00Z">
        <w:r>
          <w:rPr>
            <w:rFonts w:cs="Arial"/>
            <w:szCs w:val="18"/>
          </w:rPr>
          <w:t>A2BBroadcastState() with Bit 0 [Muted], Bit 1 [</w:t>
        </w:r>
        <w:proofErr w:type="spellStart"/>
        <w:r>
          <w:rPr>
            <w:rFonts w:cs="Arial"/>
            <w:szCs w:val="18"/>
          </w:rPr>
          <w:t>AudioNotSent</w:t>
        </w:r>
        <w:proofErr w:type="spellEnd"/>
        <w:r>
          <w:rPr>
            <w:rFonts w:cs="Arial"/>
            <w:szCs w:val="18"/>
          </w:rPr>
          <w:t xml:space="preserve">], Bit 2 [Default] AND greater than </w:t>
        </w:r>
        <w:r>
          <w:rPr>
            <w:rFonts w:cs="Arial"/>
            <w:szCs w:val="18"/>
          </w:rPr>
          <w:t>1000ms after CAN Bus Start-up</w:t>
        </w:r>
      </w:ins>
      <w:del w:id="168" w:author="Walus, David (D.M.)" w:date="2021-09-09T16:33:00Z">
        <w:r w:rsidRPr="00A0541E" w:rsidDel="00CC1FB9">
          <w:rPr>
            <w:rFonts w:cs="Arial"/>
            <w:szCs w:val="18"/>
          </w:rPr>
          <w:delText>HMIAudioMode changing from OFF/Load Shed to ON, OR Power_Up_Chime_Modules changing from Inactive to Active</w:delText>
        </w:r>
      </w:del>
      <w:r w:rsidRPr="00A0541E">
        <w:rPr>
          <w:rFonts w:cs="Arial"/>
          <w:szCs w:val="18"/>
        </w:rPr>
        <w:t>) when the following conditions are met:</w:t>
      </w:r>
    </w:p>
    <w:p w14:paraId="33108549" w14:textId="77777777" w:rsidR="00A0541E" w:rsidRPr="00A0541E" w:rsidRDefault="00571926" w:rsidP="00A0541E">
      <w:pPr>
        <w:rPr>
          <w:rFonts w:cs="Arial"/>
          <w:szCs w:val="18"/>
        </w:rPr>
      </w:pPr>
      <w:r w:rsidRPr="00A0541E">
        <w:rPr>
          <w:rFonts w:cs="Arial"/>
          <w:szCs w:val="18"/>
        </w:rPr>
        <w:t>•</w:t>
      </w:r>
      <w:r w:rsidRPr="00A0541E">
        <w:rPr>
          <w:rFonts w:cs="Arial"/>
          <w:szCs w:val="18"/>
        </w:rPr>
        <w:tab/>
        <w:t xml:space="preserve">the PAC is ready to receive audio (ex. PAC has unmuted its internal amplifier </w:t>
      </w:r>
      <w:r w:rsidRPr="00A0541E">
        <w:rPr>
          <w:rFonts w:cs="Arial"/>
          <w:szCs w:val="18"/>
        </w:rPr>
        <w:t>IC’s for the PAC speakers and can receive audio without producing pops) and the A2B bus is initialized.</w:t>
      </w:r>
    </w:p>
    <w:p w14:paraId="1BD60E2C" w14:textId="77777777" w:rsidR="00A0541E" w:rsidRPr="00A0541E" w:rsidRDefault="00571926" w:rsidP="00A0541E">
      <w:pPr>
        <w:rPr>
          <w:rFonts w:cs="Arial"/>
          <w:szCs w:val="18"/>
        </w:rPr>
      </w:pPr>
      <w:r w:rsidRPr="00A0541E">
        <w:rPr>
          <w:rFonts w:cs="Arial"/>
          <w:szCs w:val="18"/>
        </w:rPr>
        <w:t>•</w:t>
      </w:r>
      <w:r w:rsidRPr="00A0541E">
        <w:rPr>
          <w:rFonts w:cs="Arial"/>
          <w:szCs w:val="18"/>
        </w:rPr>
        <w:tab/>
        <w:t xml:space="preserve">The AMP has changed the </w:t>
      </w:r>
      <w:proofErr w:type="spellStart"/>
      <w:r w:rsidRPr="00A0541E">
        <w:rPr>
          <w:rFonts w:cs="Arial"/>
          <w:szCs w:val="18"/>
        </w:rPr>
        <w:t>AMPSpeakerOutputStatus</w:t>
      </w:r>
      <w:proofErr w:type="spellEnd"/>
      <w:r w:rsidRPr="00A0541E">
        <w:rPr>
          <w:rFonts w:cs="Arial"/>
          <w:szCs w:val="18"/>
        </w:rPr>
        <w:t xml:space="preserve"> message has changed </w:t>
      </w:r>
      <w:proofErr w:type="gramStart"/>
      <w:r w:rsidRPr="00A0541E">
        <w:rPr>
          <w:rFonts w:cs="Arial"/>
          <w:szCs w:val="18"/>
        </w:rPr>
        <w:t>it’s</w:t>
      </w:r>
      <w:proofErr w:type="gramEnd"/>
      <w:r w:rsidRPr="00A0541E">
        <w:rPr>
          <w:rFonts w:cs="Arial"/>
          <w:szCs w:val="18"/>
        </w:rPr>
        <w:t xml:space="preserve"> signal from “Muted” to “</w:t>
      </w:r>
      <w:proofErr w:type="spellStart"/>
      <w:r w:rsidRPr="00A0541E">
        <w:rPr>
          <w:rFonts w:cs="Arial"/>
          <w:szCs w:val="18"/>
        </w:rPr>
        <w:t>UnMuted</w:t>
      </w:r>
      <w:proofErr w:type="spellEnd"/>
      <w:r w:rsidRPr="00A0541E">
        <w:rPr>
          <w:rFonts w:cs="Arial"/>
          <w:szCs w:val="18"/>
        </w:rPr>
        <w:t>”.</w:t>
      </w:r>
    </w:p>
    <w:p w14:paraId="7DEA80DA" w14:textId="77777777" w:rsidR="00A0541E" w:rsidRPr="00A0541E" w:rsidRDefault="00571926" w:rsidP="00A0541E">
      <w:pPr>
        <w:rPr>
          <w:rFonts w:cs="Arial"/>
          <w:szCs w:val="18"/>
        </w:rPr>
      </w:pPr>
    </w:p>
    <w:p w14:paraId="285E275A" w14:textId="77777777" w:rsidR="00A0541E" w:rsidRPr="00A0541E" w:rsidRDefault="00571926" w:rsidP="00A0541E">
      <w:pPr>
        <w:rPr>
          <w:rFonts w:cs="Arial"/>
          <w:szCs w:val="18"/>
        </w:rPr>
      </w:pPr>
      <w:r w:rsidRPr="00A0541E">
        <w:rPr>
          <w:rFonts w:cs="Arial"/>
          <w:szCs w:val="18"/>
        </w:rPr>
        <w:t xml:space="preserve">After the A2B Main Node (PAC) </w:t>
      </w:r>
      <w:r w:rsidRPr="00A0541E">
        <w:rPr>
          <w:rFonts w:cs="Arial"/>
          <w:szCs w:val="18"/>
        </w:rPr>
        <w:t>asserts A2BBroadcastState to “</w:t>
      </w:r>
      <w:proofErr w:type="spellStart"/>
      <w:r w:rsidRPr="00A0541E">
        <w:rPr>
          <w:rFonts w:cs="Arial"/>
          <w:szCs w:val="18"/>
        </w:rPr>
        <w:t>UnMuted</w:t>
      </w:r>
      <w:proofErr w:type="spellEnd"/>
      <w:r w:rsidRPr="00A0541E">
        <w:rPr>
          <w:rFonts w:cs="Arial"/>
          <w:szCs w:val="18"/>
        </w:rPr>
        <w:t>”, all nodes shall remain Un-Muted unless an error condition occurs (such as a reset of the A2B digital audio bus).</w:t>
      </w:r>
    </w:p>
    <w:p w14:paraId="3F1880C9" w14:textId="77777777" w:rsidR="00A0541E" w:rsidRPr="00A0541E" w:rsidRDefault="00571926" w:rsidP="00A0541E">
      <w:pPr>
        <w:rPr>
          <w:rFonts w:cs="Arial"/>
          <w:szCs w:val="18"/>
        </w:rPr>
      </w:pPr>
    </w:p>
    <w:p w14:paraId="2A1177BC" w14:textId="77777777" w:rsidR="00A0541E" w:rsidRPr="00A0541E" w:rsidRDefault="00571926" w:rsidP="00A0541E">
      <w:pPr>
        <w:rPr>
          <w:rFonts w:cs="Arial"/>
          <w:szCs w:val="18"/>
        </w:rPr>
      </w:pPr>
      <w:r w:rsidRPr="00A0541E">
        <w:rPr>
          <w:rFonts w:cs="Arial"/>
          <w:szCs w:val="18"/>
        </w:rPr>
        <w:t>After the PAC asserts A2BBroadcastState message to “</w:t>
      </w:r>
      <w:proofErr w:type="spellStart"/>
      <w:r w:rsidRPr="00A0541E">
        <w:rPr>
          <w:rFonts w:cs="Arial"/>
          <w:szCs w:val="18"/>
        </w:rPr>
        <w:t>UnMuted</w:t>
      </w:r>
      <w:proofErr w:type="spellEnd"/>
      <w:r w:rsidRPr="00A0541E">
        <w:rPr>
          <w:rFonts w:cs="Arial"/>
          <w:szCs w:val="18"/>
        </w:rPr>
        <w:t>” the PAC shall keep it asserted to “</w:t>
      </w:r>
      <w:proofErr w:type="spellStart"/>
      <w:r w:rsidRPr="00A0541E">
        <w:rPr>
          <w:rFonts w:cs="Arial"/>
          <w:szCs w:val="18"/>
        </w:rPr>
        <w:t>UnMute</w:t>
      </w:r>
      <w:r w:rsidRPr="00A0541E">
        <w:rPr>
          <w:rFonts w:cs="Arial"/>
          <w:szCs w:val="18"/>
        </w:rPr>
        <w:t>d</w:t>
      </w:r>
      <w:proofErr w:type="spellEnd"/>
      <w:r w:rsidRPr="00A0541E">
        <w:rPr>
          <w:rFonts w:cs="Arial"/>
          <w:szCs w:val="18"/>
        </w:rPr>
        <w:t xml:space="preserve">” whenever </w:t>
      </w:r>
      <w:proofErr w:type="spellStart"/>
      <w:r w:rsidRPr="00A0541E">
        <w:rPr>
          <w:rFonts w:cs="Arial"/>
          <w:szCs w:val="18"/>
        </w:rPr>
        <w:t>HMIAudioMode</w:t>
      </w:r>
      <w:proofErr w:type="spellEnd"/>
      <w:r w:rsidRPr="00A0541E">
        <w:rPr>
          <w:rFonts w:cs="Arial"/>
          <w:szCs w:val="18"/>
        </w:rPr>
        <w:t xml:space="preserve"> = ON or </w:t>
      </w:r>
      <w:proofErr w:type="spellStart"/>
      <w:r w:rsidRPr="00A0541E">
        <w:rPr>
          <w:rFonts w:cs="Arial"/>
          <w:szCs w:val="18"/>
        </w:rPr>
        <w:t>Power_Up_Chime_Modules</w:t>
      </w:r>
      <w:proofErr w:type="spellEnd"/>
      <w:r w:rsidRPr="00A0541E">
        <w:rPr>
          <w:rFonts w:cs="Arial"/>
          <w:szCs w:val="18"/>
        </w:rPr>
        <w:t xml:space="preserve"> = ON unless an error condition occurs (such as a reset of the A2B digital audio bus). It shall also keep </w:t>
      </w:r>
      <w:proofErr w:type="spellStart"/>
      <w:proofErr w:type="gramStart"/>
      <w:r w:rsidRPr="00A0541E">
        <w:rPr>
          <w:rFonts w:cs="Arial"/>
          <w:szCs w:val="18"/>
        </w:rPr>
        <w:t>it’s</w:t>
      </w:r>
      <w:proofErr w:type="spellEnd"/>
      <w:proofErr w:type="gramEnd"/>
      <w:r w:rsidRPr="00A0541E">
        <w:rPr>
          <w:rFonts w:cs="Arial"/>
          <w:szCs w:val="18"/>
        </w:rPr>
        <w:t xml:space="preserve"> internal amplifier IC in a ‘pop-free’ state.</w:t>
      </w:r>
    </w:p>
    <w:p w14:paraId="7B2B4388" w14:textId="77777777" w:rsidR="00A0541E" w:rsidRPr="00A0541E" w:rsidRDefault="00571926" w:rsidP="00A0541E">
      <w:pPr>
        <w:rPr>
          <w:rFonts w:cs="Arial"/>
          <w:szCs w:val="18"/>
        </w:rPr>
      </w:pPr>
    </w:p>
    <w:p w14:paraId="45CAA940" w14:textId="77777777" w:rsidR="00A0541E" w:rsidRPr="00A0541E" w:rsidRDefault="00571926" w:rsidP="00A0541E">
      <w:pPr>
        <w:rPr>
          <w:rFonts w:cs="Arial"/>
          <w:szCs w:val="18"/>
        </w:rPr>
      </w:pPr>
      <w:r w:rsidRPr="00A0541E">
        <w:rPr>
          <w:rFonts w:cs="Arial"/>
          <w:szCs w:val="18"/>
        </w:rPr>
        <w:t>Note: Crank is not considered an error condi</w:t>
      </w:r>
      <w:r w:rsidRPr="00A0541E">
        <w:rPr>
          <w:rFonts w:cs="Arial"/>
          <w:szCs w:val="18"/>
        </w:rPr>
        <w:t>tion and so the A2BBroadcastState message interface is not used for Crank muting/unmuting.  Ex. If A2BBroadcastState message is asserted to “</w:t>
      </w:r>
      <w:proofErr w:type="spellStart"/>
      <w:r w:rsidRPr="00A0541E">
        <w:rPr>
          <w:rFonts w:cs="Arial"/>
          <w:szCs w:val="18"/>
        </w:rPr>
        <w:t>UnMuted</w:t>
      </w:r>
      <w:proofErr w:type="spellEnd"/>
      <w:r w:rsidRPr="00A0541E">
        <w:rPr>
          <w:rFonts w:cs="Arial"/>
          <w:szCs w:val="18"/>
        </w:rPr>
        <w:t>” before crank and infotainment system is ON then the PAC would keep it asserted to “</w:t>
      </w:r>
      <w:proofErr w:type="spellStart"/>
      <w:r w:rsidRPr="00A0541E">
        <w:rPr>
          <w:rFonts w:cs="Arial"/>
          <w:szCs w:val="18"/>
        </w:rPr>
        <w:t>UnMuted</w:t>
      </w:r>
      <w:proofErr w:type="spellEnd"/>
      <w:r w:rsidRPr="00A0541E">
        <w:rPr>
          <w:rFonts w:cs="Arial"/>
          <w:szCs w:val="18"/>
        </w:rPr>
        <w:t>” during crank.</w:t>
      </w:r>
    </w:p>
    <w:p w14:paraId="0ACBC502" w14:textId="77777777" w:rsidR="00A0541E" w:rsidRPr="00A0541E" w:rsidRDefault="00571926" w:rsidP="00A0541E">
      <w:pPr>
        <w:rPr>
          <w:rFonts w:cs="Arial"/>
          <w:szCs w:val="18"/>
        </w:rPr>
      </w:pPr>
    </w:p>
    <w:p w14:paraId="46519F83" w14:textId="77777777" w:rsidR="00A0541E" w:rsidRPr="00A0541E" w:rsidRDefault="00571926" w:rsidP="00A0541E">
      <w:pPr>
        <w:rPr>
          <w:rFonts w:cs="Arial"/>
          <w:szCs w:val="18"/>
        </w:rPr>
      </w:pPr>
      <w:r w:rsidRPr="00A0541E">
        <w:rPr>
          <w:rFonts w:cs="Arial"/>
          <w:szCs w:val="18"/>
        </w:rPr>
        <w:t xml:space="preserve">If an EVCM is present, the PAC external speakers may unmute faster than what is defined in this document. The timing for this </w:t>
      </w:r>
      <w:proofErr w:type="gramStart"/>
      <w:r w:rsidRPr="00A0541E">
        <w:rPr>
          <w:rFonts w:cs="Arial"/>
          <w:szCs w:val="18"/>
        </w:rPr>
        <w:t>unmute</w:t>
      </w:r>
      <w:proofErr w:type="gramEnd"/>
      <w:r w:rsidRPr="00A0541E">
        <w:rPr>
          <w:rFonts w:cs="Arial"/>
          <w:szCs w:val="18"/>
        </w:rPr>
        <w:t xml:space="preserve"> event is contained in the EVCM spec.</w:t>
      </w:r>
    </w:p>
    <w:p w14:paraId="446150DC" w14:textId="77777777" w:rsidR="00A0541E" w:rsidRPr="00A0541E"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03018859"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467F3D1"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47257D4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CD875A0" w14:textId="77777777" w:rsidR="00D90FFA" w:rsidRPr="00775603" w:rsidRDefault="00571926" w:rsidP="0081629B">
            <w:pPr>
              <w:rPr>
                <w:vanish/>
                <w:color w:val="000000" w:themeColor="text1"/>
              </w:rPr>
            </w:pPr>
          </w:p>
        </w:tc>
      </w:tr>
    </w:tbl>
    <w:p w14:paraId="0443EAD5" w14:textId="77777777" w:rsidR="00406F39" w:rsidRDefault="00571926" w:rsidP="00B9479B">
      <w:pPr>
        <w:pStyle w:val="Heading3"/>
      </w:pPr>
      <w:bookmarkStart w:id="169" w:name="_Toc82101665"/>
      <w:r w:rsidRPr="00B9479B">
        <w:t>HW/SWR-REQ-423117/B-A2BStreamReportStatus (</w:t>
      </w:r>
      <w:proofErr w:type="spellStart"/>
      <w:r w:rsidRPr="00B9479B">
        <w:t>AudioNotSent</w:t>
      </w:r>
      <w:proofErr w:type="spellEnd"/>
      <w:r w:rsidRPr="00B9479B">
        <w:t xml:space="preserve"> to </w:t>
      </w:r>
      <w:proofErr w:type="spellStart"/>
      <w:r w:rsidRPr="00B9479B">
        <w:t>AudioSent</w:t>
      </w:r>
      <w:proofErr w:type="spellEnd"/>
      <w:r w:rsidRPr="00B9479B">
        <w:t>) signal usage</w:t>
      </w:r>
      <w:bookmarkEnd w:id="169"/>
    </w:p>
    <w:p w14:paraId="3C949F48" w14:textId="77777777" w:rsidR="00500605" w:rsidRPr="00DC54E9" w:rsidRDefault="00571926" w:rsidP="00500605">
      <w:pPr>
        <w:rPr>
          <w:rFonts w:cs="Arial"/>
          <w:szCs w:val="18"/>
        </w:rPr>
      </w:pPr>
    </w:p>
    <w:p w14:paraId="2CAF65F3" w14:textId="77777777" w:rsidR="00DC54E9" w:rsidRPr="00DC54E9" w:rsidRDefault="00571926" w:rsidP="00DC54E9">
      <w:pPr>
        <w:rPr>
          <w:rFonts w:cs="Arial"/>
          <w:szCs w:val="18"/>
        </w:rPr>
      </w:pPr>
      <w:r w:rsidRPr="00DC54E9">
        <w:rPr>
          <w:rFonts w:cs="Arial"/>
          <w:szCs w:val="18"/>
        </w:rPr>
        <w:t>The PDC shall assert A2BStreamReportStatus signal from “</w:t>
      </w:r>
      <w:proofErr w:type="spellStart"/>
      <w:r w:rsidRPr="00DC54E9">
        <w:rPr>
          <w:rFonts w:cs="Arial"/>
          <w:szCs w:val="18"/>
        </w:rPr>
        <w:t>AudioNotSent</w:t>
      </w:r>
      <w:proofErr w:type="spellEnd"/>
      <w:r w:rsidRPr="00DC54E9">
        <w:rPr>
          <w:rFonts w:cs="Arial"/>
          <w:szCs w:val="18"/>
        </w:rPr>
        <w:t>” to “</w:t>
      </w:r>
      <w:proofErr w:type="spellStart"/>
      <w:r w:rsidRPr="00DC54E9">
        <w:rPr>
          <w:rFonts w:cs="Arial"/>
          <w:szCs w:val="18"/>
        </w:rPr>
        <w:t>AudioSent</w:t>
      </w:r>
      <w:proofErr w:type="spellEnd"/>
      <w:r w:rsidRPr="00DC54E9">
        <w:rPr>
          <w:rFonts w:cs="Arial"/>
          <w:szCs w:val="18"/>
        </w:rPr>
        <w:t xml:space="preserve">” within </w:t>
      </w:r>
      <w:del w:id="170" w:author="Walus, David (D.M.)" w:date="2021-09-09T16:36:00Z">
        <w:r w:rsidRPr="00DC54E9" w:rsidDel="008323EA">
          <w:rPr>
            <w:rFonts w:cs="Arial"/>
            <w:szCs w:val="18"/>
          </w:rPr>
          <w:delText>950</w:delText>
        </w:r>
        <w:r w:rsidRPr="00DC54E9" w:rsidDel="008323EA">
          <w:rPr>
            <w:rFonts w:cs="Arial"/>
            <w:szCs w:val="18"/>
          </w:rPr>
          <w:delText xml:space="preserve"> </w:delText>
        </w:r>
      </w:del>
      <w:ins w:id="171" w:author="Walus, David (D.M.)" w:date="2021-09-09T16:36:00Z">
        <w:r>
          <w:rPr>
            <w:rFonts w:cs="Arial"/>
            <w:szCs w:val="18"/>
          </w:rPr>
          <w:t>1500</w:t>
        </w:r>
        <w:r w:rsidRPr="00DC54E9">
          <w:rPr>
            <w:rFonts w:cs="Arial"/>
            <w:szCs w:val="18"/>
          </w:rPr>
          <w:t xml:space="preserve"> </w:t>
        </w:r>
      </w:ins>
      <w:r w:rsidRPr="00DC54E9">
        <w:rPr>
          <w:rFonts w:cs="Arial"/>
          <w:szCs w:val="18"/>
        </w:rPr>
        <w:t>msec of:</w:t>
      </w:r>
    </w:p>
    <w:p w14:paraId="5FE6D81E" w14:textId="77777777" w:rsidR="00DC54E9" w:rsidRPr="00DC54E9" w:rsidRDefault="00571926" w:rsidP="00DC54E9">
      <w:pPr>
        <w:rPr>
          <w:rFonts w:cs="Arial"/>
          <w:szCs w:val="18"/>
        </w:rPr>
      </w:pPr>
      <w:r w:rsidRPr="00DC54E9">
        <w:rPr>
          <w:rFonts w:cs="Arial"/>
          <w:szCs w:val="18"/>
        </w:rPr>
        <w:t>-</w:t>
      </w:r>
      <w:r w:rsidRPr="00DC54E9">
        <w:rPr>
          <w:rFonts w:cs="Arial"/>
          <w:szCs w:val="18"/>
        </w:rPr>
        <w:tab/>
      </w:r>
      <w:ins w:id="172" w:author="Walus, David (D.M.)" w:date="2021-09-09T16:36:00Z">
        <w:r>
          <w:rPr>
            <w:rFonts w:cs="Arial"/>
            <w:szCs w:val="18"/>
          </w:rPr>
          <w:t>A2BBroadcastState() with Bit 0 [Muted], Bit 1 [</w:t>
        </w:r>
        <w:proofErr w:type="spellStart"/>
        <w:r>
          <w:rPr>
            <w:rFonts w:cs="Arial"/>
            <w:szCs w:val="18"/>
          </w:rPr>
          <w:t>AudioNotSent</w:t>
        </w:r>
        <w:proofErr w:type="spellEnd"/>
        <w:r>
          <w:rPr>
            <w:rFonts w:cs="Arial"/>
            <w:szCs w:val="18"/>
          </w:rPr>
          <w:t>], Bit 2 [Default] AND greater than 1000ms after CAN Bus Start-up</w:t>
        </w:r>
      </w:ins>
      <w:del w:id="173" w:author="Walus, David (D.M.)" w:date="2021-09-09T16:36:00Z">
        <w:r w:rsidRPr="00DC54E9" w:rsidDel="008323EA">
          <w:rPr>
            <w:rFonts w:cs="Arial"/>
            <w:szCs w:val="18"/>
          </w:rPr>
          <w:delText>HMIAudioMode changing from ‘OFF/Load Shed’ to ‘ON’ &amp;/OR Power_Up_Chime_Modules</w:delText>
        </w:r>
        <w:r w:rsidRPr="00DC54E9" w:rsidDel="008323EA">
          <w:rPr>
            <w:rFonts w:cs="Arial"/>
            <w:szCs w:val="18"/>
          </w:rPr>
          <w:delText xml:space="preserve"> changing from ‘Inactive’ to ‘Active’</w:delText>
        </w:r>
      </w:del>
    </w:p>
    <w:p w14:paraId="35FDE39F" w14:textId="77777777" w:rsidR="00DC54E9" w:rsidRPr="00DC54E9" w:rsidRDefault="00571926" w:rsidP="00DC54E9">
      <w:pPr>
        <w:rPr>
          <w:rFonts w:cs="Arial"/>
          <w:szCs w:val="18"/>
        </w:rPr>
      </w:pPr>
      <w:r w:rsidRPr="00DC54E9">
        <w:rPr>
          <w:rFonts w:cs="Arial"/>
          <w:szCs w:val="18"/>
        </w:rPr>
        <w:t>BUT not before:</w:t>
      </w:r>
    </w:p>
    <w:p w14:paraId="681213BD" w14:textId="77777777" w:rsidR="00DC54E9" w:rsidRPr="00DC54E9" w:rsidRDefault="00571926" w:rsidP="00DC54E9">
      <w:pPr>
        <w:rPr>
          <w:rFonts w:cs="Arial"/>
          <w:szCs w:val="18"/>
        </w:rPr>
      </w:pPr>
      <w:r w:rsidRPr="00DC54E9">
        <w:rPr>
          <w:rFonts w:cs="Arial"/>
          <w:szCs w:val="18"/>
        </w:rPr>
        <w:t>-</w:t>
      </w:r>
      <w:r w:rsidRPr="00DC54E9">
        <w:rPr>
          <w:rFonts w:cs="Arial"/>
          <w:szCs w:val="18"/>
        </w:rPr>
        <w:tab/>
        <w:t>A2BBroadcastState signal changes from “Muted” to “Un-Muted”</w:t>
      </w:r>
    </w:p>
    <w:p w14:paraId="188C36B8" w14:textId="77777777" w:rsidR="00DC54E9" w:rsidRPr="00DC54E9" w:rsidRDefault="00571926" w:rsidP="00DC54E9">
      <w:pPr>
        <w:rPr>
          <w:rFonts w:cs="Arial"/>
          <w:szCs w:val="18"/>
        </w:rPr>
      </w:pPr>
      <w:r w:rsidRPr="00DC54E9">
        <w:rPr>
          <w:rFonts w:cs="Arial"/>
          <w:szCs w:val="18"/>
        </w:rPr>
        <w:t>-</w:t>
      </w:r>
      <w:r w:rsidRPr="00DC54E9">
        <w:rPr>
          <w:rFonts w:cs="Arial"/>
          <w:szCs w:val="18"/>
        </w:rPr>
        <w:tab/>
        <w:t>The PDC can transmit A2B Audio Streams without producing pops</w:t>
      </w:r>
    </w:p>
    <w:p w14:paraId="561BEA63" w14:textId="77777777" w:rsidR="00DC54E9" w:rsidRPr="00DC54E9" w:rsidRDefault="00571926" w:rsidP="00DC54E9">
      <w:pPr>
        <w:rPr>
          <w:rFonts w:cs="Arial"/>
          <w:szCs w:val="18"/>
        </w:rPr>
      </w:pPr>
    </w:p>
    <w:p w14:paraId="07FBC4FD" w14:textId="77777777" w:rsidR="00DC54E9" w:rsidRPr="00DC54E9" w:rsidRDefault="00571926" w:rsidP="00DC54E9">
      <w:pPr>
        <w:rPr>
          <w:rFonts w:cs="Arial"/>
          <w:szCs w:val="18"/>
        </w:rPr>
      </w:pPr>
      <w:r w:rsidRPr="00DC54E9">
        <w:rPr>
          <w:rFonts w:cs="Arial"/>
          <w:szCs w:val="18"/>
        </w:rPr>
        <w:t>Note: if PDC receives:</w:t>
      </w:r>
    </w:p>
    <w:p w14:paraId="60C0DC66" w14:textId="77777777" w:rsidR="00DC54E9" w:rsidRPr="00DC54E9" w:rsidRDefault="00571926" w:rsidP="00DC54E9">
      <w:pPr>
        <w:rPr>
          <w:rFonts w:cs="Arial"/>
          <w:szCs w:val="18"/>
        </w:rPr>
      </w:pPr>
      <w:r w:rsidRPr="00DC54E9">
        <w:rPr>
          <w:rFonts w:cs="Arial"/>
          <w:szCs w:val="18"/>
        </w:rPr>
        <w:t>-</w:t>
      </w:r>
      <w:r w:rsidRPr="00DC54E9">
        <w:rPr>
          <w:rFonts w:cs="Arial"/>
          <w:szCs w:val="18"/>
        </w:rPr>
        <w:tab/>
        <w:t>A2BBroadcastState signal changes from “Muted” to “</w:t>
      </w:r>
      <w:r w:rsidRPr="00DC54E9">
        <w:rPr>
          <w:rFonts w:cs="Arial"/>
          <w:szCs w:val="18"/>
        </w:rPr>
        <w:t>Un-Muted”</w:t>
      </w:r>
    </w:p>
    <w:p w14:paraId="61D421A0" w14:textId="77777777" w:rsidR="00DC54E9" w:rsidRPr="00DC54E9" w:rsidRDefault="00571926" w:rsidP="00DC54E9">
      <w:pPr>
        <w:rPr>
          <w:rFonts w:cs="Arial"/>
          <w:szCs w:val="18"/>
        </w:rPr>
      </w:pPr>
      <w:r w:rsidRPr="00DC54E9">
        <w:rPr>
          <w:rFonts w:cs="Arial"/>
          <w:szCs w:val="18"/>
        </w:rPr>
        <w:t xml:space="preserve">at greater than or equal to </w:t>
      </w:r>
      <w:del w:id="174" w:author="Walus, David (D.M.)" w:date="2021-09-09T16:36:00Z">
        <w:r w:rsidRPr="00DC54E9" w:rsidDel="008323EA">
          <w:rPr>
            <w:rFonts w:cs="Arial"/>
            <w:szCs w:val="18"/>
          </w:rPr>
          <w:delText xml:space="preserve">920 </w:delText>
        </w:r>
      </w:del>
      <w:ins w:id="175" w:author="Walus, David (D.M.)" w:date="2021-09-09T16:36:00Z">
        <w:r>
          <w:rPr>
            <w:rFonts w:cs="Arial"/>
            <w:szCs w:val="18"/>
          </w:rPr>
          <w:t>1450</w:t>
        </w:r>
        <w:r w:rsidRPr="00DC54E9">
          <w:rPr>
            <w:rFonts w:cs="Arial"/>
            <w:szCs w:val="18"/>
          </w:rPr>
          <w:t xml:space="preserve"> </w:t>
        </w:r>
      </w:ins>
      <w:r w:rsidRPr="00DC54E9">
        <w:rPr>
          <w:rFonts w:cs="Arial"/>
          <w:szCs w:val="18"/>
        </w:rPr>
        <w:t>msec after:</w:t>
      </w:r>
    </w:p>
    <w:p w14:paraId="221AD889" w14:textId="77777777" w:rsidR="00DC54E9" w:rsidRPr="00DC54E9" w:rsidRDefault="00571926" w:rsidP="00DC54E9">
      <w:pPr>
        <w:rPr>
          <w:rFonts w:cs="Arial"/>
          <w:szCs w:val="18"/>
        </w:rPr>
      </w:pPr>
      <w:r w:rsidRPr="00DC54E9">
        <w:rPr>
          <w:rFonts w:cs="Arial"/>
          <w:szCs w:val="18"/>
        </w:rPr>
        <w:t>-</w:t>
      </w:r>
      <w:r w:rsidRPr="00DC54E9">
        <w:rPr>
          <w:rFonts w:cs="Arial"/>
          <w:szCs w:val="18"/>
        </w:rPr>
        <w:tab/>
      </w:r>
      <w:proofErr w:type="spellStart"/>
      <w:r w:rsidRPr="00DC54E9">
        <w:rPr>
          <w:rFonts w:cs="Arial"/>
          <w:szCs w:val="18"/>
        </w:rPr>
        <w:t>HMIAudioMode</w:t>
      </w:r>
      <w:proofErr w:type="spellEnd"/>
      <w:r w:rsidRPr="00DC54E9">
        <w:rPr>
          <w:rFonts w:cs="Arial"/>
          <w:szCs w:val="18"/>
        </w:rPr>
        <w:t xml:space="preserve"> changing from ‘</w:t>
      </w:r>
      <w:ins w:id="176" w:author="Walus, David (D.M.)" w:date="2021-09-09T16:36:00Z">
        <w:r>
          <w:rPr>
            <w:rFonts w:cs="Arial"/>
            <w:szCs w:val="18"/>
          </w:rPr>
          <w:t>A2BBroadcastState() with Bit 0 [Muted], Bit 1 [</w:t>
        </w:r>
        <w:proofErr w:type="spellStart"/>
        <w:r>
          <w:rPr>
            <w:rFonts w:cs="Arial"/>
            <w:szCs w:val="18"/>
          </w:rPr>
          <w:t>AudioNotSent</w:t>
        </w:r>
        <w:proofErr w:type="spellEnd"/>
        <w:r>
          <w:rPr>
            <w:rFonts w:cs="Arial"/>
            <w:szCs w:val="18"/>
          </w:rPr>
          <w:t>], Bit 2 [Default] AND greater than 1000ms after CAN Bus Start-up</w:t>
        </w:r>
      </w:ins>
      <w:del w:id="177" w:author="Walus, David (D.M.)" w:date="2021-09-09T16:36:00Z">
        <w:r w:rsidRPr="00DC54E9" w:rsidDel="008323EA">
          <w:rPr>
            <w:rFonts w:cs="Arial"/>
            <w:szCs w:val="18"/>
          </w:rPr>
          <w:delText>OFF/Load Shed’ to ‘ON’ &amp;/OR Power_Up_Chime_</w:delText>
        </w:r>
        <w:r w:rsidRPr="00DC54E9" w:rsidDel="008323EA">
          <w:rPr>
            <w:rFonts w:cs="Arial"/>
            <w:szCs w:val="18"/>
          </w:rPr>
          <w:delText>Modules changing from ‘Inactive’ to ‘Active’</w:delText>
        </w:r>
      </w:del>
    </w:p>
    <w:p w14:paraId="7AF1B856" w14:textId="77777777" w:rsidR="00DC54E9" w:rsidRPr="00DC54E9" w:rsidRDefault="00571926" w:rsidP="00DC54E9">
      <w:pPr>
        <w:rPr>
          <w:rFonts w:cs="Arial"/>
          <w:szCs w:val="18"/>
        </w:rPr>
      </w:pPr>
      <w:r w:rsidRPr="00DC54E9">
        <w:rPr>
          <w:rFonts w:cs="Arial"/>
          <w:szCs w:val="18"/>
        </w:rPr>
        <w:t>then, the PDC shall assert A2BStreamReportStatus signal from “</w:t>
      </w:r>
      <w:proofErr w:type="spellStart"/>
      <w:r w:rsidRPr="00DC54E9">
        <w:rPr>
          <w:rFonts w:cs="Arial"/>
          <w:szCs w:val="18"/>
        </w:rPr>
        <w:t>AudioNotSent</w:t>
      </w:r>
      <w:proofErr w:type="spellEnd"/>
      <w:r w:rsidRPr="00DC54E9">
        <w:rPr>
          <w:rFonts w:cs="Arial"/>
          <w:szCs w:val="18"/>
        </w:rPr>
        <w:t>” to “</w:t>
      </w:r>
      <w:proofErr w:type="spellStart"/>
      <w:r w:rsidRPr="00DC54E9">
        <w:rPr>
          <w:rFonts w:cs="Arial"/>
          <w:szCs w:val="18"/>
        </w:rPr>
        <w:t>AudioSent</w:t>
      </w:r>
      <w:proofErr w:type="spellEnd"/>
      <w:r w:rsidRPr="00DC54E9">
        <w:rPr>
          <w:rFonts w:cs="Arial"/>
          <w:szCs w:val="18"/>
        </w:rPr>
        <w:t>” within 30 msec.</w:t>
      </w:r>
    </w:p>
    <w:p w14:paraId="2639C0C4" w14:textId="77777777" w:rsidR="00DC54E9" w:rsidRPr="00DC54E9"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2227015D"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0A4ED0F"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4455905F"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D6C0701" w14:textId="77777777" w:rsidR="00D90FFA" w:rsidRPr="00775603" w:rsidRDefault="00571926" w:rsidP="0081629B">
            <w:pPr>
              <w:rPr>
                <w:vanish/>
                <w:color w:val="000000" w:themeColor="text1"/>
              </w:rPr>
            </w:pPr>
          </w:p>
        </w:tc>
      </w:tr>
    </w:tbl>
    <w:p w14:paraId="219072A4" w14:textId="77777777" w:rsidR="00406F39" w:rsidRDefault="00571926" w:rsidP="00B9479B">
      <w:pPr>
        <w:pStyle w:val="Heading3"/>
      </w:pPr>
      <w:bookmarkStart w:id="178" w:name="_Toc82101666"/>
      <w:r w:rsidRPr="00B9479B">
        <w:t>HW/SWR-REQ-423118/A-A2BBroadcastState (</w:t>
      </w:r>
      <w:proofErr w:type="spellStart"/>
      <w:r w:rsidRPr="00B9479B">
        <w:t>AudioNotSent</w:t>
      </w:r>
      <w:proofErr w:type="spellEnd"/>
      <w:r w:rsidRPr="00B9479B">
        <w:t xml:space="preserve"> to </w:t>
      </w:r>
      <w:proofErr w:type="spellStart"/>
      <w:r w:rsidRPr="00B9479B">
        <w:t>AudioSent</w:t>
      </w:r>
      <w:proofErr w:type="spellEnd"/>
      <w:r w:rsidRPr="00B9479B">
        <w:t xml:space="preserve"> &amp; Un-Muted) signal usage</w:t>
      </w:r>
      <w:bookmarkEnd w:id="178"/>
    </w:p>
    <w:p w14:paraId="3D8AC728" w14:textId="77777777" w:rsidR="00500605" w:rsidRPr="00C22C4E" w:rsidRDefault="00571926" w:rsidP="00500605">
      <w:pPr>
        <w:rPr>
          <w:rFonts w:cs="Arial"/>
          <w:szCs w:val="18"/>
        </w:rPr>
      </w:pPr>
    </w:p>
    <w:p w14:paraId="1007319C" w14:textId="77777777" w:rsidR="00C22C4E" w:rsidRPr="00C22C4E" w:rsidRDefault="00571926" w:rsidP="00C22C4E">
      <w:pPr>
        <w:rPr>
          <w:rFonts w:cs="Arial"/>
          <w:szCs w:val="18"/>
        </w:rPr>
      </w:pPr>
      <w:r w:rsidRPr="00C22C4E">
        <w:rPr>
          <w:rFonts w:cs="Arial"/>
          <w:szCs w:val="18"/>
        </w:rPr>
        <w:t>The A2B Main Node (PAC) shall assert A2BBroadcastState signal to ‘</w:t>
      </w:r>
      <w:proofErr w:type="spellStart"/>
      <w:r w:rsidRPr="00C22C4E">
        <w:rPr>
          <w:rFonts w:cs="Arial"/>
          <w:szCs w:val="18"/>
        </w:rPr>
        <w:t>AudioSent</w:t>
      </w:r>
      <w:proofErr w:type="spellEnd"/>
      <w:r w:rsidRPr="00C22C4E">
        <w:rPr>
          <w:rFonts w:cs="Arial"/>
          <w:szCs w:val="18"/>
        </w:rPr>
        <w:t xml:space="preserve">’ when the following condition is </w:t>
      </w:r>
      <w:r w:rsidRPr="00C22C4E">
        <w:rPr>
          <w:rFonts w:cs="Arial"/>
          <w:szCs w:val="18"/>
        </w:rPr>
        <w:t>true:</w:t>
      </w:r>
    </w:p>
    <w:p w14:paraId="7F06EC9C" w14:textId="77777777" w:rsidR="00C22C4E" w:rsidRPr="00C22C4E" w:rsidRDefault="00571926" w:rsidP="00C22C4E">
      <w:pPr>
        <w:rPr>
          <w:rFonts w:cs="Arial"/>
          <w:szCs w:val="18"/>
        </w:rPr>
      </w:pPr>
      <w:r w:rsidRPr="00C22C4E">
        <w:rPr>
          <w:rFonts w:cs="Arial"/>
          <w:szCs w:val="18"/>
        </w:rPr>
        <w:t>-</w:t>
      </w:r>
      <w:r w:rsidRPr="00C22C4E">
        <w:rPr>
          <w:rFonts w:cs="Arial"/>
          <w:szCs w:val="18"/>
        </w:rPr>
        <w:tab/>
        <w:t>The PDC has changed A2BStreamReportStatus signal from “</w:t>
      </w:r>
      <w:proofErr w:type="spellStart"/>
      <w:r w:rsidRPr="00C22C4E">
        <w:rPr>
          <w:rFonts w:cs="Arial"/>
          <w:szCs w:val="18"/>
        </w:rPr>
        <w:t>AudioNotSent</w:t>
      </w:r>
      <w:proofErr w:type="spellEnd"/>
      <w:r w:rsidRPr="00C22C4E">
        <w:rPr>
          <w:rFonts w:cs="Arial"/>
          <w:szCs w:val="18"/>
        </w:rPr>
        <w:t>” to “</w:t>
      </w:r>
      <w:proofErr w:type="spellStart"/>
      <w:r w:rsidRPr="00C22C4E">
        <w:rPr>
          <w:rFonts w:cs="Arial"/>
          <w:szCs w:val="18"/>
        </w:rPr>
        <w:t>AudioSent</w:t>
      </w:r>
      <w:proofErr w:type="spellEnd"/>
      <w:r w:rsidRPr="00C22C4E">
        <w:rPr>
          <w:rFonts w:cs="Arial"/>
          <w:szCs w:val="18"/>
        </w:rPr>
        <w:t>”</w:t>
      </w:r>
    </w:p>
    <w:p w14:paraId="47B00CB1" w14:textId="77777777" w:rsidR="00C22C4E" w:rsidRPr="00C22C4E" w:rsidRDefault="00571926" w:rsidP="00C22C4E">
      <w:pPr>
        <w:rPr>
          <w:rFonts w:cs="Arial"/>
          <w:szCs w:val="18"/>
        </w:rPr>
      </w:pPr>
    </w:p>
    <w:p w14:paraId="47E3AB0E" w14:textId="77777777" w:rsidR="00C22C4E" w:rsidRPr="00C22C4E" w:rsidRDefault="00571926" w:rsidP="00C22C4E">
      <w:pPr>
        <w:rPr>
          <w:rFonts w:cs="Arial"/>
          <w:szCs w:val="18"/>
        </w:rPr>
      </w:pPr>
      <w:r w:rsidRPr="00C22C4E">
        <w:rPr>
          <w:rFonts w:cs="Arial"/>
          <w:szCs w:val="18"/>
        </w:rPr>
        <w:t>After the A2B Main Node (PAC) assert A2BBroadcastState signal to “</w:t>
      </w:r>
      <w:proofErr w:type="spellStart"/>
      <w:r w:rsidRPr="00C22C4E">
        <w:rPr>
          <w:rFonts w:cs="Arial"/>
          <w:szCs w:val="18"/>
        </w:rPr>
        <w:t>AudioSent</w:t>
      </w:r>
      <w:proofErr w:type="spellEnd"/>
      <w:r w:rsidRPr="00C22C4E">
        <w:rPr>
          <w:rFonts w:cs="Arial"/>
          <w:szCs w:val="18"/>
        </w:rPr>
        <w:t>” the PAC shall keep the A2BBroadcastState  asserted to “</w:t>
      </w:r>
      <w:proofErr w:type="spellStart"/>
      <w:r w:rsidRPr="00C22C4E">
        <w:rPr>
          <w:rFonts w:cs="Arial"/>
          <w:szCs w:val="18"/>
        </w:rPr>
        <w:t>Audio_Sent</w:t>
      </w:r>
      <w:proofErr w:type="spellEnd"/>
      <w:r w:rsidRPr="00C22C4E">
        <w:rPr>
          <w:rFonts w:cs="Arial"/>
          <w:szCs w:val="18"/>
        </w:rPr>
        <w:t xml:space="preserve">” whenever </w:t>
      </w:r>
      <w:proofErr w:type="spellStart"/>
      <w:r w:rsidRPr="00C22C4E">
        <w:rPr>
          <w:rFonts w:cs="Arial"/>
          <w:szCs w:val="18"/>
        </w:rPr>
        <w:t>HMIAudioMo</w:t>
      </w:r>
      <w:r w:rsidRPr="00C22C4E">
        <w:rPr>
          <w:rFonts w:cs="Arial"/>
          <w:szCs w:val="18"/>
        </w:rPr>
        <w:t>de</w:t>
      </w:r>
      <w:proofErr w:type="spellEnd"/>
      <w:r w:rsidRPr="00C22C4E">
        <w:rPr>
          <w:rFonts w:cs="Arial"/>
          <w:szCs w:val="18"/>
        </w:rPr>
        <w:t xml:space="preserve"> = ON or </w:t>
      </w:r>
      <w:proofErr w:type="spellStart"/>
      <w:r w:rsidRPr="00C22C4E">
        <w:rPr>
          <w:rFonts w:cs="Arial"/>
          <w:szCs w:val="18"/>
        </w:rPr>
        <w:t>Power_Up_Chime_Modules</w:t>
      </w:r>
      <w:proofErr w:type="spellEnd"/>
      <w:r w:rsidRPr="00C22C4E">
        <w:rPr>
          <w:rFonts w:cs="Arial"/>
          <w:szCs w:val="18"/>
        </w:rPr>
        <w:t xml:space="preserve"> = ON unless an error condition occurs (such as a reset of the A2B digital audio bus).</w:t>
      </w:r>
    </w:p>
    <w:p w14:paraId="0426203E" w14:textId="77777777" w:rsidR="00C22C4E" w:rsidRPr="00C22C4E" w:rsidRDefault="00571926" w:rsidP="00C22C4E">
      <w:pPr>
        <w:rPr>
          <w:rFonts w:cs="Arial"/>
          <w:szCs w:val="18"/>
        </w:rPr>
      </w:pPr>
    </w:p>
    <w:p w14:paraId="45AF8A11" w14:textId="77777777" w:rsidR="00C22C4E" w:rsidRPr="00C22C4E" w:rsidRDefault="00571926" w:rsidP="00C22C4E">
      <w:pPr>
        <w:rPr>
          <w:rFonts w:cs="Arial"/>
          <w:szCs w:val="18"/>
        </w:rPr>
      </w:pPr>
      <w:r w:rsidRPr="00C22C4E">
        <w:rPr>
          <w:rFonts w:cs="Arial"/>
          <w:szCs w:val="18"/>
        </w:rPr>
        <w:t>Note: Crank is not considered an error condition and so the A2BBroadcastState signal is not used for Crank muting/unmuting.  Ex. If the</w:t>
      </w:r>
      <w:r w:rsidRPr="00C22C4E">
        <w:rPr>
          <w:rFonts w:cs="Arial"/>
          <w:szCs w:val="18"/>
        </w:rPr>
        <w:t xml:space="preserve"> A2BBroadcastState signal to “</w:t>
      </w:r>
      <w:proofErr w:type="spellStart"/>
      <w:r w:rsidRPr="00C22C4E">
        <w:rPr>
          <w:rFonts w:cs="Arial"/>
          <w:szCs w:val="18"/>
        </w:rPr>
        <w:t>AudioSent</w:t>
      </w:r>
      <w:proofErr w:type="spellEnd"/>
      <w:r w:rsidRPr="00C22C4E">
        <w:rPr>
          <w:rFonts w:cs="Arial"/>
          <w:szCs w:val="18"/>
        </w:rPr>
        <w:t>” before crank and infotainment system is ON then the PAC would keep the A2BBroadcastState signal to “</w:t>
      </w:r>
      <w:proofErr w:type="spellStart"/>
      <w:r w:rsidRPr="00C22C4E">
        <w:rPr>
          <w:rFonts w:cs="Arial"/>
          <w:szCs w:val="18"/>
        </w:rPr>
        <w:t>AudioSent</w:t>
      </w:r>
      <w:proofErr w:type="spellEnd"/>
      <w:r w:rsidRPr="00C22C4E">
        <w:rPr>
          <w:rFonts w:cs="Arial"/>
          <w:szCs w:val="18"/>
        </w:rPr>
        <w:t>” during crank.</w:t>
      </w:r>
    </w:p>
    <w:p w14:paraId="7A509A12" w14:textId="77777777" w:rsidR="00C22C4E" w:rsidRPr="00C22C4E" w:rsidRDefault="00571926" w:rsidP="00C22C4E">
      <w:pPr>
        <w:rPr>
          <w:rFonts w:cs="Arial"/>
          <w:szCs w:val="18"/>
        </w:rPr>
      </w:pPr>
    </w:p>
    <w:p w14:paraId="013393F6" w14:textId="77777777" w:rsidR="00C22C4E" w:rsidRPr="00C22C4E" w:rsidRDefault="00571926" w:rsidP="00C22C4E">
      <w:pPr>
        <w:rPr>
          <w:rFonts w:cs="Arial"/>
          <w:szCs w:val="18"/>
        </w:rPr>
      </w:pPr>
      <w:r w:rsidRPr="00C22C4E">
        <w:rPr>
          <w:rFonts w:cs="Arial"/>
          <w:szCs w:val="18"/>
        </w:rPr>
        <w:t>Once the PAC asserts A2BBroadcastState signal to ‘</w:t>
      </w:r>
      <w:proofErr w:type="spellStart"/>
      <w:r w:rsidRPr="00C22C4E">
        <w:rPr>
          <w:rFonts w:cs="Arial"/>
          <w:szCs w:val="18"/>
        </w:rPr>
        <w:t>UnMuted</w:t>
      </w:r>
      <w:proofErr w:type="spellEnd"/>
      <w:r w:rsidRPr="00C22C4E">
        <w:rPr>
          <w:rFonts w:cs="Arial"/>
          <w:szCs w:val="18"/>
        </w:rPr>
        <w:t>’ &amp; ‘</w:t>
      </w:r>
      <w:proofErr w:type="spellStart"/>
      <w:r w:rsidRPr="00C22C4E">
        <w:rPr>
          <w:rFonts w:cs="Arial"/>
          <w:szCs w:val="18"/>
        </w:rPr>
        <w:t>AudioSent</w:t>
      </w:r>
      <w:proofErr w:type="spellEnd"/>
      <w:r w:rsidRPr="00C22C4E">
        <w:rPr>
          <w:rFonts w:cs="Arial"/>
          <w:szCs w:val="18"/>
        </w:rPr>
        <w:t>’ all A2B Audio St</w:t>
      </w:r>
      <w:r w:rsidRPr="00C22C4E">
        <w:rPr>
          <w:rFonts w:cs="Arial"/>
          <w:szCs w:val="18"/>
        </w:rPr>
        <w:t>reams shall begin transmitting content.</w:t>
      </w:r>
    </w:p>
    <w:p w14:paraId="32BFFBBE" w14:textId="77777777" w:rsidR="00C22C4E" w:rsidRPr="00C22C4E"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70FE2B4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A29646C"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6AA9CB7B"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1CF5982" w14:textId="77777777" w:rsidR="00D90FFA" w:rsidRPr="00775603" w:rsidRDefault="00571926" w:rsidP="0081629B">
            <w:pPr>
              <w:rPr>
                <w:vanish/>
                <w:color w:val="000000" w:themeColor="text1"/>
              </w:rPr>
            </w:pPr>
          </w:p>
        </w:tc>
      </w:tr>
    </w:tbl>
    <w:p w14:paraId="0EF0262C" w14:textId="77777777" w:rsidR="00406F39" w:rsidRDefault="00571926" w:rsidP="00B9479B">
      <w:pPr>
        <w:pStyle w:val="Heading3"/>
      </w:pPr>
      <w:bookmarkStart w:id="179" w:name="_Toc82101667"/>
      <w:r w:rsidRPr="00B9479B">
        <w:t>HW/SWR-REQ-423137/A-A2BBroadcastState (Heartbeat) signal usage</w:t>
      </w:r>
      <w:bookmarkEnd w:id="179"/>
    </w:p>
    <w:p w14:paraId="2DF51C75" w14:textId="77777777" w:rsidR="00500605" w:rsidRPr="00376DDB" w:rsidRDefault="00571926" w:rsidP="00500605">
      <w:pPr>
        <w:rPr>
          <w:rFonts w:cs="Arial"/>
          <w:szCs w:val="18"/>
        </w:rPr>
      </w:pPr>
    </w:p>
    <w:p w14:paraId="2F51905E" w14:textId="77777777" w:rsidR="00376DDB" w:rsidRPr="00376DDB" w:rsidRDefault="00571926" w:rsidP="00376DDB">
      <w:pPr>
        <w:rPr>
          <w:rFonts w:cs="Arial"/>
          <w:szCs w:val="18"/>
        </w:rPr>
      </w:pPr>
      <w:r w:rsidRPr="00376DDB">
        <w:rPr>
          <w:rFonts w:cs="Arial"/>
          <w:szCs w:val="18"/>
        </w:rPr>
        <w:t>The A2B</w:t>
      </w:r>
      <w:r w:rsidRPr="00376DDB">
        <w:rPr>
          <w:rFonts w:cs="Arial"/>
          <w:szCs w:val="18"/>
        </w:rPr>
        <w:t xml:space="preserve"> Main Node (PAC) shall transmit A2BBroadcastState signals ‘</w:t>
      </w:r>
      <w:proofErr w:type="spellStart"/>
      <w:r w:rsidRPr="00376DDB">
        <w:rPr>
          <w:rFonts w:cs="Arial"/>
          <w:szCs w:val="18"/>
        </w:rPr>
        <w:t>UnMuted</w:t>
      </w:r>
      <w:proofErr w:type="spellEnd"/>
      <w:r w:rsidRPr="00376DDB">
        <w:rPr>
          <w:rFonts w:cs="Arial"/>
          <w:szCs w:val="18"/>
        </w:rPr>
        <w:t>’ &amp; ‘</w:t>
      </w:r>
      <w:proofErr w:type="spellStart"/>
      <w:r w:rsidRPr="00376DDB">
        <w:rPr>
          <w:rFonts w:cs="Arial"/>
          <w:szCs w:val="18"/>
        </w:rPr>
        <w:t>AudioSent</w:t>
      </w:r>
      <w:proofErr w:type="spellEnd"/>
      <w:r w:rsidRPr="00376DDB">
        <w:rPr>
          <w:rFonts w:cs="Arial"/>
          <w:szCs w:val="18"/>
        </w:rPr>
        <w:t>’ at a periodic rate of 1000ms.</w:t>
      </w:r>
    </w:p>
    <w:p w14:paraId="671C3426" w14:textId="77777777" w:rsidR="00376DDB" w:rsidRPr="00376DDB" w:rsidRDefault="00571926" w:rsidP="00376DDB">
      <w:pPr>
        <w:rPr>
          <w:rFonts w:cs="Arial"/>
          <w:szCs w:val="18"/>
        </w:rPr>
      </w:pPr>
    </w:p>
    <w:p w14:paraId="40097304" w14:textId="77777777" w:rsidR="00376DDB" w:rsidRPr="00376DDB" w:rsidRDefault="00571926" w:rsidP="00376DDB">
      <w:pPr>
        <w:rPr>
          <w:rFonts w:cs="Arial"/>
          <w:szCs w:val="18"/>
        </w:rPr>
      </w:pPr>
      <w:r w:rsidRPr="00376DDB">
        <w:rPr>
          <w:rFonts w:cs="Arial"/>
          <w:szCs w:val="18"/>
        </w:rPr>
        <w:t xml:space="preserve">If the A2B Main Node (PAC) receives either an </w:t>
      </w:r>
      <w:proofErr w:type="spellStart"/>
      <w:r w:rsidRPr="00376DDB">
        <w:rPr>
          <w:rFonts w:cs="Arial"/>
          <w:szCs w:val="18"/>
        </w:rPr>
        <w:t>AMPSpeakerOutputStatus</w:t>
      </w:r>
      <w:proofErr w:type="spellEnd"/>
      <w:r w:rsidRPr="00376DDB">
        <w:rPr>
          <w:rFonts w:cs="Arial"/>
          <w:szCs w:val="18"/>
        </w:rPr>
        <w:t xml:space="preserve"> signal of ‘Muted’ or </w:t>
      </w:r>
      <w:proofErr w:type="gramStart"/>
      <w:r w:rsidRPr="00376DDB">
        <w:rPr>
          <w:rFonts w:cs="Arial"/>
          <w:szCs w:val="18"/>
        </w:rPr>
        <w:t>it’s</w:t>
      </w:r>
      <w:proofErr w:type="gramEnd"/>
      <w:r w:rsidRPr="00376DDB">
        <w:rPr>
          <w:rFonts w:cs="Arial"/>
          <w:szCs w:val="18"/>
        </w:rPr>
        <w:t xml:space="preserve"> internal amplifier is muted, then the PAC shall </w:t>
      </w:r>
      <w:r w:rsidRPr="00376DDB">
        <w:rPr>
          <w:rFonts w:cs="Arial"/>
          <w:szCs w:val="18"/>
        </w:rPr>
        <w:t>immediately transmit A2BBroadcastState signals of ‘Muted’ &amp; ‘</w:t>
      </w:r>
      <w:proofErr w:type="spellStart"/>
      <w:r w:rsidRPr="00376DDB">
        <w:rPr>
          <w:rFonts w:cs="Arial"/>
          <w:szCs w:val="18"/>
        </w:rPr>
        <w:t>AudioNotSent</w:t>
      </w:r>
      <w:proofErr w:type="spellEnd"/>
      <w:r w:rsidRPr="00376DDB">
        <w:rPr>
          <w:rFonts w:cs="Arial"/>
          <w:szCs w:val="18"/>
        </w:rPr>
        <w:t>’. Once the nodes receive this message, the nodes shall immediately implement “Audio Shutdown Procedure”.</w:t>
      </w:r>
    </w:p>
    <w:p w14:paraId="458E38CB" w14:textId="77777777" w:rsidR="00376DDB" w:rsidRPr="00376DDB" w:rsidRDefault="00571926" w:rsidP="00376DDB">
      <w:pPr>
        <w:rPr>
          <w:rFonts w:cs="Arial"/>
          <w:szCs w:val="18"/>
        </w:rPr>
      </w:pPr>
    </w:p>
    <w:p w14:paraId="7C25A380" w14:textId="77777777" w:rsidR="00376DDB" w:rsidRPr="00376DDB" w:rsidRDefault="00571926" w:rsidP="00376DDB">
      <w:pPr>
        <w:rPr>
          <w:rFonts w:cs="Arial"/>
          <w:szCs w:val="18"/>
        </w:rPr>
      </w:pPr>
      <w:r w:rsidRPr="00376DDB">
        <w:rPr>
          <w:rFonts w:cs="Arial"/>
          <w:szCs w:val="18"/>
        </w:rPr>
        <w:t>If the A2B Main Node (PAC) receives A2BStreamReportStatus signal of ‘</w:t>
      </w:r>
      <w:proofErr w:type="spellStart"/>
      <w:r w:rsidRPr="00376DDB">
        <w:rPr>
          <w:rFonts w:cs="Arial"/>
          <w:szCs w:val="18"/>
        </w:rPr>
        <w:t>AudioNo</w:t>
      </w:r>
      <w:r w:rsidRPr="00376DDB">
        <w:rPr>
          <w:rFonts w:cs="Arial"/>
          <w:szCs w:val="18"/>
        </w:rPr>
        <w:t>tSent</w:t>
      </w:r>
      <w:proofErr w:type="spellEnd"/>
      <w:r w:rsidRPr="00376DDB">
        <w:rPr>
          <w:rFonts w:cs="Arial"/>
          <w:szCs w:val="18"/>
        </w:rPr>
        <w:t>’, then the PAC shall immediately transmit A2BBroadcastState signals of ‘Muted’ &amp; ‘</w:t>
      </w:r>
      <w:proofErr w:type="spellStart"/>
      <w:r w:rsidRPr="00376DDB">
        <w:rPr>
          <w:rFonts w:cs="Arial"/>
          <w:szCs w:val="18"/>
        </w:rPr>
        <w:t>AudioNotSent</w:t>
      </w:r>
      <w:proofErr w:type="spellEnd"/>
      <w:r w:rsidRPr="00376DDB">
        <w:rPr>
          <w:rFonts w:cs="Arial"/>
          <w:szCs w:val="18"/>
        </w:rPr>
        <w:t>’. Once the nodes receive this message, the nodes shall immediately implement “Audio Shutdown Procedure”.</w:t>
      </w:r>
    </w:p>
    <w:p w14:paraId="4AFE6AF2" w14:textId="77777777" w:rsidR="00376DDB" w:rsidRPr="00376DDB" w:rsidRDefault="00571926" w:rsidP="00376DDB">
      <w:pPr>
        <w:rPr>
          <w:rFonts w:cs="Arial"/>
          <w:szCs w:val="18"/>
        </w:rPr>
      </w:pPr>
    </w:p>
    <w:p w14:paraId="1D59B316" w14:textId="77777777" w:rsidR="00376DDB" w:rsidRPr="00376DDB" w:rsidRDefault="00571926" w:rsidP="00376DDB">
      <w:pPr>
        <w:rPr>
          <w:rFonts w:cs="Arial"/>
          <w:szCs w:val="18"/>
        </w:rPr>
      </w:pPr>
      <w:r w:rsidRPr="00376DDB">
        <w:rPr>
          <w:rFonts w:cs="Arial"/>
          <w:szCs w:val="18"/>
        </w:rPr>
        <w:lastRenderedPageBreak/>
        <w:t>•</w:t>
      </w:r>
      <w:r w:rsidRPr="00376DDB">
        <w:rPr>
          <w:rFonts w:cs="Arial"/>
          <w:szCs w:val="18"/>
        </w:rPr>
        <w:tab/>
      </w:r>
      <w:r w:rsidRPr="00376DDB">
        <w:rPr>
          <w:rFonts w:cs="Arial"/>
          <w:szCs w:val="18"/>
        </w:rPr>
        <w:t xml:space="preserve">If the AMP requires to Mute itself, it shall send </w:t>
      </w:r>
      <w:proofErr w:type="spellStart"/>
      <w:r w:rsidRPr="00376DDB">
        <w:rPr>
          <w:rFonts w:cs="Arial"/>
          <w:szCs w:val="18"/>
        </w:rPr>
        <w:t>AMPSpeakerOutputStatus</w:t>
      </w:r>
      <w:proofErr w:type="spellEnd"/>
      <w:r w:rsidRPr="00376DDB">
        <w:rPr>
          <w:rFonts w:cs="Arial"/>
          <w:szCs w:val="18"/>
        </w:rPr>
        <w:t xml:space="preserve"> asserted to “Muted”, and the A2B Main Node (PAC) shall respond by sending A2BBroadcastState “Muted” to all Sub-Nodes. </w:t>
      </w:r>
    </w:p>
    <w:p w14:paraId="15381F6C" w14:textId="77777777" w:rsidR="00376DDB" w:rsidRPr="00376DDB" w:rsidRDefault="00571926" w:rsidP="00376DDB">
      <w:pPr>
        <w:rPr>
          <w:rFonts w:cs="Arial"/>
          <w:szCs w:val="18"/>
        </w:rPr>
      </w:pPr>
      <w:r w:rsidRPr="00376DDB">
        <w:rPr>
          <w:rFonts w:cs="Arial"/>
          <w:szCs w:val="18"/>
        </w:rPr>
        <w:t>•</w:t>
      </w:r>
      <w:r w:rsidRPr="00376DDB">
        <w:rPr>
          <w:rFonts w:cs="Arial"/>
          <w:szCs w:val="18"/>
        </w:rPr>
        <w:tab/>
        <w:t>If the PAC requires to Mute itself, it shall respond by sendin</w:t>
      </w:r>
      <w:r w:rsidRPr="00376DDB">
        <w:rPr>
          <w:rFonts w:cs="Arial"/>
          <w:szCs w:val="18"/>
        </w:rPr>
        <w:t>g A2BBroadcastState “Muted” to all Sub-Nodes.</w:t>
      </w:r>
    </w:p>
    <w:p w14:paraId="251A3034" w14:textId="77777777" w:rsidR="00376DDB" w:rsidRPr="00376DDB"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447F6F7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8B7F6AE"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3191F9D1"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7E4049D" w14:textId="77777777" w:rsidR="00D90FFA" w:rsidRPr="00775603" w:rsidRDefault="00571926" w:rsidP="0081629B">
            <w:pPr>
              <w:rPr>
                <w:vanish/>
                <w:color w:val="000000" w:themeColor="text1"/>
              </w:rPr>
            </w:pPr>
          </w:p>
        </w:tc>
      </w:tr>
    </w:tbl>
    <w:p w14:paraId="4829874A" w14:textId="77777777" w:rsidR="00406F39" w:rsidRDefault="00571926" w:rsidP="00B9479B">
      <w:pPr>
        <w:pStyle w:val="Heading3"/>
      </w:pPr>
      <w:bookmarkStart w:id="180" w:name="_Toc82101668"/>
      <w:r w:rsidRPr="00B9479B">
        <w:lastRenderedPageBreak/>
        <w:t>HW/SWR-REQ-423138/B-Sequence Diagram (Startup of PAC, AMP, and PDC)</w:t>
      </w:r>
      <w:bookmarkEnd w:id="180"/>
    </w:p>
    <w:p w14:paraId="7C37FCD8" w14:textId="77777777" w:rsidR="003D51DC" w:rsidRDefault="00571926" w:rsidP="00775603">
      <w:pPr>
        <w:jc w:val="center"/>
      </w:pPr>
      <w:r w:rsidRPr="00B4374C">
        <w:rPr>
          <w:noProof/>
        </w:rPr>
        <w:drawing>
          <wp:inline distT="0" distB="0" distL="0" distR="0" wp14:anchorId="083E1FB0" wp14:editId="525250DE">
            <wp:extent cx="5943600" cy="7778750"/>
            <wp:effectExtent l="0" t="0" r="0" b="0"/>
            <wp:docPr id="64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7778750"/>
                    </a:xfrm>
                    <a:prstGeom prst="rect">
                      <a:avLst/>
                    </a:prstGeom>
                    <a:noFill/>
                    <a:ln>
                      <a:noFill/>
                    </a:ln>
                  </pic:spPr>
                </pic:pic>
              </a:graphicData>
            </a:graphic>
          </wp:inline>
        </w:drawing>
      </w:r>
    </w:p>
    <w:p w14:paraId="0AEBD7F1" w14:textId="77777777" w:rsidR="002D532E" w:rsidRDefault="00571926"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56E44120"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4C7FA91"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4C141713"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DA34829" w14:textId="77777777" w:rsidR="00D90FFA" w:rsidRPr="00775603" w:rsidRDefault="00571926" w:rsidP="0081629B">
            <w:pPr>
              <w:rPr>
                <w:vanish/>
                <w:color w:val="000000" w:themeColor="text1"/>
              </w:rPr>
            </w:pPr>
          </w:p>
        </w:tc>
      </w:tr>
    </w:tbl>
    <w:p w14:paraId="39C60700" w14:textId="77777777" w:rsidR="00406F39" w:rsidRDefault="00571926" w:rsidP="00B9479B">
      <w:pPr>
        <w:pStyle w:val="Heading2"/>
      </w:pPr>
      <w:bookmarkStart w:id="181" w:name="_Toc82101669"/>
      <w:r w:rsidRPr="00B9479B">
        <w:lastRenderedPageBreak/>
        <w:t>HW/SWR-REQ-423139/A-A2B Digital Audio Bus Shut-Down - Three Node</w:t>
      </w:r>
      <w:bookmarkEnd w:id="181"/>
    </w:p>
    <w:p w14:paraId="7D074F55" w14:textId="77777777" w:rsidR="0006517A" w:rsidRPr="00611F88" w:rsidRDefault="00571926" w:rsidP="00611F88"/>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448DBE23"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C7B62E5"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5B451A3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CC4217B" w14:textId="77777777" w:rsidR="00D90FFA" w:rsidRPr="00775603" w:rsidRDefault="00571926" w:rsidP="0081629B">
            <w:pPr>
              <w:rPr>
                <w:vanish/>
                <w:color w:val="000000" w:themeColor="text1"/>
              </w:rPr>
            </w:pPr>
          </w:p>
        </w:tc>
      </w:tr>
    </w:tbl>
    <w:p w14:paraId="050B821B" w14:textId="77777777" w:rsidR="00406F39" w:rsidRDefault="00571926" w:rsidP="00B9479B">
      <w:pPr>
        <w:pStyle w:val="Heading3"/>
      </w:pPr>
      <w:bookmarkStart w:id="182" w:name="_Toc82101670"/>
      <w:r w:rsidRPr="00B9479B">
        <w:t>HW/SWR-REQ-423224/A-A2B Shutdown Sequence signals usage</w:t>
      </w:r>
      <w:bookmarkEnd w:id="182"/>
    </w:p>
    <w:p w14:paraId="258AFC49" w14:textId="77777777" w:rsidR="00036DB7" w:rsidRPr="00036DB7" w:rsidRDefault="00571926" w:rsidP="00036DB7">
      <w:pPr>
        <w:rPr>
          <w:rFonts w:cs="Arial"/>
        </w:rPr>
      </w:pPr>
    </w:p>
    <w:p w14:paraId="5FFD3204" w14:textId="77777777" w:rsidR="00036DB7" w:rsidRPr="00036DB7" w:rsidRDefault="00571926" w:rsidP="00036DB7">
      <w:pPr>
        <w:rPr>
          <w:rFonts w:cs="Arial"/>
        </w:rPr>
      </w:pPr>
      <w:r w:rsidRPr="00036DB7">
        <w:rPr>
          <w:rFonts w:cs="Arial"/>
        </w:rPr>
        <w:t xml:space="preserve">The infotainment system shall follow the shutdown process called out in </w:t>
      </w:r>
      <w:r w:rsidRPr="00036DB7">
        <w:rPr>
          <w:rFonts w:cs="Arial"/>
        </w:rPr>
        <w:t>the Station Management SPSS.</w:t>
      </w:r>
    </w:p>
    <w:p w14:paraId="0F74B7D2" w14:textId="77777777" w:rsidR="00036DB7" w:rsidRPr="00036DB7" w:rsidRDefault="00571926" w:rsidP="00036DB7">
      <w:pPr>
        <w:rPr>
          <w:rFonts w:cs="Arial"/>
        </w:rPr>
      </w:pPr>
    </w:p>
    <w:p w14:paraId="0BBCAA24" w14:textId="77777777" w:rsidR="00036DB7" w:rsidRPr="00036DB7" w:rsidRDefault="00571926" w:rsidP="00036DB7">
      <w:pPr>
        <w:rPr>
          <w:rFonts w:cs="Arial"/>
        </w:rPr>
      </w:pPr>
      <w:r w:rsidRPr="00036DB7">
        <w:rPr>
          <w:rFonts w:cs="Arial"/>
        </w:rPr>
        <w:t>When (</w:t>
      </w:r>
      <w:proofErr w:type="spellStart"/>
      <w:r w:rsidRPr="00036DB7">
        <w:rPr>
          <w:rFonts w:cs="Arial"/>
        </w:rPr>
        <w:t>HMIAudioMode</w:t>
      </w:r>
      <w:proofErr w:type="spellEnd"/>
      <w:r w:rsidRPr="00036DB7">
        <w:rPr>
          <w:rFonts w:cs="Arial"/>
        </w:rPr>
        <w:t xml:space="preserve"> changes from ON to OFF/Load Shed, AND </w:t>
      </w:r>
      <w:proofErr w:type="spellStart"/>
      <w:r w:rsidRPr="00036DB7">
        <w:rPr>
          <w:rFonts w:cs="Arial"/>
        </w:rPr>
        <w:t>Power_Up_Chime_Modules</w:t>
      </w:r>
      <w:proofErr w:type="spellEnd"/>
      <w:r w:rsidRPr="00036DB7">
        <w:rPr>
          <w:rFonts w:cs="Arial"/>
        </w:rPr>
        <w:t xml:space="preserve"> changes from Active to Inactive), then:</w:t>
      </w:r>
    </w:p>
    <w:p w14:paraId="5FD7D90E" w14:textId="77777777" w:rsidR="00036DB7" w:rsidRPr="00036DB7" w:rsidRDefault="00571926" w:rsidP="00775603">
      <w:pPr>
        <w:numPr>
          <w:ilvl w:val="0"/>
          <w:numId w:val="10"/>
        </w:numPr>
        <w:rPr>
          <w:rFonts w:cs="Arial"/>
        </w:rPr>
      </w:pPr>
      <w:r w:rsidRPr="00036DB7">
        <w:rPr>
          <w:rFonts w:cs="Arial"/>
        </w:rPr>
        <w:t>After 30ms the PAC shall transmit A2BBroadcastState with signals ‘Muted’ &amp; ‘</w:t>
      </w:r>
      <w:proofErr w:type="spellStart"/>
      <w:r w:rsidRPr="00036DB7">
        <w:rPr>
          <w:rFonts w:cs="Arial"/>
        </w:rPr>
        <w:t>AudioSent</w:t>
      </w:r>
      <w:proofErr w:type="spellEnd"/>
      <w:r w:rsidRPr="00036DB7">
        <w:rPr>
          <w:rFonts w:cs="Arial"/>
        </w:rPr>
        <w:t>’.</w:t>
      </w:r>
    </w:p>
    <w:p w14:paraId="76AECDD7" w14:textId="77777777" w:rsidR="00036DB7" w:rsidRPr="00036DB7" w:rsidRDefault="00571926" w:rsidP="00775603">
      <w:pPr>
        <w:numPr>
          <w:ilvl w:val="0"/>
          <w:numId w:val="10"/>
        </w:numPr>
        <w:rPr>
          <w:rFonts w:cs="Arial"/>
        </w:rPr>
      </w:pPr>
      <w:r>
        <w:rPr>
          <w:rFonts w:cs="Arial"/>
        </w:rPr>
        <w:t>Then t</w:t>
      </w:r>
      <w:r w:rsidRPr="00036DB7">
        <w:rPr>
          <w:rFonts w:cs="Arial"/>
        </w:rPr>
        <w:t>he PDC shall</w:t>
      </w:r>
      <w:r w:rsidRPr="00036DB7">
        <w:rPr>
          <w:rFonts w:cs="Arial"/>
        </w:rPr>
        <w:t xml:space="preserve"> transmit A2BStreamReportStatus with signal ‘</w:t>
      </w:r>
      <w:proofErr w:type="spellStart"/>
      <w:r w:rsidRPr="00036DB7">
        <w:rPr>
          <w:rFonts w:cs="Arial"/>
        </w:rPr>
        <w:t>AudioNotSent</w:t>
      </w:r>
      <w:proofErr w:type="spellEnd"/>
      <w:r w:rsidRPr="00036DB7">
        <w:rPr>
          <w:rFonts w:cs="Arial"/>
        </w:rPr>
        <w:t>’.</w:t>
      </w:r>
    </w:p>
    <w:p w14:paraId="2B1BB68E" w14:textId="77777777" w:rsidR="00036DB7" w:rsidRPr="00036DB7" w:rsidRDefault="00571926" w:rsidP="00775603">
      <w:pPr>
        <w:numPr>
          <w:ilvl w:val="0"/>
          <w:numId w:val="10"/>
        </w:numPr>
        <w:rPr>
          <w:rFonts w:cs="Arial"/>
        </w:rPr>
      </w:pPr>
      <w:r w:rsidRPr="00036DB7">
        <w:rPr>
          <w:rFonts w:cs="Arial"/>
        </w:rPr>
        <w:t>Within 100ms the PAC shall transmit A2BBroadcastState with signals ‘Muted’ &amp; ‘</w:t>
      </w:r>
      <w:proofErr w:type="spellStart"/>
      <w:r w:rsidRPr="00036DB7">
        <w:rPr>
          <w:rFonts w:cs="Arial"/>
        </w:rPr>
        <w:t>AudioNotSent</w:t>
      </w:r>
      <w:proofErr w:type="spellEnd"/>
      <w:r w:rsidRPr="00036DB7">
        <w:rPr>
          <w:rFonts w:cs="Arial"/>
        </w:rPr>
        <w:t>’.</w:t>
      </w:r>
    </w:p>
    <w:p w14:paraId="61372C64" w14:textId="77777777" w:rsidR="00036DB7" w:rsidRPr="00036DB7" w:rsidRDefault="00571926" w:rsidP="00775603">
      <w:pPr>
        <w:numPr>
          <w:ilvl w:val="0"/>
          <w:numId w:val="10"/>
        </w:numPr>
        <w:rPr>
          <w:rFonts w:cs="Arial"/>
        </w:rPr>
      </w:pPr>
      <w:r>
        <w:rPr>
          <w:rFonts w:cs="Arial"/>
        </w:rPr>
        <w:t>Then</w:t>
      </w:r>
      <w:r w:rsidRPr="00036DB7">
        <w:rPr>
          <w:rFonts w:cs="Arial"/>
        </w:rPr>
        <w:t xml:space="preserve"> all A2B Audio Streams shall send a muted signal, </w:t>
      </w:r>
      <w:proofErr w:type="spellStart"/>
      <w:r w:rsidRPr="00036DB7">
        <w:rPr>
          <w:rFonts w:cs="Arial"/>
        </w:rPr>
        <w:t>ie</w:t>
      </w:r>
      <w:proofErr w:type="spellEnd"/>
      <w:r w:rsidRPr="00036DB7">
        <w:rPr>
          <w:rFonts w:cs="Arial"/>
        </w:rPr>
        <w:t>: transmitting all digital zeros.</w:t>
      </w:r>
    </w:p>
    <w:p w14:paraId="1CAEEB1F" w14:textId="77777777" w:rsidR="00036DB7" w:rsidRPr="00036DB7" w:rsidRDefault="00571926" w:rsidP="00036DB7">
      <w:pPr>
        <w:rPr>
          <w:rFonts w:cs="Arial"/>
        </w:rPr>
      </w:pPr>
    </w:p>
    <w:p w14:paraId="7D7EC239" w14:textId="77777777" w:rsidR="00036DB7" w:rsidRPr="00036DB7" w:rsidRDefault="00571926" w:rsidP="00036DB7">
      <w:pPr>
        <w:rPr>
          <w:rFonts w:cs="Arial"/>
        </w:rPr>
      </w:pPr>
      <w:r w:rsidRPr="00036DB7">
        <w:rPr>
          <w:rFonts w:cs="Arial"/>
        </w:rPr>
        <w:t xml:space="preserve">Note: If an </w:t>
      </w:r>
      <w:r w:rsidRPr="00036DB7">
        <w:rPr>
          <w:rFonts w:cs="Arial"/>
        </w:rPr>
        <w:t>EVCM is present, the PAC muting strategy for the EVCM external speakers shall follow the Power Mode SPSS process.</w:t>
      </w:r>
    </w:p>
    <w:p w14:paraId="02EE0D3B" w14:textId="77777777" w:rsidR="00500605" w:rsidRPr="00036DB7"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63BB166C"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17E421D"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1C08511D"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B580D70" w14:textId="77777777" w:rsidR="00D90FFA" w:rsidRPr="00775603" w:rsidRDefault="00571926" w:rsidP="0081629B">
            <w:pPr>
              <w:rPr>
                <w:vanish/>
                <w:color w:val="000000" w:themeColor="text1"/>
              </w:rPr>
            </w:pPr>
          </w:p>
        </w:tc>
      </w:tr>
    </w:tbl>
    <w:p w14:paraId="061C8DB2" w14:textId="77777777" w:rsidR="00406F39" w:rsidRDefault="00571926" w:rsidP="00B9479B">
      <w:pPr>
        <w:pStyle w:val="Heading3"/>
      </w:pPr>
      <w:bookmarkStart w:id="183" w:name="_Toc82101671"/>
      <w:r w:rsidRPr="00B9479B">
        <w:t>HW/SWR-REQ-423221/A-</w:t>
      </w:r>
      <w:proofErr w:type="spellStart"/>
      <w:r w:rsidRPr="00B9479B">
        <w:t>AmplifierEnableState</w:t>
      </w:r>
      <w:proofErr w:type="spellEnd"/>
      <w:r w:rsidRPr="00B9479B">
        <w:t xml:space="preserve"> (Enabled to Disabled) signal usage</w:t>
      </w:r>
      <w:bookmarkEnd w:id="183"/>
    </w:p>
    <w:p w14:paraId="10749612" w14:textId="77777777" w:rsidR="009C462E" w:rsidRDefault="00571926" w:rsidP="009C462E"/>
    <w:p w14:paraId="63ADF10D" w14:textId="77777777" w:rsidR="009C462E" w:rsidRDefault="00571926" w:rsidP="009C462E">
      <w:r>
        <w:t xml:space="preserve">The A2B Main Node (PAC) shall change the </w:t>
      </w:r>
      <w:proofErr w:type="spellStart"/>
      <w:r>
        <w:t>AMPEnableState</w:t>
      </w:r>
      <w:proofErr w:type="spellEnd"/>
      <w:r>
        <w:t xml:space="preserve"> signal from “Enabled” to “Disabled” within 30 msec of (</w:t>
      </w:r>
      <w:proofErr w:type="spellStart"/>
      <w:r>
        <w:t>HMIAudioMode</w:t>
      </w:r>
      <w:proofErr w:type="spellEnd"/>
      <w:r>
        <w:t xml:space="preserve"> changing from ON t</w:t>
      </w:r>
      <w:r>
        <w:t xml:space="preserve">o OFF/Load Shed, AND </w:t>
      </w:r>
      <w:proofErr w:type="spellStart"/>
      <w:r>
        <w:t>Power_Up_Chime_Modules</w:t>
      </w:r>
      <w:proofErr w:type="spellEnd"/>
      <w:r>
        <w:t xml:space="preserve"> changing from Active to Inactive).</w:t>
      </w:r>
    </w:p>
    <w:p w14:paraId="230568A0" w14:textId="77777777" w:rsidR="009C462E" w:rsidRDefault="00571926" w:rsidP="009C462E"/>
    <w:p w14:paraId="218B80FE" w14:textId="77777777" w:rsidR="009C462E" w:rsidRDefault="00571926" w:rsidP="009C462E">
      <w:r>
        <w:t xml:space="preserve">The PAC shall mute all speaker outputs within 30ms after the </w:t>
      </w:r>
      <w:proofErr w:type="spellStart"/>
      <w:r>
        <w:t>deassertion</w:t>
      </w:r>
      <w:proofErr w:type="spellEnd"/>
      <w:r>
        <w:t xml:space="preserve"> of the </w:t>
      </w:r>
      <w:proofErr w:type="spellStart"/>
      <w:r>
        <w:t>AMPEnableState</w:t>
      </w:r>
      <w:proofErr w:type="spellEnd"/>
      <w:r>
        <w:t xml:space="preserve"> signal to “Disabled”.</w:t>
      </w:r>
    </w:p>
    <w:p w14:paraId="7FE052F5" w14:textId="77777777" w:rsidR="009C462E" w:rsidRDefault="00571926" w:rsidP="009C462E"/>
    <w:p w14:paraId="5BDB742B" w14:textId="77777777" w:rsidR="009C462E" w:rsidRDefault="00571926" w:rsidP="009C462E">
      <w:r>
        <w:t>The AMP shall mute all speaker outputs within 30ms after t</w:t>
      </w:r>
      <w:r>
        <w:t xml:space="preserve">he </w:t>
      </w:r>
      <w:proofErr w:type="spellStart"/>
      <w:r>
        <w:t>deassertion</w:t>
      </w:r>
      <w:proofErr w:type="spellEnd"/>
      <w:r>
        <w:t xml:space="preserve"> of the </w:t>
      </w:r>
      <w:proofErr w:type="spellStart"/>
      <w:r>
        <w:t>AMPEnableState</w:t>
      </w:r>
      <w:proofErr w:type="spellEnd"/>
      <w:r>
        <w:t xml:space="preserve"> signal to “Disabled”.</w:t>
      </w:r>
    </w:p>
    <w:p w14:paraId="0D047682" w14:textId="77777777" w:rsidR="009C462E" w:rsidRDefault="00571926" w:rsidP="009C462E"/>
    <w:p w14:paraId="7F430761" w14:textId="77777777" w:rsidR="009C462E" w:rsidRDefault="00571926" w:rsidP="009C462E">
      <w:r>
        <w:t xml:space="preserve">The exact timing of the unmuting of the speakers may need to be adjusted to provide pop free functionality at a vehicle level. The overriding requirement is that there shall be no audible pops or </w:t>
      </w:r>
      <w:r>
        <w:t>clicks from any speakers during any START event.</w:t>
      </w:r>
    </w:p>
    <w:p w14:paraId="497F103F" w14:textId="77777777" w:rsidR="00500605" w:rsidRDefault="00571926"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329DBC9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A9F0C0B"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310AA97E"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858C857" w14:textId="77777777" w:rsidR="00D90FFA" w:rsidRPr="00775603" w:rsidRDefault="00571926" w:rsidP="0081629B">
            <w:pPr>
              <w:rPr>
                <w:vanish/>
                <w:color w:val="000000" w:themeColor="text1"/>
              </w:rPr>
            </w:pPr>
          </w:p>
        </w:tc>
      </w:tr>
    </w:tbl>
    <w:p w14:paraId="0115123B" w14:textId="77777777" w:rsidR="00406F39" w:rsidRDefault="00571926" w:rsidP="00B9479B">
      <w:pPr>
        <w:pStyle w:val="Heading3"/>
      </w:pPr>
      <w:bookmarkStart w:id="184" w:name="_Toc82101672"/>
      <w:r w:rsidRPr="00B9479B">
        <w:lastRenderedPageBreak/>
        <w:t>HW/SWR-REQ-423140/B-Sequence Diagram (Shutdown of PAC, AMP, and PDC)</w:t>
      </w:r>
      <w:bookmarkEnd w:id="184"/>
    </w:p>
    <w:p w14:paraId="2069118A" w14:textId="77777777" w:rsidR="007D10C5" w:rsidRDefault="00571926" w:rsidP="00775603">
      <w:pPr>
        <w:jc w:val="center"/>
      </w:pPr>
      <w:r w:rsidRPr="003566E9">
        <w:rPr>
          <w:noProof/>
        </w:rPr>
        <w:drawing>
          <wp:inline distT="0" distB="0" distL="0" distR="0" wp14:anchorId="3AF53BC0" wp14:editId="6D020C30">
            <wp:extent cx="5943600" cy="4683125"/>
            <wp:effectExtent l="0" t="0" r="0" b="3175"/>
            <wp:docPr id="68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683125"/>
                    </a:xfrm>
                    <a:prstGeom prst="rect">
                      <a:avLst/>
                    </a:prstGeom>
                    <a:noFill/>
                    <a:ln>
                      <a:noFill/>
                    </a:ln>
                  </pic:spPr>
                </pic:pic>
              </a:graphicData>
            </a:graphic>
          </wp:inline>
        </w:drawing>
      </w:r>
    </w:p>
    <w:p w14:paraId="79D2A622" w14:textId="77777777" w:rsidR="00D50777" w:rsidRDefault="00571926"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25EACF3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13C6B3D"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20C8F5FE"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C1C3278" w14:textId="77777777" w:rsidR="00D90FFA" w:rsidRPr="00775603" w:rsidRDefault="00571926" w:rsidP="0081629B">
            <w:pPr>
              <w:rPr>
                <w:vanish/>
                <w:color w:val="000000" w:themeColor="text1"/>
              </w:rPr>
            </w:pPr>
          </w:p>
        </w:tc>
      </w:tr>
    </w:tbl>
    <w:p w14:paraId="5891E74A" w14:textId="77777777" w:rsidR="00406F39" w:rsidRDefault="00571926" w:rsidP="00B9479B">
      <w:pPr>
        <w:pStyle w:val="Heading2"/>
      </w:pPr>
      <w:bookmarkStart w:id="185" w:name="_Toc82101673"/>
      <w:r>
        <w:t>A2B Discovery Configuration</w:t>
      </w:r>
      <w:bookmarkEnd w:id="185"/>
    </w:p>
    <w:p w14:paraId="7062EFCD" w14:textId="77777777" w:rsidR="00406F39" w:rsidRDefault="00571926" w:rsidP="00B9479B">
      <w:pPr>
        <w:pStyle w:val="Heading3"/>
      </w:pPr>
      <w:bookmarkStart w:id="186" w:name="_Toc82101674"/>
      <w:r w:rsidRPr="00B9479B">
        <w:t>SWR-REQ-407130/A-Initial A2B Discovery Precursors - Main Node</w:t>
      </w:r>
      <w:bookmarkEnd w:id="186"/>
    </w:p>
    <w:p w14:paraId="1E967739" w14:textId="77777777" w:rsidR="00500605" w:rsidRPr="00AF59FB" w:rsidRDefault="00571926" w:rsidP="00500605">
      <w:pPr>
        <w:rPr>
          <w:rFonts w:cs="Arial"/>
        </w:rPr>
      </w:pPr>
    </w:p>
    <w:p w14:paraId="0D6880FB" w14:textId="77777777" w:rsidR="00AF59FB" w:rsidRDefault="00571926" w:rsidP="00AF59FB">
      <w:pPr>
        <w:rPr>
          <w:rFonts w:cs="Arial"/>
        </w:rPr>
      </w:pPr>
      <w:r>
        <w:rPr>
          <w:rFonts w:cs="Arial"/>
        </w:rPr>
        <w:t>The A2B Main node shall:</w:t>
      </w:r>
    </w:p>
    <w:p w14:paraId="7D28C44B" w14:textId="77777777" w:rsidR="00AF59FB" w:rsidRDefault="00571926" w:rsidP="00775603">
      <w:pPr>
        <w:numPr>
          <w:ilvl w:val="0"/>
          <w:numId w:val="11"/>
        </w:numPr>
        <w:rPr>
          <w:rFonts w:cs="Arial"/>
        </w:rPr>
      </w:pPr>
      <w:r>
        <w:rPr>
          <w:rFonts w:cs="Arial"/>
        </w:rPr>
        <w:t>Utilize the latest version of ADI Sigma Studio software (or equivalent) at the time of sourcing, minimum revision of 3.15.</w:t>
      </w:r>
    </w:p>
    <w:p w14:paraId="1FFF6A68" w14:textId="77777777" w:rsidR="00AF59FB" w:rsidRDefault="00571926" w:rsidP="00775603">
      <w:pPr>
        <w:numPr>
          <w:ilvl w:val="0"/>
          <w:numId w:val="11"/>
        </w:numPr>
        <w:rPr>
          <w:rFonts w:cs="Arial"/>
        </w:rPr>
      </w:pPr>
      <w:r>
        <w:rPr>
          <w:rFonts w:cs="Arial"/>
        </w:rPr>
        <w:t>Perform a runtime discovery of the A2B device</w:t>
      </w:r>
      <w:r>
        <w:rPr>
          <w:rFonts w:cs="Arial"/>
        </w:rPr>
        <w:t>s connected to the network as specified in the “</w:t>
      </w:r>
      <w:r>
        <w:rPr>
          <w:rFonts w:cs="Arial"/>
          <w:i/>
          <w:u w:val="single"/>
        </w:rPr>
        <w:t>Analog Devices A2B Link Implementation Specification</w:t>
      </w:r>
      <w:r>
        <w:rPr>
          <w:rFonts w:cs="Arial"/>
        </w:rPr>
        <w:t xml:space="preserve">”. </w:t>
      </w:r>
    </w:p>
    <w:p w14:paraId="24A1E6AF" w14:textId="77777777" w:rsidR="00AF59FB" w:rsidRDefault="00571926" w:rsidP="00775603">
      <w:pPr>
        <w:numPr>
          <w:ilvl w:val="0"/>
          <w:numId w:val="11"/>
        </w:numPr>
        <w:rPr>
          <w:rFonts w:cs="Arial"/>
        </w:rPr>
      </w:pPr>
      <w:r>
        <w:rPr>
          <w:rFonts w:cs="Arial"/>
        </w:rPr>
        <w:t xml:space="preserve">Implement the latest version of ADI A2B Software Stack (or equivalent) at time of sourcing, minimum revision of 17.0.0. </w:t>
      </w:r>
    </w:p>
    <w:p w14:paraId="721B8550" w14:textId="77777777" w:rsidR="00AF59FB" w:rsidRDefault="00571926" w:rsidP="00775603">
      <w:pPr>
        <w:numPr>
          <w:ilvl w:val="0"/>
          <w:numId w:val="11"/>
        </w:numPr>
        <w:rPr>
          <w:rFonts w:cs="Arial"/>
        </w:rPr>
      </w:pPr>
      <w:r>
        <w:rPr>
          <w:rFonts w:cs="Arial"/>
        </w:rPr>
        <w:t>Follow the ‘Simple Discovery Flow’ as defined in Sigma Studio.</w:t>
      </w:r>
    </w:p>
    <w:p w14:paraId="24D641AE" w14:textId="77777777" w:rsidR="00AF59FB" w:rsidRDefault="00571926" w:rsidP="00775603">
      <w:pPr>
        <w:numPr>
          <w:ilvl w:val="0"/>
          <w:numId w:val="11"/>
        </w:numPr>
        <w:rPr>
          <w:rFonts w:cs="Arial"/>
        </w:rPr>
      </w:pPr>
      <w:r>
        <w:rPr>
          <w:rFonts w:cs="Arial"/>
        </w:rPr>
        <w:t>Enable the A2B Bus Monitor Mode feature by enabling the ‘ENDSNIFF’ (0x20</w:t>
      </w:r>
      <w:r>
        <w:rPr>
          <w:rFonts w:cs="Arial"/>
        </w:rPr>
        <w:t xml:space="preserve">) bit on the Main DATCTL register. This bit shall be configurable </w:t>
      </w:r>
      <w:proofErr w:type="gramStart"/>
      <w:r>
        <w:rPr>
          <w:rFonts w:cs="Arial"/>
        </w:rPr>
        <w:t>On</w:t>
      </w:r>
      <w:proofErr w:type="gramEnd"/>
      <w:r>
        <w:rPr>
          <w:rFonts w:cs="Arial"/>
        </w:rPr>
        <w:t>/Off.</w:t>
      </w:r>
    </w:p>
    <w:p w14:paraId="4AA26E2D" w14:textId="77777777" w:rsidR="00AF59FB" w:rsidRPr="00AF59FB"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71BFAAC0"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4699681"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52F9490B"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1068A6C" w14:textId="77777777" w:rsidR="00D90FFA" w:rsidRPr="00775603" w:rsidRDefault="00571926" w:rsidP="0081629B">
            <w:pPr>
              <w:rPr>
                <w:vanish/>
                <w:color w:val="000000" w:themeColor="text1"/>
              </w:rPr>
            </w:pPr>
          </w:p>
        </w:tc>
      </w:tr>
    </w:tbl>
    <w:p w14:paraId="407415D8" w14:textId="77777777" w:rsidR="00406F39" w:rsidRDefault="00571926" w:rsidP="00B9479B">
      <w:pPr>
        <w:pStyle w:val="Heading3"/>
      </w:pPr>
      <w:bookmarkStart w:id="187" w:name="_Toc82101675"/>
      <w:r w:rsidRPr="00B9479B">
        <w:t>SWR-REQ-407131/A-Initial A2B Discovery Precursors - Sub Node</w:t>
      </w:r>
      <w:bookmarkEnd w:id="187"/>
    </w:p>
    <w:p w14:paraId="4076DA0F" w14:textId="77777777" w:rsidR="00500605" w:rsidRPr="00D80AA6" w:rsidRDefault="00571926" w:rsidP="00500605">
      <w:pPr>
        <w:rPr>
          <w:rFonts w:cs="Arial"/>
        </w:rPr>
      </w:pPr>
    </w:p>
    <w:p w14:paraId="2A983C14" w14:textId="77777777" w:rsidR="00D80AA6" w:rsidRDefault="00571926" w:rsidP="00D80AA6">
      <w:pPr>
        <w:rPr>
          <w:rFonts w:cs="Arial"/>
        </w:rPr>
      </w:pPr>
      <w:r>
        <w:rPr>
          <w:rFonts w:cs="Arial"/>
        </w:rPr>
        <w:lastRenderedPageBreak/>
        <w:t>The A2B Sub node shal</w:t>
      </w:r>
      <w:r>
        <w:rPr>
          <w:rFonts w:cs="Arial"/>
        </w:rPr>
        <w:t>l:</w:t>
      </w:r>
    </w:p>
    <w:p w14:paraId="2D45A1CF" w14:textId="77777777" w:rsidR="00E24B37" w:rsidRDefault="00571926" w:rsidP="00775603">
      <w:pPr>
        <w:numPr>
          <w:ilvl w:val="0"/>
          <w:numId w:val="12"/>
        </w:numPr>
        <w:rPr>
          <w:rFonts w:cs="Arial"/>
        </w:rPr>
      </w:pPr>
      <w:r>
        <w:rPr>
          <w:rFonts w:cs="Arial"/>
        </w:rPr>
        <w:t xml:space="preserve">Store a unique identifier in the </w:t>
      </w:r>
      <w:proofErr w:type="gramStart"/>
      <w:r>
        <w:rPr>
          <w:rFonts w:cs="Arial"/>
        </w:rPr>
        <w:t>modules</w:t>
      </w:r>
      <w:proofErr w:type="gramEnd"/>
      <w:r>
        <w:rPr>
          <w:rFonts w:cs="Arial"/>
        </w:rPr>
        <w:t xml:space="preserve"> memory. If the module has no Microprocessor (</w:t>
      </w:r>
      <w:proofErr w:type="spellStart"/>
      <w:r>
        <w:rPr>
          <w:rFonts w:cs="Arial"/>
        </w:rPr>
        <w:t>ie</w:t>
      </w:r>
      <w:proofErr w:type="spellEnd"/>
      <w:r>
        <w:rPr>
          <w:rFonts w:cs="Arial"/>
        </w:rPr>
        <w:t xml:space="preserve">: </w:t>
      </w:r>
      <w:proofErr w:type="gramStart"/>
      <w:r>
        <w:rPr>
          <w:rFonts w:cs="Arial"/>
        </w:rPr>
        <w:t>a</w:t>
      </w:r>
      <w:proofErr w:type="gramEnd"/>
      <w:r>
        <w:rPr>
          <w:rFonts w:cs="Arial"/>
        </w:rPr>
        <w:t xml:space="preserve"> Sub I2C device), a EEPROM with minimum of 256 bytes shall be implemented. The EEPROM shall be set to an I2C address of 0xA0.The Main Node shall directly access t</w:t>
      </w:r>
      <w:r>
        <w:rPr>
          <w:rFonts w:cs="Arial"/>
        </w:rPr>
        <w:t xml:space="preserve">he EEPROM to read the Node Identifier. </w:t>
      </w:r>
    </w:p>
    <w:p w14:paraId="635D542B" w14:textId="77777777" w:rsidR="00D80AA6" w:rsidRDefault="00571926" w:rsidP="00775603">
      <w:pPr>
        <w:numPr>
          <w:ilvl w:val="0"/>
          <w:numId w:val="12"/>
        </w:numPr>
        <w:rPr>
          <w:rFonts w:cs="Arial"/>
        </w:rPr>
      </w:pPr>
      <w:r>
        <w:rPr>
          <w:rFonts w:cs="Arial"/>
        </w:rPr>
        <w:t>Utilize the latest version of ADI Sigma Studio software (or equivalent) at the time of sourcing, minimum revision of 3.15.</w:t>
      </w:r>
    </w:p>
    <w:p w14:paraId="0E72EAE3" w14:textId="77777777" w:rsidR="00D80AA6" w:rsidRDefault="00571926" w:rsidP="00775603">
      <w:pPr>
        <w:numPr>
          <w:ilvl w:val="0"/>
          <w:numId w:val="12"/>
        </w:numPr>
        <w:rPr>
          <w:rFonts w:cs="Arial"/>
        </w:rPr>
      </w:pPr>
      <w:r>
        <w:rPr>
          <w:rFonts w:cs="Arial"/>
        </w:rPr>
        <w:t>Utilize Sigma Studio (or equivalent) to identify the register settings required for the prope</w:t>
      </w:r>
      <w:r>
        <w:rPr>
          <w:rFonts w:cs="Arial"/>
        </w:rPr>
        <w:t xml:space="preserve">r operation of their node on the A2B </w:t>
      </w:r>
      <w:proofErr w:type="gramStart"/>
      <w:r>
        <w:rPr>
          <w:rFonts w:cs="Arial"/>
        </w:rPr>
        <w:t>bus, and</w:t>
      </w:r>
      <w:proofErr w:type="gramEnd"/>
      <w:r>
        <w:rPr>
          <w:rFonts w:cs="Arial"/>
        </w:rPr>
        <w:t xml:space="preserve"> send the verified exported ‘NCF.xml’ node configuration file to Ford Core Multimedia Engineer.</w:t>
      </w:r>
    </w:p>
    <w:p w14:paraId="69A9C434" w14:textId="77777777" w:rsidR="00D80AA6" w:rsidRDefault="00571926" w:rsidP="00775603">
      <w:pPr>
        <w:numPr>
          <w:ilvl w:val="0"/>
          <w:numId w:val="12"/>
        </w:numPr>
        <w:rPr>
          <w:rFonts w:cs="Arial"/>
        </w:rPr>
      </w:pPr>
      <w:r>
        <w:rPr>
          <w:rFonts w:cs="Arial"/>
        </w:rPr>
        <w:t>Implement the ‘Custom Node Identifier’ field within the ‘NCF.xml’ file. The ‘Custom Node Identifier’ values shall b</w:t>
      </w:r>
      <w:r>
        <w:rPr>
          <w:rFonts w:cs="Arial"/>
        </w:rPr>
        <w:t>e as follows:</w:t>
      </w:r>
    </w:p>
    <w:p w14:paraId="30D8F282" w14:textId="77777777" w:rsidR="00D80AA6" w:rsidRPr="00D80AA6"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513C111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DDC231F"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2591E34D"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8685502" w14:textId="77777777" w:rsidR="00D90FFA" w:rsidRPr="00775603" w:rsidRDefault="00571926" w:rsidP="0081629B">
            <w:pPr>
              <w:rPr>
                <w:vanish/>
                <w:color w:val="000000" w:themeColor="text1"/>
              </w:rPr>
            </w:pPr>
          </w:p>
        </w:tc>
      </w:tr>
    </w:tbl>
    <w:p w14:paraId="68C9D5F0" w14:textId="77777777" w:rsidR="00406F39" w:rsidRDefault="00571926" w:rsidP="00B9479B">
      <w:pPr>
        <w:pStyle w:val="Heading3"/>
      </w:pPr>
      <w:bookmarkStart w:id="188" w:name="_Toc82101676"/>
      <w:r w:rsidRPr="00B9479B">
        <w:t>SWR-REQ-407132/A-Table of Custom Node Identifiers</w:t>
      </w:r>
      <w:bookmarkEnd w:id="188"/>
    </w:p>
    <w:p w14:paraId="222157A5" w14:textId="77777777" w:rsidR="00500605" w:rsidRPr="00275818" w:rsidRDefault="00571926" w:rsidP="00500605">
      <w:pPr>
        <w:rPr>
          <w:rFonts w:cs="Arial"/>
        </w:rPr>
      </w:pPr>
    </w:p>
    <w:tbl>
      <w:tblPr>
        <w:tblW w:w="7640" w:type="dxa"/>
        <w:jc w:val="center"/>
        <w:tblCellMar>
          <w:left w:w="0" w:type="dxa"/>
          <w:right w:w="0" w:type="dxa"/>
        </w:tblCellMar>
        <w:tblLook w:val="04A0" w:firstRow="1" w:lastRow="0" w:firstColumn="1" w:lastColumn="0" w:noHBand="0" w:noVBand="1"/>
      </w:tblPr>
      <w:tblGrid>
        <w:gridCol w:w="2145"/>
        <w:gridCol w:w="1264"/>
        <w:gridCol w:w="3061"/>
        <w:gridCol w:w="1170"/>
      </w:tblGrid>
      <w:tr w:rsidR="00CA68CC" w14:paraId="7752F399" w14:textId="77777777" w:rsidTr="009A7A1D">
        <w:trPr>
          <w:trHeight w:val="300"/>
          <w:jc w:val="center"/>
        </w:trPr>
        <w:tc>
          <w:tcPr>
            <w:tcW w:w="2145" w:type="dxa"/>
            <w:vMerge w:val="restart"/>
            <w:tcBorders>
              <w:top w:val="single" w:sz="8" w:space="0" w:color="auto"/>
              <w:left w:val="single" w:sz="8" w:space="0" w:color="auto"/>
              <w:bottom w:val="single" w:sz="4" w:space="0" w:color="auto"/>
              <w:right w:val="single" w:sz="8" w:space="0" w:color="auto"/>
            </w:tcBorders>
            <w:noWrap/>
            <w:tcMar>
              <w:top w:w="0" w:type="dxa"/>
              <w:left w:w="108" w:type="dxa"/>
              <w:bottom w:w="0" w:type="dxa"/>
              <w:right w:w="108" w:type="dxa"/>
            </w:tcMar>
            <w:hideMark/>
          </w:tcPr>
          <w:p w14:paraId="742C074A" w14:textId="77777777" w:rsidR="00CA68CC" w:rsidRDefault="00571926">
            <w:pPr>
              <w:jc w:val="center"/>
              <w:rPr>
                <w:rFonts w:cs="Arial"/>
                <w:b/>
                <w:bCs/>
                <w:color w:val="000000"/>
              </w:rPr>
            </w:pPr>
            <w:r>
              <w:rPr>
                <w:rFonts w:cs="Arial"/>
                <w:b/>
                <w:bCs/>
                <w:color w:val="000000"/>
              </w:rPr>
              <w:t>Sub Node</w:t>
            </w:r>
          </w:p>
        </w:tc>
        <w:tc>
          <w:tcPr>
            <w:tcW w:w="5495" w:type="dxa"/>
            <w:gridSpan w:val="3"/>
            <w:tcBorders>
              <w:top w:val="single" w:sz="8" w:space="0" w:color="auto"/>
              <w:left w:val="nil"/>
              <w:bottom w:val="single" w:sz="8" w:space="0" w:color="auto"/>
              <w:right w:val="single" w:sz="8" w:space="0" w:color="000000"/>
            </w:tcBorders>
            <w:noWrap/>
            <w:tcMar>
              <w:top w:w="0" w:type="dxa"/>
              <w:left w:w="108" w:type="dxa"/>
              <w:bottom w:w="0" w:type="dxa"/>
              <w:right w:w="108" w:type="dxa"/>
            </w:tcMar>
            <w:hideMark/>
          </w:tcPr>
          <w:p w14:paraId="5820A47B" w14:textId="77777777" w:rsidR="00CA68CC" w:rsidRDefault="00571926">
            <w:pPr>
              <w:jc w:val="center"/>
              <w:rPr>
                <w:rFonts w:cs="Arial"/>
                <w:b/>
                <w:bCs/>
                <w:color w:val="000000"/>
              </w:rPr>
            </w:pPr>
            <w:r>
              <w:rPr>
                <w:rFonts w:cs="Arial"/>
                <w:b/>
                <w:bCs/>
                <w:color w:val="000000"/>
              </w:rPr>
              <w:t>Custom Node Identifier</w:t>
            </w:r>
          </w:p>
        </w:tc>
      </w:tr>
      <w:tr w:rsidR="00CA68CC" w14:paraId="39B9A4A6" w14:textId="77777777" w:rsidTr="009A7A1D">
        <w:trPr>
          <w:trHeight w:val="315"/>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44582A85" w14:textId="77777777" w:rsidR="00CA68CC" w:rsidRDefault="00571926">
            <w:pPr>
              <w:rPr>
                <w:rFonts w:cs="Arial"/>
                <w:b/>
                <w:bCs/>
                <w:color w:val="000000"/>
              </w:rPr>
            </w:pPr>
          </w:p>
        </w:tc>
        <w:tc>
          <w:tcPr>
            <w:tcW w:w="1264" w:type="dxa"/>
            <w:vMerge w:val="restart"/>
            <w:tcBorders>
              <w:top w:val="nil"/>
              <w:left w:val="nil"/>
              <w:bottom w:val="single" w:sz="4" w:space="0" w:color="auto"/>
              <w:right w:val="single" w:sz="8" w:space="0" w:color="auto"/>
            </w:tcBorders>
            <w:noWrap/>
            <w:tcMar>
              <w:top w:w="0" w:type="dxa"/>
              <w:left w:w="108" w:type="dxa"/>
              <w:bottom w:w="0" w:type="dxa"/>
              <w:right w:w="108" w:type="dxa"/>
            </w:tcMar>
            <w:hideMark/>
          </w:tcPr>
          <w:p w14:paraId="05640690" w14:textId="77777777" w:rsidR="00CA68CC" w:rsidRDefault="00571926">
            <w:pPr>
              <w:jc w:val="center"/>
              <w:rPr>
                <w:rFonts w:cs="Arial"/>
                <w:b/>
                <w:bCs/>
                <w:color w:val="000000"/>
              </w:rPr>
            </w:pPr>
            <w:r>
              <w:rPr>
                <w:rFonts w:cs="Arial"/>
                <w:b/>
                <w:bCs/>
                <w:color w:val="000000"/>
              </w:rPr>
              <w:t>Type</w:t>
            </w:r>
          </w:p>
        </w:tc>
        <w:tc>
          <w:tcPr>
            <w:tcW w:w="3061" w:type="dxa"/>
            <w:vMerge w:val="restart"/>
            <w:tcBorders>
              <w:top w:val="nil"/>
              <w:left w:val="nil"/>
              <w:bottom w:val="single" w:sz="4" w:space="0" w:color="auto"/>
              <w:right w:val="single" w:sz="8" w:space="0" w:color="auto"/>
            </w:tcBorders>
            <w:noWrap/>
            <w:tcMar>
              <w:top w:w="0" w:type="dxa"/>
              <w:left w:w="108" w:type="dxa"/>
              <w:bottom w:w="0" w:type="dxa"/>
              <w:right w:w="108" w:type="dxa"/>
            </w:tcMar>
            <w:hideMark/>
          </w:tcPr>
          <w:p w14:paraId="695C7869" w14:textId="77777777" w:rsidR="00CA68CC" w:rsidRDefault="00571926">
            <w:pPr>
              <w:jc w:val="center"/>
              <w:rPr>
                <w:rFonts w:cs="Arial"/>
                <w:b/>
                <w:bCs/>
                <w:color w:val="000000"/>
              </w:rPr>
            </w:pPr>
            <w:r>
              <w:rPr>
                <w:rFonts w:cs="Arial"/>
                <w:b/>
                <w:bCs/>
                <w:color w:val="000000"/>
              </w:rPr>
              <w:t>Location that Node ID is at</w:t>
            </w:r>
          </w:p>
        </w:tc>
        <w:tc>
          <w:tcPr>
            <w:tcW w:w="1170" w:type="dxa"/>
            <w:tcBorders>
              <w:top w:val="nil"/>
              <w:left w:val="nil"/>
              <w:bottom w:val="nil"/>
              <w:right w:val="single" w:sz="8" w:space="0" w:color="auto"/>
            </w:tcBorders>
            <w:noWrap/>
            <w:tcMar>
              <w:top w:w="0" w:type="dxa"/>
              <w:left w:w="108" w:type="dxa"/>
              <w:bottom w:w="0" w:type="dxa"/>
              <w:right w:w="108" w:type="dxa"/>
            </w:tcMar>
            <w:hideMark/>
          </w:tcPr>
          <w:p w14:paraId="1B843388" w14:textId="77777777" w:rsidR="00CA68CC" w:rsidRDefault="00571926">
            <w:pPr>
              <w:jc w:val="center"/>
              <w:rPr>
                <w:rFonts w:cs="Arial"/>
                <w:b/>
                <w:bCs/>
                <w:color w:val="000000"/>
              </w:rPr>
            </w:pPr>
            <w:r>
              <w:rPr>
                <w:rFonts w:cs="Arial"/>
                <w:b/>
                <w:bCs/>
                <w:color w:val="000000"/>
              </w:rPr>
              <w:t>Node Value</w:t>
            </w:r>
          </w:p>
        </w:tc>
      </w:tr>
      <w:tr w:rsidR="00CA68CC" w14:paraId="0903D14A" w14:textId="77777777" w:rsidTr="009A7A1D">
        <w:trPr>
          <w:trHeight w:val="315"/>
          <w:jc w:val="center"/>
        </w:trPr>
        <w:tc>
          <w:tcPr>
            <w:tcW w:w="0" w:type="auto"/>
            <w:vMerge/>
            <w:tcBorders>
              <w:top w:val="single" w:sz="8" w:space="0" w:color="auto"/>
              <w:left w:val="single" w:sz="8" w:space="0" w:color="auto"/>
              <w:bottom w:val="single" w:sz="4" w:space="0" w:color="auto"/>
              <w:right w:val="single" w:sz="8" w:space="0" w:color="auto"/>
            </w:tcBorders>
            <w:vAlign w:val="center"/>
            <w:hideMark/>
          </w:tcPr>
          <w:p w14:paraId="21EE4FA5" w14:textId="77777777" w:rsidR="00CA68CC" w:rsidRDefault="00571926">
            <w:pPr>
              <w:rPr>
                <w:rFonts w:cs="Arial"/>
                <w:b/>
                <w:bCs/>
                <w:color w:val="000000"/>
              </w:rPr>
            </w:pPr>
          </w:p>
        </w:tc>
        <w:tc>
          <w:tcPr>
            <w:tcW w:w="0" w:type="auto"/>
            <w:vMerge/>
            <w:tcBorders>
              <w:top w:val="nil"/>
              <w:left w:val="nil"/>
              <w:bottom w:val="single" w:sz="4" w:space="0" w:color="auto"/>
              <w:right w:val="single" w:sz="8" w:space="0" w:color="auto"/>
            </w:tcBorders>
            <w:vAlign w:val="center"/>
            <w:hideMark/>
          </w:tcPr>
          <w:p w14:paraId="4E723087" w14:textId="77777777" w:rsidR="00CA68CC" w:rsidRDefault="00571926">
            <w:pPr>
              <w:rPr>
                <w:rFonts w:cs="Arial"/>
                <w:b/>
                <w:bCs/>
                <w:color w:val="000000"/>
              </w:rPr>
            </w:pPr>
          </w:p>
        </w:tc>
        <w:tc>
          <w:tcPr>
            <w:tcW w:w="3061" w:type="dxa"/>
            <w:vMerge/>
            <w:tcBorders>
              <w:top w:val="nil"/>
              <w:left w:val="nil"/>
              <w:bottom w:val="single" w:sz="4" w:space="0" w:color="auto"/>
              <w:right w:val="single" w:sz="8" w:space="0" w:color="auto"/>
            </w:tcBorders>
            <w:vAlign w:val="center"/>
            <w:hideMark/>
          </w:tcPr>
          <w:p w14:paraId="0DBC7EBE" w14:textId="77777777" w:rsidR="00CA68CC" w:rsidRDefault="00571926">
            <w:pPr>
              <w:rPr>
                <w:rFonts w:cs="Arial"/>
                <w:b/>
                <w:bCs/>
                <w:color w:val="000000"/>
              </w:rPr>
            </w:pPr>
          </w:p>
        </w:tc>
        <w:tc>
          <w:tcPr>
            <w:tcW w:w="1170" w:type="dxa"/>
            <w:tcBorders>
              <w:top w:val="nil"/>
              <w:left w:val="nil"/>
              <w:bottom w:val="single" w:sz="4" w:space="0" w:color="auto"/>
              <w:right w:val="single" w:sz="8" w:space="0" w:color="auto"/>
            </w:tcBorders>
            <w:noWrap/>
            <w:tcMar>
              <w:top w:w="0" w:type="dxa"/>
              <w:left w:w="108" w:type="dxa"/>
              <w:bottom w:w="0" w:type="dxa"/>
              <w:right w:w="108" w:type="dxa"/>
            </w:tcMar>
            <w:hideMark/>
          </w:tcPr>
          <w:p w14:paraId="1356EE62" w14:textId="77777777" w:rsidR="00CA68CC" w:rsidRDefault="00571926">
            <w:pPr>
              <w:jc w:val="center"/>
              <w:rPr>
                <w:rFonts w:cs="Arial"/>
                <w:b/>
                <w:bCs/>
                <w:color w:val="000000"/>
              </w:rPr>
            </w:pPr>
            <w:r>
              <w:rPr>
                <w:rFonts w:cs="Arial"/>
                <w:b/>
                <w:bCs/>
                <w:color w:val="000000"/>
              </w:rPr>
              <w:t>Type</w:t>
            </w:r>
          </w:p>
        </w:tc>
      </w:tr>
      <w:tr w:rsidR="00CA68CC" w14:paraId="2DA9D824"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7280B362" w14:textId="77777777" w:rsidR="00CA68CC" w:rsidRDefault="00571926">
            <w:pPr>
              <w:jc w:val="center"/>
              <w:rPr>
                <w:rFonts w:cs="Arial"/>
                <w:color w:val="000000"/>
              </w:rPr>
            </w:pPr>
            <w:r>
              <w:rPr>
                <w:rFonts w:cs="Arial"/>
                <w:color w:val="000000"/>
              </w:rPr>
              <w:t>D245 2 Channel Amp</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4E6EBCF3" w14:textId="77777777" w:rsidR="00CA68CC" w:rsidRDefault="00571926" w:rsidP="00FA480E">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95383FB" w14:textId="77777777" w:rsidR="00CA68CC" w:rsidRDefault="00571926">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63FAF585" w14:textId="77777777" w:rsidR="00CA68CC" w:rsidRDefault="00571926">
            <w:pPr>
              <w:jc w:val="center"/>
              <w:rPr>
                <w:rFonts w:cs="Arial"/>
                <w:color w:val="000000"/>
                <w:lang w:val="it-IT"/>
              </w:rPr>
            </w:pPr>
            <w:r>
              <w:rPr>
                <w:rFonts w:cs="Arial"/>
                <w:color w:val="000000"/>
                <w:lang w:val="it-IT"/>
              </w:rPr>
              <w:t>0x01</w:t>
            </w:r>
          </w:p>
        </w:tc>
      </w:tr>
      <w:tr w:rsidR="00CA68CC" w14:paraId="4458D453"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67D5BB56" w14:textId="77777777" w:rsidR="00CA68CC" w:rsidRDefault="00571926">
            <w:pPr>
              <w:jc w:val="center"/>
              <w:rPr>
                <w:rFonts w:cs="Arial"/>
                <w:color w:val="000000"/>
              </w:rPr>
            </w:pPr>
            <w:r>
              <w:rPr>
                <w:rFonts w:cs="Arial"/>
                <w:color w:val="000000"/>
              </w:rPr>
              <w:t>D425 4 Channel Amp</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0D80BF6B" w14:textId="77777777" w:rsidR="00CA68CC" w:rsidRDefault="00571926">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1F3C11F0" w14:textId="77777777" w:rsidR="00CA68CC" w:rsidRDefault="00571926">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5E88E227" w14:textId="77777777" w:rsidR="00CA68CC" w:rsidRDefault="00571926">
            <w:pPr>
              <w:jc w:val="center"/>
              <w:rPr>
                <w:rFonts w:cs="Arial"/>
                <w:color w:val="000000"/>
                <w:lang w:val="it-IT"/>
              </w:rPr>
            </w:pPr>
            <w:r>
              <w:rPr>
                <w:rFonts w:cs="Arial"/>
                <w:color w:val="000000"/>
                <w:lang w:val="it-IT"/>
              </w:rPr>
              <w:t>0x02</w:t>
            </w:r>
          </w:p>
        </w:tc>
      </w:tr>
      <w:tr w:rsidR="00020550" w14:paraId="69154D78"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1ED64C0C" w14:textId="77777777" w:rsidR="00020550" w:rsidRDefault="00571926">
            <w:pPr>
              <w:jc w:val="center"/>
              <w:rPr>
                <w:rFonts w:cs="Arial"/>
                <w:color w:val="000000"/>
              </w:rPr>
            </w:pPr>
            <w:r>
              <w:rPr>
                <w:rFonts w:cs="Arial"/>
                <w:color w:val="000000"/>
              </w:rPr>
              <w:t>B&amp;O Amp – 6 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1E301E4F" w14:textId="77777777" w:rsidR="00020550" w:rsidRDefault="00571926">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37078E26" w14:textId="77777777" w:rsidR="00020550" w:rsidRDefault="00571926">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37E50C4A" w14:textId="77777777" w:rsidR="00020550" w:rsidRDefault="00571926">
            <w:pPr>
              <w:jc w:val="center"/>
              <w:rPr>
                <w:rFonts w:cs="Arial"/>
                <w:color w:val="000000"/>
                <w:lang w:val="it-IT"/>
              </w:rPr>
            </w:pPr>
            <w:r>
              <w:rPr>
                <w:rFonts w:cs="Arial"/>
                <w:color w:val="000000"/>
                <w:lang w:val="it-IT"/>
              </w:rPr>
              <w:t>0x83</w:t>
            </w:r>
          </w:p>
        </w:tc>
      </w:tr>
      <w:tr w:rsidR="00020550" w14:paraId="2B6EDF3B"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149E595" w14:textId="77777777" w:rsidR="00020550" w:rsidRDefault="00571926">
            <w:pPr>
              <w:jc w:val="center"/>
              <w:rPr>
                <w:rFonts w:cs="Arial"/>
                <w:color w:val="000000"/>
              </w:rPr>
            </w:pPr>
            <w:r>
              <w:rPr>
                <w:rFonts w:cs="Arial"/>
                <w:color w:val="000000"/>
              </w:rPr>
              <w:t>B&amp;O Amp – 10 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3AF98209" w14:textId="77777777" w:rsidR="00020550" w:rsidRDefault="00571926">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10FE6552" w14:textId="77777777" w:rsidR="00020550" w:rsidRDefault="00571926">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0A81AA4C" w14:textId="77777777" w:rsidR="00020550" w:rsidRDefault="00571926">
            <w:pPr>
              <w:jc w:val="center"/>
              <w:rPr>
                <w:rFonts w:cs="Arial"/>
                <w:color w:val="000000"/>
                <w:lang w:val="it-IT"/>
              </w:rPr>
            </w:pPr>
            <w:r>
              <w:rPr>
                <w:rFonts w:cs="Arial"/>
                <w:color w:val="000000"/>
                <w:lang w:val="it-IT"/>
              </w:rPr>
              <w:t>0x84</w:t>
            </w:r>
          </w:p>
        </w:tc>
      </w:tr>
      <w:tr w:rsidR="00020550" w14:paraId="4E224471"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5776A80F" w14:textId="77777777" w:rsidR="00020550" w:rsidRDefault="00571926">
            <w:pPr>
              <w:jc w:val="center"/>
              <w:rPr>
                <w:rFonts w:cs="Arial"/>
                <w:color w:val="000000"/>
              </w:rPr>
            </w:pPr>
            <w:r>
              <w:rPr>
                <w:rFonts w:cs="Arial"/>
                <w:color w:val="000000"/>
              </w:rPr>
              <w:t xml:space="preserve">Revel Amp – 12 </w:t>
            </w:r>
            <w:r>
              <w:rPr>
                <w:rFonts w:cs="Arial"/>
                <w:color w:val="000000"/>
              </w:rPr>
              <w:t>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7E1A282E" w14:textId="77777777" w:rsidR="00020550" w:rsidRDefault="00571926">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4C8459A8" w14:textId="77777777" w:rsidR="00020550" w:rsidRDefault="00571926">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0C706012" w14:textId="77777777" w:rsidR="00020550" w:rsidRDefault="00571926">
            <w:pPr>
              <w:jc w:val="center"/>
              <w:rPr>
                <w:rFonts w:cs="Arial"/>
                <w:color w:val="000000"/>
                <w:lang w:val="it-IT"/>
              </w:rPr>
            </w:pPr>
            <w:r>
              <w:rPr>
                <w:rFonts w:cs="Arial"/>
                <w:color w:val="000000"/>
                <w:lang w:val="it-IT"/>
              </w:rPr>
              <w:t>0x85</w:t>
            </w:r>
          </w:p>
        </w:tc>
      </w:tr>
      <w:tr w:rsidR="00020550" w14:paraId="08D639AD"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13A87BD8" w14:textId="77777777" w:rsidR="00020550" w:rsidRDefault="00571926">
            <w:pPr>
              <w:jc w:val="center"/>
              <w:rPr>
                <w:rFonts w:cs="Arial"/>
                <w:color w:val="000000"/>
              </w:rPr>
            </w:pPr>
            <w:r>
              <w:rPr>
                <w:rFonts w:cs="Arial"/>
                <w:color w:val="000000"/>
              </w:rPr>
              <w:t>Revel Amp – 24 Channel</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41A3CA50" w14:textId="77777777" w:rsidR="00020550" w:rsidRDefault="00571926">
            <w:pPr>
              <w:jc w:val="center"/>
              <w:rPr>
                <w:rFonts w:cs="Arial"/>
                <w:color w:val="000000"/>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4395256C" w14:textId="77777777" w:rsidR="00020550" w:rsidRDefault="00571926">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4BC96937" w14:textId="77777777" w:rsidR="00020550" w:rsidRDefault="00571926">
            <w:pPr>
              <w:jc w:val="center"/>
              <w:rPr>
                <w:rFonts w:cs="Arial"/>
                <w:color w:val="000000"/>
                <w:lang w:val="it-IT"/>
              </w:rPr>
            </w:pPr>
            <w:r>
              <w:rPr>
                <w:rFonts w:cs="Arial"/>
                <w:color w:val="000000"/>
                <w:lang w:val="it-IT"/>
              </w:rPr>
              <w:t>0x86</w:t>
            </w:r>
          </w:p>
        </w:tc>
      </w:tr>
      <w:tr w:rsidR="00CA68CC" w14:paraId="2851815A" w14:textId="77777777" w:rsidTr="009A7A1D">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1D6F5B65" w14:textId="77777777" w:rsidR="00CA68CC" w:rsidRDefault="00571926">
            <w:pPr>
              <w:jc w:val="center"/>
              <w:rPr>
                <w:rFonts w:cs="Arial"/>
                <w:color w:val="000000"/>
                <w:lang w:val="it-IT"/>
              </w:rPr>
            </w:pPr>
            <w:r>
              <w:rPr>
                <w:rFonts w:cs="Arial"/>
                <w:color w:val="000000"/>
                <w:lang w:val="it-IT"/>
              </w:rPr>
              <w:t>Phoenix Domain Controller</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5411F859" w14:textId="77777777" w:rsidR="00CA68CC" w:rsidRDefault="00571926">
            <w:pPr>
              <w:jc w:val="center"/>
              <w:rPr>
                <w:rFonts w:cs="Arial"/>
                <w:color w:val="000000"/>
                <w:lang w:val="it-IT"/>
              </w:rPr>
            </w:pPr>
            <w:r>
              <w:rPr>
                <w:rFonts w:cs="Arial"/>
                <w:color w:val="000000"/>
              </w:rPr>
              <w:t>Mailbox</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5071532F" w14:textId="77777777" w:rsidR="00CA68CC" w:rsidRDefault="00571926">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hideMark/>
          </w:tcPr>
          <w:p w14:paraId="26911EA6" w14:textId="77777777" w:rsidR="00CA68CC" w:rsidRDefault="00571926">
            <w:pPr>
              <w:jc w:val="center"/>
              <w:rPr>
                <w:rFonts w:cs="Arial"/>
                <w:color w:val="000000"/>
                <w:lang w:val="it-IT"/>
              </w:rPr>
            </w:pPr>
            <w:r>
              <w:rPr>
                <w:rFonts w:cs="Arial"/>
                <w:color w:val="000000"/>
                <w:lang w:val="it-IT"/>
              </w:rPr>
              <w:t>0x07</w:t>
            </w:r>
          </w:p>
        </w:tc>
      </w:tr>
      <w:tr w:rsidR="00760C85" w14:paraId="2480F8B7" w14:textId="77777777" w:rsidTr="00020550">
        <w:trPr>
          <w:trHeight w:val="300"/>
          <w:jc w:val="center"/>
        </w:trPr>
        <w:tc>
          <w:tcPr>
            <w:tcW w:w="2145"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59DC1244" w14:textId="77777777" w:rsidR="00760C85" w:rsidRDefault="00571926" w:rsidP="00760C85">
            <w:pPr>
              <w:jc w:val="center"/>
              <w:rPr>
                <w:rFonts w:cs="Arial"/>
                <w:color w:val="000000"/>
                <w:lang w:val="it-IT"/>
              </w:rPr>
            </w:pPr>
            <w:r>
              <w:rPr>
                <w:rFonts w:cs="Arial"/>
                <w:color w:val="000000"/>
                <w:lang w:val="it-IT"/>
              </w:rPr>
              <w:t>A2B Microphone</w:t>
            </w:r>
          </w:p>
        </w:tc>
        <w:tc>
          <w:tcPr>
            <w:tcW w:w="1264"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6AB599DC" w14:textId="77777777" w:rsidR="00760C85" w:rsidRDefault="00571926" w:rsidP="00760C85">
            <w:pPr>
              <w:jc w:val="center"/>
              <w:rPr>
                <w:rFonts w:cs="Arial"/>
                <w:color w:val="000000"/>
                <w:lang w:val="it-IT"/>
              </w:rPr>
            </w:pPr>
            <w:r>
              <w:rPr>
                <w:rFonts w:cs="Arial"/>
                <w:color w:val="000000"/>
                <w:lang w:val="it-IT"/>
              </w:rPr>
              <w:t>I2C Device</w:t>
            </w:r>
          </w:p>
        </w:tc>
        <w:tc>
          <w:tcPr>
            <w:tcW w:w="3061"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53DC80FC" w14:textId="77777777" w:rsidR="00760C85" w:rsidRDefault="00571926" w:rsidP="00760C85">
            <w:pPr>
              <w:jc w:val="center"/>
              <w:rPr>
                <w:rFonts w:cs="Arial"/>
                <w:color w:val="000000"/>
              </w:rPr>
            </w:pPr>
            <w:r>
              <w:rPr>
                <w:rFonts w:cs="Arial"/>
                <w:color w:val="000000"/>
              </w:rPr>
              <w:t>Defined in ‘NCF.xml’ file</w:t>
            </w:r>
          </w:p>
        </w:tc>
        <w:tc>
          <w:tcPr>
            <w:tcW w:w="1170" w:type="dxa"/>
            <w:tcBorders>
              <w:top w:val="single" w:sz="4" w:space="0" w:color="auto"/>
              <w:left w:val="single" w:sz="4" w:space="0" w:color="auto"/>
              <w:bottom w:val="single" w:sz="4" w:space="0" w:color="auto"/>
              <w:right w:val="single" w:sz="4" w:space="0" w:color="auto"/>
            </w:tcBorders>
            <w:noWrap/>
            <w:tcMar>
              <w:top w:w="0" w:type="dxa"/>
              <w:left w:w="108" w:type="dxa"/>
              <w:bottom w:w="0" w:type="dxa"/>
              <w:right w:w="108" w:type="dxa"/>
            </w:tcMar>
          </w:tcPr>
          <w:p w14:paraId="4D4D2B3F" w14:textId="77777777" w:rsidR="00760C85" w:rsidRDefault="00571926" w:rsidP="00760C85">
            <w:pPr>
              <w:jc w:val="center"/>
              <w:rPr>
                <w:rFonts w:cs="Arial"/>
                <w:color w:val="000000"/>
                <w:lang w:val="it-IT"/>
              </w:rPr>
            </w:pPr>
            <w:r>
              <w:rPr>
                <w:rFonts w:cs="Arial"/>
                <w:color w:val="000000"/>
                <w:lang w:val="it-IT"/>
              </w:rPr>
              <w:t>0x08</w:t>
            </w:r>
          </w:p>
        </w:tc>
      </w:tr>
    </w:tbl>
    <w:p w14:paraId="02D23C62" w14:textId="77777777" w:rsidR="00CA68CC" w:rsidRDefault="00571926" w:rsidP="00275818">
      <w:pPr>
        <w:ind w:left="360"/>
        <w:rPr>
          <w:rFonts w:cs="Arial"/>
        </w:rPr>
      </w:pPr>
    </w:p>
    <w:p w14:paraId="56631C0B" w14:textId="77777777" w:rsidR="00275818" w:rsidRDefault="00571926" w:rsidP="00775603">
      <w:pPr>
        <w:numPr>
          <w:ilvl w:val="0"/>
          <w:numId w:val="13"/>
        </w:numPr>
        <w:rPr>
          <w:rFonts w:cs="Arial"/>
        </w:rPr>
      </w:pPr>
      <w:r>
        <w:rPr>
          <w:rFonts w:cs="Arial"/>
        </w:rPr>
        <w:t xml:space="preserve">Allow the A2B </w:t>
      </w:r>
      <w:r>
        <w:rPr>
          <w:rFonts w:cs="Arial"/>
        </w:rPr>
        <w:t>Main node to set up all Sub node A2B register values.</w:t>
      </w:r>
    </w:p>
    <w:p w14:paraId="3337C4CA" w14:textId="77777777" w:rsidR="00CA68CC" w:rsidRDefault="00571926" w:rsidP="00775603">
      <w:pPr>
        <w:numPr>
          <w:ilvl w:val="0"/>
          <w:numId w:val="13"/>
        </w:numPr>
        <w:rPr>
          <w:rFonts w:cs="Arial"/>
        </w:rPr>
      </w:pPr>
      <w:r>
        <w:rPr>
          <w:rFonts w:cs="Arial"/>
        </w:rPr>
        <w:t>The node variant shall be made available using a separate A2B I2C/SPI message.</w:t>
      </w:r>
    </w:p>
    <w:p w14:paraId="7D854E59" w14:textId="77777777" w:rsidR="00275818" w:rsidRDefault="00571926" w:rsidP="00275818">
      <w:pPr>
        <w:rPr>
          <w:rFonts w:cs="Arial"/>
        </w:rPr>
      </w:pPr>
    </w:p>
    <w:p w14:paraId="7E1BABC8" w14:textId="77777777" w:rsidR="00275818" w:rsidRDefault="00571926" w:rsidP="00275818">
      <w:pPr>
        <w:rPr>
          <w:rFonts w:cs="Arial"/>
        </w:rPr>
      </w:pPr>
      <w:r>
        <w:rPr>
          <w:rFonts w:cs="Arial"/>
        </w:rPr>
        <w:t>Note: It is permitted to have two identical sub nodes in the same vehicle A2B bus configuration file setup with the same c</w:t>
      </w:r>
      <w:r>
        <w:rPr>
          <w:rFonts w:cs="Arial"/>
        </w:rPr>
        <w:t xml:space="preserve">ustom node identifier information. The </w:t>
      </w:r>
      <w:proofErr w:type="gramStart"/>
      <w:r>
        <w:rPr>
          <w:rFonts w:cs="Arial"/>
        </w:rPr>
        <w:t>two sub</w:t>
      </w:r>
      <w:proofErr w:type="gramEnd"/>
      <w:r>
        <w:rPr>
          <w:rFonts w:cs="Arial"/>
        </w:rPr>
        <w:t xml:space="preserve"> node’s hardware and software MUST be completely identical for this to be true.</w:t>
      </w:r>
    </w:p>
    <w:p w14:paraId="069A16D0" w14:textId="77777777" w:rsidR="00275818" w:rsidRPr="00275818"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59BBCA02"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069E67A"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33BBD65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44199F4" w14:textId="77777777" w:rsidR="00D90FFA" w:rsidRPr="00775603" w:rsidRDefault="00571926" w:rsidP="0081629B">
            <w:pPr>
              <w:rPr>
                <w:vanish/>
                <w:color w:val="000000" w:themeColor="text1"/>
              </w:rPr>
            </w:pPr>
          </w:p>
        </w:tc>
      </w:tr>
    </w:tbl>
    <w:p w14:paraId="481ACA5B" w14:textId="77777777" w:rsidR="00406F39" w:rsidRDefault="00571926" w:rsidP="00B9479B">
      <w:pPr>
        <w:pStyle w:val="Heading3"/>
      </w:pPr>
      <w:bookmarkStart w:id="189" w:name="_Toc82101677"/>
      <w:r w:rsidRPr="00B9479B">
        <w:t>SWR-REQ-407133/B-Generic A2B Sub Node Discovery Process</w:t>
      </w:r>
      <w:bookmarkEnd w:id="189"/>
    </w:p>
    <w:p w14:paraId="46D1DD79" w14:textId="77777777" w:rsidR="00500605" w:rsidRPr="008B3A81" w:rsidRDefault="00571926" w:rsidP="00500605">
      <w:pPr>
        <w:rPr>
          <w:rFonts w:cs="Arial"/>
        </w:rPr>
      </w:pPr>
    </w:p>
    <w:p w14:paraId="7C2A51AE" w14:textId="77777777" w:rsidR="008B3A81" w:rsidRDefault="00571926" w:rsidP="008B3A81">
      <w:pPr>
        <w:rPr>
          <w:rFonts w:cs="Arial"/>
        </w:rPr>
      </w:pPr>
      <w:r>
        <w:rPr>
          <w:rFonts w:cs="Arial"/>
        </w:rPr>
        <w:t xml:space="preserve">This flow chart describes Custom Node ID Authentication process during discovery of an A2B sub node. </w:t>
      </w:r>
    </w:p>
    <w:p w14:paraId="7E8C8189" w14:textId="77777777" w:rsidR="008B3A81" w:rsidRDefault="00571926" w:rsidP="008B3A81">
      <w:pPr>
        <w:rPr>
          <w:rFonts w:cs="Arial"/>
        </w:rPr>
      </w:pPr>
    </w:p>
    <w:p w14:paraId="6F525263" w14:textId="77777777" w:rsidR="008B3A81" w:rsidRDefault="00571926" w:rsidP="00775603">
      <w:pPr>
        <w:jc w:val="center"/>
        <w:rPr>
          <w:rFonts w:cs="Arial"/>
        </w:rPr>
      </w:pPr>
      <w:r w:rsidRPr="00543C9D">
        <w:rPr>
          <w:noProof/>
        </w:rPr>
        <w:lastRenderedPageBreak/>
        <w:drawing>
          <wp:inline distT="0" distB="0" distL="0" distR="0" wp14:anchorId="029A8CAB" wp14:editId="7E134014">
            <wp:extent cx="4653915" cy="6553200"/>
            <wp:effectExtent l="0" t="0" r="0" b="0"/>
            <wp:docPr id="7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53915" cy="6553200"/>
                    </a:xfrm>
                    <a:prstGeom prst="rect">
                      <a:avLst/>
                    </a:prstGeom>
                    <a:noFill/>
                    <a:ln>
                      <a:noFill/>
                    </a:ln>
                  </pic:spPr>
                </pic:pic>
              </a:graphicData>
            </a:graphic>
          </wp:inline>
        </w:drawing>
      </w:r>
    </w:p>
    <w:p w14:paraId="442F9647" w14:textId="77777777" w:rsidR="008B3A81" w:rsidRDefault="00571926" w:rsidP="008B3A81">
      <w:pPr>
        <w:rPr>
          <w:rFonts w:cs="Arial"/>
        </w:rPr>
      </w:pPr>
    </w:p>
    <w:p w14:paraId="70A4F470" w14:textId="77777777" w:rsidR="008B3A81" w:rsidRDefault="00571926" w:rsidP="008B3A81">
      <w:pPr>
        <w:rPr>
          <w:rFonts w:cs="Arial"/>
        </w:rPr>
      </w:pPr>
      <w:r>
        <w:rPr>
          <w:rFonts w:cs="Arial"/>
        </w:rPr>
        <w:t xml:space="preserve">The ‘Node Discovery Process’ follows the ‘Simple Discovery Flow’ as described in ‘AD242x A2B </w:t>
      </w:r>
      <w:r>
        <w:rPr>
          <w:rFonts w:cs="Arial"/>
        </w:rPr>
        <w:t>Transceiver Programming Reference Manual’ or the ‘AD243x A2B Transceiver Programming Reference Manual’.</w:t>
      </w:r>
    </w:p>
    <w:p w14:paraId="034253F1" w14:textId="77777777" w:rsidR="008B3A81" w:rsidRPr="008B3A81"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2FEA620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29B03B8"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5CB1E3AA"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DC01351" w14:textId="77777777" w:rsidR="00D90FFA" w:rsidRPr="00775603" w:rsidRDefault="00571926" w:rsidP="0081629B">
            <w:pPr>
              <w:rPr>
                <w:vanish/>
                <w:color w:val="000000" w:themeColor="text1"/>
              </w:rPr>
            </w:pPr>
          </w:p>
        </w:tc>
      </w:tr>
    </w:tbl>
    <w:p w14:paraId="2F77D769" w14:textId="77777777" w:rsidR="00406F39" w:rsidRDefault="00571926" w:rsidP="00B9479B">
      <w:pPr>
        <w:pStyle w:val="Heading3"/>
      </w:pPr>
      <w:bookmarkStart w:id="190" w:name="_Toc82101678"/>
      <w:r w:rsidRPr="00B9479B">
        <w:t>SWR-REQ-407134/A-Generic A2B Node ID Discovery Process Flow</w:t>
      </w:r>
      <w:bookmarkEnd w:id="190"/>
    </w:p>
    <w:p w14:paraId="238FAB24" w14:textId="77777777" w:rsidR="00500605" w:rsidRPr="00A20F06" w:rsidRDefault="00571926" w:rsidP="00500605">
      <w:pPr>
        <w:rPr>
          <w:rFonts w:cs="Arial"/>
        </w:rPr>
      </w:pPr>
    </w:p>
    <w:p w14:paraId="59A54F4E" w14:textId="77777777" w:rsidR="000A5286" w:rsidRPr="00A20F06" w:rsidRDefault="00571926" w:rsidP="000A5286">
      <w:pPr>
        <w:rPr>
          <w:rFonts w:cs="Arial"/>
          <w:bCs/>
        </w:rPr>
      </w:pPr>
      <w:r w:rsidRPr="00A20F06">
        <w:rPr>
          <w:rFonts w:cs="Arial"/>
          <w:bCs/>
        </w:rPr>
        <w:t xml:space="preserve">This flow chart describes the process of determining the Node IDs for the current nodes used </w:t>
      </w:r>
      <w:proofErr w:type="gramStart"/>
      <w:r w:rsidRPr="00A20F06">
        <w:rPr>
          <w:rFonts w:cs="Arial"/>
          <w:bCs/>
        </w:rPr>
        <w:t>in a given</w:t>
      </w:r>
      <w:proofErr w:type="gramEnd"/>
      <w:r w:rsidRPr="00A20F06">
        <w:rPr>
          <w:rFonts w:cs="Arial"/>
          <w:bCs/>
        </w:rPr>
        <w:t xml:space="preserve"> vehicle. The Node IDs for these amplifiers are listed in </w:t>
      </w:r>
      <w:r w:rsidRPr="00A20F06">
        <w:rPr>
          <w:rFonts w:cs="Arial"/>
          <w:bCs/>
          <w:i/>
          <w:u w:val="single"/>
        </w:rPr>
        <w:t xml:space="preserve">SWR-REQ-407132-Table of Custom Node </w:t>
      </w:r>
      <w:r w:rsidRPr="00A20F06">
        <w:rPr>
          <w:rFonts w:cs="Arial"/>
          <w:bCs/>
          <w:i/>
          <w:u w:val="single"/>
        </w:rPr>
        <w:t>Identifiers</w:t>
      </w:r>
      <w:r w:rsidRPr="00A20F06">
        <w:rPr>
          <w:rFonts w:cs="Arial"/>
          <w:bCs/>
        </w:rPr>
        <w:t>.</w:t>
      </w:r>
    </w:p>
    <w:p w14:paraId="35E04B43" w14:textId="77777777" w:rsidR="000A5286" w:rsidRPr="00A20F06" w:rsidRDefault="00571926" w:rsidP="000A5286">
      <w:pPr>
        <w:rPr>
          <w:rFonts w:cs="Arial"/>
          <w:bCs/>
        </w:rPr>
      </w:pPr>
    </w:p>
    <w:p w14:paraId="78B420B4" w14:textId="77777777" w:rsidR="000A5286" w:rsidRPr="00A20F06" w:rsidRDefault="00571926" w:rsidP="00775603">
      <w:pPr>
        <w:jc w:val="center"/>
        <w:rPr>
          <w:rFonts w:eastAsiaTheme="minorHAnsi" w:cs="Arial"/>
        </w:rPr>
      </w:pPr>
      <w:r w:rsidRPr="00A20F06">
        <w:rPr>
          <w:rFonts w:eastAsiaTheme="minorHAnsi"/>
          <w:noProof/>
        </w:rPr>
        <w:lastRenderedPageBreak/>
        <w:drawing>
          <wp:inline distT="0" distB="0" distL="0" distR="0" wp14:anchorId="438E35CE" wp14:editId="41B2F807">
            <wp:extent cx="4009390" cy="6424295"/>
            <wp:effectExtent l="0" t="0" r="0" b="0"/>
            <wp:docPr id="7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09390" cy="6424295"/>
                    </a:xfrm>
                    <a:prstGeom prst="rect">
                      <a:avLst/>
                    </a:prstGeom>
                    <a:noFill/>
                    <a:ln>
                      <a:noFill/>
                    </a:ln>
                  </pic:spPr>
                </pic:pic>
              </a:graphicData>
            </a:graphic>
          </wp:inline>
        </w:drawing>
      </w:r>
    </w:p>
    <w:p w14:paraId="315791A7" w14:textId="77777777" w:rsidR="000A5286" w:rsidRPr="00A20F06" w:rsidRDefault="00571926" w:rsidP="000A5286">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274464AE"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77B7BAE"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2B57FEE2"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5D72FF8" w14:textId="77777777" w:rsidR="00D90FFA" w:rsidRPr="00775603" w:rsidRDefault="00571926" w:rsidP="0081629B">
            <w:pPr>
              <w:rPr>
                <w:vanish/>
                <w:color w:val="000000" w:themeColor="text1"/>
              </w:rPr>
            </w:pPr>
          </w:p>
        </w:tc>
      </w:tr>
    </w:tbl>
    <w:p w14:paraId="69D9EA02" w14:textId="77777777" w:rsidR="00406F39" w:rsidRDefault="00571926" w:rsidP="00B9479B">
      <w:pPr>
        <w:pStyle w:val="Heading3"/>
      </w:pPr>
      <w:bookmarkStart w:id="191" w:name="_Toc82101679"/>
      <w:r w:rsidRPr="00B9479B">
        <w:t>SWR-REQ-407135/A-Generic A2B Software Update Process</w:t>
      </w:r>
      <w:bookmarkEnd w:id="191"/>
    </w:p>
    <w:p w14:paraId="67F33A9F" w14:textId="77777777" w:rsidR="00B72092" w:rsidRDefault="00571926" w:rsidP="00FA05A6">
      <w:pPr>
        <w:rPr>
          <w:rFonts w:cs="Arial"/>
          <w:noProof/>
        </w:rPr>
      </w:pPr>
    </w:p>
    <w:p w14:paraId="791CD52D" w14:textId="77777777" w:rsidR="00FA05A6" w:rsidRDefault="00571926" w:rsidP="00FA05A6">
      <w:r>
        <w:t>The software update process over A2B is not currently supported.</w:t>
      </w:r>
    </w:p>
    <w:p w14:paraId="622B235F" w14:textId="77777777" w:rsidR="00B72092" w:rsidRPr="00B72092"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033B43C0"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BF8CF73"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67FE5409"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3A2CF7B" w14:textId="77777777" w:rsidR="00D90FFA" w:rsidRPr="00775603" w:rsidRDefault="00571926" w:rsidP="0081629B">
            <w:pPr>
              <w:rPr>
                <w:vanish/>
                <w:color w:val="000000" w:themeColor="text1"/>
              </w:rPr>
            </w:pPr>
          </w:p>
        </w:tc>
      </w:tr>
    </w:tbl>
    <w:p w14:paraId="22EAD083" w14:textId="77777777" w:rsidR="00406F39" w:rsidRDefault="00571926" w:rsidP="00B9479B">
      <w:pPr>
        <w:pStyle w:val="Heading2"/>
      </w:pPr>
      <w:bookmarkStart w:id="192" w:name="_Toc82101680"/>
      <w:r w:rsidRPr="00B9479B">
        <w:t>SWR-REQ-407139/A-A2B B&amp;A Plant EOL configuration</w:t>
      </w:r>
      <w:bookmarkEnd w:id="192"/>
    </w:p>
    <w:p w14:paraId="254DF301" w14:textId="77777777" w:rsidR="00500605" w:rsidRPr="00E55C4A" w:rsidRDefault="00571926" w:rsidP="00500605">
      <w:pPr>
        <w:rPr>
          <w:rFonts w:cs="Arial"/>
        </w:rPr>
      </w:pPr>
    </w:p>
    <w:p w14:paraId="3A7036CB" w14:textId="77777777" w:rsidR="00E55C4A" w:rsidRDefault="00571926" w:rsidP="00E55C4A">
      <w:pPr>
        <w:rPr>
          <w:rFonts w:cs="Arial"/>
        </w:rPr>
      </w:pPr>
      <w:r w:rsidRPr="00E55C4A">
        <w:rPr>
          <w:rFonts w:cs="Arial"/>
        </w:rPr>
        <w:t xml:space="preserve">The A2B </w:t>
      </w:r>
      <w:r>
        <w:rPr>
          <w:rFonts w:cs="Arial"/>
        </w:rPr>
        <w:t>main</w:t>
      </w:r>
      <w:r w:rsidRPr="00E55C4A">
        <w:rPr>
          <w:rFonts w:cs="Arial"/>
        </w:rPr>
        <w:t xml:space="preserve"> node shall have a configuration that allows each possible bus configuration to be selectable.</w:t>
      </w:r>
    </w:p>
    <w:p w14:paraId="7DF2E3E2" w14:textId="77777777" w:rsidR="00E55C4A" w:rsidRPr="00E55C4A" w:rsidRDefault="00571926" w:rsidP="00E55C4A">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7F92A35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A1D42A5"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7201A790"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791DE15" w14:textId="77777777" w:rsidR="00D90FFA" w:rsidRPr="00775603" w:rsidRDefault="00571926" w:rsidP="0081629B">
            <w:pPr>
              <w:rPr>
                <w:vanish/>
                <w:color w:val="000000" w:themeColor="text1"/>
              </w:rPr>
            </w:pPr>
          </w:p>
        </w:tc>
      </w:tr>
    </w:tbl>
    <w:p w14:paraId="44863AA5" w14:textId="77777777" w:rsidR="00406F39" w:rsidRDefault="00571926" w:rsidP="00B9479B">
      <w:pPr>
        <w:pStyle w:val="Heading2"/>
      </w:pPr>
      <w:bookmarkStart w:id="193" w:name="_Toc82101681"/>
      <w:r>
        <w:t>Error Handling</w:t>
      </w:r>
      <w:bookmarkEnd w:id="193"/>
    </w:p>
    <w:p w14:paraId="6C84A52E" w14:textId="77777777" w:rsidR="00406F39" w:rsidRDefault="00571926" w:rsidP="00B9479B">
      <w:pPr>
        <w:pStyle w:val="Heading3"/>
      </w:pPr>
      <w:bookmarkStart w:id="194" w:name="_Toc82101682"/>
      <w:r w:rsidRPr="00B9479B">
        <w:t xml:space="preserve">SWR-REQ-407140/B-Loss of </w:t>
      </w:r>
      <w:r w:rsidRPr="00B9479B">
        <w:t>Communication with Main Node A2B IC</w:t>
      </w:r>
      <w:bookmarkEnd w:id="194"/>
    </w:p>
    <w:p w14:paraId="37C1BC5D" w14:textId="77777777" w:rsidR="00500605" w:rsidRPr="00330336" w:rsidRDefault="00571926" w:rsidP="00500605">
      <w:pPr>
        <w:rPr>
          <w:rFonts w:cs="Arial"/>
        </w:rPr>
      </w:pPr>
    </w:p>
    <w:p w14:paraId="1E640FEF" w14:textId="77777777" w:rsidR="00330336" w:rsidRPr="00330336" w:rsidRDefault="00571926" w:rsidP="00330336">
      <w:pPr>
        <w:rPr>
          <w:rFonts w:cs="Arial"/>
        </w:rPr>
      </w:pPr>
      <w:r w:rsidRPr="00330336">
        <w:rPr>
          <w:rFonts w:cs="Arial"/>
        </w:rPr>
        <w:t xml:space="preserve">When the </w:t>
      </w:r>
      <w:r>
        <w:rPr>
          <w:rFonts w:cs="Arial"/>
        </w:rPr>
        <w:t>Main</w:t>
      </w:r>
      <w:r w:rsidRPr="00330336">
        <w:rPr>
          <w:rFonts w:cs="Arial"/>
        </w:rPr>
        <w:t xml:space="preserve"> Node identifies I2C</w:t>
      </w:r>
      <w:r>
        <w:rPr>
          <w:rFonts w:cs="Arial"/>
        </w:rPr>
        <w:t>/SPI</w:t>
      </w:r>
      <w:r w:rsidRPr="00330336">
        <w:rPr>
          <w:rFonts w:cs="Arial"/>
        </w:rPr>
        <w:t xml:space="preserve"> communication loss due to loss of Audio Clock, Loss of Power to the A2B IC, or loss of </w:t>
      </w:r>
      <w:r>
        <w:rPr>
          <w:rFonts w:cs="Arial"/>
        </w:rPr>
        <w:t>Main</w:t>
      </w:r>
      <w:r w:rsidRPr="00330336">
        <w:rPr>
          <w:rFonts w:cs="Arial"/>
        </w:rPr>
        <w:t xml:space="preserve"> Node A2B register configurations, then the </w:t>
      </w:r>
      <w:r>
        <w:rPr>
          <w:rFonts w:cs="Arial"/>
        </w:rPr>
        <w:t>Main</w:t>
      </w:r>
      <w:r w:rsidRPr="00330336">
        <w:rPr>
          <w:rFonts w:cs="Arial"/>
        </w:rPr>
        <w:t xml:space="preserve"> Node shall:</w:t>
      </w:r>
    </w:p>
    <w:p w14:paraId="7FC3F69F" w14:textId="77777777" w:rsidR="00330336" w:rsidRPr="00330336" w:rsidRDefault="00571926" w:rsidP="00775603">
      <w:pPr>
        <w:numPr>
          <w:ilvl w:val="0"/>
          <w:numId w:val="14"/>
        </w:numPr>
        <w:rPr>
          <w:rFonts w:cs="Arial"/>
        </w:rPr>
      </w:pPr>
      <w:r w:rsidRPr="00330336">
        <w:rPr>
          <w:rFonts w:cs="Arial"/>
        </w:rPr>
        <w:t xml:space="preserve">perform a periodic rediscovery of the </w:t>
      </w:r>
      <w:ins w:id="195" w:author="Walus, David (D.M.)" w:date="2021-09-07T08:52:00Z">
        <w:r>
          <w:rPr>
            <w:rFonts w:cs="Arial"/>
          </w:rPr>
          <w:t xml:space="preserve">internal </w:t>
        </w:r>
      </w:ins>
      <w:r w:rsidRPr="00330336">
        <w:rPr>
          <w:rFonts w:cs="Arial"/>
        </w:rPr>
        <w:t xml:space="preserve">A2B </w:t>
      </w:r>
      <w:del w:id="196" w:author="Walus, David (D.M.)" w:date="2021-09-07T08:51:00Z">
        <w:r w:rsidRPr="00330336" w:rsidDel="00E23D69">
          <w:rPr>
            <w:rFonts w:cs="Arial"/>
          </w:rPr>
          <w:delText xml:space="preserve">bus </w:delText>
        </w:r>
      </w:del>
      <w:ins w:id="197" w:author="Walus, David (D.M.)" w:date="2021-09-07T08:51:00Z">
        <w:r>
          <w:rPr>
            <w:rFonts w:cs="Arial"/>
          </w:rPr>
          <w:t>IC</w:t>
        </w:r>
        <w:r w:rsidRPr="00330336">
          <w:rPr>
            <w:rFonts w:cs="Arial"/>
          </w:rPr>
          <w:t xml:space="preserve"> </w:t>
        </w:r>
      </w:ins>
      <w:r w:rsidRPr="00330336">
        <w:rPr>
          <w:rFonts w:cs="Arial"/>
        </w:rPr>
        <w:t>every 1 second</w:t>
      </w:r>
    </w:p>
    <w:p w14:paraId="1BD937D0" w14:textId="77777777" w:rsidR="00330336" w:rsidRPr="00330336" w:rsidRDefault="00571926" w:rsidP="00775603">
      <w:pPr>
        <w:numPr>
          <w:ilvl w:val="0"/>
          <w:numId w:val="14"/>
        </w:numPr>
        <w:rPr>
          <w:rFonts w:cs="Arial"/>
        </w:rPr>
      </w:pPr>
      <w:r w:rsidRPr="00330336">
        <w:rPr>
          <w:rFonts w:cs="Arial"/>
        </w:rPr>
        <w:t>set th</w:t>
      </w:r>
      <w:r w:rsidRPr="00330336">
        <w:rPr>
          <w:rFonts w:cs="Arial"/>
        </w:rPr>
        <w:t xml:space="preserve">e appropriate DTC per the Infotainment Diagnostics Specification. </w:t>
      </w:r>
    </w:p>
    <w:p w14:paraId="773ED863" w14:textId="77777777" w:rsidR="00330336" w:rsidRPr="00330336" w:rsidRDefault="00571926" w:rsidP="00330336">
      <w:pPr>
        <w:rPr>
          <w:rFonts w:cs="Arial"/>
        </w:rPr>
      </w:pPr>
    </w:p>
    <w:p w14:paraId="41004626" w14:textId="77777777" w:rsidR="00330336" w:rsidRPr="00330336" w:rsidRDefault="00571926" w:rsidP="00330336">
      <w:pPr>
        <w:rPr>
          <w:rFonts w:cs="Arial"/>
        </w:rPr>
      </w:pPr>
      <w:del w:id="198" w:author="Walus, David (D.M.)" w:date="2021-09-07T08:49:00Z">
        <w:r w:rsidRPr="00330336" w:rsidDel="00E23D69">
          <w:rPr>
            <w:rFonts w:cs="Arial"/>
          </w:rPr>
          <w:delText>If the Vehicle Multimedia Architecture includes an external branded amplifier, then</w:delText>
        </w:r>
      </w:del>
      <w:del w:id="199" w:author="Walus, David (D.M.)" w:date="2021-09-07T08:50:00Z">
        <w:r w:rsidRPr="00330336" w:rsidDel="00E23D69">
          <w:rPr>
            <w:rFonts w:cs="Arial"/>
          </w:rPr>
          <w:delText xml:space="preserve"> w</w:delText>
        </w:r>
      </w:del>
      <w:ins w:id="200" w:author="Walus, David (D.M.)" w:date="2021-09-07T08:50:00Z">
        <w:r>
          <w:rPr>
            <w:rFonts w:cs="Arial"/>
          </w:rPr>
          <w:t>W</w:t>
        </w:r>
      </w:ins>
      <w:r w:rsidRPr="00330336">
        <w:rPr>
          <w:rFonts w:cs="Arial"/>
        </w:rPr>
        <w:t xml:space="preserve">hen the above condition occurs, the </w:t>
      </w:r>
      <w:r>
        <w:rPr>
          <w:rFonts w:cs="Arial"/>
        </w:rPr>
        <w:t>Main</w:t>
      </w:r>
      <w:r w:rsidRPr="00330336">
        <w:rPr>
          <w:rFonts w:cs="Arial"/>
        </w:rPr>
        <w:t xml:space="preserve"> Node shall also do the following:</w:t>
      </w:r>
    </w:p>
    <w:p w14:paraId="42900722" w14:textId="77777777" w:rsidR="00330336" w:rsidRPr="00330336" w:rsidRDefault="00571926" w:rsidP="00775603">
      <w:pPr>
        <w:numPr>
          <w:ilvl w:val="0"/>
          <w:numId w:val="14"/>
        </w:numPr>
        <w:rPr>
          <w:rFonts w:cs="Arial"/>
        </w:rPr>
      </w:pPr>
      <w:r w:rsidRPr="00330336">
        <w:rPr>
          <w:rFonts w:cs="Arial"/>
        </w:rPr>
        <w:t xml:space="preserve">perform a soft mute of the </w:t>
      </w:r>
      <w:r w:rsidRPr="00330336">
        <w:rPr>
          <w:rFonts w:cs="Arial"/>
        </w:rPr>
        <w:t>Audio server(s)</w:t>
      </w:r>
    </w:p>
    <w:p w14:paraId="2A6E6956" w14:textId="77777777" w:rsidR="00330336" w:rsidRPr="00330336" w:rsidRDefault="00571926" w:rsidP="00775603">
      <w:pPr>
        <w:numPr>
          <w:ilvl w:val="0"/>
          <w:numId w:val="14"/>
        </w:numPr>
        <w:rPr>
          <w:rFonts w:cs="Arial"/>
        </w:rPr>
      </w:pPr>
      <w:r w:rsidRPr="00330336">
        <w:rPr>
          <w:rFonts w:cs="Arial"/>
        </w:rPr>
        <w:t xml:space="preserve">set the signal </w:t>
      </w:r>
      <w:proofErr w:type="spellStart"/>
      <w:r w:rsidRPr="00330336">
        <w:rPr>
          <w:rFonts w:cs="Arial"/>
        </w:rPr>
        <w:t>InfotainmentAudio.St</w:t>
      </w:r>
      <w:proofErr w:type="spellEnd"/>
      <w:r w:rsidRPr="00330336">
        <w:rPr>
          <w:rFonts w:cs="Arial"/>
        </w:rPr>
        <w:t xml:space="preserve"> = </w:t>
      </w:r>
      <w:proofErr w:type="spellStart"/>
      <w:r w:rsidRPr="00330336">
        <w:rPr>
          <w:rFonts w:cs="Arial"/>
        </w:rPr>
        <w:t>ErrorState_NoAudio</w:t>
      </w:r>
      <w:proofErr w:type="spellEnd"/>
    </w:p>
    <w:p w14:paraId="68CBD4BE" w14:textId="77777777" w:rsidR="00330336" w:rsidRPr="00330336" w:rsidRDefault="00571926" w:rsidP="00775603">
      <w:pPr>
        <w:numPr>
          <w:ilvl w:val="0"/>
          <w:numId w:val="14"/>
        </w:numPr>
        <w:rPr>
          <w:rFonts w:cs="Arial"/>
        </w:rPr>
      </w:pPr>
      <w:r w:rsidRPr="00330336">
        <w:rPr>
          <w:rFonts w:cs="Arial"/>
        </w:rPr>
        <w:t xml:space="preserve">set </w:t>
      </w:r>
      <w:proofErr w:type="spellStart"/>
      <w:r w:rsidRPr="00330336">
        <w:rPr>
          <w:rFonts w:cs="Arial"/>
        </w:rPr>
        <w:t>Chime_Supported</w:t>
      </w:r>
      <w:proofErr w:type="spellEnd"/>
      <w:r w:rsidRPr="00330336">
        <w:rPr>
          <w:rFonts w:cs="Arial"/>
        </w:rPr>
        <w:t xml:space="preserve"> = Not Supported returning chime control back to the Cluster.</w:t>
      </w:r>
    </w:p>
    <w:p w14:paraId="6EAD6851" w14:textId="77777777" w:rsidR="00330336" w:rsidRPr="00330336" w:rsidRDefault="00571926" w:rsidP="00991C6D">
      <w:pPr>
        <w:rPr>
          <w:rFonts w:cs="Arial"/>
          <w:u w:val="single"/>
        </w:rPr>
      </w:pPr>
    </w:p>
    <w:p w14:paraId="0D87EFD4" w14:textId="77777777" w:rsidR="00991C6D" w:rsidRDefault="00571926" w:rsidP="00991C6D">
      <w:pPr>
        <w:rPr>
          <w:rFonts w:cs="Arial"/>
        </w:rPr>
      </w:pPr>
      <w:r>
        <w:rPr>
          <w:rFonts w:cs="Arial"/>
          <w:u w:val="single"/>
        </w:rPr>
        <w:t>Note1</w:t>
      </w:r>
      <w:r>
        <w:rPr>
          <w:rFonts w:cs="Arial"/>
        </w:rPr>
        <w:t xml:space="preserve">: reference the Clock and Reset Timing table in the </w:t>
      </w:r>
      <w:r>
        <w:rPr>
          <w:rFonts w:cs="Arial"/>
          <w:i/>
          <w:u w:val="single"/>
        </w:rPr>
        <w:t>AD242x Data Sheet</w:t>
      </w:r>
      <w:r>
        <w:rPr>
          <w:rFonts w:cs="Arial"/>
        </w:rPr>
        <w:t xml:space="preserve"> or the </w:t>
      </w:r>
      <w:r>
        <w:rPr>
          <w:rFonts w:cs="Arial"/>
          <w:i/>
          <w:u w:val="single"/>
        </w:rPr>
        <w:t xml:space="preserve">AD243x Data </w:t>
      </w:r>
      <w:r>
        <w:rPr>
          <w:rFonts w:cs="Arial"/>
          <w:i/>
          <w:u w:val="single"/>
        </w:rPr>
        <w:t>Sheet</w:t>
      </w:r>
      <w:r>
        <w:rPr>
          <w:rFonts w:cs="Arial"/>
        </w:rPr>
        <w:t xml:space="preserve"> specification for details on clock and reset parameters. The flags T</w:t>
      </w:r>
      <w:r>
        <w:rPr>
          <w:rFonts w:cs="Arial"/>
          <w:vertAlign w:val="subscript"/>
        </w:rPr>
        <w:t xml:space="preserve">NSCFR </w:t>
      </w:r>
      <w:r>
        <w:rPr>
          <w:rFonts w:cs="Arial"/>
        </w:rPr>
        <w:t>and T</w:t>
      </w:r>
      <w:r>
        <w:rPr>
          <w:rFonts w:cs="Arial"/>
          <w:vertAlign w:val="subscript"/>
        </w:rPr>
        <w:t xml:space="preserve">NSYNCR </w:t>
      </w:r>
      <w:r>
        <w:rPr>
          <w:rFonts w:cs="Arial"/>
        </w:rPr>
        <w:t xml:space="preserve">are defined in the </w:t>
      </w:r>
      <w:r>
        <w:rPr>
          <w:rFonts w:cs="Arial"/>
          <w:i/>
          <w:u w:val="single"/>
        </w:rPr>
        <w:t>AD242x Data Sheet</w:t>
      </w:r>
      <w:r>
        <w:rPr>
          <w:rFonts w:cs="Arial"/>
        </w:rPr>
        <w:t xml:space="preserve"> or the </w:t>
      </w:r>
      <w:r>
        <w:rPr>
          <w:rFonts w:cs="Arial"/>
          <w:i/>
          <w:u w:val="single"/>
        </w:rPr>
        <w:t>AD243x Data Sheet</w:t>
      </w:r>
      <w:r>
        <w:rPr>
          <w:rFonts w:cs="Arial"/>
        </w:rPr>
        <w:t xml:space="preserve"> specification.</w:t>
      </w:r>
    </w:p>
    <w:p w14:paraId="330849FE" w14:textId="77777777" w:rsidR="00991C6D" w:rsidRDefault="00571926" w:rsidP="00991C6D">
      <w:pPr>
        <w:rPr>
          <w:rFonts w:cs="Arial"/>
        </w:rPr>
      </w:pPr>
    </w:p>
    <w:p w14:paraId="600B7508" w14:textId="77777777" w:rsidR="00991C6D" w:rsidRDefault="00571926" w:rsidP="00991C6D">
      <w:pPr>
        <w:rPr>
          <w:rFonts w:cs="Arial"/>
        </w:rPr>
      </w:pPr>
      <w:r>
        <w:rPr>
          <w:rFonts w:cs="Arial"/>
          <w:u w:val="single"/>
        </w:rPr>
        <w:t>Note2</w:t>
      </w:r>
      <w:r>
        <w:rPr>
          <w:rFonts w:cs="Arial"/>
        </w:rPr>
        <w:t xml:space="preserve">: reference the </w:t>
      </w:r>
      <w:r>
        <w:rPr>
          <w:rFonts w:cs="Arial"/>
          <w:i/>
          <w:u w:val="single"/>
        </w:rPr>
        <w:t>Analog Devices A2B Data link Implementation Specification</w:t>
      </w:r>
      <w:r>
        <w:rPr>
          <w:rFonts w:cs="Arial"/>
        </w:rPr>
        <w:t xml:space="preserve"> for clo</w:t>
      </w:r>
      <w:r>
        <w:rPr>
          <w:rFonts w:cs="Arial"/>
        </w:rPr>
        <w:t>ck reset details.</w:t>
      </w:r>
    </w:p>
    <w:p w14:paraId="329592FE" w14:textId="77777777" w:rsidR="00991C6D" w:rsidRDefault="00571926" w:rsidP="00991C6D">
      <w:pPr>
        <w:rPr>
          <w:rFonts w:cs="Arial"/>
        </w:rPr>
      </w:pPr>
    </w:p>
    <w:p w14:paraId="2F34E102" w14:textId="77777777" w:rsidR="00991C6D" w:rsidRDefault="00571926" w:rsidP="00991C6D">
      <w:pPr>
        <w:rPr>
          <w:rFonts w:cs="Arial"/>
        </w:rPr>
      </w:pPr>
      <w:r>
        <w:rPr>
          <w:rFonts w:cs="Arial"/>
        </w:rPr>
        <w:t>Some occurrences of when the clock signal is considered lost:</w:t>
      </w:r>
    </w:p>
    <w:p w14:paraId="1AA8CF30" w14:textId="77777777" w:rsidR="00991C6D" w:rsidRDefault="00571926" w:rsidP="00991C6D">
      <w:pPr>
        <w:ind w:left="1080" w:hanging="360"/>
        <w:rPr>
          <w:rFonts w:cs="Arial"/>
        </w:rPr>
      </w:pPr>
      <w:r>
        <w:rPr>
          <w:rFonts w:cs="Arial"/>
        </w:rPr>
        <w:t>- When the A2B Sub chip (ex A2B chip in DSP AMP) detects loss of Main A2B clock signal for T</w:t>
      </w:r>
      <w:r>
        <w:rPr>
          <w:rFonts w:cs="Arial"/>
          <w:vertAlign w:val="subscript"/>
        </w:rPr>
        <w:t>NSCFR</w:t>
      </w:r>
      <w:r>
        <w:rPr>
          <w:rFonts w:cs="Arial"/>
        </w:rPr>
        <w:t xml:space="preserve"> then the clock is considered lost. If there is any contradiction between the </w:t>
      </w:r>
      <w:r>
        <w:rPr>
          <w:rFonts w:cs="Arial"/>
        </w:rPr>
        <w:t xml:space="preserve">SPSS definition of A2B Sub chip clock lost and the </w:t>
      </w:r>
      <w:r>
        <w:rPr>
          <w:rFonts w:cs="Arial"/>
          <w:i/>
          <w:u w:val="single"/>
        </w:rPr>
        <w:t>Analog Devices A2B Data link Implementation Specification</w:t>
      </w:r>
      <w:r>
        <w:rPr>
          <w:rFonts w:cs="Arial"/>
        </w:rPr>
        <w:t xml:space="preserve"> definition of Sub chip clock lost, then the </w:t>
      </w:r>
      <w:r>
        <w:rPr>
          <w:rFonts w:cs="Arial"/>
          <w:i/>
          <w:u w:val="single"/>
        </w:rPr>
        <w:t>Analog Devices A2B Data link Implementation Specification</w:t>
      </w:r>
      <w:r>
        <w:rPr>
          <w:rFonts w:cs="Arial"/>
        </w:rPr>
        <w:t xml:space="preserve"> shall take precedent.</w:t>
      </w:r>
    </w:p>
    <w:p w14:paraId="59212686" w14:textId="77777777" w:rsidR="00991C6D" w:rsidRDefault="00571926" w:rsidP="00991C6D">
      <w:pPr>
        <w:ind w:firstLine="720"/>
        <w:rPr>
          <w:rFonts w:cs="Arial"/>
          <w:highlight w:val="yellow"/>
        </w:rPr>
      </w:pPr>
      <w:r>
        <w:rPr>
          <w:rFonts w:cs="Arial"/>
        </w:rPr>
        <w:t>OR</w:t>
      </w:r>
    </w:p>
    <w:p w14:paraId="67CFC476" w14:textId="77777777" w:rsidR="00991C6D" w:rsidRDefault="00571926" w:rsidP="00991C6D">
      <w:pPr>
        <w:ind w:left="1080" w:hanging="360"/>
        <w:rPr>
          <w:rFonts w:cs="Arial"/>
        </w:rPr>
      </w:pPr>
      <w:r>
        <w:rPr>
          <w:rFonts w:cs="Arial"/>
        </w:rPr>
        <w:t>- Additional instanc</w:t>
      </w:r>
      <w:r>
        <w:rPr>
          <w:rFonts w:cs="Arial"/>
        </w:rPr>
        <w:t xml:space="preserve">es and details for when the clock is considered lost reference </w:t>
      </w:r>
      <w:r>
        <w:rPr>
          <w:rFonts w:cs="Arial"/>
          <w:i/>
          <w:u w:val="single"/>
        </w:rPr>
        <w:t>AD242x Data Sheet</w:t>
      </w:r>
      <w:r>
        <w:rPr>
          <w:rFonts w:cs="Arial"/>
        </w:rPr>
        <w:t xml:space="preserve"> or the </w:t>
      </w:r>
      <w:r>
        <w:rPr>
          <w:rFonts w:cs="Arial"/>
          <w:i/>
          <w:u w:val="single"/>
        </w:rPr>
        <w:t>AD243x Data Sheet</w:t>
      </w:r>
      <w:r>
        <w:rPr>
          <w:rFonts w:cs="Arial"/>
        </w:rPr>
        <w:t xml:space="preserve"> specification and the </w:t>
      </w:r>
      <w:r>
        <w:rPr>
          <w:rFonts w:cs="Arial"/>
          <w:i/>
          <w:u w:val="single"/>
        </w:rPr>
        <w:t>Analog Devices A2B Data link Implementation Specification.</w:t>
      </w:r>
    </w:p>
    <w:p w14:paraId="28B0BE48" w14:textId="77777777" w:rsidR="00991C6D" w:rsidRPr="00991C6D"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23BC07B1"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F809AB6"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68DCDC3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7F7FE764" w14:textId="77777777" w:rsidR="00D90FFA" w:rsidRPr="00775603" w:rsidRDefault="00571926" w:rsidP="0081629B">
            <w:pPr>
              <w:rPr>
                <w:vanish/>
                <w:color w:val="000000" w:themeColor="text1"/>
              </w:rPr>
            </w:pPr>
          </w:p>
        </w:tc>
      </w:tr>
    </w:tbl>
    <w:p w14:paraId="7BF9119A" w14:textId="77777777" w:rsidR="00406F39" w:rsidRDefault="00571926" w:rsidP="00B9479B">
      <w:pPr>
        <w:pStyle w:val="Heading3"/>
      </w:pPr>
      <w:bookmarkStart w:id="201" w:name="_Toc82101683"/>
      <w:r w:rsidRPr="00B9479B">
        <w:t>SWR-REQ-407141/B-Line Fault Handling Process</w:t>
      </w:r>
      <w:bookmarkEnd w:id="201"/>
    </w:p>
    <w:p w14:paraId="1D25492B" w14:textId="77777777" w:rsidR="00500605" w:rsidRPr="00C928F2" w:rsidRDefault="00571926" w:rsidP="00500605">
      <w:pPr>
        <w:rPr>
          <w:rFonts w:cs="Arial"/>
        </w:rPr>
      </w:pPr>
    </w:p>
    <w:p w14:paraId="3A74B2CA" w14:textId="77777777" w:rsidR="00C928F2" w:rsidRDefault="00571926" w:rsidP="00C928F2">
      <w:pPr>
        <w:rPr>
          <w:rFonts w:cs="Arial"/>
        </w:rPr>
      </w:pPr>
      <w:r>
        <w:rPr>
          <w:rFonts w:cs="Arial"/>
        </w:rPr>
        <w:t>The Main</w:t>
      </w:r>
      <w:r>
        <w:rPr>
          <w:rFonts w:cs="Arial"/>
        </w:rPr>
        <w:t xml:space="preserve"> node shall utilize the ‘line fault diagnostics’ feature with ‘fault localization’ to monitor the A2B bus for faults, and to identify localized fault types (short to ground, short to battery, shorted together, or lines reversed). The retry strategy for ide</w:t>
      </w:r>
      <w:r>
        <w:rPr>
          <w:rFonts w:cs="Arial"/>
        </w:rPr>
        <w:t>ntified faults shall be to attempt to rediscover the A2B bus every 500ms until the fault condition is no longer present.</w:t>
      </w:r>
    </w:p>
    <w:p w14:paraId="29FBC3C1" w14:textId="77777777" w:rsidR="00C928F2" w:rsidRDefault="00571926" w:rsidP="00C928F2">
      <w:pPr>
        <w:rPr>
          <w:rFonts w:cs="Arial"/>
        </w:rPr>
      </w:pPr>
    </w:p>
    <w:p w14:paraId="3A918AD2" w14:textId="77777777" w:rsidR="00C928F2" w:rsidRDefault="00571926" w:rsidP="00C928F2">
      <w:pPr>
        <w:rPr>
          <w:rFonts w:cs="Arial"/>
          <w:color w:val="000000"/>
        </w:rPr>
      </w:pPr>
      <w:r>
        <w:rPr>
          <w:rFonts w:eastAsia="Calibri" w:cs="Arial"/>
        </w:rPr>
        <w:t>This digital interface shall adhere with the standard Ford diagnostics “</w:t>
      </w:r>
      <w:r>
        <w:rPr>
          <w:rFonts w:eastAsia="Calibri" w:cs="Arial"/>
          <w:i/>
        </w:rPr>
        <w:t>IDS Spec</w:t>
      </w:r>
      <w:r>
        <w:rPr>
          <w:rFonts w:eastAsia="Calibri" w:cs="Arial"/>
        </w:rPr>
        <w:t>” and must be capable to detect and survive indefinite</w:t>
      </w:r>
      <w:r>
        <w:rPr>
          <w:rFonts w:eastAsia="Calibri" w:cs="Arial"/>
        </w:rPr>
        <w:t xml:space="preserve"> short circuits (</w:t>
      </w:r>
      <w:proofErr w:type="spellStart"/>
      <w:r>
        <w:rPr>
          <w:rFonts w:eastAsia="Calibri" w:cs="Arial"/>
        </w:rPr>
        <w:t>Zsc</w:t>
      </w:r>
      <w:proofErr w:type="spellEnd"/>
      <w:r>
        <w:rPr>
          <w:rFonts w:eastAsia="Calibri" w:cs="Arial"/>
        </w:rPr>
        <w:t xml:space="preserve"> &lt; 350[</w:t>
      </w:r>
      <w:proofErr w:type="spellStart"/>
      <w:r>
        <w:rPr>
          <w:rFonts w:eastAsia="Calibri" w:cs="Arial"/>
        </w:rPr>
        <w:t>mΩ</w:t>
      </w:r>
      <w:proofErr w:type="spellEnd"/>
      <w:r>
        <w:rPr>
          <w:rFonts w:eastAsia="Calibri" w:cs="Arial"/>
        </w:rPr>
        <w:t xml:space="preserve">]) to ground or battery. Once </w:t>
      </w:r>
      <w:r>
        <w:rPr>
          <w:rFonts w:cs="Arial"/>
          <w:color w:val="000000"/>
        </w:rPr>
        <w:t xml:space="preserve">a short circuit occurs and is removed, the output shall return to its normal state as stated in </w:t>
      </w:r>
      <w:r>
        <w:rPr>
          <w:rFonts w:cs="Arial"/>
          <w:i/>
          <w:u w:val="single"/>
        </w:rPr>
        <w:t>Analog Devices A2B Data link Implementation Specification</w:t>
      </w:r>
      <w:r>
        <w:rPr>
          <w:rFonts w:cs="Arial"/>
          <w:color w:val="000000"/>
        </w:rPr>
        <w:t>.</w:t>
      </w:r>
    </w:p>
    <w:p w14:paraId="7C876D9B" w14:textId="77777777" w:rsidR="00C928F2" w:rsidRDefault="00571926" w:rsidP="00500605">
      <w:pPr>
        <w:rPr>
          <w:rFonts w:cs="Arial"/>
        </w:rPr>
      </w:pPr>
    </w:p>
    <w:p w14:paraId="7284D2E9" w14:textId="77777777" w:rsidR="00355640" w:rsidRPr="00355640" w:rsidRDefault="00571926" w:rsidP="00355640">
      <w:pPr>
        <w:rPr>
          <w:rFonts w:cs="Arial"/>
        </w:rPr>
      </w:pPr>
      <w:r w:rsidRPr="00355640">
        <w:rPr>
          <w:rFonts w:cs="Arial"/>
        </w:rPr>
        <w:t>If the line fault diagnostics feature has</w:t>
      </w:r>
      <w:r w:rsidRPr="00355640">
        <w:rPr>
          <w:rFonts w:cs="Arial"/>
        </w:rPr>
        <w:t xml:space="preserve"> detected an A2B Bus fault as listed above for 5 seconds or more while the infotainment system is on (</w:t>
      </w:r>
      <w:proofErr w:type="spellStart"/>
      <w:r w:rsidRPr="00355640">
        <w:rPr>
          <w:rFonts w:cs="Arial"/>
        </w:rPr>
        <w:t>HMIAudioMode</w:t>
      </w:r>
      <w:proofErr w:type="spellEnd"/>
      <w:r w:rsidRPr="00355640">
        <w:rPr>
          <w:rFonts w:cs="Arial"/>
        </w:rPr>
        <w:t xml:space="preserve"> = ON) or while chimes is active (</w:t>
      </w:r>
      <w:proofErr w:type="spellStart"/>
      <w:r w:rsidRPr="00355640">
        <w:rPr>
          <w:rFonts w:cs="Arial"/>
        </w:rPr>
        <w:t>Power_Up_Chime_Modules</w:t>
      </w:r>
      <w:proofErr w:type="spellEnd"/>
      <w:r w:rsidRPr="00355640">
        <w:rPr>
          <w:rFonts w:cs="Arial"/>
        </w:rPr>
        <w:t xml:space="preserve"> = Active) then </w:t>
      </w:r>
      <w:del w:id="202" w:author="Walus, David (D.M.)" w:date="2021-09-08T11:35:00Z">
        <w:r w:rsidRPr="00355640" w:rsidDel="005F3321">
          <w:rPr>
            <w:rFonts w:cs="Arial"/>
          </w:rPr>
          <w:delText xml:space="preserve">the Audio Client and </w:delText>
        </w:r>
      </w:del>
      <w:r w:rsidRPr="00355640">
        <w:rPr>
          <w:rFonts w:cs="Arial"/>
        </w:rPr>
        <w:t xml:space="preserve">the A2B </w:t>
      </w:r>
      <w:r>
        <w:rPr>
          <w:rFonts w:cs="Arial"/>
        </w:rPr>
        <w:t>Main</w:t>
      </w:r>
      <w:r w:rsidRPr="00355640">
        <w:rPr>
          <w:rFonts w:cs="Arial"/>
        </w:rPr>
        <w:t xml:space="preserve"> node shall take the following actions:</w:t>
      </w:r>
    </w:p>
    <w:p w14:paraId="6C9C1B5E" w14:textId="77777777" w:rsidR="00355640" w:rsidRPr="005F3321" w:rsidRDefault="00571926" w:rsidP="005F3321">
      <w:pPr>
        <w:rPr>
          <w:rFonts w:cs="Arial"/>
        </w:rPr>
      </w:pPr>
      <w:del w:id="203" w:author="Walus, David (D.M.)" w:date="2021-09-08T11:35:00Z">
        <w:r w:rsidRPr="005F3321" w:rsidDel="005F3321">
          <w:rPr>
            <w:rFonts w:cs="Arial"/>
          </w:rPr>
          <w:delText>The Audio Client shall notify the A2B Main Node when this occurs and when it recovers.</w:delText>
        </w:r>
      </w:del>
    </w:p>
    <w:p w14:paraId="3BD2E68D" w14:textId="77777777" w:rsidR="00355640" w:rsidRPr="00355640" w:rsidRDefault="00571926" w:rsidP="00775603">
      <w:pPr>
        <w:numPr>
          <w:ilvl w:val="0"/>
          <w:numId w:val="15"/>
        </w:numPr>
        <w:rPr>
          <w:rFonts w:cs="Arial"/>
        </w:rPr>
      </w:pPr>
      <w:r w:rsidRPr="00355640">
        <w:rPr>
          <w:rFonts w:cs="Arial"/>
        </w:rPr>
        <w:t xml:space="preserve">The A2B </w:t>
      </w:r>
      <w:r>
        <w:rPr>
          <w:rFonts w:cs="Arial"/>
        </w:rPr>
        <w:t>Main</w:t>
      </w:r>
      <w:r w:rsidRPr="00355640">
        <w:rPr>
          <w:rFonts w:cs="Arial"/>
        </w:rPr>
        <w:t xml:space="preserve"> node shall set </w:t>
      </w:r>
      <w:proofErr w:type="spellStart"/>
      <w:r w:rsidRPr="00355640">
        <w:rPr>
          <w:rFonts w:cs="Arial"/>
        </w:rPr>
        <w:t>Chime_Supported</w:t>
      </w:r>
      <w:proofErr w:type="spellEnd"/>
      <w:r w:rsidRPr="00355640">
        <w:rPr>
          <w:rFonts w:cs="Arial"/>
        </w:rPr>
        <w:t xml:space="preserve"> = Not Supported returning chime control back to the Cluster.</w:t>
      </w:r>
    </w:p>
    <w:p w14:paraId="24E37D60" w14:textId="77777777" w:rsidR="00355640" w:rsidRPr="00355640" w:rsidRDefault="00571926" w:rsidP="00775603">
      <w:pPr>
        <w:numPr>
          <w:ilvl w:val="0"/>
          <w:numId w:val="15"/>
        </w:numPr>
        <w:rPr>
          <w:rFonts w:cs="Arial"/>
        </w:rPr>
      </w:pPr>
      <w:r w:rsidRPr="00355640">
        <w:rPr>
          <w:rFonts w:cs="Arial"/>
        </w:rPr>
        <w:t xml:space="preserve">The A2B </w:t>
      </w:r>
      <w:r>
        <w:rPr>
          <w:rFonts w:cs="Arial"/>
        </w:rPr>
        <w:t>Main</w:t>
      </w:r>
      <w:r w:rsidRPr="00355640">
        <w:rPr>
          <w:rFonts w:cs="Arial"/>
        </w:rPr>
        <w:t xml:space="preserve"> node shall </w:t>
      </w:r>
      <w:r w:rsidRPr="00355640">
        <w:rPr>
          <w:rFonts w:cs="Arial"/>
        </w:rPr>
        <w:t xml:space="preserve">change the </w:t>
      </w:r>
      <w:proofErr w:type="spellStart"/>
      <w:r w:rsidRPr="00355640">
        <w:rPr>
          <w:rFonts w:cs="Arial"/>
        </w:rPr>
        <w:t>InfotainmentAudio.St</w:t>
      </w:r>
      <w:proofErr w:type="spellEnd"/>
      <w:r w:rsidRPr="00355640">
        <w:rPr>
          <w:rFonts w:cs="Arial"/>
        </w:rPr>
        <w:t xml:space="preserve"> signal from “</w:t>
      </w:r>
      <w:proofErr w:type="spellStart"/>
      <w:r w:rsidRPr="00355640">
        <w:rPr>
          <w:rFonts w:cs="Arial"/>
        </w:rPr>
        <w:t>NormalOperation</w:t>
      </w:r>
      <w:proofErr w:type="spellEnd"/>
      <w:r w:rsidRPr="00355640">
        <w:rPr>
          <w:rFonts w:cs="Arial"/>
        </w:rPr>
        <w:t>” to “</w:t>
      </w:r>
      <w:proofErr w:type="spellStart"/>
      <w:r w:rsidRPr="00355640">
        <w:rPr>
          <w:rFonts w:cs="Arial"/>
        </w:rPr>
        <w:t>ErrorState_NoAudio</w:t>
      </w:r>
      <w:proofErr w:type="spellEnd"/>
      <w:r w:rsidRPr="00355640">
        <w:rPr>
          <w:rFonts w:cs="Arial"/>
        </w:rPr>
        <w:t>”.</w:t>
      </w:r>
    </w:p>
    <w:p w14:paraId="464D90A9" w14:textId="77777777" w:rsidR="00355640" w:rsidRPr="00355640" w:rsidRDefault="00571926" w:rsidP="00775603">
      <w:pPr>
        <w:numPr>
          <w:ilvl w:val="0"/>
          <w:numId w:val="15"/>
        </w:numPr>
        <w:rPr>
          <w:rFonts w:cs="Arial"/>
        </w:rPr>
      </w:pPr>
      <w:r w:rsidRPr="00355640">
        <w:rPr>
          <w:rFonts w:cs="Arial"/>
        </w:rPr>
        <w:t xml:space="preserve">The A2B </w:t>
      </w:r>
      <w:r>
        <w:rPr>
          <w:rFonts w:cs="Arial"/>
        </w:rPr>
        <w:t>Main</w:t>
      </w:r>
      <w:r w:rsidRPr="00355640">
        <w:rPr>
          <w:rFonts w:cs="Arial"/>
        </w:rPr>
        <w:t xml:space="preserve"> Node shall set a DTC as defined in the Infotainment Diagnostics Specification.</w:t>
      </w:r>
    </w:p>
    <w:p w14:paraId="28B3737F" w14:textId="77777777" w:rsidR="00355640" w:rsidRPr="00355640" w:rsidRDefault="00571926" w:rsidP="00355640">
      <w:pPr>
        <w:rPr>
          <w:rFonts w:cs="Arial"/>
        </w:rPr>
      </w:pPr>
    </w:p>
    <w:p w14:paraId="07628949" w14:textId="77777777" w:rsidR="00355640" w:rsidRPr="00355640" w:rsidRDefault="00571926" w:rsidP="00355640">
      <w:pPr>
        <w:rPr>
          <w:rFonts w:cs="Arial"/>
        </w:rPr>
      </w:pPr>
      <w:r w:rsidRPr="00355640">
        <w:rPr>
          <w:rFonts w:cs="Arial"/>
        </w:rPr>
        <w:t>A2B digital audio bus recovers:</w:t>
      </w:r>
    </w:p>
    <w:p w14:paraId="6A396732" w14:textId="77777777" w:rsidR="00355640" w:rsidRPr="00355640" w:rsidRDefault="00571926" w:rsidP="00775603">
      <w:pPr>
        <w:numPr>
          <w:ilvl w:val="0"/>
          <w:numId w:val="16"/>
        </w:numPr>
        <w:rPr>
          <w:rFonts w:cs="Arial"/>
        </w:rPr>
      </w:pPr>
      <w:r w:rsidRPr="00355640">
        <w:rPr>
          <w:rFonts w:cs="Arial"/>
        </w:rPr>
        <w:t>When the A2B bus recovers, it shall follow t</w:t>
      </w:r>
      <w:r w:rsidRPr="00355640">
        <w:rPr>
          <w:rFonts w:cs="Arial"/>
        </w:rPr>
        <w:t>he normal A2B audio start-up process.</w:t>
      </w:r>
    </w:p>
    <w:p w14:paraId="3738D36A" w14:textId="77777777" w:rsidR="00355640" w:rsidRPr="00355640" w:rsidRDefault="00571926" w:rsidP="00775603">
      <w:pPr>
        <w:numPr>
          <w:ilvl w:val="0"/>
          <w:numId w:val="16"/>
        </w:numPr>
        <w:rPr>
          <w:rFonts w:cs="Arial"/>
        </w:rPr>
      </w:pPr>
      <w:r w:rsidRPr="00355640">
        <w:rPr>
          <w:rFonts w:cs="Arial"/>
        </w:rPr>
        <w:lastRenderedPageBreak/>
        <w:t xml:space="preserve">The A2B </w:t>
      </w:r>
      <w:r>
        <w:rPr>
          <w:rFonts w:cs="Arial"/>
        </w:rPr>
        <w:t>Main</w:t>
      </w:r>
      <w:r w:rsidRPr="00355640">
        <w:rPr>
          <w:rFonts w:cs="Arial"/>
        </w:rPr>
        <w:t xml:space="preserve"> node shall set the signal </w:t>
      </w:r>
      <w:proofErr w:type="spellStart"/>
      <w:r w:rsidRPr="00355640">
        <w:rPr>
          <w:rFonts w:cs="Arial"/>
        </w:rPr>
        <w:t>InfotainmentAudio.St</w:t>
      </w:r>
      <w:proofErr w:type="spellEnd"/>
      <w:r w:rsidRPr="00355640">
        <w:rPr>
          <w:rFonts w:cs="Arial"/>
        </w:rPr>
        <w:t xml:space="preserve"> = </w:t>
      </w:r>
      <w:proofErr w:type="spellStart"/>
      <w:r w:rsidRPr="00355640">
        <w:rPr>
          <w:rFonts w:cs="Arial"/>
        </w:rPr>
        <w:t>NormalOperation</w:t>
      </w:r>
      <w:proofErr w:type="spellEnd"/>
    </w:p>
    <w:p w14:paraId="1A1352B7" w14:textId="77777777" w:rsidR="00355640" w:rsidRPr="00C928F2" w:rsidRDefault="00571926" w:rsidP="00355640">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5ABD6F0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7258FBB6"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6749554F"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0592767" w14:textId="77777777" w:rsidR="00D90FFA" w:rsidRPr="00775603" w:rsidRDefault="00571926" w:rsidP="0081629B">
            <w:pPr>
              <w:rPr>
                <w:vanish/>
                <w:color w:val="000000" w:themeColor="text1"/>
              </w:rPr>
            </w:pPr>
          </w:p>
        </w:tc>
      </w:tr>
    </w:tbl>
    <w:p w14:paraId="035AAF10" w14:textId="77777777" w:rsidR="00406F39" w:rsidRDefault="00571926" w:rsidP="00B9479B">
      <w:pPr>
        <w:pStyle w:val="Heading3"/>
      </w:pPr>
      <w:bookmarkStart w:id="204" w:name="_Toc82101684"/>
      <w:r w:rsidRPr="00B9479B">
        <w:t>SWR-REQ-407142/A-Loss of Communication with Amplifier Sub Node</w:t>
      </w:r>
      <w:bookmarkEnd w:id="204"/>
    </w:p>
    <w:p w14:paraId="48FAB9DA" w14:textId="77777777" w:rsidR="00500605" w:rsidRPr="006B51A9" w:rsidRDefault="00571926" w:rsidP="00500605">
      <w:pPr>
        <w:rPr>
          <w:rFonts w:cs="Arial"/>
        </w:rPr>
      </w:pPr>
    </w:p>
    <w:p w14:paraId="55B8AD25" w14:textId="77777777" w:rsidR="006B51A9" w:rsidRDefault="00571926" w:rsidP="006B51A9">
      <w:pPr>
        <w:rPr>
          <w:rFonts w:cs="Arial"/>
        </w:rPr>
      </w:pPr>
      <w:r>
        <w:rPr>
          <w:rFonts w:cs="Arial"/>
        </w:rPr>
        <w:t>While the infotainment system is in normal operation:</w:t>
      </w:r>
    </w:p>
    <w:p w14:paraId="28D75330" w14:textId="77777777" w:rsidR="006B51A9" w:rsidRDefault="00571926" w:rsidP="00775603">
      <w:pPr>
        <w:numPr>
          <w:ilvl w:val="0"/>
          <w:numId w:val="17"/>
        </w:numPr>
        <w:rPr>
          <w:rFonts w:cs="Arial"/>
        </w:rPr>
      </w:pPr>
      <w:proofErr w:type="spellStart"/>
      <w:r>
        <w:rPr>
          <w:rFonts w:cs="Arial"/>
        </w:rPr>
        <w:t>Power_Up_Chime_Modules</w:t>
      </w:r>
      <w:proofErr w:type="spellEnd"/>
      <w:r>
        <w:rPr>
          <w:rFonts w:cs="Arial"/>
        </w:rPr>
        <w:t xml:space="preserve"> = Active and/or </w:t>
      </w:r>
      <w:proofErr w:type="spellStart"/>
      <w:r>
        <w:rPr>
          <w:rFonts w:cs="Arial"/>
        </w:rPr>
        <w:t>HMIAudioMode</w:t>
      </w:r>
      <w:proofErr w:type="spellEnd"/>
      <w:r>
        <w:rPr>
          <w:rFonts w:cs="Arial"/>
        </w:rPr>
        <w:t xml:space="preserve"> = ON</w:t>
      </w:r>
    </w:p>
    <w:p w14:paraId="679F1DBE" w14:textId="77777777" w:rsidR="006B51A9" w:rsidRDefault="00571926" w:rsidP="006B51A9">
      <w:pPr>
        <w:rPr>
          <w:rFonts w:cs="Arial"/>
        </w:rPr>
      </w:pPr>
    </w:p>
    <w:p w14:paraId="5E4502E6" w14:textId="77777777" w:rsidR="006B51A9" w:rsidRDefault="00571926" w:rsidP="006B51A9">
      <w:pPr>
        <w:rPr>
          <w:rFonts w:cs="Arial"/>
        </w:rPr>
      </w:pPr>
      <w:r>
        <w:rPr>
          <w:rFonts w:cs="Arial"/>
        </w:rPr>
        <w:t xml:space="preserve">If either the Audio Client or the Audio Server detects they are unable to </w:t>
      </w:r>
      <w:r>
        <w:rPr>
          <w:rFonts w:cs="Arial"/>
        </w:rPr>
        <w:t>transmit/receive/amplify chime content due to any reason for more than 5 seconds, then:</w:t>
      </w:r>
    </w:p>
    <w:p w14:paraId="188D1B95" w14:textId="77777777" w:rsidR="006B51A9" w:rsidRDefault="00571926" w:rsidP="006B51A9">
      <w:pPr>
        <w:ind w:left="720"/>
        <w:rPr>
          <w:rFonts w:cs="Arial"/>
        </w:rPr>
      </w:pPr>
      <w:r>
        <w:rPr>
          <w:rFonts w:cs="Arial"/>
        </w:rPr>
        <w:t>- The Audio Server shall notify the A2B Main node that chimes are not supported.</w:t>
      </w:r>
    </w:p>
    <w:p w14:paraId="7867D76D" w14:textId="77777777" w:rsidR="006B51A9" w:rsidRDefault="00571926" w:rsidP="006B51A9">
      <w:pPr>
        <w:ind w:left="720"/>
        <w:rPr>
          <w:rFonts w:cs="Arial"/>
        </w:rPr>
      </w:pPr>
      <w:r>
        <w:rPr>
          <w:rFonts w:cs="Arial"/>
        </w:rPr>
        <w:t xml:space="preserve">- The A2B Main node shall set </w:t>
      </w:r>
      <w:proofErr w:type="spellStart"/>
      <w:r>
        <w:rPr>
          <w:rFonts w:cs="Arial"/>
        </w:rPr>
        <w:t>Chime_Supported</w:t>
      </w:r>
      <w:proofErr w:type="spellEnd"/>
      <w:r>
        <w:rPr>
          <w:rFonts w:cs="Arial"/>
        </w:rPr>
        <w:t xml:space="preserve"> = Not Supported returning chime control b</w:t>
      </w:r>
      <w:r>
        <w:rPr>
          <w:rFonts w:cs="Arial"/>
        </w:rPr>
        <w:t>ack to the Cluster.</w:t>
      </w:r>
    </w:p>
    <w:p w14:paraId="42C0688F" w14:textId="77777777" w:rsidR="006B51A9" w:rsidRDefault="00571926" w:rsidP="006B51A9">
      <w:pPr>
        <w:ind w:left="720"/>
        <w:rPr>
          <w:rFonts w:cs="Arial"/>
        </w:rPr>
      </w:pPr>
      <w:r>
        <w:rPr>
          <w:rFonts w:cs="Arial"/>
        </w:rPr>
        <w:t xml:space="preserve">- The A2B Main node shall change the </w:t>
      </w:r>
      <w:proofErr w:type="spellStart"/>
      <w:r>
        <w:rPr>
          <w:rFonts w:cs="Arial"/>
        </w:rPr>
        <w:t>InfotainmentAudio.St</w:t>
      </w:r>
      <w:proofErr w:type="spellEnd"/>
      <w:r>
        <w:rPr>
          <w:rFonts w:cs="Arial"/>
        </w:rPr>
        <w:t xml:space="preserve"> signal from “</w:t>
      </w:r>
      <w:proofErr w:type="spellStart"/>
      <w:r>
        <w:rPr>
          <w:rFonts w:cs="Arial"/>
        </w:rPr>
        <w:t>NormalOperation</w:t>
      </w:r>
      <w:proofErr w:type="spellEnd"/>
      <w:r>
        <w:rPr>
          <w:rFonts w:cs="Arial"/>
        </w:rPr>
        <w:t>” to “</w:t>
      </w:r>
      <w:proofErr w:type="spellStart"/>
      <w:r>
        <w:rPr>
          <w:rFonts w:cs="Arial"/>
        </w:rPr>
        <w:t>ErrorState_NoAudio</w:t>
      </w:r>
      <w:proofErr w:type="spellEnd"/>
      <w:r>
        <w:rPr>
          <w:rFonts w:cs="Arial"/>
        </w:rPr>
        <w:t>”.</w:t>
      </w:r>
    </w:p>
    <w:p w14:paraId="6A780871" w14:textId="77777777" w:rsidR="006B51A9" w:rsidRPr="006B51A9"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14828B32"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9E8D6BB"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1F610674"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F22A6AC" w14:textId="77777777" w:rsidR="00D90FFA" w:rsidRPr="00775603" w:rsidRDefault="00571926" w:rsidP="0081629B">
            <w:pPr>
              <w:rPr>
                <w:vanish/>
                <w:color w:val="000000" w:themeColor="text1"/>
              </w:rPr>
            </w:pPr>
          </w:p>
        </w:tc>
      </w:tr>
    </w:tbl>
    <w:p w14:paraId="68414E41" w14:textId="77777777" w:rsidR="00406F39" w:rsidRDefault="00571926" w:rsidP="00B9479B">
      <w:pPr>
        <w:pStyle w:val="Heading3"/>
      </w:pPr>
      <w:bookmarkStart w:id="205" w:name="_Toc82101685"/>
      <w:r w:rsidRPr="00B9479B">
        <w:t>SWR-REQ-407143/A-Retrying handling at A2B bus initialization</w:t>
      </w:r>
      <w:bookmarkEnd w:id="205"/>
    </w:p>
    <w:p w14:paraId="2C6403B5" w14:textId="77777777" w:rsidR="00500605" w:rsidRPr="00CC2364" w:rsidRDefault="00571926" w:rsidP="00500605">
      <w:pPr>
        <w:rPr>
          <w:rFonts w:cs="Arial"/>
        </w:rPr>
      </w:pPr>
    </w:p>
    <w:p w14:paraId="13EF0668" w14:textId="77777777" w:rsidR="00CC2364" w:rsidRDefault="00571926" w:rsidP="00CC2364">
      <w:pPr>
        <w:rPr>
          <w:rFonts w:cs="Arial"/>
        </w:rPr>
      </w:pPr>
      <w:r>
        <w:rPr>
          <w:rFonts w:cs="Arial"/>
        </w:rPr>
        <w:t xml:space="preserve">See </w:t>
      </w:r>
      <w:r>
        <w:rPr>
          <w:rFonts w:cs="Arial"/>
          <w:i/>
          <w:u w:val="single"/>
        </w:rPr>
        <w:t>Analog Devices A2B Data link Implementation Specification</w:t>
      </w:r>
      <w:r>
        <w:rPr>
          <w:rFonts w:cs="Arial"/>
        </w:rPr>
        <w:t xml:space="preserve"> for retry handling.</w:t>
      </w:r>
    </w:p>
    <w:p w14:paraId="53D57A7A" w14:textId="77777777" w:rsidR="00CC2364" w:rsidRPr="00CC2364"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0B8CB2FF"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FC88B16"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4ADA6672"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FBB989C" w14:textId="77777777" w:rsidR="00D90FFA" w:rsidRPr="00775603" w:rsidRDefault="00571926" w:rsidP="0081629B">
            <w:pPr>
              <w:rPr>
                <w:vanish/>
                <w:color w:val="000000" w:themeColor="text1"/>
              </w:rPr>
            </w:pPr>
          </w:p>
        </w:tc>
      </w:tr>
    </w:tbl>
    <w:p w14:paraId="37991216" w14:textId="77777777" w:rsidR="00406F39" w:rsidRDefault="00571926" w:rsidP="00B9479B">
      <w:pPr>
        <w:pStyle w:val="Heading3"/>
      </w:pPr>
      <w:bookmarkStart w:id="206" w:name="_Toc82101686"/>
      <w:r w:rsidRPr="00B9479B">
        <w:t>SWR-REQ-407144/A-Wrong Configuration at EOL</w:t>
      </w:r>
      <w:bookmarkEnd w:id="206"/>
    </w:p>
    <w:p w14:paraId="06579456" w14:textId="77777777" w:rsidR="00500605" w:rsidRPr="005A585B" w:rsidRDefault="00571926" w:rsidP="00500605">
      <w:pPr>
        <w:rPr>
          <w:rFonts w:cs="Arial"/>
        </w:rPr>
      </w:pPr>
    </w:p>
    <w:p w14:paraId="68E25F83" w14:textId="77777777" w:rsidR="005A585B" w:rsidRDefault="00571926" w:rsidP="005A585B">
      <w:pPr>
        <w:rPr>
          <w:rFonts w:cs="Arial"/>
        </w:rPr>
      </w:pPr>
      <w:r>
        <w:rPr>
          <w:rFonts w:cs="Arial"/>
        </w:rPr>
        <w:t xml:space="preserve">See </w:t>
      </w:r>
      <w:r>
        <w:rPr>
          <w:rFonts w:cs="Arial"/>
          <w:i/>
          <w:u w:val="single"/>
        </w:rPr>
        <w:t>Analog Devices A2B Data link Implementation Specification</w:t>
      </w:r>
      <w:r>
        <w:rPr>
          <w:rFonts w:cs="Arial"/>
        </w:rPr>
        <w:t xml:space="preserve"> for A2B EOL error configuration handling.</w:t>
      </w:r>
    </w:p>
    <w:p w14:paraId="4F770E3D" w14:textId="77777777" w:rsidR="005A585B" w:rsidRDefault="00571926" w:rsidP="005A585B">
      <w:pPr>
        <w:rPr>
          <w:rFonts w:cs="Arial"/>
        </w:rPr>
      </w:pPr>
    </w:p>
    <w:p w14:paraId="256A1859" w14:textId="77777777" w:rsidR="005A585B" w:rsidRDefault="00571926" w:rsidP="005A585B">
      <w:pPr>
        <w:rPr>
          <w:rFonts w:cs="Arial"/>
          <w:highlight w:val="cyan"/>
        </w:rPr>
      </w:pPr>
      <w:r>
        <w:rPr>
          <w:rFonts w:cs="Arial"/>
        </w:rPr>
        <w:t>The A2B Main</w:t>
      </w:r>
      <w:r>
        <w:rPr>
          <w:rFonts w:cs="Arial"/>
        </w:rPr>
        <w:t xml:space="preserve"> node shall set the appropriate diagnostics error code (see </w:t>
      </w:r>
      <w:r>
        <w:rPr>
          <w:rFonts w:cs="Arial"/>
          <w:i/>
          <w:u w:val="single"/>
        </w:rPr>
        <w:t>Infotainment Diagnostics Specification)</w:t>
      </w:r>
      <w:r>
        <w:rPr>
          <w:rFonts w:cs="Arial"/>
        </w:rPr>
        <w:t>.</w:t>
      </w:r>
    </w:p>
    <w:p w14:paraId="7234CE2B" w14:textId="77777777" w:rsidR="005A585B" w:rsidRDefault="00571926" w:rsidP="00500605">
      <w:pPr>
        <w:rPr>
          <w:rFonts w:cs="Arial"/>
        </w:rPr>
      </w:pPr>
    </w:p>
    <w:p w14:paraId="6ED63E88" w14:textId="77777777" w:rsidR="004A4709" w:rsidRDefault="00571926" w:rsidP="00500605">
      <w:pPr>
        <w:rPr>
          <w:rFonts w:cs="Arial"/>
        </w:rPr>
      </w:pPr>
      <w:r w:rsidRPr="004A4709">
        <w:rPr>
          <w:rFonts w:cs="Arial"/>
        </w:rPr>
        <w:t xml:space="preserve">The A2B </w:t>
      </w:r>
      <w:r>
        <w:rPr>
          <w:rFonts w:cs="Arial"/>
        </w:rPr>
        <w:t>Main</w:t>
      </w:r>
      <w:r w:rsidRPr="004A4709">
        <w:rPr>
          <w:rFonts w:cs="Arial"/>
        </w:rPr>
        <w:t xml:space="preserve"> Node shall record the ‘alternate’ matching configuration in a Diagnostic DID.</w:t>
      </w:r>
    </w:p>
    <w:p w14:paraId="2C29CB70" w14:textId="77777777" w:rsidR="004A4709" w:rsidRPr="005A585B"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54B4EB5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A6E4E0B"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334A2685"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BB53F4C" w14:textId="77777777" w:rsidR="00D90FFA" w:rsidRPr="00775603" w:rsidRDefault="00571926" w:rsidP="0081629B">
            <w:pPr>
              <w:rPr>
                <w:vanish/>
                <w:color w:val="000000" w:themeColor="text1"/>
              </w:rPr>
            </w:pPr>
          </w:p>
        </w:tc>
      </w:tr>
    </w:tbl>
    <w:p w14:paraId="3EB482F9" w14:textId="77777777" w:rsidR="00406F39" w:rsidRDefault="00571926" w:rsidP="00B9479B">
      <w:pPr>
        <w:pStyle w:val="Heading3"/>
      </w:pPr>
      <w:bookmarkStart w:id="207" w:name="_Toc82101687"/>
      <w:r w:rsidRPr="00B9479B">
        <w:t>SWR-REQ-407146/A-Data Error Handling Process</w:t>
      </w:r>
      <w:bookmarkEnd w:id="207"/>
    </w:p>
    <w:p w14:paraId="2E116F50" w14:textId="77777777" w:rsidR="00500605" w:rsidRPr="00DC13D3" w:rsidRDefault="00571926" w:rsidP="00500605">
      <w:pPr>
        <w:rPr>
          <w:rFonts w:cs="Arial"/>
        </w:rPr>
      </w:pPr>
    </w:p>
    <w:p w14:paraId="6DE81645" w14:textId="77777777" w:rsidR="001666BC" w:rsidRDefault="00571926" w:rsidP="00DC13D3">
      <w:pPr>
        <w:rPr>
          <w:rFonts w:cs="Arial"/>
        </w:rPr>
      </w:pPr>
      <w:r>
        <w:rPr>
          <w:rFonts w:cs="Arial"/>
        </w:rPr>
        <w:t xml:space="preserve">The Main node shall monitor the A2B communication for </w:t>
      </w:r>
      <w:r w:rsidRPr="001666BC">
        <w:rPr>
          <w:rFonts w:cs="Arial"/>
        </w:rPr>
        <w:t>the following data bit errors</w:t>
      </w:r>
      <w:r>
        <w:rPr>
          <w:rFonts w:cs="Arial"/>
        </w:rPr>
        <w:t>:</w:t>
      </w:r>
    </w:p>
    <w:p w14:paraId="7BAB3678" w14:textId="77777777" w:rsidR="001666BC" w:rsidRPr="001666BC" w:rsidRDefault="00571926" w:rsidP="00775603">
      <w:pPr>
        <w:numPr>
          <w:ilvl w:val="0"/>
          <w:numId w:val="18"/>
        </w:numPr>
        <w:rPr>
          <w:rFonts w:cs="Arial"/>
        </w:rPr>
      </w:pPr>
      <w:r w:rsidRPr="001666BC">
        <w:rPr>
          <w:rFonts w:cs="Arial"/>
        </w:rPr>
        <w:t>Header Count Error (HDCNTERR)</w:t>
      </w:r>
    </w:p>
    <w:p w14:paraId="72559EE3" w14:textId="77777777" w:rsidR="001666BC" w:rsidRPr="001666BC" w:rsidRDefault="00571926" w:rsidP="00775603">
      <w:pPr>
        <w:numPr>
          <w:ilvl w:val="0"/>
          <w:numId w:val="18"/>
        </w:numPr>
        <w:rPr>
          <w:rFonts w:cs="Arial"/>
        </w:rPr>
      </w:pPr>
      <w:r w:rsidRPr="001666BC">
        <w:rPr>
          <w:rFonts w:cs="Arial"/>
        </w:rPr>
        <w:t>Data Decode Error (DDERR)</w:t>
      </w:r>
    </w:p>
    <w:p w14:paraId="59BD7010" w14:textId="77777777" w:rsidR="001666BC" w:rsidRPr="001666BC" w:rsidRDefault="00571926" w:rsidP="00775603">
      <w:pPr>
        <w:numPr>
          <w:ilvl w:val="0"/>
          <w:numId w:val="18"/>
        </w:numPr>
        <w:rPr>
          <w:rFonts w:cs="Arial"/>
        </w:rPr>
      </w:pPr>
      <w:r w:rsidRPr="001666BC">
        <w:rPr>
          <w:rFonts w:cs="Arial"/>
        </w:rPr>
        <w:t>(CRCERR)</w:t>
      </w:r>
    </w:p>
    <w:p w14:paraId="5380EA8E" w14:textId="77777777" w:rsidR="001666BC" w:rsidRPr="001666BC" w:rsidRDefault="00571926" w:rsidP="00775603">
      <w:pPr>
        <w:numPr>
          <w:ilvl w:val="0"/>
          <w:numId w:val="18"/>
        </w:numPr>
        <w:rPr>
          <w:rFonts w:cs="Arial"/>
        </w:rPr>
      </w:pPr>
      <w:r w:rsidRPr="001666BC">
        <w:rPr>
          <w:rFonts w:cs="Arial"/>
        </w:rPr>
        <w:t>Parity Errors (DPERR)</w:t>
      </w:r>
    </w:p>
    <w:p w14:paraId="13B33423" w14:textId="77777777" w:rsidR="001666BC" w:rsidRPr="001666BC" w:rsidRDefault="00571926" w:rsidP="00775603">
      <w:pPr>
        <w:numPr>
          <w:ilvl w:val="0"/>
          <w:numId w:val="18"/>
        </w:numPr>
        <w:rPr>
          <w:rFonts w:cs="Arial"/>
        </w:rPr>
      </w:pPr>
      <w:r w:rsidRPr="001666BC">
        <w:rPr>
          <w:rFonts w:cs="Arial"/>
        </w:rPr>
        <w:t>Bit Errors (BECOVF)</w:t>
      </w:r>
    </w:p>
    <w:p w14:paraId="5CE3E16E" w14:textId="77777777" w:rsidR="001666BC" w:rsidRPr="001666BC" w:rsidRDefault="00571926" w:rsidP="00775603">
      <w:pPr>
        <w:numPr>
          <w:ilvl w:val="0"/>
          <w:numId w:val="18"/>
        </w:numPr>
        <w:rPr>
          <w:rFonts w:cs="Arial"/>
        </w:rPr>
      </w:pPr>
      <w:r w:rsidRPr="001666BC">
        <w:rPr>
          <w:rFonts w:cs="Arial"/>
        </w:rPr>
        <w:t>(S</w:t>
      </w:r>
      <w:r w:rsidRPr="001666BC">
        <w:rPr>
          <w:rFonts w:cs="Arial"/>
        </w:rPr>
        <w:t>RFERR)</w:t>
      </w:r>
    </w:p>
    <w:p w14:paraId="2D4C1413" w14:textId="77777777" w:rsidR="001666BC" w:rsidRPr="001666BC" w:rsidRDefault="00571926" w:rsidP="00775603">
      <w:pPr>
        <w:numPr>
          <w:ilvl w:val="0"/>
          <w:numId w:val="18"/>
        </w:numPr>
        <w:rPr>
          <w:rFonts w:cs="Arial"/>
        </w:rPr>
      </w:pPr>
      <w:r w:rsidRPr="001666BC">
        <w:rPr>
          <w:rFonts w:cs="Arial"/>
        </w:rPr>
        <w:t>SRFCRCERR (</w:t>
      </w:r>
      <w:r>
        <w:rPr>
          <w:rFonts w:cs="Arial"/>
        </w:rPr>
        <w:t>sub node</w:t>
      </w:r>
      <w:r w:rsidRPr="001666BC">
        <w:rPr>
          <w:rFonts w:cs="Arial"/>
        </w:rPr>
        <w:t xml:space="preserve"> only)</w:t>
      </w:r>
    </w:p>
    <w:p w14:paraId="5AAAF1F2" w14:textId="77777777" w:rsidR="001666BC" w:rsidRDefault="00571926" w:rsidP="001666BC">
      <w:pPr>
        <w:rPr>
          <w:rFonts w:cs="Arial"/>
        </w:rPr>
      </w:pPr>
    </w:p>
    <w:p w14:paraId="6B10B0F8" w14:textId="77777777" w:rsidR="00DC13D3" w:rsidRDefault="00571926" w:rsidP="00DC13D3">
      <w:pPr>
        <w:rPr>
          <w:rFonts w:cs="Arial"/>
        </w:rPr>
      </w:pPr>
      <w:r w:rsidRPr="001666BC">
        <w:rPr>
          <w:rFonts w:cs="Arial"/>
        </w:rPr>
        <w:t xml:space="preserve">The </w:t>
      </w:r>
      <w:r>
        <w:rPr>
          <w:rFonts w:cs="Arial"/>
        </w:rPr>
        <w:t>Main</w:t>
      </w:r>
      <w:r w:rsidRPr="001666BC">
        <w:rPr>
          <w:rFonts w:cs="Arial"/>
        </w:rPr>
        <w:t xml:space="preserve"> Node </w:t>
      </w:r>
      <w:r>
        <w:rPr>
          <w:rFonts w:cs="Arial"/>
        </w:rPr>
        <w:t xml:space="preserve">shall adhere with Ford diagnostics </w:t>
      </w:r>
      <w:r>
        <w:rPr>
          <w:rFonts w:cs="Arial"/>
          <w:i/>
          <w:u w:val="single"/>
        </w:rPr>
        <w:t>Infotainment Diagnostics Specification</w:t>
      </w:r>
      <w:r>
        <w:rPr>
          <w:rFonts w:cs="Arial"/>
        </w:rPr>
        <w:t xml:space="preserve"> with respect to A2B Bit Error faults.</w:t>
      </w:r>
    </w:p>
    <w:p w14:paraId="7A62150C" w14:textId="77777777" w:rsidR="00DC13D3" w:rsidRPr="00DC13D3"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4DBB3A2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FCE7069"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34183102"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2B27AA8" w14:textId="77777777" w:rsidR="00D90FFA" w:rsidRPr="00775603" w:rsidRDefault="00571926" w:rsidP="0081629B">
            <w:pPr>
              <w:rPr>
                <w:vanish/>
                <w:color w:val="000000" w:themeColor="text1"/>
              </w:rPr>
            </w:pPr>
          </w:p>
        </w:tc>
      </w:tr>
    </w:tbl>
    <w:p w14:paraId="1F1CF97D" w14:textId="77777777" w:rsidR="00406F39" w:rsidRDefault="00571926" w:rsidP="00B9479B">
      <w:pPr>
        <w:pStyle w:val="Heading3"/>
      </w:pPr>
      <w:bookmarkStart w:id="208" w:name="_Toc82101688"/>
      <w:r w:rsidRPr="00B9479B">
        <w:t>SWR-REQ-407147/A-Sub Node Power Loss Fault Handling Process</w:t>
      </w:r>
      <w:bookmarkEnd w:id="208"/>
    </w:p>
    <w:p w14:paraId="359BE922" w14:textId="77777777" w:rsidR="00500605" w:rsidRPr="00ED6B4D" w:rsidRDefault="00571926" w:rsidP="00500605">
      <w:pPr>
        <w:rPr>
          <w:rFonts w:cs="Arial"/>
        </w:rPr>
      </w:pPr>
    </w:p>
    <w:p w14:paraId="394B8416" w14:textId="77777777" w:rsidR="00ED6B4D" w:rsidRDefault="00571926" w:rsidP="00ED6B4D">
      <w:pPr>
        <w:rPr>
          <w:rFonts w:cs="Arial"/>
        </w:rPr>
      </w:pPr>
      <w:r>
        <w:rPr>
          <w:rFonts w:cs="Arial"/>
        </w:rPr>
        <w:lastRenderedPageBreak/>
        <w:t>If the Sub node’s A2B transceiver unexpectedly shuts down, the Sub node shall record that the event occurred in non-volatile memory. Once the Sub node’s A2B transceiver starts responding again, the</w:t>
      </w:r>
      <w:r>
        <w:rPr>
          <w:rFonts w:cs="Arial"/>
        </w:rPr>
        <w:t xml:space="preserve"> Sub node shall return to its normal state and wait to be rediscovered.</w:t>
      </w:r>
    </w:p>
    <w:p w14:paraId="21170574" w14:textId="77777777" w:rsidR="00ED6B4D" w:rsidRPr="00ED6B4D"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232493DB"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B38F53B"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01D0443B"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D48ED9B" w14:textId="77777777" w:rsidR="00D90FFA" w:rsidRPr="00775603" w:rsidRDefault="00571926" w:rsidP="0081629B">
            <w:pPr>
              <w:rPr>
                <w:vanish/>
                <w:color w:val="000000" w:themeColor="text1"/>
              </w:rPr>
            </w:pPr>
          </w:p>
        </w:tc>
      </w:tr>
    </w:tbl>
    <w:p w14:paraId="2DD634A5" w14:textId="77777777" w:rsidR="00406F39" w:rsidRDefault="00571926" w:rsidP="00B9479B">
      <w:pPr>
        <w:pStyle w:val="Heading3"/>
      </w:pPr>
      <w:bookmarkStart w:id="209" w:name="_Toc82101689"/>
      <w:r w:rsidRPr="00B9479B">
        <w:t>SWR-REQ-434357/B-Missing Mailbox Message</w:t>
      </w:r>
      <w:bookmarkEnd w:id="209"/>
    </w:p>
    <w:p w14:paraId="0DAE740A" w14:textId="77777777" w:rsidR="00500605" w:rsidRDefault="00571926" w:rsidP="00500605">
      <w:pPr>
        <w:rPr>
          <w:rFonts w:cs="Arial"/>
          <w:szCs w:val="18"/>
        </w:rPr>
      </w:pPr>
    </w:p>
    <w:p w14:paraId="78A662CB" w14:textId="77777777" w:rsidR="0047227F" w:rsidRDefault="00571926" w:rsidP="0047227F">
      <w:pPr>
        <w:rPr>
          <w:rFonts w:cs="Arial"/>
          <w:szCs w:val="18"/>
        </w:rPr>
      </w:pPr>
      <w:r>
        <w:rPr>
          <w:rFonts w:cs="Arial"/>
          <w:szCs w:val="18"/>
        </w:rPr>
        <w:t xml:space="preserve">If the Main Node does not receive the ‘Sub Node Read’ interrupt within 1000ms of sending out a A2B mailbox message, the Main Node shall set an A2B Bus Diagnostic Fault and </w:t>
      </w:r>
      <w:bookmarkStart w:id="210" w:name="_Hlk78550179"/>
      <w:r>
        <w:rPr>
          <w:rFonts w:cs="Arial"/>
          <w:szCs w:val="18"/>
        </w:rPr>
        <w:t xml:space="preserve">resend the A2B mailbox message. The A2B mailbox message shall be </w:t>
      </w:r>
      <w:ins w:id="211" w:author="Walus, David (D.M.)" w:date="2021-09-07T09:10:00Z">
        <w:r>
          <w:rPr>
            <w:rFonts w:cs="Arial"/>
            <w:szCs w:val="18"/>
          </w:rPr>
          <w:t>re-</w:t>
        </w:r>
      </w:ins>
      <w:r>
        <w:rPr>
          <w:rFonts w:cs="Arial"/>
          <w:szCs w:val="18"/>
        </w:rPr>
        <w:t xml:space="preserve">sent </w:t>
      </w:r>
      <w:del w:id="212" w:author="Walus, David (D.M.)" w:date="2021-09-07T09:11:00Z">
        <w:r w:rsidDel="00C81195">
          <w:rPr>
            <w:rFonts w:cs="Arial"/>
            <w:szCs w:val="18"/>
          </w:rPr>
          <w:delText xml:space="preserve">a total of </w:delText>
        </w:r>
        <w:r w:rsidDel="00C81195">
          <w:rPr>
            <w:rFonts w:cs="Arial"/>
            <w:szCs w:val="18"/>
          </w:rPr>
          <w:delText>five times</w:delText>
        </w:r>
      </w:del>
      <w:ins w:id="213" w:author="Walus, David (D.M.)" w:date="2021-09-07T09:11:00Z">
        <w:r>
          <w:rPr>
            <w:rFonts w:cs="Arial"/>
            <w:szCs w:val="18"/>
          </w:rPr>
          <w:t>every 1000ms until a “Sub Nod</w:t>
        </w:r>
      </w:ins>
      <w:ins w:id="214" w:author="Walus, David (D.M.)" w:date="2021-09-07T09:12:00Z">
        <w:r>
          <w:rPr>
            <w:rFonts w:cs="Arial"/>
            <w:szCs w:val="18"/>
          </w:rPr>
          <w:t>e Read” is received</w:t>
        </w:r>
      </w:ins>
      <w:r>
        <w:rPr>
          <w:rFonts w:cs="Arial"/>
          <w:szCs w:val="18"/>
        </w:rPr>
        <w:t>. If after the fifth time the Main Node does not receive the “Sub Node Read” interrupt, the Main Node shall set a DTC code for A2B Bus Inoperative and not use the A2B Bus.</w:t>
      </w:r>
    </w:p>
    <w:bookmarkEnd w:id="210"/>
    <w:p w14:paraId="22290AAC" w14:textId="77777777" w:rsidR="0047227F" w:rsidRDefault="00571926" w:rsidP="0047227F">
      <w:pPr>
        <w:rPr>
          <w:rFonts w:cs="Arial"/>
          <w:szCs w:val="18"/>
        </w:rPr>
      </w:pPr>
    </w:p>
    <w:p w14:paraId="1B8B24F4" w14:textId="77777777" w:rsidR="0047227F" w:rsidRDefault="00571926" w:rsidP="00500605">
      <w:pPr>
        <w:rPr>
          <w:rFonts w:cs="Arial"/>
          <w:szCs w:val="18"/>
        </w:rPr>
      </w:pPr>
      <w:r>
        <w:rPr>
          <w:rFonts w:cs="Arial"/>
          <w:szCs w:val="18"/>
        </w:rPr>
        <w:t xml:space="preserve">If the Main Node does </w:t>
      </w:r>
      <w:r>
        <w:rPr>
          <w:rFonts w:cs="Arial"/>
          <w:szCs w:val="18"/>
        </w:rPr>
        <w:t xml:space="preserve">not receive an expected Sub Node mailbox message within 1200ms of sending out the triggering Main Node mailbox message, the Main Node shall set an A2B Bus Diagnostic Fault and </w:t>
      </w:r>
      <w:r w:rsidRPr="00B70655">
        <w:rPr>
          <w:rFonts w:cs="Arial"/>
          <w:szCs w:val="18"/>
        </w:rPr>
        <w:t xml:space="preserve">resend the A2B mailbox message. The </w:t>
      </w:r>
      <w:ins w:id="215" w:author="Walus, David (D.M.)" w:date="2021-09-07T09:12:00Z">
        <w:r>
          <w:rPr>
            <w:rFonts w:cs="Arial"/>
            <w:szCs w:val="18"/>
          </w:rPr>
          <w:t xml:space="preserve">Main Node </w:t>
        </w:r>
      </w:ins>
      <w:r w:rsidRPr="00B70655">
        <w:rPr>
          <w:rFonts w:cs="Arial"/>
          <w:szCs w:val="18"/>
        </w:rPr>
        <w:t xml:space="preserve">A2B mailbox message shall be </w:t>
      </w:r>
      <w:ins w:id="216" w:author="Walus, David (D.M.)" w:date="2021-09-07T09:12:00Z">
        <w:r>
          <w:rPr>
            <w:rFonts w:cs="Arial"/>
            <w:szCs w:val="18"/>
          </w:rPr>
          <w:t>re-</w:t>
        </w:r>
      </w:ins>
      <w:r w:rsidRPr="00B70655">
        <w:rPr>
          <w:rFonts w:cs="Arial"/>
          <w:szCs w:val="18"/>
        </w:rPr>
        <w:t>se</w:t>
      </w:r>
      <w:r w:rsidRPr="00B70655">
        <w:rPr>
          <w:rFonts w:cs="Arial"/>
          <w:szCs w:val="18"/>
        </w:rPr>
        <w:t xml:space="preserve">nt </w:t>
      </w:r>
      <w:del w:id="217" w:author="Walus, David (D.M.)" w:date="2021-09-07T09:12:00Z">
        <w:r w:rsidRPr="00B70655" w:rsidDel="00C81195">
          <w:rPr>
            <w:rFonts w:cs="Arial"/>
            <w:szCs w:val="18"/>
          </w:rPr>
          <w:delText>a total of five times</w:delText>
        </w:r>
      </w:del>
      <w:ins w:id="218" w:author="Walus, David (D.M.)" w:date="2021-09-07T09:12:00Z">
        <w:r>
          <w:rPr>
            <w:rFonts w:cs="Arial"/>
            <w:szCs w:val="18"/>
          </w:rPr>
          <w:t>ever</w:t>
        </w:r>
      </w:ins>
      <w:ins w:id="219" w:author="Walus, David (D.M.)" w:date="2021-09-07T09:13:00Z">
        <w:r>
          <w:rPr>
            <w:rFonts w:cs="Arial"/>
            <w:szCs w:val="18"/>
          </w:rPr>
          <w:t>y 1000ms until the expected Sub Node mailbox message is received</w:t>
        </w:r>
      </w:ins>
      <w:r w:rsidRPr="00B70655">
        <w:rPr>
          <w:rFonts w:cs="Arial"/>
          <w:szCs w:val="18"/>
        </w:rPr>
        <w:t xml:space="preserve">. If after the fifth time the Main Node does not receive the </w:t>
      </w:r>
      <w:r>
        <w:rPr>
          <w:rFonts w:cs="Arial"/>
          <w:szCs w:val="18"/>
        </w:rPr>
        <w:t>expected Sub Node mailbox message</w:t>
      </w:r>
      <w:r w:rsidRPr="00B70655">
        <w:rPr>
          <w:rFonts w:cs="Arial"/>
          <w:szCs w:val="18"/>
        </w:rPr>
        <w:t>, the Main Node shall set a DTC code for A2B Bus Inoperative</w:t>
      </w:r>
      <w:r>
        <w:rPr>
          <w:rFonts w:cs="Arial"/>
          <w:szCs w:val="18"/>
        </w:rPr>
        <w:t xml:space="preserve"> and not u</w:t>
      </w:r>
      <w:r>
        <w:rPr>
          <w:rFonts w:cs="Arial"/>
          <w:szCs w:val="18"/>
        </w:rPr>
        <w:t>se the A2B Bus</w:t>
      </w:r>
      <w:r w:rsidRPr="00B70655">
        <w:rPr>
          <w:rFonts w:cs="Arial"/>
          <w:szCs w:val="18"/>
        </w:rPr>
        <w:t>.</w:t>
      </w:r>
    </w:p>
    <w:p w14:paraId="44156E85" w14:textId="77777777" w:rsidR="0047227F" w:rsidRDefault="00571926" w:rsidP="00500605">
      <w:pPr>
        <w:rPr>
          <w:rFonts w:cs="Arial"/>
          <w:szCs w:val="18"/>
        </w:rPr>
      </w:pPr>
    </w:p>
    <w:p w14:paraId="053DC1E8" w14:textId="77777777" w:rsidR="00C760C1" w:rsidDel="00C81195" w:rsidRDefault="00571926" w:rsidP="00500605">
      <w:pPr>
        <w:rPr>
          <w:del w:id="220" w:author="Walus, David (D.M.)" w:date="2021-09-07T09:14:00Z"/>
          <w:rFonts w:cs="Arial"/>
          <w:szCs w:val="18"/>
        </w:rPr>
      </w:pPr>
      <w:del w:id="221" w:author="Walus, David (D.M.)" w:date="2021-09-07T09:14:00Z">
        <w:r w:rsidDel="00C81195">
          <w:rPr>
            <w:rFonts w:cs="Arial"/>
            <w:szCs w:val="18"/>
          </w:rPr>
          <w:delText>Once the Main Node sets the DTC code for A2B Bus Inoperative, the A2B Bus shall remain not used until the next ignition cycle.</w:delText>
        </w:r>
      </w:del>
    </w:p>
    <w:p w14:paraId="2D448FBD" w14:textId="77777777" w:rsidR="00E57CF5" w:rsidRPr="00C760C1" w:rsidRDefault="00571926" w:rsidP="00500605">
      <w:pPr>
        <w:rPr>
          <w:rFonts w:cs="Arial"/>
          <w:szCs w:val="18"/>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6CD0DC84"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A4B10D0"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1A53716F"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3A8B5CE" w14:textId="77777777" w:rsidR="00D90FFA" w:rsidRPr="00775603" w:rsidRDefault="00571926" w:rsidP="0081629B">
            <w:pPr>
              <w:rPr>
                <w:vanish/>
                <w:color w:val="000000" w:themeColor="text1"/>
              </w:rPr>
            </w:pPr>
          </w:p>
        </w:tc>
      </w:tr>
    </w:tbl>
    <w:p w14:paraId="0E3381C0" w14:textId="77777777" w:rsidR="00406F39" w:rsidRDefault="00571926" w:rsidP="00B9479B">
      <w:pPr>
        <w:pStyle w:val="Heading2"/>
      </w:pPr>
      <w:bookmarkStart w:id="222" w:name="_Toc82101690"/>
      <w:r>
        <w:t>Audio Content Management</w:t>
      </w:r>
      <w:bookmarkEnd w:id="222"/>
    </w:p>
    <w:p w14:paraId="69054EBB" w14:textId="77777777" w:rsidR="00406F39" w:rsidRDefault="00571926" w:rsidP="00B9479B">
      <w:pPr>
        <w:pStyle w:val="Heading3"/>
      </w:pPr>
      <w:bookmarkStart w:id="223" w:name="_Toc82101691"/>
      <w:r w:rsidRPr="00B9479B">
        <w:t>SWR-REQ-407148/A-Audio Server side Initialized</w:t>
      </w:r>
      <w:bookmarkEnd w:id="223"/>
    </w:p>
    <w:p w14:paraId="0BAA4DAE" w14:textId="77777777" w:rsidR="00500605" w:rsidRPr="00EB5804" w:rsidRDefault="00571926" w:rsidP="00500605">
      <w:pPr>
        <w:rPr>
          <w:rFonts w:cs="Arial"/>
        </w:rPr>
      </w:pPr>
    </w:p>
    <w:p w14:paraId="1F72B559" w14:textId="77777777" w:rsidR="00EB5804" w:rsidRDefault="00571926" w:rsidP="00EB5804">
      <w:pPr>
        <w:rPr>
          <w:rFonts w:cs="Arial"/>
        </w:rPr>
      </w:pPr>
      <w:r>
        <w:rPr>
          <w:rFonts w:cs="Arial"/>
        </w:rPr>
        <w:t>The Audio Server shall not process any Audio content received on any A2B stream until the receiving circuitry has stabilized. (</w:t>
      </w:r>
      <w:proofErr w:type="spellStart"/>
      <w:r>
        <w:rPr>
          <w:rFonts w:cs="Arial"/>
        </w:rPr>
        <w:t>ie</w:t>
      </w:r>
      <w:proofErr w:type="spellEnd"/>
      <w:r>
        <w:rPr>
          <w:rFonts w:cs="Arial"/>
        </w:rPr>
        <w:t>: the A2B au</w:t>
      </w:r>
      <w:r>
        <w:rPr>
          <w:rFonts w:cs="Arial"/>
        </w:rPr>
        <w:t>dio content shall be ignored until the amplifiers are stabilized and pop-free)</w:t>
      </w:r>
    </w:p>
    <w:p w14:paraId="0EA3E676" w14:textId="77777777" w:rsidR="00EB5804" w:rsidRPr="00EB5804"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10193E0F"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0CCE926"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31DC99DB"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36E8477" w14:textId="77777777" w:rsidR="00D90FFA" w:rsidRPr="00775603" w:rsidRDefault="00571926" w:rsidP="0081629B">
            <w:pPr>
              <w:rPr>
                <w:vanish/>
                <w:color w:val="000000" w:themeColor="text1"/>
              </w:rPr>
            </w:pPr>
          </w:p>
        </w:tc>
      </w:tr>
    </w:tbl>
    <w:p w14:paraId="77072B1D" w14:textId="77777777" w:rsidR="00406F39" w:rsidRDefault="00571926" w:rsidP="00B9479B">
      <w:pPr>
        <w:pStyle w:val="Heading3"/>
      </w:pPr>
      <w:bookmarkStart w:id="224" w:name="_Toc82101692"/>
      <w:r w:rsidRPr="00B9479B">
        <w:t>SWR-REQ-407149/A-Audio Client side Initialized</w:t>
      </w:r>
      <w:bookmarkEnd w:id="224"/>
    </w:p>
    <w:p w14:paraId="690DFF74" w14:textId="77777777" w:rsidR="00500605" w:rsidRPr="00B150EF" w:rsidRDefault="00571926" w:rsidP="00500605">
      <w:pPr>
        <w:rPr>
          <w:rFonts w:cs="Arial"/>
        </w:rPr>
      </w:pPr>
    </w:p>
    <w:p w14:paraId="590DF229" w14:textId="77777777" w:rsidR="00B150EF" w:rsidRDefault="00571926" w:rsidP="00B150EF">
      <w:pPr>
        <w:rPr>
          <w:rFonts w:cs="Arial"/>
        </w:rPr>
      </w:pPr>
      <w:r>
        <w:rPr>
          <w:rFonts w:cs="Arial"/>
        </w:rPr>
        <w:t xml:space="preserve">The Audio Client shall transmit full mute on </w:t>
      </w:r>
      <w:r>
        <w:rPr>
          <w:rFonts w:cs="Arial"/>
        </w:rPr>
        <w:t>all A2B Audio Streams until the transmitting circuitry has stabilized. (</w:t>
      </w:r>
      <w:proofErr w:type="spellStart"/>
      <w:r>
        <w:rPr>
          <w:rFonts w:cs="Arial"/>
        </w:rPr>
        <w:t>ie</w:t>
      </w:r>
      <w:proofErr w:type="spellEnd"/>
      <w:r>
        <w:rPr>
          <w:rFonts w:cs="Arial"/>
        </w:rPr>
        <w:t>: the A2B Tuner Audio stream shall send audio content of ‘full mute’ until the tuner circuitry is fully initialized and stable)</w:t>
      </w:r>
    </w:p>
    <w:p w14:paraId="070FF3C0" w14:textId="77777777" w:rsidR="00B150EF" w:rsidRPr="00B150EF"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42D7E269"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A06D2F6"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2ED09F6D"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F15B513" w14:textId="77777777" w:rsidR="00D90FFA" w:rsidRPr="00775603" w:rsidRDefault="00571926" w:rsidP="0081629B">
            <w:pPr>
              <w:rPr>
                <w:vanish/>
                <w:color w:val="000000" w:themeColor="text1"/>
              </w:rPr>
            </w:pPr>
          </w:p>
        </w:tc>
      </w:tr>
    </w:tbl>
    <w:p w14:paraId="1480E673" w14:textId="77777777" w:rsidR="00406F39" w:rsidRDefault="00571926" w:rsidP="00B9479B">
      <w:pPr>
        <w:pStyle w:val="Heading3"/>
      </w:pPr>
      <w:bookmarkStart w:id="225" w:name="_Toc82101693"/>
      <w:r w:rsidRPr="00B9479B">
        <w:t>SWR-REQ-407150/A-Audio Client side De-Allocated</w:t>
      </w:r>
      <w:bookmarkEnd w:id="225"/>
    </w:p>
    <w:p w14:paraId="3015990E" w14:textId="77777777" w:rsidR="00500605" w:rsidRPr="00727BB6" w:rsidRDefault="00571926" w:rsidP="00500605">
      <w:pPr>
        <w:rPr>
          <w:rFonts w:cs="Arial"/>
        </w:rPr>
      </w:pPr>
    </w:p>
    <w:p w14:paraId="479D684E" w14:textId="77777777" w:rsidR="00727BB6" w:rsidRDefault="00571926" w:rsidP="00727BB6">
      <w:pPr>
        <w:rPr>
          <w:rFonts w:cs="Arial"/>
        </w:rPr>
      </w:pPr>
      <w:r>
        <w:rPr>
          <w:rFonts w:cs="Arial"/>
        </w:rPr>
        <w:t>The Audio Client shall transmit full mute on all A2B Audio Streams not in use. (</w:t>
      </w:r>
      <w:proofErr w:type="spellStart"/>
      <w:r>
        <w:rPr>
          <w:rFonts w:cs="Arial"/>
        </w:rPr>
        <w:t>ie</w:t>
      </w:r>
      <w:proofErr w:type="spellEnd"/>
      <w:r>
        <w:rPr>
          <w:rFonts w:cs="Arial"/>
        </w:rPr>
        <w:t xml:space="preserve">: A2B Streams ‘PAC Speaker Channels’ </w:t>
      </w:r>
      <w:r>
        <w:rPr>
          <w:rFonts w:cs="Arial"/>
        </w:rPr>
        <w:t>shall transmit full mute when the Audio HMI is turned off by the customer, and no other audio source is playing such as a phone call or Navigation prompt.)</w:t>
      </w:r>
    </w:p>
    <w:p w14:paraId="7CB75757" w14:textId="77777777" w:rsidR="00727BB6" w:rsidRDefault="00571926" w:rsidP="00727BB6">
      <w:pPr>
        <w:rPr>
          <w:rFonts w:cs="Arial"/>
        </w:rPr>
      </w:pPr>
    </w:p>
    <w:p w14:paraId="209EB119" w14:textId="77777777" w:rsidR="00727BB6" w:rsidRDefault="00571926" w:rsidP="00727BB6">
      <w:pPr>
        <w:autoSpaceDE w:val="0"/>
        <w:autoSpaceDN w:val="0"/>
        <w:adjustRightInd w:val="0"/>
        <w:rPr>
          <w:rFonts w:cs="Arial"/>
        </w:rPr>
      </w:pPr>
      <w:r>
        <w:rPr>
          <w:rFonts w:cs="Arial"/>
        </w:rPr>
        <w:t>This supersedes SPSS requirement “</w:t>
      </w:r>
      <w:r>
        <w:rPr>
          <w:rFonts w:cs="Arial"/>
          <w:u w:val="single"/>
        </w:rPr>
        <w:t>AUMGNT-GREQ-220856-Muting and Unmuting of Audio Resource Server L</w:t>
      </w:r>
      <w:r>
        <w:rPr>
          <w:rFonts w:cs="Arial"/>
          <w:u w:val="single"/>
        </w:rPr>
        <w:t>ine Level signal to the external DSP AMP for source changes</w:t>
      </w:r>
      <w:r>
        <w:rPr>
          <w:rFonts w:cs="Arial"/>
        </w:rPr>
        <w:t>” which is for when there is not a digital audio bus connection.</w:t>
      </w:r>
    </w:p>
    <w:p w14:paraId="02FCD5BE" w14:textId="77777777" w:rsidR="00727BB6" w:rsidRPr="00727BB6"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7FCEF6C9"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8A07C57"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108AB90B"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1DE846A" w14:textId="77777777" w:rsidR="00D90FFA" w:rsidRPr="00775603" w:rsidRDefault="00571926" w:rsidP="0081629B">
            <w:pPr>
              <w:rPr>
                <w:vanish/>
                <w:color w:val="000000" w:themeColor="text1"/>
              </w:rPr>
            </w:pPr>
          </w:p>
        </w:tc>
      </w:tr>
    </w:tbl>
    <w:p w14:paraId="34E98901" w14:textId="77777777" w:rsidR="00406F39" w:rsidRDefault="00571926" w:rsidP="00B9479B">
      <w:pPr>
        <w:pStyle w:val="Heading3"/>
      </w:pPr>
      <w:bookmarkStart w:id="226" w:name="_Toc82101694"/>
      <w:r w:rsidRPr="00B9479B">
        <w:lastRenderedPageBreak/>
        <w:t xml:space="preserve">SWR-REQ-407151/A-Audio </w:t>
      </w:r>
      <w:proofErr w:type="gramStart"/>
      <w:r w:rsidRPr="00B9479B">
        <w:t>Server side</w:t>
      </w:r>
      <w:proofErr w:type="gramEnd"/>
      <w:r w:rsidRPr="00B9479B">
        <w:t xml:space="preserve"> Audio Quality</w:t>
      </w:r>
      <w:bookmarkEnd w:id="226"/>
    </w:p>
    <w:p w14:paraId="7E39B311" w14:textId="77777777" w:rsidR="00500605" w:rsidRPr="005727A2" w:rsidRDefault="00571926" w:rsidP="00500605">
      <w:pPr>
        <w:rPr>
          <w:rFonts w:cs="Arial"/>
        </w:rPr>
      </w:pPr>
    </w:p>
    <w:p w14:paraId="06978CDD" w14:textId="77777777" w:rsidR="005727A2" w:rsidRDefault="00571926" w:rsidP="005727A2">
      <w:pPr>
        <w:autoSpaceDE w:val="0"/>
        <w:autoSpaceDN w:val="0"/>
        <w:adjustRightInd w:val="0"/>
        <w:rPr>
          <w:rFonts w:cs="Arial"/>
        </w:rPr>
      </w:pPr>
      <w:r>
        <w:rPr>
          <w:rFonts w:cs="Arial"/>
        </w:rPr>
        <w:t xml:space="preserve">The Audio Server shall play audio: </w:t>
      </w:r>
    </w:p>
    <w:p w14:paraId="7F03AD28" w14:textId="77777777" w:rsidR="005727A2" w:rsidRDefault="00571926" w:rsidP="00775603">
      <w:pPr>
        <w:numPr>
          <w:ilvl w:val="0"/>
          <w:numId w:val="19"/>
        </w:numPr>
        <w:autoSpaceDE w:val="0"/>
        <w:autoSpaceDN w:val="0"/>
        <w:adjustRightInd w:val="0"/>
        <w:spacing w:line="256" w:lineRule="auto"/>
        <w:rPr>
          <w:rFonts w:cs="Arial"/>
        </w:rPr>
      </w:pPr>
      <w:r>
        <w:rPr>
          <w:rFonts w:cs="Arial"/>
        </w:rPr>
        <w:t>Without any distortions caused by the Digital Audio Transport signal.</w:t>
      </w:r>
    </w:p>
    <w:p w14:paraId="4B16E48C" w14:textId="77777777" w:rsidR="005727A2" w:rsidRDefault="00571926" w:rsidP="00775603">
      <w:pPr>
        <w:numPr>
          <w:ilvl w:val="0"/>
          <w:numId w:val="20"/>
        </w:numPr>
        <w:autoSpaceDE w:val="0"/>
        <w:autoSpaceDN w:val="0"/>
        <w:adjustRightInd w:val="0"/>
        <w:spacing w:line="256" w:lineRule="auto"/>
        <w:rPr>
          <w:rFonts w:cs="Arial"/>
        </w:rPr>
      </w:pPr>
      <w:r>
        <w:rPr>
          <w:rFonts w:cs="Arial"/>
        </w:rPr>
        <w:t>With no choppy data from digital audio data getting buffered.</w:t>
      </w:r>
    </w:p>
    <w:p w14:paraId="484AA301" w14:textId="77777777" w:rsidR="005727A2" w:rsidRDefault="00571926" w:rsidP="00775603">
      <w:pPr>
        <w:numPr>
          <w:ilvl w:val="0"/>
          <w:numId w:val="20"/>
        </w:numPr>
        <w:autoSpaceDE w:val="0"/>
        <w:autoSpaceDN w:val="0"/>
        <w:adjustRightInd w:val="0"/>
        <w:spacing w:line="256" w:lineRule="auto"/>
        <w:rPr>
          <w:rFonts w:cs="Arial"/>
        </w:rPr>
      </w:pPr>
      <w:r>
        <w:rPr>
          <w:rFonts w:cs="Arial"/>
        </w:rPr>
        <w:t>With the latencies from when the audio signal l</w:t>
      </w:r>
      <w:r>
        <w:rPr>
          <w:rFonts w:cs="Arial"/>
        </w:rPr>
        <w:t>eaves the Audio Client until the audio is output from the Audio Server being no worse than if analog signals were used.</w:t>
      </w:r>
    </w:p>
    <w:p w14:paraId="725C3686" w14:textId="77777777" w:rsidR="005727A2" w:rsidRDefault="00571926" w:rsidP="00775603">
      <w:pPr>
        <w:numPr>
          <w:ilvl w:val="0"/>
          <w:numId w:val="20"/>
        </w:numPr>
        <w:autoSpaceDE w:val="0"/>
        <w:autoSpaceDN w:val="0"/>
        <w:adjustRightInd w:val="0"/>
        <w:spacing w:line="256" w:lineRule="auto"/>
        <w:rPr>
          <w:rFonts w:cs="Arial"/>
        </w:rPr>
      </w:pPr>
      <w:r>
        <w:rPr>
          <w:rFonts w:cs="Arial"/>
        </w:rPr>
        <w:t>With the audio quality being as good or better than analog:</w:t>
      </w:r>
    </w:p>
    <w:p w14:paraId="56A4B8BA" w14:textId="77777777" w:rsidR="005727A2" w:rsidRDefault="00571926" w:rsidP="00775603">
      <w:pPr>
        <w:numPr>
          <w:ilvl w:val="1"/>
          <w:numId w:val="20"/>
        </w:numPr>
        <w:autoSpaceDE w:val="0"/>
        <w:autoSpaceDN w:val="0"/>
        <w:adjustRightInd w:val="0"/>
        <w:spacing w:line="256" w:lineRule="auto"/>
        <w:rPr>
          <w:rFonts w:cs="Arial"/>
        </w:rPr>
      </w:pPr>
      <w:r>
        <w:rPr>
          <w:rFonts w:cs="Arial"/>
        </w:rPr>
        <w:t>S/N ratio (ex. can’t hear digital noise, clock jitter when there is no volum</w:t>
      </w:r>
      <w:r>
        <w:rPr>
          <w:rFonts w:cs="Arial"/>
        </w:rPr>
        <w:t>e or low volume)</w:t>
      </w:r>
    </w:p>
    <w:p w14:paraId="084F8FC4" w14:textId="77777777" w:rsidR="005727A2" w:rsidRDefault="00571926" w:rsidP="00775603">
      <w:pPr>
        <w:numPr>
          <w:ilvl w:val="1"/>
          <w:numId w:val="20"/>
        </w:numPr>
        <w:autoSpaceDE w:val="0"/>
        <w:autoSpaceDN w:val="0"/>
        <w:adjustRightInd w:val="0"/>
        <w:spacing w:line="256" w:lineRule="auto"/>
        <w:rPr>
          <w:rFonts w:cs="Arial"/>
        </w:rPr>
      </w:pPr>
      <w:r>
        <w:rPr>
          <w:rFonts w:cs="Arial"/>
        </w:rPr>
        <w:t>Non-corrupted data</w:t>
      </w:r>
    </w:p>
    <w:p w14:paraId="6F4AFDA9" w14:textId="77777777" w:rsidR="005727A2" w:rsidRDefault="00571926" w:rsidP="00775603">
      <w:pPr>
        <w:numPr>
          <w:ilvl w:val="1"/>
          <w:numId w:val="20"/>
        </w:numPr>
        <w:autoSpaceDE w:val="0"/>
        <w:autoSpaceDN w:val="0"/>
        <w:adjustRightInd w:val="0"/>
        <w:spacing w:line="256" w:lineRule="auto"/>
        <w:rPr>
          <w:rFonts w:cs="Arial"/>
        </w:rPr>
      </w:pPr>
      <w:r>
        <w:rPr>
          <w:rFonts w:cs="Arial"/>
        </w:rPr>
        <w:t>Digital Bit Stream for test signal looks better than analog signal test signal</w:t>
      </w:r>
    </w:p>
    <w:p w14:paraId="2AF223B9" w14:textId="77777777" w:rsidR="005727A2" w:rsidRPr="005727A2"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149BA22D"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6513644"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48CE584E"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1A95929" w14:textId="77777777" w:rsidR="00D90FFA" w:rsidRPr="00775603" w:rsidRDefault="00571926" w:rsidP="0081629B">
            <w:pPr>
              <w:rPr>
                <w:vanish/>
                <w:color w:val="000000" w:themeColor="text1"/>
              </w:rPr>
            </w:pPr>
          </w:p>
        </w:tc>
      </w:tr>
    </w:tbl>
    <w:p w14:paraId="2F1E7D15" w14:textId="77777777" w:rsidR="00775603" w:rsidRPr="00775603" w:rsidRDefault="00775603" w:rsidP="00B9479B">
      <w:pPr>
        <w:pStyle w:val="Heading2"/>
        <w:rPr>
          <w:b w:val="0"/>
          <w:u w:val="single"/>
        </w:rPr>
      </w:pPr>
      <w:bookmarkStart w:id="227" w:name="_Toc82101695"/>
      <w:r w:rsidRPr="00775603">
        <w:rPr>
          <w:b w:val="0"/>
          <w:u w:val="single"/>
        </w:rPr>
        <w:t>HR-REQ-407152/B-Audio Performance during a Start-Stop Event</w:t>
      </w:r>
      <w:bookmarkEnd w:id="227"/>
    </w:p>
    <w:p w14:paraId="3FB152D0" w14:textId="77777777" w:rsidR="00500605" w:rsidRPr="003D0A9E" w:rsidRDefault="00571926" w:rsidP="00500605">
      <w:pPr>
        <w:rPr>
          <w:rFonts w:cs="Arial"/>
        </w:rPr>
      </w:pPr>
    </w:p>
    <w:p w14:paraId="10C2DAA5" w14:textId="77777777" w:rsidR="003D0A9E" w:rsidRDefault="00571926" w:rsidP="003D0A9E">
      <w:pPr>
        <w:autoSpaceDE w:val="0"/>
        <w:autoSpaceDN w:val="0"/>
        <w:adjustRightInd w:val="0"/>
        <w:rPr>
          <w:rFonts w:cs="Arial"/>
          <w:i/>
          <w:u w:val="single"/>
        </w:rPr>
      </w:pPr>
      <w:r>
        <w:rPr>
          <w:rFonts w:cs="Arial"/>
        </w:rPr>
        <w:t xml:space="preserve">The A2B bus shall be independent of any Start-Stop event. It shall continue to function during a ‘warm crank’ event per </w:t>
      </w:r>
      <w:r w:rsidRPr="00E053DE">
        <w:rPr>
          <w:rFonts w:cs="Arial"/>
          <w:i/>
          <w:u w:val="single"/>
        </w:rPr>
        <w:t>SWR-REQ-348828-</w:t>
      </w:r>
      <w:r>
        <w:rPr>
          <w:rFonts w:cs="Arial"/>
          <w:i/>
          <w:u w:val="single"/>
        </w:rPr>
        <w:t xml:space="preserve">Audio </w:t>
      </w:r>
      <w:proofErr w:type="gramStart"/>
      <w:r>
        <w:rPr>
          <w:rFonts w:cs="Arial"/>
          <w:i/>
          <w:u w:val="single"/>
        </w:rPr>
        <w:t>Server side</w:t>
      </w:r>
      <w:proofErr w:type="gramEnd"/>
      <w:r>
        <w:rPr>
          <w:rFonts w:cs="Arial"/>
          <w:i/>
          <w:u w:val="single"/>
        </w:rPr>
        <w:t xml:space="preserve"> Audio Quality</w:t>
      </w:r>
      <w:r>
        <w:rPr>
          <w:rFonts w:cs="Arial"/>
        </w:rPr>
        <w:t>.</w:t>
      </w:r>
    </w:p>
    <w:p w14:paraId="1E4AA0B1" w14:textId="77777777" w:rsidR="003D0A9E" w:rsidRPr="003D0A9E"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109FBF0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0037B58"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7CF2CF53"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B704423" w14:textId="77777777" w:rsidR="00D90FFA" w:rsidRPr="00775603" w:rsidRDefault="00571926" w:rsidP="0081629B">
            <w:pPr>
              <w:rPr>
                <w:vanish/>
                <w:color w:val="000000" w:themeColor="text1"/>
              </w:rPr>
            </w:pPr>
          </w:p>
        </w:tc>
      </w:tr>
    </w:tbl>
    <w:p w14:paraId="0A08907A" w14:textId="77777777" w:rsidR="00406F39" w:rsidRDefault="00571926" w:rsidP="00B9479B">
      <w:pPr>
        <w:pStyle w:val="Heading2"/>
      </w:pPr>
      <w:bookmarkStart w:id="228" w:name="_Toc82101696"/>
      <w:r w:rsidRPr="00B9479B">
        <w:t>SWR-REQ-407153/A-Audio Performance during a Thermal Reduction Event</w:t>
      </w:r>
      <w:bookmarkEnd w:id="228"/>
    </w:p>
    <w:p w14:paraId="059B4C66" w14:textId="77777777" w:rsidR="00500605" w:rsidRPr="00E45856" w:rsidRDefault="00571926" w:rsidP="00500605">
      <w:pPr>
        <w:rPr>
          <w:rFonts w:cs="Arial"/>
        </w:rPr>
      </w:pPr>
    </w:p>
    <w:p w14:paraId="31CEA1BF" w14:textId="77777777" w:rsidR="00E45856" w:rsidRDefault="00571926" w:rsidP="00E45856">
      <w:pPr>
        <w:autoSpaceDE w:val="0"/>
        <w:autoSpaceDN w:val="0"/>
        <w:adjustRightInd w:val="0"/>
        <w:rPr>
          <w:rFonts w:cs="Arial"/>
          <w:i/>
          <w:u w:val="single"/>
        </w:rPr>
      </w:pPr>
      <w:r>
        <w:rPr>
          <w:rFonts w:cs="Arial"/>
        </w:rPr>
        <w:t xml:space="preserve">The A2B bus shall be independent of any Thermal Reduction event. It shall continue to function during a Thermal Reduction event per </w:t>
      </w:r>
      <w:r w:rsidRPr="00511E96">
        <w:rPr>
          <w:rFonts w:cs="Arial"/>
          <w:i/>
          <w:u w:val="single"/>
        </w:rPr>
        <w:t>SWR-REQ-348828-</w:t>
      </w:r>
      <w:r>
        <w:rPr>
          <w:rFonts w:cs="Arial"/>
          <w:i/>
          <w:u w:val="single"/>
        </w:rPr>
        <w:t xml:space="preserve">Audio </w:t>
      </w:r>
      <w:proofErr w:type="gramStart"/>
      <w:r>
        <w:rPr>
          <w:rFonts w:cs="Arial"/>
          <w:i/>
          <w:u w:val="single"/>
        </w:rPr>
        <w:t>Server side</w:t>
      </w:r>
      <w:proofErr w:type="gramEnd"/>
      <w:r>
        <w:rPr>
          <w:rFonts w:cs="Arial"/>
          <w:i/>
          <w:u w:val="single"/>
        </w:rPr>
        <w:t xml:space="preserve"> Audio Quality</w:t>
      </w:r>
      <w:r>
        <w:rPr>
          <w:rFonts w:cs="Arial"/>
        </w:rPr>
        <w:t>.</w:t>
      </w:r>
    </w:p>
    <w:p w14:paraId="5F1FFB2B" w14:textId="77777777" w:rsidR="00E45856" w:rsidRPr="00E45856"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6422FF32"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8F39834"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2F35306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DA5081E" w14:textId="77777777" w:rsidR="00D90FFA" w:rsidRPr="00775603" w:rsidRDefault="00571926" w:rsidP="0081629B">
            <w:pPr>
              <w:rPr>
                <w:vanish/>
                <w:color w:val="000000" w:themeColor="text1"/>
              </w:rPr>
            </w:pPr>
          </w:p>
        </w:tc>
      </w:tr>
    </w:tbl>
    <w:p w14:paraId="268EC087" w14:textId="77777777" w:rsidR="00406F39" w:rsidRDefault="00571926" w:rsidP="00B9479B">
      <w:pPr>
        <w:pStyle w:val="Heading1"/>
      </w:pPr>
      <w:bookmarkStart w:id="229" w:name="_Toc82101697"/>
      <w:r w:rsidRPr="00B9479B">
        <w:lastRenderedPageBreak/>
        <w:t>FRD-REQ-407154/A-Functional Definition</w:t>
      </w:r>
      <w:bookmarkEnd w:id="229"/>
    </w:p>
    <w:p w14:paraId="4D7CBE1A" w14:textId="77777777" w:rsidR="00500605" w:rsidRDefault="00571926"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2102CD8F"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595DB17"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7B25490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394B661" w14:textId="77777777" w:rsidR="00D90FFA" w:rsidRPr="00775603" w:rsidRDefault="00571926" w:rsidP="0081629B">
            <w:pPr>
              <w:rPr>
                <w:vanish/>
                <w:color w:val="000000" w:themeColor="text1"/>
              </w:rPr>
            </w:pPr>
          </w:p>
        </w:tc>
      </w:tr>
    </w:tbl>
    <w:p w14:paraId="606F8EAC" w14:textId="77777777" w:rsidR="00406F39" w:rsidRDefault="00571926" w:rsidP="00B9479B">
      <w:pPr>
        <w:pStyle w:val="Heading2"/>
      </w:pPr>
      <w:bookmarkStart w:id="230" w:name="_Toc82101698"/>
      <w:r>
        <w:t>A2B Use Cases</w:t>
      </w:r>
      <w:bookmarkEnd w:id="230"/>
    </w:p>
    <w:p w14:paraId="32C14383" w14:textId="77777777" w:rsidR="00406F39" w:rsidRDefault="00571926" w:rsidP="00B9479B">
      <w:pPr>
        <w:pStyle w:val="Heading3"/>
      </w:pPr>
      <w:bookmarkStart w:id="231" w:name="_Toc82101699"/>
      <w:r>
        <w:t>Sub Node Discovery Use Cases</w:t>
      </w:r>
      <w:bookmarkEnd w:id="231"/>
    </w:p>
    <w:p w14:paraId="3B47C910" w14:textId="77777777" w:rsidR="00406F39" w:rsidRDefault="00571926" w:rsidP="00B9479B">
      <w:pPr>
        <w:pStyle w:val="Heading4"/>
      </w:pPr>
      <w:bookmarkStart w:id="232" w:name="_Toc82101700"/>
      <w:r>
        <w:t>UC-REQ-407155/A-Generic A2B Bus Configuration Process</w:t>
      </w:r>
      <w:bookmarkEnd w:id="232"/>
    </w:p>
    <w:p w14:paraId="4BF947CC" w14:textId="77777777" w:rsidR="00AE06BC" w:rsidRPr="00AE06BC" w:rsidRDefault="00571926"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03D83362" w14:textId="77777777" w:rsidTr="0077560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54446E9" w14:textId="77777777" w:rsidR="00CD0F64" w:rsidRDefault="00571926">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7611E68" w14:textId="77777777" w:rsidR="00CD0F64" w:rsidRDefault="00571926">
            <w:pPr>
              <w:spacing w:line="276" w:lineRule="auto"/>
            </w:pPr>
            <w:r>
              <w:t>A2B Main Node, Multiple A2B Sub Nodes</w:t>
            </w:r>
          </w:p>
        </w:tc>
      </w:tr>
      <w:tr w:rsidR="00CD0F64" w14:paraId="64A4B6E0"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837E18A" w14:textId="77777777" w:rsidR="00CD0F64" w:rsidRDefault="00571926">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2D421AF" w14:textId="77777777" w:rsidR="0033217D" w:rsidRPr="0033217D" w:rsidRDefault="00571926" w:rsidP="00775603">
            <w:pPr>
              <w:numPr>
                <w:ilvl w:val="0"/>
                <w:numId w:val="21"/>
              </w:numPr>
              <w:spacing w:line="276" w:lineRule="auto"/>
            </w:pPr>
            <w:r>
              <w:t>Sub</w:t>
            </w:r>
            <w:r w:rsidRPr="0033217D">
              <w:t xml:space="preserve"> modules are connected on the A2B bus</w:t>
            </w:r>
          </w:p>
          <w:p w14:paraId="0F1CF30B" w14:textId="77777777" w:rsidR="00CD0F64" w:rsidRPr="0033217D" w:rsidRDefault="00571926" w:rsidP="00775603">
            <w:pPr>
              <w:numPr>
                <w:ilvl w:val="0"/>
                <w:numId w:val="21"/>
              </w:numPr>
              <w:spacing w:line="276" w:lineRule="auto"/>
            </w:pPr>
            <w:r>
              <w:t>Main</w:t>
            </w:r>
            <w:r w:rsidRPr="0033217D">
              <w:t xml:space="preserve"> node has been configured for A2B node order.</w:t>
            </w:r>
          </w:p>
        </w:tc>
      </w:tr>
      <w:tr w:rsidR="00CD0F64" w14:paraId="4E62723E"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E088CF6" w14:textId="77777777" w:rsidR="00CD0F64" w:rsidRDefault="00571926">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9148E30" w14:textId="77777777" w:rsidR="0033217D" w:rsidRPr="0033217D" w:rsidRDefault="00571926" w:rsidP="00775603">
            <w:pPr>
              <w:numPr>
                <w:ilvl w:val="0"/>
                <w:numId w:val="22"/>
              </w:numPr>
              <w:spacing w:line="276" w:lineRule="auto"/>
            </w:pPr>
            <w:r>
              <w:t>Main</w:t>
            </w:r>
            <w:r w:rsidRPr="0033217D">
              <w:t xml:space="preserve"> node reads </w:t>
            </w:r>
            <w:r>
              <w:t>Diagnostic</w:t>
            </w:r>
            <w:r w:rsidRPr="0033217D">
              <w:t xml:space="preserve"> Configuration and identifies appropriate sequence of </w:t>
            </w:r>
            <w:r>
              <w:t>Sub</w:t>
            </w:r>
            <w:r w:rsidRPr="0033217D">
              <w:t xml:space="preserve"> nodes on A2B bus</w:t>
            </w:r>
          </w:p>
          <w:p w14:paraId="349F9297" w14:textId="77777777" w:rsidR="0033217D" w:rsidRPr="0033217D" w:rsidRDefault="00571926" w:rsidP="00775603">
            <w:pPr>
              <w:numPr>
                <w:ilvl w:val="0"/>
                <w:numId w:val="22"/>
              </w:numPr>
              <w:spacing w:line="276" w:lineRule="auto"/>
            </w:pPr>
            <w:r w:rsidRPr="0033217D">
              <w:t>A2B Node Discovery process performed</w:t>
            </w:r>
          </w:p>
          <w:p w14:paraId="68C78BCF" w14:textId="77777777" w:rsidR="0033217D" w:rsidRPr="0033217D" w:rsidRDefault="00571926" w:rsidP="00775603">
            <w:pPr>
              <w:numPr>
                <w:ilvl w:val="0"/>
                <w:numId w:val="22"/>
              </w:numPr>
              <w:spacing w:line="276" w:lineRule="auto"/>
            </w:pPr>
            <w:r w:rsidRPr="0033217D">
              <w:t xml:space="preserve">Sequence of A2B nodes identified matches </w:t>
            </w:r>
            <w:r w:rsidRPr="0033217D">
              <w:t>configuration.</w:t>
            </w:r>
          </w:p>
          <w:p w14:paraId="4A4B860D" w14:textId="77777777" w:rsidR="00CD0F64" w:rsidRPr="0033217D" w:rsidRDefault="00571926" w:rsidP="00775603">
            <w:pPr>
              <w:numPr>
                <w:ilvl w:val="0"/>
                <w:numId w:val="22"/>
              </w:numPr>
              <w:spacing w:line="276" w:lineRule="auto"/>
            </w:pPr>
            <w:r w:rsidRPr="0033217D">
              <w:t>A2B register settings are sent to all nodes for EOL configured bus structure</w:t>
            </w:r>
          </w:p>
        </w:tc>
      </w:tr>
      <w:tr w:rsidR="00CD0F64" w14:paraId="247359E8"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1C5A657" w14:textId="77777777" w:rsidR="00CD0F64" w:rsidRDefault="00571926">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68B2E14" w14:textId="77777777" w:rsidR="00CD0F64" w:rsidRDefault="00571926">
            <w:pPr>
              <w:spacing w:line="276" w:lineRule="auto"/>
            </w:pPr>
            <w:r w:rsidRPr="0033217D">
              <w:t>A2B bus discovery complete.</w:t>
            </w:r>
          </w:p>
        </w:tc>
      </w:tr>
      <w:tr w:rsidR="00CD0F64" w14:paraId="780D909F"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84CEC4C" w14:textId="77777777" w:rsidR="00CD0F64" w:rsidRDefault="00571926">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A1229B4" w14:textId="77777777" w:rsidR="00585296" w:rsidRDefault="00571926" w:rsidP="00775603">
            <w:pPr>
              <w:numPr>
                <w:ilvl w:val="0"/>
                <w:numId w:val="23"/>
              </w:numPr>
              <w:spacing w:line="276" w:lineRule="auto"/>
            </w:pPr>
            <w:r>
              <w:t>Sub</w:t>
            </w:r>
            <w:r>
              <w:t xml:space="preserve"> node sequence from Node Discovery Process does not match EOL configuration.</w:t>
            </w:r>
          </w:p>
          <w:p w14:paraId="65D6AF3C" w14:textId="77777777" w:rsidR="00CD0F64" w:rsidRPr="008542A7" w:rsidRDefault="00571926" w:rsidP="008542A7">
            <w:pPr>
              <w:spacing w:line="276" w:lineRule="auto"/>
              <w:ind w:left="360"/>
            </w:pPr>
            <w:r>
              <w:rPr>
                <w:u w:val="single"/>
              </w:rPr>
              <w:t>Action</w:t>
            </w:r>
            <w:r>
              <w:t>: Set DTC for A2B bus misconfiguration</w:t>
            </w:r>
          </w:p>
        </w:tc>
      </w:tr>
      <w:tr w:rsidR="00CD0F64" w14:paraId="3A3E5F75"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B721F52" w14:textId="77777777" w:rsidR="00CD0F64" w:rsidRDefault="00571926">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428547F" w14:textId="77777777" w:rsidR="00CD0F64" w:rsidRDefault="00571926">
            <w:pPr>
              <w:spacing w:line="276" w:lineRule="auto"/>
            </w:pPr>
          </w:p>
        </w:tc>
      </w:tr>
    </w:tbl>
    <w:p w14:paraId="05E0E4BF" w14:textId="77777777" w:rsidR="00500605" w:rsidRDefault="00571926" w:rsidP="00CD0F64"/>
    <w:p w14:paraId="1FB433AD" w14:textId="77777777" w:rsidR="00406F39" w:rsidRDefault="00571926" w:rsidP="00B9479B">
      <w:pPr>
        <w:pStyle w:val="Heading4"/>
      </w:pPr>
      <w:bookmarkStart w:id="233" w:name="_Toc82101701"/>
      <w:r>
        <w:t>UC-REQ-407157/A-A2B Sub Node Discovery Process for Mailbox I2C/SPI Communication</w:t>
      </w:r>
      <w:bookmarkEnd w:id="233"/>
    </w:p>
    <w:p w14:paraId="5F2F47D7" w14:textId="77777777" w:rsidR="00AE06BC" w:rsidRPr="00AE06BC" w:rsidRDefault="00571926"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D9AD038" w14:textId="77777777" w:rsidTr="0077560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3E3F4B3" w14:textId="77777777" w:rsidR="00CD0F64" w:rsidRDefault="00571926">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B2F3897" w14:textId="77777777" w:rsidR="00CD0F64" w:rsidRDefault="00571926">
            <w:pPr>
              <w:spacing w:line="276" w:lineRule="auto"/>
            </w:pPr>
            <w:r>
              <w:t>Main Node, Multiple A2B Sub Nodes</w:t>
            </w:r>
          </w:p>
        </w:tc>
      </w:tr>
      <w:tr w:rsidR="00CD0F64" w14:paraId="1D856C17"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732EC9A" w14:textId="77777777" w:rsidR="00CD0F64" w:rsidRDefault="00571926">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7ABBE51" w14:textId="77777777" w:rsidR="008548AE" w:rsidRPr="008548AE" w:rsidRDefault="00571926" w:rsidP="00775603">
            <w:pPr>
              <w:numPr>
                <w:ilvl w:val="0"/>
                <w:numId w:val="24"/>
              </w:numPr>
              <w:spacing w:line="276" w:lineRule="auto"/>
            </w:pPr>
            <w:r>
              <w:t>Main</w:t>
            </w:r>
            <w:r w:rsidRPr="008548AE">
              <w:t xml:space="preserve"> node </w:t>
            </w:r>
            <w:r>
              <w:t xml:space="preserve">is present </w:t>
            </w:r>
            <w:r w:rsidRPr="008548AE">
              <w:t>on the A2B bus</w:t>
            </w:r>
          </w:p>
          <w:p w14:paraId="02B0F243" w14:textId="77777777" w:rsidR="008548AE" w:rsidRPr="008548AE" w:rsidRDefault="00571926" w:rsidP="00775603">
            <w:pPr>
              <w:numPr>
                <w:ilvl w:val="0"/>
                <w:numId w:val="24"/>
              </w:numPr>
              <w:spacing w:line="276" w:lineRule="auto"/>
            </w:pPr>
            <w:r>
              <w:t>Sub</w:t>
            </w:r>
            <w:r w:rsidRPr="008548AE">
              <w:t xml:space="preserve"> modules are interconnected on the A2B bus in specific order </w:t>
            </w:r>
          </w:p>
          <w:p w14:paraId="594A96BB" w14:textId="77777777" w:rsidR="00CD0F64" w:rsidRPr="008548AE" w:rsidRDefault="00571926" w:rsidP="00775603">
            <w:pPr>
              <w:numPr>
                <w:ilvl w:val="0"/>
                <w:numId w:val="24"/>
              </w:numPr>
              <w:spacing w:line="276" w:lineRule="auto"/>
            </w:pPr>
            <w:r>
              <w:t>Sub</w:t>
            </w:r>
            <w:r w:rsidRPr="008548AE">
              <w:t xml:space="preserve"> Node Discovery Process underway, and </w:t>
            </w:r>
            <w:r>
              <w:t>Sub</w:t>
            </w:r>
            <w:r w:rsidRPr="008548AE">
              <w:t xml:space="preserve"> node with I2C microcontroller is the next node to be discovered</w:t>
            </w:r>
          </w:p>
        </w:tc>
      </w:tr>
      <w:tr w:rsidR="00CD0F64" w14:paraId="619D93A1"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29064E8" w14:textId="77777777" w:rsidR="00CD0F64" w:rsidRDefault="00571926">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87BD4C0" w14:textId="77777777" w:rsidR="00CD0F64" w:rsidRDefault="00571926">
            <w:pPr>
              <w:spacing w:line="276" w:lineRule="auto"/>
            </w:pPr>
            <w:r>
              <w:t>Main</w:t>
            </w:r>
            <w:r w:rsidRPr="008548AE">
              <w:t xml:space="preserve"> node requests </w:t>
            </w:r>
            <w:r>
              <w:t>Sub</w:t>
            </w:r>
            <w:r w:rsidRPr="008548AE">
              <w:t xml:space="preserve"> Node </w:t>
            </w:r>
            <w:r w:rsidRPr="008548AE">
              <w:t>ID</w:t>
            </w:r>
          </w:p>
        </w:tc>
      </w:tr>
      <w:tr w:rsidR="00CD0F64" w14:paraId="1105AA5D"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356512" w14:textId="77777777" w:rsidR="00CD0F64" w:rsidRDefault="00571926">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C735EB9" w14:textId="77777777" w:rsidR="00CD0F64" w:rsidRDefault="00571926">
            <w:pPr>
              <w:spacing w:line="276" w:lineRule="auto"/>
            </w:pPr>
            <w:r>
              <w:t>Main</w:t>
            </w:r>
            <w:r w:rsidRPr="008548AE">
              <w:t xml:space="preserve"> node reads </w:t>
            </w:r>
            <w:r>
              <w:t>Sub</w:t>
            </w:r>
            <w:r w:rsidRPr="008548AE">
              <w:t xml:space="preserve"> node’s mailbox for </w:t>
            </w:r>
            <w:r>
              <w:t>Sub</w:t>
            </w:r>
            <w:r w:rsidRPr="008548AE">
              <w:t xml:space="preserve"> Node ID</w:t>
            </w:r>
          </w:p>
        </w:tc>
      </w:tr>
      <w:tr w:rsidR="00CD0F64" w14:paraId="18D25499"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656C62" w14:textId="77777777" w:rsidR="00CD0F64" w:rsidRDefault="00571926">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AFBA0BA" w14:textId="77777777" w:rsidR="007C2631" w:rsidRDefault="00571926" w:rsidP="00775603">
            <w:pPr>
              <w:numPr>
                <w:ilvl w:val="0"/>
                <w:numId w:val="25"/>
              </w:numPr>
              <w:spacing w:line="276" w:lineRule="auto"/>
            </w:pPr>
            <w:r>
              <w:t xml:space="preserve">Sub Node ID is not placed in Sub node’s mailbox. </w:t>
            </w:r>
          </w:p>
          <w:p w14:paraId="3251D118" w14:textId="77777777" w:rsidR="007C2631" w:rsidRDefault="00571926" w:rsidP="007C2631">
            <w:pPr>
              <w:spacing w:line="276" w:lineRule="auto"/>
              <w:ind w:left="360"/>
            </w:pPr>
            <w:r>
              <w:rPr>
                <w:u w:val="single"/>
              </w:rPr>
              <w:t>Action</w:t>
            </w:r>
            <w:r>
              <w:t>: Main node re-requests Sub node’s Node ID.</w:t>
            </w:r>
          </w:p>
          <w:p w14:paraId="07CF512D" w14:textId="77777777" w:rsidR="007C2631" w:rsidRDefault="00571926" w:rsidP="00775603">
            <w:pPr>
              <w:numPr>
                <w:ilvl w:val="0"/>
                <w:numId w:val="25"/>
              </w:numPr>
              <w:spacing w:line="276" w:lineRule="auto"/>
            </w:pPr>
            <w:r>
              <w:t>Main</w:t>
            </w:r>
            <w:r>
              <w:t xml:space="preserve"> node is unable to read Sub node’s mailbox. </w:t>
            </w:r>
          </w:p>
          <w:p w14:paraId="3769DB74" w14:textId="77777777" w:rsidR="007C2631" w:rsidRDefault="00571926" w:rsidP="007C2631">
            <w:pPr>
              <w:spacing w:line="276" w:lineRule="auto"/>
              <w:ind w:left="360"/>
            </w:pPr>
            <w:r>
              <w:rPr>
                <w:u w:val="single"/>
              </w:rPr>
              <w:t>Action</w:t>
            </w:r>
            <w:r>
              <w:t>: Main node re-requests Sub node’s Node ID.</w:t>
            </w:r>
          </w:p>
          <w:p w14:paraId="7314BC24" w14:textId="77777777" w:rsidR="007C2631" w:rsidRDefault="00571926" w:rsidP="00775603">
            <w:pPr>
              <w:numPr>
                <w:ilvl w:val="0"/>
                <w:numId w:val="25"/>
              </w:numPr>
              <w:spacing w:line="276" w:lineRule="auto"/>
            </w:pPr>
            <w:r>
              <w:t xml:space="preserve">Sub Node ID is the wrong Node ID. </w:t>
            </w:r>
          </w:p>
          <w:p w14:paraId="7D82AA75" w14:textId="77777777" w:rsidR="00CD0F64" w:rsidRPr="008548AE" w:rsidRDefault="00571926" w:rsidP="007C2631">
            <w:pPr>
              <w:spacing w:line="276" w:lineRule="auto"/>
              <w:ind w:left="360"/>
            </w:pPr>
            <w:r>
              <w:rPr>
                <w:u w:val="single"/>
              </w:rPr>
              <w:t>Action</w:t>
            </w:r>
            <w:r>
              <w:t>: Set DTC for A2B bus cannot be configured</w:t>
            </w:r>
          </w:p>
        </w:tc>
      </w:tr>
      <w:tr w:rsidR="00CD0F64" w14:paraId="4D74DDCA"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804426E" w14:textId="77777777" w:rsidR="00CD0F64" w:rsidRDefault="00571926">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6754F6D" w14:textId="77777777" w:rsidR="00CD0F64" w:rsidRDefault="00571926">
            <w:pPr>
              <w:spacing w:line="276" w:lineRule="auto"/>
            </w:pPr>
          </w:p>
        </w:tc>
      </w:tr>
    </w:tbl>
    <w:p w14:paraId="176D7C61" w14:textId="77777777" w:rsidR="00500605" w:rsidRDefault="00571926" w:rsidP="00CD0F64"/>
    <w:p w14:paraId="5E496197" w14:textId="77777777" w:rsidR="00406F39" w:rsidRDefault="00571926" w:rsidP="00B9479B">
      <w:pPr>
        <w:pStyle w:val="Heading4"/>
      </w:pPr>
      <w:bookmarkStart w:id="234" w:name="_Toc82101702"/>
      <w:r>
        <w:t>UC-REQ-407158/A-A2B Sub Node Discovery Process for Direct Chip to Chip I2C/SPI Communication</w:t>
      </w:r>
      <w:bookmarkEnd w:id="234"/>
    </w:p>
    <w:p w14:paraId="4031BB37" w14:textId="77777777" w:rsidR="00AE06BC" w:rsidRPr="00AE06BC" w:rsidRDefault="00571926"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49619B9B" w14:textId="77777777" w:rsidTr="0077560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E81342" w14:textId="77777777" w:rsidR="00CD0F64" w:rsidRDefault="00571926">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837A27E" w14:textId="77777777" w:rsidR="00CD0F64" w:rsidRDefault="00571926">
            <w:pPr>
              <w:spacing w:line="276" w:lineRule="auto"/>
            </w:pPr>
            <w:r>
              <w:t>Main Node, Multiple A2B Sub Nodes</w:t>
            </w:r>
          </w:p>
        </w:tc>
      </w:tr>
      <w:tr w:rsidR="00CD0F64" w14:paraId="243DABDF"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09B6F5C" w14:textId="77777777" w:rsidR="00CD0F64" w:rsidRDefault="00571926">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60C0566" w14:textId="77777777" w:rsidR="00E51C03" w:rsidRPr="00E51C03" w:rsidRDefault="00571926" w:rsidP="00775603">
            <w:pPr>
              <w:numPr>
                <w:ilvl w:val="0"/>
                <w:numId w:val="26"/>
              </w:numPr>
              <w:spacing w:line="276" w:lineRule="auto"/>
            </w:pPr>
            <w:r>
              <w:t>T</w:t>
            </w:r>
            <w:r w:rsidRPr="00E51C03">
              <w:t xml:space="preserve">he </w:t>
            </w:r>
            <w:r>
              <w:t>Main</w:t>
            </w:r>
            <w:r w:rsidRPr="00E51C03">
              <w:t xml:space="preserve"> node</w:t>
            </w:r>
            <w:r>
              <w:t xml:space="preserve"> is</w:t>
            </w:r>
            <w:r w:rsidRPr="00E51C03">
              <w:t xml:space="preserve"> on the A2B bus</w:t>
            </w:r>
          </w:p>
          <w:p w14:paraId="3637DFE4" w14:textId="77777777" w:rsidR="00E51C03" w:rsidRPr="00E51C03" w:rsidRDefault="00571926" w:rsidP="00775603">
            <w:pPr>
              <w:numPr>
                <w:ilvl w:val="0"/>
                <w:numId w:val="26"/>
              </w:numPr>
              <w:spacing w:line="276" w:lineRule="auto"/>
            </w:pPr>
            <w:r>
              <w:t>Sub</w:t>
            </w:r>
            <w:r w:rsidRPr="00E51C03">
              <w:t xml:space="preserve"> modules are interconnected on the A2B bus in specific order </w:t>
            </w:r>
          </w:p>
          <w:p w14:paraId="1894EC65" w14:textId="77777777" w:rsidR="00CD0F64" w:rsidRPr="00E51C03" w:rsidRDefault="00571926" w:rsidP="00775603">
            <w:pPr>
              <w:numPr>
                <w:ilvl w:val="0"/>
                <w:numId w:val="26"/>
              </w:numPr>
              <w:spacing w:line="276" w:lineRule="auto"/>
            </w:pPr>
            <w:r>
              <w:lastRenderedPageBreak/>
              <w:t>Sub</w:t>
            </w:r>
            <w:r w:rsidRPr="00E51C03">
              <w:t xml:space="preserve"> Node Discovery process underway, and I2C</w:t>
            </w:r>
            <w:r>
              <w:t>/SPI</w:t>
            </w:r>
            <w:r w:rsidRPr="00E51C03">
              <w:t xml:space="preserve"> </w:t>
            </w:r>
            <w:r>
              <w:t>Sub</w:t>
            </w:r>
            <w:r w:rsidRPr="00E51C03">
              <w:t xml:space="preserve"> node is the next node to be discovered</w:t>
            </w:r>
          </w:p>
        </w:tc>
      </w:tr>
      <w:tr w:rsidR="00CD0F64" w14:paraId="0E4323FE"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CF740EF" w14:textId="77777777" w:rsidR="00CD0F64" w:rsidRDefault="00571926">
            <w:pPr>
              <w:spacing w:line="276" w:lineRule="auto"/>
            </w:pPr>
            <w:r>
              <w:rPr>
                <w:b/>
                <w:bCs/>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482F022" w14:textId="77777777" w:rsidR="00CD0F64" w:rsidRDefault="00571926">
            <w:pPr>
              <w:spacing w:line="276" w:lineRule="auto"/>
            </w:pPr>
            <w:r>
              <w:t>Main</w:t>
            </w:r>
            <w:r w:rsidRPr="00E51C03">
              <w:t xml:space="preserve"> node requests </w:t>
            </w:r>
            <w:r>
              <w:t>Sub</w:t>
            </w:r>
            <w:r w:rsidRPr="00E51C03">
              <w:t xml:space="preserve"> Node ID</w:t>
            </w:r>
          </w:p>
        </w:tc>
      </w:tr>
      <w:tr w:rsidR="00CD0F64" w14:paraId="59BDB36C"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0C8805E" w14:textId="77777777" w:rsidR="00CD0F64" w:rsidRDefault="00571926">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6F17FB8" w14:textId="77777777" w:rsidR="00CD0F64" w:rsidRDefault="00571926">
            <w:pPr>
              <w:spacing w:line="276" w:lineRule="auto"/>
            </w:pPr>
            <w:r>
              <w:t>Main</w:t>
            </w:r>
            <w:r w:rsidRPr="00E51C03">
              <w:t xml:space="preserve"> node reads </w:t>
            </w:r>
            <w:r>
              <w:t>Sub</w:t>
            </w:r>
            <w:r w:rsidRPr="00E51C03">
              <w:t xml:space="preserve"> node’s EEPROM chip address for </w:t>
            </w:r>
            <w:r>
              <w:t>Sub</w:t>
            </w:r>
            <w:r w:rsidRPr="00E51C03">
              <w:t xml:space="preserve"> Node ID</w:t>
            </w:r>
          </w:p>
        </w:tc>
      </w:tr>
      <w:tr w:rsidR="00CD0F64" w14:paraId="596CF70C"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99208E" w14:textId="77777777" w:rsidR="00CD0F64" w:rsidRDefault="00571926">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682DE1F" w14:textId="77777777" w:rsidR="00EB61DB" w:rsidRDefault="00571926" w:rsidP="00775603">
            <w:pPr>
              <w:numPr>
                <w:ilvl w:val="0"/>
                <w:numId w:val="27"/>
              </w:numPr>
              <w:spacing w:line="276" w:lineRule="auto"/>
            </w:pPr>
            <w:r>
              <w:t xml:space="preserve">Sub Node ID is not contained in Sub node’s EEPROM. </w:t>
            </w:r>
          </w:p>
          <w:p w14:paraId="759032BC" w14:textId="77777777" w:rsidR="00EB61DB" w:rsidRDefault="00571926" w:rsidP="00EB61DB">
            <w:pPr>
              <w:spacing w:line="276" w:lineRule="auto"/>
              <w:ind w:left="360"/>
            </w:pPr>
            <w:r>
              <w:rPr>
                <w:u w:val="single"/>
              </w:rPr>
              <w:t>Action</w:t>
            </w:r>
            <w:r>
              <w:t>: Set DTC for A2B bus cannot be configured.</w:t>
            </w:r>
          </w:p>
          <w:p w14:paraId="37F75095" w14:textId="77777777" w:rsidR="00EB61DB" w:rsidRDefault="00571926" w:rsidP="00775603">
            <w:pPr>
              <w:numPr>
                <w:ilvl w:val="0"/>
                <w:numId w:val="27"/>
              </w:numPr>
              <w:spacing w:line="276" w:lineRule="auto"/>
            </w:pPr>
            <w:r>
              <w:t xml:space="preserve">Main node is unable to read Sub node’s EEPROM chip. </w:t>
            </w:r>
          </w:p>
          <w:p w14:paraId="25DB2864" w14:textId="77777777" w:rsidR="00EB61DB" w:rsidRDefault="00571926" w:rsidP="00EB61DB">
            <w:pPr>
              <w:spacing w:line="276" w:lineRule="auto"/>
              <w:ind w:left="360"/>
            </w:pPr>
            <w:r>
              <w:rPr>
                <w:u w:val="single"/>
              </w:rPr>
              <w:t>Action</w:t>
            </w:r>
            <w:r>
              <w:t>: Set DTC for A2B bus cannot be configured.</w:t>
            </w:r>
          </w:p>
          <w:p w14:paraId="63A94A02" w14:textId="77777777" w:rsidR="00EB61DB" w:rsidRDefault="00571926" w:rsidP="00775603">
            <w:pPr>
              <w:numPr>
                <w:ilvl w:val="0"/>
                <w:numId w:val="27"/>
              </w:numPr>
              <w:spacing w:line="276" w:lineRule="auto"/>
            </w:pPr>
            <w:r>
              <w:t>Incorrect Node ID contained in Sub</w:t>
            </w:r>
            <w:r>
              <w:t xml:space="preserve"> node’s EEPROM chip. </w:t>
            </w:r>
          </w:p>
          <w:p w14:paraId="70892C14" w14:textId="77777777" w:rsidR="00CD0F64" w:rsidRPr="00E51C03" w:rsidRDefault="00571926" w:rsidP="00EB61DB">
            <w:pPr>
              <w:spacing w:line="276" w:lineRule="auto"/>
              <w:ind w:left="360"/>
            </w:pPr>
            <w:r>
              <w:rPr>
                <w:u w:val="single"/>
              </w:rPr>
              <w:t>Action</w:t>
            </w:r>
            <w:r>
              <w:t>: Set DTC for A2B bus cannot be configured.</w:t>
            </w:r>
          </w:p>
        </w:tc>
      </w:tr>
      <w:tr w:rsidR="00CD0F64" w14:paraId="5B1568FB"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44E63E5" w14:textId="77777777" w:rsidR="00CD0F64" w:rsidRDefault="00571926">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E5B2E8C" w14:textId="77777777" w:rsidR="00CD0F64" w:rsidRDefault="00571926">
            <w:pPr>
              <w:spacing w:line="276" w:lineRule="auto"/>
            </w:pPr>
          </w:p>
        </w:tc>
      </w:tr>
    </w:tbl>
    <w:p w14:paraId="5F6940E5" w14:textId="77777777" w:rsidR="00500605" w:rsidRDefault="00571926" w:rsidP="00CD0F64"/>
    <w:p w14:paraId="63EB779E" w14:textId="77777777" w:rsidR="00406F39" w:rsidRDefault="00571926" w:rsidP="00B9479B">
      <w:pPr>
        <w:pStyle w:val="Heading3"/>
      </w:pPr>
      <w:bookmarkStart w:id="235" w:name="_Toc82101703"/>
      <w:r>
        <w:t>Generic A2B Process Use Cases</w:t>
      </w:r>
      <w:bookmarkEnd w:id="235"/>
    </w:p>
    <w:p w14:paraId="5B58CDDA" w14:textId="77777777" w:rsidR="00406F39" w:rsidRDefault="00571926" w:rsidP="00B9479B">
      <w:pPr>
        <w:pStyle w:val="Heading4"/>
      </w:pPr>
      <w:bookmarkStart w:id="236" w:name="_Toc82101704"/>
      <w:r>
        <w:t>UC-REQ-407161/A-A2B Bus B&amp;A Plant EOL Configuration</w:t>
      </w:r>
      <w:bookmarkEnd w:id="236"/>
    </w:p>
    <w:p w14:paraId="78DDFBC9" w14:textId="77777777" w:rsidR="00AE06BC" w:rsidRPr="00AE06BC" w:rsidRDefault="00571926"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0B73D3C5" w14:textId="77777777" w:rsidTr="0077560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71134D1" w14:textId="77777777" w:rsidR="00CD0F64" w:rsidRDefault="00571926">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A243E38" w14:textId="77777777" w:rsidR="00CD0F64" w:rsidRDefault="00571926">
            <w:pPr>
              <w:spacing w:line="276" w:lineRule="auto"/>
            </w:pPr>
            <w:r>
              <w:t>Main</w:t>
            </w:r>
            <w:r>
              <w:t xml:space="preserve"> Node, Multiple A2B Sub Nodes</w:t>
            </w:r>
          </w:p>
        </w:tc>
      </w:tr>
      <w:tr w:rsidR="00CD0F64" w14:paraId="75D83EB0"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8FF5D8" w14:textId="77777777" w:rsidR="00CD0F64" w:rsidRDefault="00571926">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ED75209" w14:textId="77777777" w:rsidR="008D6513" w:rsidRPr="008D6513" w:rsidRDefault="00571926" w:rsidP="00775603">
            <w:pPr>
              <w:numPr>
                <w:ilvl w:val="0"/>
                <w:numId w:val="28"/>
              </w:numPr>
              <w:spacing w:line="276" w:lineRule="auto"/>
            </w:pPr>
            <w:r>
              <w:t>Vehicle fully assembled</w:t>
            </w:r>
          </w:p>
          <w:p w14:paraId="1572F2C5" w14:textId="77777777" w:rsidR="00CD0F64" w:rsidRPr="008D6513" w:rsidRDefault="00571926" w:rsidP="00775603">
            <w:pPr>
              <w:numPr>
                <w:ilvl w:val="0"/>
                <w:numId w:val="28"/>
              </w:numPr>
              <w:spacing w:line="276" w:lineRule="auto"/>
            </w:pPr>
            <w:r>
              <w:t>All DTCs related to the Main Node and all Sub Nodes have been corrected</w:t>
            </w:r>
          </w:p>
        </w:tc>
      </w:tr>
      <w:tr w:rsidR="00CD0F64" w14:paraId="25D9FD82"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3E9DEF3" w14:textId="77777777" w:rsidR="00CD0F64" w:rsidRDefault="00571926">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E1AD13E" w14:textId="77777777" w:rsidR="00CD0F64" w:rsidRDefault="00571926">
            <w:pPr>
              <w:spacing w:line="276" w:lineRule="auto"/>
            </w:pPr>
            <w:r>
              <w:t>Ford Body and Assembly plant configures the vehicle according to the Diagnostics database</w:t>
            </w:r>
          </w:p>
        </w:tc>
      </w:tr>
      <w:tr w:rsidR="00CD0F64" w14:paraId="32A834AF"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6DF30BB" w14:textId="77777777" w:rsidR="00CD0F64" w:rsidRDefault="00571926">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B5D3ADF" w14:textId="77777777" w:rsidR="00CD0F64" w:rsidRDefault="00571926">
            <w:pPr>
              <w:spacing w:line="276" w:lineRule="auto"/>
            </w:pPr>
            <w:r>
              <w:t>Main Node is properly configured per the diagnostic database.</w:t>
            </w:r>
          </w:p>
        </w:tc>
      </w:tr>
      <w:tr w:rsidR="00CD0F64" w14:paraId="20782C49"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9F9F5D6" w14:textId="77777777" w:rsidR="00CD0F64" w:rsidRDefault="00571926">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55911E6" w14:textId="77777777" w:rsidR="008D6513" w:rsidRDefault="00571926" w:rsidP="00775603">
            <w:pPr>
              <w:numPr>
                <w:ilvl w:val="0"/>
                <w:numId w:val="29"/>
              </w:numPr>
              <w:spacing w:line="276" w:lineRule="auto"/>
            </w:pPr>
            <w:r>
              <w:t>Vehicle is configured correctly per the diagnostic databas</w:t>
            </w:r>
            <w:r>
              <w:t>e, but the configuration does not match the actual vehicle architecture. Main Node fails to self-discover A2B node as configured.</w:t>
            </w:r>
          </w:p>
          <w:p w14:paraId="45106179" w14:textId="77777777" w:rsidR="00CD0F64" w:rsidRPr="008D6513" w:rsidRDefault="00571926" w:rsidP="008D6513">
            <w:pPr>
              <w:spacing w:line="276" w:lineRule="auto"/>
              <w:ind w:left="360"/>
            </w:pPr>
            <w:r w:rsidRPr="008D6513">
              <w:rPr>
                <w:u w:val="single"/>
              </w:rPr>
              <w:t>Action</w:t>
            </w:r>
            <w:r>
              <w:t>: See SWR-REQ-407144.</w:t>
            </w:r>
          </w:p>
        </w:tc>
      </w:tr>
      <w:tr w:rsidR="00CD0F64" w14:paraId="1E4165BA"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D47B161" w14:textId="77777777" w:rsidR="00CD0F64" w:rsidRDefault="00571926">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26CAD4F" w14:textId="77777777" w:rsidR="00CD0F64" w:rsidRDefault="00571926">
            <w:pPr>
              <w:spacing w:line="276" w:lineRule="auto"/>
            </w:pPr>
          </w:p>
        </w:tc>
      </w:tr>
    </w:tbl>
    <w:p w14:paraId="4DE842A0" w14:textId="77777777" w:rsidR="00500605" w:rsidRDefault="00571926" w:rsidP="00CD0F64"/>
    <w:p w14:paraId="6250CB7D" w14:textId="77777777" w:rsidR="00406F39" w:rsidRDefault="00571926" w:rsidP="00B9479B">
      <w:pPr>
        <w:pStyle w:val="Heading4"/>
      </w:pPr>
      <w:bookmarkStart w:id="237" w:name="_Toc82101705"/>
      <w:r>
        <w:t>UC-REQ-407162/A-Clip Detect (GPIO) Process</w:t>
      </w:r>
      <w:bookmarkEnd w:id="237"/>
    </w:p>
    <w:p w14:paraId="509B72AB" w14:textId="77777777" w:rsidR="00AE06BC" w:rsidRPr="00AE06BC" w:rsidRDefault="00571926"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ECF133F" w14:textId="77777777" w:rsidTr="0077560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68AF86A" w14:textId="77777777" w:rsidR="00CD0F64" w:rsidRDefault="00571926">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C68E2BC" w14:textId="77777777" w:rsidR="00CD0F64" w:rsidRDefault="00571926">
            <w:pPr>
              <w:spacing w:line="276" w:lineRule="auto"/>
            </w:pPr>
            <w:r>
              <w:t>Main Node, Multiple A2B Sub Nodes</w:t>
            </w:r>
          </w:p>
        </w:tc>
      </w:tr>
      <w:tr w:rsidR="00CD0F64" w14:paraId="39A92FD6"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92246A2" w14:textId="77777777" w:rsidR="00CD0F64" w:rsidRDefault="00571926">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2FC7A4F" w14:textId="77777777" w:rsidR="00501AD1" w:rsidRPr="00501AD1" w:rsidRDefault="00571926" w:rsidP="00775603">
            <w:pPr>
              <w:numPr>
                <w:ilvl w:val="0"/>
                <w:numId w:val="30"/>
              </w:numPr>
              <w:spacing w:line="276" w:lineRule="auto"/>
            </w:pPr>
            <w:r w:rsidRPr="00501AD1">
              <w:t>Bus is fully discove</w:t>
            </w:r>
            <w:r w:rsidRPr="00501AD1">
              <w:t xml:space="preserve">red, fully configured, fully software updated. </w:t>
            </w:r>
          </w:p>
          <w:p w14:paraId="3AED1126" w14:textId="77777777" w:rsidR="00501AD1" w:rsidRPr="00501AD1" w:rsidRDefault="00571926" w:rsidP="00775603">
            <w:pPr>
              <w:numPr>
                <w:ilvl w:val="0"/>
                <w:numId w:val="30"/>
              </w:numPr>
              <w:spacing w:line="276" w:lineRule="auto"/>
            </w:pPr>
            <w:r w:rsidRPr="00501AD1">
              <w:t>Audio is being transmitted on A2B bus to amplifier.</w:t>
            </w:r>
          </w:p>
          <w:p w14:paraId="33B7C096" w14:textId="77777777" w:rsidR="00501AD1" w:rsidRPr="00501AD1" w:rsidRDefault="00571926" w:rsidP="00775603">
            <w:pPr>
              <w:numPr>
                <w:ilvl w:val="0"/>
                <w:numId w:val="30"/>
              </w:numPr>
              <w:spacing w:line="276" w:lineRule="auto"/>
            </w:pPr>
            <w:r w:rsidRPr="00501AD1">
              <w:t>Clipping/distortion occurring in the amplifier</w:t>
            </w:r>
          </w:p>
          <w:p w14:paraId="2B6415E8" w14:textId="77777777" w:rsidR="00CD0F64" w:rsidRPr="00501AD1" w:rsidRDefault="00571926" w:rsidP="00775603">
            <w:pPr>
              <w:numPr>
                <w:ilvl w:val="0"/>
                <w:numId w:val="30"/>
              </w:numPr>
              <w:spacing w:line="276" w:lineRule="auto"/>
            </w:pPr>
            <w:r w:rsidRPr="00501AD1">
              <w:t>Audio is choppy and distorted</w:t>
            </w:r>
          </w:p>
        </w:tc>
      </w:tr>
      <w:tr w:rsidR="00CD0F64" w14:paraId="5F1AB0BB"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A9CF451" w14:textId="77777777" w:rsidR="00CD0F64" w:rsidRDefault="00571926">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2559D84" w14:textId="77777777" w:rsidR="00501AD1" w:rsidRPr="00501AD1" w:rsidRDefault="00571926" w:rsidP="00775603">
            <w:pPr>
              <w:numPr>
                <w:ilvl w:val="0"/>
                <w:numId w:val="31"/>
              </w:numPr>
              <w:spacing w:line="276" w:lineRule="auto"/>
            </w:pPr>
            <w:r w:rsidRPr="00501AD1">
              <w:t xml:space="preserve">Amplifier sends clip detect signal over A2B bus via </w:t>
            </w:r>
            <w:r w:rsidRPr="00501AD1">
              <w:t>GPIO 7</w:t>
            </w:r>
          </w:p>
          <w:p w14:paraId="0988C5D8" w14:textId="77777777" w:rsidR="00CD0F64" w:rsidRPr="00501AD1" w:rsidRDefault="00571926" w:rsidP="00775603">
            <w:pPr>
              <w:numPr>
                <w:ilvl w:val="0"/>
                <w:numId w:val="31"/>
              </w:numPr>
              <w:spacing w:line="276" w:lineRule="auto"/>
            </w:pPr>
            <w:r w:rsidRPr="00501AD1">
              <w:t xml:space="preserve">Audio server reduces </w:t>
            </w:r>
            <w:r>
              <w:t>Digital Audio</w:t>
            </w:r>
            <w:r w:rsidRPr="00501AD1">
              <w:t xml:space="preserve"> output to acceptable level</w:t>
            </w:r>
          </w:p>
        </w:tc>
      </w:tr>
      <w:tr w:rsidR="00CD0F64" w14:paraId="477D802A"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DFAD7CB" w14:textId="77777777" w:rsidR="00CD0F64" w:rsidRDefault="00571926">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B3542C4" w14:textId="77777777" w:rsidR="00501AD1" w:rsidRPr="00501AD1" w:rsidRDefault="00571926" w:rsidP="00775603">
            <w:pPr>
              <w:numPr>
                <w:ilvl w:val="0"/>
                <w:numId w:val="32"/>
              </w:numPr>
              <w:spacing w:line="276" w:lineRule="auto"/>
            </w:pPr>
            <w:r w:rsidRPr="00501AD1">
              <w:t>System volume is lowered</w:t>
            </w:r>
          </w:p>
          <w:p w14:paraId="054F1FA4" w14:textId="77777777" w:rsidR="00CD0F64" w:rsidRPr="00501AD1" w:rsidRDefault="00571926" w:rsidP="00775603">
            <w:pPr>
              <w:numPr>
                <w:ilvl w:val="0"/>
                <w:numId w:val="32"/>
              </w:numPr>
              <w:spacing w:line="276" w:lineRule="auto"/>
            </w:pPr>
            <w:r w:rsidRPr="00501AD1">
              <w:t>Audio is clear and not distorted</w:t>
            </w:r>
          </w:p>
        </w:tc>
      </w:tr>
      <w:tr w:rsidR="00CD0F64" w14:paraId="11D3CF3A"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AA9DD4" w14:textId="77777777" w:rsidR="00CD0F64" w:rsidRDefault="00571926">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075AE4D" w14:textId="77777777" w:rsidR="00242A4D" w:rsidRPr="00242A4D" w:rsidRDefault="00571926" w:rsidP="00775603">
            <w:pPr>
              <w:numPr>
                <w:ilvl w:val="0"/>
                <w:numId w:val="33"/>
              </w:numPr>
              <w:spacing w:line="276" w:lineRule="auto"/>
            </w:pPr>
            <w:r>
              <w:t>Main</w:t>
            </w:r>
            <w:r>
              <w:t xml:space="preserve"> Node ignores the GPIO7 clip detect signal for </w:t>
            </w:r>
            <w:proofErr w:type="gramStart"/>
            <w:r>
              <w:t>a period of time</w:t>
            </w:r>
            <w:proofErr w:type="gramEnd"/>
            <w:r>
              <w:t>. This causes heavy audio distortion.</w:t>
            </w:r>
          </w:p>
          <w:p w14:paraId="0DAC831D" w14:textId="77777777" w:rsidR="00242A4D" w:rsidRDefault="00571926" w:rsidP="00242A4D">
            <w:pPr>
              <w:spacing w:line="276" w:lineRule="auto"/>
              <w:ind w:left="360"/>
            </w:pPr>
            <w:r w:rsidRPr="00242A4D">
              <w:rPr>
                <w:u w:val="single"/>
              </w:rPr>
              <w:t>Action</w:t>
            </w:r>
            <w:r>
              <w:t>: Main Node closely reacts to the GPIO7 clip detect signals.</w:t>
            </w:r>
          </w:p>
          <w:p w14:paraId="2E2E996C" w14:textId="77777777" w:rsidR="00242A4D" w:rsidRDefault="00571926" w:rsidP="00775603">
            <w:pPr>
              <w:numPr>
                <w:ilvl w:val="0"/>
                <w:numId w:val="33"/>
              </w:numPr>
              <w:spacing w:line="276" w:lineRule="auto"/>
            </w:pPr>
            <w:r>
              <w:t>Main</w:t>
            </w:r>
            <w:r>
              <w:t xml:space="preserve"> Node does not clear the GPIO7 register after read. This allows further clip evens to be </w:t>
            </w:r>
            <w:proofErr w:type="gramStart"/>
            <w:r>
              <w:t>ignored, and</w:t>
            </w:r>
            <w:proofErr w:type="gramEnd"/>
            <w:r>
              <w:t xml:space="preserve"> keeps the audio volume reduced until the GPIO is cleared.</w:t>
            </w:r>
          </w:p>
          <w:p w14:paraId="4CC08C51" w14:textId="77777777" w:rsidR="00CD0F64" w:rsidRPr="00242A4D" w:rsidRDefault="00571926" w:rsidP="00242A4D">
            <w:pPr>
              <w:spacing w:line="276" w:lineRule="auto"/>
              <w:ind w:left="360"/>
            </w:pPr>
            <w:r w:rsidRPr="00242A4D">
              <w:rPr>
                <w:u w:val="single"/>
              </w:rPr>
              <w:t>Action</w:t>
            </w:r>
            <w:r>
              <w:t>: Main Node clears the GPIO7 register after every read.</w:t>
            </w:r>
          </w:p>
        </w:tc>
      </w:tr>
      <w:tr w:rsidR="00CD0F64" w14:paraId="3A279EC2"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5C1A8B5" w14:textId="77777777" w:rsidR="00CD0F64" w:rsidRDefault="00571926">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171E9EA" w14:textId="77777777" w:rsidR="00CD0F64" w:rsidRDefault="00571926">
            <w:pPr>
              <w:spacing w:line="276" w:lineRule="auto"/>
            </w:pPr>
          </w:p>
        </w:tc>
      </w:tr>
    </w:tbl>
    <w:p w14:paraId="1D024FEC" w14:textId="77777777" w:rsidR="00500605" w:rsidRDefault="00571926" w:rsidP="00CD0F64"/>
    <w:p w14:paraId="7CC0C33C" w14:textId="77777777" w:rsidR="00406F39" w:rsidRDefault="00571926" w:rsidP="00B9479B">
      <w:pPr>
        <w:pStyle w:val="Heading4"/>
      </w:pPr>
      <w:bookmarkStart w:id="238" w:name="_Toc82101706"/>
      <w:r>
        <w:lastRenderedPageBreak/>
        <w:t>UC-REQ-407163/A-Amplifier Enable (I2C/SPI) (Turn On)</w:t>
      </w:r>
      <w:bookmarkEnd w:id="238"/>
    </w:p>
    <w:p w14:paraId="0A0EBEF9" w14:textId="77777777" w:rsidR="00AE06BC" w:rsidRPr="00AE06BC" w:rsidRDefault="00571926"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5281B2E0" w14:textId="77777777" w:rsidTr="0077560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2C118C4" w14:textId="77777777" w:rsidR="00CD0F64" w:rsidRDefault="00571926">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4E00DE3" w14:textId="77777777" w:rsidR="00CD0F64" w:rsidRDefault="00571926">
            <w:pPr>
              <w:spacing w:line="276" w:lineRule="auto"/>
            </w:pPr>
            <w:r>
              <w:t>Main Node, Multiple A2B Sub Nodes</w:t>
            </w:r>
          </w:p>
        </w:tc>
      </w:tr>
      <w:tr w:rsidR="00CD0F64" w14:paraId="0B431F60"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4B82D7D" w14:textId="77777777" w:rsidR="00CD0F64" w:rsidRDefault="00571926">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8B606C0" w14:textId="77777777" w:rsidR="000D4A31" w:rsidRPr="000D4A31" w:rsidRDefault="00571926" w:rsidP="00775603">
            <w:pPr>
              <w:numPr>
                <w:ilvl w:val="0"/>
                <w:numId w:val="34"/>
              </w:numPr>
              <w:spacing w:line="276" w:lineRule="auto"/>
            </w:pPr>
            <w:r w:rsidRPr="000D4A31">
              <w:t>Bus is fully discovered, fully configured, fully software updated.</w:t>
            </w:r>
          </w:p>
          <w:p w14:paraId="3A2DD4A2" w14:textId="77777777" w:rsidR="00CD0F64" w:rsidRPr="000D4A31" w:rsidRDefault="00571926" w:rsidP="00775603">
            <w:pPr>
              <w:numPr>
                <w:ilvl w:val="0"/>
                <w:numId w:val="34"/>
              </w:numPr>
              <w:spacing w:line="276" w:lineRule="auto"/>
            </w:pPr>
            <w:r w:rsidRPr="000D4A31">
              <w:t>Amplifier has not been enabled yet.</w:t>
            </w:r>
          </w:p>
        </w:tc>
      </w:tr>
      <w:tr w:rsidR="00CD0F64" w14:paraId="05ECBF15"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175528" w14:textId="77777777" w:rsidR="00CD0F64" w:rsidRDefault="00571926">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F2AAA9B" w14:textId="77777777" w:rsidR="000D4A31" w:rsidRPr="000D4A31" w:rsidRDefault="00571926" w:rsidP="00775603">
            <w:pPr>
              <w:numPr>
                <w:ilvl w:val="0"/>
                <w:numId w:val="35"/>
              </w:numPr>
              <w:spacing w:line="276" w:lineRule="auto"/>
            </w:pPr>
            <w:r>
              <w:t>Main</w:t>
            </w:r>
            <w:r w:rsidRPr="000D4A31">
              <w:t xml:space="preserve"> node’s algorithm determines amplifier shall be enabled.</w:t>
            </w:r>
          </w:p>
          <w:p w14:paraId="22DFFCAA" w14:textId="77777777" w:rsidR="00CD0F64" w:rsidRPr="000D4A31" w:rsidRDefault="00571926" w:rsidP="00775603">
            <w:pPr>
              <w:numPr>
                <w:ilvl w:val="0"/>
                <w:numId w:val="35"/>
              </w:numPr>
              <w:spacing w:line="276" w:lineRule="auto"/>
            </w:pPr>
            <w:r>
              <w:t>Main</w:t>
            </w:r>
            <w:r w:rsidRPr="000D4A31">
              <w:t xml:space="preserve"> node sends activation I2C</w:t>
            </w:r>
            <w:r>
              <w:t>/SPI</w:t>
            </w:r>
            <w:r w:rsidRPr="000D4A31">
              <w:t xml:space="preserve"> signal through A2B bus to amplifier indicating power on</w:t>
            </w:r>
          </w:p>
        </w:tc>
      </w:tr>
      <w:tr w:rsidR="00CD0F64" w14:paraId="62382996"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66B3A61" w14:textId="77777777" w:rsidR="00CD0F64" w:rsidRDefault="00571926">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AAB8C75" w14:textId="77777777" w:rsidR="00CD0F64" w:rsidRDefault="00571926">
            <w:pPr>
              <w:spacing w:line="276" w:lineRule="auto"/>
            </w:pPr>
            <w:r w:rsidRPr="000D4A31">
              <w:t>Amplifier is enabled</w:t>
            </w:r>
          </w:p>
        </w:tc>
      </w:tr>
      <w:tr w:rsidR="00CD0F64" w14:paraId="7C4B9354"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FA04B77" w14:textId="77777777" w:rsidR="00CD0F64" w:rsidRDefault="00571926">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37BE441" w14:textId="77777777" w:rsidR="00FC6E0C" w:rsidRPr="00FC6E0C" w:rsidRDefault="00571926" w:rsidP="00775603">
            <w:pPr>
              <w:numPr>
                <w:ilvl w:val="0"/>
                <w:numId w:val="36"/>
              </w:numPr>
              <w:spacing w:line="276" w:lineRule="auto"/>
            </w:pPr>
            <w:r>
              <w:t>I2C/SPI</w:t>
            </w:r>
            <w:r>
              <w:t xml:space="preserve"> signal for amplifier enable is not sent out, which causes the Amplifier to not turn on.</w:t>
            </w:r>
          </w:p>
          <w:p w14:paraId="22F06B28" w14:textId="77777777" w:rsidR="00CD0F64" w:rsidRPr="00FC6E0C" w:rsidRDefault="00571926" w:rsidP="00FC6E0C">
            <w:pPr>
              <w:spacing w:line="276" w:lineRule="auto"/>
              <w:ind w:left="360"/>
            </w:pPr>
            <w:r w:rsidRPr="00FC6E0C">
              <w:rPr>
                <w:u w:val="single"/>
              </w:rPr>
              <w:t>Action</w:t>
            </w:r>
            <w:r>
              <w:t>: Main Node sends out I2C/SPI signal for amplifier enable.</w:t>
            </w:r>
          </w:p>
        </w:tc>
      </w:tr>
      <w:tr w:rsidR="00CD0F64" w14:paraId="4FD736DF"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A5FE763" w14:textId="77777777" w:rsidR="00CD0F64" w:rsidRDefault="00571926">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C3CB421" w14:textId="77777777" w:rsidR="00CD0F64" w:rsidRDefault="00571926">
            <w:pPr>
              <w:spacing w:line="276" w:lineRule="auto"/>
            </w:pPr>
          </w:p>
        </w:tc>
      </w:tr>
    </w:tbl>
    <w:p w14:paraId="0E60DD89" w14:textId="77777777" w:rsidR="00500605" w:rsidRDefault="00571926" w:rsidP="00CD0F64"/>
    <w:p w14:paraId="351F800D" w14:textId="77777777" w:rsidR="00406F39" w:rsidRDefault="00571926" w:rsidP="00B9479B">
      <w:pPr>
        <w:pStyle w:val="Heading4"/>
      </w:pPr>
      <w:bookmarkStart w:id="239" w:name="_Toc82101707"/>
      <w:r>
        <w:t>UC-REQ-407164/A-Amplifier Enable (I2C/SPI) (Turn Off)</w:t>
      </w:r>
      <w:bookmarkEnd w:id="239"/>
    </w:p>
    <w:p w14:paraId="14803DCE" w14:textId="77777777" w:rsidR="00AE06BC" w:rsidRPr="00AE06BC" w:rsidRDefault="00571926"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49758278" w14:textId="77777777" w:rsidTr="0077560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CFBB77" w14:textId="77777777" w:rsidR="00CD0F64" w:rsidRDefault="00571926">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A577D7A" w14:textId="77777777" w:rsidR="00CD0F64" w:rsidRDefault="00571926" w:rsidP="00601789">
            <w:pPr>
              <w:tabs>
                <w:tab w:val="left" w:pos="948"/>
              </w:tabs>
              <w:spacing w:line="276" w:lineRule="auto"/>
            </w:pPr>
            <w:r>
              <w:t>Main Node, Multiple A2B Sub Nodes</w:t>
            </w:r>
          </w:p>
        </w:tc>
      </w:tr>
      <w:tr w:rsidR="00CD0F64" w14:paraId="3506D35E"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1B0492" w14:textId="77777777" w:rsidR="00CD0F64" w:rsidRDefault="00571926">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38B19BF" w14:textId="77777777" w:rsidR="00601789" w:rsidRPr="00601789" w:rsidRDefault="00571926" w:rsidP="00775603">
            <w:pPr>
              <w:numPr>
                <w:ilvl w:val="0"/>
                <w:numId w:val="37"/>
              </w:numPr>
              <w:spacing w:line="276" w:lineRule="auto"/>
            </w:pPr>
            <w:r w:rsidRPr="00601789">
              <w:t xml:space="preserve">Bus is </w:t>
            </w:r>
            <w:r w:rsidRPr="00601789">
              <w:t>fully discovered, fully configured, fully software updated.</w:t>
            </w:r>
          </w:p>
          <w:p w14:paraId="3A67A3E1" w14:textId="77777777" w:rsidR="00CD0F64" w:rsidRPr="00601789" w:rsidRDefault="00571926" w:rsidP="00775603">
            <w:pPr>
              <w:numPr>
                <w:ilvl w:val="0"/>
                <w:numId w:val="37"/>
              </w:numPr>
              <w:spacing w:line="276" w:lineRule="auto"/>
            </w:pPr>
            <w:r w:rsidRPr="00601789">
              <w:t>Amplifier has been enabled.</w:t>
            </w:r>
          </w:p>
        </w:tc>
      </w:tr>
      <w:tr w:rsidR="00CD0F64" w14:paraId="1C8AC0AA"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E794D0" w14:textId="77777777" w:rsidR="00CD0F64" w:rsidRDefault="00571926">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C44DD56" w14:textId="77777777" w:rsidR="00601789" w:rsidRPr="00601789" w:rsidRDefault="00571926" w:rsidP="00775603">
            <w:pPr>
              <w:numPr>
                <w:ilvl w:val="0"/>
                <w:numId w:val="38"/>
              </w:numPr>
              <w:spacing w:line="276" w:lineRule="auto"/>
            </w:pPr>
            <w:r>
              <w:t>Main</w:t>
            </w:r>
            <w:r w:rsidRPr="00601789">
              <w:t xml:space="preserve"> node’s algorithm determines amplifier shall be disabled.</w:t>
            </w:r>
          </w:p>
          <w:p w14:paraId="48EBE3B0" w14:textId="77777777" w:rsidR="00CD0F64" w:rsidRPr="00601789" w:rsidRDefault="00571926" w:rsidP="00775603">
            <w:pPr>
              <w:numPr>
                <w:ilvl w:val="0"/>
                <w:numId w:val="38"/>
              </w:numPr>
              <w:spacing w:line="276" w:lineRule="auto"/>
            </w:pPr>
            <w:r>
              <w:t>Main</w:t>
            </w:r>
            <w:r w:rsidRPr="00601789">
              <w:t xml:space="preserve"> node sends deactivation I2C</w:t>
            </w:r>
            <w:r>
              <w:t>/SPI</w:t>
            </w:r>
            <w:r w:rsidRPr="00601789">
              <w:t xml:space="preserve"> signal through A2B bus to amplifier indicating disabled</w:t>
            </w:r>
          </w:p>
        </w:tc>
      </w:tr>
      <w:tr w:rsidR="00CD0F64" w14:paraId="0235927A"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20DF88D" w14:textId="77777777" w:rsidR="00CD0F64" w:rsidRDefault="00571926">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D04F4F1" w14:textId="77777777" w:rsidR="00CD0F64" w:rsidRDefault="00571926">
            <w:pPr>
              <w:spacing w:line="276" w:lineRule="auto"/>
            </w:pPr>
            <w:r w:rsidRPr="00601789">
              <w:t>Amplifier is disabled</w:t>
            </w:r>
          </w:p>
        </w:tc>
      </w:tr>
      <w:tr w:rsidR="00CD0F64" w14:paraId="6CCBC2B9"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C410C63" w14:textId="77777777" w:rsidR="00CD0F64" w:rsidRDefault="00571926">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6852967" w14:textId="77777777" w:rsidR="00704E5B" w:rsidRPr="00704E5B" w:rsidRDefault="00571926" w:rsidP="00775603">
            <w:pPr>
              <w:numPr>
                <w:ilvl w:val="0"/>
                <w:numId w:val="39"/>
              </w:numPr>
              <w:spacing w:line="276" w:lineRule="auto"/>
            </w:pPr>
            <w:r>
              <w:t>The I2C/SPI</w:t>
            </w:r>
            <w:r>
              <w:t xml:space="preserve"> signal is not sent out, which causes the Amplifier to never turn off.</w:t>
            </w:r>
          </w:p>
          <w:p w14:paraId="7D92336C" w14:textId="77777777" w:rsidR="00CD0F64" w:rsidRPr="00704E5B" w:rsidRDefault="00571926" w:rsidP="00704E5B">
            <w:pPr>
              <w:spacing w:line="276" w:lineRule="auto"/>
              <w:ind w:left="360"/>
            </w:pPr>
            <w:r w:rsidRPr="00704E5B">
              <w:rPr>
                <w:u w:val="single"/>
              </w:rPr>
              <w:t>Action</w:t>
            </w:r>
            <w:r>
              <w:t>: Main Node sends out I2C/SPI signal for amplifier disable.</w:t>
            </w:r>
          </w:p>
        </w:tc>
      </w:tr>
      <w:tr w:rsidR="00CD0F64" w14:paraId="462BF6CD"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FA2339" w14:textId="77777777" w:rsidR="00CD0F64" w:rsidRDefault="00571926">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A2630D4" w14:textId="77777777" w:rsidR="00CD0F64" w:rsidRDefault="00571926">
            <w:pPr>
              <w:spacing w:line="276" w:lineRule="auto"/>
            </w:pPr>
          </w:p>
        </w:tc>
      </w:tr>
    </w:tbl>
    <w:p w14:paraId="1FA802BF" w14:textId="77777777" w:rsidR="00500605" w:rsidRDefault="00571926" w:rsidP="00CD0F64"/>
    <w:p w14:paraId="0B7E1EEC" w14:textId="77777777" w:rsidR="00406F39" w:rsidRDefault="00571926" w:rsidP="00B9479B">
      <w:pPr>
        <w:pStyle w:val="Heading4"/>
      </w:pPr>
      <w:bookmarkStart w:id="240" w:name="_Toc82101708"/>
      <w:r>
        <w:t>UC-REQ-407165/A-A2B Mailbox Communication Process (I2C/SPI Main node to I2C/SPI Sub node)</w:t>
      </w:r>
      <w:bookmarkEnd w:id="240"/>
    </w:p>
    <w:p w14:paraId="00750CCB" w14:textId="77777777" w:rsidR="00AE06BC" w:rsidRPr="00AE06BC" w:rsidRDefault="00571926"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38F4858E" w14:textId="77777777" w:rsidTr="0077560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5787F0C" w14:textId="77777777" w:rsidR="00CD0F64" w:rsidRDefault="00571926">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AAEA4C9" w14:textId="77777777" w:rsidR="00CD0F64" w:rsidRDefault="00571926">
            <w:pPr>
              <w:spacing w:line="276" w:lineRule="auto"/>
            </w:pPr>
            <w:r>
              <w:t>Main Node, Multiple A2B Sub Nodes</w:t>
            </w:r>
          </w:p>
        </w:tc>
      </w:tr>
      <w:tr w:rsidR="00CD0F64" w14:paraId="77727944"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7B46235" w14:textId="77777777" w:rsidR="00CD0F64" w:rsidRDefault="00571926">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E283D4D" w14:textId="77777777" w:rsidR="0024704F" w:rsidRPr="0024704F" w:rsidRDefault="00571926" w:rsidP="00775603">
            <w:pPr>
              <w:numPr>
                <w:ilvl w:val="0"/>
                <w:numId w:val="40"/>
              </w:numPr>
              <w:spacing w:line="276" w:lineRule="auto"/>
            </w:pPr>
            <w:r>
              <w:t>T</w:t>
            </w:r>
            <w:r w:rsidRPr="0024704F">
              <w:t xml:space="preserve">he </w:t>
            </w:r>
            <w:r>
              <w:t>Main</w:t>
            </w:r>
            <w:r w:rsidRPr="0024704F">
              <w:t xml:space="preserve"> node </w:t>
            </w:r>
            <w:r>
              <w:t xml:space="preserve">present </w:t>
            </w:r>
            <w:r w:rsidRPr="0024704F">
              <w:t>on the A2B bus</w:t>
            </w:r>
          </w:p>
          <w:p w14:paraId="68C4C00F" w14:textId="77777777" w:rsidR="0024704F" w:rsidRPr="0024704F" w:rsidRDefault="00571926" w:rsidP="00775603">
            <w:pPr>
              <w:numPr>
                <w:ilvl w:val="0"/>
                <w:numId w:val="40"/>
              </w:numPr>
              <w:spacing w:line="276" w:lineRule="auto"/>
            </w:pPr>
            <w:r>
              <w:t>Sub</w:t>
            </w:r>
            <w:r w:rsidRPr="0024704F">
              <w:t xml:space="preserve"> modules are interconnected on the A2B bus in specific order </w:t>
            </w:r>
          </w:p>
          <w:p w14:paraId="5F0900D9" w14:textId="77777777" w:rsidR="00CD0F64" w:rsidRPr="0024704F" w:rsidRDefault="00571926" w:rsidP="00775603">
            <w:pPr>
              <w:numPr>
                <w:ilvl w:val="0"/>
                <w:numId w:val="40"/>
              </w:numPr>
              <w:spacing w:line="276" w:lineRule="auto"/>
            </w:pPr>
            <w:r>
              <w:t>Sub</w:t>
            </w:r>
            <w:r w:rsidRPr="0024704F">
              <w:t xml:space="preserve"> Node Discovery Process </w:t>
            </w:r>
            <w:r>
              <w:t>completed</w:t>
            </w:r>
          </w:p>
        </w:tc>
      </w:tr>
      <w:tr w:rsidR="00CD0F64" w14:paraId="2FF98CE3"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DA3303E" w14:textId="77777777" w:rsidR="00CD0F64" w:rsidRDefault="00571926">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87EB52E" w14:textId="77777777" w:rsidR="00CD0F64" w:rsidRDefault="00571926" w:rsidP="006E2C1D">
            <w:pPr>
              <w:spacing w:line="276" w:lineRule="auto"/>
            </w:pPr>
            <w:r>
              <w:t>Main</w:t>
            </w:r>
            <w:r w:rsidRPr="0024704F">
              <w:t xml:space="preserve"> node</w:t>
            </w:r>
            <w:r>
              <w:t xml:space="preserve"> or Sub node initiates I2C/SPI Mailbox Communication</w:t>
            </w:r>
          </w:p>
        </w:tc>
      </w:tr>
      <w:tr w:rsidR="00CD0F64" w14:paraId="28400F57"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39EBEF4" w14:textId="77777777" w:rsidR="00CD0F64" w:rsidRDefault="00571926">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C104BFD" w14:textId="77777777" w:rsidR="00CD0F64" w:rsidRDefault="00571926" w:rsidP="006E2C1D">
            <w:pPr>
              <w:spacing w:line="276" w:lineRule="auto"/>
            </w:pPr>
            <w:r>
              <w:t>Main</w:t>
            </w:r>
            <w:r w:rsidRPr="0024704F">
              <w:t xml:space="preserve"> node</w:t>
            </w:r>
            <w:r>
              <w:t xml:space="preserve"> or Sub</w:t>
            </w:r>
            <w:r>
              <w:t xml:space="preserve"> node reads I2C/SPI Mailbox for content</w:t>
            </w:r>
          </w:p>
        </w:tc>
      </w:tr>
      <w:tr w:rsidR="00CD0F64" w14:paraId="6EC5FFEE"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993BB2" w14:textId="77777777" w:rsidR="00CD0F64" w:rsidRDefault="00571926">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D93F341" w14:textId="77777777" w:rsidR="006E181D" w:rsidRDefault="00571926" w:rsidP="006677AA">
            <w:r>
              <w:t>Sender</w:t>
            </w:r>
          </w:p>
          <w:p w14:paraId="0FE7EB6B" w14:textId="77777777" w:rsidR="006E181D" w:rsidRDefault="00571926" w:rsidP="00775603">
            <w:pPr>
              <w:numPr>
                <w:ilvl w:val="0"/>
                <w:numId w:val="42"/>
              </w:numPr>
            </w:pPr>
            <w:r>
              <w:t>I2C/SPI Mailbox message not read at receiving end (sender not able to send more messages until cleared)</w:t>
            </w:r>
          </w:p>
          <w:p w14:paraId="4F3F2370" w14:textId="77777777" w:rsidR="006E181D" w:rsidRDefault="00571926" w:rsidP="009D6BAE">
            <w:pPr>
              <w:ind w:left="360"/>
            </w:pPr>
            <w:r w:rsidRPr="00A84F94">
              <w:rPr>
                <w:u w:val="single"/>
              </w:rPr>
              <w:t>Action</w:t>
            </w:r>
            <w:r>
              <w:t>: Sending end waits for (TBD)</w:t>
            </w:r>
            <w:proofErr w:type="spellStart"/>
            <w:r>
              <w:t>ms</w:t>
            </w:r>
            <w:proofErr w:type="spellEnd"/>
            <w:r>
              <w:t xml:space="preserve"> before initiating missing </w:t>
            </w:r>
            <w:r>
              <w:t>message protocol.</w:t>
            </w:r>
          </w:p>
          <w:p w14:paraId="443F6909" w14:textId="77777777" w:rsidR="009D6BAE" w:rsidRPr="00C85623" w:rsidRDefault="00571926" w:rsidP="00775603">
            <w:pPr>
              <w:numPr>
                <w:ilvl w:val="0"/>
                <w:numId w:val="42"/>
              </w:numPr>
            </w:pPr>
            <w:r w:rsidRPr="00C85623">
              <w:t>Sender interrupted while sending I2C</w:t>
            </w:r>
            <w:r>
              <w:t>/SPI</w:t>
            </w:r>
            <w:r w:rsidRPr="00C85623">
              <w:t xml:space="preserve"> message. </w:t>
            </w:r>
            <w:r>
              <w:t>Receiver sees this as an incomplete message.</w:t>
            </w:r>
          </w:p>
          <w:p w14:paraId="4FAD66F2" w14:textId="77777777" w:rsidR="00C85623" w:rsidRDefault="00571926" w:rsidP="00DA4E9B">
            <w:pPr>
              <w:ind w:left="360"/>
            </w:pPr>
            <w:r>
              <w:t>Action: Sender resends transmission.</w:t>
            </w:r>
          </w:p>
          <w:p w14:paraId="4A53223D" w14:textId="77777777" w:rsidR="00C85623" w:rsidRDefault="00571926" w:rsidP="00775603">
            <w:pPr>
              <w:numPr>
                <w:ilvl w:val="0"/>
                <w:numId w:val="42"/>
              </w:numPr>
            </w:pPr>
            <w:r>
              <w:t xml:space="preserve">I2C/SPI message successfully sent, but receiver </w:t>
            </w:r>
            <w:proofErr w:type="gramStart"/>
            <w:r>
              <w:t>not act</w:t>
            </w:r>
            <w:proofErr w:type="gramEnd"/>
            <w:r>
              <w:t xml:space="preserve"> on signal sent in a way that affects the </w:t>
            </w:r>
            <w:r>
              <w:t>sender. (ex: A2B Main node requests preset values, but sender does not send them).</w:t>
            </w:r>
          </w:p>
          <w:p w14:paraId="72554D35" w14:textId="77777777" w:rsidR="00C85623" w:rsidRPr="009D6BAE" w:rsidRDefault="00571926" w:rsidP="00DA4E9B">
            <w:pPr>
              <w:ind w:left="360"/>
            </w:pPr>
            <w:r>
              <w:t>Action: Sender resends signal after (TBD)</w:t>
            </w:r>
            <w:proofErr w:type="spellStart"/>
            <w:r>
              <w:t>ms.</w:t>
            </w:r>
            <w:proofErr w:type="spellEnd"/>
          </w:p>
          <w:p w14:paraId="4D7FDC4B" w14:textId="77777777" w:rsidR="006E181D" w:rsidRDefault="00571926" w:rsidP="006677AA"/>
          <w:p w14:paraId="3D3314C5" w14:textId="77777777" w:rsidR="006E181D" w:rsidRDefault="00571926" w:rsidP="006677AA">
            <w:r>
              <w:t>Receiver</w:t>
            </w:r>
          </w:p>
          <w:p w14:paraId="6BB09624" w14:textId="77777777" w:rsidR="00F60429" w:rsidRDefault="00571926" w:rsidP="00775603">
            <w:pPr>
              <w:numPr>
                <w:ilvl w:val="0"/>
                <w:numId w:val="41"/>
              </w:numPr>
              <w:ind w:left="360"/>
            </w:pPr>
            <w:r>
              <w:t>I2C Mailbox read triggered, but I2C/SPI Mailbox content not found</w:t>
            </w:r>
          </w:p>
          <w:p w14:paraId="707CD557" w14:textId="77777777" w:rsidR="00F60429" w:rsidRDefault="00571926" w:rsidP="006677AA">
            <w:pPr>
              <w:ind w:left="360"/>
            </w:pPr>
            <w:r w:rsidRPr="006677AA">
              <w:rPr>
                <w:u w:val="single"/>
              </w:rPr>
              <w:t>Action</w:t>
            </w:r>
            <w:r>
              <w:t>: Clear I2C/SPI mailbox and wait for next requ</w:t>
            </w:r>
            <w:r>
              <w:t>est</w:t>
            </w:r>
          </w:p>
          <w:p w14:paraId="00116AF6" w14:textId="77777777" w:rsidR="00F60429" w:rsidRDefault="00571926" w:rsidP="00775603">
            <w:pPr>
              <w:numPr>
                <w:ilvl w:val="0"/>
                <w:numId w:val="41"/>
              </w:numPr>
              <w:ind w:left="360"/>
            </w:pPr>
            <w:r>
              <w:t xml:space="preserve">I2C/SPI Mailbox read triggered, but I2C/SPI Mailbox content </w:t>
            </w:r>
            <w:proofErr w:type="gramStart"/>
            <w:r>
              <w:t>not match</w:t>
            </w:r>
            <w:proofErr w:type="gramEnd"/>
            <w:r>
              <w:t xml:space="preserve"> known signals</w:t>
            </w:r>
          </w:p>
          <w:p w14:paraId="374118B0" w14:textId="77777777" w:rsidR="008E728C" w:rsidRDefault="00571926" w:rsidP="006677AA">
            <w:pPr>
              <w:ind w:left="360"/>
            </w:pPr>
            <w:r w:rsidRPr="006677AA">
              <w:rPr>
                <w:u w:val="single"/>
              </w:rPr>
              <w:t>Action</w:t>
            </w:r>
            <w:r>
              <w:t>: Clear I2C/SPI mailbox and wait for next request</w:t>
            </w:r>
          </w:p>
          <w:p w14:paraId="575CF00E" w14:textId="77777777" w:rsidR="00F60429" w:rsidRDefault="00571926" w:rsidP="00775603">
            <w:pPr>
              <w:numPr>
                <w:ilvl w:val="0"/>
                <w:numId w:val="41"/>
              </w:numPr>
              <w:ind w:left="360"/>
            </w:pPr>
            <w:r>
              <w:t>I2C/SPI Mailbox read triggered, but receiver not able to read I2C/SPI Mailbox within (TBD)</w:t>
            </w:r>
            <w:proofErr w:type="spellStart"/>
            <w:r>
              <w:t>ms.</w:t>
            </w:r>
            <w:proofErr w:type="spellEnd"/>
          </w:p>
          <w:p w14:paraId="23722194" w14:textId="77777777" w:rsidR="008E728C" w:rsidRDefault="00571926" w:rsidP="006677AA">
            <w:pPr>
              <w:ind w:left="360"/>
            </w:pPr>
            <w:r w:rsidRPr="006677AA">
              <w:rPr>
                <w:u w:val="single"/>
              </w:rPr>
              <w:lastRenderedPageBreak/>
              <w:t>Action</w:t>
            </w:r>
            <w:r>
              <w:t>: Request se</w:t>
            </w:r>
            <w:r>
              <w:t>nder to re-send message.</w:t>
            </w:r>
          </w:p>
          <w:p w14:paraId="6C7EF218" w14:textId="77777777" w:rsidR="00F60429" w:rsidRDefault="00571926" w:rsidP="00775603">
            <w:pPr>
              <w:numPr>
                <w:ilvl w:val="0"/>
                <w:numId w:val="41"/>
              </w:numPr>
              <w:ind w:left="360"/>
            </w:pPr>
            <w:r>
              <w:t>Partial signal content found in receiving I2C/SPI Mailbox (multiple command message where complete message not sent). Receiving end times out on waiting for message to complete.</w:t>
            </w:r>
          </w:p>
          <w:p w14:paraId="5D1A7FEC" w14:textId="77777777" w:rsidR="008E728C" w:rsidRDefault="00571926" w:rsidP="009C02DD">
            <w:pPr>
              <w:ind w:left="360"/>
            </w:pPr>
            <w:r w:rsidRPr="00A84F94">
              <w:rPr>
                <w:u w:val="single"/>
              </w:rPr>
              <w:t>Action</w:t>
            </w:r>
            <w:r>
              <w:t>: Receiving end waits for (TBD)</w:t>
            </w:r>
            <w:proofErr w:type="spellStart"/>
            <w:r>
              <w:t>ms</w:t>
            </w:r>
            <w:proofErr w:type="spellEnd"/>
            <w:r>
              <w:t xml:space="preserve"> before </w:t>
            </w:r>
            <w:r>
              <w:t>initiating missing message protocol.</w:t>
            </w:r>
          </w:p>
          <w:p w14:paraId="5CAA6EA7" w14:textId="77777777" w:rsidR="00F60429" w:rsidRDefault="00571926" w:rsidP="00775603">
            <w:pPr>
              <w:numPr>
                <w:ilvl w:val="0"/>
                <w:numId w:val="41"/>
              </w:numPr>
              <w:ind w:left="360"/>
            </w:pPr>
            <w:r>
              <w:t>Too much signal content found in receiving I2C/SPI Mailbox (multiple command message where not receive ‘end of message’ when expected)</w:t>
            </w:r>
          </w:p>
          <w:p w14:paraId="1163E86B" w14:textId="77777777" w:rsidR="008E728C" w:rsidRDefault="00571926" w:rsidP="006677AA">
            <w:pPr>
              <w:ind w:left="360"/>
            </w:pPr>
            <w:r w:rsidRPr="00A84F94">
              <w:rPr>
                <w:u w:val="single"/>
              </w:rPr>
              <w:t>Action</w:t>
            </w:r>
            <w:r>
              <w:t>: Receiving end requests a retransmission of signal.</w:t>
            </w:r>
          </w:p>
          <w:p w14:paraId="40D80BFD" w14:textId="77777777" w:rsidR="00F60429" w:rsidRDefault="00571926" w:rsidP="00775603">
            <w:pPr>
              <w:numPr>
                <w:ilvl w:val="0"/>
                <w:numId w:val="41"/>
              </w:numPr>
              <w:ind w:left="360"/>
            </w:pPr>
            <w:r>
              <w:t>I2C/SPI Mailbox message n</w:t>
            </w:r>
            <w:r>
              <w:t>ot read at receiving end (sender not able to send more messages until cleared)</w:t>
            </w:r>
          </w:p>
          <w:p w14:paraId="3B50CED0" w14:textId="77777777" w:rsidR="00F60429" w:rsidRDefault="00571926" w:rsidP="006677AA">
            <w:pPr>
              <w:ind w:left="360"/>
            </w:pPr>
            <w:r w:rsidRPr="00A84F94">
              <w:rPr>
                <w:u w:val="single"/>
              </w:rPr>
              <w:t>Action</w:t>
            </w:r>
            <w:r>
              <w:t>: Receiving end reads and clears I2C/SPI Mailbox ‘quickly’.</w:t>
            </w:r>
          </w:p>
          <w:p w14:paraId="261ADC9A" w14:textId="77777777" w:rsidR="006E181D" w:rsidRPr="006677AA" w:rsidRDefault="00571926" w:rsidP="00775603">
            <w:pPr>
              <w:numPr>
                <w:ilvl w:val="0"/>
                <w:numId w:val="41"/>
              </w:numPr>
              <w:ind w:left="360"/>
            </w:pPr>
            <w:r w:rsidRPr="006677AA">
              <w:t>I2C</w:t>
            </w:r>
            <w:r>
              <w:t>/SPI</w:t>
            </w:r>
            <w:r w:rsidRPr="006677AA">
              <w:t xml:space="preserve"> Mailbox message read but not cleared</w:t>
            </w:r>
          </w:p>
          <w:p w14:paraId="6F8DCE05" w14:textId="77777777" w:rsidR="006E181D" w:rsidRPr="00A65668" w:rsidRDefault="00571926" w:rsidP="00DA4E9B">
            <w:pPr>
              <w:ind w:left="360"/>
            </w:pPr>
            <w:r>
              <w:rPr>
                <w:u w:val="single"/>
              </w:rPr>
              <w:t>Action:</w:t>
            </w:r>
            <w:r w:rsidRPr="006E181D">
              <w:rPr>
                <w:u w:val="single"/>
              </w:rPr>
              <w:t xml:space="preserve"> </w:t>
            </w:r>
            <w:r w:rsidRPr="006677AA">
              <w:t>Receiving end clears I2C</w:t>
            </w:r>
            <w:r>
              <w:t>/SPI</w:t>
            </w:r>
            <w:r w:rsidRPr="006677AA">
              <w:t xml:space="preserve"> Mailbox.</w:t>
            </w:r>
          </w:p>
          <w:p w14:paraId="2E2579FF" w14:textId="77777777" w:rsidR="00CD0F64" w:rsidRPr="0024704F" w:rsidRDefault="00571926" w:rsidP="00F60429"/>
        </w:tc>
      </w:tr>
      <w:tr w:rsidR="00CD0F64" w14:paraId="7BD177FA"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F83490" w14:textId="77777777" w:rsidR="00CD0F64" w:rsidRDefault="00571926">
            <w:pPr>
              <w:spacing w:line="276" w:lineRule="auto"/>
            </w:pPr>
            <w:r>
              <w:rPr>
                <w:b/>
                <w:bCs/>
              </w:rPr>
              <w:lastRenderedPageBreak/>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9054FC2" w14:textId="77777777" w:rsidR="00CD0F64" w:rsidRDefault="00571926">
            <w:pPr>
              <w:spacing w:line="276" w:lineRule="auto"/>
            </w:pPr>
          </w:p>
        </w:tc>
      </w:tr>
    </w:tbl>
    <w:p w14:paraId="2DF49BFF" w14:textId="77777777" w:rsidR="00F60429" w:rsidRDefault="00571926" w:rsidP="00F60429"/>
    <w:p w14:paraId="1C1147F3" w14:textId="77777777" w:rsidR="00406F39" w:rsidRDefault="00571926" w:rsidP="00B9479B">
      <w:pPr>
        <w:pStyle w:val="Heading4"/>
      </w:pPr>
      <w:bookmarkStart w:id="241" w:name="_Toc82101709"/>
      <w:r>
        <w:t>UC-REQ-407166/A-A2B Direct I2C Chip to Chip Communication Process (I2C Main node to I2C Sub node)</w:t>
      </w:r>
      <w:bookmarkEnd w:id="241"/>
    </w:p>
    <w:p w14:paraId="5E020599" w14:textId="77777777" w:rsidR="00AE06BC" w:rsidRPr="00AE06BC" w:rsidRDefault="00571926"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02E52D70" w14:textId="77777777" w:rsidTr="0077560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E9DB3FF" w14:textId="77777777" w:rsidR="00CD0F64" w:rsidRDefault="00571926">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30F0950" w14:textId="77777777" w:rsidR="00CD0F64" w:rsidRDefault="00571926" w:rsidP="00F27A79">
            <w:pPr>
              <w:spacing w:line="276" w:lineRule="auto"/>
            </w:pPr>
            <w:r>
              <w:t>Main Node, Multiple A2B Sub Nodes</w:t>
            </w:r>
          </w:p>
        </w:tc>
      </w:tr>
      <w:tr w:rsidR="00CD0F64" w14:paraId="55E09266"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0CE054" w14:textId="77777777" w:rsidR="00CD0F64" w:rsidRDefault="00571926">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206CAA9" w14:textId="77777777" w:rsidR="00F27A79" w:rsidRPr="00F27A79" w:rsidRDefault="00571926" w:rsidP="00775603">
            <w:pPr>
              <w:numPr>
                <w:ilvl w:val="0"/>
                <w:numId w:val="43"/>
              </w:numPr>
              <w:spacing w:line="276" w:lineRule="auto"/>
            </w:pPr>
            <w:r>
              <w:t>T</w:t>
            </w:r>
            <w:r w:rsidRPr="00F27A79">
              <w:t xml:space="preserve">he </w:t>
            </w:r>
            <w:r>
              <w:t>Main</w:t>
            </w:r>
            <w:r w:rsidRPr="00F27A79">
              <w:t xml:space="preserve"> node </w:t>
            </w:r>
            <w:r>
              <w:t xml:space="preserve">present </w:t>
            </w:r>
            <w:r w:rsidRPr="00F27A79">
              <w:t>on the A2B bus</w:t>
            </w:r>
          </w:p>
          <w:p w14:paraId="3999A590" w14:textId="77777777" w:rsidR="00F27A79" w:rsidRPr="00F27A79" w:rsidRDefault="00571926" w:rsidP="00775603">
            <w:pPr>
              <w:numPr>
                <w:ilvl w:val="0"/>
                <w:numId w:val="43"/>
              </w:numPr>
              <w:spacing w:line="276" w:lineRule="auto"/>
            </w:pPr>
            <w:r>
              <w:t>Sub</w:t>
            </w:r>
            <w:r w:rsidRPr="00F27A79">
              <w:t xml:space="preserve"> modules are interconnected on the A2B bus in specific order </w:t>
            </w:r>
          </w:p>
          <w:p w14:paraId="56715BEE" w14:textId="77777777" w:rsidR="00CD0F64" w:rsidRPr="00F27A79" w:rsidRDefault="00571926" w:rsidP="00775603">
            <w:pPr>
              <w:numPr>
                <w:ilvl w:val="0"/>
                <w:numId w:val="43"/>
              </w:numPr>
              <w:spacing w:line="276" w:lineRule="auto"/>
            </w:pPr>
            <w:r>
              <w:t>Sub</w:t>
            </w:r>
            <w:r w:rsidRPr="00F27A79">
              <w:t xml:space="preserve"> Node Discovery process </w:t>
            </w:r>
            <w:r>
              <w:t>completed</w:t>
            </w:r>
          </w:p>
        </w:tc>
      </w:tr>
      <w:tr w:rsidR="00CD0F64" w14:paraId="538781AC"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5D4433" w14:textId="77777777" w:rsidR="00CD0F64" w:rsidRDefault="00571926">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C0E16A4" w14:textId="77777777" w:rsidR="00CD0F64" w:rsidRDefault="00571926" w:rsidP="00F27A79">
            <w:pPr>
              <w:spacing w:line="276" w:lineRule="auto"/>
            </w:pPr>
            <w:r>
              <w:t>Main</w:t>
            </w:r>
            <w:r w:rsidRPr="00F27A79">
              <w:t xml:space="preserve"> node </w:t>
            </w:r>
            <w:r>
              <w:t>sends/receives I2C/SPI commands directly to</w:t>
            </w:r>
            <w:r w:rsidRPr="00F27A79">
              <w:t xml:space="preserve"> </w:t>
            </w:r>
            <w:r>
              <w:t>Sub</w:t>
            </w:r>
            <w:r w:rsidRPr="00F27A79">
              <w:t xml:space="preserve"> Node </w:t>
            </w:r>
            <w:r>
              <w:t>ICs</w:t>
            </w:r>
          </w:p>
        </w:tc>
      </w:tr>
      <w:tr w:rsidR="00CD0F64" w14:paraId="2477F8EA"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0867323" w14:textId="77777777" w:rsidR="00CD0F64" w:rsidRDefault="00571926">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0FBBC6A" w14:textId="77777777" w:rsidR="00CD0F64" w:rsidRDefault="00571926">
            <w:pPr>
              <w:spacing w:line="276" w:lineRule="auto"/>
            </w:pPr>
            <w:r>
              <w:t>Sub node reacts to Main</w:t>
            </w:r>
            <w:r>
              <w:t xml:space="preserve"> Node I2C/SPI message</w:t>
            </w:r>
          </w:p>
        </w:tc>
      </w:tr>
      <w:tr w:rsidR="00CD0F64" w14:paraId="37C33232"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994EAA6" w14:textId="77777777" w:rsidR="00CD0F64" w:rsidRDefault="00571926">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50FA9A47" w14:textId="77777777" w:rsidR="006F599F" w:rsidRDefault="00571926" w:rsidP="00775603">
            <w:pPr>
              <w:numPr>
                <w:ilvl w:val="0"/>
                <w:numId w:val="44"/>
              </w:numPr>
              <w:spacing w:line="276" w:lineRule="auto"/>
            </w:pPr>
            <w:r>
              <w:t xml:space="preserve">Sub Node ID does not have IC that message is directed to. </w:t>
            </w:r>
          </w:p>
          <w:p w14:paraId="38FD6392" w14:textId="77777777" w:rsidR="006F599F" w:rsidRDefault="00571926" w:rsidP="006F599F">
            <w:pPr>
              <w:spacing w:line="276" w:lineRule="auto"/>
              <w:ind w:left="360"/>
            </w:pPr>
            <w:r>
              <w:rPr>
                <w:u w:val="single"/>
              </w:rPr>
              <w:t>Action</w:t>
            </w:r>
            <w:r>
              <w:t>: Sub node ignores I2C/SPI message.</w:t>
            </w:r>
          </w:p>
          <w:p w14:paraId="6BE1A058" w14:textId="77777777" w:rsidR="006F599F" w:rsidRDefault="00571926" w:rsidP="00775603">
            <w:pPr>
              <w:numPr>
                <w:ilvl w:val="0"/>
                <w:numId w:val="44"/>
              </w:numPr>
              <w:spacing w:line="276" w:lineRule="auto"/>
            </w:pPr>
            <w:r>
              <w:t xml:space="preserve"> Main Node I2C/SPI command not able to be performed.</w:t>
            </w:r>
          </w:p>
          <w:p w14:paraId="49D134AC" w14:textId="77777777" w:rsidR="006F599F" w:rsidRDefault="00571926" w:rsidP="006F599F">
            <w:pPr>
              <w:spacing w:line="276" w:lineRule="auto"/>
              <w:ind w:left="360"/>
            </w:pPr>
            <w:r>
              <w:rPr>
                <w:u w:val="single"/>
              </w:rPr>
              <w:t>Action</w:t>
            </w:r>
            <w:r>
              <w:t>: Sub</w:t>
            </w:r>
            <w:r>
              <w:t xml:space="preserve"> node ignores I2C/SPI message.</w:t>
            </w:r>
          </w:p>
          <w:p w14:paraId="79DE891E" w14:textId="77777777" w:rsidR="006F599F" w:rsidRDefault="00571926" w:rsidP="00775603">
            <w:pPr>
              <w:numPr>
                <w:ilvl w:val="0"/>
                <w:numId w:val="44"/>
              </w:numPr>
              <w:spacing w:line="276" w:lineRule="auto"/>
            </w:pPr>
            <w:r>
              <w:t xml:space="preserve"> Main Node I2C/SPI command request sent before the Sub Node can finish prior command request.</w:t>
            </w:r>
          </w:p>
          <w:p w14:paraId="693F2D8C" w14:textId="77777777" w:rsidR="00CD0F64" w:rsidRPr="00F27A79" w:rsidRDefault="00571926" w:rsidP="006F599F">
            <w:pPr>
              <w:spacing w:line="276" w:lineRule="auto"/>
              <w:ind w:left="360"/>
            </w:pPr>
            <w:r>
              <w:rPr>
                <w:u w:val="single"/>
              </w:rPr>
              <w:t>Action</w:t>
            </w:r>
            <w:r>
              <w:t>: If capable, Sub Node executes command when prior command finishes processing. If not capable, Sub Node ignores I2C/SPI mess</w:t>
            </w:r>
            <w:r>
              <w:t>age.</w:t>
            </w:r>
          </w:p>
        </w:tc>
      </w:tr>
      <w:tr w:rsidR="00CD0F64" w14:paraId="3D1CC443"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66975F0" w14:textId="77777777" w:rsidR="00CD0F64" w:rsidRDefault="00571926">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6DE66DC" w14:textId="77777777" w:rsidR="00CD0F64" w:rsidRDefault="00571926">
            <w:pPr>
              <w:spacing w:line="276" w:lineRule="auto"/>
            </w:pPr>
          </w:p>
        </w:tc>
      </w:tr>
    </w:tbl>
    <w:p w14:paraId="13A21CFA" w14:textId="77777777" w:rsidR="00500605" w:rsidRDefault="00571926" w:rsidP="00CD0F64"/>
    <w:p w14:paraId="4D3E661B" w14:textId="77777777" w:rsidR="00406F39" w:rsidRDefault="00571926" w:rsidP="00B9479B">
      <w:pPr>
        <w:pStyle w:val="Heading3"/>
      </w:pPr>
      <w:bookmarkStart w:id="242" w:name="_Toc82101710"/>
      <w:r>
        <w:t>Generic A2B Downstream Use Cases</w:t>
      </w:r>
      <w:bookmarkEnd w:id="242"/>
    </w:p>
    <w:p w14:paraId="6DDFF7FE" w14:textId="77777777" w:rsidR="00406F39" w:rsidRDefault="00571926" w:rsidP="00B9479B">
      <w:pPr>
        <w:pStyle w:val="Heading4"/>
      </w:pPr>
      <w:bookmarkStart w:id="243" w:name="_Toc82101711"/>
      <w:r>
        <w:t>UC-REQ-407168/A-Generic Streaming Audio</w:t>
      </w:r>
      <w:bookmarkEnd w:id="243"/>
    </w:p>
    <w:p w14:paraId="4439B17A" w14:textId="77777777" w:rsidR="00AE06BC" w:rsidRPr="00AE06BC" w:rsidRDefault="00571926"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4762CEC6" w14:textId="77777777" w:rsidTr="0077560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5A65DE" w14:textId="77777777" w:rsidR="00CD0F64" w:rsidRDefault="00571926">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B02D99A" w14:textId="77777777" w:rsidR="00CD0F64" w:rsidRDefault="00571926">
            <w:pPr>
              <w:spacing w:line="276" w:lineRule="auto"/>
            </w:pPr>
            <w:r>
              <w:t>Main Node, Multiple A2B Sub Nodes</w:t>
            </w:r>
          </w:p>
        </w:tc>
      </w:tr>
      <w:tr w:rsidR="00CD0F64" w14:paraId="285DB61E"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4A35600" w14:textId="77777777" w:rsidR="00CD0F64" w:rsidRDefault="00571926">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9271031" w14:textId="77777777" w:rsidR="00FF2FC0" w:rsidRPr="00FF2FC0" w:rsidRDefault="00571926" w:rsidP="00775603">
            <w:pPr>
              <w:numPr>
                <w:ilvl w:val="0"/>
                <w:numId w:val="45"/>
              </w:numPr>
              <w:spacing w:line="276" w:lineRule="auto"/>
            </w:pPr>
            <w:r w:rsidRPr="00FF2FC0">
              <w:t>The infotainment system is powered ON.</w:t>
            </w:r>
          </w:p>
          <w:p w14:paraId="6AA531F7" w14:textId="77777777" w:rsidR="00FF2FC0" w:rsidRPr="00FF2FC0" w:rsidRDefault="00571926" w:rsidP="00775603">
            <w:pPr>
              <w:numPr>
                <w:ilvl w:val="0"/>
                <w:numId w:val="45"/>
              </w:numPr>
              <w:spacing w:line="276" w:lineRule="auto"/>
            </w:pPr>
            <w:r w:rsidRPr="00FF2FC0">
              <w:t xml:space="preserve">No Audio being sent over the </w:t>
            </w:r>
            <w:r>
              <w:t>A2B</w:t>
            </w:r>
            <w:r w:rsidRPr="00FF2FC0">
              <w:t xml:space="preserve"> </w:t>
            </w:r>
            <w:r>
              <w:t>bus</w:t>
            </w:r>
            <w:r w:rsidRPr="00FF2FC0">
              <w:t xml:space="preserve"> between the Audio Source Module/Audio Signal Generator and the AMP.</w:t>
            </w:r>
          </w:p>
          <w:p w14:paraId="5E7ACED5" w14:textId="77777777" w:rsidR="00CD0F64" w:rsidRPr="00FF2FC0" w:rsidRDefault="00571926" w:rsidP="00775603">
            <w:pPr>
              <w:numPr>
                <w:ilvl w:val="0"/>
                <w:numId w:val="45"/>
              </w:numPr>
              <w:spacing w:line="276" w:lineRule="auto"/>
            </w:pPr>
            <w:r w:rsidRPr="00FF2FC0">
              <w:t>All the speakers are connected to the AMP</w:t>
            </w:r>
          </w:p>
        </w:tc>
      </w:tr>
      <w:tr w:rsidR="00CD0F64" w14:paraId="70717C7C"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E207697" w14:textId="77777777" w:rsidR="00CD0F64" w:rsidRDefault="00571926">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E724298" w14:textId="77777777" w:rsidR="00CD0F64" w:rsidRDefault="00571926">
            <w:pPr>
              <w:spacing w:line="276" w:lineRule="auto"/>
            </w:pPr>
            <w:r>
              <w:t>Audio is transmitted digitally via the A2B bus.</w:t>
            </w:r>
          </w:p>
        </w:tc>
      </w:tr>
      <w:tr w:rsidR="00CD0F64" w14:paraId="455E6AE1"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C194E3" w14:textId="77777777" w:rsidR="00CD0F64" w:rsidRDefault="00571926">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9799B69" w14:textId="77777777" w:rsidR="00FF2FC0" w:rsidRPr="00FF2FC0" w:rsidRDefault="00571926" w:rsidP="00775603">
            <w:pPr>
              <w:numPr>
                <w:ilvl w:val="0"/>
                <w:numId w:val="46"/>
              </w:numPr>
              <w:spacing w:line="276" w:lineRule="auto"/>
            </w:pPr>
            <w:r w:rsidRPr="00FF2FC0">
              <w:t xml:space="preserve">The AMP is </w:t>
            </w:r>
            <w:r w:rsidRPr="00FF2FC0">
              <w:t>playing audio without distortion</w:t>
            </w:r>
          </w:p>
          <w:p w14:paraId="094BE7E9" w14:textId="77777777" w:rsidR="00FF2FC0" w:rsidRPr="00FF2FC0" w:rsidRDefault="00571926" w:rsidP="00775603">
            <w:pPr>
              <w:numPr>
                <w:ilvl w:val="0"/>
                <w:numId w:val="46"/>
              </w:numPr>
              <w:spacing w:line="276" w:lineRule="auto"/>
            </w:pPr>
            <w:r w:rsidRPr="00FF2FC0">
              <w:t>There is no choppy data from digital audio data getting buffered</w:t>
            </w:r>
          </w:p>
          <w:p w14:paraId="400C842D" w14:textId="77777777" w:rsidR="00FF2FC0" w:rsidRPr="00FF2FC0" w:rsidRDefault="00571926" w:rsidP="00775603">
            <w:pPr>
              <w:numPr>
                <w:ilvl w:val="0"/>
                <w:numId w:val="46"/>
              </w:numPr>
              <w:spacing w:line="276" w:lineRule="auto"/>
            </w:pPr>
            <w:r w:rsidRPr="00FF2FC0">
              <w:t>The latencies from when audio signal leaves the Audio Source Module until audio is produced by the AMP are no worse than if analog signals sent to the AMP.</w:t>
            </w:r>
          </w:p>
          <w:p w14:paraId="3B378478" w14:textId="77777777" w:rsidR="00FF2FC0" w:rsidRPr="00FF2FC0" w:rsidRDefault="00571926" w:rsidP="00775603">
            <w:pPr>
              <w:numPr>
                <w:ilvl w:val="0"/>
                <w:numId w:val="46"/>
              </w:numPr>
              <w:spacing w:line="276" w:lineRule="auto"/>
            </w:pPr>
            <w:r w:rsidRPr="00FF2FC0">
              <w:t>Th</w:t>
            </w:r>
            <w:r w:rsidRPr="00FF2FC0">
              <w:t xml:space="preserve">e Audio quality is as good or better than analog </w:t>
            </w:r>
          </w:p>
          <w:p w14:paraId="5BE1CC6E" w14:textId="77777777" w:rsidR="00FF2FC0" w:rsidRPr="00FF2FC0" w:rsidRDefault="00571926" w:rsidP="00775603">
            <w:pPr>
              <w:numPr>
                <w:ilvl w:val="0"/>
                <w:numId w:val="46"/>
              </w:numPr>
              <w:spacing w:line="276" w:lineRule="auto"/>
            </w:pPr>
            <w:r w:rsidRPr="00FF2FC0">
              <w:lastRenderedPageBreak/>
              <w:t>S/N ratio (ex. can’t hear digital noise, clock jitter when there is no volume or low volume)</w:t>
            </w:r>
          </w:p>
          <w:p w14:paraId="006C73D4" w14:textId="77777777" w:rsidR="00FF2FC0" w:rsidRPr="00FF2FC0" w:rsidRDefault="00571926" w:rsidP="00775603">
            <w:pPr>
              <w:numPr>
                <w:ilvl w:val="0"/>
                <w:numId w:val="46"/>
              </w:numPr>
              <w:spacing w:line="276" w:lineRule="auto"/>
            </w:pPr>
            <w:r w:rsidRPr="00FF2FC0">
              <w:t>Non-corrupted data</w:t>
            </w:r>
          </w:p>
          <w:p w14:paraId="5BA433A7" w14:textId="77777777" w:rsidR="00CD0F64" w:rsidRPr="00FF2FC0" w:rsidRDefault="00571926" w:rsidP="00775603">
            <w:pPr>
              <w:numPr>
                <w:ilvl w:val="0"/>
                <w:numId w:val="46"/>
              </w:numPr>
              <w:spacing w:line="276" w:lineRule="auto"/>
            </w:pPr>
            <w:r w:rsidRPr="00FF2FC0">
              <w:t>Digital Bit Stream for test signal looks better than analog signal test signal</w:t>
            </w:r>
          </w:p>
        </w:tc>
      </w:tr>
      <w:tr w:rsidR="00CD0F64" w14:paraId="6C051D54"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371D8B" w14:textId="77777777" w:rsidR="00CD0F64" w:rsidRDefault="00571926">
            <w:pPr>
              <w:spacing w:line="276" w:lineRule="auto"/>
            </w:pPr>
            <w:r>
              <w:rPr>
                <w:b/>
                <w:bCs/>
              </w:rPr>
              <w:lastRenderedPageBreak/>
              <w:t xml:space="preserve">List of </w:t>
            </w:r>
            <w:r>
              <w:rPr>
                <w:b/>
                <w:bCs/>
              </w:rPr>
              <w:t>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775353D" w14:textId="77777777" w:rsidR="0019555D" w:rsidRPr="0019555D" w:rsidRDefault="00571926" w:rsidP="00775603">
            <w:pPr>
              <w:numPr>
                <w:ilvl w:val="0"/>
                <w:numId w:val="47"/>
              </w:numPr>
              <w:spacing w:line="276" w:lineRule="auto"/>
            </w:pPr>
            <w:r>
              <w:t>Cannot produce any audio for 5 seconds or more</w:t>
            </w:r>
          </w:p>
          <w:p w14:paraId="56883389" w14:textId="77777777" w:rsidR="0019555D" w:rsidRDefault="00571926" w:rsidP="0019555D">
            <w:pPr>
              <w:spacing w:line="276" w:lineRule="auto"/>
              <w:ind w:left="360"/>
            </w:pPr>
            <w:r>
              <w:rPr>
                <w:u w:val="single"/>
              </w:rPr>
              <w:t>Action</w:t>
            </w:r>
            <w:r>
              <w:t xml:space="preserve">: See </w:t>
            </w:r>
            <w:r w:rsidRPr="009D24A8">
              <w:rPr>
                <w:i/>
                <w:iCs/>
                <w:u w:val="single"/>
              </w:rPr>
              <w:t>Infotainment Diagnostic Specification</w:t>
            </w:r>
          </w:p>
          <w:p w14:paraId="422DE875" w14:textId="77777777" w:rsidR="0019555D" w:rsidRDefault="00571926" w:rsidP="00775603">
            <w:pPr>
              <w:numPr>
                <w:ilvl w:val="0"/>
                <w:numId w:val="47"/>
              </w:numPr>
              <w:spacing w:line="276" w:lineRule="auto"/>
            </w:pPr>
            <w:r>
              <w:t>Loss of Clock. (Customer perceives no audio)</w:t>
            </w:r>
          </w:p>
          <w:p w14:paraId="763BBA99" w14:textId="77777777" w:rsidR="0019555D" w:rsidRDefault="00571926" w:rsidP="0019555D">
            <w:pPr>
              <w:spacing w:line="276" w:lineRule="auto"/>
              <w:ind w:left="360"/>
            </w:pPr>
            <w:r>
              <w:rPr>
                <w:u w:val="single"/>
              </w:rPr>
              <w:t>Action</w:t>
            </w:r>
            <w:r>
              <w:t>: See SWR-REQ-407140</w:t>
            </w:r>
          </w:p>
          <w:p w14:paraId="6C728793" w14:textId="77777777" w:rsidR="0019555D" w:rsidRDefault="00571926" w:rsidP="00775603">
            <w:pPr>
              <w:numPr>
                <w:ilvl w:val="0"/>
                <w:numId w:val="47"/>
              </w:numPr>
              <w:spacing w:line="276" w:lineRule="auto"/>
            </w:pPr>
            <w:r>
              <w:t xml:space="preserve">Data Error Rate handling. (Customer perceives high level of noise in all audio modes.) </w:t>
            </w:r>
          </w:p>
          <w:p w14:paraId="00C80652" w14:textId="77777777" w:rsidR="0019555D" w:rsidRDefault="00571926" w:rsidP="0019555D">
            <w:pPr>
              <w:spacing w:line="276" w:lineRule="auto"/>
              <w:ind w:left="360"/>
            </w:pPr>
            <w:r>
              <w:rPr>
                <w:u w:val="single"/>
              </w:rPr>
              <w:t>Action</w:t>
            </w:r>
            <w:r>
              <w:t>: See SWR-REQ-407146</w:t>
            </w:r>
          </w:p>
          <w:p w14:paraId="14A72B45" w14:textId="77777777" w:rsidR="0019555D" w:rsidRDefault="00571926" w:rsidP="00775603">
            <w:pPr>
              <w:numPr>
                <w:ilvl w:val="0"/>
                <w:numId w:val="47"/>
              </w:numPr>
              <w:spacing w:line="276" w:lineRule="auto"/>
            </w:pPr>
            <w:r>
              <w:t>Bit Error Fault Handling (Customer perceives audio with random dropouts in all audio modes.)</w:t>
            </w:r>
          </w:p>
          <w:p w14:paraId="6C33A160" w14:textId="77777777" w:rsidR="0019555D" w:rsidRDefault="00571926" w:rsidP="0019555D">
            <w:pPr>
              <w:spacing w:line="276" w:lineRule="auto"/>
              <w:ind w:left="360"/>
            </w:pPr>
            <w:r w:rsidRPr="0019555D">
              <w:rPr>
                <w:u w:val="single"/>
              </w:rPr>
              <w:t>Action</w:t>
            </w:r>
            <w:r>
              <w:t>: See SWR-REQ-407146</w:t>
            </w:r>
          </w:p>
          <w:p w14:paraId="13C2C4C5" w14:textId="77777777" w:rsidR="0019555D" w:rsidRDefault="00571926" w:rsidP="00775603">
            <w:pPr>
              <w:numPr>
                <w:ilvl w:val="0"/>
                <w:numId w:val="47"/>
              </w:numPr>
              <w:spacing w:line="276" w:lineRule="auto"/>
            </w:pPr>
            <w:r>
              <w:t xml:space="preserve">Audio is transmitted </w:t>
            </w:r>
            <w:r>
              <w:t>at the wrong gain level. (Customer perceives different audio modes as having different volume levels.)</w:t>
            </w:r>
          </w:p>
          <w:p w14:paraId="32037031" w14:textId="77777777" w:rsidR="0019555D" w:rsidRDefault="00571926" w:rsidP="0019555D">
            <w:pPr>
              <w:spacing w:line="276" w:lineRule="auto"/>
              <w:ind w:left="360"/>
            </w:pPr>
            <w:r>
              <w:rPr>
                <w:u w:val="single"/>
              </w:rPr>
              <w:t>Action</w:t>
            </w:r>
            <w:r>
              <w:t>: Analysis and Correction of matching gain levels between all audio modes.</w:t>
            </w:r>
          </w:p>
          <w:p w14:paraId="48F3CB3C" w14:textId="77777777" w:rsidR="0019555D" w:rsidRDefault="00571926" w:rsidP="00775603">
            <w:pPr>
              <w:numPr>
                <w:ilvl w:val="0"/>
                <w:numId w:val="47"/>
              </w:numPr>
              <w:spacing w:line="276" w:lineRule="auto"/>
            </w:pPr>
            <w:r>
              <w:t>Digitized Audio is transmitted over the A2B bus with poor S/N ratios (Cu</w:t>
            </w:r>
            <w:r>
              <w:t>stomers perceives high level of noise in a specific audio mode.)</w:t>
            </w:r>
          </w:p>
          <w:p w14:paraId="4BC8A8EB" w14:textId="77777777" w:rsidR="00CD0F64" w:rsidRPr="0019555D" w:rsidRDefault="00571926" w:rsidP="0019555D">
            <w:pPr>
              <w:spacing w:line="276" w:lineRule="auto"/>
              <w:ind w:left="360"/>
            </w:pPr>
            <w:r w:rsidRPr="0019555D">
              <w:rPr>
                <w:u w:val="single"/>
              </w:rPr>
              <w:t>Action</w:t>
            </w:r>
            <w:r>
              <w:t>: Analysis and Correction of gain structures within the DSP coding.</w:t>
            </w:r>
          </w:p>
        </w:tc>
      </w:tr>
      <w:tr w:rsidR="00CD0F64" w14:paraId="72E304AD"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B43172E" w14:textId="77777777" w:rsidR="00CD0F64" w:rsidRDefault="00571926">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7DCF655" w14:textId="77777777" w:rsidR="00CD0F64" w:rsidRDefault="00571926">
            <w:pPr>
              <w:spacing w:line="276" w:lineRule="auto"/>
            </w:pPr>
          </w:p>
        </w:tc>
      </w:tr>
    </w:tbl>
    <w:p w14:paraId="0A374CF9" w14:textId="77777777" w:rsidR="00500605" w:rsidRDefault="00571926" w:rsidP="00CD0F64"/>
    <w:p w14:paraId="0690A422" w14:textId="77777777" w:rsidR="00406F39" w:rsidRDefault="00571926" w:rsidP="00B9479B">
      <w:pPr>
        <w:pStyle w:val="Heading4"/>
      </w:pPr>
      <w:bookmarkStart w:id="244" w:name="_Toc82101712"/>
      <w:r>
        <w:t>UC-REQ-407176/A-Tuner Audio</w:t>
      </w:r>
      <w:bookmarkEnd w:id="244"/>
    </w:p>
    <w:p w14:paraId="75F55E40" w14:textId="77777777" w:rsidR="00AE06BC" w:rsidRPr="00AE06BC" w:rsidRDefault="00571926"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7D52065A" w14:textId="77777777" w:rsidTr="0077560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12DBC67" w14:textId="77777777" w:rsidR="00CD0F64" w:rsidRDefault="00571926">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2A19EB3" w14:textId="77777777" w:rsidR="00CD0F64" w:rsidRDefault="00571926">
            <w:pPr>
              <w:spacing w:line="276" w:lineRule="auto"/>
            </w:pPr>
            <w:r>
              <w:t>Main Node, Multiple A2B Sub Nodes</w:t>
            </w:r>
          </w:p>
        </w:tc>
      </w:tr>
      <w:tr w:rsidR="00CD0F64" w14:paraId="0998BD81"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CA95EB" w14:textId="77777777" w:rsidR="00CD0F64" w:rsidRDefault="00571926">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CE62F83" w14:textId="77777777" w:rsidR="00DA7409" w:rsidRDefault="00571926" w:rsidP="00775603">
            <w:pPr>
              <w:numPr>
                <w:ilvl w:val="0"/>
                <w:numId w:val="48"/>
              </w:numPr>
              <w:spacing w:line="276" w:lineRule="auto"/>
            </w:pPr>
            <w:r>
              <w:t>The infotainment system is powered ON.</w:t>
            </w:r>
          </w:p>
          <w:p w14:paraId="35B997F2" w14:textId="77777777" w:rsidR="00DA7409" w:rsidRDefault="00571926" w:rsidP="00775603">
            <w:pPr>
              <w:numPr>
                <w:ilvl w:val="0"/>
                <w:numId w:val="48"/>
              </w:numPr>
              <w:spacing w:line="276" w:lineRule="auto"/>
            </w:pPr>
            <w:r>
              <w:t xml:space="preserve">No Tuner Audio being </w:t>
            </w:r>
            <w:r>
              <w:t>sent over A2B between the Tuner and the Sub Node.</w:t>
            </w:r>
          </w:p>
          <w:p w14:paraId="2C06F336" w14:textId="77777777" w:rsidR="00DA7409" w:rsidRDefault="00571926" w:rsidP="00775603">
            <w:pPr>
              <w:numPr>
                <w:ilvl w:val="0"/>
                <w:numId w:val="48"/>
              </w:numPr>
              <w:spacing w:line="276" w:lineRule="auto"/>
            </w:pPr>
            <w:r>
              <w:t>The audio mode is set for AM, FM-analog, FM-HD, or DAB</w:t>
            </w:r>
          </w:p>
          <w:p w14:paraId="21AD1F5B" w14:textId="77777777" w:rsidR="00CD0F64" w:rsidRPr="00DA7409" w:rsidRDefault="00571926" w:rsidP="00775603">
            <w:pPr>
              <w:numPr>
                <w:ilvl w:val="0"/>
                <w:numId w:val="48"/>
              </w:numPr>
              <w:spacing w:line="276" w:lineRule="auto"/>
            </w:pPr>
            <w:r>
              <w:t>All the speakers are connected to the Speaker Outputs</w:t>
            </w:r>
          </w:p>
        </w:tc>
      </w:tr>
      <w:tr w:rsidR="00CD0F64" w14:paraId="651CA49A"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3AAB05D" w14:textId="77777777" w:rsidR="00CD0F64" w:rsidRDefault="00571926">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63CC9F6" w14:textId="77777777" w:rsidR="00CD0F64" w:rsidRDefault="00571926">
            <w:pPr>
              <w:spacing w:line="276" w:lineRule="auto"/>
            </w:pPr>
            <w:r>
              <w:t>Tuner sends Tuner Audio content over A2B</w:t>
            </w:r>
          </w:p>
        </w:tc>
      </w:tr>
      <w:tr w:rsidR="00CD0F64" w14:paraId="3E9631FA"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6E397AB" w14:textId="77777777" w:rsidR="00CD0F64" w:rsidRDefault="00571926">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43E27EE" w14:textId="77777777" w:rsidR="00DA7409" w:rsidRDefault="00571926" w:rsidP="00775603">
            <w:pPr>
              <w:numPr>
                <w:ilvl w:val="0"/>
                <w:numId w:val="49"/>
              </w:numPr>
              <w:spacing w:line="276" w:lineRule="auto"/>
            </w:pPr>
            <w:r>
              <w:t xml:space="preserve">The Audio </w:t>
            </w:r>
            <w:r>
              <w:t>Player is playing AM, FM-analog, FM-HD, or DAB content without distortion</w:t>
            </w:r>
          </w:p>
          <w:p w14:paraId="4F8EA0C3" w14:textId="77777777" w:rsidR="00DA7409" w:rsidRDefault="00571926" w:rsidP="00775603">
            <w:pPr>
              <w:numPr>
                <w:ilvl w:val="0"/>
                <w:numId w:val="49"/>
              </w:numPr>
              <w:spacing w:line="276" w:lineRule="auto"/>
            </w:pPr>
            <w:r>
              <w:t>There is no choppy data from A2B audio streams getting buffered</w:t>
            </w:r>
          </w:p>
          <w:p w14:paraId="2DBA47BC" w14:textId="77777777" w:rsidR="00DA7409" w:rsidRDefault="00571926" w:rsidP="00775603">
            <w:pPr>
              <w:numPr>
                <w:ilvl w:val="0"/>
                <w:numId w:val="49"/>
              </w:numPr>
              <w:spacing w:line="276" w:lineRule="auto"/>
            </w:pPr>
            <w:r>
              <w:t xml:space="preserve">The AM, FM-analog, FM-HD, or DAB audio quality is as good or better than analog </w:t>
            </w:r>
          </w:p>
          <w:p w14:paraId="5E5ECA8A" w14:textId="77777777" w:rsidR="00DA7409" w:rsidRDefault="00571926" w:rsidP="00775603">
            <w:pPr>
              <w:numPr>
                <w:ilvl w:val="0"/>
                <w:numId w:val="49"/>
              </w:numPr>
              <w:spacing w:line="276" w:lineRule="auto"/>
            </w:pPr>
            <w:r>
              <w:t>S/N ratio (ex. can’t hear digital noi</w:t>
            </w:r>
            <w:r>
              <w:t>se, clock jitter when there is no volume or low volume)</w:t>
            </w:r>
          </w:p>
          <w:p w14:paraId="758D08C4" w14:textId="77777777" w:rsidR="00CD0F64" w:rsidRPr="00DA7409" w:rsidRDefault="00571926" w:rsidP="00775603">
            <w:pPr>
              <w:numPr>
                <w:ilvl w:val="0"/>
                <w:numId w:val="49"/>
              </w:numPr>
              <w:spacing w:line="276" w:lineRule="auto"/>
            </w:pPr>
            <w:r>
              <w:t>Non-corrupted data</w:t>
            </w:r>
          </w:p>
        </w:tc>
      </w:tr>
      <w:tr w:rsidR="00CD0F64" w14:paraId="55192F06"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3081784" w14:textId="77777777" w:rsidR="00CD0F64" w:rsidRDefault="00571926">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87AF8AD" w14:textId="77777777" w:rsidR="00DA7409" w:rsidRPr="00DA7409" w:rsidRDefault="00571926" w:rsidP="00775603">
            <w:pPr>
              <w:numPr>
                <w:ilvl w:val="0"/>
                <w:numId w:val="50"/>
              </w:numPr>
              <w:spacing w:line="276" w:lineRule="auto"/>
            </w:pPr>
            <w:r>
              <w:t>Tuner Audio is transmitted at the wrong gain level</w:t>
            </w:r>
          </w:p>
          <w:p w14:paraId="70A2B087" w14:textId="77777777" w:rsidR="00DA7409" w:rsidRDefault="00571926" w:rsidP="00DA7409">
            <w:pPr>
              <w:spacing w:line="276" w:lineRule="auto"/>
              <w:ind w:left="360"/>
            </w:pPr>
            <w:r>
              <w:rPr>
                <w:u w:val="single"/>
              </w:rPr>
              <w:t>Action</w:t>
            </w:r>
            <w:r>
              <w:t>: Analysis and Correction of gain levels.</w:t>
            </w:r>
          </w:p>
          <w:p w14:paraId="2C5B2747" w14:textId="77777777" w:rsidR="00DA7409" w:rsidRDefault="00571926" w:rsidP="00775603">
            <w:pPr>
              <w:numPr>
                <w:ilvl w:val="0"/>
                <w:numId w:val="50"/>
              </w:numPr>
              <w:spacing w:line="276" w:lineRule="auto"/>
            </w:pPr>
            <w:r>
              <w:t>Tuner Audio is transmitted with excessive Data Error Rate (Customer perceives high level of noise during Tuner Audio event)</w:t>
            </w:r>
          </w:p>
          <w:p w14:paraId="3FFE8890" w14:textId="77777777" w:rsidR="00DA7409" w:rsidRDefault="00571926" w:rsidP="00DA7409">
            <w:pPr>
              <w:spacing w:line="276" w:lineRule="auto"/>
              <w:ind w:left="360"/>
            </w:pPr>
            <w:r>
              <w:rPr>
                <w:u w:val="single"/>
              </w:rPr>
              <w:t>Action</w:t>
            </w:r>
            <w:r>
              <w:t>: See SWR-REQ-407146</w:t>
            </w:r>
          </w:p>
          <w:p w14:paraId="22C9D7E1" w14:textId="77777777" w:rsidR="00DA7409" w:rsidRDefault="00571926" w:rsidP="00775603">
            <w:pPr>
              <w:numPr>
                <w:ilvl w:val="0"/>
                <w:numId w:val="50"/>
              </w:numPr>
              <w:spacing w:line="276" w:lineRule="auto"/>
            </w:pPr>
            <w:r>
              <w:t>Tuner Audio is transmitted with excessive Bit Error (Customer perceives audio with random dropouts during</w:t>
            </w:r>
            <w:r>
              <w:t xml:space="preserve"> Tuner Audio event)</w:t>
            </w:r>
          </w:p>
          <w:p w14:paraId="346B84DE" w14:textId="77777777" w:rsidR="00DA7409" w:rsidRDefault="00571926" w:rsidP="00DA7409">
            <w:pPr>
              <w:spacing w:line="276" w:lineRule="auto"/>
              <w:ind w:left="360"/>
            </w:pPr>
            <w:r>
              <w:rPr>
                <w:u w:val="single"/>
              </w:rPr>
              <w:t>Action</w:t>
            </w:r>
            <w:r>
              <w:t>: See SWR-REQ-407146</w:t>
            </w:r>
          </w:p>
          <w:p w14:paraId="1BD4FFFC" w14:textId="77777777" w:rsidR="00DA7409" w:rsidRDefault="00571926" w:rsidP="00775603">
            <w:pPr>
              <w:numPr>
                <w:ilvl w:val="0"/>
                <w:numId w:val="50"/>
              </w:numPr>
              <w:spacing w:line="276" w:lineRule="auto"/>
            </w:pPr>
            <w:r>
              <w:t>Tuner Audio is transmitted with poor S/N ratios (Customers perceives high level of noise while Tuner Audio is present.)</w:t>
            </w:r>
          </w:p>
          <w:p w14:paraId="556D1706" w14:textId="77777777" w:rsidR="00CD0F64" w:rsidRPr="00DA7409" w:rsidRDefault="00571926" w:rsidP="00DA7409">
            <w:pPr>
              <w:spacing w:line="276" w:lineRule="auto"/>
              <w:ind w:left="360"/>
            </w:pPr>
            <w:r w:rsidRPr="00DA7409">
              <w:rPr>
                <w:u w:val="single"/>
              </w:rPr>
              <w:t>Action</w:t>
            </w:r>
            <w:r>
              <w:t>: Analysis and Correction of gain structures within the DSP coding.</w:t>
            </w:r>
          </w:p>
        </w:tc>
      </w:tr>
      <w:tr w:rsidR="00CD0F64" w14:paraId="0E7D50D7"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22DDDF5" w14:textId="77777777" w:rsidR="00CD0F64" w:rsidRDefault="00571926">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4A8E59B" w14:textId="77777777" w:rsidR="00CD0F64" w:rsidRDefault="00571926">
            <w:pPr>
              <w:spacing w:line="276" w:lineRule="auto"/>
            </w:pPr>
          </w:p>
        </w:tc>
      </w:tr>
    </w:tbl>
    <w:p w14:paraId="78930060" w14:textId="77777777" w:rsidR="00500605" w:rsidRDefault="00571926" w:rsidP="00CD0F64"/>
    <w:p w14:paraId="3A824C86" w14:textId="77777777" w:rsidR="00406F39" w:rsidRDefault="00571926" w:rsidP="00B9479B">
      <w:pPr>
        <w:pStyle w:val="Heading4"/>
      </w:pPr>
      <w:bookmarkStart w:id="245" w:name="_Toc82101713"/>
      <w:r>
        <w:t>UC-REQ-407174/A-Microphone Audio</w:t>
      </w:r>
      <w:bookmarkEnd w:id="245"/>
    </w:p>
    <w:p w14:paraId="33BE8F04" w14:textId="77777777" w:rsidR="00AE06BC" w:rsidRPr="00AE06BC" w:rsidRDefault="00571926"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629FA45D" w14:textId="77777777" w:rsidTr="0077560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0815A3B" w14:textId="77777777" w:rsidR="00CD0F64" w:rsidRDefault="00571926">
            <w:pPr>
              <w:spacing w:line="276" w:lineRule="auto"/>
            </w:pPr>
            <w:r>
              <w:rPr>
                <w:b/>
                <w:bCs/>
              </w:rPr>
              <w:lastRenderedPageBreak/>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D6F51BD" w14:textId="77777777" w:rsidR="00CD0F64" w:rsidRDefault="00571926">
            <w:pPr>
              <w:spacing w:line="276" w:lineRule="auto"/>
            </w:pPr>
            <w:r>
              <w:t>Main Node, Multiple A2B Sub Nodes</w:t>
            </w:r>
          </w:p>
        </w:tc>
      </w:tr>
      <w:tr w:rsidR="00CD0F64" w14:paraId="7061DC24"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171626C" w14:textId="77777777" w:rsidR="00CD0F64" w:rsidRDefault="00571926">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D98C86" w14:textId="77777777" w:rsidR="003869D0" w:rsidRDefault="00571926" w:rsidP="00775603">
            <w:pPr>
              <w:numPr>
                <w:ilvl w:val="0"/>
                <w:numId w:val="51"/>
              </w:numPr>
              <w:spacing w:line="276" w:lineRule="auto"/>
            </w:pPr>
            <w:r>
              <w:t>The infotainment system is powered ON.</w:t>
            </w:r>
          </w:p>
          <w:p w14:paraId="55F0A880" w14:textId="77777777" w:rsidR="003869D0" w:rsidRDefault="00571926" w:rsidP="00775603">
            <w:pPr>
              <w:numPr>
                <w:ilvl w:val="0"/>
                <w:numId w:val="51"/>
              </w:numPr>
              <w:spacing w:line="276" w:lineRule="auto"/>
            </w:pPr>
            <w:r>
              <w:t>No Microphone Audio is being sent over A2B between the Audio Client and the Audio Server.</w:t>
            </w:r>
          </w:p>
          <w:p w14:paraId="0C7D1CB5" w14:textId="77777777" w:rsidR="003869D0" w:rsidRDefault="00571926" w:rsidP="00775603">
            <w:pPr>
              <w:numPr>
                <w:ilvl w:val="0"/>
                <w:numId w:val="51"/>
              </w:numPr>
              <w:spacing w:line="276" w:lineRule="auto"/>
            </w:pPr>
            <w:r>
              <w:t>All the speakers are connected to the Speaker Output pins.</w:t>
            </w:r>
          </w:p>
          <w:p w14:paraId="36C2F5F0" w14:textId="77777777" w:rsidR="00CD0F64" w:rsidRPr="003869D0" w:rsidRDefault="00571926" w:rsidP="00775603">
            <w:pPr>
              <w:numPr>
                <w:ilvl w:val="0"/>
                <w:numId w:val="51"/>
              </w:numPr>
              <w:spacing w:line="276" w:lineRule="auto"/>
            </w:pPr>
            <w:r>
              <w:t>Phone call is initiated</w:t>
            </w:r>
          </w:p>
        </w:tc>
      </w:tr>
      <w:tr w:rsidR="00CD0F64" w14:paraId="2131F90F"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4736C1" w14:textId="77777777" w:rsidR="00CD0F64" w:rsidRDefault="00571926">
            <w:pPr>
              <w:spacing w:line="276" w:lineRule="auto"/>
            </w:pPr>
            <w:r>
              <w:rPr>
                <w:b/>
                <w:bCs/>
              </w:rPr>
              <w:t xml:space="preserve">Scenario </w:t>
            </w:r>
            <w:r>
              <w:rPr>
                <w:b/>
                <w:bCs/>
              </w:rPr>
              <w:t>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80C76AF" w14:textId="77777777" w:rsidR="00CD0F64" w:rsidRDefault="00571926">
            <w:pPr>
              <w:spacing w:line="276" w:lineRule="auto"/>
            </w:pPr>
            <w:r>
              <w:t>Microphone Audio is transmitted digitally via the A2B bus.</w:t>
            </w:r>
          </w:p>
        </w:tc>
      </w:tr>
      <w:tr w:rsidR="00CD0F64" w14:paraId="6B02979D"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152C73FE" w14:textId="77777777" w:rsidR="00CD0F64" w:rsidRDefault="00571926">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56A8BF2" w14:textId="77777777" w:rsidR="003869D0" w:rsidRDefault="00571926" w:rsidP="00775603">
            <w:pPr>
              <w:numPr>
                <w:ilvl w:val="0"/>
                <w:numId w:val="52"/>
              </w:numPr>
              <w:spacing w:line="276" w:lineRule="auto"/>
            </w:pPr>
            <w:r>
              <w:t>The Main Node is Transmitting Microphone Audio via Bluetooth to the phone without distortion</w:t>
            </w:r>
          </w:p>
          <w:p w14:paraId="4387B75A" w14:textId="77777777" w:rsidR="003869D0" w:rsidRDefault="00571926" w:rsidP="00775603">
            <w:pPr>
              <w:numPr>
                <w:ilvl w:val="0"/>
                <w:numId w:val="52"/>
              </w:numPr>
              <w:spacing w:line="276" w:lineRule="auto"/>
            </w:pPr>
            <w:r>
              <w:t>There is no choppy data from digital audio data getting buffered</w:t>
            </w:r>
          </w:p>
          <w:p w14:paraId="4891DBE0" w14:textId="77777777" w:rsidR="003869D0" w:rsidRDefault="00571926" w:rsidP="00775603">
            <w:pPr>
              <w:numPr>
                <w:ilvl w:val="0"/>
                <w:numId w:val="52"/>
              </w:numPr>
              <w:spacing w:line="276" w:lineRule="auto"/>
            </w:pPr>
            <w:r>
              <w:t>The A2B Mi</w:t>
            </w:r>
            <w:r>
              <w:t xml:space="preserve">crophone Audio quality is as good as or better than the hardware microphone performance. </w:t>
            </w:r>
          </w:p>
          <w:p w14:paraId="1EACF499" w14:textId="77777777" w:rsidR="003869D0" w:rsidRDefault="00571926" w:rsidP="00775603">
            <w:pPr>
              <w:numPr>
                <w:ilvl w:val="0"/>
                <w:numId w:val="52"/>
              </w:numPr>
              <w:spacing w:line="276" w:lineRule="auto"/>
            </w:pPr>
            <w:r>
              <w:t>S/N ratio (ex. can’t hear digital noise, clock jitter when there is no volume or low volume)</w:t>
            </w:r>
          </w:p>
          <w:p w14:paraId="6C304B59" w14:textId="77777777" w:rsidR="003869D0" w:rsidRDefault="00571926" w:rsidP="00775603">
            <w:pPr>
              <w:numPr>
                <w:ilvl w:val="0"/>
                <w:numId w:val="52"/>
              </w:numPr>
              <w:spacing w:line="276" w:lineRule="auto"/>
            </w:pPr>
            <w:r>
              <w:t>Non-corrupted data</w:t>
            </w:r>
          </w:p>
          <w:p w14:paraId="13C79743" w14:textId="77777777" w:rsidR="00CD0F64" w:rsidRPr="003869D0" w:rsidRDefault="00571926" w:rsidP="00775603">
            <w:pPr>
              <w:numPr>
                <w:ilvl w:val="0"/>
                <w:numId w:val="52"/>
              </w:numPr>
              <w:spacing w:line="276" w:lineRule="auto"/>
            </w:pPr>
            <w:r>
              <w:t>Digital Bit Stream for test signal looks better than a</w:t>
            </w:r>
            <w:r>
              <w:t>nalog microphone test signal</w:t>
            </w:r>
          </w:p>
        </w:tc>
      </w:tr>
      <w:tr w:rsidR="00CD0F64" w14:paraId="66547C7E"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D7F5DAA" w14:textId="77777777" w:rsidR="00CD0F64" w:rsidRDefault="00571926">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A3937DE" w14:textId="77777777" w:rsidR="003869D0" w:rsidRPr="003869D0" w:rsidRDefault="00571926" w:rsidP="00775603">
            <w:pPr>
              <w:numPr>
                <w:ilvl w:val="0"/>
                <w:numId w:val="53"/>
              </w:numPr>
              <w:spacing w:line="276" w:lineRule="auto"/>
            </w:pPr>
            <w:r>
              <w:t>Microphone Audio is transmitted at the wrong gain level</w:t>
            </w:r>
          </w:p>
          <w:p w14:paraId="00213C2F" w14:textId="77777777" w:rsidR="003869D0" w:rsidRDefault="00571926" w:rsidP="003869D0">
            <w:pPr>
              <w:spacing w:line="276" w:lineRule="auto"/>
              <w:ind w:left="360"/>
            </w:pPr>
            <w:r w:rsidRPr="003869D0">
              <w:rPr>
                <w:u w:val="single"/>
              </w:rPr>
              <w:t>Action</w:t>
            </w:r>
            <w:r>
              <w:t>: Analysis and Correction of gain levels.</w:t>
            </w:r>
          </w:p>
          <w:p w14:paraId="160E865B" w14:textId="77777777" w:rsidR="003869D0" w:rsidRDefault="00571926" w:rsidP="00775603">
            <w:pPr>
              <w:numPr>
                <w:ilvl w:val="0"/>
                <w:numId w:val="53"/>
              </w:numPr>
              <w:spacing w:line="276" w:lineRule="auto"/>
            </w:pPr>
            <w:r>
              <w:t xml:space="preserve">Microphone Audio is transmitted with excessive Data Error Rate (Customer perceives high </w:t>
            </w:r>
            <w:r>
              <w:t>level of noise during Microphone Audio event)</w:t>
            </w:r>
          </w:p>
          <w:p w14:paraId="46451C23" w14:textId="77777777" w:rsidR="003869D0" w:rsidRDefault="00571926" w:rsidP="003869D0">
            <w:pPr>
              <w:spacing w:line="276" w:lineRule="auto"/>
              <w:ind w:left="360"/>
            </w:pPr>
            <w:r w:rsidRPr="003869D0">
              <w:rPr>
                <w:u w:val="single"/>
              </w:rPr>
              <w:t>Action</w:t>
            </w:r>
            <w:r>
              <w:t>: See SWR-REQ-407146</w:t>
            </w:r>
          </w:p>
          <w:p w14:paraId="64555312" w14:textId="77777777" w:rsidR="003869D0" w:rsidRDefault="00571926" w:rsidP="00775603">
            <w:pPr>
              <w:numPr>
                <w:ilvl w:val="0"/>
                <w:numId w:val="53"/>
              </w:numPr>
              <w:spacing w:line="276" w:lineRule="auto"/>
            </w:pPr>
            <w:r>
              <w:t>Microphone Audio is transmitted with excessive Bit Error (Customer perceives audio with random dropouts during Microphone Audio event)</w:t>
            </w:r>
          </w:p>
          <w:p w14:paraId="3860BC38" w14:textId="77777777" w:rsidR="003869D0" w:rsidRDefault="00571926" w:rsidP="003869D0">
            <w:pPr>
              <w:spacing w:line="276" w:lineRule="auto"/>
              <w:ind w:left="360"/>
            </w:pPr>
            <w:r w:rsidRPr="003869D0">
              <w:rPr>
                <w:u w:val="single"/>
              </w:rPr>
              <w:t>Action</w:t>
            </w:r>
            <w:r>
              <w:t>: See SWR-REQ-407146</w:t>
            </w:r>
          </w:p>
          <w:p w14:paraId="722192A6" w14:textId="77777777" w:rsidR="003869D0" w:rsidRDefault="00571926" w:rsidP="00775603">
            <w:pPr>
              <w:numPr>
                <w:ilvl w:val="0"/>
                <w:numId w:val="53"/>
              </w:numPr>
              <w:spacing w:line="276" w:lineRule="auto"/>
            </w:pPr>
            <w:r>
              <w:t>Microphone Audio is t</w:t>
            </w:r>
            <w:r>
              <w:t>ransmitted with poor S/N ratios (Customers perceives high level of noise while Microphone Audio is present.)</w:t>
            </w:r>
          </w:p>
          <w:p w14:paraId="0D03D023" w14:textId="77777777" w:rsidR="00CD0F64" w:rsidRPr="003869D0" w:rsidRDefault="00571926" w:rsidP="003869D0">
            <w:pPr>
              <w:spacing w:line="276" w:lineRule="auto"/>
              <w:ind w:left="360"/>
            </w:pPr>
            <w:r w:rsidRPr="003869D0">
              <w:rPr>
                <w:u w:val="single"/>
              </w:rPr>
              <w:t>Action</w:t>
            </w:r>
            <w:r>
              <w:t>: Analysis and Correction of gain structures within the DSP coding.</w:t>
            </w:r>
          </w:p>
        </w:tc>
      </w:tr>
      <w:tr w:rsidR="00CD0F64" w14:paraId="7B453F25"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38ED4D" w14:textId="77777777" w:rsidR="00CD0F64" w:rsidRDefault="00571926">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CF482A7" w14:textId="77777777" w:rsidR="00CD0F64" w:rsidRDefault="00571926">
            <w:pPr>
              <w:spacing w:line="276" w:lineRule="auto"/>
            </w:pPr>
          </w:p>
        </w:tc>
      </w:tr>
    </w:tbl>
    <w:p w14:paraId="2A945FA9" w14:textId="77777777" w:rsidR="00500605" w:rsidRDefault="00571926" w:rsidP="00CD0F64"/>
    <w:p w14:paraId="19269B8E" w14:textId="77777777" w:rsidR="00406F39" w:rsidRDefault="00571926" w:rsidP="00B9479B">
      <w:pPr>
        <w:pStyle w:val="Heading4"/>
      </w:pPr>
      <w:bookmarkStart w:id="246" w:name="_Toc82101714"/>
      <w:r>
        <w:t>UC-REQ-407175/A-Generic A2B Image Streaming Process</w:t>
      </w:r>
      <w:bookmarkEnd w:id="246"/>
    </w:p>
    <w:p w14:paraId="792A6329" w14:textId="77777777" w:rsidR="00AE06BC" w:rsidRPr="00AE06BC" w:rsidRDefault="00571926"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59ED01B5" w14:textId="77777777" w:rsidTr="0077560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A2B0E28" w14:textId="77777777" w:rsidR="00CD0F64" w:rsidRDefault="00571926">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0CB14E3" w14:textId="77777777" w:rsidR="00CD0F64" w:rsidRDefault="00571926">
            <w:pPr>
              <w:spacing w:line="276" w:lineRule="auto"/>
            </w:pPr>
            <w:r>
              <w:t>Main</w:t>
            </w:r>
            <w:r>
              <w:t xml:space="preserve"> Node, Multiple A2B Sub Nodes</w:t>
            </w:r>
          </w:p>
        </w:tc>
      </w:tr>
      <w:tr w:rsidR="00CD0F64" w14:paraId="38E322B2"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4677443" w14:textId="77777777" w:rsidR="00CD0F64" w:rsidRDefault="00571926">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FE423AE" w14:textId="77777777" w:rsidR="00306850" w:rsidRDefault="00571926" w:rsidP="00775603">
            <w:pPr>
              <w:numPr>
                <w:ilvl w:val="0"/>
                <w:numId w:val="54"/>
              </w:numPr>
              <w:spacing w:line="276" w:lineRule="auto"/>
            </w:pPr>
            <w:r>
              <w:t>The infotainment system is powered ON.</w:t>
            </w:r>
          </w:p>
          <w:p w14:paraId="2E398F12" w14:textId="77777777" w:rsidR="00306850" w:rsidRDefault="00571926" w:rsidP="00775603">
            <w:pPr>
              <w:numPr>
                <w:ilvl w:val="0"/>
                <w:numId w:val="54"/>
              </w:numPr>
              <w:spacing w:line="276" w:lineRule="auto"/>
            </w:pPr>
            <w:r>
              <w:t>The audio mode is set for FM-HD.</w:t>
            </w:r>
          </w:p>
          <w:p w14:paraId="71327C9A" w14:textId="77777777" w:rsidR="00CD0F64" w:rsidRPr="00306850" w:rsidRDefault="00571926" w:rsidP="00775603">
            <w:pPr>
              <w:numPr>
                <w:ilvl w:val="0"/>
                <w:numId w:val="54"/>
              </w:numPr>
              <w:spacing w:line="276" w:lineRule="auto"/>
            </w:pPr>
            <w:r>
              <w:t>A station is tuned to that broadcasts image content.</w:t>
            </w:r>
          </w:p>
        </w:tc>
      </w:tr>
      <w:tr w:rsidR="00CD0F64" w14:paraId="09759D21"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B6DF27" w14:textId="77777777" w:rsidR="00CD0F64" w:rsidRDefault="00571926">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E9BC8DE" w14:textId="77777777" w:rsidR="00CD0F64" w:rsidRDefault="00571926">
            <w:pPr>
              <w:spacing w:line="276" w:lineRule="auto"/>
            </w:pPr>
            <w:r>
              <w:t xml:space="preserve">Tuner received image files from the broadcaster is </w:t>
            </w:r>
            <w:r>
              <w:t>packetized and sent to the Main Node for reassembly and display</w:t>
            </w:r>
          </w:p>
        </w:tc>
      </w:tr>
      <w:tr w:rsidR="00CD0F64" w14:paraId="6105D41D"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0019C279" w14:textId="77777777" w:rsidR="00CD0F64" w:rsidRDefault="00571926">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77465A5F" w14:textId="77777777" w:rsidR="00CD0F64" w:rsidRDefault="00571926">
            <w:pPr>
              <w:spacing w:line="276" w:lineRule="auto"/>
            </w:pPr>
            <w:r>
              <w:t>Image received is displayed</w:t>
            </w:r>
          </w:p>
        </w:tc>
      </w:tr>
      <w:tr w:rsidR="00CD0F64" w14:paraId="17FBD225"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7A74FDA" w14:textId="77777777" w:rsidR="00CD0F64" w:rsidRDefault="00571926">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8AF2694" w14:textId="77777777" w:rsidR="00306850" w:rsidRPr="00306850" w:rsidRDefault="00571926" w:rsidP="00775603">
            <w:pPr>
              <w:numPr>
                <w:ilvl w:val="0"/>
                <w:numId w:val="55"/>
              </w:numPr>
              <w:spacing w:line="276" w:lineRule="auto"/>
            </w:pPr>
            <w:r>
              <w:t>Image is partially received by Tuner from the broadcaster (</w:t>
            </w:r>
            <w:proofErr w:type="spellStart"/>
            <w:r>
              <w:t>ie</w:t>
            </w:r>
            <w:proofErr w:type="spellEnd"/>
            <w:r>
              <w:t>: incomplete image)</w:t>
            </w:r>
          </w:p>
          <w:p w14:paraId="6267C113" w14:textId="77777777" w:rsidR="00306850" w:rsidRDefault="00571926" w:rsidP="00306850">
            <w:pPr>
              <w:spacing w:line="276" w:lineRule="auto"/>
              <w:ind w:left="360"/>
            </w:pPr>
            <w:r w:rsidRPr="00306850">
              <w:rPr>
                <w:u w:val="single"/>
              </w:rPr>
              <w:t>Action</w:t>
            </w:r>
            <w:r>
              <w:t>: Image is</w:t>
            </w:r>
            <w:r>
              <w:t xml:space="preserve"> not displayed.</w:t>
            </w:r>
          </w:p>
          <w:p w14:paraId="4166D06A" w14:textId="77777777" w:rsidR="00306850" w:rsidRDefault="00571926" w:rsidP="00775603">
            <w:pPr>
              <w:numPr>
                <w:ilvl w:val="0"/>
                <w:numId w:val="55"/>
              </w:numPr>
              <w:spacing w:line="276" w:lineRule="auto"/>
            </w:pPr>
            <w:r>
              <w:t>Image is partially received by the Sub Node from the Tuner (</w:t>
            </w:r>
            <w:proofErr w:type="spellStart"/>
            <w:r>
              <w:t>ie</w:t>
            </w:r>
            <w:proofErr w:type="spellEnd"/>
            <w:r>
              <w:t>: incomplete image)</w:t>
            </w:r>
          </w:p>
          <w:p w14:paraId="20565C89" w14:textId="77777777" w:rsidR="00306850" w:rsidRDefault="00571926" w:rsidP="00306850">
            <w:pPr>
              <w:spacing w:line="276" w:lineRule="auto"/>
              <w:ind w:left="360"/>
            </w:pPr>
            <w:r w:rsidRPr="00306850">
              <w:rPr>
                <w:u w:val="single"/>
              </w:rPr>
              <w:t>Action</w:t>
            </w:r>
            <w:r>
              <w:t>: Image is not displayed.</w:t>
            </w:r>
          </w:p>
          <w:p w14:paraId="2C28A812" w14:textId="77777777" w:rsidR="00306850" w:rsidRDefault="00571926" w:rsidP="00775603">
            <w:pPr>
              <w:numPr>
                <w:ilvl w:val="0"/>
                <w:numId w:val="55"/>
              </w:numPr>
              <w:spacing w:line="276" w:lineRule="auto"/>
            </w:pPr>
            <w:r>
              <w:t>Image transmitted over the air by broadcaster is improperly packetized (broadcaster level packetization) (</w:t>
            </w:r>
            <w:proofErr w:type="spellStart"/>
            <w:r>
              <w:t>ie</w:t>
            </w:r>
            <w:proofErr w:type="spellEnd"/>
            <w:r>
              <w:t>: incomplete image</w:t>
            </w:r>
            <w:r>
              <w:t>)</w:t>
            </w:r>
          </w:p>
          <w:p w14:paraId="2EC48C23" w14:textId="77777777" w:rsidR="00306850" w:rsidRDefault="00571926" w:rsidP="00306850">
            <w:pPr>
              <w:spacing w:line="276" w:lineRule="auto"/>
              <w:ind w:left="360"/>
            </w:pPr>
            <w:r w:rsidRPr="00306850">
              <w:rPr>
                <w:u w:val="single"/>
              </w:rPr>
              <w:t>Action</w:t>
            </w:r>
            <w:r>
              <w:t>: Image is not displayed.</w:t>
            </w:r>
          </w:p>
          <w:p w14:paraId="4540ED23" w14:textId="77777777" w:rsidR="00306850" w:rsidRDefault="00571926" w:rsidP="00775603">
            <w:pPr>
              <w:numPr>
                <w:ilvl w:val="0"/>
                <w:numId w:val="55"/>
              </w:numPr>
              <w:spacing w:line="276" w:lineRule="auto"/>
            </w:pPr>
            <w:r>
              <w:t>Image transmitted over A2B by Tuner is improperly packetized (Tuner level packetization) (</w:t>
            </w:r>
            <w:proofErr w:type="spellStart"/>
            <w:r>
              <w:t>ie</w:t>
            </w:r>
            <w:proofErr w:type="spellEnd"/>
            <w:r>
              <w:t>: incomplete image)</w:t>
            </w:r>
          </w:p>
          <w:p w14:paraId="66D62A0F" w14:textId="77777777" w:rsidR="00306850" w:rsidRDefault="00571926" w:rsidP="00306850">
            <w:pPr>
              <w:spacing w:line="276" w:lineRule="auto"/>
              <w:ind w:left="360"/>
            </w:pPr>
            <w:r w:rsidRPr="00306850">
              <w:rPr>
                <w:u w:val="single"/>
              </w:rPr>
              <w:t>Action</w:t>
            </w:r>
            <w:r>
              <w:t>: Image is not displayed.</w:t>
            </w:r>
          </w:p>
          <w:p w14:paraId="41187331" w14:textId="77777777" w:rsidR="00306850" w:rsidRDefault="00571926" w:rsidP="00775603">
            <w:pPr>
              <w:numPr>
                <w:ilvl w:val="0"/>
                <w:numId w:val="55"/>
              </w:numPr>
              <w:spacing w:line="276" w:lineRule="auto"/>
            </w:pPr>
            <w:r>
              <w:t>Image is corrupted as received by the Sub Node (</w:t>
            </w:r>
            <w:proofErr w:type="spellStart"/>
            <w:r>
              <w:t>ie</w:t>
            </w:r>
            <w:proofErr w:type="spellEnd"/>
            <w:r>
              <w:t>: corrupted image)</w:t>
            </w:r>
          </w:p>
          <w:p w14:paraId="6207EE4C" w14:textId="77777777" w:rsidR="00306850" w:rsidRDefault="00571926" w:rsidP="00306850">
            <w:pPr>
              <w:spacing w:line="276" w:lineRule="auto"/>
              <w:ind w:left="360"/>
            </w:pPr>
            <w:r w:rsidRPr="00306850">
              <w:rPr>
                <w:u w:val="single"/>
              </w:rPr>
              <w:t>Action</w:t>
            </w:r>
            <w:r>
              <w:t>: I</w:t>
            </w:r>
            <w:r>
              <w:t>mage is not displayed.</w:t>
            </w:r>
          </w:p>
          <w:p w14:paraId="654DCF18" w14:textId="77777777" w:rsidR="00306850" w:rsidRDefault="00571926" w:rsidP="00775603">
            <w:pPr>
              <w:numPr>
                <w:ilvl w:val="0"/>
                <w:numId w:val="55"/>
              </w:numPr>
              <w:spacing w:line="276" w:lineRule="auto"/>
            </w:pPr>
            <w:r>
              <w:t>Image is larger/smaller than specified (</w:t>
            </w:r>
            <w:proofErr w:type="spellStart"/>
            <w:r>
              <w:t>ie</w:t>
            </w:r>
            <w:proofErr w:type="spellEnd"/>
            <w:r>
              <w:t>: wrong size image)</w:t>
            </w:r>
          </w:p>
          <w:p w14:paraId="750EC4BA" w14:textId="77777777" w:rsidR="00306850" w:rsidRDefault="00571926" w:rsidP="00306850">
            <w:pPr>
              <w:spacing w:line="276" w:lineRule="auto"/>
              <w:ind w:left="360"/>
            </w:pPr>
            <w:r w:rsidRPr="00306850">
              <w:rPr>
                <w:u w:val="single"/>
              </w:rPr>
              <w:lastRenderedPageBreak/>
              <w:t>Action</w:t>
            </w:r>
            <w:r>
              <w:t>: Image is not displayed.</w:t>
            </w:r>
          </w:p>
          <w:p w14:paraId="529DFAD2" w14:textId="77777777" w:rsidR="00306850" w:rsidRDefault="00571926" w:rsidP="00775603">
            <w:pPr>
              <w:numPr>
                <w:ilvl w:val="0"/>
                <w:numId w:val="55"/>
              </w:numPr>
              <w:spacing w:line="276" w:lineRule="auto"/>
            </w:pPr>
            <w:r>
              <w:t>Start of file (FIRST signal) not sent by the Tuner or received by the Sub node (</w:t>
            </w:r>
            <w:proofErr w:type="spellStart"/>
            <w:r>
              <w:t>ie</w:t>
            </w:r>
            <w:proofErr w:type="spellEnd"/>
            <w:r>
              <w:t>: Tuner sends data without notifying Sub node.)</w:t>
            </w:r>
          </w:p>
          <w:p w14:paraId="11AC2FD2" w14:textId="77777777" w:rsidR="00306850" w:rsidRDefault="00571926" w:rsidP="00306850">
            <w:pPr>
              <w:spacing w:line="276" w:lineRule="auto"/>
              <w:ind w:left="360"/>
            </w:pPr>
            <w:r w:rsidRPr="00306850">
              <w:rPr>
                <w:u w:val="single"/>
              </w:rPr>
              <w:t>Action</w:t>
            </w:r>
            <w:r>
              <w:t>: I</w:t>
            </w:r>
            <w:r>
              <w:t>mage is not displayed.</w:t>
            </w:r>
          </w:p>
          <w:p w14:paraId="15B3437D" w14:textId="77777777" w:rsidR="00306850" w:rsidRDefault="00571926" w:rsidP="00775603">
            <w:pPr>
              <w:numPr>
                <w:ilvl w:val="0"/>
                <w:numId w:val="55"/>
              </w:numPr>
              <w:spacing w:line="276" w:lineRule="auto"/>
            </w:pPr>
            <w:r>
              <w:t>Additional Packets (ONGOING signal) not sent by the Tuner or received by the Sub node (</w:t>
            </w:r>
            <w:proofErr w:type="spellStart"/>
            <w:r>
              <w:t>ie</w:t>
            </w:r>
            <w:proofErr w:type="spellEnd"/>
            <w:r>
              <w:t>: Tuner sends data without the ‘ONGOING’ status.)</w:t>
            </w:r>
          </w:p>
          <w:p w14:paraId="1930CEBB" w14:textId="77777777" w:rsidR="00306850" w:rsidRDefault="00571926" w:rsidP="00306850">
            <w:pPr>
              <w:spacing w:line="276" w:lineRule="auto"/>
              <w:ind w:left="360"/>
            </w:pPr>
            <w:r w:rsidRPr="00306850">
              <w:rPr>
                <w:u w:val="single"/>
              </w:rPr>
              <w:t>Action</w:t>
            </w:r>
            <w:r>
              <w:t>: Sub node times out waiting for ‘LAST’ message. Image is not displayed.</w:t>
            </w:r>
          </w:p>
          <w:p w14:paraId="007797E1" w14:textId="77777777" w:rsidR="00306850" w:rsidRDefault="00571926" w:rsidP="00775603">
            <w:pPr>
              <w:numPr>
                <w:ilvl w:val="0"/>
                <w:numId w:val="55"/>
              </w:numPr>
              <w:spacing w:line="276" w:lineRule="auto"/>
            </w:pPr>
            <w:r>
              <w:t>End of file (LA</w:t>
            </w:r>
            <w:r>
              <w:t>ST signal) not sent by the Tuner or received by the Sub node (</w:t>
            </w:r>
            <w:proofErr w:type="spellStart"/>
            <w:r>
              <w:t>ie</w:t>
            </w:r>
            <w:proofErr w:type="spellEnd"/>
            <w:r>
              <w:t>: Tuner ends sending data without first sending the ‘LAST’ status)</w:t>
            </w:r>
          </w:p>
          <w:p w14:paraId="070A5235" w14:textId="77777777" w:rsidR="00CD0F64" w:rsidRDefault="00571926" w:rsidP="00306850">
            <w:pPr>
              <w:spacing w:line="276" w:lineRule="auto"/>
              <w:ind w:left="360"/>
            </w:pPr>
            <w:r w:rsidRPr="00306850">
              <w:rPr>
                <w:u w:val="single"/>
              </w:rPr>
              <w:t>Action</w:t>
            </w:r>
            <w:r>
              <w:t>: Sub node times out waiting for ‘LAST’ message. Image is not displayed.</w:t>
            </w:r>
          </w:p>
          <w:p w14:paraId="320068F6" w14:textId="77777777" w:rsidR="00AA3F9B" w:rsidRPr="00AA3F9B" w:rsidRDefault="00571926" w:rsidP="00775603">
            <w:pPr>
              <w:numPr>
                <w:ilvl w:val="0"/>
                <w:numId w:val="55"/>
              </w:numPr>
              <w:spacing w:line="276" w:lineRule="auto"/>
            </w:pPr>
            <w:r w:rsidRPr="00AA3F9B">
              <w:t xml:space="preserve">Last broadcaster packet not received by the </w:t>
            </w:r>
            <w:r>
              <w:t>Su</w:t>
            </w:r>
            <w:r>
              <w:t>b node</w:t>
            </w:r>
          </w:p>
          <w:p w14:paraId="54C78310" w14:textId="77777777" w:rsidR="00AA3F9B" w:rsidRPr="00AA3F9B" w:rsidRDefault="00571926" w:rsidP="00AA3F9B">
            <w:pPr>
              <w:spacing w:line="276" w:lineRule="auto"/>
              <w:ind w:left="360"/>
            </w:pPr>
            <w:r w:rsidRPr="00AA3F9B">
              <w:t xml:space="preserve">Action: </w:t>
            </w:r>
            <w:r>
              <w:t>Sub node</w:t>
            </w:r>
            <w:r w:rsidRPr="00AA3F9B">
              <w:t xml:space="preserve"> times out waiting for the last broadcaster packet – waits for 300 seconds – and does not display image.</w:t>
            </w:r>
          </w:p>
          <w:p w14:paraId="04FBEF45" w14:textId="77777777" w:rsidR="00AA3F9B" w:rsidRPr="00AA3F9B" w:rsidRDefault="00571926" w:rsidP="00775603">
            <w:pPr>
              <w:numPr>
                <w:ilvl w:val="0"/>
                <w:numId w:val="55"/>
              </w:numPr>
              <w:spacing w:line="276" w:lineRule="auto"/>
            </w:pPr>
            <w:r w:rsidRPr="00AA3F9B">
              <w:t>Broadcaster links image to incorrect HD sub-band.</w:t>
            </w:r>
          </w:p>
          <w:p w14:paraId="5016DBD1" w14:textId="77777777" w:rsidR="00AA3F9B" w:rsidRPr="00306850" w:rsidRDefault="00571926" w:rsidP="00AA3F9B">
            <w:pPr>
              <w:spacing w:line="276" w:lineRule="auto"/>
              <w:ind w:left="360"/>
            </w:pPr>
            <w:r w:rsidRPr="00AA3F9B">
              <w:t xml:space="preserve">Action: </w:t>
            </w:r>
            <w:r>
              <w:t>Sub node</w:t>
            </w:r>
            <w:r w:rsidRPr="00AA3F9B">
              <w:t xml:space="preserve"> displays image as broadcast.</w:t>
            </w:r>
          </w:p>
        </w:tc>
      </w:tr>
      <w:tr w:rsidR="00CD0F64" w14:paraId="1C8EC0B2"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2B99A87" w14:textId="77777777" w:rsidR="00CD0F64" w:rsidRDefault="00571926">
            <w:pPr>
              <w:spacing w:line="276" w:lineRule="auto"/>
            </w:pPr>
            <w:r>
              <w:rPr>
                <w:b/>
                <w:bCs/>
              </w:rPr>
              <w:lastRenderedPageBreak/>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69F2A7" w14:textId="77777777" w:rsidR="00CD0F64" w:rsidRDefault="00571926">
            <w:pPr>
              <w:spacing w:line="276" w:lineRule="auto"/>
            </w:pPr>
          </w:p>
        </w:tc>
      </w:tr>
    </w:tbl>
    <w:p w14:paraId="2B831FD7" w14:textId="77777777" w:rsidR="00500605" w:rsidRDefault="00571926" w:rsidP="00CD0F64"/>
    <w:p w14:paraId="60695744" w14:textId="77777777" w:rsidR="00406F39" w:rsidRDefault="00571926" w:rsidP="00B9479B">
      <w:pPr>
        <w:pStyle w:val="Heading4"/>
      </w:pPr>
      <w:bookmarkStart w:id="247" w:name="_Toc82101715"/>
      <w:r>
        <w:t>UC-REQ-407167/A-Generic A2B Software Update Process</w:t>
      </w:r>
      <w:bookmarkEnd w:id="247"/>
    </w:p>
    <w:p w14:paraId="4445B594" w14:textId="77777777" w:rsidR="00AE06BC" w:rsidRPr="00AE06BC" w:rsidRDefault="00571926"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4C3A1AB5" w14:textId="77777777" w:rsidTr="0077560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153BB7E" w14:textId="77777777" w:rsidR="00CD0F64" w:rsidRDefault="00571926">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44CAA9D" w14:textId="77777777" w:rsidR="00CD0F64" w:rsidRDefault="00571926">
            <w:pPr>
              <w:spacing w:line="276" w:lineRule="auto"/>
            </w:pPr>
            <w:r>
              <w:t>Main Node, Multiple A2B Sub Nodes</w:t>
            </w:r>
          </w:p>
        </w:tc>
      </w:tr>
      <w:tr w:rsidR="00CD0F64" w14:paraId="15B0C3E0"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6C1F6B24" w14:textId="77777777" w:rsidR="00CD0F64" w:rsidRDefault="00571926">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C5E38AC" w14:textId="77777777" w:rsidR="00CD0F64" w:rsidRDefault="00571926">
            <w:pPr>
              <w:spacing w:line="276" w:lineRule="auto"/>
            </w:pPr>
            <w:r w:rsidRPr="006C0F5B">
              <w:t>A2B bus is discovered, nodes have been identified and bus is configured for use</w:t>
            </w:r>
          </w:p>
        </w:tc>
      </w:tr>
      <w:tr w:rsidR="00CD0F64" w14:paraId="65CB8929"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957345A" w14:textId="77777777" w:rsidR="00CD0F64" w:rsidRDefault="00571926">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1804193" w14:textId="77777777" w:rsidR="006C0F5B" w:rsidRPr="006C0F5B" w:rsidRDefault="00571926" w:rsidP="00775603">
            <w:pPr>
              <w:numPr>
                <w:ilvl w:val="0"/>
                <w:numId w:val="56"/>
              </w:numPr>
              <w:spacing w:line="276" w:lineRule="auto"/>
            </w:pPr>
            <w:r>
              <w:t>Main</w:t>
            </w:r>
            <w:r w:rsidRPr="006C0F5B">
              <w:t xml:space="preserve"> node determines a software update is needed for a </w:t>
            </w:r>
            <w:r>
              <w:t>Sub</w:t>
            </w:r>
            <w:r w:rsidRPr="006C0F5B">
              <w:t xml:space="preserve"> node on the A2B bus, and sends software update file via A2B to </w:t>
            </w:r>
            <w:proofErr w:type="gramStart"/>
            <w:r w:rsidRPr="006C0F5B">
              <w:t>identified</w:t>
            </w:r>
            <w:proofErr w:type="gramEnd"/>
            <w:r w:rsidRPr="006C0F5B">
              <w:t xml:space="preserve"> </w:t>
            </w:r>
            <w:r>
              <w:t>Sub</w:t>
            </w:r>
            <w:r w:rsidRPr="006C0F5B">
              <w:t xml:space="preserve"> node</w:t>
            </w:r>
          </w:p>
          <w:p w14:paraId="10609F4A" w14:textId="77777777" w:rsidR="00CD0F64" w:rsidRPr="006C0F5B" w:rsidRDefault="00571926" w:rsidP="00775603">
            <w:pPr>
              <w:numPr>
                <w:ilvl w:val="0"/>
                <w:numId w:val="56"/>
              </w:numPr>
              <w:spacing w:line="276" w:lineRule="auto"/>
            </w:pPr>
            <w:r>
              <w:t>Main</w:t>
            </w:r>
            <w:r w:rsidRPr="006C0F5B">
              <w:t xml:space="preserve"> node identifies additional </w:t>
            </w:r>
            <w:r>
              <w:t>Sub</w:t>
            </w:r>
            <w:r w:rsidRPr="006C0F5B">
              <w:t xml:space="preserve"> nodes that need software </w:t>
            </w:r>
            <w:proofErr w:type="gramStart"/>
            <w:r w:rsidRPr="006C0F5B">
              <w:t>updates, and</w:t>
            </w:r>
            <w:proofErr w:type="gramEnd"/>
            <w:r w:rsidRPr="006C0F5B">
              <w:t xml:space="preserve"> sends software update file to each additional </w:t>
            </w:r>
            <w:r>
              <w:t>Sub</w:t>
            </w:r>
            <w:r w:rsidRPr="006C0F5B">
              <w:t xml:space="preserve"> node that needs software update.</w:t>
            </w:r>
          </w:p>
        </w:tc>
      </w:tr>
      <w:tr w:rsidR="00CD0F64" w14:paraId="73B9530A"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C59DB56" w14:textId="77777777" w:rsidR="00CD0F64" w:rsidRDefault="00571926">
            <w:pPr>
              <w:spacing w:line="276" w:lineRule="auto"/>
            </w:pPr>
            <w:r>
              <w:rPr>
                <w:b/>
                <w:bCs/>
              </w:rPr>
              <w:t>Post-condition</w:t>
            </w:r>
            <w:r>
              <w:rPr>
                <w:b/>
                <w:bCs/>
              </w:rPr>
              <w:t>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2E404C3C" w14:textId="77777777" w:rsidR="00CD0F64" w:rsidRDefault="00571926">
            <w:pPr>
              <w:spacing w:line="276" w:lineRule="auto"/>
            </w:pPr>
            <w:r w:rsidRPr="006C0F5B">
              <w:t xml:space="preserve">All Identified </w:t>
            </w:r>
            <w:r>
              <w:t>Sub</w:t>
            </w:r>
            <w:r w:rsidRPr="006C0F5B">
              <w:t xml:space="preserve"> nodes’ software is updated</w:t>
            </w:r>
          </w:p>
        </w:tc>
      </w:tr>
      <w:tr w:rsidR="00CD0F64" w14:paraId="00F11759"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7B39E25" w14:textId="77777777" w:rsidR="00CD0F64" w:rsidRDefault="00571926">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0C6C07E" w14:textId="77777777" w:rsidR="00DE31C2" w:rsidRDefault="00571926" w:rsidP="00775603">
            <w:pPr>
              <w:numPr>
                <w:ilvl w:val="0"/>
                <w:numId w:val="57"/>
              </w:numPr>
              <w:spacing w:line="276" w:lineRule="auto"/>
            </w:pPr>
            <w:r>
              <w:t xml:space="preserve">Sub Node software level is the same as the software loaded in the Main Node. </w:t>
            </w:r>
          </w:p>
          <w:p w14:paraId="53D36D73" w14:textId="77777777" w:rsidR="00DE31C2" w:rsidRDefault="00571926" w:rsidP="00DE31C2">
            <w:pPr>
              <w:spacing w:line="276" w:lineRule="auto"/>
              <w:ind w:left="360"/>
            </w:pPr>
            <w:r>
              <w:rPr>
                <w:u w:val="single"/>
              </w:rPr>
              <w:t>Action</w:t>
            </w:r>
            <w:r>
              <w:t>: Sub Node software is not updated.</w:t>
            </w:r>
          </w:p>
          <w:p w14:paraId="711AC026" w14:textId="77777777" w:rsidR="00DE31C2" w:rsidRDefault="00571926" w:rsidP="00775603">
            <w:pPr>
              <w:numPr>
                <w:ilvl w:val="0"/>
                <w:numId w:val="57"/>
              </w:numPr>
              <w:spacing w:line="276" w:lineRule="auto"/>
            </w:pPr>
            <w:r>
              <w:t>Sub</w:t>
            </w:r>
            <w:r>
              <w:t xml:space="preserve"> Node software level is newer than the software loaded in the Main Node. </w:t>
            </w:r>
          </w:p>
          <w:p w14:paraId="2A4A56CF" w14:textId="77777777" w:rsidR="00CD0F64" w:rsidRPr="006C0F5B" w:rsidRDefault="00571926" w:rsidP="00DE31C2">
            <w:pPr>
              <w:spacing w:line="276" w:lineRule="auto"/>
              <w:ind w:left="360"/>
            </w:pPr>
            <w:r>
              <w:rPr>
                <w:u w:val="single"/>
              </w:rPr>
              <w:t>Action</w:t>
            </w:r>
            <w:r>
              <w:t>: Sub Node software is not updated.</w:t>
            </w:r>
          </w:p>
        </w:tc>
      </w:tr>
      <w:tr w:rsidR="00CD0F64" w14:paraId="2628D8DA"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C196422" w14:textId="77777777" w:rsidR="00CD0F64" w:rsidRDefault="00571926">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5234C0A" w14:textId="77777777" w:rsidR="00CD0F64" w:rsidRDefault="00571926">
            <w:pPr>
              <w:spacing w:line="276" w:lineRule="auto"/>
            </w:pPr>
          </w:p>
        </w:tc>
      </w:tr>
    </w:tbl>
    <w:p w14:paraId="0813E609" w14:textId="77777777" w:rsidR="00500605" w:rsidRDefault="00571926" w:rsidP="00CD0F64"/>
    <w:p w14:paraId="7E6C9BA4" w14:textId="77777777" w:rsidR="00406F39" w:rsidRDefault="00571926" w:rsidP="00B9479B">
      <w:pPr>
        <w:pStyle w:val="Heading3"/>
      </w:pPr>
      <w:bookmarkStart w:id="248" w:name="_Toc82101716"/>
      <w:r>
        <w:t>Generic A2B Upstream Use Cases</w:t>
      </w:r>
      <w:bookmarkEnd w:id="248"/>
    </w:p>
    <w:p w14:paraId="279BE182" w14:textId="77777777" w:rsidR="00406F39" w:rsidRDefault="00571926" w:rsidP="00B9479B">
      <w:pPr>
        <w:pStyle w:val="Heading4"/>
      </w:pPr>
      <w:bookmarkStart w:id="249" w:name="_Toc82101717"/>
      <w:r>
        <w:t>UC-REQ-407177/A-Generic Streaming Audio</w:t>
      </w:r>
      <w:bookmarkEnd w:id="249"/>
    </w:p>
    <w:p w14:paraId="222706AE" w14:textId="77777777" w:rsidR="00AE06BC" w:rsidRPr="00AE06BC" w:rsidRDefault="00571926"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41C13F1D" w14:textId="77777777" w:rsidTr="0077560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37FB81" w14:textId="77777777" w:rsidR="00CD0F64" w:rsidRDefault="00571926">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4B869D7" w14:textId="77777777" w:rsidR="00CD0F64" w:rsidRDefault="00571926">
            <w:pPr>
              <w:spacing w:line="276" w:lineRule="auto"/>
            </w:pPr>
            <w:r>
              <w:t>Main Node,</w:t>
            </w:r>
            <w:r>
              <w:t xml:space="preserve"> Multiple A2B Sub Nodes</w:t>
            </w:r>
          </w:p>
        </w:tc>
      </w:tr>
      <w:tr w:rsidR="00CD0F64" w14:paraId="3F9C07D9"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9F057E" w14:textId="77777777" w:rsidR="00CD0F64" w:rsidRDefault="00571926">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8A270F7" w14:textId="77777777" w:rsidR="00D84DEC" w:rsidRPr="00D84DEC" w:rsidRDefault="00571926" w:rsidP="00775603">
            <w:pPr>
              <w:numPr>
                <w:ilvl w:val="0"/>
                <w:numId w:val="58"/>
              </w:numPr>
              <w:spacing w:line="276" w:lineRule="auto"/>
            </w:pPr>
            <w:r w:rsidRPr="00D84DEC">
              <w:t>The infotainment system is powered ON.</w:t>
            </w:r>
          </w:p>
          <w:p w14:paraId="1AD4846E" w14:textId="77777777" w:rsidR="00D84DEC" w:rsidRPr="00D84DEC" w:rsidRDefault="00571926" w:rsidP="00775603">
            <w:pPr>
              <w:numPr>
                <w:ilvl w:val="0"/>
                <w:numId w:val="58"/>
              </w:numPr>
              <w:spacing w:line="276" w:lineRule="auto"/>
            </w:pPr>
            <w:r w:rsidRPr="00D84DEC">
              <w:t xml:space="preserve">No Audio being sent over the DAT audio line between the Audio </w:t>
            </w:r>
            <w:r>
              <w:t>Client</w:t>
            </w:r>
            <w:r w:rsidRPr="00D84DEC">
              <w:t xml:space="preserve"> and the </w:t>
            </w:r>
            <w:r>
              <w:t>Audio Server</w:t>
            </w:r>
            <w:r w:rsidRPr="00D84DEC">
              <w:t>.</w:t>
            </w:r>
          </w:p>
          <w:p w14:paraId="65E93B7D" w14:textId="77777777" w:rsidR="00CD0F64" w:rsidRPr="00D84DEC" w:rsidRDefault="00571926" w:rsidP="00775603">
            <w:pPr>
              <w:numPr>
                <w:ilvl w:val="0"/>
                <w:numId w:val="58"/>
              </w:numPr>
              <w:spacing w:line="276" w:lineRule="auto"/>
            </w:pPr>
            <w:r w:rsidRPr="00D84DEC">
              <w:t xml:space="preserve">All the speakers are connected to the </w:t>
            </w:r>
            <w:r>
              <w:t>Speaker Output lines</w:t>
            </w:r>
          </w:p>
        </w:tc>
      </w:tr>
      <w:tr w:rsidR="00CD0F64" w14:paraId="169A5A96"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FE5D6B6" w14:textId="77777777" w:rsidR="00CD0F64" w:rsidRDefault="00571926">
            <w:pPr>
              <w:spacing w:line="276" w:lineRule="auto"/>
            </w:pPr>
            <w:r>
              <w:rPr>
                <w:b/>
                <w:bCs/>
              </w:rPr>
              <w:t xml:space="preserve">Scenario </w:t>
            </w:r>
            <w:r>
              <w:rPr>
                <w:b/>
                <w:bCs/>
              </w:rPr>
              <w:t>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F6AFDE1" w14:textId="77777777" w:rsidR="00CD0F64" w:rsidRDefault="00571926">
            <w:pPr>
              <w:spacing w:line="276" w:lineRule="auto"/>
            </w:pPr>
            <w:r>
              <w:t>Audio is transmitted digitally via the A2B bus.</w:t>
            </w:r>
          </w:p>
        </w:tc>
      </w:tr>
      <w:tr w:rsidR="00CD0F64" w14:paraId="4811FFF1"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3A91E8A9" w14:textId="77777777" w:rsidR="00CD0F64" w:rsidRDefault="00571926">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0A976FC4" w14:textId="77777777" w:rsidR="00D84DEC" w:rsidRPr="00D84DEC" w:rsidRDefault="00571926" w:rsidP="00775603">
            <w:pPr>
              <w:numPr>
                <w:ilvl w:val="0"/>
                <w:numId w:val="59"/>
              </w:numPr>
              <w:spacing w:line="276" w:lineRule="auto"/>
            </w:pPr>
            <w:r w:rsidRPr="00D84DEC">
              <w:t xml:space="preserve">The </w:t>
            </w:r>
            <w:r>
              <w:t>Audio Player</w:t>
            </w:r>
            <w:r w:rsidRPr="00D84DEC">
              <w:t xml:space="preserve"> is playing audio without distortion</w:t>
            </w:r>
          </w:p>
          <w:p w14:paraId="6EA779E8" w14:textId="77777777" w:rsidR="00D84DEC" w:rsidRPr="00D84DEC" w:rsidRDefault="00571926" w:rsidP="00775603">
            <w:pPr>
              <w:numPr>
                <w:ilvl w:val="0"/>
                <w:numId w:val="59"/>
              </w:numPr>
              <w:spacing w:line="276" w:lineRule="auto"/>
            </w:pPr>
            <w:r w:rsidRPr="00D84DEC">
              <w:t xml:space="preserve">There is no choppy data from </w:t>
            </w:r>
            <w:r>
              <w:t>A2B Audio stream</w:t>
            </w:r>
            <w:r w:rsidRPr="00D84DEC">
              <w:t xml:space="preserve"> getting buffered</w:t>
            </w:r>
          </w:p>
          <w:p w14:paraId="29FCB2F7" w14:textId="77777777" w:rsidR="00D84DEC" w:rsidRPr="00D84DEC" w:rsidRDefault="00571926" w:rsidP="00775603">
            <w:pPr>
              <w:numPr>
                <w:ilvl w:val="0"/>
                <w:numId w:val="59"/>
              </w:numPr>
              <w:spacing w:line="276" w:lineRule="auto"/>
            </w:pPr>
            <w:r w:rsidRPr="00D84DEC">
              <w:t>The latencies from when audio signal leaves the Audio Source Mo</w:t>
            </w:r>
            <w:r w:rsidRPr="00D84DEC">
              <w:t xml:space="preserve">dule until audio is produced by the </w:t>
            </w:r>
            <w:r>
              <w:t>Audio Player</w:t>
            </w:r>
            <w:r w:rsidRPr="00D84DEC">
              <w:t xml:space="preserve"> are no worse than if analog signals sent to the </w:t>
            </w:r>
            <w:r>
              <w:t>Audio Player</w:t>
            </w:r>
            <w:r w:rsidRPr="00D84DEC">
              <w:t>.</w:t>
            </w:r>
          </w:p>
          <w:p w14:paraId="5E6A86F8" w14:textId="77777777" w:rsidR="00D84DEC" w:rsidRPr="00D84DEC" w:rsidRDefault="00571926" w:rsidP="00775603">
            <w:pPr>
              <w:numPr>
                <w:ilvl w:val="0"/>
                <w:numId w:val="59"/>
              </w:numPr>
              <w:spacing w:line="276" w:lineRule="auto"/>
            </w:pPr>
            <w:r w:rsidRPr="00D84DEC">
              <w:t xml:space="preserve">The Audio quality is as good or better than analog </w:t>
            </w:r>
          </w:p>
          <w:p w14:paraId="37C8BEBF" w14:textId="77777777" w:rsidR="00D84DEC" w:rsidRPr="00D84DEC" w:rsidRDefault="00571926" w:rsidP="00775603">
            <w:pPr>
              <w:numPr>
                <w:ilvl w:val="0"/>
                <w:numId w:val="59"/>
              </w:numPr>
              <w:spacing w:line="276" w:lineRule="auto"/>
            </w:pPr>
            <w:r w:rsidRPr="00D84DEC">
              <w:t>S/N ratio (ex. can’t hear digital noise, clock jitter when there is no volume or low volume)</w:t>
            </w:r>
          </w:p>
          <w:p w14:paraId="2B4A7962" w14:textId="77777777" w:rsidR="00D84DEC" w:rsidRPr="00D84DEC" w:rsidRDefault="00571926" w:rsidP="00775603">
            <w:pPr>
              <w:numPr>
                <w:ilvl w:val="0"/>
                <w:numId w:val="59"/>
              </w:numPr>
              <w:spacing w:line="276" w:lineRule="auto"/>
            </w:pPr>
            <w:r w:rsidRPr="00D84DEC">
              <w:lastRenderedPageBreak/>
              <w:t>Non-corrupted data</w:t>
            </w:r>
          </w:p>
          <w:p w14:paraId="631F6FD4" w14:textId="77777777" w:rsidR="00CD0F64" w:rsidRPr="00D84DEC" w:rsidRDefault="00571926" w:rsidP="00775603">
            <w:pPr>
              <w:numPr>
                <w:ilvl w:val="0"/>
                <w:numId w:val="59"/>
              </w:numPr>
              <w:spacing w:line="276" w:lineRule="auto"/>
            </w:pPr>
            <w:r w:rsidRPr="00D84DEC">
              <w:t>Digital Bit Stream for test signal looks better than analog signal test signal</w:t>
            </w:r>
          </w:p>
        </w:tc>
      </w:tr>
      <w:tr w:rsidR="00CD0F64" w14:paraId="305F68BD"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59497EA" w14:textId="77777777" w:rsidR="00CD0F64" w:rsidRDefault="00571926">
            <w:pPr>
              <w:spacing w:line="276" w:lineRule="auto"/>
            </w:pPr>
            <w:r>
              <w:rPr>
                <w:b/>
                <w:bCs/>
              </w:rPr>
              <w:lastRenderedPageBreak/>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094E444" w14:textId="77777777" w:rsidR="00E94400" w:rsidRPr="00E94400" w:rsidRDefault="00571926" w:rsidP="00775603">
            <w:pPr>
              <w:numPr>
                <w:ilvl w:val="0"/>
                <w:numId w:val="60"/>
              </w:numPr>
              <w:spacing w:line="276" w:lineRule="auto"/>
            </w:pPr>
            <w:r>
              <w:t>Audio is transmitted at the wrong gain level</w:t>
            </w:r>
          </w:p>
          <w:p w14:paraId="4B05F312" w14:textId="77777777" w:rsidR="00E94400" w:rsidRDefault="00571926" w:rsidP="00E94400">
            <w:pPr>
              <w:spacing w:line="276" w:lineRule="auto"/>
              <w:ind w:left="360"/>
            </w:pPr>
            <w:r>
              <w:rPr>
                <w:u w:val="single"/>
              </w:rPr>
              <w:t>Action</w:t>
            </w:r>
            <w:r>
              <w:t>: Analysis and Correction of gain levels.</w:t>
            </w:r>
          </w:p>
          <w:p w14:paraId="3E4AE8BC" w14:textId="77777777" w:rsidR="00E94400" w:rsidRDefault="00571926" w:rsidP="00775603">
            <w:pPr>
              <w:numPr>
                <w:ilvl w:val="0"/>
                <w:numId w:val="60"/>
              </w:numPr>
              <w:spacing w:line="276" w:lineRule="auto"/>
            </w:pPr>
            <w:r>
              <w:t xml:space="preserve">Audio is transmitted with </w:t>
            </w:r>
            <w:r>
              <w:t>excessive Data Error Rate (Customer perceives high level of noise during Audio event)</w:t>
            </w:r>
          </w:p>
          <w:p w14:paraId="5ACF3D0D" w14:textId="77777777" w:rsidR="00E94400" w:rsidRDefault="00571926" w:rsidP="00E94400">
            <w:pPr>
              <w:spacing w:line="276" w:lineRule="auto"/>
              <w:ind w:left="360"/>
            </w:pPr>
            <w:r>
              <w:rPr>
                <w:u w:val="single"/>
              </w:rPr>
              <w:t>Action</w:t>
            </w:r>
            <w:r>
              <w:t>: See SWR-REQ-407146</w:t>
            </w:r>
          </w:p>
          <w:p w14:paraId="5B6603DF" w14:textId="77777777" w:rsidR="00E94400" w:rsidRDefault="00571926" w:rsidP="00775603">
            <w:pPr>
              <w:numPr>
                <w:ilvl w:val="0"/>
                <w:numId w:val="60"/>
              </w:numPr>
              <w:spacing w:line="276" w:lineRule="auto"/>
            </w:pPr>
            <w:r>
              <w:t>Audio is transmitted with excessive Bit Error (Customer perceives audio with random dropouts during Audio event)</w:t>
            </w:r>
          </w:p>
          <w:p w14:paraId="73AF6E48" w14:textId="77777777" w:rsidR="00E94400" w:rsidRDefault="00571926" w:rsidP="00E94400">
            <w:pPr>
              <w:spacing w:line="276" w:lineRule="auto"/>
              <w:ind w:left="360"/>
            </w:pPr>
            <w:r>
              <w:rPr>
                <w:u w:val="single"/>
              </w:rPr>
              <w:t>Action</w:t>
            </w:r>
            <w:r>
              <w:t xml:space="preserve">: See </w:t>
            </w:r>
            <w:r>
              <w:t>SWR-REQ-407146</w:t>
            </w:r>
          </w:p>
          <w:p w14:paraId="2C26AC0E" w14:textId="77777777" w:rsidR="00E94400" w:rsidRDefault="00571926" w:rsidP="00775603">
            <w:pPr>
              <w:numPr>
                <w:ilvl w:val="0"/>
                <w:numId w:val="60"/>
              </w:numPr>
              <w:spacing w:line="276" w:lineRule="auto"/>
            </w:pPr>
            <w:r>
              <w:t>Audio is transmitted with poor S/N ratios (Customers perceives high level of noise while Audio is present.)</w:t>
            </w:r>
          </w:p>
          <w:p w14:paraId="62A35E24" w14:textId="77777777" w:rsidR="00CD0F64" w:rsidRPr="00E94400" w:rsidRDefault="00571926" w:rsidP="00E94400">
            <w:pPr>
              <w:spacing w:line="276" w:lineRule="auto"/>
              <w:ind w:left="360"/>
            </w:pPr>
            <w:r w:rsidRPr="00E94400">
              <w:rPr>
                <w:u w:val="single"/>
              </w:rPr>
              <w:t>Action</w:t>
            </w:r>
            <w:r>
              <w:t>: Analysis and Correction of gain structures within the DSP coding.</w:t>
            </w:r>
          </w:p>
        </w:tc>
      </w:tr>
      <w:tr w:rsidR="00CD0F64" w14:paraId="28C6C688"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741F672" w14:textId="77777777" w:rsidR="00CD0F64" w:rsidRDefault="00571926">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89860D0" w14:textId="77777777" w:rsidR="00CD0F64" w:rsidRDefault="00571926">
            <w:pPr>
              <w:spacing w:line="276" w:lineRule="auto"/>
            </w:pPr>
          </w:p>
        </w:tc>
      </w:tr>
    </w:tbl>
    <w:p w14:paraId="6CBB275F" w14:textId="77777777" w:rsidR="00500605" w:rsidRDefault="00571926" w:rsidP="00CD0F64"/>
    <w:p w14:paraId="62E24ACA" w14:textId="77777777" w:rsidR="00406F39" w:rsidRDefault="00571926" w:rsidP="00B9479B">
      <w:pPr>
        <w:pStyle w:val="Heading4"/>
      </w:pPr>
      <w:bookmarkStart w:id="250" w:name="_Toc82101718"/>
      <w:r>
        <w:t>UC-REQ-407172/A-Phone Audio</w:t>
      </w:r>
      <w:bookmarkEnd w:id="250"/>
    </w:p>
    <w:p w14:paraId="1E5C1B26" w14:textId="77777777" w:rsidR="00AE06BC" w:rsidRPr="00AE06BC" w:rsidRDefault="00571926"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720D2FDE" w14:textId="77777777" w:rsidTr="0077560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E8A4CA2" w14:textId="77777777" w:rsidR="00CD0F64" w:rsidRDefault="00571926">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AAAB5CC" w14:textId="77777777" w:rsidR="00CD0F64" w:rsidRDefault="00571926">
            <w:pPr>
              <w:spacing w:line="276" w:lineRule="auto"/>
            </w:pPr>
            <w:r>
              <w:t>Main Node, M</w:t>
            </w:r>
            <w:r>
              <w:t>ultiple A2B Sub Nodes</w:t>
            </w:r>
          </w:p>
        </w:tc>
      </w:tr>
      <w:tr w:rsidR="00CD0F64" w14:paraId="59E1F16A"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EF252E7" w14:textId="77777777" w:rsidR="00CD0F64" w:rsidRDefault="00571926">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163607B" w14:textId="77777777" w:rsidR="000A2B62" w:rsidRDefault="00571926" w:rsidP="00775603">
            <w:pPr>
              <w:numPr>
                <w:ilvl w:val="0"/>
                <w:numId w:val="61"/>
              </w:numPr>
              <w:spacing w:line="276" w:lineRule="auto"/>
            </w:pPr>
            <w:r>
              <w:t>The infotainment system is powered ON.</w:t>
            </w:r>
          </w:p>
          <w:p w14:paraId="4C790C33" w14:textId="77777777" w:rsidR="000A2B62" w:rsidRDefault="00571926" w:rsidP="00775603">
            <w:pPr>
              <w:numPr>
                <w:ilvl w:val="0"/>
                <w:numId w:val="61"/>
              </w:numPr>
              <w:spacing w:line="276" w:lineRule="auto"/>
            </w:pPr>
            <w:r>
              <w:t>No Phone Audio is being sent over A2B between the Audio Client and the Audio Server.</w:t>
            </w:r>
          </w:p>
          <w:p w14:paraId="5AD5DF3C" w14:textId="77777777" w:rsidR="00CD0F64" w:rsidRPr="000A2B62" w:rsidRDefault="00571926" w:rsidP="00775603">
            <w:pPr>
              <w:numPr>
                <w:ilvl w:val="0"/>
                <w:numId w:val="61"/>
              </w:numPr>
              <w:spacing w:line="276" w:lineRule="auto"/>
            </w:pPr>
            <w:r>
              <w:t>All the speakers are connected to the Speaker Output Pins.</w:t>
            </w:r>
          </w:p>
        </w:tc>
      </w:tr>
      <w:tr w:rsidR="00CD0F64" w14:paraId="4D5E166D"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BF74992" w14:textId="77777777" w:rsidR="00CD0F64" w:rsidRDefault="00571926">
            <w:pPr>
              <w:spacing w:line="276" w:lineRule="auto"/>
            </w:pPr>
            <w:r>
              <w:rPr>
                <w:b/>
                <w:bCs/>
              </w:rPr>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8CE4C9D" w14:textId="77777777" w:rsidR="00CD0F64" w:rsidRDefault="00571926">
            <w:pPr>
              <w:spacing w:line="276" w:lineRule="auto"/>
            </w:pPr>
            <w:r>
              <w:t xml:space="preserve">Phone </w:t>
            </w:r>
            <w:r>
              <w:t>Audio is transmitted digitally via the A2B bus.</w:t>
            </w:r>
          </w:p>
        </w:tc>
      </w:tr>
      <w:tr w:rsidR="00CD0F64" w14:paraId="6FDB7C71"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D8F22F3" w14:textId="77777777" w:rsidR="00CD0F64" w:rsidRDefault="00571926">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73C8577" w14:textId="77777777" w:rsidR="000A2B62" w:rsidRDefault="00571926" w:rsidP="00775603">
            <w:pPr>
              <w:numPr>
                <w:ilvl w:val="0"/>
                <w:numId w:val="62"/>
              </w:numPr>
              <w:spacing w:line="276" w:lineRule="auto"/>
            </w:pPr>
            <w:r>
              <w:t>The Audio Player is playing Phone Audio without distortion</w:t>
            </w:r>
          </w:p>
          <w:p w14:paraId="17D9011F" w14:textId="77777777" w:rsidR="000A2B62" w:rsidRDefault="00571926" w:rsidP="00775603">
            <w:pPr>
              <w:numPr>
                <w:ilvl w:val="0"/>
                <w:numId w:val="62"/>
              </w:numPr>
              <w:spacing w:line="276" w:lineRule="auto"/>
            </w:pPr>
            <w:r>
              <w:t>There is no choppy data from A2B Audio streams getting buffered</w:t>
            </w:r>
          </w:p>
          <w:p w14:paraId="7B0CC266" w14:textId="77777777" w:rsidR="000A2B62" w:rsidRDefault="00571926" w:rsidP="00775603">
            <w:pPr>
              <w:numPr>
                <w:ilvl w:val="0"/>
                <w:numId w:val="62"/>
              </w:numPr>
              <w:spacing w:line="276" w:lineRule="auto"/>
            </w:pPr>
            <w:r>
              <w:t xml:space="preserve">The latencies from when audio signal leaves the Audio Source </w:t>
            </w:r>
            <w:r>
              <w:t>Module until audio is produced by the Audio Player are no worse than if analog signals sent to the Audio Player.</w:t>
            </w:r>
          </w:p>
          <w:p w14:paraId="338AAF7A" w14:textId="77777777" w:rsidR="000A2B62" w:rsidRDefault="00571926" w:rsidP="00775603">
            <w:pPr>
              <w:numPr>
                <w:ilvl w:val="0"/>
                <w:numId w:val="62"/>
              </w:numPr>
              <w:spacing w:line="276" w:lineRule="auto"/>
            </w:pPr>
            <w:r>
              <w:t xml:space="preserve">The Phone Audio quality is as good or better than analog </w:t>
            </w:r>
          </w:p>
          <w:p w14:paraId="6A7AAEDD" w14:textId="77777777" w:rsidR="000A2B62" w:rsidRDefault="00571926" w:rsidP="00775603">
            <w:pPr>
              <w:numPr>
                <w:ilvl w:val="0"/>
                <w:numId w:val="62"/>
              </w:numPr>
              <w:spacing w:line="276" w:lineRule="auto"/>
            </w:pPr>
            <w:r>
              <w:t xml:space="preserve">S/N ratio (ex. can’t hear digital noise, clock jitter when there is no volume or low </w:t>
            </w:r>
            <w:r>
              <w:t>volume)</w:t>
            </w:r>
          </w:p>
          <w:p w14:paraId="7F93426D" w14:textId="77777777" w:rsidR="000A2B62" w:rsidRDefault="00571926" w:rsidP="00775603">
            <w:pPr>
              <w:numPr>
                <w:ilvl w:val="0"/>
                <w:numId w:val="62"/>
              </w:numPr>
              <w:spacing w:line="276" w:lineRule="auto"/>
            </w:pPr>
            <w:r>
              <w:t>Non-corrupted data</w:t>
            </w:r>
          </w:p>
          <w:p w14:paraId="4F685040" w14:textId="77777777" w:rsidR="00CD0F64" w:rsidRPr="000A2B62" w:rsidRDefault="00571926" w:rsidP="00775603">
            <w:pPr>
              <w:numPr>
                <w:ilvl w:val="0"/>
                <w:numId w:val="62"/>
              </w:numPr>
              <w:spacing w:line="276" w:lineRule="auto"/>
            </w:pPr>
            <w:r>
              <w:t>Digital Bit Stream for test signal looks better than analog signal test signal</w:t>
            </w:r>
          </w:p>
        </w:tc>
      </w:tr>
      <w:tr w:rsidR="00CD0F64" w14:paraId="316C83E4"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241E90B" w14:textId="77777777" w:rsidR="00CD0F64" w:rsidRDefault="00571926">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5963DB6" w14:textId="77777777" w:rsidR="000A2B62" w:rsidRPr="000A2B62" w:rsidRDefault="00571926" w:rsidP="00775603">
            <w:pPr>
              <w:numPr>
                <w:ilvl w:val="0"/>
                <w:numId w:val="63"/>
              </w:numPr>
              <w:spacing w:line="276" w:lineRule="auto"/>
            </w:pPr>
            <w:r>
              <w:t>Phone Audio is transmitted at the wrong gain level</w:t>
            </w:r>
          </w:p>
          <w:p w14:paraId="2FCA4C7B" w14:textId="77777777" w:rsidR="000A2B62" w:rsidRDefault="00571926" w:rsidP="000A2B62">
            <w:pPr>
              <w:spacing w:line="276" w:lineRule="auto"/>
              <w:ind w:left="360"/>
            </w:pPr>
            <w:r>
              <w:rPr>
                <w:u w:val="single"/>
              </w:rPr>
              <w:t>Action</w:t>
            </w:r>
            <w:r>
              <w:t>: Analysis and Correction of gain levels.</w:t>
            </w:r>
          </w:p>
          <w:p w14:paraId="7EE4CA98" w14:textId="77777777" w:rsidR="000A2B62" w:rsidRDefault="00571926" w:rsidP="00775603">
            <w:pPr>
              <w:numPr>
                <w:ilvl w:val="0"/>
                <w:numId w:val="63"/>
              </w:numPr>
              <w:spacing w:line="276" w:lineRule="auto"/>
            </w:pPr>
            <w:r>
              <w:t>Phone Audio is transmitted with excessive Data Error Rate (Customer perceives high level of noise during Phone Audio event)</w:t>
            </w:r>
          </w:p>
          <w:p w14:paraId="2A3D271A" w14:textId="77777777" w:rsidR="000A2B62" w:rsidRDefault="00571926" w:rsidP="000A2B62">
            <w:pPr>
              <w:spacing w:line="276" w:lineRule="auto"/>
              <w:ind w:left="360"/>
            </w:pPr>
            <w:r>
              <w:rPr>
                <w:u w:val="single"/>
              </w:rPr>
              <w:t>Action</w:t>
            </w:r>
            <w:r>
              <w:t>: See SWR-REQ-407146</w:t>
            </w:r>
          </w:p>
          <w:p w14:paraId="0711C9EB" w14:textId="77777777" w:rsidR="000A2B62" w:rsidRDefault="00571926" w:rsidP="00775603">
            <w:pPr>
              <w:numPr>
                <w:ilvl w:val="0"/>
                <w:numId w:val="63"/>
              </w:numPr>
              <w:spacing w:line="276" w:lineRule="auto"/>
            </w:pPr>
            <w:r>
              <w:t>Phone Audio is transmitted with excessive Bit Error (Customer p</w:t>
            </w:r>
            <w:r>
              <w:t>erceives audio with random dropouts during Phone Audio event)</w:t>
            </w:r>
          </w:p>
          <w:p w14:paraId="507BFC0F" w14:textId="77777777" w:rsidR="000A2B62" w:rsidRDefault="00571926" w:rsidP="000A2B62">
            <w:pPr>
              <w:spacing w:line="276" w:lineRule="auto"/>
              <w:ind w:left="360"/>
            </w:pPr>
            <w:r>
              <w:rPr>
                <w:u w:val="single"/>
              </w:rPr>
              <w:t>Action</w:t>
            </w:r>
            <w:r>
              <w:t>: See SWR-REQ-407146</w:t>
            </w:r>
          </w:p>
          <w:p w14:paraId="3F81B46D" w14:textId="77777777" w:rsidR="000A2B62" w:rsidRDefault="00571926" w:rsidP="00775603">
            <w:pPr>
              <w:numPr>
                <w:ilvl w:val="0"/>
                <w:numId w:val="63"/>
              </w:numPr>
              <w:spacing w:line="276" w:lineRule="auto"/>
            </w:pPr>
            <w:r>
              <w:t>Phone Audio is transmitted with poor S/N ratios (Customers perceives high level of noise while Phone Audio is present.)</w:t>
            </w:r>
          </w:p>
          <w:p w14:paraId="6DF37F6E" w14:textId="77777777" w:rsidR="00CD0F64" w:rsidRPr="000A2B62" w:rsidRDefault="00571926" w:rsidP="000A2B62">
            <w:pPr>
              <w:spacing w:line="276" w:lineRule="auto"/>
              <w:ind w:left="360"/>
            </w:pPr>
            <w:r w:rsidRPr="000A2B62">
              <w:rPr>
                <w:u w:val="single"/>
              </w:rPr>
              <w:t>Action</w:t>
            </w:r>
            <w:r>
              <w:t>: Analysis and Correction of gain structu</w:t>
            </w:r>
            <w:r>
              <w:t>res within the DSP coding.</w:t>
            </w:r>
          </w:p>
        </w:tc>
      </w:tr>
      <w:tr w:rsidR="00CD0F64" w14:paraId="0F078782"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0C8F15" w14:textId="77777777" w:rsidR="00CD0F64" w:rsidRDefault="00571926">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BD9D686" w14:textId="77777777" w:rsidR="00CD0F64" w:rsidRDefault="00571926">
            <w:pPr>
              <w:spacing w:line="276" w:lineRule="auto"/>
            </w:pPr>
          </w:p>
        </w:tc>
      </w:tr>
    </w:tbl>
    <w:p w14:paraId="2EE63BE0" w14:textId="77777777" w:rsidR="00500605" w:rsidRDefault="00571926" w:rsidP="00CD0F64"/>
    <w:p w14:paraId="5193DC50" w14:textId="77777777" w:rsidR="00406F39" w:rsidRDefault="00571926" w:rsidP="00B9479B">
      <w:pPr>
        <w:pStyle w:val="Heading4"/>
      </w:pPr>
      <w:bookmarkStart w:id="251" w:name="_Toc82101719"/>
      <w:r>
        <w:t>UC-REQ-407170/A-Active Noise Cancellation</w:t>
      </w:r>
      <w:bookmarkEnd w:id="251"/>
    </w:p>
    <w:p w14:paraId="3077BE08" w14:textId="77777777" w:rsidR="00AE06BC" w:rsidRPr="00AE06BC" w:rsidRDefault="00571926" w:rsidP="00AE06BC"/>
    <w:tbl>
      <w:tblPr>
        <w:tblW w:w="0" w:type="auto"/>
        <w:jc w:val="center"/>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910"/>
        <w:gridCol w:w="9160"/>
      </w:tblGrid>
      <w:tr w:rsidR="00CD0F64" w14:paraId="7ACD24EE" w14:textId="77777777" w:rsidTr="00775603">
        <w:trPr>
          <w:jc w:val="center"/>
        </w:trPr>
        <w:tc>
          <w:tcPr>
            <w:tcW w:w="1910"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CC211FE" w14:textId="77777777" w:rsidR="00CD0F64" w:rsidRDefault="00571926">
            <w:pPr>
              <w:spacing w:line="276" w:lineRule="auto"/>
            </w:pPr>
            <w:r>
              <w:rPr>
                <w:b/>
                <w:bCs/>
              </w:rPr>
              <w:t>Actors</w:t>
            </w:r>
          </w:p>
        </w:tc>
        <w:tc>
          <w:tcPr>
            <w:tcW w:w="91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C393C5A" w14:textId="77777777" w:rsidR="00CD0F64" w:rsidRDefault="00571926">
            <w:pPr>
              <w:spacing w:line="276" w:lineRule="auto"/>
            </w:pPr>
            <w:r>
              <w:t>Main Node, Multiple A2B Sub Nodes</w:t>
            </w:r>
          </w:p>
        </w:tc>
      </w:tr>
      <w:tr w:rsidR="00CD0F64" w14:paraId="76D1F871"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2B0EAF4E" w14:textId="77777777" w:rsidR="00CD0F64" w:rsidRDefault="00571926">
            <w:pPr>
              <w:spacing w:line="276" w:lineRule="auto"/>
            </w:pPr>
            <w:r>
              <w:rPr>
                <w:b/>
                <w:bCs/>
              </w:rPr>
              <w:t>Pre-conditions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6D680C17" w14:textId="77777777" w:rsidR="00B14AAA" w:rsidRPr="00B14AAA" w:rsidRDefault="00571926" w:rsidP="00775603">
            <w:pPr>
              <w:numPr>
                <w:ilvl w:val="0"/>
                <w:numId w:val="64"/>
              </w:numPr>
              <w:spacing w:line="276" w:lineRule="auto"/>
            </w:pPr>
            <w:r w:rsidRPr="00B14AAA">
              <w:t>No Chimes are playing.</w:t>
            </w:r>
          </w:p>
          <w:p w14:paraId="4BA4B681" w14:textId="77777777" w:rsidR="00B14AAA" w:rsidRPr="00B14AAA" w:rsidRDefault="00571926" w:rsidP="00775603">
            <w:pPr>
              <w:numPr>
                <w:ilvl w:val="0"/>
                <w:numId w:val="64"/>
              </w:numPr>
              <w:spacing w:line="276" w:lineRule="auto"/>
            </w:pPr>
            <w:r w:rsidRPr="00B14AAA">
              <w:lastRenderedPageBreak/>
              <w:t>There is no active audio source on Stereo Stream 1 &amp; 2 (Press power OFF button so have an empty audio stack).</w:t>
            </w:r>
          </w:p>
          <w:p w14:paraId="08FA5F4A" w14:textId="77777777" w:rsidR="00B14AAA" w:rsidRPr="00B14AAA" w:rsidRDefault="00571926" w:rsidP="00775603">
            <w:pPr>
              <w:numPr>
                <w:ilvl w:val="0"/>
                <w:numId w:val="64"/>
              </w:numPr>
              <w:spacing w:line="276" w:lineRule="auto"/>
            </w:pPr>
            <w:r w:rsidRPr="00B14AAA">
              <w:t>ANC is not active (</w:t>
            </w:r>
            <w:r>
              <w:t>ANC/ES</w:t>
            </w:r>
            <w:r>
              <w:t>E A2B streams</w:t>
            </w:r>
            <w:r w:rsidRPr="00B14AAA">
              <w:t xml:space="preserve"> not producing audio).</w:t>
            </w:r>
          </w:p>
          <w:p w14:paraId="082646FE" w14:textId="77777777" w:rsidR="00B14AAA" w:rsidRPr="00B14AAA" w:rsidRDefault="00571926" w:rsidP="00775603">
            <w:pPr>
              <w:numPr>
                <w:ilvl w:val="0"/>
                <w:numId w:val="64"/>
              </w:numPr>
              <w:spacing w:line="276" w:lineRule="auto"/>
            </w:pPr>
            <w:r w:rsidRPr="00B14AAA">
              <w:t>Prompts are not active (</w:t>
            </w:r>
            <w:r>
              <w:t>Prompts and Target Prompts 1 &amp; 2</w:t>
            </w:r>
            <w:r w:rsidRPr="00B14AAA">
              <w:t xml:space="preserve"> not producing audio).</w:t>
            </w:r>
          </w:p>
          <w:p w14:paraId="3F7E3F16" w14:textId="77777777" w:rsidR="00B14AAA" w:rsidRPr="00B14AAA" w:rsidRDefault="00571926" w:rsidP="00775603">
            <w:pPr>
              <w:numPr>
                <w:ilvl w:val="0"/>
                <w:numId w:val="64"/>
              </w:numPr>
              <w:spacing w:line="276" w:lineRule="auto"/>
            </w:pPr>
            <w:r w:rsidRPr="00B14AAA">
              <w:t>The Chime Generator and Chime Audio Source are powered up for supporting chimes.</w:t>
            </w:r>
          </w:p>
          <w:p w14:paraId="69470D66" w14:textId="77777777" w:rsidR="00B14AAA" w:rsidRPr="00B14AAA" w:rsidRDefault="00571926" w:rsidP="00775603">
            <w:pPr>
              <w:numPr>
                <w:ilvl w:val="0"/>
                <w:numId w:val="64"/>
              </w:numPr>
              <w:spacing w:line="276" w:lineRule="auto"/>
            </w:pPr>
            <w:r w:rsidRPr="00B14AAA">
              <w:t xml:space="preserve">The Vehicle engine is OFF while ignition is in Accessory or </w:t>
            </w:r>
            <w:r w:rsidRPr="00B14AAA">
              <w:t>Run (Infotainment System power ON with no audio).</w:t>
            </w:r>
          </w:p>
          <w:p w14:paraId="65D9FD29" w14:textId="77777777" w:rsidR="00CD0F64" w:rsidRPr="00B14AAA" w:rsidRDefault="00571926" w:rsidP="00775603">
            <w:pPr>
              <w:numPr>
                <w:ilvl w:val="0"/>
                <w:numId w:val="64"/>
              </w:numPr>
              <w:spacing w:line="276" w:lineRule="auto"/>
            </w:pPr>
            <w:r w:rsidRPr="00B14AAA">
              <w:t>All the speakers are connected to the AMP</w:t>
            </w:r>
          </w:p>
        </w:tc>
      </w:tr>
      <w:tr w:rsidR="00CD0F64" w14:paraId="3FD4083B"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034EC20" w14:textId="77777777" w:rsidR="00CD0F64" w:rsidRDefault="00571926">
            <w:pPr>
              <w:spacing w:line="276" w:lineRule="auto"/>
            </w:pPr>
            <w:r>
              <w:rPr>
                <w:b/>
                <w:bCs/>
              </w:rPr>
              <w:lastRenderedPageBreak/>
              <w:t>Scenario Description</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3953892D" w14:textId="77777777" w:rsidR="00B14AAA" w:rsidRPr="00B14AAA" w:rsidRDefault="00571926" w:rsidP="00775603">
            <w:pPr>
              <w:numPr>
                <w:ilvl w:val="0"/>
                <w:numId w:val="65"/>
              </w:numPr>
              <w:spacing w:line="276" w:lineRule="auto"/>
            </w:pPr>
            <w:r w:rsidRPr="00B14AAA">
              <w:t>The vehicle engine is started</w:t>
            </w:r>
          </w:p>
          <w:p w14:paraId="54C25F6F" w14:textId="77777777" w:rsidR="00CD0F64" w:rsidRPr="00B14AAA" w:rsidRDefault="00571926" w:rsidP="00775603">
            <w:pPr>
              <w:numPr>
                <w:ilvl w:val="0"/>
                <w:numId w:val="65"/>
              </w:numPr>
              <w:spacing w:line="276" w:lineRule="auto"/>
            </w:pPr>
            <w:r w:rsidRPr="00B14AAA">
              <w:t>Active Noise Cancellation audio signals are sent to the applicable speakers</w:t>
            </w:r>
          </w:p>
        </w:tc>
      </w:tr>
      <w:tr w:rsidR="00CD0F64" w14:paraId="37E1557E"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444C9048" w14:textId="77777777" w:rsidR="00CD0F64" w:rsidRDefault="00571926">
            <w:pPr>
              <w:spacing w:line="276" w:lineRule="auto"/>
            </w:pPr>
            <w:r>
              <w:rPr>
                <w:b/>
                <w:bCs/>
              </w:rPr>
              <w:t>Post-conditions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847F39F" w14:textId="77777777" w:rsidR="00B14AAA" w:rsidRPr="00B14AAA" w:rsidRDefault="00571926" w:rsidP="00775603">
            <w:pPr>
              <w:numPr>
                <w:ilvl w:val="0"/>
                <w:numId w:val="66"/>
              </w:numPr>
              <w:spacing w:line="276" w:lineRule="auto"/>
            </w:pPr>
            <w:r w:rsidRPr="00B14AAA">
              <w:t xml:space="preserve">The </w:t>
            </w:r>
            <w:r w:rsidRPr="00B14AAA">
              <w:t xml:space="preserve">AMP looks at the applicable </w:t>
            </w:r>
            <w:r>
              <w:t>A2B Audio</w:t>
            </w:r>
            <w:r w:rsidRPr="00B14AAA">
              <w:t xml:space="preserve"> Streams for the data it received and produces the ANC audio out of the applicable speakers</w:t>
            </w:r>
          </w:p>
          <w:p w14:paraId="0B59EFF5" w14:textId="77777777" w:rsidR="00B14AAA" w:rsidRPr="00B14AAA" w:rsidRDefault="00571926" w:rsidP="00775603">
            <w:pPr>
              <w:numPr>
                <w:ilvl w:val="0"/>
                <w:numId w:val="66"/>
              </w:numPr>
              <w:spacing w:line="276" w:lineRule="auto"/>
            </w:pPr>
            <w:r w:rsidRPr="00B14AAA">
              <w:t>There is no choppy data from digital audio data getting buffered</w:t>
            </w:r>
          </w:p>
          <w:p w14:paraId="145751A3" w14:textId="77777777" w:rsidR="00B14AAA" w:rsidRPr="00B14AAA" w:rsidRDefault="00571926" w:rsidP="00775603">
            <w:pPr>
              <w:numPr>
                <w:ilvl w:val="0"/>
                <w:numId w:val="66"/>
              </w:numPr>
              <w:spacing w:line="276" w:lineRule="auto"/>
            </w:pPr>
            <w:r w:rsidRPr="00B14AAA">
              <w:t>The latencies from when audio signal leaves the Audio Source M</w:t>
            </w:r>
            <w:r w:rsidRPr="00B14AAA">
              <w:t>odule / Audio Signal Generator until audio is produced by the AMP are no worse than if analog signals sent to the AMP.</w:t>
            </w:r>
          </w:p>
          <w:p w14:paraId="74E3A690" w14:textId="77777777" w:rsidR="00B14AAA" w:rsidRPr="00B14AAA" w:rsidRDefault="00571926" w:rsidP="00775603">
            <w:pPr>
              <w:numPr>
                <w:ilvl w:val="0"/>
                <w:numId w:val="66"/>
              </w:numPr>
              <w:spacing w:line="276" w:lineRule="auto"/>
            </w:pPr>
            <w:r w:rsidRPr="00B14AAA">
              <w:t xml:space="preserve">The Audio quality is as good or better than analog </w:t>
            </w:r>
          </w:p>
          <w:p w14:paraId="5C79E609" w14:textId="77777777" w:rsidR="00B14AAA" w:rsidRPr="00B14AAA" w:rsidRDefault="00571926" w:rsidP="00775603">
            <w:pPr>
              <w:numPr>
                <w:ilvl w:val="0"/>
                <w:numId w:val="66"/>
              </w:numPr>
              <w:spacing w:line="276" w:lineRule="auto"/>
            </w:pPr>
            <w:r w:rsidRPr="00B14AAA">
              <w:t>S/N ratio (ex. can’t hear digital noise, clock jitter when there is no volume or low volume)</w:t>
            </w:r>
          </w:p>
          <w:p w14:paraId="4B7ACDB2" w14:textId="77777777" w:rsidR="00B14AAA" w:rsidRPr="00B14AAA" w:rsidRDefault="00571926" w:rsidP="00775603">
            <w:pPr>
              <w:numPr>
                <w:ilvl w:val="0"/>
                <w:numId w:val="66"/>
              </w:numPr>
              <w:spacing w:line="276" w:lineRule="auto"/>
            </w:pPr>
            <w:r w:rsidRPr="00B14AAA">
              <w:t>Non-corrupted data</w:t>
            </w:r>
          </w:p>
          <w:p w14:paraId="41320B1E" w14:textId="77777777" w:rsidR="00CD0F64" w:rsidRPr="00B14AAA" w:rsidRDefault="00571926" w:rsidP="00775603">
            <w:pPr>
              <w:numPr>
                <w:ilvl w:val="0"/>
                <w:numId w:val="66"/>
              </w:numPr>
              <w:spacing w:line="276" w:lineRule="auto"/>
            </w:pPr>
            <w:r w:rsidRPr="00B14AAA">
              <w:t>Digital Bit Stream for test signal looks better than analog signal test signal</w:t>
            </w:r>
          </w:p>
        </w:tc>
      </w:tr>
      <w:tr w:rsidR="00CD0F64" w14:paraId="6B888D39"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5A998336" w14:textId="77777777" w:rsidR="00CD0F64" w:rsidRDefault="00571926">
            <w:pPr>
              <w:spacing w:line="276" w:lineRule="auto"/>
            </w:pPr>
            <w:r>
              <w:rPr>
                <w:b/>
                <w:bCs/>
              </w:rPr>
              <w:t>List of Exception Use Cases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4E4B908C" w14:textId="77777777" w:rsidR="005574E8" w:rsidRPr="005574E8" w:rsidRDefault="00571926" w:rsidP="00775603">
            <w:pPr>
              <w:numPr>
                <w:ilvl w:val="0"/>
                <w:numId w:val="67"/>
              </w:numPr>
              <w:spacing w:line="276" w:lineRule="auto"/>
            </w:pPr>
            <w:r>
              <w:t>ANC is transmitted at the wrong gain</w:t>
            </w:r>
            <w:r>
              <w:t xml:space="preserve"> level</w:t>
            </w:r>
          </w:p>
          <w:p w14:paraId="43F53435" w14:textId="77777777" w:rsidR="005574E8" w:rsidRDefault="00571926" w:rsidP="005574E8">
            <w:pPr>
              <w:spacing w:line="276" w:lineRule="auto"/>
              <w:ind w:left="360"/>
            </w:pPr>
            <w:r>
              <w:rPr>
                <w:u w:val="single"/>
              </w:rPr>
              <w:t>Action</w:t>
            </w:r>
            <w:r>
              <w:t>: Analysis and Correction of gain levels.</w:t>
            </w:r>
          </w:p>
          <w:p w14:paraId="30E0BDEE" w14:textId="77777777" w:rsidR="005574E8" w:rsidRDefault="00571926" w:rsidP="00775603">
            <w:pPr>
              <w:numPr>
                <w:ilvl w:val="0"/>
                <w:numId w:val="67"/>
              </w:numPr>
              <w:spacing w:line="276" w:lineRule="auto"/>
            </w:pPr>
            <w:r>
              <w:t>ANC is transmitted with excessive Data Error Rate (Customer perceives high level of noise during chime event)</w:t>
            </w:r>
          </w:p>
          <w:p w14:paraId="38E323C9" w14:textId="77777777" w:rsidR="005574E8" w:rsidRDefault="00571926" w:rsidP="005574E8">
            <w:pPr>
              <w:spacing w:line="276" w:lineRule="auto"/>
              <w:ind w:left="360"/>
            </w:pPr>
            <w:r>
              <w:rPr>
                <w:u w:val="single"/>
              </w:rPr>
              <w:t>Action</w:t>
            </w:r>
            <w:r>
              <w:t>: See SWR-REQ-407146</w:t>
            </w:r>
          </w:p>
          <w:p w14:paraId="7CE0A511" w14:textId="77777777" w:rsidR="005574E8" w:rsidRDefault="00571926" w:rsidP="00775603">
            <w:pPr>
              <w:numPr>
                <w:ilvl w:val="0"/>
                <w:numId w:val="67"/>
              </w:numPr>
              <w:spacing w:line="276" w:lineRule="auto"/>
            </w:pPr>
            <w:r>
              <w:t xml:space="preserve">ANC is transmitted with excessive Bit Error (Customer </w:t>
            </w:r>
            <w:r>
              <w:t>perceives audio with random dropouts during chime event)</w:t>
            </w:r>
          </w:p>
          <w:p w14:paraId="51296F37" w14:textId="77777777" w:rsidR="005574E8" w:rsidRDefault="00571926" w:rsidP="005574E8">
            <w:pPr>
              <w:spacing w:line="276" w:lineRule="auto"/>
              <w:ind w:left="360"/>
            </w:pPr>
            <w:r>
              <w:rPr>
                <w:u w:val="single"/>
              </w:rPr>
              <w:t>Action</w:t>
            </w:r>
            <w:r>
              <w:t>: See SWR-REQ-407146</w:t>
            </w:r>
          </w:p>
          <w:p w14:paraId="3D9C7C81" w14:textId="77777777" w:rsidR="005574E8" w:rsidRDefault="00571926" w:rsidP="00775603">
            <w:pPr>
              <w:numPr>
                <w:ilvl w:val="0"/>
                <w:numId w:val="67"/>
              </w:numPr>
              <w:spacing w:line="276" w:lineRule="auto"/>
            </w:pPr>
            <w:r>
              <w:t>ANC is transmitted with poor S/N ratios (Customers perceives high level of noise while ANC is present.)</w:t>
            </w:r>
          </w:p>
          <w:p w14:paraId="37612D71" w14:textId="77777777" w:rsidR="005574E8" w:rsidRDefault="00571926" w:rsidP="005574E8">
            <w:pPr>
              <w:spacing w:line="276" w:lineRule="auto"/>
              <w:ind w:left="360"/>
            </w:pPr>
            <w:r>
              <w:rPr>
                <w:u w:val="single"/>
              </w:rPr>
              <w:t>Action</w:t>
            </w:r>
            <w:r>
              <w:t>: Analysis and Correction of gain structures within the DSP co</w:t>
            </w:r>
            <w:r>
              <w:t>ding.</w:t>
            </w:r>
          </w:p>
          <w:p w14:paraId="261913F4" w14:textId="77777777" w:rsidR="005574E8" w:rsidRDefault="00571926" w:rsidP="00775603">
            <w:pPr>
              <w:numPr>
                <w:ilvl w:val="0"/>
                <w:numId w:val="67"/>
              </w:numPr>
              <w:spacing w:line="276" w:lineRule="auto"/>
            </w:pPr>
            <w:r>
              <w:t>ANC is transmitted with excessive latencies. (Customer perceives excessive/unexpected noise while ANC is present.)</w:t>
            </w:r>
          </w:p>
          <w:p w14:paraId="2B1F518E" w14:textId="77777777" w:rsidR="00CD0F64" w:rsidRPr="005574E8" w:rsidRDefault="00571926" w:rsidP="005574E8">
            <w:pPr>
              <w:spacing w:line="276" w:lineRule="auto"/>
              <w:ind w:left="360"/>
            </w:pPr>
            <w:r w:rsidRPr="005574E8">
              <w:rPr>
                <w:u w:val="single"/>
              </w:rPr>
              <w:t>Action</w:t>
            </w:r>
            <w:r>
              <w:t>: Analysis and Correction of ANC Microphone signal path to reduce latencies.</w:t>
            </w:r>
          </w:p>
        </w:tc>
      </w:tr>
      <w:tr w:rsidR="00CD0F64" w14:paraId="6A34E84C" w14:textId="77777777" w:rsidTr="00775603">
        <w:trPr>
          <w:jc w:val="center"/>
        </w:trPr>
        <w:tc>
          <w:tcPr>
            <w:tcW w:w="1910" w:type="dxa"/>
            <w:tcBorders>
              <w:top w:val="nil"/>
              <w:left w:val="single" w:sz="8" w:space="0" w:color="auto"/>
              <w:bottom w:val="single" w:sz="8" w:space="0" w:color="auto"/>
              <w:right w:val="single" w:sz="8" w:space="0" w:color="auto"/>
            </w:tcBorders>
            <w:shd w:val="clear" w:color="auto" w:fill="BFBFBF"/>
            <w:tcMar>
              <w:top w:w="0" w:type="dxa"/>
              <w:left w:w="108" w:type="dxa"/>
              <w:bottom w:w="0" w:type="dxa"/>
              <w:right w:w="108" w:type="dxa"/>
            </w:tcMar>
            <w:hideMark/>
          </w:tcPr>
          <w:p w14:paraId="709EBF56" w14:textId="77777777" w:rsidR="00CD0F64" w:rsidRDefault="00571926">
            <w:pPr>
              <w:spacing w:line="276" w:lineRule="auto"/>
            </w:pPr>
            <w:r>
              <w:rPr>
                <w:b/>
                <w:bCs/>
              </w:rPr>
              <w:t>Interfaces</w:t>
            </w:r>
          </w:p>
        </w:tc>
        <w:tc>
          <w:tcPr>
            <w:tcW w:w="9160" w:type="dxa"/>
            <w:tcBorders>
              <w:top w:val="nil"/>
              <w:left w:val="nil"/>
              <w:bottom w:val="single" w:sz="8" w:space="0" w:color="auto"/>
              <w:right w:val="single" w:sz="8" w:space="0" w:color="auto"/>
            </w:tcBorders>
            <w:tcMar>
              <w:top w:w="0" w:type="dxa"/>
              <w:left w:w="108" w:type="dxa"/>
              <w:bottom w:w="0" w:type="dxa"/>
              <w:right w:w="108" w:type="dxa"/>
            </w:tcMar>
          </w:tcPr>
          <w:p w14:paraId="151F3B5C" w14:textId="77777777" w:rsidR="00CD0F64" w:rsidRDefault="00571926">
            <w:pPr>
              <w:spacing w:line="276" w:lineRule="auto"/>
            </w:pPr>
          </w:p>
        </w:tc>
      </w:tr>
    </w:tbl>
    <w:p w14:paraId="0AC0AE70" w14:textId="77777777" w:rsidR="00500605" w:rsidRDefault="00571926" w:rsidP="00CD0F64"/>
    <w:p w14:paraId="1CF0B7B6" w14:textId="77777777" w:rsidR="00406F39" w:rsidRDefault="00571926" w:rsidP="00B9479B">
      <w:pPr>
        <w:pStyle w:val="Heading2"/>
      </w:pPr>
      <w:bookmarkStart w:id="252" w:name="_Toc82101720"/>
      <w:r w:rsidRPr="00B9479B">
        <w:t>HW/SWR-REQ-412263/A-Diagnostic Configuration for A2B Stream Content</w:t>
      </w:r>
      <w:bookmarkEnd w:id="252"/>
    </w:p>
    <w:p w14:paraId="59C47D5C" w14:textId="77777777" w:rsidR="00500605" w:rsidRDefault="00571926"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36BEB56D"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20A0DC2"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1B2314F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4D42EA4B" w14:textId="77777777" w:rsidR="00D90FFA" w:rsidRPr="00775603" w:rsidRDefault="00571926" w:rsidP="0081629B">
            <w:pPr>
              <w:rPr>
                <w:vanish/>
                <w:color w:val="000000" w:themeColor="text1"/>
              </w:rPr>
            </w:pPr>
          </w:p>
        </w:tc>
      </w:tr>
    </w:tbl>
    <w:p w14:paraId="2BE819C7" w14:textId="77777777" w:rsidR="00406F39" w:rsidRDefault="00571926" w:rsidP="00B9479B">
      <w:pPr>
        <w:pStyle w:val="Heading2"/>
      </w:pPr>
      <w:bookmarkStart w:id="253" w:name="_Toc82101721"/>
      <w:r>
        <w:t>Amplifier Sub Node Functionality</w:t>
      </w:r>
      <w:bookmarkEnd w:id="253"/>
    </w:p>
    <w:p w14:paraId="0231BD2A" w14:textId="77777777" w:rsidR="00406F39" w:rsidRDefault="00571926" w:rsidP="00B9479B">
      <w:pPr>
        <w:pStyle w:val="Heading3"/>
      </w:pPr>
      <w:bookmarkStart w:id="254" w:name="_Toc82101722"/>
      <w:r w:rsidRPr="00B9479B">
        <w:t>SWR-REQ-407179/A-Clip Detect (IO7) PCB connections</w:t>
      </w:r>
      <w:bookmarkEnd w:id="254"/>
    </w:p>
    <w:p w14:paraId="4932ADE1" w14:textId="77777777" w:rsidR="00500605" w:rsidRPr="00DD19CA" w:rsidRDefault="00571926" w:rsidP="00500605">
      <w:pPr>
        <w:rPr>
          <w:rFonts w:cs="Arial"/>
        </w:rPr>
      </w:pPr>
    </w:p>
    <w:p w14:paraId="38455E5E" w14:textId="77777777" w:rsidR="00DD19CA" w:rsidRPr="00DD19CA" w:rsidRDefault="00571926" w:rsidP="00DD19CA">
      <w:pPr>
        <w:rPr>
          <w:rFonts w:cs="Arial"/>
        </w:rPr>
      </w:pPr>
      <w:r w:rsidRPr="00DD19CA">
        <w:rPr>
          <w:rFonts w:cs="Arial"/>
        </w:rPr>
        <w:t xml:space="preserve">The A2B </w:t>
      </w:r>
      <w:r>
        <w:rPr>
          <w:rFonts w:cs="Arial"/>
        </w:rPr>
        <w:t>Sub</w:t>
      </w:r>
      <w:r w:rsidRPr="00DD19CA">
        <w:rPr>
          <w:rFonts w:cs="Arial"/>
        </w:rPr>
        <w:t xml:space="preserve"> nodes that have internal amplifiers shall have the amplifier IC clip detect pin</w:t>
      </w:r>
      <w:r w:rsidRPr="00DD19CA">
        <w:rPr>
          <w:rFonts w:cs="Arial"/>
        </w:rPr>
        <w:t>s hooked directly up to the A2B IC’s ‘</w:t>
      </w:r>
      <w:r>
        <w:rPr>
          <w:rFonts w:cs="Arial"/>
        </w:rPr>
        <w:t>GP</w:t>
      </w:r>
      <w:r w:rsidRPr="00DD19CA">
        <w:rPr>
          <w:rFonts w:cs="Arial"/>
        </w:rPr>
        <w:t>IO7’ pin with minimal added components.</w:t>
      </w:r>
    </w:p>
    <w:p w14:paraId="58420D85" w14:textId="77777777" w:rsidR="00DD19CA" w:rsidRPr="00DD19CA" w:rsidRDefault="00571926" w:rsidP="00DD19CA">
      <w:pPr>
        <w:rPr>
          <w:rFonts w:cs="Arial"/>
        </w:rPr>
      </w:pPr>
    </w:p>
    <w:p w14:paraId="790D8B31" w14:textId="77777777" w:rsidR="00DD19CA" w:rsidRPr="00DD19CA" w:rsidRDefault="00571926" w:rsidP="00DD19CA">
      <w:pPr>
        <w:rPr>
          <w:rFonts w:cs="Arial"/>
        </w:rPr>
      </w:pPr>
      <w:r w:rsidRPr="00DD19CA">
        <w:rPr>
          <w:rFonts w:cs="Arial"/>
        </w:rPr>
        <w:t xml:space="preserve">The A2B </w:t>
      </w:r>
      <w:r>
        <w:rPr>
          <w:rFonts w:cs="Arial"/>
        </w:rPr>
        <w:t>Main</w:t>
      </w:r>
      <w:r w:rsidRPr="00DD19CA">
        <w:rPr>
          <w:rFonts w:cs="Arial"/>
        </w:rPr>
        <w:t xml:space="preserve"> node shall directly connect the A2B IC’s ‘</w:t>
      </w:r>
      <w:r>
        <w:rPr>
          <w:rFonts w:cs="Arial"/>
        </w:rPr>
        <w:t>GP</w:t>
      </w:r>
      <w:r w:rsidRPr="00DD19CA">
        <w:rPr>
          <w:rFonts w:cs="Arial"/>
        </w:rPr>
        <w:t xml:space="preserve">IO7’ pin to a logic circuit that can read </w:t>
      </w:r>
      <w:proofErr w:type="gramStart"/>
      <w:r w:rsidRPr="00DD19CA">
        <w:rPr>
          <w:rFonts w:cs="Arial"/>
        </w:rPr>
        <w:t>it’s</w:t>
      </w:r>
      <w:proofErr w:type="gramEnd"/>
      <w:r w:rsidRPr="00DD19CA">
        <w:rPr>
          <w:rFonts w:cs="Arial"/>
        </w:rPr>
        <w:t xml:space="preserve"> state, with minimal added components.</w:t>
      </w:r>
    </w:p>
    <w:p w14:paraId="17A1DBE0" w14:textId="77777777" w:rsidR="00DD19CA" w:rsidRPr="00DD19CA" w:rsidRDefault="00571926" w:rsidP="00DD19CA">
      <w:pPr>
        <w:rPr>
          <w:rFonts w:cs="Arial"/>
        </w:rPr>
      </w:pPr>
    </w:p>
    <w:p w14:paraId="377CEAA1" w14:textId="77777777" w:rsidR="00DD19CA" w:rsidRDefault="00571926" w:rsidP="00DD19CA">
      <w:pPr>
        <w:rPr>
          <w:rFonts w:cs="Arial"/>
        </w:rPr>
      </w:pPr>
      <w:r w:rsidRPr="00DD19CA">
        <w:rPr>
          <w:rFonts w:cs="Arial"/>
        </w:rPr>
        <w:lastRenderedPageBreak/>
        <w:t>The ‘system transmission’ time f</w:t>
      </w:r>
      <w:r w:rsidRPr="00DD19CA">
        <w:rPr>
          <w:rFonts w:cs="Arial"/>
        </w:rPr>
        <w:t xml:space="preserve">rom “the clip pulse out of the A2B </w:t>
      </w:r>
      <w:r>
        <w:rPr>
          <w:rFonts w:cs="Arial"/>
        </w:rPr>
        <w:t>Sub</w:t>
      </w:r>
      <w:r w:rsidRPr="00DD19CA">
        <w:rPr>
          <w:rFonts w:cs="Arial"/>
        </w:rPr>
        <w:t xml:space="preserve"> node’s internal amplifier” to the A2B </w:t>
      </w:r>
      <w:r>
        <w:rPr>
          <w:rFonts w:cs="Arial"/>
        </w:rPr>
        <w:t>Main</w:t>
      </w:r>
      <w:r w:rsidRPr="00DD19CA">
        <w:rPr>
          <w:rFonts w:cs="Arial"/>
        </w:rPr>
        <w:t xml:space="preserve"> node’s A2B IC’s ‘</w:t>
      </w:r>
      <w:r>
        <w:rPr>
          <w:rFonts w:cs="Arial"/>
        </w:rPr>
        <w:t>GP</w:t>
      </w:r>
      <w:r w:rsidRPr="00DD19CA">
        <w:rPr>
          <w:rFonts w:cs="Arial"/>
        </w:rPr>
        <w:t>IO7’ pin sha</w:t>
      </w:r>
      <w:r>
        <w:rPr>
          <w:rFonts w:cs="Arial"/>
        </w:rPr>
        <w:t>ll be less than 60 microseconds.</w:t>
      </w:r>
    </w:p>
    <w:p w14:paraId="4E41FC8D" w14:textId="77777777" w:rsidR="00DD19CA" w:rsidRPr="00DD19CA" w:rsidRDefault="00571926" w:rsidP="00DD19CA">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306CEC80"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548293CC"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391BA162"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DB9B9D9" w14:textId="77777777" w:rsidR="00D90FFA" w:rsidRPr="00775603" w:rsidRDefault="00571926" w:rsidP="0081629B">
            <w:pPr>
              <w:rPr>
                <w:vanish/>
                <w:color w:val="000000" w:themeColor="text1"/>
              </w:rPr>
            </w:pPr>
          </w:p>
        </w:tc>
      </w:tr>
    </w:tbl>
    <w:p w14:paraId="740B077D" w14:textId="77777777" w:rsidR="00406F39" w:rsidRDefault="00571926" w:rsidP="00B9479B">
      <w:pPr>
        <w:pStyle w:val="Heading3"/>
      </w:pPr>
      <w:bookmarkStart w:id="255" w:name="_Toc82101723"/>
      <w:r w:rsidRPr="00B9479B">
        <w:t>SWR-REQ-407180/A-Amplifier Enable (AE) I2C command and control message</w:t>
      </w:r>
      <w:bookmarkEnd w:id="255"/>
    </w:p>
    <w:p w14:paraId="662B2CE9" w14:textId="77777777" w:rsidR="00500605" w:rsidRPr="006F7520" w:rsidRDefault="00571926" w:rsidP="00500605">
      <w:pPr>
        <w:rPr>
          <w:rFonts w:cs="Arial"/>
        </w:rPr>
      </w:pPr>
    </w:p>
    <w:p w14:paraId="2166D311" w14:textId="77777777" w:rsidR="006F7520" w:rsidRDefault="00571926" w:rsidP="006F7520">
      <w:pPr>
        <w:rPr>
          <w:rFonts w:cs="Arial"/>
        </w:rPr>
      </w:pPr>
      <w:r>
        <w:rPr>
          <w:rFonts w:cs="Arial"/>
        </w:rPr>
        <w:t xml:space="preserve">The A2B Main node shall send the Amplifier Enable (AE) I2C command and control message according to the </w:t>
      </w:r>
      <w:r>
        <w:rPr>
          <w:rFonts w:cs="Arial"/>
          <w:u w:val="single"/>
        </w:rPr>
        <w:t>A2B Amplifier Module SPSS</w:t>
      </w:r>
      <w:r>
        <w:rPr>
          <w:rFonts w:cs="Arial"/>
        </w:rPr>
        <w:t xml:space="preserve"> and per </w:t>
      </w:r>
      <w:r>
        <w:rPr>
          <w:rFonts w:cs="Arial"/>
          <w:i/>
          <w:u w:val="single"/>
        </w:rPr>
        <w:t xml:space="preserve">Phoenix Audio Peripheral Command and </w:t>
      </w:r>
      <w:r>
        <w:rPr>
          <w:rFonts w:cs="Arial"/>
          <w:i/>
          <w:u w:val="single"/>
        </w:rPr>
        <w:t>Control API Specification</w:t>
      </w:r>
      <w:r>
        <w:rPr>
          <w:rFonts w:cs="Arial"/>
        </w:rPr>
        <w:t>.</w:t>
      </w:r>
    </w:p>
    <w:p w14:paraId="00BC06A6" w14:textId="77777777" w:rsidR="006F7520" w:rsidRPr="006F7520"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6BB1904F"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857CF1E"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33E7D4D0"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5FA06E9" w14:textId="77777777" w:rsidR="00D90FFA" w:rsidRPr="00775603" w:rsidRDefault="00571926" w:rsidP="0081629B">
            <w:pPr>
              <w:rPr>
                <w:vanish/>
                <w:color w:val="000000" w:themeColor="text1"/>
              </w:rPr>
            </w:pPr>
          </w:p>
        </w:tc>
      </w:tr>
    </w:tbl>
    <w:p w14:paraId="5FDC03EE" w14:textId="77777777" w:rsidR="00406F39" w:rsidRDefault="00571926" w:rsidP="00B9479B">
      <w:pPr>
        <w:pStyle w:val="Heading2"/>
      </w:pPr>
      <w:bookmarkStart w:id="256" w:name="_Toc82101724"/>
      <w:r>
        <w:t>Digital Stream Gain Settings (TBD)</w:t>
      </w:r>
      <w:bookmarkEnd w:id="256"/>
    </w:p>
    <w:p w14:paraId="168FAF89" w14:textId="77777777" w:rsidR="00406F39" w:rsidRDefault="00571926" w:rsidP="00B9479B">
      <w:pPr>
        <w:pStyle w:val="Heading3"/>
      </w:pPr>
      <w:bookmarkStart w:id="257" w:name="_Toc82101725"/>
      <w:r w:rsidRPr="00B9479B">
        <w:t>SWR-REQ-407181/A-Digital Stream Gain Settings</w:t>
      </w:r>
      <w:bookmarkEnd w:id="257"/>
    </w:p>
    <w:p w14:paraId="214DC7BB" w14:textId="77777777" w:rsidR="00500605" w:rsidRPr="004353A2" w:rsidRDefault="00571926" w:rsidP="00500605">
      <w:pPr>
        <w:rPr>
          <w:rFonts w:cs="Arial"/>
        </w:rPr>
      </w:pPr>
    </w:p>
    <w:p w14:paraId="3FF403CF" w14:textId="77777777" w:rsidR="004353A2" w:rsidRDefault="00571926" w:rsidP="00500605">
      <w:pPr>
        <w:rPr>
          <w:rFonts w:cs="Arial"/>
        </w:rPr>
      </w:pPr>
      <w:r w:rsidRPr="004353A2">
        <w:rPr>
          <w:rFonts w:cs="Arial"/>
        </w:rPr>
        <w:t>The values in the following tables shall be measured using an A2B Bus Analysis tool that measures values in the A2B digital domain. The maximum digital value for the audio content transmitted on the A2B bus shall be -1dBFS (0</w:t>
      </w:r>
      <w:r w:rsidRPr="004353A2">
        <w:rPr>
          <w:rFonts w:cs="Arial"/>
        </w:rPr>
        <w:t xml:space="preserve">xFFFFFE). The ‘muted’ digital value for the audio content transmitted on the A2B bus shall be all zeros (0x000000). </w:t>
      </w:r>
      <w:r w:rsidRPr="004353A2">
        <w:rPr>
          <w:rFonts w:cs="Arial"/>
          <w:highlight w:val="yellow"/>
        </w:rPr>
        <w:t>All test signals used to generate values in the table below are …</w:t>
      </w:r>
    </w:p>
    <w:p w14:paraId="0F4302DB" w14:textId="77777777" w:rsidR="004353A2" w:rsidRPr="004353A2"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2D8BD80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18D13931"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2AAD0EF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68EB6C77" w14:textId="77777777" w:rsidR="00D90FFA" w:rsidRPr="00775603" w:rsidRDefault="00571926" w:rsidP="0081629B">
            <w:pPr>
              <w:rPr>
                <w:vanish/>
                <w:color w:val="000000" w:themeColor="text1"/>
              </w:rPr>
            </w:pPr>
          </w:p>
        </w:tc>
      </w:tr>
    </w:tbl>
    <w:p w14:paraId="4C23C543" w14:textId="77777777" w:rsidR="00406F39" w:rsidRDefault="00571926" w:rsidP="00B9479B">
      <w:pPr>
        <w:pStyle w:val="Heading4"/>
      </w:pPr>
      <w:bookmarkStart w:id="258" w:name="_Toc82101726"/>
      <w:r w:rsidRPr="00B9479B">
        <w:t>SWR-REQ-407182/A-A2B Downstream Audio Signal Characteristics</w:t>
      </w:r>
      <w:bookmarkEnd w:id="258"/>
    </w:p>
    <w:p w14:paraId="135389A3" w14:textId="77777777" w:rsidR="00500605" w:rsidRPr="00AF7319" w:rsidRDefault="00571926" w:rsidP="00500605">
      <w:pPr>
        <w:rPr>
          <w:rFonts w:cs="Arial"/>
        </w:rPr>
      </w:pPr>
    </w:p>
    <w:p w14:paraId="06D3F415" w14:textId="77777777" w:rsidR="008A40CF" w:rsidRPr="00AF7319" w:rsidRDefault="00571926" w:rsidP="008A40CF">
      <w:pPr>
        <w:jc w:val="center"/>
        <w:rPr>
          <w:rFonts w:eastAsia="Calibri" w:cs="Arial"/>
        </w:rPr>
      </w:pPr>
      <w:r w:rsidRPr="00AF7319">
        <w:rPr>
          <w:rFonts w:eastAsia="Calibri" w:cs="Arial"/>
        </w:rPr>
        <w:t>Table: A2B Downstream Audio Signal Characteristics</w:t>
      </w:r>
    </w:p>
    <w:tbl>
      <w:tblPr>
        <w:tblStyle w:val="TableGrid"/>
        <w:tblW w:w="9630" w:type="dxa"/>
        <w:jc w:val="center"/>
        <w:tblBorders>
          <w:top w:val="single" w:sz="12" w:space="0" w:color="auto"/>
          <w:left w:val="single" w:sz="12" w:space="0" w:color="auto"/>
          <w:bottom w:val="single" w:sz="12" w:space="0" w:color="auto"/>
          <w:right w:val="single" w:sz="12" w:space="0" w:color="auto"/>
        </w:tblBorders>
        <w:tblLayout w:type="fixed"/>
        <w:tblLook w:val="0600" w:firstRow="0" w:lastRow="0" w:firstColumn="0" w:lastColumn="0" w:noHBand="1" w:noVBand="1"/>
      </w:tblPr>
      <w:tblGrid>
        <w:gridCol w:w="1876"/>
        <w:gridCol w:w="3973"/>
        <w:gridCol w:w="840"/>
        <w:gridCol w:w="946"/>
        <w:gridCol w:w="900"/>
        <w:gridCol w:w="1095"/>
      </w:tblGrid>
      <w:tr w:rsidR="008A40CF" w:rsidRPr="00AF7319" w14:paraId="2835C3E8" w14:textId="77777777" w:rsidTr="008A40CF">
        <w:trPr>
          <w:cantSplit/>
          <w:tblHeader/>
          <w:jc w:val="center"/>
        </w:trPr>
        <w:tc>
          <w:tcPr>
            <w:tcW w:w="1876" w:type="dxa"/>
            <w:tcBorders>
              <w:top w:val="single" w:sz="12" w:space="0" w:color="auto"/>
              <w:left w:val="single" w:sz="12" w:space="0" w:color="auto"/>
              <w:bottom w:val="nil"/>
              <w:right w:val="single" w:sz="4" w:space="0" w:color="000000" w:themeColor="text1"/>
            </w:tcBorders>
            <w:vAlign w:val="center"/>
          </w:tcPr>
          <w:p w14:paraId="0C477025" w14:textId="77777777" w:rsidR="008A40CF" w:rsidRPr="00AF7319" w:rsidRDefault="00571926">
            <w:pPr>
              <w:keepNext/>
              <w:keepLines/>
              <w:jc w:val="center"/>
              <w:rPr>
                <w:rFonts w:eastAsiaTheme="minorEastAsia" w:cs="Arial"/>
                <w:b/>
                <w:color w:val="000000"/>
                <w:lang w:eastAsia="sv-SE"/>
              </w:rPr>
            </w:pPr>
          </w:p>
        </w:tc>
        <w:tc>
          <w:tcPr>
            <w:tcW w:w="3973" w:type="dxa"/>
            <w:tcBorders>
              <w:top w:val="single" w:sz="12" w:space="0" w:color="000000" w:themeColor="text1"/>
              <w:left w:val="single" w:sz="4" w:space="0" w:color="000000" w:themeColor="text1"/>
              <w:bottom w:val="nil"/>
              <w:right w:val="single" w:sz="4" w:space="0" w:color="000000" w:themeColor="text1"/>
            </w:tcBorders>
            <w:vAlign w:val="center"/>
          </w:tcPr>
          <w:p w14:paraId="2BA5FCDB" w14:textId="77777777" w:rsidR="008A40CF" w:rsidRPr="00AF7319" w:rsidRDefault="00571926">
            <w:pPr>
              <w:keepNext/>
              <w:keepLines/>
              <w:jc w:val="center"/>
              <w:rPr>
                <w:rFonts w:cs="Arial"/>
                <w:b/>
                <w:color w:val="000000"/>
                <w:lang w:eastAsia="sv-SE"/>
              </w:rPr>
            </w:pPr>
          </w:p>
        </w:tc>
        <w:tc>
          <w:tcPr>
            <w:tcW w:w="2686" w:type="dxa"/>
            <w:gridSpan w:val="3"/>
            <w:tcBorders>
              <w:top w:val="single" w:sz="12"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9E226FE" w14:textId="77777777" w:rsidR="008A40CF" w:rsidRPr="00AF7319" w:rsidRDefault="00571926">
            <w:pPr>
              <w:keepNext/>
              <w:keepLines/>
              <w:jc w:val="center"/>
              <w:rPr>
                <w:rFonts w:cs="Arial"/>
                <w:b/>
                <w:color w:val="000000"/>
                <w:lang w:val="sv-SE" w:eastAsia="sv-SE"/>
              </w:rPr>
            </w:pPr>
            <w:r w:rsidRPr="00AF7319">
              <w:rPr>
                <w:rFonts w:eastAsia="Calibri" w:cs="Arial"/>
                <w:b/>
                <w:color w:val="000000"/>
              </w:rPr>
              <w:t>Value</w:t>
            </w:r>
          </w:p>
        </w:tc>
        <w:tc>
          <w:tcPr>
            <w:tcW w:w="1095" w:type="dxa"/>
            <w:tcBorders>
              <w:top w:val="single" w:sz="12" w:space="0" w:color="auto"/>
              <w:left w:val="single" w:sz="4" w:space="0" w:color="000000" w:themeColor="text1"/>
              <w:bottom w:val="nil"/>
              <w:right w:val="single" w:sz="12" w:space="0" w:color="auto"/>
            </w:tcBorders>
            <w:vAlign w:val="center"/>
          </w:tcPr>
          <w:p w14:paraId="13FE920D" w14:textId="77777777" w:rsidR="008A40CF" w:rsidRPr="00AF7319" w:rsidRDefault="00571926">
            <w:pPr>
              <w:keepNext/>
              <w:keepLines/>
              <w:jc w:val="center"/>
              <w:rPr>
                <w:rFonts w:cs="Arial"/>
                <w:b/>
                <w:color w:val="000000"/>
                <w:lang w:val="sv-SE" w:eastAsia="sv-SE"/>
              </w:rPr>
            </w:pPr>
          </w:p>
        </w:tc>
      </w:tr>
      <w:tr w:rsidR="008A40CF" w:rsidRPr="00AF7319" w14:paraId="1952055E" w14:textId="77777777" w:rsidTr="008A40CF">
        <w:trPr>
          <w:cantSplit/>
          <w:tblHeader/>
          <w:jc w:val="center"/>
        </w:trPr>
        <w:tc>
          <w:tcPr>
            <w:tcW w:w="1876" w:type="dxa"/>
            <w:tcBorders>
              <w:top w:val="nil"/>
              <w:left w:val="single" w:sz="12" w:space="0" w:color="auto"/>
              <w:bottom w:val="double" w:sz="4" w:space="0" w:color="auto"/>
              <w:right w:val="single" w:sz="4" w:space="0" w:color="000000" w:themeColor="text1"/>
            </w:tcBorders>
            <w:vAlign w:val="center"/>
            <w:hideMark/>
          </w:tcPr>
          <w:p w14:paraId="31A96430" w14:textId="77777777" w:rsidR="008A40CF" w:rsidRPr="00AF7319" w:rsidRDefault="00571926">
            <w:pPr>
              <w:keepNext/>
              <w:keepLines/>
              <w:jc w:val="center"/>
              <w:rPr>
                <w:rFonts w:cs="Arial"/>
                <w:b/>
                <w:color w:val="000000"/>
                <w:lang w:val="sv-SE" w:eastAsia="sv-SE"/>
              </w:rPr>
            </w:pPr>
            <w:r w:rsidRPr="00AF7319">
              <w:rPr>
                <w:rFonts w:eastAsia="Calibri" w:cs="Arial"/>
                <w:b/>
                <w:color w:val="000000"/>
              </w:rPr>
              <w:t>Symbol</w:t>
            </w:r>
          </w:p>
        </w:tc>
        <w:tc>
          <w:tcPr>
            <w:tcW w:w="3973" w:type="dxa"/>
            <w:tcBorders>
              <w:top w:val="nil"/>
              <w:left w:val="single" w:sz="4" w:space="0" w:color="000000" w:themeColor="text1"/>
              <w:bottom w:val="double" w:sz="4" w:space="0" w:color="000000" w:themeColor="text1"/>
              <w:right w:val="single" w:sz="4" w:space="0" w:color="000000" w:themeColor="text1"/>
            </w:tcBorders>
            <w:vAlign w:val="center"/>
            <w:hideMark/>
          </w:tcPr>
          <w:p w14:paraId="4A755529" w14:textId="77777777" w:rsidR="008A40CF" w:rsidRPr="00AF7319" w:rsidRDefault="00571926">
            <w:pPr>
              <w:keepNext/>
              <w:keepLines/>
              <w:jc w:val="center"/>
              <w:rPr>
                <w:rFonts w:cs="Arial"/>
                <w:b/>
                <w:color w:val="000000"/>
                <w:lang w:val="sv-SE" w:eastAsia="sv-SE"/>
              </w:rPr>
            </w:pPr>
            <w:r w:rsidRPr="00AF7319">
              <w:rPr>
                <w:rFonts w:eastAsia="Calibri" w:cs="Arial"/>
                <w:b/>
                <w:color w:val="000000"/>
              </w:rPr>
              <w:t>Parameter</w:t>
            </w:r>
          </w:p>
        </w:tc>
        <w:tc>
          <w:tcPr>
            <w:tcW w:w="840" w:type="dxa"/>
            <w:tcBorders>
              <w:top w:val="single" w:sz="4" w:space="0" w:color="000000" w:themeColor="text1"/>
              <w:left w:val="single" w:sz="4" w:space="0" w:color="000000" w:themeColor="text1"/>
              <w:bottom w:val="double" w:sz="4" w:space="0" w:color="000000" w:themeColor="text1"/>
              <w:right w:val="single" w:sz="4" w:space="0" w:color="000000" w:themeColor="text1"/>
            </w:tcBorders>
            <w:vAlign w:val="center"/>
            <w:hideMark/>
          </w:tcPr>
          <w:p w14:paraId="1250E9ED" w14:textId="77777777" w:rsidR="008A40CF" w:rsidRPr="00AF7319" w:rsidRDefault="00571926">
            <w:pPr>
              <w:keepNext/>
              <w:keepLines/>
              <w:jc w:val="center"/>
              <w:rPr>
                <w:rFonts w:cs="Arial"/>
                <w:b/>
                <w:color w:val="000000"/>
                <w:lang w:val="sv-SE" w:eastAsia="sv-SE"/>
              </w:rPr>
            </w:pPr>
            <w:r w:rsidRPr="00AF7319">
              <w:rPr>
                <w:rFonts w:eastAsia="Calibri" w:cs="Arial"/>
                <w:b/>
                <w:color w:val="000000"/>
              </w:rPr>
              <w:t>Min</w:t>
            </w:r>
          </w:p>
        </w:tc>
        <w:tc>
          <w:tcPr>
            <w:tcW w:w="946" w:type="dxa"/>
            <w:tcBorders>
              <w:top w:val="single" w:sz="4" w:space="0" w:color="000000" w:themeColor="text1"/>
              <w:left w:val="single" w:sz="4" w:space="0" w:color="000000" w:themeColor="text1"/>
              <w:bottom w:val="double" w:sz="4" w:space="0" w:color="000000" w:themeColor="text1"/>
              <w:right w:val="single" w:sz="4" w:space="0" w:color="000000" w:themeColor="text1"/>
            </w:tcBorders>
            <w:vAlign w:val="center"/>
            <w:hideMark/>
          </w:tcPr>
          <w:p w14:paraId="452AEF61" w14:textId="77777777" w:rsidR="008A40CF" w:rsidRPr="00AF7319" w:rsidRDefault="00571926">
            <w:pPr>
              <w:keepNext/>
              <w:keepLines/>
              <w:jc w:val="center"/>
              <w:rPr>
                <w:rFonts w:cs="Arial"/>
                <w:b/>
                <w:color w:val="000000"/>
                <w:lang w:val="sv-SE" w:eastAsia="sv-SE"/>
              </w:rPr>
            </w:pPr>
            <w:r w:rsidRPr="00AF7319">
              <w:rPr>
                <w:rFonts w:eastAsia="Calibri" w:cs="Arial"/>
                <w:b/>
                <w:color w:val="000000"/>
              </w:rPr>
              <w:t>Target</w:t>
            </w:r>
          </w:p>
        </w:tc>
        <w:tc>
          <w:tcPr>
            <w:tcW w:w="900" w:type="dxa"/>
            <w:tcBorders>
              <w:top w:val="single" w:sz="4" w:space="0" w:color="000000" w:themeColor="text1"/>
              <w:left w:val="single" w:sz="4" w:space="0" w:color="000000" w:themeColor="text1"/>
              <w:bottom w:val="double" w:sz="4" w:space="0" w:color="000000" w:themeColor="text1"/>
              <w:right w:val="single" w:sz="4" w:space="0" w:color="000000" w:themeColor="text1"/>
            </w:tcBorders>
            <w:vAlign w:val="center"/>
            <w:hideMark/>
          </w:tcPr>
          <w:p w14:paraId="1B2E449E" w14:textId="77777777" w:rsidR="008A40CF" w:rsidRPr="00AF7319" w:rsidRDefault="00571926">
            <w:pPr>
              <w:keepNext/>
              <w:keepLines/>
              <w:jc w:val="center"/>
              <w:rPr>
                <w:rFonts w:cs="Arial"/>
                <w:b/>
                <w:color w:val="000000"/>
                <w:lang w:val="sv-SE" w:eastAsia="sv-SE"/>
              </w:rPr>
            </w:pPr>
            <w:r w:rsidRPr="00AF7319">
              <w:rPr>
                <w:rFonts w:eastAsia="Calibri" w:cs="Arial"/>
                <w:b/>
                <w:color w:val="000000"/>
              </w:rPr>
              <w:t>Max</w:t>
            </w:r>
          </w:p>
        </w:tc>
        <w:tc>
          <w:tcPr>
            <w:tcW w:w="1095" w:type="dxa"/>
            <w:tcBorders>
              <w:top w:val="nil"/>
              <w:left w:val="single" w:sz="4" w:space="0" w:color="000000" w:themeColor="text1"/>
              <w:bottom w:val="double" w:sz="4" w:space="0" w:color="auto"/>
              <w:right w:val="single" w:sz="12" w:space="0" w:color="auto"/>
            </w:tcBorders>
            <w:vAlign w:val="center"/>
            <w:hideMark/>
          </w:tcPr>
          <w:p w14:paraId="590B15D9" w14:textId="77777777" w:rsidR="008A40CF" w:rsidRPr="00AF7319" w:rsidRDefault="00571926">
            <w:pPr>
              <w:keepNext/>
              <w:keepLines/>
              <w:jc w:val="center"/>
              <w:rPr>
                <w:rFonts w:cs="Arial"/>
                <w:b/>
                <w:color w:val="000000"/>
                <w:lang w:val="sv-SE" w:eastAsia="sv-SE"/>
              </w:rPr>
            </w:pPr>
            <w:r w:rsidRPr="00AF7319">
              <w:rPr>
                <w:rFonts w:eastAsia="Calibri" w:cs="Arial"/>
                <w:b/>
                <w:color w:val="000000"/>
              </w:rPr>
              <w:t>Unit</w:t>
            </w:r>
          </w:p>
        </w:tc>
      </w:tr>
      <w:tr w:rsidR="00EC2B79" w:rsidRPr="00AF7319" w14:paraId="6CD8680A" w14:textId="77777777" w:rsidTr="00DF0AFB">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7AA4B153"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Stream ID 1</w:t>
            </w:r>
          </w:p>
        </w:tc>
        <w:tc>
          <w:tcPr>
            <w:tcW w:w="3973" w:type="dxa"/>
            <w:tcBorders>
              <w:top w:val="nil"/>
              <w:left w:val="single" w:sz="4" w:space="0" w:color="auto"/>
              <w:bottom w:val="single" w:sz="4" w:space="0" w:color="auto"/>
              <w:right w:val="single" w:sz="4" w:space="0" w:color="auto"/>
            </w:tcBorders>
            <w:shd w:val="clear" w:color="auto" w:fill="auto"/>
          </w:tcPr>
          <w:p w14:paraId="1B33B69D" w14:textId="77777777" w:rsidR="00EC2B79" w:rsidRPr="00AF7319" w:rsidRDefault="00571926" w:rsidP="00EC2B79">
            <w:pPr>
              <w:jc w:val="center"/>
              <w:rPr>
                <w:rFonts w:eastAsia="Calibri" w:cs="Arial"/>
                <w:color w:val="000000"/>
                <w:lang w:val="en-GB"/>
              </w:rPr>
            </w:pPr>
            <w:r>
              <w:rPr>
                <w:rFonts w:cs="Arial"/>
                <w:color w:val="000000"/>
              </w:rPr>
              <w:t>PAC Tuner Audio</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9F16972"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670E09"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923E04"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36621BFC"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1C167110"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451C2B23"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Stream ID 2</w:t>
            </w:r>
          </w:p>
        </w:tc>
        <w:tc>
          <w:tcPr>
            <w:tcW w:w="3973" w:type="dxa"/>
            <w:tcBorders>
              <w:top w:val="nil"/>
              <w:left w:val="single" w:sz="4" w:space="0" w:color="auto"/>
              <w:bottom w:val="single" w:sz="4" w:space="0" w:color="auto"/>
              <w:right w:val="single" w:sz="4" w:space="0" w:color="auto"/>
            </w:tcBorders>
            <w:shd w:val="clear" w:color="auto" w:fill="auto"/>
          </w:tcPr>
          <w:p w14:paraId="64AFBFF2" w14:textId="77777777" w:rsidR="00EC2B79" w:rsidRPr="00AF7319" w:rsidRDefault="00571926" w:rsidP="00EC2B79">
            <w:pPr>
              <w:jc w:val="center"/>
              <w:rPr>
                <w:rFonts w:eastAsia="Calibri" w:cs="Arial"/>
                <w:color w:val="000000"/>
                <w:lang w:val="en-GB"/>
              </w:rPr>
            </w:pPr>
            <w:r>
              <w:rPr>
                <w:rFonts w:cs="Arial"/>
                <w:color w:val="000000"/>
              </w:rPr>
              <w:t xml:space="preserve">PAC Tuner </w:t>
            </w:r>
            <w:r>
              <w:rPr>
                <w:rFonts w:cs="Arial"/>
                <w:color w:val="000000"/>
              </w:rPr>
              <w:t>Audio</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56385C6"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60FD520"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86FD815"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75C184F4"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31B22795"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23FC465C" w14:textId="77777777" w:rsidR="00EC2B79" w:rsidRPr="00AF7319" w:rsidRDefault="00571926" w:rsidP="00EC2B79">
            <w:pPr>
              <w:jc w:val="center"/>
              <w:rPr>
                <w:rFonts w:eastAsia="Calibri" w:cs="Arial"/>
                <w:b/>
                <w:color w:val="000000"/>
                <w:lang w:val="en-GB"/>
              </w:rPr>
            </w:pPr>
            <w:r w:rsidRPr="00AF7319">
              <w:rPr>
                <w:rFonts w:eastAsia="Calibri" w:cs="Arial"/>
                <w:color w:val="000000"/>
                <w:lang w:val="en-GB"/>
              </w:rPr>
              <w:t>Stream ID 3</w:t>
            </w:r>
          </w:p>
        </w:tc>
        <w:tc>
          <w:tcPr>
            <w:tcW w:w="3973" w:type="dxa"/>
            <w:tcBorders>
              <w:top w:val="nil"/>
              <w:left w:val="single" w:sz="4" w:space="0" w:color="auto"/>
              <w:bottom w:val="single" w:sz="4" w:space="0" w:color="auto"/>
              <w:right w:val="single" w:sz="4" w:space="0" w:color="auto"/>
            </w:tcBorders>
            <w:shd w:val="clear" w:color="auto" w:fill="auto"/>
          </w:tcPr>
          <w:p w14:paraId="2023FF35" w14:textId="77777777" w:rsidR="00EC2B79" w:rsidRPr="00AF7319" w:rsidRDefault="00571926" w:rsidP="00EC2B79">
            <w:pPr>
              <w:jc w:val="center"/>
              <w:rPr>
                <w:rFonts w:eastAsia="Calibri" w:cs="Arial"/>
                <w:color w:val="000000"/>
                <w:lang w:val="en-GB"/>
              </w:rPr>
            </w:pPr>
            <w:r>
              <w:rPr>
                <w:rFonts w:cs="Arial"/>
                <w:color w:val="000000"/>
              </w:rPr>
              <w:t>Android Audio Loopback</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002482E"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297E1D5"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7BF690A"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352D9B78"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35DDCA48"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AA54291"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Stream ID 4</w:t>
            </w:r>
          </w:p>
        </w:tc>
        <w:tc>
          <w:tcPr>
            <w:tcW w:w="3973" w:type="dxa"/>
            <w:tcBorders>
              <w:top w:val="nil"/>
              <w:left w:val="single" w:sz="4" w:space="0" w:color="auto"/>
              <w:bottom w:val="single" w:sz="4" w:space="0" w:color="auto"/>
              <w:right w:val="single" w:sz="4" w:space="0" w:color="auto"/>
            </w:tcBorders>
            <w:shd w:val="clear" w:color="auto" w:fill="auto"/>
          </w:tcPr>
          <w:p w14:paraId="50F77A6F" w14:textId="77777777" w:rsidR="00EC2B79" w:rsidRPr="00AF7319" w:rsidRDefault="00571926" w:rsidP="00EC2B79">
            <w:pPr>
              <w:jc w:val="center"/>
              <w:rPr>
                <w:rFonts w:eastAsia="Calibri" w:cs="Arial"/>
                <w:color w:val="000000"/>
                <w:lang w:val="en-GB"/>
              </w:rPr>
            </w:pPr>
            <w:r>
              <w:rPr>
                <w:rFonts w:cs="Arial"/>
                <w:color w:val="000000"/>
              </w:rPr>
              <w:t>Android Audio Loopback</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20D249"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300BD2"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5422DD7"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56E54D92"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547155DF"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8A609BF"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Stream ID 5</w:t>
            </w:r>
          </w:p>
        </w:tc>
        <w:tc>
          <w:tcPr>
            <w:tcW w:w="3973" w:type="dxa"/>
            <w:tcBorders>
              <w:top w:val="nil"/>
              <w:left w:val="single" w:sz="4" w:space="0" w:color="auto"/>
              <w:bottom w:val="single" w:sz="4" w:space="0" w:color="auto"/>
              <w:right w:val="single" w:sz="4" w:space="0" w:color="auto"/>
            </w:tcBorders>
            <w:shd w:val="clear" w:color="auto" w:fill="auto"/>
          </w:tcPr>
          <w:p w14:paraId="34D092D8" w14:textId="77777777" w:rsidR="00EC2B79" w:rsidRPr="00AF7319" w:rsidRDefault="00571926" w:rsidP="00EC2B79">
            <w:pPr>
              <w:jc w:val="center"/>
              <w:rPr>
                <w:rFonts w:eastAsia="Calibri" w:cs="Arial"/>
                <w:color w:val="000000"/>
                <w:lang w:val="en-GB"/>
              </w:rPr>
            </w:pPr>
            <w:r>
              <w:rPr>
                <w:rFonts w:cs="Arial"/>
                <w:color w:val="000000"/>
              </w:rPr>
              <w:t>Android Audio Loopback</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9E339F"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2F3BB9"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F12DD54"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11C1D767"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2C6C1396"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AF8227B"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Stream ID 6</w:t>
            </w:r>
          </w:p>
        </w:tc>
        <w:tc>
          <w:tcPr>
            <w:tcW w:w="3973" w:type="dxa"/>
            <w:tcBorders>
              <w:top w:val="nil"/>
              <w:left w:val="single" w:sz="4" w:space="0" w:color="auto"/>
              <w:bottom w:val="single" w:sz="4" w:space="0" w:color="auto"/>
              <w:right w:val="single" w:sz="4" w:space="0" w:color="auto"/>
            </w:tcBorders>
            <w:shd w:val="clear" w:color="auto" w:fill="auto"/>
          </w:tcPr>
          <w:p w14:paraId="3C4F93B0" w14:textId="77777777" w:rsidR="00EC2B79" w:rsidRPr="00AF7319" w:rsidRDefault="00571926" w:rsidP="00EC2B79">
            <w:pPr>
              <w:jc w:val="center"/>
              <w:rPr>
                <w:rFonts w:eastAsia="Calibri" w:cs="Arial"/>
                <w:color w:val="000000"/>
                <w:lang w:val="en-GB"/>
              </w:rPr>
            </w:pPr>
            <w:r>
              <w:rPr>
                <w:rFonts w:cs="Arial"/>
                <w:color w:val="000000"/>
              </w:rPr>
              <w:t>Android Audio Loopback</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E199F5"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0DC2FBD"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A201011"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B155508"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5594BD3D"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493828C0"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Stream ID 7</w:t>
            </w:r>
          </w:p>
        </w:tc>
        <w:tc>
          <w:tcPr>
            <w:tcW w:w="3973" w:type="dxa"/>
            <w:tcBorders>
              <w:top w:val="nil"/>
              <w:left w:val="single" w:sz="4" w:space="0" w:color="auto"/>
              <w:bottom w:val="single" w:sz="4" w:space="0" w:color="auto"/>
              <w:right w:val="single" w:sz="4" w:space="0" w:color="auto"/>
            </w:tcBorders>
            <w:shd w:val="clear" w:color="auto" w:fill="auto"/>
          </w:tcPr>
          <w:p w14:paraId="0A801DA1" w14:textId="77777777" w:rsidR="00EC2B79" w:rsidRPr="00AF7319" w:rsidRDefault="00571926" w:rsidP="00EC2B79">
            <w:pPr>
              <w:jc w:val="center"/>
              <w:rPr>
                <w:rFonts w:eastAsia="Calibri" w:cs="Arial"/>
                <w:color w:val="000000"/>
                <w:lang w:val="en-GB"/>
              </w:rPr>
            </w:pPr>
            <w:r>
              <w:rPr>
                <w:rFonts w:cs="Arial"/>
                <w:color w:val="000000"/>
              </w:rPr>
              <w:t>Premium Audio (Stereo)</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FD4EBA"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3C219F9"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86B4E95"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37B27DE6"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487C4DC5"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462CC173"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Stream ID 8</w:t>
            </w:r>
          </w:p>
        </w:tc>
        <w:tc>
          <w:tcPr>
            <w:tcW w:w="3973" w:type="dxa"/>
            <w:tcBorders>
              <w:top w:val="nil"/>
              <w:left w:val="single" w:sz="4" w:space="0" w:color="auto"/>
              <w:bottom w:val="single" w:sz="4" w:space="0" w:color="auto"/>
              <w:right w:val="single" w:sz="4" w:space="0" w:color="auto"/>
            </w:tcBorders>
            <w:shd w:val="clear" w:color="auto" w:fill="auto"/>
          </w:tcPr>
          <w:p w14:paraId="3E062F05" w14:textId="77777777" w:rsidR="00EC2B79" w:rsidRPr="00AF7319" w:rsidRDefault="00571926" w:rsidP="00EC2B79">
            <w:pPr>
              <w:jc w:val="center"/>
              <w:rPr>
                <w:rFonts w:eastAsia="Calibri" w:cs="Arial"/>
                <w:color w:val="000000"/>
                <w:lang w:val="en-GB"/>
              </w:rPr>
            </w:pPr>
            <w:r>
              <w:rPr>
                <w:rFonts w:cs="Arial"/>
                <w:color w:val="000000"/>
              </w:rPr>
              <w:t>Premium Audio (Stereo)</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46AF48"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8BF162D"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C29EF4"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7658D1FA"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08FC1E0D"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63C05269"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Stream ID 9</w:t>
            </w:r>
          </w:p>
        </w:tc>
        <w:tc>
          <w:tcPr>
            <w:tcW w:w="3973" w:type="dxa"/>
            <w:tcBorders>
              <w:top w:val="nil"/>
              <w:left w:val="single" w:sz="4" w:space="0" w:color="auto"/>
              <w:bottom w:val="single" w:sz="4" w:space="0" w:color="auto"/>
              <w:right w:val="single" w:sz="4" w:space="0" w:color="auto"/>
            </w:tcBorders>
            <w:shd w:val="clear" w:color="auto" w:fill="auto"/>
          </w:tcPr>
          <w:p w14:paraId="642669CC" w14:textId="77777777" w:rsidR="00EC2B79" w:rsidRPr="00AF7319" w:rsidRDefault="00571926" w:rsidP="00EC2B79">
            <w:pPr>
              <w:jc w:val="center"/>
              <w:rPr>
                <w:rFonts w:eastAsia="Calibri" w:cs="Arial"/>
                <w:color w:val="000000"/>
                <w:lang w:val="en-GB"/>
              </w:rPr>
            </w:pPr>
            <w:r>
              <w:rPr>
                <w:rFonts w:cs="Arial"/>
                <w:color w:val="000000"/>
              </w:rPr>
              <w:t>Premium Audio (Stereo)</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0B5A747"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3DF2569"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2AB0615"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561544C5"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5F4CC804"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4B197C17"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Stream ID 10</w:t>
            </w:r>
          </w:p>
        </w:tc>
        <w:tc>
          <w:tcPr>
            <w:tcW w:w="3973" w:type="dxa"/>
            <w:tcBorders>
              <w:top w:val="nil"/>
              <w:left w:val="single" w:sz="4" w:space="0" w:color="auto"/>
              <w:bottom w:val="single" w:sz="4" w:space="0" w:color="auto"/>
              <w:right w:val="single" w:sz="4" w:space="0" w:color="auto"/>
            </w:tcBorders>
            <w:shd w:val="clear" w:color="auto" w:fill="auto"/>
          </w:tcPr>
          <w:p w14:paraId="2BBA4E01" w14:textId="77777777" w:rsidR="00EC2B79" w:rsidRPr="00AF7319" w:rsidRDefault="00571926" w:rsidP="00EC2B79">
            <w:pPr>
              <w:jc w:val="center"/>
              <w:rPr>
                <w:rFonts w:eastAsia="Calibri" w:cs="Arial"/>
                <w:color w:val="000000"/>
                <w:lang w:val="en-GB"/>
              </w:rPr>
            </w:pPr>
            <w:r>
              <w:rPr>
                <w:rFonts w:cs="Arial"/>
                <w:color w:val="000000"/>
              </w:rPr>
              <w:t>Premium Audio (Stereo)</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54F596D"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267500"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E636901"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16C00356"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6FE12170"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1FA23020"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Stream ID 11</w:t>
            </w:r>
          </w:p>
        </w:tc>
        <w:tc>
          <w:tcPr>
            <w:tcW w:w="3973" w:type="dxa"/>
            <w:tcBorders>
              <w:top w:val="nil"/>
              <w:left w:val="single" w:sz="4" w:space="0" w:color="auto"/>
              <w:bottom w:val="single" w:sz="4" w:space="0" w:color="auto"/>
              <w:right w:val="single" w:sz="4" w:space="0" w:color="auto"/>
            </w:tcBorders>
            <w:shd w:val="clear" w:color="auto" w:fill="auto"/>
          </w:tcPr>
          <w:p w14:paraId="2C1CF9F8" w14:textId="77777777" w:rsidR="00EC2B79" w:rsidRPr="00AF7319" w:rsidRDefault="00571926" w:rsidP="00EC2B79">
            <w:pPr>
              <w:jc w:val="center"/>
              <w:rPr>
                <w:rFonts w:eastAsia="Calibri" w:cs="Arial"/>
                <w:color w:val="000000"/>
                <w:lang w:val="en-GB"/>
              </w:rPr>
            </w:pPr>
            <w:r>
              <w:rPr>
                <w:rFonts w:cs="Arial"/>
                <w:color w:val="000000"/>
              </w:rPr>
              <w:t>PAC Mic Input</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EAE575D"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15A746F"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631A4A8"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986B52B"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4530455E"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2ACCB854"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Stream ID 12</w:t>
            </w:r>
          </w:p>
        </w:tc>
        <w:tc>
          <w:tcPr>
            <w:tcW w:w="3973" w:type="dxa"/>
            <w:tcBorders>
              <w:top w:val="nil"/>
              <w:left w:val="single" w:sz="4" w:space="0" w:color="auto"/>
              <w:bottom w:val="single" w:sz="4" w:space="0" w:color="auto"/>
              <w:right w:val="single" w:sz="4" w:space="0" w:color="auto"/>
            </w:tcBorders>
            <w:shd w:val="clear" w:color="auto" w:fill="auto"/>
          </w:tcPr>
          <w:p w14:paraId="0AC84510" w14:textId="77777777" w:rsidR="00EC2B79" w:rsidRPr="00AF7319" w:rsidRDefault="00571926" w:rsidP="00EC2B79">
            <w:pPr>
              <w:jc w:val="center"/>
              <w:rPr>
                <w:rFonts w:eastAsia="Calibri" w:cs="Arial"/>
                <w:color w:val="000000"/>
                <w:lang w:val="en-GB"/>
              </w:rPr>
            </w:pPr>
            <w:r>
              <w:rPr>
                <w:rFonts w:cs="Arial"/>
                <w:color w:val="000000"/>
              </w:rPr>
              <w:t>PAC Mic Input</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00E226C"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94B5821"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A80F474"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202EF9C2"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389933BC"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67E20256"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Stream ID 13</w:t>
            </w:r>
          </w:p>
        </w:tc>
        <w:tc>
          <w:tcPr>
            <w:tcW w:w="3973" w:type="dxa"/>
            <w:tcBorders>
              <w:top w:val="nil"/>
              <w:left w:val="single" w:sz="4" w:space="0" w:color="auto"/>
              <w:bottom w:val="single" w:sz="4" w:space="0" w:color="auto"/>
              <w:right w:val="single" w:sz="4" w:space="0" w:color="auto"/>
            </w:tcBorders>
            <w:shd w:val="clear" w:color="auto" w:fill="auto"/>
          </w:tcPr>
          <w:p w14:paraId="64807941" w14:textId="77777777" w:rsidR="00EC2B79" w:rsidRPr="00AF7319" w:rsidRDefault="00571926" w:rsidP="00EC2B79">
            <w:pPr>
              <w:jc w:val="center"/>
              <w:rPr>
                <w:rFonts w:eastAsia="Calibri" w:cs="Arial"/>
                <w:color w:val="000000"/>
                <w:lang w:val="en-GB"/>
              </w:rPr>
            </w:pPr>
            <w:r>
              <w:rPr>
                <w:rFonts w:cs="Arial"/>
                <w:color w:val="000000"/>
              </w:rPr>
              <w:t>PAC Mic Input</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FB88E8D"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6418C31"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AC0CE4"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02775F8C"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6A557D25"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68627DC7"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Stream ID 14</w:t>
            </w:r>
          </w:p>
        </w:tc>
        <w:tc>
          <w:tcPr>
            <w:tcW w:w="3973" w:type="dxa"/>
            <w:tcBorders>
              <w:top w:val="nil"/>
              <w:left w:val="single" w:sz="4" w:space="0" w:color="auto"/>
              <w:bottom w:val="single" w:sz="4" w:space="0" w:color="auto"/>
              <w:right w:val="single" w:sz="4" w:space="0" w:color="auto"/>
            </w:tcBorders>
            <w:shd w:val="clear" w:color="auto" w:fill="auto"/>
          </w:tcPr>
          <w:p w14:paraId="25801AE7" w14:textId="77777777" w:rsidR="00EC2B79" w:rsidRPr="00AF7319" w:rsidRDefault="00571926" w:rsidP="00EC2B79">
            <w:pPr>
              <w:jc w:val="center"/>
              <w:rPr>
                <w:rFonts w:eastAsia="Calibri" w:cs="Arial"/>
                <w:color w:val="000000"/>
                <w:lang w:val="en-GB"/>
              </w:rPr>
            </w:pPr>
            <w:r>
              <w:rPr>
                <w:rFonts w:cs="Arial"/>
                <w:color w:val="000000"/>
              </w:rPr>
              <w:t xml:space="preserve">PAC Mic </w:t>
            </w:r>
            <w:r>
              <w:rPr>
                <w:rFonts w:cs="Arial"/>
                <w:color w:val="000000"/>
              </w:rPr>
              <w:t>Input</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E94E111"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08B1826"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32A54E1"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2A0704F2"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2FDD7DFF"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6CAEEE59"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Stream ID 15</w:t>
            </w:r>
          </w:p>
        </w:tc>
        <w:tc>
          <w:tcPr>
            <w:tcW w:w="3973" w:type="dxa"/>
            <w:tcBorders>
              <w:top w:val="nil"/>
              <w:left w:val="single" w:sz="4" w:space="0" w:color="auto"/>
              <w:bottom w:val="single" w:sz="4" w:space="0" w:color="auto"/>
              <w:right w:val="single" w:sz="4" w:space="0" w:color="auto"/>
            </w:tcBorders>
            <w:shd w:val="clear" w:color="auto" w:fill="auto"/>
          </w:tcPr>
          <w:p w14:paraId="0DFABA7B" w14:textId="77777777" w:rsidR="00EC2B79" w:rsidRPr="00AF7319" w:rsidRDefault="00571926" w:rsidP="00EC2B79">
            <w:pPr>
              <w:jc w:val="center"/>
              <w:rPr>
                <w:rFonts w:eastAsia="Calibri" w:cs="Arial"/>
                <w:color w:val="000000"/>
                <w:lang w:val="en-GB"/>
              </w:rPr>
            </w:pPr>
            <w:r>
              <w:rPr>
                <w:rFonts w:cs="Arial"/>
                <w:color w:val="000000"/>
              </w:rPr>
              <w:t>PAC Mic Input</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D0B4C2"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FB35987"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E7E9531"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92E4A19"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678CC89C" w14:textId="77777777" w:rsidTr="00DF0AFB">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hideMark/>
          </w:tcPr>
          <w:p w14:paraId="5F375C1A"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Stream ID 16</w:t>
            </w:r>
          </w:p>
        </w:tc>
        <w:tc>
          <w:tcPr>
            <w:tcW w:w="3973" w:type="dxa"/>
            <w:tcBorders>
              <w:top w:val="nil"/>
              <w:left w:val="single" w:sz="4" w:space="0" w:color="auto"/>
              <w:bottom w:val="single" w:sz="4" w:space="0" w:color="auto"/>
              <w:right w:val="single" w:sz="4" w:space="0" w:color="auto"/>
            </w:tcBorders>
            <w:shd w:val="clear" w:color="auto" w:fill="auto"/>
          </w:tcPr>
          <w:p w14:paraId="69D541B0" w14:textId="77777777" w:rsidR="00EC2B79" w:rsidRPr="00AF7319" w:rsidRDefault="00571926" w:rsidP="00EC2B79">
            <w:pPr>
              <w:jc w:val="center"/>
              <w:rPr>
                <w:rFonts w:eastAsia="Calibri" w:cs="Arial"/>
                <w:color w:val="000000"/>
                <w:lang w:val="en-GB"/>
              </w:rPr>
            </w:pPr>
            <w:r>
              <w:rPr>
                <w:rFonts w:cs="Arial"/>
                <w:color w:val="000000"/>
              </w:rPr>
              <w:t>PAC Mic Input</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3545DA86"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3DD1B7F"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474C8A7"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hideMark/>
          </w:tcPr>
          <w:p w14:paraId="6F428F9F"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42D05521" w14:textId="77777777" w:rsidTr="00DF0AFB">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1EF900A2"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17</w:t>
            </w:r>
          </w:p>
        </w:tc>
        <w:tc>
          <w:tcPr>
            <w:tcW w:w="3973" w:type="dxa"/>
            <w:tcBorders>
              <w:top w:val="nil"/>
              <w:left w:val="single" w:sz="4" w:space="0" w:color="auto"/>
              <w:bottom w:val="single" w:sz="4" w:space="0" w:color="auto"/>
              <w:right w:val="single" w:sz="4" w:space="0" w:color="auto"/>
            </w:tcBorders>
            <w:shd w:val="clear" w:color="auto" w:fill="auto"/>
          </w:tcPr>
          <w:p w14:paraId="519A1946" w14:textId="77777777" w:rsidR="00EC2B79" w:rsidRPr="00AF7319" w:rsidRDefault="00571926" w:rsidP="00EC2B79">
            <w:pPr>
              <w:jc w:val="center"/>
              <w:rPr>
                <w:rFonts w:cs="Arial"/>
                <w:color w:val="000000"/>
              </w:rPr>
            </w:pPr>
            <w:r>
              <w:rPr>
                <w:rFonts w:cs="Arial"/>
                <w:color w:val="000000"/>
              </w:rPr>
              <w:t>BT Audio Channels</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FC864C7"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CEF1AB"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1A22FC"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38BCECAC"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7024900F"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4D5EBA3D"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Stream ID 1</w:t>
            </w:r>
            <w:r>
              <w:rPr>
                <w:rFonts w:eastAsia="Calibri" w:cs="Arial"/>
                <w:color w:val="000000"/>
                <w:lang w:val="en-GB"/>
              </w:rPr>
              <w:t>8</w:t>
            </w:r>
          </w:p>
        </w:tc>
        <w:tc>
          <w:tcPr>
            <w:tcW w:w="3973" w:type="dxa"/>
            <w:tcBorders>
              <w:top w:val="nil"/>
              <w:left w:val="single" w:sz="4" w:space="0" w:color="auto"/>
              <w:bottom w:val="single" w:sz="4" w:space="0" w:color="auto"/>
              <w:right w:val="single" w:sz="4" w:space="0" w:color="auto"/>
            </w:tcBorders>
            <w:shd w:val="clear" w:color="auto" w:fill="auto"/>
          </w:tcPr>
          <w:p w14:paraId="461B9B8A" w14:textId="77777777" w:rsidR="00EC2B79" w:rsidRPr="00AF7319" w:rsidRDefault="00571926" w:rsidP="00EC2B79">
            <w:pPr>
              <w:jc w:val="center"/>
              <w:rPr>
                <w:rFonts w:cs="Arial"/>
                <w:color w:val="000000"/>
              </w:rPr>
            </w:pPr>
            <w:r>
              <w:rPr>
                <w:rFonts w:cs="Arial"/>
                <w:color w:val="000000"/>
              </w:rPr>
              <w:t>BT Audio Channels</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C2ACDC2"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124500A"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91F4AD3"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70866D86"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12BD1A5B"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45B77C52"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Stream ID 1</w:t>
            </w:r>
            <w:r>
              <w:rPr>
                <w:rFonts w:eastAsia="Calibri" w:cs="Arial"/>
                <w:color w:val="000000"/>
                <w:lang w:val="en-GB"/>
              </w:rPr>
              <w:t>9</w:t>
            </w:r>
          </w:p>
        </w:tc>
        <w:tc>
          <w:tcPr>
            <w:tcW w:w="3973" w:type="dxa"/>
            <w:tcBorders>
              <w:top w:val="nil"/>
              <w:left w:val="single" w:sz="4" w:space="0" w:color="auto"/>
              <w:bottom w:val="single" w:sz="4" w:space="0" w:color="auto"/>
              <w:right w:val="single" w:sz="4" w:space="0" w:color="auto"/>
            </w:tcBorders>
            <w:shd w:val="clear" w:color="auto" w:fill="auto"/>
          </w:tcPr>
          <w:p w14:paraId="2B292CC8" w14:textId="77777777" w:rsidR="00EC2B79" w:rsidRPr="00AF7319" w:rsidRDefault="00571926" w:rsidP="00EC2B79">
            <w:pPr>
              <w:jc w:val="center"/>
              <w:rPr>
                <w:rFonts w:cs="Arial"/>
                <w:color w:val="000000"/>
              </w:rPr>
            </w:pPr>
            <w:r>
              <w:rPr>
                <w:rFonts w:cs="Arial"/>
                <w:color w:val="000000"/>
              </w:rPr>
              <w:t>BT Audio Channels</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5A7CA13"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71001770"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900A0B"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4FDE0044"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201E7696"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7BA8CCE0"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20</w:t>
            </w:r>
          </w:p>
        </w:tc>
        <w:tc>
          <w:tcPr>
            <w:tcW w:w="3973" w:type="dxa"/>
            <w:tcBorders>
              <w:top w:val="nil"/>
              <w:left w:val="single" w:sz="4" w:space="0" w:color="auto"/>
              <w:bottom w:val="single" w:sz="4" w:space="0" w:color="auto"/>
              <w:right w:val="single" w:sz="4" w:space="0" w:color="auto"/>
            </w:tcBorders>
            <w:shd w:val="clear" w:color="auto" w:fill="auto"/>
          </w:tcPr>
          <w:p w14:paraId="15C8B9F2" w14:textId="77777777" w:rsidR="00EC2B79" w:rsidRPr="00AF7319" w:rsidRDefault="00571926" w:rsidP="00EC2B79">
            <w:pPr>
              <w:jc w:val="center"/>
              <w:rPr>
                <w:rFonts w:cs="Arial"/>
                <w:color w:val="000000"/>
              </w:rPr>
            </w:pPr>
            <w:r>
              <w:rPr>
                <w:rFonts w:cs="Arial"/>
                <w:color w:val="000000"/>
              </w:rPr>
              <w:t>BT Audio Channels</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0922319"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1595A0A"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BDFF0F3"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492B6069"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039C705B"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4BB8152F"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21</w:t>
            </w:r>
          </w:p>
        </w:tc>
        <w:tc>
          <w:tcPr>
            <w:tcW w:w="3973" w:type="dxa"/>
            <w:tcBorders>
              <w:top w:val="nil"/>
              <w:left w:val="single" w:sz="4" w:space="0" w:color="auto"/>
              <w:bottom w:val="single" w:sz="4" w:space="0" w:color="auto"/>
              <w:right w:val="single" w:sz="4" w:space="0" w:color="auto"/>
            </w:tcBorders>
            <w:shd w:val="clear" w:color="auto" w:fill="auto"/>
          </w:tcPr>
          <w:p w14:paraId="70118ADB" w14:textId="77777777" w:rsidR="00EC2B79" w:rsidRPr="00AF7319" w:rsidRDefault="00571926" w:rsidP="00EC2B79">
            <w:pPr>
              <w:jc w:val="center"/>
              <w:rPr>
                <w:rFonts w:cs="Arial"/>
                <w:color w:val="000000"/>
              </w:rPr>
            </w:pPr>
            <w:r>
              <w:rPr>
                <w:rFonts w:cs="Arial"/>
                <w:color w:val="000000"/>
              </w:rPr>
              <w:t>ICC LS-Channels</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08EB24"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D31C063"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AE56A0"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033E2EF7"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1C4E5A43"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238F1680"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22</w:t>
            </w:r>
          </w:p>
        </w:tc>
        <w:tc>
          <w:tcPr>
            <w:tcW w:w="3973" w:type="dxa"/>
            <w:tcBorders>
              <w:top w:val="nil"/>
              <w:left w:val="single" w:sz="4" w:space="0" w:color="auto"/>
              <w:bottom w:val="single" w:sz="4" w:space="0" w:color="auto"/>
              <w:right w:val="single" w:sz="4" w:space="0" w:color="auto"/>
            </w:tcBorders>
            <w:shd w:val="clear" w:color="auto" w:fill="auto"/>
          </w:tcPr>
          <w:p w14:paraId="435EE2E4" w14:textId="77777777" w:rsidR="00EC2B79" w:rsidRPr="00AF7319" w:rsidRDefault="00571926" w:rsidP="00EC2B79">
            <w:pPr>
              <w:jc w:val="center"/>
              <w:rPr>
                <w:rFonts w:cs="Arial"/>
                <w:color w:val="000000"/>
              </w:rPr>
            </w:pPr>
            <w:r>
              <w:rPr>
                <w:rFonts w:cs="Arial"/>
                <w:color w:val="000000"/>
              </w:rPr>
              <w:t>ICC LS-Channels</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2A330A7A"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0325AA9D"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70EF6AA"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7419C959"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0A3BFB44" w14:textId="77777777" w:rsidTr="002258DD">
        <w:trPr>
          <w:cantSplit/>
          <w:jc w:val="center"/>
        </w:trPr>
        <w:tc>
          <w:tcPr>
            <w:tcW w:w="1876" w:type="dxa"/>
            <w:tcBorders>
              <w:top w:val="single" w:sz="4" w:space="0" w:color="000000" w:themeColor="text1"/>
              <w:left w:val="single" w:sz="12" w:space="0" w:color="000000" w:themeColor="text1"/>
              <w:bottom w:val="single" w:sz="4" w:space="0" w:color="000000" w:themeColor="text1"/>
              <w:right w:val="single" w:sz="4" w:space="0" w:color="000000" w:themeColor="text1"/>
            </w:tcBorders>
            <w:vAlign w:val="center"/>
          </w:tcPr>
          <w:p w14:paraId="04E98ACB"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23</w:t>
            </w:r>
          </w:p>
        </w:tc>
        <w:tc>
          <w:tcPr>
            <w:tcW w:w="3973" w:type="dxa"/>
            <w:tcBorders>
              <w:top w:val="nil"/>
              <w:left w:val="single" w:sz="4" w:space="0" w:color="auto"/>
              <w:bottom w:val="single" w:sz="4" w:space="0" w:color="auto"/>
              <w:right w:val="single" w:sz="4" w:space="0" w:color="auto"/>
            </w:tcBorders>
            <w:shd w:val="clear" w:color="auto" w:fill="auto"/>
          </w:tcPr>
          <w:p w14:paraId="0E7E480B" w14:textId="77777777" w:rsidR="00EC2B79" w:rsidRPr="00AF7319" w:rsidRDefault="00571926" w:rsidP="00EC2B79">
            <w:pPr>
              <w:jc w:val="center"/>
              <w:rPr>
                <w:rFonts w:cs="Arial"/>
                <w:color w:val="000000"/>
              </w:rPr>
            </w:pPr>
            <w:r>
              <w:rPr>
                <w:rFonts w:cs="Arial"/>
                <w:color w:val="000000"/>
              </w:rPr>
              <w:t>ICC LS-Channels</w:t>
            </w:r>
          </w:p>
        </w:tc>
        <w:tc>
          <w:tcPr>
            <w:tcW w:w="84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D9E8D9D"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6AB7BAD"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5BB48C2A"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4" w:space="0" w:color="000000" w:themeColor="text1"/>
              <w:right w:val="single" w:sz="12" w:space="0" w:color="000000" w:themeColor="text1"/>
            </w:tcBorders>
            <w:vAlign w:val="center"/>
          </w:tcPr>
          <w:p w14:paraId="38720BD0"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r w:rsidR="00EC2B79" w:rsidRPr="00AF7319" w14:paraId="29D88AA5" w14:textId="77777777" w:rsidTr="00EC2B79">
        <w:trPr>
          <w:cantSplit/>
          <w:jc w:val="center"/>
        </w:trPr>
        <w:tc>
          <w:tcPr>
            <w:tcW w:w="1876" w:type="dxa"/>
            <w:tcBorders>
              <w:top w:val="single" w:sz="4" w:space="0" w:color="000000" w:themeColor="text1"/>
              <w:left w:val="single" w:sz="12" w:space="0" w:color="000000" w:themeColor="text1"/>
              <w:bottom w:val="single" w:sz="12" w:space="0" w:color="auto"/>
              <w:right w:val="single" w:sz="4" w:space="0" w:color="000000" w:themeColor="text1"/>
            </w:tcBorders>
            <w:vAlign w:val="center"/>
          </w:tcPr>
          <w:p w14:paraId="3A2304DE" w14:textId="77777777" w:rsidR="00EC2B79" w:rsidRPr="00AF7319" w:rsidRDefault="00571926" w:rsidP="00EC2B79">
            <w:pPr>
              <w:jc w:val="center"/>
              <w:rPr>
                <w:rFonts w:eastAsia="Calibri" w:cs="Arial"/>
                <w:color w:val="000000"/>
                <w:lang w:val="en-GB"/>
              </w:rPr>
            </w:pPr>
            <w:r w:rsidRPr="00AF7319">
              <w:rPr>
                <w:rFonts w:eastAsia="Calibri" w:cs="Arial"/>
                <w:color w:val="000000"/>
                <w:lang w:val="en-GB"/>
              </w:rPr>
              <w:t xml:space="preserve">Stream ID </w:t>
            </w:r>
            <w:r>
              <w:rPr>
                <w:rFonts w:eastAsia="Calibri" w:cs="Arial"/>
                <w:color w:val="000000"/>
                <w:lang w:val="en-GB"/>
              </w:rPr>
              <w:t>24</w:t>
            </w:r>
          </w:p>
        </w:tc>
        <w:tc>
          <w:tcPr>
            <w:tcW w:w="3973" w:type="dxa"/>
            <w:tcBorders>
              <w:top w:val="nil"/>
              <w:left w:val="single" w:sz="4" w:space="0" w:color="auto"/>
              <w:bottom w:val="single" w:sz="12" w:space="0" w:color="auto"/>
              <w:right w:val="single" w:sz="4" w:space="0" w:color="auto"/>
            </w:tcBorders>
            <w:shd w:val="clear" w:color="auto" w:fill="auto"/>
          </w:tcPr>
          <w:p w14:paraId="6C7E9615" w14:textId="77777777" w:rsidR="00EC2B79" w:rsidRPr="00AF7319" w:rsidRDefault="00571926" w:rsidP="00EC2B79">
            <w:pPr>
              <w:jc w:val="center"/>
              <w:rPr>
                <w:rFonts w:cs="Arial"/>
                <w:color w:val="000000"/>
              </w:rPr>
            </w:pPr>
            <w:r>
              <w:rPr>
                <w:rFonts w:cs="Arial"/>
                <w:color w:val="000000"/>
              </w:rPr>
              <w:t>ICC LS-Channels</w:t>
            </w:r>
          </w:p>
        </w:tc>
        <w:tc>
          <w:tcPr>
            <w:tcW w:w="840" w:type="dxa"/>
            <w:tcBorders>
              <w:top w:val="single" w:sz="4" w:space="0" w:color="000000" w:themeColor="text1"/>
              <w:left w:val="single" w:sz="4" w:space="0" w:color="000000" w:themeColor="text1"/>
              <w:bottom w:val="single" w:sz="12" w:space="0" w:color="auto"/>
              <w:right w:val="single" w:sz="4" w:space="0" w:color="000000" w:themeColor="text1"/>
            </w:tcBorders>
            <w:vAlign w:val="center"/>
          </w:tcPr>
          <w:p w14:paraId="4F5090E0" w14:textId="77777777" w:rsidR="00EC2B79" w:rsidRPr="00AF7319" w:rsidRDefault="00571926" w:rsidP="00EC2B79">
            <w:pPr>
              <w:jc w:val="center"/>
              <w:rPr>
                <w:rFonts w:eastAsia="Calibri" w:cs="Arial"/>
                <w:color w:val="000000"/>
                <w:lang w:val="en-GB"/>
              </w:rPr>
            </w:pPr>
          </w:p>
        </w:tc>
        <w:tc>
          <w:tcPr>
            <w:tcW w:w="946" w:type="dxa"/>
            <w:tcBorders>
              <w:top w:val="single" w:sz="4" w:space="0" w:color="000000" w:themeColor="text1"/>
              <w:left w:val="single" w:sz="4" w:space="0" w:color="000000" w:themeColor="text1"/>
              <w:bottom w:val="single" w:sz="12" w:space="0" w:color="auto"/>
              <w:right w:val="single" w:sz="4" w:space="0" w:color="000000" w:themeColor="text1"/>
            </w:tcBorders>
            <w:vAlign w:val="center"/>
          </w:tcPr>
          <w:p w14:paraId="60D2B4EB" w14:textId="77777777" w:rsidR="00EC2B79" w:rsidRPr="00AF7319" w:rsidRDefault="00571926" w:rsidP="00EC2B79">
            <w:pPr>
              <w:jc w:val="center"/>
              <w:rPr>
                <w:rFonts w:eastAsia="Calibri" w:cs="Arial"/>
                <w:color w:val="000000"/>
                <w:lang w:val="en-GB"/>
              </w:rPr>
            </w:pPr>
          </w:p>
        </w:tc>
        <w:tc>
          <w:tcPr>
            <w:tcW w:w="900" w:type="dxa"/>
            <w:tcBorders>
              <w:top w:val="single" w:sz="4" w:space="0" w:color="000000" w:themeColor="text1"/>
              <w:left w:val="single" w:sz="4" w:space="0" w:color="000000" w:themeColor="text1"/>
              <w:bottom w:val="single" w:sz="12" w:space="0" w:color="auto"/>
              <w:right w:val="single" w:sz="4" w:space="0" w:color="000000" w:themeColor="text1"/>
            </w:tcBorders>
            <w:vAlign w:val="center"/>
          </w:tcPr>
          <w:p w14:paraId="0E738985" w14:textId="77777777" w:rsidR="00EC2B79" w:rsidRPr="00AF7319" w:rsidRDefault="00571926" w:rsidP="00EC2B79">
            <w:pPr>
              <w:jc w:val="center"/>
              <w:rPr>
                <w:rFonts w:eastAsia="Calibri" w:cs="Arial"/>
                <w:color w:val="000000"/>
                <w:lang w:val="en-GB"/>
              </w:rPr>
            </w:pPr>
          </w:p>
        </w:tc>
        <w:tc>
          <w:tcPr>
            <w:tcW w:w="1095" w:type="dxa"/>
            <w:tcBorders>
              <w:top w:val="single" w:sz="4" w:space="0" w:color="000000" w:themeColor="text1"/>
              <w:left w:val="single" w:sz="4" w:space="0" w:color="000000" w:themeColor="text1"/>
              <w:bottom w:val="single" w:sz="12" w:space="0" w:color="auto"/>
              <w:right w:val="single" w:sz="12" w:space="0" w:color="000000" w:themeColor="text1"/>
            </w:tcBorders>
            <w:vAlign w:val="center"/>
          </w:tcPr>
          <w:p w14:paraId="016F673F" w14:textId="77777777" w:rsidR="00EC2B79" w:rsidRPr="00AF7319" w:rsidRDefault="00571926" w:rsidP="00EC2B79">
            <w:pPr>
              <w:jc w:val="center"/>
              <w:rPr>
                <w:rFonts w:eastAsia="Calibri" w:cs="Arial"/>
                <w:color w:val="000000"/>
                <w:lang w:val="en-GB"/>
              </w:rPr>
            </w:pPr>
            <w:proofErr w:type="spellStart"/>
            <w:r w:rsidRPr="00AF7319">
              <w:rPr>
                <w:rFonts w:eastAsia="Calibri" w:cs="Arial"/>
                <w:color w:val="000000"/>
                <w:lang w:val="en-GB"/>
              </w:rPr>
              <w:t>dBfs</w:t>
            </w:r>
            <w:proofErr w:type="spellEnd"/>
          </w:p>
        </w:tc>
      </w:tr>
    </w:tbl>
    <w:p w14:paraId="734B9C9A" w14:textId="77777777" w:rsidR="008A40CF" w:rsidRPr="00AF7319"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0F012FD5"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36C3C249" w14:textId="77777777" w:rsidR="00D90FFA" w:rsidRPr="00775603" w:rsidRDefault="00571926" w:rsidP="0081629B">
            <w:pPr>
              <w:rPr>
                <w:b/>
                <w:vanish/>
                <w:color w:val="A6A6A6" w:themeColor="background1" w:themeShade="A6"/>
              </w:rPr>
            </w:pPr>
            <w:r w:rsidRPr="00775603">
              <w:rPr>
                <w:b/>
                <w:vanish/>
                <w:color w:val="000000" w:themeColor="text1"/>
              </w:rPr>
              <w:lastRenderedPageBreak/>
              <w:t>Acceptance Criteria</w:t>
            </w:r>
          </w:p>
        </w:tc>
      </w:tr>
      <w:tr w:rsidR="00D90FFA" w:rsidRPr="00775603" w14:paraId="5291CF11"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3B94B288" w14:textId="77777777" w:rsidR="00D90FFA" w:rsidRPr="00775603" w:rsidRDefault="00571926" w:rsidP="0081629B">
            <w:pPr>
              <w:rPr>
                <w:vanish/>
                <w:color w:val="000000" w:themeColor="text1"/>
              </w:rPr>
            </w:pPr>
          </w:p>
        </w:tc>
      </w:tr>
    </w:tbl>
    <w:p w14:paraId="3EC199D7" w14:textId="77777777" w:rsidR="00406F39" w:rsidRDefault="00571926" w:rsidP="00B9479B">
      <w:pPr>
        <w:pStyle w:val="Heading4"/>
      </w:pPr>
      <w:bookmarkStart w:id="259" w:name="_Toc82101727"/>
      <w:r w:rsidRPr="00B9479B">
        <w:t>SWR-REQ-407183/A-A2B Upstream Audio Signal Characteristics</w:t>
      </w:r>
      <w:bookmarkEnd w:id="259"/>
    </w:p>
    <w:p w14:paraId="24379EB4" w14:textId="77777777" w:rsidR="00500605" w:rsidRPr="003603F1" w:rsidRDefault="00571926" w:rsidP="00500605">
      <w:pPr>
        <w:rPr>
          <w:rFonts w:cs="Arial"/>
        </w:rPr>
      </w:pPr>
    </w:p>
    <w:p w14:paraId="04D031D1" w14:textId="77777777" w:rsidR="003603F1" w:rsidRDefault="00571926" w:rsidP="003603F1">
      <w:pPr>
        <w:jc w:val="center"/>
        <w:rPr>
          <w:rFonts w:asciiTheme="minorHAnsi" w:eastAsia="Calibri" w:hAnsiTheme="minorHAnsi" w:cs="Arial"/>
        </w:rPr>
      </w:pPr>
      <w:r>
        <w:rPr>
          <w:rFonts w:eastAsia="Calibri" w:cs="Arial"/>
        </w:rPr>
        <w:t>Table: A2B Upstream Audio Signal Characteristics</w:t>
      </w:r>
    </w:p>
    <w:tbl>
      <w:tblPr>
        <w:tblStyle w:val="TableGrid"/>
        <w:tblW w:w="9630"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600" w:firstRow="0" w:lastRow="0" w:firstColumn="0" w:lastColumn="0" w:noHBand="1" w:noVBand="1"/>
      </w:tblPr>
      <w:tblGrid>
        <w:gridCol w:w="1876"/>
        <w:gridCol w:w="3973"/>
        <w:gridCol w:w="840"/>
        <w:gridCol w:w="840"/>
        <w:gridCol w:w="720"/>
        <w:gridCol w:w="1381"/>
      </w:tblGrid>
      <w:tr w:rsidR="003603F1" w:rsidRPr="00AA6F3E" w14:paraId="1DB664E4" w14:textId="77777777" w:rsidTr="00775603">
        <w:trPr>
          <w:cantSplit/>
          <w:tblHeader/>
          <w:jc w:val="center"/>
        </w:trPr>
        <w:tc>
          <w:tcPr>
            <w:tcW w:w="1876" w:type="dxa"/>
            <w:tcBorders>
              <w:top w:val="single" w:sz="12" w:space="0" w:color="auto"/>
              <w:bottom w:val="nil"/>
            </w:tcBorders>
            <w:vAlign w:val="center"/>
          </w:tcPr>
          <w:p w14:paraId="4213CAE9" w14:textId="77777777" w:rsidR="003603F1" w:rsidRPr="00AA6F3E" w:rsidRDefault="00571926">
            <w:pPr>
              <w:keepNext/>
              <w:keepLines/>
              <w:jc w:val="center"/>
              <w:rPr>
                <w:rFonts w:eastAsiaTheme="minorEastAsia" w:cs="Arial"/>
                <w:b/>
                <w:color w:val="000000"/>
                <w:lang w:eastAsia="sv-SE"/>
              </w:rPr>
            </w:pPr>
          </w:p>
        </w:tc>
        <w:tc>
          <w:tcPr>
            <w:tcW w:w="3973" w:type="dxa"/>
            <w:tcBorders>
              <w:top w:val="single" w:sz="12" w:space="0" w:color="auto"/>
              <w:bottom w:val="nil"/>
            </w:tcBorders>
            <w:vAlign w:val="center"/>
          </w:tcPr>
          <w:p w14:paraId="0C5C1807" w14:textId="77777777" w:rsidR="003603F1" w:rsidRPr="00AA6F3E" w:rsidRDefault="00571926">
            <w:pPr>
              <w:keepNext/>
              <w:keepLines/>
              <w:jc w:val="center"/>
              <w:rPr>
                <w:rFonts w:cs="Arial"/>
                <w:b/>
                <w:color w:val="000000"/>
                <w:lang w:eastAsia="sv-SE"/>
              </w:rPr>
            </w:pPr>
          </w:p>
        </w:tc>
        <w:tc>
          <w:tcPr>
            <w:tcW w:w="2400" w:type="dxa"/>
            <w:gridSpan w:val="3"/>
            <w:tcBorders>
              <w:top w:val="single" w:sz="12" w:space="0" w:color="auto"/>
            </w:tcBorders>
            <w:vAlign w:val="center"/>
            <w:hideMark/>
          </w:tcPr>
          <w:p w14:paraId="44126DAE" w14:textId="77777777" w:rsidR="003603F1" w:rsidRPr="00AA6F3E" w:rsidRDefault="00571926">
            <w:pPr>
              <w:keepNext/>
              <w:keepLines/>
              <w:jc w:val="center"/>
              <w:rPr>
                <w:rFonts w:cs="Arial"/>
                <w:b/>
                <w:color w:val="000000"/>
                <w:lang w:val="sv-SE" w:eastAsia="sv-SE"/>
              </w:rPr>
            </w:pPr>
            <w:r w:rsidRPr="00AA6F3E">
              <w:rPr>
                <w:rFonts w:eastAsia="Calibri" w:cs="Arial"/>
                <w:b/>
                <w:color w:val="000000"/>
              </w:rPr>
              <w:t>Value</w:t>
            </w:r>
          </w:p>
        </w:tc>
        <w:tc>
          <w:tcPr>
            <w:tcW w:w="1381" w:type="dxa"/>
            <w:tcBorders>
              <w:top w:val="single" w:sz="12" w:space="0" w:color="auto"/>
              <w:bottom w:val="nil"/>
            </w:tcBorders>
            <w:vAlign w:val="center"/>
          </w:tcPr>
          <w:p w14:paraId="12067B57" w14:textId="77777777" w:rsidR="003603F1" w:rsidRPr="00AA6F3E" w:rsidRDefault="00571926">
            <w:pPr>
              <w:keepNext/>
              <w:keepLines/>
              <w:jc w:val="center"/>
              <w:rPr>
                <w:rFonts w:cs="Arial"/>
                <w:b/>
                <w:color w:val="000000"/>
                <w:lang w:val="sv-SE" w:eastAsia="sv-SE"/>
              </w:rPr>
            </w:pPr>
          </w:p>
        </w:tc>
      </w:tr>
      <w:tr w:rsidR="003603F1" w:rsidRPr="00AA6F3E" w14:paraId="5D8184E1" w14:textId="77777777" w:rsidTr="00775603">
        <w:trPr>
          <w:cantSplit/>
          <w:tblHeader/>
          <w:jc w:val="center"/>
        </w:trPr>
        <w:tc>
          <w:tcPr>
            <w:tcW w:w="1876" w:type="dxa"/>
            <w:tcBorders>
              <w:top w:val="nil"/>
              <w:bottom w:val="double" w:sz="4" w:space="0" w:color="auto"/>
            </w:tcBorders>
            <w:vAlign w:val="center"/>
            <w:hideMark/>
          </w:tcPr>
          <w:p w14:paraId="79493FB6" w14:textId="77777777" w:rsidR="003603F1" w:rsidRPr="00AA6F3E" w:rsidRDefault="00571926">
            <w:pPr>
              <w:keepNext/>
              <w:keepLines/>
              <w:jc w:val="center"/>
              <w:rPr>
                <w:rFonts w:cs="Arial"/>
                <w:b/>
                <w:color w:val="000000"/>
                <w:lang w:val="sv-SE" w:eastAsia="sv-SE"/>
              </w:rPr>
            </w:pPr>
            <w:r w:rsidRPr="00AA6F3E">
              <w:rPr>
                <w:rFonts w:eastAsia="Calibri" w:cs="Arial"/>
                <w:b/>
                <w:color w:val="000000"/>
              </w:rPr>
              <w:t>Symbol</w:t>
            </w:r>
          </w:p>
        </w:tc>
        <w:tc>
          <w:tcPr>
            <w:tcW w:w="3973" w:type="dxa"/>
            <w:tcBorders>
              <w:top w:val="nil"/>
              <w:bottom w:val="double" w:sz="4" w:space="0" w:color="auto"/>
            </w:tcBorders>
            <w:vAlign w:val="center"/>
            <w:hideMark/>
          </w:tcPr>
          <w:p w14:paraId="0A1E34DD" w14:textId="77777777" w:rsidR="003603F1" w:rsidRPr="00AA6F3E" w:rsidRDefault="00571926">
            <w:pPr>
              <w:keepNext/>
              <w:keepLines/>
              <w:jc w:val="center"/>
              <w:rPr>
                <w:rFonts w:cs="Arial"/>
                <w:b/>
                <w:color w:val="000000"/>
                <w:lang w:val="sv-SE" w:eastAsia="sv-SE"/>
              </w:rPr>
            </w:pPr>
            <w:r w:rsidRPr="00AA6F3E">
              <w:rPr>
                <w:rFonts w:eastAsia="Calibri" w:cs="Arial"/>
                <w:b/>
                <w:color w:val="000000"/>
              </w:rPr>
              <w:t>Parameter</w:t>
            </w:r>
          </w:p>
        </w:tc>
        <w:tc>
          <w:tcPr>
            <w:tcW w:w="840" w:type="dxa"/>
            <w:tcBorders>
              <w:bottom w:val="double" w:sz="4" w:space="0" w:color="auto"/>
            </w:tcBorders>
            <w:vAlign w:val="center"/>
            <w:hideMark/>
          </w:tcPr>
          <w:p w14:paraId="43DEAC9F" w14:textId="77777777" w:rsidR="003603F1" w:rsidRPr="00AA6F3E" w:rsidRDefault="00571926">
            <w:pPr>
              <w:keepNext/>
              <w:keepLines/>
              <w:jc w:val="center"/>
              <w:rPr>
                <w:rFonts w:cs="Arial"/>
                <w:b/>
                <w:color w:val="000000"/>
                <w:lang w:val="sv-SE" w:eastAsia="sv-SE"/>
              </w:rPr>
            </w:pPr>
            <w:r w:rsidRPr="00AA6F3E">
              <w:rPr>
                <w:rFonts w:eastAsia="Calibri" w:cs="Arial"/>
                <w:b/>
                <w:color w:val="000000"/>
              </w:rPr>
              <w:t>Min</w:t>
            </w:r>
          </w:p>
        </w:tc>
        <w:tc>
          <w:tcPr>
            <w:tcW w:w="840" w:type="dxa"/>
            <w:tcBorders>
              <w:bottom w:val="double" w:sz="4" w:space="0" w:color="auto"/>
            </w:tcBorders>
            <w:vAlign w:val="center"/>
            <w:hideMark/>
          </w:tcPr>
          <w:p w14:paraId="50911B4A" w14:textId="77777777" w:rsidR="003603F1" w:rsidRPr="00AA6F3E" w:rsidRDefault="00571926">
            <w:pPr>
              <w:keepNext/>
              <w:keepLines/>
              <w:jc w:val="center"/>
              <w:rPr>
                <w:rFonts w:cs="Arial"/>
                <w:b/>
                <w:color w:val="000000"/>
                <w:lang w:val="sv-SE" w:eastAsia="sv-SE"/>
              </w:rPr>
            </w:pPr>
            <w:r w:rsidRPr="00AA6F3E">
              <w:rPr>
                <w:rFonts w:eastAsia="Calibri" w:cs="Arial"/>
                <w:b/>
                <w:color w:val="000000"/>
              </w:rPr>
              <w:t>Target</w:t>
            </w:r>
          </w:p>
        </w:tc>
        <w:tc>
          <w:tcPr>
            <w:tcW w:w="720" w:type="dxa"/>
            <w:tcBorders>
              <w:bottom w:val="double" w:sz="4" w:space="0" w:color="auto"/>
            </w:tcBorders>
            <w:vAlign w:val="center"/>
            <w:hideMark/>
          </w:tcPr>
          <w:p w14:paraId="69D0C351" w14:textId="77777777" w:rsidR="003603F1" w:rsidRPr="00AA6F3E" w:rsidRDefault="00571926">
            <w:pPr>
              <w:keepNext/>
              <w:keepLines/>
              <w:jc w:val="center"/>
              <w:rPr>
                <w:rFonts w:cs="Arial"/>
                <w:b/>
                <w:color w:val="000000"/>
                <w:lang w:val="sv-SE" w:eastAsia="sv-SE"/>
              </w:rPr>
            </w:pPr>
            <w:r w:rsidRPr="00AA6F3E">
              <w:rPr>
                <w:rFonts w:eastAsia="Calibri" w:cs="Arial"/>
                <w:b/>
                <w:color w:val="000000"/>
              </w:rPr>
              <w:t>Max</w:t>
            </w:r>
          </w:p>
        </w:tc>
        <w:tc>
          <w:tcPr>
            <w:tcW w:w="1381" w:type="dxa"/>
            <w:tcBorders>
              <w:top w:val="nil"/>
              <w:bottom w:val="double" w:sz="4" w:space="0" w:color="auto"/>
            </w:tcBorders>
            <w:vAlign w:val="center"/>
            <w:hideMark/>
          </w:tcPr>
          <w:p w14:paraId="08E1E7AD" w14:textId="77777777" w:rsidR="003603F1" w:rsidRPr="00AA6F3E" w:rsidRDefault="00571926">
            <w:pPr>
              <w:keepNext/>
              <w:keepLines/>
              <w:jc w:val="center"/>
              <w:rPr>
                <w:rFonts w:cs="Arial"/>
                <w:b/>
                <w:color w:val="000000"/>
                <w:lang w:val="sv-SE" w:eastAsia="sv-SE"/>
              </w:rPr>
            </w:pPr>
            <w:r w:rsidRPr="00AA6F3E">
              <w:rPr>
                <w:rFonts w:eastAsia="Calibri" w:cs="Arial"/>
                <w:b/>
                <w:color w:val="000000"/>
              </w:rPr>
              <w:t>Unit</w:t>
            </w:r>
          </w:p>
        </w:tc>
      </w:tr>
      <w:tr w:rsidR="005977C8" w:rsidRPr="00AA6F3E" w14:paraId="2B118AB8"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4CD38BF2" w14:textId="77777777" w:rsidR="005977C8" w:rsidRPr="00AA6F3E" w:rsidRDefault="00571926" w:rsidP="005977C8">
            <w:pPr>
              <w:jc w:val="center"/>
              <w:rPr>
                <w:rFonts w:eastAsia="Calibri" w:cs="Arial"/>
                <w:color w:val="000000"/>
                <w:lang w:val="en-GB"/>
              </w:rPr>
            </w:pPr>
            <w:r>
              <w:rPr>
                <w:rFonts w:cs="Arial"/>
                <w:color w:val="000000"/>
              </w:rPr>
              <w:t>Stream ID 50</w:t>
            </w:r>
          </w:p>
        </w:tc>
        <w:tc>
          <w:tcPr>
            <w:tcW w:w="3973" w:type="dxa"/>
            <w:tcBorders>
              <w:top w:val="double" w:sz="4" w:space="0" w:color="auto"/>
            </w:tcBorders>
            <w:shd w:val="clear" w:color="auto" w:fill="auto"/>
          </w:tcPr>
          <w:p w14:paraId="6AACA571" w14:textId="77777777" w:rsidR="005977C8" w:rsidRPr="00AA6F3E" w:rsidRDefault="00571926" w:rsidP="005977C8">
            <w:pPr>
              <w:jc w:val="center"/>
              <w:rPr>
                <w:rFonts w:eastAsia="Calibri" w:cs="Arial"/>
                <w:color w:val="000000"/>
                <w:lang w:val="en-GB"/>
              </w:rPr>
            </w:pPr>
            <w:r>
              <w:rPr>
                <w:rFonts w:cs="Arial"/>
                <w:color w:val="000000"/>
              </w:rPr>
              <w:t>PDC Main Cabin Audio - Left</w:t>
            </w:r>
            <w:r>
              <w:rPr>
                <w:rFonts w:cs="Arial"/>
                <w:color w:val="000000"/>
              </w:rPr>
              <w:br/>
              <w:t>PDC MSS Driver Audio Mono/Phone</w:t>
            </w:r>
          </w:p>
        </w:tc>
        <w:tc>
          <w:tcPr>
            <w:tcW w:w="840" w:type="dxa"/>
            <w:tcBorders>
              <w:top w:val="double" w:sz="4" w:space="0" w:color="auto"/>
            </w:tcBorders>
            <w:vAlign w:val="center"/>
          </w:tcPr>
          <w:p w14:paraId="7C53DAC8" w14:textId="77777777" w:rsidR="005977C8" w:rsidRPr="00AA6F3E" w:rsidRDefault="00571926" w:rsidP="005977C8">
            <w:pPr>
              <w:jc w:val="center"/>
              <w:rPr>
                <w:rFonts w:eastAsia="Calibri" w:cs="Arial"/>
                <w:color w:val="000000"/>
                <w:lang w:val="en-GB"/>
              </w:rPr>
            </w:pPr>
          </w:p>
        </w:tc>
        <w:tc>
          <w:tcPr>
            <w:tcW w:w="840" w:type="dxa"/>
            <w:tcBorders>
              <w:top w:val="double" w:sz="4" w:space="0" w:color="auto"/>
            </w:tcBorders>
            <w:vAlign w:val="center"/>
          </w:tcPr>
          <w:p w14:paraId="37FD18BA" w14:textId="77777777" w:rsidR="005977C8" w:rsidRPr="00AA6F3E" w:rsidRDefault="00571926" w:rsidP="005977C8">
            <w:pPr>
              <w:jc w:val="center"/>
              <w:rPr>
                <w:rFonts w:eastAsia="Calibri" w:cs="Arial"/>
                <w:color w:val="000000"/>
                <w:lang w:val="en-GB"/>
              </w:rPr>
            </w:pPr>
          </w:p>
        </w:tc>
        <w:tc>
          <w:tcPr>
            <w:tcW w:w="720" w:type="dxa"/>
            <w:tcBorders>
              <w:top w:val="double" w:sz="4" w:space="0" w:color="auto"/>
            </w:tcBorders>
            <w:vAlign w:val="center"/>
          </w:tcPr>
          <w:p w14:paraId="03AA6AF8" w14:textId="77777777" w:rsidR="005977C8" w:rsidRPr="00AA6F3E" w:rsidRDefault="00571926" w:rsidP="005977C8">
            <w:pPr>
              <w:jc w:val="center"/>
              <w:rPr>
                <w:rFonts w:eastAsia="Calibri" w:cs="Arial"/>
                <w:color w:val="000000"/>
                <w:lang w:val="en-GB"/>
              </w:rPr>
            </w:pPr>
          </w:p>
        </w:tc>
        <w:tc>
          <w:tcPr>
            <w:tcW w:w="1381" w:type="dxa"/>
            <w:tcBorders>
              <w:top w:val="double" w:sz="4" w:space="0" w:color="auto"/>
            </w:tcBorders>
            <w:vAlign w:val="center"/>
            <w:hideMark/>
          </w:tcPr>
          <w:p w14:paraId="3BD665F0"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6F1A5C0F"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5B038936" w14:textId="77777777" w:rsidR="005977C8" w:rsidRPr="00AA6F3E" w:rsidRDefault="00571926" w:rsidP="005977C8">
            <w:pPr>
              <w:jc w:val="center"/>
              <w:rPr>
                <w:rFonts w:eastAsia="Calibri" w:cs="Arial"/>
                <w:color w:val="000000"/>
                <w:lang w:val="en-GB"/>
              </w:rPr>
            </w:pPr>
            <w:r>
              <w:rPr>
                <w:rFonts w:cs="Arial"/>
                <w:color w:val="000000"/>
              </w:rPr>
              <w:t>Stream ID 51</w:t>
            </w:r>
          </w:p>
        </w:tc>
        <w:tc>
          <w:tcPr>
            <w:tcW w:w="3973" w:type="dxa"/>
            <w:shd w:val="clear" w:color="auto" w:fill="auto"/>
          </w:tcPr>
          <w:p w14:paraId="31B3CAB0" w14:textId="77777777" w:rsidR="005977C8" w:rsidRPr="00AA6F3E" w:rsidRDefault="00571926" w:rsidP="005977C8">
            <w:pPr>
              <w:jc w:val="center"/>
              <w:rPr>
                <w:rFonts w:eastAsia="Calibri" w:cs="Arial"/>
                <w:color w:val="000000"/>
                <w:lang w:val="en-GB"/>
              </w:rPr>
            </w:pPr>
            <w:r>
              <w:rPr>
                <w:rFonts w:cs="Arial"/>
                <w:color w:val="000000"/>
              </w:rPr>
              <w:t xml:space="preserve">PDC </w:t>
            </w:r>
            <w:r>
              <w:rPr>
                <w:rFonts w:cs="Arial"/>
                <w:color w:val="000000"/>
              </w:rPr>
              <w:t>Main Cabin Audio - Right</w:t>
            </w:r>
          </w:p>
        </w:tc>
        <w:tc>
          <w:tcPr>
            <w:tcW w:w="840" w:type="dxa"/>
            <w:vAlign w:val="center"/>
          </w:tcPr>
          <w:p w14:paraId="59739542" w14:textId="77777777" w:rsidR="005977C8" w:rsidRPr="00AA6F3E" w:rsidRDefault="00571926" w:rsidP="005977C8">
            <w:pPr>
              <w:jc w:val="center"/>
              <w:rPr>
                <w:rFonts w:eastAsia="Calibri" w:cs="Arial"/>
                <w:color w:val="000000"/>
                <w:lang w:val="en-GB"/>
              </w:rPr>
            </w:pPr>
          </w:p>
        </w:tc>
        <w:tc>
          <w:tcPr>
            <w:tcW w:w="840" w:type="dxa"/>
            <w:vAlign w:val="center"/>
          </w:tcPr>
          <w:p w14:paraId="4231DE37" w14:textId="77777777" w:rsidR="005977C8" w:rsidRPr="00AA6F3E" w:rsidRDefault="00571926" w:rsidP="005977C8">
            <w:pPr>
              <w:jc w:val="center"/>
              <w:rPr>
                <w:rFonts w:eastAsia="Calibri" w:cs="Arial"/>
                <w:color w:val="000000"/>
                <w:lang w:val="en-GB"/>
              </w:rPr>
            </w:pPr>
          </w:p>
        </w:tc>
        <w:tc>
          <w:tcPr>
            <w:tcW w:w="720" w:type="dxa"/>
            <w:vAlign w:val="center"/>
          </w:tcPr>
          <w:p w14:paraId="0E26CAA3" w14:textId="77777777" w:rsidR="005977C8" w:rsidRPr="00AA6F3E" w:rsidRDefault="00571926" w:rsidP="005977C8">
            <w:pPr>
              <w:jc w:val="center"/>
              <w:rPr>
                <w:rFonts w:eastAsia="Calibri" w:cs="Arial"/>
                <w:color w:val="000000"/>
                <w:lang w:val="en-GB"/>
              </w:rPr>
            </w:pPr>
          </w:p>
        </w:tc>
        <w:tc>
          <w:tcPr>
            <w:tcW w:w="1381" w:type="dxa"/>
            <w:vAlign w:val="center"/>
            <w:hideMark/>
          </w:tcPr>
          <w:p w14:paraId="01387CDA"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29058BC0"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614A9360" w14:textId="77777777" w:rsidR="005977C8" w:rsidRPr="00AA6F3E" w:rsidRDefault="00571926" w:rsidP="005977C8">
            <w:pPr>
              <w:jc w:val="center"/>
              <w:rPr>
                <w:rFonts w:eastAsia="Calibri" w:cs="Arial"/>
                <w:b/>
                <w:color w:val="000000"/>
                <w:lang w:val="en-GB"/>
              </w:rPr>
            </w:pPr>
            <w:r>
              <w:rPr>
                <w:rFonts w:cs="Arial"/>
                <w:color w:val="000000"/>
              </w:rPr>
              <w:t>Stream ID 52</w:t>
            </w:r>
          </w:p>
        </w:tc>
        <w:tc>
          <w:tcPr>
            <w:tcW w:w="3973" w:type="dxa"/>
            <w:shd w:val="clear" w:color="auto" w:fill="auto"/>
          </w:tcPr>
          <w:p w14:paraId="0504ACDC" w14:textId="77777777" w:rsidR="005977C8" w:rsidRPr="00AA6F3E" w:rsidRDefault="00571926" w:rsidP="005977C8">
            <w:pPr>
              <w:jc w:val="center"/>
              <w:rPr>
                <w:rFonts w:eastAsia="Calibri" w:cs="Arial"/>
                <w:color w:val="000000"/>
                <w:lang w:val="en-GB"/>
              </w:rPr>
            </w:pPr>
            <w:r>
              <w:rPr>
                <w:rFonts w:cs="Arial"/>
                <w:color w:val="000000"/>
              </w:rPr>
              <w:t>Captains Announcement</w:t>
            </w:r>
          </w:p>
        </w:tc>
        <w:tc>
          <w:tcPr>
            <w:tcW w:w="840" w:type="dxa"/>
            <w:vAlign w:val="center"/>
          </w:tcPr>
          <w:p w14:paraId="1F682560" w14:textId="77777777" w:rsidR="005977C8" w:rsidRPr="00AA6F3E" w:rsidRDefault="00571926" w:rsidP="005977C8">
            <w:pPr>
              <w:jc w:val="center"/>
              <w:rPr>
                <w:rFonts w:eastAsia="Calibri" w:cs="Arial"/>
                <w:color w:val="000000"/>
                <w:lang w:val="en-GB"/>
              </w:rPr>
            </w:pPr>
          </w:p>
        </w:tc>
        <w:tc>
          <w:tcPr>
            <w:tcW w:w="840" w:type="dxa"/>
            <w:vAlign w:val="center"/>
          </w:tcPr>
          <w:p w14:paraId="796EA937" w14:textId="77777777" w:rsidR="005977C8" w:rsidRPr="00AA6F3E" w:rsidRDefault="00571926" w:rsidP="005977C8">
            <w:pPr>
              <w:jc w:val="center"/>
              <w:rPr>
                <w:rFonts w:eastAsia="Calibri" w:cs="Arial"/>
                <w:color w:val="000000"/>
                <w:lang w:val="en-GB"/>
              </w:rPr>
            </w:pPr>
          </w:p>
        </w:tc>
        <w:tc>
          <w:tcPr>
            <w:tcW w:w="720" w:type="dxa"/>
            <w:vAlign w:val="center"/>
          </w:tcPr>
          <w:p w14:paraId="255E9EEA" w14:textId="77777777" w:rsidR="005977C8" w:rsidRPr="00AA6F3E" w:rsidRDefault="00571926" w:rsidP="005977C8">
            <w:pPr>
              <w:jc w:val="center"/>
              <w:rPr>
                <w:rFonts w:eastAsia="Calibri" w:cs="Arial"/>
                <w:color w:val="000000"/>
                <w:lang w:val="en-GB"/>
              </w:rPr>
            </w:pPr>
          </w:p>
        </w:tc>
        <w:tc>
          <w:tcPr>
            <w:tcW w:w="1381" w:type="dxa"/>
            <w:vAlign w:val="center"/>
            <w:hideMark/>
          </w:tcPr>
          <w:p w14:paraId="3A033B45"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30462F20"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54CF1BBE" w14:textId="77777777" w:rsidR="005977C8" w:rsidRPr="00AA6F3E" w:rsidRDefault="00571926" w:rsidP="005977C8">
            <w:pPr>
              <w:jc w:val="center"/>
              <w:rPr>
                <w:rFonts w:eastAsia="Calibri" w:cs="Arial"/>
                <w:color w:val="000000"/>
                <w:lang w:val="en-GB"/>
              </w:rPr>
            </w:pPr>
            <w:r>
              <w:rPr>
                <w:rFonts w:cs="Arial"/>
                <w:color w:val="000000"/>
              </w:rPr>
              <w:t>Stream ID 53</w:t>
            </w:r>
          </w:p>
        </w:tc>
        <w:tc>
          <w:tcPr>
            <w:tcW w:w="3973" w:type="dxa"/>
            <w:shd w:val="clear" w:color="auto" w:fill="auto"/>
          </w:tcPr>
          <w:p w14:paraId="28681D72" w14:textId="77777777" w:rsidR="005977C8" w:rsidRPr="00AA6F3E" w:rsidRDefault="00571926" w:rsidP="005977C8">
            <w:pPr>
              <w:jc w:val="center"/>
              <w:rPr>
                <w:rFonts w:eastAsia="Calibri" w:cs="Arial"/>
                <w:color w:val="000000"/>
                <w:lang w:val="en-GB"/>
              </w:rPr>
            </w:pPr>
            <w:r>
              <w:rPr>
                <w:rFonts w:cs="Arial"/>
                <w:color w:val="000000"/>
              </w:rPr>
              <w:t>Phone - Receive Path</w:t>
            </w:r>
          </w:p>
        </w:tc>
        <w:tc>
          <w:tcPr>
            <w:tcW w:w="840" w:type="dxa"/>
            <w:vAlign w:val="center"/>
          </w:tcPr>
          <w:p w14:paraId="3D3E5496" w14:textId="77777777" w:rsidR="005977C8" w:rsidRPr="00AA6F3E" w:rsidRDefault="00571926" w:rsidP="005977C8">
            <w:pPr>
              <w:jc w:val="center"/>
              <w:rPr>
                <w:rFonts w:eastAsia="Calibri" w:cs="Arial"/>
                <w:color w:val="000000"/>
                <w:lang w:val="en-GB"/>
              </w:rPr>
            </w:pPr>
          </w:p>
        </w:tc>
        <w:tc>
          <w:tcPr>
            <w:tcW w:w="840" w:type="dxa"/>
            <w:vAlign w:val="center"/>
          </w:tcPr>
          <w:p w14:paraId="1B3FE4D9" w14:textId="77777777" w:rsidR="005977C8" w:rsidRPr="00AA6F3E" w:rsidRDefault="00571926" w:rsidP="005977C8">
            <w:pPr>
              <w:jc w:val="center"/>
              <w:rPr>
                <w:rFonts w:eastAsia="Calibri" w:cs="Arial"/>
                <w:color w:val="000000"/>
                <w:lang w:val="en-GB"/>
              </w:rPr>
            </w:pPr>
          </w:p>
        </w:tc>
        <w:tc>
          <w:tcPr>
            <w:tcW w:w="720" w:type="dxa"/>
            <w:vAlign w:val="center"/>
          </w:tcPr>
          <w:p w14:paraId="7D3B10F3" w14:textId="77777777" w:rsidR="005977C8" w:rsidRPr="00AA6F3E" w:rsidRDefault="00571926" w:rsidP="005977C8">
            <w:pPr>
              <w:jc w:val="center"/>
              <w:rPr>
                <w:rFonts w:eastAsia="Calibri" w:cs="Arial"/>
                <w:color w:val="000000"/>
                <w:lang w:val="en-GB"/>
              </w:rPr>
            </w:pPr>
          </w:p>
        </w:tc>
        <w:tc>
          <w:tcPr>
            <w:tcW w:w="1381" w:type="dxa"/>
            <w:vAlign w:val="center"/>
          </w:tcPr>
          <w:p w14:paraId="5E063C5A"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6C22C4B9"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0F8A9DB8" w14:textId="77777777" w:rsidR="005977C8" w:rsidRPr="00AA6F3E" w:rsidRDefault="00571926" w:rsidP="005977C8">
            <w:pPr>
              <w:jc w:val="center"/>
              <w:rPr>
                <w:rFonts w:eastAsia="Calibri" w:cs="Arial"/>
                <w:color w:val="000000"/>
                <w:lang w:val="en-GB"/>
              </w:rPr>
            </w:pPr>
            <w:r>
              <w:rPr>
                <w:rFonts w:cs="Arial"/>
                <w:color w:val="000000"/>
              </w:rPr>
              <w:t>Stream ID 57</w:t>
            </w:r>
          </w:p>
        </w:tc>
        <w:tc>
          <w:tcPr>
            <w:tcW w:w="3973" w:type="dxa"/>
            <w:shd w:val="clear" w:color="auto" w:fill="auto"/>
          </w:tcPr>
          <w:p w14:paraId="53D14D12" w14:textId="77777777" w:rsidR="005977C8" w:rsidRPr="00AA6F3E" w:rsidRDefault="00571926" w:rsidP="005977C8">
            <w:pPr>
              <w:jc w:val="center"/>
              <w:rPr>
                <w:rFonts w:eastAsia="Calibri" w:cs="Arial"/>
                <w:color w:val="000000"/>
                <w:lang w:val="en-GB"/>
              </w:rPr>
            </w:pPr>
            <w:r>
              <w:rPr>
                <w:rFonts w:cs="Arial"/>
                <w:color w:val="000000"/>
              </w:rPr>
              <w:t>PDC AVAS Front/Rear</w:t>
            </w:r>
          </w:p>
        </w:tc>
        <w:tc>
          <w:tcPr>
            <w:tcW w:w="840" w:type="dxa"/>
            <w:vAlign w:val="center"/>
          </w:tcPr>
          <w:p w14:paraId="1F869258" w14:textId="77777777" w:rsidR="005977C8" w:rsidRPr="00AA6F3E" w:rsidRDefault="00571926" w:rsidP="005977C8">
            <w:pPr>
              <w:jc w:val="center"/>
              <w:rPr>
                <w:rFonts w:eastAsia="Calibri" w:cs="Arial"/>
                <w:color w:val="000000"/>
                <w:lang w:val="en-GB"/>
              </w:rPr>
            </w:pPr>
          </w:p>
        </w:tc>
        <w:tc>
          <w:tcPr>
            <w:tcW w:w="840" w:type="dxa"/>
            <w:vAlign w:val="center"/>
          </w:tcPr>
          <w:p w14:paraId="08A8F58A" w14:textId="77777777" w:rsidR="005977C8" w:rsidRPr="00AA6F3E" w:rsidRDefault="00571926" w:rsidP="005977C8">
            <w:pPr>
              <w:jc w:val="center"/>
              <w:rPr>
                <w:rFonts w:eastAsia="Calibri" w:cs="Arial"/>
                <w:color w:val="000000"/>
                <w:lang w:val="en-GB"/>
              </w:rPr>
            </w:pPr>
          </w:p>
        </w:tc>
        <w:tc>
          <w:tcPr>
            <w:tcW w:w="720" w:type="dxa"/>
            <w:vAlign w:val="center"/>
          </w:tcPr>
          <w:p w14:paraId="54E0721E" w14:textId="77777777" w:rsidR="005977C8" w:rsidRPr="00AA6F3E" w:rsidRDefault="00571926" w:rsidP="005977C8">
            <w:pPr>
              <w:jc w:val="center"/>
              <w:rPr>
                <w:rFonts w:eastAsia="Calibri" w:cs="Arial"/>
                <w:color w:val="000000"/>
                <w:lang w:val="en-GB"/>
              </w:rPr>
            </w:pPr>
          </w:p>
        </w:tc>
        <w:tc>
          <w:tcPr>
            <w:tcW w:w="1381" w:type="dxa"/>
            <w:vAlign w:val="center"/>
          </w:tcPr>
          <w:p w14:paraId="4186D193"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0F0FB42B"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0CE1E2A0" w14:textId="77777777" w:rsidR="005977C8" w:rsidRPr="00AA6F3E" w:rsidRDefault="00571926" w:rsidP="005977C8">
            <w:pPr>
              <w:jc w:val="center"/>
              <w:rPr>
                <w:rFonts w:eastAsia="Calibri" w:cs="Arial"/>
                <w:color w:val="000000"/>
                <w:lang w:val="en-GB"/>
              </w:rPr>
            </w:pPr>
            <w:r>
              <w:rPr>
                <w:rFonts w:cs="Arial"/>
                <w:color w:val="000000"/>
              </w:rPr>
              <w:t>Stream ID 58</w:t>
            </w:r>
          </w:p>
        </w:tc>
        <w:tc>
          <w:tcPr>
            <w:tcW w:w="3973" w:type="dxa"/>
            <w:shd w:val="clear" w:color="auto" w:fill="auto"/>
          </w:tcPr>
          <w:p w14:paraId="50BFB983" w14:textId="77777777" w:rsidR="005977C8" w:rsidRPr="00AA6F3E" w:rsidRDefault="00571926" w:rsidP="005977C8">
            <w:pPr>
              <w:jc w:val="center"/>
              <w:rPr>
                <w:rFonts w:eastAsia="Calibri" w:cs="Arial"/>
                <w:color w:val="000000"/>
                <w:lang w:val="en-GB"/>
              </w:rPr>
            </w:pPr>
            <w:r>
              <w:rPr>
                <w:rFonts w:cs="Arial"/>
                <w:color w:val="000000"/>
              </w:rPr>
              <w:t>Chime/Prompt Bus</w:t>
            </w:r>
          </w:p>
        </w:tc>
        <w:tc>
          <w:tcPr>
            <w:tcW w:w="840" w:type="dxa"/>
            <w:vAlign w:val="center"/>
          </w:tcPr>
          <w:p w14:paraId="663CC8EE" w14:textId="77777777" w:rsidR="005977C8" w:rsidRPr="00AA6F3E" w:rsidRDefault="00571926" w:rsidP="005977C8">
            <w:pPr>
              <w:jc w:val="center"/>
              <w:rPr>
                <w:rFonts w:eastAsia="Calibri" w:cs="Arial"/>
                <w:color w:val="000000"/>
                <w:lang w:val="en-GB"/>
              </w:rPr>
            </w:pPr>
          </w:p>
        </w:tc>
        <w:tc>
          <w:tcPr>
            <w:tcW w:w="840" w:type="dxa"/>
            <w:vAlign w:val="center"/>
          </w:tcPr>
          <w:p w14:paraId="44F53358" w14:textId="77777777" w:rsidR="005977C8" w:rsidRPr="00AA6F3E" w:rsidRDefault="00571926" w:rsidP="005977C8">
            <w:pPr>
              <w:jc w:val="center"/>
              <w:rPr>
                <w:rFonts w:eastAsia="Calibri" w:cs="Arial"/>
                <w:color w:val="000000"/>
                <w:lang w:val="en-GB"/>
              </w:rPr>
            </w:pPr>
          </w:p>
        </w:tc>
        <w:tc>
          <w:tcPr>
            <w:tcW w:w="720" w:type="dxa"/>
            <w:vAlign w:val="center"/>
          </w:tcPr>
          <w:p w14:paraId="0DBF8B7E" w14:textId="77777777" w:rsidR="005977C8" w:rsidRPr="00AA6F3E" w:rsidRDefault="00571926" w:rsidP="005977C8">
            <w:pPr>
              <w:jc w:val="center"/>
              <w:rPr>
                <w:rFonts w:eastAsia="Calibri" w:cs="Arial"/>
                <w:color w:val="000000"/>
                <w:lang w:val="en-GB"/>
              </w:rPr>
            </w:pPr>
          </w:p>
        </w:tc>
        <w:tc>
          <w:tcPr>
            <w:tcW w:w="1381" w:type="dxa"/>
            <w:vAlign w:val="center"/>
          </w:tcPr>
          <w:p w14:paraId="0857100F"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1F1E8C33"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687F893F" w14:textId="77777777" w:rsidR="005977C8" w:rsidRPr="00AA6F3E" w:rsidRDefault="00571926" w:rsidP="005977C8">
            <w:pPr>
              <w:jc w:val="center"/>
              <w:rPr>
                <w:rFonts w:eastAsia="Calibri" w:cs="Arial"/>
                <w:color w:val="000000"/>
                <w:lang w:val="en-GB"/>
              </w:rPr>
            </w:pPr>
            <w:r>
              <w:rPr>
                <w:rFonts w:cs="Arial"/>
                <w:color w:val="000000"/>
              </w:rPr>
              <w:t>Stream ID 59</w:t>
            </w:r>
          </w:p>
        </w:tc>
        <w:tc>
          <w:tcPr>
            <w:tcW w:w="3973" w:type="dxa"/>
            <w:shd w:val="clear" w:color="auto" w:fill="auto"/>
          </w:tcPr>
          <w:p w14:paraId="7FC1157E" w14:textId="77777777" w:rsidR="005977C8" w:rsidRPr="00AA6F3E" w:rsidRDefault="00571926" w:rsidP="005977C8">
            <w:pPr>
              <w:jc w:val="center"/>
              <w:rPr>
                <w:rFonts w:eastAsia="Calibri" w:cs="Arial"/>
                <w:color w:val="000000"/>
                <w:lang w:val="en-GB"/>
              </w:rPr>
            </w:pPr>
            <w:r>
              <w:rPr>
                <w:rFonts w:cs="Arial"/>
                <w:color w:val="000000"/>
              </w:rPr>
              <w:t>Chime/Prompt Bus</w:t>
            </w:r>
          </w:p>
        </w:tc>
        <w:tc>
          <w:tcPr>
            <w:tcW w:w="840" w:type="dxa"/>
            <w:vAlign w:val="center"/>
          </w:tcPr>
          <w:p w14:paraId="2D627A49" w14:textId="77777777" w:rsidR="005977C8" w:rsidRPr="00AA6F3E" w:rsidRDefault="00571926" w:rsidP="005977C8">
            <w:pPr>
              <w:jc w:val="center"/>
              <w:rPr>
                <w:rFonts w:eastAsia="Calibri" w:cs="Arial"/>
                <w:color w:val="000000"/>
                <w:lang w:val="en-GB"/>
              </w:rPr>
            </w:pPr>
          </w:p>
        </w:tc>
        <w:tc>
          <w:tcPr>
            <w:tcW w:w="840" w:type="dxa"/>
            <w:vAlign w:val="center"/>
          </w:tcPr>
          <w:p w14:paraId="35FA1192" w14:textId="77777777" w:rsidR="005977C8" w:rsidRPr="00AA6F3E" w:rsidRDefault="00571926" w:rsidP="005977C8">
            <w:pPr>
              <w:jc w:val="center"/>
              <w:rPr>
                <w:rFonts w:eastAsia="Calibri" w:cs="Arial"/>
                <w:color w:val="000000"/>
                <w:lang w:val="en-GB"/>
              </w:rPr>
            </w:pPr>
          </w:p>
        </w:tc>
        <w:tc>
          <w:tcPr>
            <w:tcW w:w="720" w:type="dxa"/>
            <w:vAlign w:val="center"/>
          </w:tcPr>
          <w:p w14:paraId="5580D9B7" w14:textId="77777777" w:rsidR="005977C8" w:rsidRPr="00AA6F3E" w:rsidRDefault="00571926" w:rsidP="005977C8">
            <w:pPr>
              <w:jc w:val="center"/>
              <w:rPr>
                <w:rFonts w:eastAsia="Calibri" w:cs="Arial"/>
                <w:color w:val="000000"/>
                <w:lang w:val="en-GB"/>
              </w:rPr>
            </w:pPr>
          </w:p>
        </w:tc>
        <w:tc>
          <w:tcPr>
            <w:tcW w:w="1381" w:type="dxa"/>
            <w:vAlign w:val="center"/>
            <w:hideMark/>
          </w:tcPr>
          <w:p w14:paraId="4B2D2CDA"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75B69884"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71F554AB" w14:textId="77777777" w:rsidR="005977C8" w:rsidRPr="00AA6F3E" w:rsidRDefault="00571926" w:rsidP="005977C8">
            <w:pPr>
              <w:jc w:val="center"/>
              <w:rPr>
                <w:rFonts w:eastAsia="Calibri" w:cs="Arial"/>
                <w:color w:val="000000"/>
                <w:lang w:val="en-GB"/>
              </w:rPr>
            </w:pPr>
            <w:bookmarkStart w:id="260" w:name="_Hlk62546932"/>
            <w:r>
              <w:rPr>
                <w:rFonts w:cs="Arial"/>
                <w:color w:val="000000"/>
              </w:rPr>
              <w:t>Stream ID 60</w:t>
            </w:r>
          </w:p>
        </w:tc>
        <w:tc>
          <w:tcPr>
            <w:tcW w:w="3973" w:type="dxa"/>
            <w:shd w:val="clear" w:color="auto" w:fill="auto"/>
          </w:tcPr>
          <w:p w14:paraId="6BBE23A6" w14:textId="77777777" w:rsidR="005977C8" w:rsidRPr="00AA6F3E" w:rsidRDefault="00571926" w:rsidP="005977C8">
            <w:pPr>
              <w:jc w:val="center"/>
              <w:rPr>
                <w:rFonts w:eastAsia="Calibri" w:cs="Arial"/>
                <w:color w:val="000000"/>
                <w:lang w:val="en-GB"/>
              </w:rPr>
            </w:pPr>
            <w:r>
              <w:rPr>
                <w:rFonts w:cs="Arial"/>
                <w:color w:val="000000"/>
              </w:rPr>
              <w:t>Chime/Prompt Bus</w:t>
            </w:r>
          </w:p>
        </w:tc>
        <w:tc>
          <w:tcPr>
            <w:tcW w:w="840" w:type="dxa"/>
            <w:vAlign w:val="center"/>
          </w:tcPr>
          <w:p w14:paraId="786A7723" w14:textId="77777777" w:rsidR="005977C8" w:rsidRPr="00AA6F3E" w:rsidRDefault="00571926" w:rsidP="005977C8">
            <w:pPr>
              <w:jc w:val="center"/>
              <w:rPr>
                <w:rFonts w:eastAsia="Calibri" w:cs="Arial"/>
                <w:color w:val="000000"/>
                <w:lang w:val="en-GB"/>
              </w:rPr>
            </w:pPr>
          </w:p>
        </w:tc>
        <w:tc>
          <w:tcPr>
            <w:tcW w:w="840" w:type="dxa"/>
            <w:vAlign w:val="center"/>
          </w:tcPr>
          <w:p w14:paraId="27695FD8" w14:textId="77777777" w:rsidR="005977C8" w:rsidRPr="00AA6F3E" w:rsidRDefault="00571926" w:rsidP="005977C8">
            <w:pPr>
              <w:jc w:val="center"/>
              <w:rPr>
                <w:rFonts w:eastAsia="Calibri" w:cs="Arial"/>
                <w:color w:val="000000"/>
                <w:lang w:val="en-GB"/>
              </w:rPr>
            </w:pPr>
          </w:p>
        </w:tc>
        <w:tc>
          <w:tcPr>
            <w:tcW w:w="720" w:type="dxa"/>
            <w:vAlign w:val="center"/>
          </w:tcPr>
          <w:p w14:paraId="108EAB20" w14:textId="77777777" w:rsidR="005977C8" w:rsidRPr="00AA6F3E" w:rsidRDefault="00571926" w:rsidP="005977C8">
            <w:pPr>
              <w:jc w:val="center"/>
              <w:rPr>
                <w:rFonts w:eastAsia="Calibri" w:cs="Arial"/>
                <w:color w:val="000000"/>
                <w:lang w:val="en-GB"/>
              </w:rPr>
            </w:pPr>
          </w:p>
        </w:tc>
        <w:tc>
          <w:tcPr>
            <w:tcW w:w="1381" w:type="dxa"/>
            <w:vAlign w:val="center"/>
            <w:hideMark/>
          </w:tcPr>
          <w:p w14:paraId="4C47B34E"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6A245322"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7905F058" w14:textId="77777777" w:rsidR="005977C8" w:rsidRPr="00AA6F3E" w:rsidRDefault="00571926" w:rsidP="005977C8">
            <w:pPr>
              <w:jc w:val="center"/>
              <w:rPr>
                <w:rFonts w:eastAsia="Calibri" w:cs="Arial"/>
                <w:color w:val="000000"/>
                <w:lang w:val="en-GB"/>
              </w:rPr>
            </w:pPr>
            <w:r>
              <w:rPr>
                <w:rFonts w:cs="Arial"/>
                <w:color w:val="000000"/>
              </w:rPr>
              <w:t>Stream ID 61</w:t>
            </w:r>
          </w:p>
        </w:tc>
        <w:tc>
          <w:tcPr>
            <w:tcW w:w="3973" w:type="dxa"/>
            <w:shd w:val="clear" w:color="auto" w:fill="auto"/>
          </w:tcPr>
          <w:p w14:paraId="73E24B7D" w14:textId="77777777" w:rsidR="005977C8" w:rsidRPr="00AA6F3E" w:rsidRDefault="00571926" w:rsidP="005977C8">
            <w:pPr>
              <w:jc w:val="center"/>
              <w:rPr>
                <w:rFonts w:eastAsia="Calibri" w:cs="Arial"/>
                <w:color w:val="000000"/>
                <w:lang w:val="en-GB"/>
              </w:rPr>
            </w:pPr>
            <w:r>
              <w:rPr>
                <w:rFonts w:cs="Arial"/>
                <w:color w:val="000000"/>
              </w:rPr>
              <w:t>Chime/Prompt Bus</w:t>
            </w:r>
          </w:p>
        </w:tc>
        <w:tc>
          <w:tcPr>
            <w:tcW w:w="840" w:type="dxa"/>
            <w:vAlign w:val="center"/>
          </w:tcPr>
          <w:p w14:paraId="4B76ED6D" w14:textId="77777777" w:rsidR="005977C8" w:rsidRPr="00AA6F3E" w:rsidRDefault="00571926" w:rsidP="005977C8">
            <w:pPr>
              <w:jc w:val="center"/>
              <w:rPr>
                <w:rFonts w:eastAsia="Calibri" w:cs="Arial"/>
                <w:color w:val="000000"/>
                <w:lang w:val="en-GB"/>
              </w:rPr>
            </w:pPr>
          </w:p>
        </w:tc>
        <w:tc>
          <w:tcPr>
            <w:tcW w:w="840" w:type="dxa"/>
            <w:vAlign w:val="center"/>
          </w:tcPr>
          <w:p w14:paraId="2C7F418B" w14:textId="77777777" w:rsidR="005977C8" w:rsidRPr="00AA6F3E" w:rsidRDefault="00571926" w:rsidP="005977C8">
            <w:pPr>
              <w:jc w:val="center"/>
              <w:rPr>
                <w:rFonts w:eastAsia="Calibri" w:cs="Arial"/>
                <w:color w:val="000000"/>
                <w:lang w:val="en-GB"/>
              </w:rPr>
            </w:pPr>
          </w:p>
        </w:tc>
        <w:tc>
          <w:tcPr>
            <w:tcW w:w="720" w:type="dxa"/>
            <w:vAlign w:val="center"/>
          </w:tcPr>
          <w:p w14:paraId="29024E42" w14:textId="77777777" w:rsidR="005977C8" w:rsidRPr="00AA6F3E" w:rsidRDefault="00571926" w:rsidP="005977C8">
            <w:pPr>
              <w:jc w:val="center"/>
              <w:rPr>
                <w:rFonts w:eastAsia="Calibri" w:cs="Arial"/>
                <w:color w:val="000000"/>
                <w:lang w:val="en-GB"/>
              </w:rPr>
            </w:pPr>
          </w:p>
        </w:tc>
        <w:tc>
          <w:tcPr>
            <w:tcW w:w="1381" w:type="dxa"/>
            <w:vAlign w:val="center"/>
            <w:hideMark/>
          </w:tcPr>
          <w:p w14:paraId="58810EDF"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6AA93414"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0E961C31" w14:textId="77777777" w:rsidR="005977C8" w:rsidRPr="00AA6F3E" w:rsidRDefault="00571926" w:rsidP="005977C8">
            <w:pPr>
              <w:jc w:val="center"/>
              <w:rPr>
                <w:rFonts w:eastAsia="Calibri" w:cs="Arial"/>
                <w:color w:val="000000"/>
                <w:lang w:val="en-GB"/>
              </w:rPr>
            </w:pPr>
            <w:r>
              <w:rPr>
                <w:rFonts w:cs="Arial"/>
                <w:color w:val="000000"/>
              </w:rPr>
              <w:t>Stream ID 62</w:t>
            </w:r>
          </w:p>
        </w:tc>
        <w:tc>
          <w:tcPr>
            <w:tcW w:w="3973" w:type="dxa"/>
            <w:shd w:val="clear" w:color="auto" w:fill="auto"/>
          </w:tcPr>
          <w:p w14:paraId="2FC4394D" w14:textId="77777777" w:rsidR="005977C8" w:rsidRPr="00AA6F3E" w:rsidRDefault="00571926" w:rsidP="005977C8">
            <w:pPr>
              <w:jc w:val="center"/>
              <w:rPr>
                <w:rFonts w:eastAsia="Calibri" w:cs="Arial"/>
                <w:color w:val="000000"/>
                <w:lang w:val="en-GB"/>
              </w:rPr>
            </w:pPr>
            <w:r>
              <w:rPr>
                <w:rFonts w:cs="Arial"/>
                <w:color w:val="000000"/>
              </w:rPr>
              <w:t>ANC+RNC (+ESE +EVSE)</w:t>
            </w:r>
          </w:p>
        </w:tc>
        <w:tc>
          <w:tcPr>
            <w:tcW w:w="840" w:type="dxa"/>
            <w:vAlign w:val="center"/>
          </w:tcPr>
          <w:p w14:paraId="15D70CFA" w14:textId="77777777" w:rsidR="005977C8" w:rsidRPr="00AA6F3E" w:rsidRDefault="00571926" w:rsidP="005977C8">
            <w:pPr>
              <w:jc w:val="center"/>
              <w:rPr>
                <w:rFonts w:eastAsia="Calibri" w:cs="Arial"/>
                <w:color w:val="000000"/>
                <w:lang w:val="en-GB"/>
              </w:rPr>
            </w:pPr>
          </w:p>
        </w:tc>
        <w:tc>
          <w:tcPr>
            <w:tcW w:w="840" w:type="dxa"/>
            <w:vAlign w:val="center"/>
          </w:tcPr>
          <w:p w14:paraId="761989AA" w14:textId="77777777" w:rsidR="005977C8" w:rsidRPr="00AA6F3E" w:rsidRDefault="00571926" w:rsidP="005977C8">
            <w:pPr>
              <w:jc w:val="center"/>
              <w:rPr>
                <w:rFonts w:eastAsia="Calibri" w:cs="Arial"/>
                <w:color w:val="000000"/>
                <w:lang w:val="en-GB"/>
              </w:rPr>
            </w:pPr>
          </w:p>
        </w:tc>
        <w:tc>
          <w:tcPr>
            <w:tcW w:w="720" w:type="dxa"/>
            <w:vAlign w:val="center"/>
          </w:tcPr>
          <w:p w14:paraId="4CC33D76" w14:textId="77777777" w:rsidR="005977C8" w:rsidRPr="00AA6F3E" w:rsidRDefault="00571926" w:rsidP="005977C8">
            <w:pPr>
              <w:jc w:val="center"/>
              <w:rPr>
                <w:rFonts w:eastAsia="Calibri" w:cs="Arial"/>
                <w:color w:val="000000"/>
                <w:lang w:val="en-GB"/>
              </w:rPr>
            </w:pPr>
          </w:p>
        </w:tc>
        <w:tc>
          <w:tcPr>
            <w:tcW w:w="1381" w:type="dxa"/>
            <w:vAlign w:val="center"/>
            <w:hideMark/>
          </w:tcPr>
          <w:p w14:paraId="7919B7B3"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18843E22"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783FCC63" w14:textId="77777777" w:rsidR="005977C8" w:rsidRPr="00AA6F3E" w:rsidRDefault="00571926" w:rsidP="005977C8">
            <w:pPr>
              <w:jc w:val="center"/>
              <w:rPr>
                <w:rFonts w:eastAsia="Calibri" w:cs="Arial"/>
                <w:color w:val="000000"/>
                <w:lang w:val="en-GB"/>
              </w:rPr>
            </w:pPr>
            <w:r>
              <w:rPr>
                <w:rFonts w:cs="Arial"/>
                <w:color w:val="000000"/>
              </w:rPr>
              <w:t>Stream ID 63</w:t>
            </w:r>
          </w:p>
        </w:tc>
        <w:tc>
          <w:tcPr>
            <w:tcW w:w="3973" w:type="dxa"/>
            <w:shd w:val="clear" w:color="auto" w:fill="auto"/>
          </w:tcPr>
          <w:p w14:paraId="4290EC19" w14:textId="77777777" w:rsidR="005977C8" w:rsidRPr="00AA6F3E" w:rsidRDefault="00571926" w:rsidP="005977C8">
            <w:pPr>
              <w:jc w:val="center"/>
              <w:rPr>
                <w:rFonts w:eastAsia="Calibri" w:cs="Arial"/>
                <w:color w:val="000000"/>
                <w:lang w:val="en-GB"/>
              </w:rPr>
            </w:pPr>
            <w:r>
              <w:rPr>
                <w:rFonts w:cs="Arial"/>
                <w:color w:val="000000"/>
              </w:rPr>
              <w:t>ANC+RNC (+ESE +EVSE)</w:t>
            </w:r>
          </w:p>
        </w:tc>
        <w:tc>
          <w:tcPr>
            <w:tcW w:w="840" w:type="dxa"/>
            <w:vAlign w:val="center"/>
          </w:tcPr>
          <w:p w14:paraId="4CBE57EB" w14:textId="77777777" w:rsidR="005977C8" w:rsidRPr="00AA6F3E" w:rsidRDefault="00571926" w:rsidP="005977C8">
            <w:pPr>
              <w:jc w:val="center"/>
              <w:rPr>
                <w:rFonts w:eastAsia="Calibri" w:cs="Arial"/>
                <w:color w:val="000000"/>
                <w:lang w:val="en-GB"/>
              </w:rPr>
            </w:pPr>
          </w:p>
        </w:tc>
        <w:tc>
          <w:tcPr>
            <w:tcW w:w="840" w:type="dxa"/>
            <w:vAlign w:val="center"/>
          </w:tcPr>
          <w:p w14:paraId="3D3FAE3C" w14:textId="77777777" w:rsidR="005977C8" w:rsidRPr="00AA6F3E" w:rsidRDefault="00571926" w:rsidP="005977C8">
            <w:pPr>
              <w:jc w:val="center"/>
              <w:rPr>
                <w:rFonts w:eastAsia="Calibri" w:cs="Arial"/>
                <w:color w:val="000000"/>
                <w:lang w:val="en-GB"/>
              </w:rPr>
            </w:pPr>
          </w:p>
        </w:tc>
        <w:tc>
          <w:tcPr>
            <w:tcW w:w="720" w:type="dxa"/>
            <w:vAlign w:val="center"/>
          </w:tcPr>
          <w:p w14:paraId="4F0C01CC" w14:textId="77777777" w:rsidR="005977C8" w:rsidRPr="00AA6F3E" w:rsidRDefault="00571926" w:rsidP="005977C8">
            <w:pPr>
              <w:jc w:val="center"/>
              <w:rPr>
                <w:rFonts w:eastAsia="Calibri" w:cs="Arial"/>
                <w:color w:val="000000"/>
                <w:lang w:val="en-GB"/>
              </w:rPr>
            </w:pPr>
          </w:p>
        </w:tc>
        <w:tc>
          <w:tcPr>
            <w:tcW w:w="1381" w:type="dxa"/>
            <w:vAlign w:val="center"/>
            <w:hideMark/>
          </w:tcPr>
          <w:p w14:paraId="1AADCC53"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68B29226"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245057C0" w14:textId="77777777" w:rsidR="005977C8" w:rsidRPr="00AA6F3E" w:rsidRDefault="00571926" w:rsidP="005977C8">
            <w:pPr>
              <w:jc w:val="center"/>
              <w:rPr>
                <w:rFonts w:eastAsia="Calibri" w:cs="Arial"/>
                <w:color w:val="000000"/>
                <w:lang w:val="en-GB"/>
              </w:rPr>
            </w:pPr>
            <w:r>
              <w:rPr>
                <w:rFonts w:cs="Arial"/>
                <w:color w:val="000000"/>
              </w:rPr>
              <w:t>Stream ID 64</w:t>
            </w:r>
          </w:p>
        </w:tc>
        <w:tc>
          <w:tcPr>
            <w:tcW w:w="3973" w:type="dxa"/>
            <w:shd w:val="clear" w:color="auto" w:fill="auto"/>
          </w:tcPr>
          <w:p w14:paraId="39431979" w14:textId="77777777" w:rsidR="005977C8" w:rsidRPr="00AA6F3E" w:rsidRDefault="00571926" w:rsidP="005977C8">
            <w:pPr>
              <w:jc w:val="center"/>
              <w:rPr>
                <w:rFonts w:eastAsia="Calibri" w:cs="Arial"/>
                <w:color w:val="000000"/>
                <w:lang w:val="en-GB"/>
              </w:rPr>
            </w:pPr>
            <w:r>
              <w:rPr>
                <w:rFonts w:cs="Arial"/>
                <w:color w:val="000000"/>
              </w:rPr>
              <w:t>ANC+RNC (+ESE +EVSE)</w:t>
            </w:r>
          </w:p>
        </w:tc>
        <w:tc>
          <w:tcPr>
            <w:tcW w:w="840" w:type="dxa"/>
            <w:vAlign w:val="center"/>
          </w:tcPr>
          <w:p w14:paraId="5E34FDB0" w14:textId="77777777" w:rsidR="005977C8" w:rsidRPr="00AA6F3E" w:rsidRDefault="00571926" w:rsidP="005977C8">
            <w:pPr>
              <w:jc w:val="center"/>
              <w:rPr>
                <w:rFonts w:eastAsia="Calibri" w:cs="Arial"/>
                <w:color w:val="000000"/>
                <w:lang w:val="en-GB"/>
              </w:rPr>
            </w:pPr>
          </w:p>
        </w:tc>
        <w:tc>
          <w:tcPr>
            <w:tcW w:w="840" w:type="dxa"/>
            <w:vAlign w:val="center"/>
          </w:tcPr>
          <w:p w14:paraId="31F534C3" w14:textId="77777777" w:rsidR="005977C8" w:rsidRPr="00AA6F3E" w:rsidRDefault="00571926" w:rsidP="005977C8">
            <w:pPr>
              <w:jc w:val="center"/>
              <w:rPr>
                <w:rFonts w:eastAsia="Calibri" w:cs="Arial"/>
                <w:color w:val="000000"/>
                <w:lang w:val="en-GB"/>
              </w:rPr>
            </w:pPr>
          </w:p>
        </w:tc>
        <w:tc>
          <w:tcPr>
            <w:tcW w:w="720" w:type="dxa"/>
            <w:vAlign w:val="center"/>
          </w:tcPr>
          <w:p w14:paraId="26F5DEEE" w14:textId="77777777" w:rsidR="005977C8" w:rsidRPr="00AA6F3E" w:rsidRDefault="00571926" w:rsidP="005977C8">
            <w:pPr>
              <w:jc w:val="center"/>
              <w:rPr>
                <w:rFonts w:eastAsia="Calibri" w:cs="Arial"/>
                <w:color w:val="000000"/>
                <w:lang w:val="en-GB"/>
              </w:rPr>
            </w:pPr>
          </w:p>
        </w:tc>
        <w:tc>
          <w:tcPr>
            <w:tcW w:w="1381" w:type="dxa"/>
            <w:vAlign w:val="center"/>
            <w:hideMark/>
          </w:tcPr>
          <w:p w14:paraId="41760BE1"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317CE4EF"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259DACB9" w14:textId="77777777" w:rsidR="005977C8" w:rsidRPr="00AA6F3E" w:rsidRDefault="00571926" w:rsidP="005977C8">
            <w:pPr>
              <w:jc w:val="center"/>
              <w:rPr>
                <w:rFonts w:eastAsia="Calibri" w:cs="Arial"/>
                <w:color w:val="000000"/>
                <w:lang w:val="en-GB"/>
              </w:rPr>
            </w:pPr>
            <w:r>
              <w:rPr>
                <w:rFonts w:cs="Arial"/>
                <w:color w:val="000000"/>
              </w:rPr>
              <w:t>Stream ID 65</w:t>
            </w:r>
          </w:p>
        </w:tc>
        <w:tc>
          <w:tcPr>
            <w:tcW w:w="3973" w:type="dxa"/>
            <w:shd w:val="clear" w:color="auto" w:fill="auto"/>
          </w:tcPr>
          <w:p w14:paraId="2CF804C8" w14:textId="77777777" w:rsidR="005977C8" w:rsidRPr="00AA6F3E" w:rsidRDefault="00571926" w:rsidP="005977C8">
            <w:pPr>
              <w:jc w:val="center"/>
              <w:rPr>
                <w:rFonts w:eastAsia="Calibri" w:cs="Arial"/>
                <w:color w:val="000000"/>
                <w:lang w:val="en-GB"/>
              </w:rPr>
            </w:pPr>
            <w:r>
              <w:rPr>
                <w:rFonts w:cs="Arial"/>
                <w:color w:val="000000"/>
              </w:rPr>
              <w:t>ANC+RNC (+ESE +EVSE)</w:t>
            </w:r>
          </w:p>
        </w:tc>
        <w:tc>
          <w:tcPr>
            <w:tcW w:w="840" w:type="dxa"/>
            <w:vAlign w:val="center"/>
          </w:tcPr>
          <w:p w14:paraId="41DC42C0" w14:textId="77777777" w:rsidR="005977C8" w:rsidRPr="00AA6F3E" w:rsidRDefault="00571926" w:rsidP="005977C8">
            <w:pPr>
              <w:jc w:val="center"/>
              <w:rPr>
                <w:rFonts w:eastAsia="Calibri" w:cs="Arial"/>
                <w:color w:val="000000"/>
                <w:lang w:val="en-GB"/>
              </w:rPr>
            </w:pPr>
          </w:p>
        </w:tc>
        <w:tc>
          <w:tcPr>
            <w:tcW w:w="840" w:type="dxa"/>
            <w:vAlign w:val="center"/>
          </w:tcPr>
          <w:p w14:paraId="39F98E47" w14:textId="77777777" w:rsidR="005977C8" w:rsidRPr="00AA6F3E" w:rsidRDefault="00571926" w:rsidP="005977C8">
            <w:pPr>
              <w:jc w:val="center"/>
              <w:rPr>
                <w:rFonts w:eastAsia="Calibri" w:cs="Arial"/>
                <w:color w:val="000000"/>
                <w:lang w:val="en-GB"/>
              </w:rPr>
            </w:pPr>
          </w:p>
        </w:tc>
        <w:tc>
          <w:tcPr>
            <w:tcW w:w="720" w:type="dxa"/>
            <w:vAlign w:val="center"/>
          </w:tcPr>
          <w:p w14:paraId="35D3FB0E" w14:textId="77777777" w:rsidR="005977C8" w:rsidRPr="00AA6F3E" w:rsidRDefault="00571926" w:rsidP="005977C8">
            <w:pPr>
              <w:jc w:val="center"/>
              <w:rPr>
                <w:rFonts w:eastAsia="Calibri" w:cs="Arial"/>
                <w:color w:val="000000"/>
                <w:lang w:val="en-GB"/>
              </w:rPr>
            </w:pPr>
          </w:p>
        </w:tc>
        <w:tc>
          <w:tcPr>
            <w:tcW w:w="1381" w:type="dxa"/>
            <w:vAlign w:val="center"/>
            <w:hideMark/>
          </w:tcPr>
          <w:p w14:paraId="205329F2"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142C1ED9"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1F676B42" w14:textId="77777777" w:rsidR="005977C8" w:rsidRPr="00AA6F3E" w:rsidRDefault="00571926" w:rsidP="005977C8">
            <w:pPr>
              <w:jc w:val="center"/>
              <w:rPr>
                <w:rFonts w:eastAsia="Calibri" w:cs="Arial"/>
                <w:color w:val="000000"/>
                <w:lang w:val="en-GB"/>
              </w:rPr>
            </w:pPr>
            <w:r>
              <w:rPr>
                <w:rFonts w:cs="Arial"/>
                <w:color w:val="000000"/>
              </w:rPr>
              <w:t>Stream ID 66</w:t>
            </w:r>
          </w:p>
        </w:tc>
        <w:tc>
          <w:tcPr>
            <w:tcW w:w="3973" w:type="dxa"/>
            <w:shd w:val="clear" w:color="auto" w:fill="auto"/>
          </w:tcPr>
          <w:p w14:paraId="5D8A92EC" w14:textId="77777777" w:rsidR="005977C8" w:rsidRPr="00AA6F3E" w:rsidRDefault="00571926" w:rsidP="005977C8">
            <w:pPr>
              <w:jc w:val="center"/>
              <w:rPr>
                <w:rFonts w:eastAsia="Calibri" w:cs="Arial"/>
                <w:color w:val="000000"/>
                <w:lang w:val="en-GB"/>
              </w:rPr>
            </w:pPr>
            <w:r>
              <w:rPr>
                <w:rFonts w:cs="Arial"/>
                <w:color w:val="000000"/>
              </w:rPr>
              <w:t>ANC+RNC (+ESE +EVSE)</w:t>
            </w:r>
          </w:p>
        </w:tc>
        <w:tc>
          <w:tcPr>
            <w:tcW w:w="840" w:type="dxa"/>
            <w:vAlign w:val="center"/>
          </w:tcPr>
          <w:p w14:paraId="283360AC" w14:textId="77777777" w:rsidR="005977C8" w:rsidRPr="00AA6F3E" w:rsidRDefault="00571926" w:rsidP="005977C8">
            <w:pPr>
              <w:jc w:val="center"/>
              <w:rPr>
                <w:rFonts w:eastAsia="Calibri" w:cs="Arial"/>
                <w:color w:val="000000"/>
                <w:lang w:val="en-GB"/>
              </w:rPr>
            </w:pPr>
          </w:p>
        </w:tc>
        <w:tc>
          <w:tcPr>
            <w:tcW w:w="840" w:type="dxa"/>
            <w:vAlign w:val="center"/>
          </w:tcPr>
          <w:p w14:paraId="56106067" w14:textId="77777777" w:rsidR="005977C8" w:rsidRPr="00AA6F3E" w:rsidRDefault="00571926" w:rsidP="005977C8">
            <w:pPr>
              <w:jc w:val="center"/>
              <w:rPr>
                <w:rFonts w:eastAsia="Calibri" w:cs="Arial"/>
                <w:color w:val="000000"/>
                <w:lang w:val="en-GB"/>
              </w:rPr>
            </w:pPr>
          </w:p>
        </w:tc>
        <w:tc>
          <w:tcPr>
            <w:tcW w:w="720" w:type="dxa"/>
            <w:vAlign w:val="center"/>
          </w:tcPr>
          <w:p w14:paraId="4D4F38EB" w14:textId="77777777" w:rsidR="005977C8" w:rsidRPr="00AA6F3E" w:rsidRDefault="00571926" w:rsidP="005977C8">
            <w:pPr>
              <w:jc w:val="center"/>
              <w:rPr>
                <w:rFonts w:eastAsia="Calibri" w:cs="Arial"/>
                <w:color w:val="000000"/>
                <w:lang w:val="en-GB"/>
              </w:rPr>
            </w:pPr>
          </w:p>
        </w:tc>
        <w:tc>
          <w:tcPr>
            <w:tcW w:w="1381" w:type="dxa"/>
            <w:vAlign w:val="center"/>
            <w:hideMark/>
          </w:tcPr>
          <w:p w14:paraId="73475F9E"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24C41884"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7BA8146A" w14:textId="77777777" w:rsidR="005977C8" w:rsidRPr="00AA6F3E" w:rsidRDefault="00571926" w:rsidP="005977C8">
            <w:pPr>
              <w:jc w:val="center"/>
              <w:rPr>
                <w:rFonts w:eastAsia="Calibri" w:cs="Arial"/>
                <w:color w:val="000000"/>
                <w:lang w:val="en-GB"/>
              </w:rPr>
            </w:pPr>
            <w:r>
              <w:rPr>
                <w:rFonts w:cs="Arial"/>
                <w:color w:val="000000"/>
              </w:rPr>
              <w:t>Stream ID 67</w:t>
            </w:r>
          </w:p>
        </w:tc>
        <w:tc>
          <w:tcPr>
            <w:tcW w:w="3973" w:type="dxa"/>
            <w:shd w:val="clear" w:color="auto" w:fill="auto"/>
          </w:tcPr>
          <w:p w14:paraId="7A241F70" w14:textId="77777777" w:rsidR="005977C8" w:rsidRPr="00AA6F3E" w:rsidRDefault="00571926" w:rsidP="005977C8">
            <w:pPr>
              <w:jc w:val="center"/>
              <w:rPr>
                <w:rFonts w:eastAsia="Calibri" w:cs="Arial"/>
                <w:color w:val="000000"/>
                <w:lang w:val="en-GB"/>
              </w:rPr>
            </w:pPr>
            <w:r>
              <w:rPr>
                <w:rFonts w:cs="Arial"/>
                <w:color w:val="000000"/>
              </w:rPr>
              <w:t>ANC+RNC (+ESE +EVSE)</w:t>
            </w:r>
          </w:p>
        </w:tc>
        <w:tc>
          <w:tcPr>
            <w:tcW w:w="840" w:type="dxa"/>
            <w:vAlign w:val="center"/>
          </w:tcPr>
          <w:p w14:paraId="56D7127C" w14:textId="77777777" w:rsidR="005977C8" w:rsidRPr="00AA6F3E" w:rsidRDefault="00571926" w:rsidP="005977C8">
            <w:pPr>
              <w:jc w:val="center"/>
              <w:rPr>
                <w:rFonts w:eastAsia="Calibri" w:cs="Arial"/>
                <w:color w:val="000000"/>
                <w:lang w:val="en-GB"/>
              </w:rPr>
            </w:pPr>
          </w:p>
        </w:tc>
        <w:tc>
          <w:tcPr>
            <w:tcW w:w="840" w:type="dxa"/>
            <w:vAlign w:val="center"/>
          </w:tcPr>
          <w:p w14:paraId="13ECF032" w14:textId="77777777" w:rsidR="005977C8" w:rsidRPr="00AA6F3E" w:rsidRDefault="00571926" w:rsidP="005977C8">
            <w:pPr>
              <w:jc w:val="center"/>
              <w:rPr>
                <w:rFonts w:eastAsia="Calibri" w:cs="Arial"/>
                <w:color w:val="000000"/>
                <w:lang w:val="en-GB"/>
              </w:rPr>
            </w:pPr>
          </w:p>
        </w:tc>
        <w:tc>
          <w:tcPr>
            <w:tcW w:w="720" w:type="dxa"/>
            <w:vAlign w:val="center"/>
          </w:tcPr>
          <w:p w14:paraId="03C77D24" w14:textId="77777777" w:rsidR="005977C8" w:rsidRPr="00AA6F3E" w:rsidRDefault="00571926" w:rsidP="005977C8">
            <w:pPr>
              <w:jc w:val="center"/>
              <w:rPr>
                <w:rFonts w:eastAsia="Calibri" w:cs="Arial"/>
                <w:color w:val="000000"/>
                <w:lang w:val="en-GB"/>
              </w:rPr>
            </w:pPr>
          </w:p>
        </w:tc>
        <w:tc>
          <w:tcPr>
            <w:tcW w:w="1381" w:type="dxa"/>
            <w:vAlign w:val="center"/>
            <w:hideMark/>
          </w:tcPr>
          <w:p w14:paraId="171892CA"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bookmarkEnd w:id="260"/>
      <w:tr w:rsidR="005977C8" w:rsidRPr="00AA6F3E" w14:paraId="4198843B"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11ED3E39" w14:textId="77777777" w:rsidR="005977C8" w:rsidRPr="00AA6F3E" w:rsidRDefault="00571926" w:rsidP="005977C8">
            <w:pPr>
              <w:jc w:val="center"/>
              <w:rPr>
                <w:rFonts w:eastAsia="Calibri" w:cs="Arial"/>
                <w:color w:val="000000"/>
                <w:lang w:val="en-GB"/>
              </w:rPr>
            </w:pPr>
            <w:r>
              <w:rPr>
                <w:rFonts w:cs="Arial"/>
                <w:color w:val="000000"/>
              </w:rPr>
              <w:t>Stream ID 68</w:t>
            </w:r>
          </w:p>
        </w:tc>
        <w:tc>
          <w:tcPr>
            <w:tcW w:w="3973" w:type="dxa"/>
            <w:shd w:val="clear" w:color="auto" w:fill="auto"/>
          </w:tcPr>
          <w:p w14:paraId="5578C202" w14:textId="77777777" w:rsidR="005977C8" w:rsidRPr="00AA6F3E" w:rsidRDefault="00571926" w:rsidP="005977C8">
            <w:pPr>
              <w:jc w:val="center"/>
              <w:rPr>
                <w:rFonts w:eastAsia="Calibri" w:cs="Arial"/>
                <w:color w:val="000000"/>
                <w:lang w:val="en-GB"/>
              </w:rPr>
            </w:pPr>
            <w:r>
              <w:rPr>
                <w:rFonts w:cs="Arial"/>
                <w:color w:val="000000"/>
              </w:rPr>
              <w:t>PDC Aux Source MSS Zone 2</w:t>
            </w:r>
          </w:p>
        </w:tc>
        <w:tc>
          <w:tcPr>
            <w:tcW w:w="840" w:type="dxa"/>
            <w:vAlign w:val="center"/>
          </w:tcPr>
          <w:p w14:paraId="14B7B480" w14:textId="77777777" w:rsidR="005977C8" w:rsidRPr="00AA6F3E" w:rsidRDefault="00571926" w:rsidP="005977C8">
            <w:pPr>
              <w:jc w:val="center"/>
              <w:rPr>
                <w:rFonts w:eastAsia="Calibri" w:cs="Arial"/>
                <w:color w:val="000000"/>
                <w:lang w:val="en-GB"/>
              </w:rPr>
            </w:pPr>
          </w:p>
        </w:tc>
        <w:tc>
          <w:tcPr>
            <w:tcW w:w="840" w:type="dxa"/>
            <w:vAlign w:val="center"/>
          </w:tcPr>
          <w:p w14:paraId="669449F2" w14:textId="77777777" w:rsidR="005977C8" w:rsidRPr="00AA6F3E" w:rsidRDefault="00571926" w:rsidP="005977C8">
            <w:pPr>
              <w:jc w:val="center"/>
              <w:rPr>
                <w:rFonts w:eastAsia="Calibri" w:cs="Arial"/>
                <w:color w:val="000000"/>
                <w:lang w:val="en-GB"/>
              </w:rPr>
            </w:pPr>
          </w:p>
        </w:tc>
        <w:tc>
          <w:tcPr>
            <w:tcW w:w="720" w:type="dxa"/>
            <w:vAlign w:val="center"/>
          </w:tcPr>
          <w:p w14:paraId="61E5B2A3" w14:textId="77777777" w:rsidR="005977C8" w:rsidRPr="00AA6F3E" w:rsidRDefault="00571926" w:rsidP="005977C8">
            <w:pPr>
              <w:jc w:val="center"/>
              <w:rPr>
                <w:rFonts w:eastAsia="Calibri" w:cs="Arial"/>
                <w:color w:val="000000"/>
                <w:lang w:val="en-GB"/>
              </w:rPr>
            </w:pPr>
          </w:p>
        </w:tc>
        <w:tc>
          <w:tcPr>
            <w:tcW w:w="1381" w:type="dxa"/>
            <w:vAlign w:val="center"/>
            <w:hideMark/>
          </w:tcPr>
          <w:p w14:paraId="4402FC5E"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0DF1B9B4"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13159C5C" w14:textId="77777777" w:rsidR="005977C8" w:rsidRPr="00AA6F3E" w:rsidRDefault="00571926" w:rsidP="005977C8">
            <w:pPr>
              <w:jc w:val="center"/>
              <w:rPr>
                <w:rFonts w:eastAsia="Calibri" w:cs="Arial"/>
                <w:color w:val="000000"/>
                <w:lang w:val="en-GB"/>
              </w:rPr>
            </w:pPr>
            <w:r>
              <w:rPr>
                <w:rFonts w:cs="Arial"/>
                <w:color w:val="000000"/>
              </w:rPr>
              <w:t>Stream ID 69</w:t>
            </w:r>
          </w:p>
        </w:tc>
        <w:tc>
          <w:tcPr>
            <w:tcW w:w="3973" w:type="dxa"/>
            <w:shd w:val="clear" w:color="auto" w:fill="auto"/>
          </w:tcPr>
          <w:p w14:paraId="3F1C2F7E" w14:textId="77777777" w:rsidR="005977C8" w:rsidRPr="00AA6F3E" w:rsidRDefault="00571926" w:rsidP="005977C8">
            <w:pPr>
              <w:jc w:val="center"/>
              <w:rPr>
                <w:rFonts w:eastAsia="Calibri" w:cs="Arial"/>
                <w:color w:val="000000"/>
                <w:lang w:val="en-GB"/>
              </w:rPr>
            </w:pPr>
            <w:r>
              <w:rPr>
                <w:rFonts w:cs="Arial"/>
                <w:color w:val="000000"/>
              </w:rPr>
              <w:t>PDC Aux Source MSS Zone 3-6</w:t>
            </w:r>
          </w:p>
        </w:tc>
        <w:tc>
          <w:tcPr>
            <w:tcW w:w="840" w:type="dxa"/>
            <w:vAlign w:val="center"/>
          </w:tcPr>
          <w:p w14:paraId="3756C5D9" w14:textId="77777777" w:rsidR="005977C8" w:rsidRPr="00AA6F3E" w:rsidRDefault="00571926" w:rsidP="005977C8">
            <w:pPr>
              <w:jc w:val="center"/>
              <w:rPr>
                <w:rFonts w:eastAsia="Calibri" w:cs="Arial"/>
                <w:color w:val="000000"/>
                <w:lang w:val="en-GB"/>
              </w:rPr>
            </w:pPr>
          </w:p>
        </w:tc>
        <w:tc>
          <w:tcPr>
            <w:tcW w:w="840" w:type="dxa"/>
            <w:vAlign w:val="center"/>
          </w:tcPr>
          <w:p w14:paraId="16F0DDD7" w14:textId="77777777" w:rsidR="005977C8" w:rsidRPr="00AA6F3E" w:rsidRDefault="00571926" w:rsidP="005977C8">
            <w:pPr>
              <w:jc w:val="center"/>
              <w:rPr>
                <w:rFonts w:eastAsia="Calibri" w:cs="Arial"/>
                <w:color w:val="000000"/>
                <w:lang w:val="en-GB"/>
              </w:rPr>
            </w:pPr>
          </w:p>
        </w:tc>
        <w:tc>
          <w:tcPr>
            <w:tcW w:w="720" w:type="dxa"/>
            <w:vAlign w:val="center"/>
          </w:tcPr>
          <w:p w14:paraId="317B49F0" w14:textId="77777777" w:rsidR="005977C8" w:rsidRPr="00AA6F3E" w:rsidRDefault="00571926" w:rsidP="005977C8">
            <w:pPr>
              <w:jc w:val="center"/>
              <w:rPr>
                <w:rFonts w:eastAsia="Calibri" w:cs="Arial"/>
                <w:color w:val="000000"/>
                <w:lang w:val="en-GB"/>
              </w:rPr>
            </w:pPr>
          </w:p>
        </w:tc>
        <w:tc>
          <w:tcPr>
            <w:tcW w:w="1381" w:type="dxa"/>
            <w:vAlign w:val="center"/>
            <w:hideMark/>
          </w:tcPr>
          <w:p w14:paraId="61D044F1"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49591CEC"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0D6DF44D" w14:textId="77777777" w:rsidR="005977C8" w:rsidRPr="00AA6F3E" w:rsidRDefault="00571926" w:rsidP="005977C8">
            <w:pPr>
              <w:jc w:val="center"/>
              <w:rPr>
                <w:rFonts w:eastAsia="Calibri" w:cs="Arial"/>
                <w:color w:val="000000"/>
                <w:lang w:val="en-GB"/>
              </w:rPr>
            </w:pPr>
            <w:r>
              <w:rPr>
                <w:rFonts w:cs="Arial"/>
                <w:color w:val="000000"/>
              </w:rPr>
              <w:t>Stream ID 70</w:t>
            </w:r>
          </w:p>
        </w:tc>
        <w:tc>
          <w:tcPr>
            <w:tcW w:w="3973" w:type="dxa"/>
            <w:shd w:val="clear" w:color="auto" w:fill="auto"/>
          </w:tcPr>
          <w:p w14:paraId="4E41F381" w14:textId="77777777" w:rsidR="005977C8" w:rsidRPr="00AA6F3E" w:rsidRDefault="00571926" w:rsidP="005977C8">
            <w:pPr>
              <w:jc w:val="center"/>
              <w:rPr>
                <w:rFonts w:eastAsia="Calibri" w:cs="Arial"/>
                <w:color w:val="000000"/>
                <w:lang w:val="en-GB"/>
              </w:rPr>
            </w:pPr>
            <w:r>
              <w:rPr>
                <w:rFonts w:cs="Arial"/>
                <w:color w:val="000000"/>
              </w:rPr>
              <w:t>PDC Target Prompt Driver</w:t>
            </w:r>
          </w:p>
        </w:tc>
        <w:tc>
          <w:tcPr>
            <w:tcW w:w="840" w:type="dxa"/>
            <w:vAlign w:val="center"/>
          </w:tcPr>
          <w:p w14:paraId="53278B48" w14:textId="77777777" w:rsidR="005977C8" w:rsidRPr="00AA6F3E" w:rsidRDefault="00571926" w:rsidP="005977C8">
            <w:pPr>
              <w:jc w:val="center"/>
              <w:rPr>
                <w:rFonts w:eastAsia="Calibri" w:cs="Arial"/>
                <w:color w:val="000000"/>
                <w:lang w:val="en-GB"/>
              </w:rPr>
            </w:pPr>
          </w:p>
        </w:tc>
        <w:tc>
          <w:tcPr>
            <w:tcW w:w="840" w:type="dxa"/>
            <w:vAlign w:val="center"/>
          </w:tcPr>
          <w:p w14:paraId="2F1726D1" w14:textId="77777777" w:rsidR="005977C8" w:rsidRPr="00AA6F3E" w:rsidRDefault="00571926" w:rsidP="005977C8">
            <w:pPr>
              <w:jc w:val="center"/>
              <w:rPr>
                <w:rFonts w:eastAsia="Calibri" w:cs="Arial"/>
                <w:color w:val="000000"/>
                <w:lang w:val="en-GB"/>
              </w:rPr>
            </w:pPr>
          </w:p>
        </w:tc>
        <w:tc>
          <w:tcPr>
            <w:tcW w:w="720" w:type="dxa"/>
            <w:vAlign w:val="center"/>
          </w:tcPr>
          <w:p w14:paraId="2638FBB7" w14:textId="77777777" w:rsidR="005977C8" w:rsidRPr="00AA6F3E" w:rsidRDefault="00571926" w:rsidP="005977C8">
            <w:pPr>
              <w:jc w:val="center"/>
              <w:rPr>
                <w:rFonts w:eastAsia="Calibri" w:cs="Arial"/>
                <w:color w:val="000000"/>
                <w:lang w:val="en-GB"/>
              </w:rPr>
            </w:pPr>
          </w:p>
        </w:tc>
        <w:tc>
          <w:tcPr>
            <w:tcW w:w="1381" w:type="dxa"/>
            <w:vAlign w:val="center"/>
            <w:hideMark/>
          </w:tcPr>
          <w:p w14:paraId="731D6282"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0B51DCA3"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7AB761C6" w14:textId="77777777" w:rsidR="005977C8" w:rsidRPr="00AA6F3E" w:rsidRDefault="00571926" w:rsidP="005977C8">
            <w:pPr>
              <w:jc w:val="center"/>
              <w:rPr>
                <w:rFonts w:eastAsia="Calibri" w:cs="Arial"/>
                <w:color w:val="000000"/>
                <w:lang w:val="en-GB"/>
              </w:rPr>
            </w:pPr>
            <w:r>
              <w:rPr>
                <w:rFonts w:cs="Arial"/>
                <w:color w:val="000000"/>
              </w:rPr>
              <w:t>Stream ID 71</w:t>
            </w:r>
          </w:p>
        </w:tc>
        <w:tc>
          <w:tcPr>
            <w:tcW w:w="3973" w:type="dxa"/>
            <w:shd w:val="clear" w:color="auto" w:fill="auto"/>
          </w:tcPr>
          <w:p w14:paraId="682ED32D" w14:textId="77777777" w:rsidR="005977C8" w:rsidRPr="00AA6F3E" w:rsidRDefault="00571926" w:rsidP="005977C8">
            <w:pPr>
              <w:jc w:val="center"/>
              <w:rPr>
                <w:rFonts w:eastAsia="Calibri" w:cs="Arial"/>
                <w:color w:val="000000"/>
                <w:lang w:val="en-GB"/>
              </w:rPr>
            </w:pPr>
            <w:r>
              <w:rPr>
                <w:rFonts w:cs="Arial"/>
                <w:color w:val="000000"/>
              </w:rPr>
              <w:t xml:space="preserve">PDC Target Prompt MSS </w:t>
            </w:r>
            <w:r>
              <w:rPr>
                <w:rFonts w:cs="Arial"/>
                <w:color w:val="000000"/>
              </w:rPr>
              <w:t>Zone 2-6</w:t>
            </w:r>
          </w:p>
        </w:tc>
        <w:tc>
          <w:tcPr>
            <w:tcW w:w="840" w:type="dxa"/>
            <w:vAlign w:val="center"/>
          </w:tcPr>
          <w:p w14:paraId="67685510" w14:textId="77777777" w:rsidR="005977C8" w:rsidRPr="00AA6F3E" w:rsidRDefault="00571926" w:rsidP="005977C8">
            <w:pPr>
              <w:jc w:val="center"/>
              <w:rPr>
                <w:rFonts w:eastAsia="Calibri" w:cs="Arial"/>
                <w:color w:val="000000"/>
                <w:lang w:val="en-GB"/>
              </w:rPr>
            </w:pPr>
          </w:p>
        </w:tc>
        <w:tc>
          <w:tcPr>
            <w:tcW w:w="840" w:type="dxa"/>
            <w:vAlign w:val="center"/>
          </w:tcPr>
          <w:p w14:paraId="28944059" w14:textId="77777777" w:rsidR="005977C8" w:rsidRPr="00AA6F3E" w:rsidRDefault="00571926" w:rsidP="005977C8">
            <w:pPr>
              <w:jc w:val="center"/>
              <w:rPr>
                <w:rFonts w:eastAsia="Calibri" w:cs="Arial"/>
                <w:color w:val="000000"/>
                <w:lang w:val="en-GB"/>
              </w:rPr>
            </w:pPr>
          </w:p>
        </w:tc>
        <w:tc>
          <w:tcPr>
            <w:tcW w:w="720" w:type="dxa"/>
            <w:vAlign w:val="center"/>
          </w:tcPr>
          <w:p w14:paraId="5A7561A2" w14:textId="77777777" w:rsidR="005977C8" w:rsidRPr="00AA6F3E" w:rsidRDefault="00571926" w:rsidP="005977C8">
            <w:pPr>
              <w:jc w:val="center"/>
              <w:rPr>
                <w:rFonts w:eastAsia="Calibri" w:cs="Arial"/>
                <w:color w:val="000000"/>
                <w:lang w:val="en-GB"/>
              </w:rPr>
            </w:pPr>
          </w:p>
        </w:tc>
        <w:tc>
          <w:tcPr>
            <w:tcW w:w="1381" w:type="dxa"/>
            <w:vAlign w:val="center"/>
            <w:hideMark/>
          </w:tcPr>
          <w:p w14:paraId="642F72BE"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266905AC"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5E8A051F" w14:textId="77777777" w:rsidR="005977C8" w:rsidRPr="00AA6F3E" w:rsidRDefault="00571926" w:rsidP="005977C8">
            <w:pPr>
              <w:jc w:val="center"/>
              <w:rPr>
                <w:rFonts w:eastAsia="Calibri" w:cs="Arial"/>
                <w:color w:val="000000"/>
                <w:lang w:val="en-GB"/>
              </w:rPr>
            </w:pPr>
            <w:r>
              <w:rPr>
                <w:rFonts w:cs="Arial"/>
                <w:color w:val="000000"/>
              </w:rPr>
              <w:t>Stream ID 72</w:t>
            </w:r>
          </w:p>
        </w:tc>
        <w:tc>
          <w:tcPr>
            <w:tcW w:w="3973" w:type="dxa"/>
            <w:shd w:val="clear" w:color="auto" w:fill="auto"/>
          </w:tcPr>
          <w:p w14:paraId="6FF36108" w14:textId="77777777" w:rsidR="005977C8" w:rsidRPr="00AA6F3E" w:rsidRDefault="00571926" w:rsidP="005977C8">
            <w:pPr>
              <w:jc w:val="center"/>
              <w:rPr>
                <w:rFonts w:eastAsia="Calibri" w:cs="Arial"/>
                <w:color w:val="000000"/>
                <w:lang w:val="en-GB"/>
              </w:rPr>
            </w:pPr>
            <w:r>
              <w:rPr>
                <w:rFonts w:cs="Arial"/>
                <w:color w:val="000000"/>
              </w:rPr>
              <w:t>PAC Speaker Channels</w:t>
            </w:r>
          </w:p>
        </w:tc>
        <w:tc>
          <w:tcPr>
            <w:tcW w:w="840" w:type="dxa"/>
            <w:vAlign w:val="center"/>
          </w:tcPr>
          <w:p w14:paraId="66DE69E3" w14:textId="77777777" w:rsidR="005977C8" w:rsidRPr="00AA6F3E" w:rsidRDefault="00571926" w:rsidP="005977C8">
            <w:pPr>
              <w:jc w:val="center"/>
              <w:rPr>
                <w:rFonts w:eastAsia="Calibri" w:cs="Arial"/>
                <w:color w:val="000000"/>
                <w:lang w:val="en-GB"/>
              </w:rPr>
            </w:pPr>
          </w:p>
        </w:tc>
        <w:tc>
          <w:tcPr>
            <w:tcW w:w="840" w:type="dxa"/>
            <w:vAlign w:val="center"/>
          </w:tcPr>
          <w:p w14:paraId="7D911E93" w14:textId="77777777" w:rsidR="005977C8" w:rsidRPr="00AA6F3E" w:rsidRDefault="00571926" w:rsidP="005977C8">
            <w:pPr>
              <w:jc w:val="center"/>
              <w:rPr>
                <w:rFonts w:eastAsia="Calibri" w:cs="Arial"/>
                <w:color w:val="000000"/>
                <w:lang w:val="en-GB"/>
              </w:rPr>
            </w:pPr>
          </w:p>
        </w:tc>
        <w:tc>
          <w:tcPr>
            <w:tcW w:w="720" w:type="dxa"/>
            <w:vAlign w:val="center"/>
          </w:tcPr>
          <w:p w14:paraId="434EE9EF" w14:textId="77777777" w:rsidR="005977C8" w:rsidRPr="00AA6F3E" w:rsidRDefault="00571926" w:rsidP="005977C8">
            <w:pPr>
              <w:jc w:val="center"/>
              <w:rPr>
                <w:rFonts w:eastAsia="Calibri" w:cs="Arial"/>
                <w:color w:val="000000"/>
                <w:lang w:val="en-GB"/>
              </w:rPr>
            </w:pPr>
          </w:p>
        </w:tc>
        <w:tc>
          <w:tcPr>
            <w:tcW w:w="1381" w:type="dxa"/>
            <w:vAlign w:val="center"/>
            <w:hideMark/>
          </w:tcPr>
          <w:p w14:paraId="45714B78"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294D09A9" w14:textId="77777777" w:rsidTr="00775603">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260B717A" w14:textId="77777777" w:rsidR="005977C8" w:rsidRPr="00AA6F3E" w:rsidRDefault="00571926" w:rsidP="005977C8">
            <w:pPr>
              <w:jc w:val="center"/>
              <w:rPr>
                <w:rFonts w:eastAsia="Calibri" w:cs="Arial"/>
                <w:color w:val="000000"/>
                <w:lang w:val="en-GB"/>
              </w:rPr>
            </w:pPr>
            <w:r>
              <w:rPr>
                <w:rFonts w:cs="Arial"/>
                <w:color w:val="000000"/>
              </w:rPr>
              <w:t>Stream ID 73</w:t>
            </w:r>
          </w:p>
        </w:tc>
        <w:tc>
          <w:tcPr>
            <w:tcW w:w="3973" w:type="dxa"/>
            <w:shd w:val="clear" w:color="auto" w:fill="auto"/>
          </w:tcPr>
          <w:p w14:paraId="200D0E91" w14:textId="77777777" w:rsidR="005977C8" w:rsidRPr="00AA6F3E" w:rsidRDefault="00571926" w:rsidP="005977C8">
            <w:pPr>
              <w:jc w:val="center"/>
              <w:rPr>
                <w:rFonts w:eastAsia="Calibri" w:cs="Arial"/>
                <w:color w:val="000000"/>
                <w:lang w:val="en-GB"/>
              </w:rPr>
            </w:pPr>
            <w:r>
              <w:rPr>
                <w:rFonts w:cs="Arial"/>
                <w:color w:val="000000"/>
              </w:rPr>
              <w:t>PAC Speaker Channels</w:t>
            </w:r>
          </w:p>
        </w:tc>
        <w:tc>
          <w:tcPr>
            <w:tcW w:w="840" w:type="dxa"/>
          </w:tcPr>
          <w:p w14:paraId="2FF4A1D3" w14:textId="77777777" w:rsidR="005977C8" w:rsidRPr="00AA6F3E" w:rsidRDefault="00571926" w:rsidP="005977C8">
            <w:pPr>
              <w:jc w:val="center"/>
              <w:rPr>
                <w:rFonts w:eastAsia="Calibri" w:cs="Arial"/>
                <w:color w:val="000000"/>
                <w:lang w:val="en-GB"/>
              </w:rPr>
            </w:pPr>
          </w:p>
        </w:tc>
        <w:tc>
          <w:tcPr>
            <w:tcW w:w="840" w:type="dxa"/>
          </w:tcPr>
          <w:p w14:paraId="56F0EAA0" w14:textId="77777777" w:rsidR="005977C8" w:rsidRPr="00AA6F3E" w:rsidRDefault="00571926" w:rsidP="005977C8">
            <w:pPr>
              <w:jc w:val="center"/>
              <w:rPr>
                <w:rFonts w:eastAsia="Calibri" w:cs="Arial"/>
                <w:color w:val="000000"/>
                <w:lang w:val="en-GB"/>
              </w:rPr>
            </w:pPr>
          </w:p>
        </w:tc>
        <w:tc>
          <w:tcPr>
            <w:tcW w:w="720" w:type="dxa"/>
          </w:tcPr>
          <w:p w14:paraId="7365E732" w14:textId="77777777" w:rsidR="005977C8" w:rsidRPr="00AA6F3E" w:rsidRDefault="00571926" w:rsidP="005977C8">
            <w:pPr>
              <w:jc w:val="center"/>
              <w:rPr>
                <w:rFonts w:eastAsia="Calibri" w:cs="Arial"/>
                <w:color w:val="000000"/>
                <w:lang w:val="en-GB"/>
              </w:rPr>
            </w:pPr>
          </w:p>
        </w:tc>
        <w:tc>
          <w:tcPr>
            <w:tcW w:w="1381" w:type="dxa"/>
            <w:vAlign w:val="center"/>
          </w:tcPr>
          <w:p w14:paraId="276358A9"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5F392BA0" w14:textId="77777777" w:rsidTr="00775603">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0B787010" w14:textId="77777777" w:rsidR="005977C8" w:rsidRPr="00AA6F3E" w:rsidRDefault="00571926" w:rsidP="005977C8">
            <w:pPr>
              <w:jc w:val="center"/>
              <w:rPr>
                <w:rFonts w:eastAsia="Calibri" w:cs="Arial"/>
                <w:color w:val="000000"/>
                <w:lang w:val="en-GB"/>
              </w:rPr>
            </w:pPr>
            <w:r>
              <w:rPr>
                <w:rFonts w:cs="Arial"/>
                <w:color w:val="000000"/>
              </w:rPr>
              <w:t>Stream ID 74</w:t>
            </w:r>
          </w:p>
        </w:tc>
        <w:tc>
          <w:tcPr>
            <w:tcW w:w="3973" w:type="dxa"/>
            <w:shd w:val="clear" w:color="auto" w:fill="auto"/>
          </w:tcPr>
          <w:p w14:paraId="266FDD39" w14:textId="77777777" w:rsidR="005977C8" w:rsidRPr="00AA6F3E" w:rsidRDefault="00571926" w:rsidP="005977C8">
            <w:pPr>
              <w:jc w:val="center"/>
              <w:rPr>
                <w:rFonts w:eastAsia="Calibri" w:cs="Arial"/>
                <w:color w:val="000000"/>
                <w:lang w:val="en-GB"/>
              </w:rPr>
            </w:pPr>
            <w:r>
              <w:rPr>
                <w:rFonts w:cs="Arial"/>
                <w:color w:val="000000"/>
              </w:rPr>
              <w:t>PAC Speaker Channels</w:t>
            </w:r>
          </w:p>
        </w:tc>
        <w:tc>
          <w:tcPr>
            <w:tcW w:w="840" w:type="dxa"/>
          </w:tcPr>
          <w:p w14:paraId="2C868B28" w14:textId="77777777" w:rsidR="005977C8" w:rsidRPr="00AA6F3E" w:rsidRDefault="00571926" w:rsidP="005977C8">
            <w:pPr>
              <w:jc w:val="center"/>
              <w:rPr>
                <w:rFonts w:eastAsia="Calibri" w:cs="Arial"/>
                <w:color w:val="000000"/>
                <w:lang w:val="en-GB"/>
              </w:rPr>
            </w:pPr>
          </w:p>
        </w:tc>
        <w:tc>
          <w:tcPr>
            <w:tcW w:w="840" w:type="dxa"/>
          </w:tcPr>
          <w:p w14:paraId="409540E4" w14:textId="77777777" w:rsidR="005977C8" w:rsidRPr="00AA6F3E" w:rsidRDefault="00571926" w:rsidP="005977C8">
            <w:pPr>
              <w:jc w:val="center"/>
              <w:rPr>
                <w:rFonts w:eastAsia="Calibri" w:cs="Arial"/>
                <w:color w:val="000000"/>
                <w:lang w:val="en-GB"/>
              </w:rPr>
            </w:pPr>
          </w:p>
        </w:tc>
        <w:tc>
          <w:tcPr>
            <w:tcW w:w="720" w:type="dxa"/>
          </w:tcPr>
          <w:p w14:paraId="38E74FFB" w14:textId="77777777" w:rsidR="005977C8" w:rsidRPr="00AA6F3E" w:rsidRDefault="00571926" w:rsidP="005977C8">
            <w:pPr>
              <w:jc w:val="center"/>
              <w:rPr>
                <w:rFonts w:eastAsia="Calibri" w:cs="Arial"/>
                <w:color w:val="000000"/>
                <w:lang w:val="en-GB"/>
              </w:rPr>
            </w:pPr>
          </w:p>
        </w:tc>
        <w:tc>
          <w:tcPr>
            <w:tcW w:w="1381" w:type="dxa"/>
            <w:vAlign w:val="center"/>
          </w:tcPr>
          <w:p w14:paraId="1CF43244"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785B5029" w14:textId="77777777" w:rsidTr="00775603">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2F4B798F" w14:textId="77777777" w:rsidR="005977C8" w:rsidRPr="00AA6F3E" w:rsidRDefault="00571926" w:rsidP="005977C8">
            <w:pPr>
              <w:jc w:val="center"/>
              <w:rPr>
                <w:rFonts w:eastAsia="Calibri" w:cs="Arial"/>
                <w:color w:val="000000"/>
                <w:lang w:val="en-GB"/>
              </w:rPr>
            </w:pPr>
            <w:r>
              <w:rPr>
                <w:rFonts w:cs="Arial"/>
                <w:color w:val="000000"/>
              </w:rPr>
              <w:t>Stream ID 75</w:t>
            </w:r>
          </w:p>
        </w:tc>
        <w:tc>
          <w:tcPr>
            <w:tcW w:w="3973" w:type="dxa"/>
            <w:shd w:val="clear" w:color="auto" w:fill="auto"/>
          </w:tcPr>
          <w:p w14:paraId="7D833405" w14:textId="77777777" w:rsidR="005977C8" w:rsidRPr="00AA6F3E" w:rsidRDefault="00571926" w:rsidP="005977C8">
            <w:pPr>
              <w:jc w:val="center"/>
              <w:rPr>
                <w:rFonts w:eastAsia="Calibri" w:cs="Arial"/>
                <w:color w:val="000000"/>
                <w:lang w:val="en-GB"/>
              </w:rPr>
            </w:pPr>
            <w:r>
              <w:rPr>
                <w:rFonts w:cs="Arial"/>
                <w:color w:val="000000"/>
              </w:rPr>
              <w:t>PAC Speaker Channels</w:t>
            </w:r>
          </w:p>
        </w:tc>
        <w:tc>
          <w:tcPr>
            <w:tcW w:w="840" w:type="dxa"/>
          </w:tcPr>
          <w:p w14:paraId="2D6F9230" w14:textId="77777777" w:rsidR="005977C8" w:rsidRPr="00AA6F3E" w:rsidRDefault="00571926" w:rsidP="005977C8">
            <w:pPr>
              <w:jc w:val="center"/>
              <w:rPr>
                <w:rFonts w:eastAsia="Calibri" w:cs="Arial"/>
                <w:color w:val="000000"/>
                <w:lang w:val="en-GB"/>
              </w:rPr>
            </w:pPr>
          </w:p>
        </w:tc>
        <w:tc>
          <w:tcPr>
            <w:tcW w:w="840" w:type="dxa"/>
          </w:tcPr>
          <w:p w14:paraId="2C480458" w14:textId="77777777" w:rsidR="005977C8" w:rsidRPr="00AA6F3E" w:rsidRDefault="00571926" w:rsidP="005977C8">
            <w:pPr>
              <w:jc w:val="center"/>
              <w:rPr>
                <w:rFonts w:eastAsia="Calibri" w:cs="Arial"/>
                <w:color w:val="000000"/>
                <w:lang w:val="en-GB"/>
              </w:rPr>
            </w:pPr>
          </w:p>
        </w:tc>
        <w:tc>
          <w:tcPr>
            <w:tcW w:w="720" w:type="dxa"/>
          </w:tcPr>
          <w:p w14:paraId="61DB73B1" w14:textId="77777777" w:rsidR="005977C8" w:rsidRPr="00AA6F3E" w:rsidRDefault="00571926" w:rsidP="005977C8">
            <w:pPr>
              <w:jc w:val="center"/>
              <w:rPr>
                <w:rFonts w:eastAsia="Calibri" w:cs="Arial"/>
                <w:color w:val="000000"/>
                <w:lang w:val="en-GB"/>
              </w:rPr>
            </w:pPr>
          </w:p>
        </w:tc>
        <w:tc>
          <w:tcPr>
            <w:tcW w:w="1381" w:type="dxa"/>
            <w:vAlign w:val="center"/>
          </w:tcPr>
          <w:p w14:paraId="3AF23155"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02A0197B" w14:textId="77777777" w:rsidTr="00775603">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621F1D45" w14:textId="77777777" w:rsidR="005977C8" w:rsidRPr="00AA6F3E" w:rsidRDefault="00571926" w:rsidP="005977C8">
            <w:pPr>
              <w:jc w:val="center"/>
              <w:rPr>
                <w:rFonts w:eastAsia="Calibri" w:cs="Arial"/>
                <w:color w:val="000000"/>
                <w:lang w:val="en-GB"/>
              </w:rPr>
            </w:pPr>
            <w:r>
              <w:rPr>
                <w:rFonts w:cs="Arial"/>
                <w:color w:val="000000"/>
              </w:rPr>
              <w:t>Stream ID 76</w:t>
            </w:r>
          </w:p>
        </w:tc>
        <w:tc>
          <w:tcPr>
            <w:tcW w:w="3973" w:type="dxa"/>
            <w:shd w:val="clear" w:color="auto" w:fill="auto"/>
          </w:tcPr>
          <w:p w14:paraId="5EB2BAF4" w14:textId="77777777" w:rsidR="005977C8" w:rsidRPr="00AA6F3E" w:rsidRDefault="00571926" w:rsidP="005977C8">
            <w:pPr>
              <w:jc w:val="center"/>
              <w:rPr>
                <w:rFonts w:eastAsia="Calibri" w:cs="Arial"/>
                <w:color w:val="000000"/>
                <w:lang w:val="en-GB"/>
              </w:rPr>
            </w:pPr>
            <w:r>
              <w:rPr>
                <w:rFonts w:cs="Arial"/>
                <w:color w:val="000000"/>
              </w:rPr>
              <w:t>PAC Speaker Channels</w:t>
            </w:r>
          </w:p>
        </w:tc>
        <w:tc>
          <w:tcPr>
            <w:tcW w:w="840" w:type="dxa"/>
          </w:tcPr>
          <w:p w14:paraId="09BB0925" w14:textId="77777777" w:rsidR="005977C8" w:rsidRPr="00AA6F3E" w:rsidRDefault="00571926" w:rsidP="005977C8">
            <w:pPr>
              <w:jc w:val="center"/>
              <w:rPr>
                <w:rFonts w:eastAsia="Calibri" w:cs="Arial"/>
                <w:color w:val="000000"/>
                <w:lang w:val="en-GB"/>
              </w:rPr>
            </w:pPr>
          </w:p>
        </w:tc>
        <w:tc>
          <w:tcPr>
            <w:tcW w:w="840" w:type="dxa"/>
          </w:tcPr>
          <w:p w14:paraId="675A967F" w14:textId="77777777" w:rsidR="005977C8" w:rsidRPr="00AA6F3E" w:rsidRDefault="00571926" w:rsidP="005977C8">
            <w:pPr>
              <w:jc w:val="center"/>
              <w:rPr>
                <w:rFonts w:eastAsia="Calibri" w:cs="Arial"/>
                <w:color w:val="000000"/>
                <w:lang w:val="en-GB"/>
              </w:rPr>
            </w:pPr>
          </w:p>
        </w:tc>
        <w:tc>
          <w:tcPr>
            <w:tcW w:w="720" w:type="dxa"/>
          </w:tcPr>
          <w:p w14:paraId="194C7FF9" w14:textId="77777777" w:rsidR="005977C8" w:rsidRPr="00AA6F3E" w:rsidRDefault="00571926" w:rsidP="005977C8">
            <w:pPr>
              <w:jc w:val="center"/>
              <w:rPr>
                <w:rFonts w:eastAsia="Calibri" w:cs="Arial"/>
                <w:color w:val="000000"/>
                <w:lang w:val="en-GB"/>
              </w:rPr>
            </w:pPr>
          </w:p>
        </w:tc>
        <w:tc>
          <w:tcPr>
            <w:tcW w:w="1381" w:type="dxa"/>
            <w:vAlign w:val="center"/>
          </w:tcPr>
          <w:p w14:paraId="26D63446"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6923F71A" w14:textId="77777777" w:rsidTr="00775603">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52FE3210" w14:textId="77777777" w:rsidR="005977C8" w:rsidRPr="00AA6F3E" w:rsidRDefault="00571926" w:rsidP="005977C8">
            <w:pPr>
              <w:jc w:val="center"/>
              <w:rPr>
                <w:rFonts w:eastAsia="Calibri" w:cs="Arial"/>
                <w:color w:val="000000"/>
                <w:lang w:val="en-GB"/>
              </w:rPr>
            </w:pPr>
            <w:r>
              <w:rPr>
                <w:rFonts w:cs="Arial"/>
                <w:color w:val="000000"/>
              </w:rPr>
              <w:t>Stream ID 77</w:t>
            </w:r>
          </w:p>
        </w:tc>
        <w:tc>
          <w:tcPr>
            <w:tcW w:w="3973" w:type="dxa"/>
            <w:shd w:val="clear" w:color="auto" w:fill="auto"/>
          </w:tcPr>
          <w:p w14:paraId="7CD37A5C" w14:textId="77777777" w:rsidR="005977C8" w:rsidRPr="00AA6F3E" w:rsidRDefault="00571926" w:rsidP="005977C8">
            <w:pPr>
              <w:jc w:val="center"/>
              <w:rPr>
                <w:rFonts w:eastAsia="Calibri" w:cs="Arial"/>
                <w:color w:val="000000"/>
                <w:lang w:val="en-GB"/>
              </w:rPr>
            </w:pPr>
            <w:r>
              <w:rPr>
                <w:rFonts w:cs="Arial"/>
                <w:color w:val="000000"/>
              </w:rPr>
              <w:t xml:space="preserve">PAC </w:t>
            </w:r>
            <w:r>
              <w:rPr>
                <w:rFonts w:cs="Arial"/>
                <w:color w:val="000000"/>
              </w:rPr>
              <w:t>Speaker Channels</w:t>
            </w:r>
          </w:p>
        </w:tc>
        <w:tc>
          <w:tcPr>
            <w:tcW w:w="840" w:type="dxa"/>
          </w:tcPr>
          <w:p w14:paraId="580A1781" w14:textId="77777777" w:rsidR="005977C8" w:rsidRPr="00AA6F3E" w:rsidRDefault="00571926" w:rsidP="005977C8">
            <w:pPr>
              <w:jc w:val="center"/>
              <w:rPr>
                <w:rFonts w:eastAsia="Calibri" w:cs="Arial"/>
                <w:color w:val="000000"/>
                <w:lang w:val="en-GB"/>
              </w:rPr>
            </w:pPr>
          </w:p>
        </w:tc>
        <w:tc>
          <w:tcPr>
            <w:tcW w:w="840" w:type="dxa"/>
          </w:tcPr>
          <w:p w14:paraId="163481EA" w14:textId="77777777" w:rsidR="005977C8" w:rsidRPr="00AA6F3E" w:rsidRDefault="00571926" w:rsidP="005977C8">
            <w:pPr>
              <w:jc w:val="center"/>
              <w:rPr>
                <w:rFonts w:eastAsia="Calibri" w:cs="Arial"/>
                <w:color w:val="000000"/>
                <w:lang w:val="en-GB"/>
              </w:rPr>
            </w:pPr>
          </w:p>
        </w:tc>
        <w:tc>
          <w:tcPr>
            <w:tcW w:w="720" w:type="dxa"/>
          </w:tcPr>
          <w:p w14:paraId="77689D82" w14:textId="77777777" w:rsidR="005977C8" w:rsidRPr="00AA6F3E" w:rsidRDefault="00571926" w:rsidP="005977C8">
            <w:pPr>
              <w:jc w:val="center"/>
              <w:rPr>
                <w:rFonts w:eastAsia="Calibri" w:cs="Arial"/>
                <w:color w:val="000000"/>
                <w:lang w:val="en-GB"/>
              </w:rPr>
            </w:pPr>
          </w:p>
        </w:tc>
        <w:tc>
          <w:tcPr>
            <w:tcW w:w="1381" w:type="dxa"/>
            <w:vAlign w:val="center"/>
          </w:tcPr>
          <w:p w14:paraId="036F8A94"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23F925F3" w14:textId="77777777" w:rsidTr="00775603">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23CB8826" w14:textId="77777777" w:rsidR="005977C8" w:rsidRPr="00AA6F3E" w:rsidRDefault="00571926" w:rsidP="005977C8">
            <w:pPr>
              <w:jc w:val="center"/>
              <w:rPr>
                <w:rFonts w:eastAsia="Calibri" w:cs="Arial"/>
                <w:color w:val="000000"/>
                <w:lang w:val="en-GB"/>
              </w:rPr>
            </w:pPr>
            <w:r>
              <w:rPr>
                <w:rFonts w:cs="Arial"/>
                <w:color w:val="000000"/>
              </w:rPr>
              <w:t>Stream ID 78</w:t>
            </w:r>
          </w:p>
        </w:tc>
        <w:tc>
          <w:tcPr>
            <w:tcW w:w="3973" w:type="dxa"/>
            <w:shd w:val="clear" w:color="auto" w:fill="auto"/>
          </w:tcPr>
          <w:p w14:paraId="5232DC44" w14:textId="77777777" w:rsidR="005977C8" w:rsidRPr="00AA6F3E" w:rsidRDefault="00571926" w:rsidP="005977C8">
            <w:pPr>
              <w:jc w:val="center"/>
              <w:rPr>
                <w:rFonts w:eastAsia="Calibri" w:cs="Arial"/>
                <w:color w:val="000000"/>
                <w:lang w:val="en-GB"/>
              </w:rPr>
            </w:pPr>
            <w:r>
              <w:rPr>
                <w:rFonts w:cs="Arial"/>
                <w:color w:val="000000"/>
              </w:rPr>
              <w:t>ICC Reference Channels</w:t>
            </w:r>
          </w:p>
        </w:tc>
        <w:tc>
          <w:tcPr>
            <w:tcW w:w="840" w:type="dxa"/>
          </w:tcPr>
          <w:p w14:paraId="0438FAF8" w14:textId="77777777" w:rsidR="005977C8" w:rsidRPr="00AA6F3E" w:rsidRDefault="00571926" w:rsidP="005977C8">
            <w:pPr>
              <w:jc w:val="center"/>
              <w:rPr>
                <w:rFonts w:eastAsia="Calibri" w:cs="Arial"/>
                <w:color w:val="000000"/>
                <w:lang w:val="en-GB"/>
              </w:rPr>
            </w:pPr>
          </w:p>
        </w:tc>
        <w:tc>
          <w:tcPr>
            <w:tcW w:w="840" w:type="dxa"/>
          </w:tcPr>
          <w:p w14:paraId="19009C8A" w14:textId="77777777" w:rsidR="005977C8" w:rsidRPr="00AA6F3E" w:rsidRDefault="00571926" w:rsidP="005977C8">
            <w:pPr>
              <w:jc w:val="center"/>
              <w:rPr>
                <w:rFonts w:eastAsia="Calibri" w:cs="Arial"/>
                <w:color w:val="000000"/>
                <w:lang w:val="en-GB"/>
              </w:rPr>
            </w:pPr>
          </w:p>
        </w:tc>
        <w:tc>
          <w:tcPr>
            <w:tcW w:w="720" w:type="dxa"/>
          </w:tcPr>
          <w:p w14:paraId="4782268F" w14:textId="77777777" w:rsidR="005977C8" w:rsidRPr="00AA6F3E" w:rsidRDefault="00571926" w:rsidP="005977C8">
            <w:pPr>
              <w:jc w:val="center"/>
              <w:rPr>
                <w:rFonts w:eastAsia="Calibri" w:cs="Arial"/>
                <w:color w:val="000000"/>
                <w:lang w:val="en-GB"/>
              </w:rPr>
            </w:pPr>
          </w:p>
        </w:tc>
        <w:tc>
          <w:tcPr>
            <w:tcW w:w="1381" w:type="dxa"/>
            <w:vAlign w:val="center"/>
          </w:tcPr>
          <w:p w14:paraId="670E2047"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7C509428" w14:textId="77777777" w:rsidTr="00775603">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2831B32C" w14:textId="77777777" w:rsidR="005977C8" w:rsidRPr="00AA6F3E" w:rsidRDefault="00571926" w:rsidP="005977C8">
            <w:pPr>
              <w:jc w:val="center"/>
              <w:rPr>
                <w:rFonts w:eastAsia="Calibri" w:cs="Arial"/>
                <w:color w:val="000000"/>
                <w:lang w:val="en-GB"/>
              </w:rPr>
            </w:pPr>
            <w:r>
              <w:rPr>
                <w:rFonts w:cs="Arial"/>
                <w:color w:val="000000"/>
              </w:rPr>
              <w:t>Stream ID 79</w:t>
            </w:r>
          </w:p>
        </w:tc>
        <w:tc>
          <w:tcPr>
            <w:tcW w:w="3973" w:type="dxa"/>
            <w:shd w:val="clear" w:color="auto" w:fill="auto"/>
          </w:tcPr>
          <w:p w14:paraId="15B354F0" w14:textId="77777777" w:rsidR="005977C8" w:rsidRPr="00AA6F3E" w:rsidRDefault="00571926" w:rsidP="005977C8">
            <w:pPr>
              <w:jc w:val="center"/>
              <w:rPr>
                <w:rFonts w:eastAsia="Calibri" w:cs="Arial"/>
                <w:color w:val="000000"/>
                <w:lang w:val="en-GB"/>
              </w:rPr>
            </w:pPr>
            <w:r>
              <w:rPr>
                <w:rFonts w:cs="Arial"/>
                <w:color w:val="000000"/>
              </w:rPr>
              <w:t>ICC Reference Channels</w:t>
            </w:r>
          </w:p>
        </w:tc>
        <w:tc>
          <w:tcPr>
            <w:tcW w:w="840" w:type="dxa"/>
          </w:tcPr>
          <w:p w14:paraId="1BCE2646" w14:textId="77777777" w:rsidR="005977C8" w:rsidRPr="00AA6F3E" w:rsidRDefault="00571926" w:rsidP="005977C8">
            <w:pPr>
              <w:jc w:val="center"/>
              <w:rPr>
                <w:rFonts w:eastAsia="Calibri" w:cs="Arial"/>
                <w:color w:val="000000"/>
                <w:lang w:val="en-GB"/>
              </w:rPr>
            </w:pPr>
          </w:p>
        </w:tc>
        <w:tc>
          <w:tcPr>
            <w:tcW w:w="840" w:type="dxa"/>
          </w:tcPr>
          <w:p w14:paraId="4E9F0FEA" w14:textId="77777777" w:rsidR="005977C8" w:rsidRPr="00AA6F3E" w:rsidRDefault="00571926" w:rsidP="005977C8">
            <w:pPr>
              <w:jc w:val="center"/>
              <w:rPr>
                <w:rFonts w:eastAsia="Calibri" w:cs="Arial"/>
                <w:color w:val="000000"/>
                <w:lang w:val="en-GB"/>
              </w:rPr>
            </w:pPr>
          </w:p>
        </w:tc>
        <w:tc>
          <w:tcPr>
            <w:tcW w:w="720" w:type="dxa"/>
          </w:tcPr>
          <w:p w14:paraId="47325E99" w14:textId="77777777" w:rsidR="005977C8" w:rsidRPr="00AA6F3E" w:rsidRDefault="00571926" w:rsidP="005977C8">
            <w:pPr>
              <w:jc w:val="center"/>
              <w:rPr>
                <w:rFonts w:eastAsia="Calibri" w:cs="Arial"/>
                <w:color w:val="000000"/>
                <w:lang w:val="en-GB"/>
              </w:rPr>
            </w:pPr>
          </w:p>
        </w:tc>
        <w:tc>
          <w:tcPr>
            <w:tcW w:w="1381" w:type="dxa"/>
            <w:vAlign w:val="center"/>
          </w:tcPr>
          <w:p w14:paraId="7263DE35"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3F92FF73" w14:textId="77777777" w:rsidTr="00775603">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3A50BAF1" w14:textId="77777777" w:rsidR="005977C8" w:rsidRPr="00AA6F3E" w:rsidRDefault="00571926" w:rsidP="005977C8">
            <w:pPr>
              <w:jc w:val="center"/>
              <w:rPr>
                <w:rFonts w:eastAsia="Calibri" w:cs="Arial"/>
                <w:color w:val="000000"/>
                <w:lang w:val="en-GB"/>
              </w:rPr>
            </w:pPr>
            <w:r>
              <w:rPr>
                <w:rFonts w:cs="Arial"/>
                <w:color w:val="000000"/>
              </w:rPr>
              <w:t>Stream ID 80</w:t>
            </w:r>
          </w:p>
        </w:tc>
        <w:tc>
          <w:tcPr>
            <w:tcW w:w="3973" w:type="dxa"/>
            <w:shd w:val="clear" w:color="auto" w:fill="auto"/>
          </w:tcPr>
          <w:p w14:paraId="4620857E" w14:textId="77777777" w:rsidR="005977C8" w:rsidRPr="00AA6F3E" w:rsidRDefault="00571926" w:rsidP="005977C8">
            <w:pPr>
              <w:jc w:val="center"/>
              <w:rPr>
                <w:rFonts w:eastAsia="Calibri" w:cs="Arial"/>
                <w:color w:val="000000"/>
                <w:lang w:val="en-GB"/>
              </w:rPr>
            </w:pPr>
            <w:r>
              <w:rPr>
                <w:rFonts w:cs="Arial"/>
                <w:color w:val="000000"/>
              </w:rPr>
              <w:t>SSE Reference Channels</w:t>
            </w:r>
          </w:p>
        </w:tc>
        <w:tc>
          <w:tcPr>
            <w:tcW w:w="840" w:type="dxa"/>
          </w:tcPr>
          <w:p w14:paraId="68AE19B9" w14:textId="77777777" w:rsidR="005977C8" w:rsidRPr="00AA6F3E" w:rsidRDefault="00571926" w:rsidP="005977C8">
            <w:pPr>
              <w:jc w:val="center"/>
              <w:rPr>
                <w:rFonts w:eastAsia="Calibri" w:cs="Arial"/>
                <w:color w:val="000000"/>
                <w:lang w:val="en-GB"/>
              </w:rPr>
            </w:pPr>
          </w:p>
        </w:tc>
        <w:tc>
          <w:tcPr>
            <w:tcW w:w="840" w:type="dxa"/>
          </w:tcPr>
          <w:p w14:paraId="7A1DBE12" w14:textId="77777777" w:rsidR="005977C8" w:rsidRPr="00AA6F3E" w:rsidRDefault="00571926" w:rsidP="005977C8">
            <w:pPr>
              <w:jc w:val="center"/>
              <w:rPr>
                <w:rFonts w:eastAsia="Calibri" w:cs="Arial"/>
                <w:color w:val="000000"/>
                <w:lang w:val="en-GB"/>
              </w:rPr>
            </w:pPr>
          </w:p>
        </w:tc>
        <w:tc>
          <w:tcPr>
            <w:tcW w:w="720" w:type="dxa"/>
          </w:tcPr>
          <w:p w14:paraId="6211C002" w14:textId="77777777" w:rsidR="005977C8" w:rsidRPr="00AA6F3E" w:rsidRDefault="00571926" w:rsidP="005977C8">
            <w:pPr>
              <w:jc w:val="center"/>
              <w:rPr>
                <w:rFonts w:eastAsia="Calibri" w:cs="Arial"/>
                <w:color w:val="000000"/>
                <w:lang w:val="en-GB"/>
              </w:rPr>
            </w:pPr>
          </w:p>
        </w:tc>
        <w:tc>
          <w:tcPr>
            <w:tcW w:w="1381" w:type="dxa"/>
            <w:vAlign w:val="center"/>
          </w:tcPr>
          <w:p w14:paraId="5DFFF626"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7968D390" w14:textId="77777777" w:rsidTr="00775603">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055EAAFC" w14:textId="77777777" w:rsidR="005977C8" w:rsidRPr="00AA6F3E" w:rsidRDefault="00571926" w:rsidP="005977C8">
            <w:pPr>
              <w:jc w:val="center"/>
              <w:rPr>
                <w:rFonts w:eastAsia="Calibri" w:cs="Arial"/>
                <w:color w:val="000000"/>
                <w:lang w:val="en-GB"/>
              </w:rPr>
            </w:pPr>
            <w:r>
              <w:rPr>
                <w:rFonts w:cs="Arial"/>
                <w:color w:val="000000"/>
              </w:rPr>
              <w:t>Stream ID 81</w:t>
            </w:r>
          </w:p>
        </w:tc>
        <w:tc>
          <w:tcPr>
            <w:tcW w:w="3973" w:type="dxa"/>
            <w:shd w:val="clear" w:color="auto" w:fill="auto"/>
          </w:tcPr>
          <w:p w14:paraId="1BD22E9C" w14:textId="77777777" w:rsidR="005977C8" w:rsidRPr="00AA6F3E" w:rsidRDefault="00571926" w:rsidP="005977C8">
            <w:pPr>
              <w:jc w:val="center"/>
              <w:rPr>
                <w:rFonts w:eastAsia="Calibri" w:cs="Arial"/>
                <w:color w:val="000000"/>
                <w:lang w:val="en-GB"/>
              </w:rPr>
            </w:pPr>
            <w:r>
              <w:rPr>
                <w:rFonts w:cs="Arial"/>
                <w:color w:val="000000"/>
              </w:rPr>
              <w:t>SSE Reference Channels</w:t>
            </w:r>
          </w:p>
        </w:tc>
        <w:tc>
          <w:tcPr>
            <w:tcW w:w="840" w:type="dxa"/>
          </w:tcPr>
          <w:p w14:paraId="6952DED3" w14:textId="77777777" w:rsidR="005977C8" w:rsidRPr="00AA6F3E" w:rsidRDefault="00571926" w:rsidP="005977C8">
            <w:pPr>
              <w:jc w:val="center"/>
              <w:rPr>
                <w:rFonts w:eastAsia="Calibri" w:cs="Arial"/>
                <w:color w:val="000000"/>
                <w:lang w:val="en-GB"/>
              </w:rPr>
            </w:pPr>
          </w:p>
        </w:tc>
        <w:tc>
          <w:tcPr>
            <w:tcW w:w="840" w:type="dxa"/>
          </w:tcPr>
          <w:p w14:paraId="2B3B41C9" w14:textId="77777777" w:rsidR="005977C8" w:rsidRPr="00AA6F3E" w:rsidRDefault="00571926" w:rsidP="005977C8">
            <w:pPr>
              <w:jc w:val="center"/>
              <w:rPr>
                <w:rFonts w:eastAsia="Calibri" w:cs="Arial"/>
                <w:color w:val="000000"/>
                <w:lang w:val="en-GB"/>
              </w:rPr>
            </w:pPr>
          </w:p>
        </w:tc>
        <w:tc>
          <w:tcPr>
            <w:tcW w:w="720" w:type="dxa"/>
          </w:tcPr>
          <w:p w14:paraId="1B577C89" w14:textId="77777777" w:rsidR="005977C8" w:rsidRPr="00AA6F3E" w:rsidRDefault="00571926" w:rsidP="005977C8">
            <w:pPr>
              <w:jc w:val="center"/>
              <w:rPr>
                <w:rFonts w:eastAsia="Calibri" w:cs="Arial"/>
                <w:color w:val="000000"/>
                <w:lang w:val="en-GB"/>
              </w:rPr>
            </w:pPr>
          </w:p>
        </w:tc>
        <w:tc>
          <w:tcPr>
            <w:tcW w:w="1381" w:type="dxa"/>
            <w:vAlign w:val="center"/>
          </w:tcPr>
          <w:p w14:paraId="0651564F"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12E9AE3A" w14:textId="77777777" w:rsidTr="00775603">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4589245D" w14:textId="77777777" w:rsidR="005977C8" w:rsidRPr="00AA6F3E" w:rsidRDefault="00571926" w:rsidP="005977C8">
            <w:pPr>
              <w:jc w:val="center"/>
              <w:rPr>
                <w:rFonts w:eastAsia="Calibri" w:cs="Arial"/>
                <w:color w:val="000000"/>
                <w:lang w:val="en-GB"/>
              </w:rPr>
            </w:pPr>
            <w:r>
              <w:rPr>
                <w:rFonts w:cs="Arial"/>
                <w:color w:val="000000"/>
              </w:rPr>
              <w:t>Stream ID 82</w:t>
            </w:r>
          </w:p>
        </w:tc>
        <w:tc>
          <w:tcPr>
            <w:tcW w:w="3973" w:type="dxa"/>
            <w:shd w:val="clear" w:color="auto" w:fill="auto"/>
          </w:tcPr>
          <w:p w14:paraId="3944D0BD" w14:textId="77777777" w:rsidR="005977C8" w:rsidRPr="00AA6F3E" w:rsidRDefault="00571926" w:rsidP="005977C8">
            <w:pPr>
              <w:jc w:val="center"/>
              <w:rPr>
                <w:rFonts w:eastAsia="Calibri" w:cs="Arial"/>
                <w:color w:val="000000"/>
                <w:lang w:val="en-GB"/>
              </w:rPr>
            </w:pPr>
            <w:r>
              <w:rPr>
                <w:rFonts w:cs="Arial"/>
                <w:color w:val="000000"/>
              </w:rPr>
              <w:t>SSE Reference Channels</w:t>
            </w:r>
          </w:p>
        </w:tc>
        <w:tc>
          <w:tcPr>
            <w:tcW w:w="840" w:type="dxa"/>
          </w:tcPr>
          <w:p w14:paraId="2008AB0B" w14:textId="77777777" w:rsidR="005977C8" w:rsidRPr="00AA6F3E" w:rsidRDefault="00571926" w:rsidP="005977C8">
            <w:pPr>
              <w:jc w:val="center"/>
              <w:rPr>
                <w:rFonts w:eastAsia="Calibri" w:cs="Arial"/>
                <w:color w:val="000000"/>
                <w:lang w:val="en-GB"/>
              </w:rPr>
            </w:pPr>
          </w:p>
        </w:tc>
        <w:tc>
          <w:tcPr>
            <w:tcW w:w="840" w:type="dxa"/>
          </w:tcPr>
          <w:p w14:paraId="07968A4F" w14:textId="77777777" w:rsidR="005977C8" w:rsidRPr="00AA6F3E" w:rsidRDefault="00571926" w:rsidP="005977C8">
            <w:pPr>
              <w:jc w:val="center"/>
              <w:rPr>
                <w:rFonts w:eastAsia="Calibri" w:cs="Arial"/>
                <w:color w:val="000000"/>
                <w:lang w:val="en-GB"/>
              </w:rPr>
            </w:pPr>
          </w:p>
        </w:tc>
        <w:tc>
          <w:tcPr>
            <w:tcW w:w="720" w:type="dxa"/>
          </w:tcPr>
          <w:p w14:paraId="3544ACDA" w14:textId="77777777" w:rsidR="005977C8" w:rsidRPr="00AA6F3E" w:rsidRDefault="00571926" w:rsidP="005977C8">
            <w:pPr>
              <w:jc w:val="center"/>
              <w:rPr>
                <w:rFonts w:eastAsia="Calibri" w:cs="Arial"/>
                <w:color w:val="000000"/>
                <w:lang w:val="en-GB"/>
              </w:rPr>
            </w:pPr>
          </w:p>
        </w:tc>
        <w:tc>
          <w:tcPr>
            <w:tcW w:w="1381" w:type="dxa"/>
            <w:vAlign w:val="center"/>
          </w:tcPr>
          <w:p w14:paraId="26A7EADC"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464A4EED" w14:textId="77777777" w:rsidTr="00775603">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29CD924E" w14:textId="77777777" w:rsidR="005977C8" w:rsidRPr="00AA6F3E" w:rsidRDefault="00571926" w:rsidP="005977C8">
            <w:pPr>
              <w:jc w:val="center"/>
              <w:rPr>
                <w:rFonts w:eastAsia="Calibri" w:cs="Arial"/>
                <w:color w:val="000000"/>
                <w:lang w:val="en-GB"/>
              </w:rPr>
            </w:pPr>
            <w:r>
              <w:rPr>
                <w:rFonts w:cs="Arial"/>
                <w:color w:val="000000"/>
              </w:rPr>
              <w:t>Stream ID 83</w:t>
            </w:r>
          </w:p>
        </w:tc>
        <w:tc>
          <w:tcPr>
            <w:tcW w:w="3973" w:type="dxa"/>
            <w:shd w:val="clear" w:color="auto" w:fill="auto"/>
          </w:tcPr>
          <w:p w14:paraId="4E728CC2" w14:textId="77777777" w:rsidR="005977C8" w:rsidRPr="00AA6F3E" w:rsidRDefault="00571926" w:rsidP="005977C8">
            <w:pPr>
              <w:jc w:val="center"/>
              <w:rPr>
                <w:rFonts w:eastAsia="Calibri" w:cs="Arial"/>
                <w:color w:val="000000"/>
                <w:lang w:val="en-GB"/>
              </w:rPr>
            </w:pPr>
            <w:r>
              <w:rPr>
                <w:rFonts w:cs="Arial"/>
                <w:color w:val="000000"/>
              </w:rPr>
              <w:t>SSE Reference Channels</w:t>
            </w:r>
          </w:p>
        </w:tc>
        <w:tc>
          <w:tcPr>
            <w:tcW w:w="840" w:type="dxa"/>
          </w:tcPr>
          <w:p w14:paraId="1B8EC0D3" w14:textId="77777777" w:rsidR="005977C8" w:rsidRPr="00AA6F3E" w:rsidRDefault="00571926" w:rsidP="005977C8">
            <w:pPr>
              <w:jc w:val="center"/>
              <w:rPr>
                <w:rFonts w:eastAsia="Calibri" w:cs="Arial"/>
                <w:color w:val="000000"/>
                <w:lang w:val="en-GB"/>
              </w:rPr>
            </w:pPr>
          </w:p>
        </w:tc>
        <w:tc>
          <w:tcPr>
            <w:tcW w:w="840" w:type="dxa"/>
          </w:tcPr>
          <w:p w14:paraId="4E882A08" w14:textId="77777777" w:rsidR="005977C8" w:rsidRPr="00AA6F3E" w:rsidRDefault="00571926" w:rsidP="005977C8">
            <w:pPr>
              <w:jc w:val="center"/>
              <w:rPr>
                <w:rFonts w:eastAsia="Calibri" w:cs="Arial"/>
                <w:color w:val="000000"/>
                <w:lang w:val="en-GB"/>
              </w:rPr>
            </w:pPr>
          </w:p>
        </w:tc>
        <w:tc>
          <w:tcPr>
            <w:tcW w:w="720" w:type="dxa"/>
          </w:tcPr>
          <w:p w14:paraId="58C14467" w14:textId="77777777" w:rsidR="005977C8" w:rsidRPr="00AA6F3E" w:rsidRDefault="00571926" w:rsidP="005977C8">
            <w:pPr>
              <w:jc w:val="center"/>
              <w:rPr>
                <w:rFonts w:eastAsia="Calibri" w:cs="Arial"/>
                <w:color w:val="000000"/>
                <w:lang w:val="en-GB"/>
              </w:rPr>
            </w:pPr>
          </w:p>
        </w:tc>
        <w:tc>
          <w:tcPr>
            <w:tcW w:w="1381" w:type="dxa"/>
            <w:vAlign w:val="center"/>
          </w:tcPr>
          <w:p w14:paraId="096A18E9"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5D826038" w14:textId="77777777" w:rsidTr="00775603">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2BC2C15A" w14:textId="77777777" w:rsidR="005977C8" w:rsidRPr="00AA6F3E" w:rsidRDefault="00571926" w:rsidP="005977C8">
            <w:pPr>
              <w:jc w:val="center"/>
              <w:rPr>
                <w:rFonts w:eastAsia="Calibri" w:cs="Arial"/>
                <w:color w:val="000000"/>
                <w:lang w:val="en-GB"/>
              </w:rPr>
            </w:pPr>
            <w:r>
              <w:rPr>
                <w:rFonts w:cs="Arial"/>
                <w:color w:val="000000"/>
              </w:rPr>
              <w:t>Stream ID 84</w:t>
            </w:r>
          </w:p>
        </w:tc>
        <w:tc>
          <w:tcPr>
            <w:tcW w:w="3973" w:type="dxa"/>
            <w:shd w:val="clear" w:color="auto" w:fill="auto"/>
          </w:tcPr>
          <w:p w14:paraId="698058B5" w14:textId="77777777" w:rsidR="005977C8" w:rsidRPr="00AA6F3E" w:rsidRDefault="00571926" w:rsidP="005977C8">
            <w:pPr>
              <w:jc w:val="center"/>
              <w:rPr>
                <w:rFonts w:eastAsia="Calibri" w:cs="Arial"/>
                <w:color w:val="000000"/>
                <w:lang w:val="en-GB"/>
              </w:rPr>
            </w:pPr>
            <w:r>
              <w:rPr>
                <w:rFonts w:cs="Arial"/>
                <w:color w:val="000000"/>
              </w:rPr>
              <w:t>A2B Microphone Output</w:t>
            </w:r>
          </w:p>
        </w:tc>
        <w:tc>
          <w:tcPr>
            <w:tcW w:w="840" w:type="dxa"/>
          </w:tcPr>
          <w:p w14:paraId="7BD80EBD" w14:textId="77777777" w:rsidR="005977C8" w:rsidRPr="00AA6F3E" w:rsidRDefault="00571926" w:rsidP="005977C8">
            <w:pPr>
              <w:jc w:val="center"/>
              <w:rPr>
                <w:rFonts w:eastAsia="Calibri" w:cs="Arial"/>
                <w:color w:val="000000"/>
                <w:lang w:val="en-GB"/>
              </w:rPr>
            </w:pPr>
          </w:p>
        </w:tc>
        <w:tc>
          <w:tcPr>
            <w:tcW w:w="840" w:type="dxa"/>
          </w:tcPr>
          <w:p w14:paraId="2ABA5396" w14:textId="77777777" w:rsidR="005977C8" w:rsidRPr="00AA6F3E" w:rsidRDefault="00571926" w:rsidP="005977C8">
            <w:pPr>
              <w:jc w:val="center"/>
              <w:rPr>
                <w:rFonts w:eastAsia="Calibri" w:cs="Arial"/>
                <w:color w:val="000000"/>
                <w:lang w:val="en-GB"/>
              </w:rPr>
            </w:pPr>
          </w:p>
        </w:tc>
        <w:tc>
          <w:tcPr>
            <w:tcW w:w="720" w:type="dxa"/>
          </w:tcPr>
          <w:p w14:paraId="49255CC3" w14:textId="77777777" w:rsidR="005977C8" w:rsidRPr="00AA6F3E" w:rsidRDefault="00571926" w:rsidP="005977C8">
            <w:pPr>
              <w:jc w:val="center"/>
              <w:rPr>
                <w:rFonts w:eastAsia="Calibri" w:cs="Arial"/>
                <w:color w:val="000000"/>
                <w:lang w:val="en-GB"/>
              </w:rPr>
            </w:pPr>
          </w:p>
        </w:tc>
        <w:tc>
          <w:tcPr>
            <w:tcW w:w="1381" w:type="dxa"/>
            <w:vAlign w:val="center"/>
          </w:tcPr>
          <w:p w14:paraId="39647251"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4062DA87" w14:textId="77777777" w:rsidTr="00775603">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6DB23987" w14:textId="77777777" w:rsidR="005977C8" w:rsidRPr="00AA6F3E" w:rsidRDefault="00571926" w:rsidP="005977C8">
            <w:pPr>
              <w:jc w:val="center"/>
              <w:rPr>
                <w:rFonts w:eastAsia="Calibri" w:cs="Arial"/>
                <w:color w:val="000000"/>
                <w:lang w:val="en-GB"/>
              </w:rPr>
            </w:pPr>
            <w:r>
              <w:rPr>
                <w:rFonts w:cs="Arial"/>
                <w:color w:val="000000"/>
              </w:rPr>
              <w:t>Stream ID 85</w:t>
            </w:r>
          </w:p>
        </w:tc>
        <w:tc>
          <w:tcPr>
            <w:tcW w:w="3973" w:type="dxa"/>
            <w:shd w:val="clear" w:color="auto" w:fill="auto"/>
          </w:tcPr>
          <w:p w14:paraId="6955F38A" w14:textId="77777777" w:rsidR="005977C8" w:rsidRPr="00AA6F3E" w:rsidRDefault="00571926" w:rsidP="005977C8">
            <w:pPr>
              <w:jc w:val="center"/>
              <w:rPr>
                <w:rFonts w:eastAsia="Calibri" w:cs="Arial"/>
                <w:color w:val="000000"/>
                <w:lang w:val="en-GB"/>
              </w:rPr>
            </w:pPr>
            <w:r>
              <w:rPr>
                <w:rFonts w:cs="Arial"/>
                <w:color w:val="000000"/>
              </w:rPr>
              <w:t>A2B Microphone Output</w:t>
            </w:r>
          </w:p>
        </w:tc>
        <w:tc>
          <w:tcPr>
            <w:tcW w:w="840" w:type="dxa"/>
          </w:tcPr>
          <w:p w14:paraId="216CECF2" w14:textId="77777777" w:rsidR="005977C8" w:rsidRPr="00AA6F3E" w:rsidRDefault="00571926" w:rsidP="005977C8">
            <w:pPr>
              <w:jc w:val="center"/>
              <w:rPr>
                <w:rFonts w:eastAsia="Calibri" w:cs="Arial"/>
                <w:color w:val="000000"/>
                <w:lang w:val="en-GB"/>
              </w:rPr>
            </w:pPr>
          </w:p>
        </w:tc>
        <w:tc>
          <w:tcPr>
            <w:tcW w:w="840" w:type="dxa"/>
          </w:tcPr>
          <w:p w14:paraId="6ACAC465" w14:textId="77777777" w:rsidR="005977C8" w:rsidRPr="00AA6F3E" w:rsidRDefault="00571926" w:rsidP="005977C8">
            <w:pPr>
              <w:jc w:val="center"/>
              <w:rPr>
                <w:rFonts w:eastAsia="Calibri" w:cs="Arial"/>
                <w:color w:val="000000"/>
                <w:lang w:val="en-GB"/>
              </w:rPr>
            </w:pPr>
          </w:p>
        </w:tc>
        <w:tc>
          <w:tcPr>
            <w:tcW w:w="720" w:type="dxa"/>
          </w:tcPr>
          <w:p w14:paraId="7FDD57A4" w14:textId="77777777" w:rsidR="005977C8" w:rsidRPr="00AA6F3E" w:rsidRDefault="00571926" w:rsidP="005977C8">
            <w:pPr>
              <w:jc w:val="center"/>
              <w:rPr>
                <w:rFonts w:eastAsia="Calibri" w:cs="Arial"/>
                <w:color w:val="000000"/>
                <w:lang w:val="en-GB"/>
              </w:rPr>
            </w:pPr>
          </w:p>
        </w:tc>
        <w:tc>
          <w:tcPr>
            <w:tcW w:w="1381" w:type="dxa"/>
            <w:vAlign w:val="center"/>
          </w:tcPr>
          <w:p w14:paraId="69781FA5"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37634A0B" w14:textId="77777777" w:rsidTr="00775603">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2B6641DD" w14:textId="77777777" w:rsidR="005977C8" w:rsidRDefault="00571926" w:rsidP="005977C8">
            <w:pPr>
              <w:jc w:val="center"/>
              <w:rPr>
                <w:rFonts w:cs="Arial"/>
                <w:color w:val="000000"/>
              </w:rPr>
            </w:pPr>
            <w:r>
              <w:rPr>
                <w:rFonts w:cs="Arial"/>
                <w:color w:val="000000"/>
              </w:rPr>
              <w:t>Stream ID 86</w:t>
            </w:r>
          </w:p>
        </w:tc>
        <w:tc>
          <w:tcPr>
            <w:tcW w:w="3973" w:type="dxa"/>
            <w:shd w:val="clear" w:color="auto" w:fill="auto"/>
          </w:tcPr>
          <w:p w14:paraId="0CF98671" w14:textId="77777777" w:rsidR="005977C8" w:rsidRPr="00AA6F3E" w:rsidRDefault="00571926" w:rsidP="005977C8">
            <w:pPr>
              <w:jc w:val="center"/>
              <w:rPr>
                <w:rFonts w:eastAsia="Calibri" w:cs="Arial"/>
                <w:color w:val="000000"/>
                <w:lang w:val="en-GB"/>
              </w:rPr>
            </w:pPr>
            <w:r>
              <w:rPr>
                <w:rFonts w:cs="Arial"/>
                <w:color w:val="000000"/>
              </w:rPr>
              <w:t>A2B Microphone Output</w:t>
            </w:r>
          </w:p>
        </w:tc>
        <w:tc>
          <w:tcPr>
            <w:tcW w:w="840" w:type="dxa"/>
          </w:tcPr>
          <w:p w14:paraId="5BA757A5" w14:textId="77777777" w:rsidR="005977C8" w:rsidRPr="00AA6F3E" w:rsidRDefault="00571926" w:rsidP="005977C8">
            <w:pPr>
              <w:jc w:val="center"/>
              <w:rPr>
                <w:rFonts w:eastAsia="Calibri" w:cs="Arial"/>
                <w:color w:val="000000"/>
                <w:lang w:val="en-GB"/>
              </w:rPr>
            </w:pPr>
          </w:p>
        </w:tc>
        <w:tc>
          <w:tcPr>
            <w:tcW w:w="840" w:type="dxa"/>
          </w:tcPr>
          <w:p w14:paraId="3DDA306E" w14:textId="77777777" w:rsidR="005977C8" w:rsidRPr="00AA6F3E" w:rsidRDefault="00571926" w:rsidP="005977C8">
            <w:pPr>
              <w:jc w:val="center"/>
              <w:rPr>
                <w:rFonts w:eastAsia="Calibri" w:cs="Arial"/>
                <w:color w:val="000000"/>
                <w:lang w:val="en-GB"/>
              </w:rPr>
            </w:pPr>
          </w:p>
        </w:tc>
        <w:tc>
          <w:tcPr>
            <w:tcW w:w="720" w:type="dxa"/>
          </w:tcPr>
          <w:p w14:paraId="7680BD7B" w14:textId="77777777" w:rsidR="005977C8" w:rsidRPr="00AA6F3E" w:rsidRDefault="00571926" w:rsidP="005977C8">
            <w:pPr>
              <w:jc w:val="center"/>
              <w:rPr>
                <w:rFonts w:eastAsia="Calibri" w:cs="Arial"/>
                <w:color w:val="000000"/>
                <w:lang w:val="en-GB"/>
              </w:rPr>
            </w:pPr>
          </w:p>
        </w:tc>
        <w:tc>
          <w:tcPr>
            <w:tcW w:w="1381" w:type="dxa"/>
            <w:vAlign w:val="center"/>
          </w:tcPr>
          <w:p w14:paraId="43F20980"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44627D4C" w14:textId="77777777" w:rsidTr="00775603">
        <w:tblPrEx>
          <w:tblLook w:val="04A0" w:firstRow="1" w:lastRow="0" w:firstColumn="1" w:lastColumn="0" w:noHBand="0" w:noVBand="1"/>
        </w:tblPrEx>
        <w:trPr>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771C59F7" w14:textId="77777777" w:rsidR="005977C8" w:rsidRPr="00AA6F3E" w:rsidRDefault="00571926" w:rsidP="005977C8">
            <w:pPr>
              <w:jc w:val="center"/>
              <w:rPr>
                <w:rFonts w:eastAsia="Calibri" w:cs="Arial"/>
                <w:color w:val="000000"/>
                <w:lang w:val="en-GB"/>
              </w:rPr>
            </w:pPr>
            <w:r>
              <w:rPr>
                <w:rFonts w:cs="Arial"/>
                <w:color w:val="000000"/>
              </w:rPr>
              <w:t>Stream ID 87</w:t>
            </w:r>
          </w:p>
        </w:tc>
        <w:tc>
          <w:tcPr>
            <w:tcW w:w="3973" w:type="dxa"/>
            <w:shd w:val="clear" w:color="auto" w:fill="auto"/>
          </w:tcPr>
          <w:p w14:paraId="15B44DFF" w14:textId="77777777" w:rsidR="005977C8" w:rsidRPr="00AA6F3E" w:rsidRDefault="00571926" w:rsidP="005977C8">
            <w:pPr>
              <w:jc w:val="center"/>
              <w:rPr>
                <w:rFonts w:eastAsia="Calibri" w:cs="Arial"/>
                <w:color w:val="000000"/>
                <w:lang w:val="en-GB"/>
              </w:rPr>
            </w:pPr>
            <w:r>
              <w:rPr>
                <w:rFonts w:cs="Arial"/>
                <w:color w:val="000000"/>
              </w:rPr>
              <w:t>A2B Microphone Output</w:t>
            </w:r>
          </w:p>
        </w:tc>
        <w:tc>
          <w:tcPr>
            <w:tcW w:w="840" w:type="dxa"/>
          </w:tcPr>
          <w:p w14:paraId="4120ED74" w14:textId="77777777" w:rsidR="005977C8" w:rsidRPr="00AA6F3E" w:rsidRDefault="00571926" w:rsidP="005977C8">
            <w:pPr>
              <w:jc w:val="center"/>
              <w:rPr>
                <w:rFonts w:eastAsia="Calibri" w:cs="Arial"/>
                <w:color w:val="000000"/>
                <w:lang w:val="en-GB"/>
              </w:rPr>
            </w:pPr>
          </w:p>
        </w:tc>
        <w:tc>
          <w:tcPr>
            <w:tcW w:w="840" w:type="dxa"/>
          </w:tcPr>
          <w:p w14:paraId="27424F5D" w14:textId="77777777" w:rsidR="005977C8" w:rsidRPr="00AA6F3E" w:rsidRDefault="00571926" w:rsidP="005977C8">
            <w:pPr>
              <w:jc w:val="center"/>
              <w:rPr>
                <w:rFonts w:eastAsia="Calibri" w:cs="Arial"/>
                <w:color w:val="000000"/>
                <w:lang w:val="en-GB"/>
              </w:rPr>
            </w:pPr>
          </w:p>
        </w:tc>
        <w:tc>
          <w:tcPr>
            <w:tcW w:w="720" w:type="dxa"/>
          </w:tcPr>
          <w:p w14:paraId="35EB5C8E" w14:textId="77777777" w:rsidR="005977C8" w:rsidRPr="00AA6F3E" w:rsidRDefault="00571926" w:rsidP="005977C8">
            <w:pPr>
              <w:jc w:val="center"/>
              <w:rPr>
                <w:rFonts w:eastAsia="Calibri" w:cs="Arial"/>
                <w:color w:val="000000"/>
                <w:lang w:val="en-GB"/>
              </w:rPr>
            </w:pPr>
          </w:p>
        </w:tc>
        <w:tc>
          <w:tcPr>
            <w:tcW w:w="1381" w:type="dxa"/>
            <w:vAlign w:val="center"/>
          </w:tcPr>
          <w:p w14:paraId="214A8F27"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56F1CB9F" w14:textId="77777777" w:rsidTr="00775603">
        <w:trPr>
          <w:cantSplit/>
          <w:jc w:val="center"/>
        </w:trPr>
        <w:tc>
          <w:tcPr>
            <w:tcW w:w="1876" w:type="dxa"/>
            <w:tcBorders>
              <w:top w:val="nil"/>
              <w:left w:val="single" w:sz="8" w:space="0" w:color="auto"/>
              <w:bottom w:val="single" w:sz="4" w:space="0" w:color="auto"/>
              <w:right w:val="single" w:sz="4" w:space="0" w:color="auto"/>
            </w:tcBorders>
            <w:shd w:val="clear" w:color="auto" w:fill="auto"/>
            <w:vAlign w:val="bottom"/>
          </w:tcPr>
          <w:p w14:paraId="116D93F2" w14:textId="77777777" w:rsidR="005977C8" w:rsidRPr="00AA6F3E" w:rsidRDefault="00571926" w:rsidP="005977C8">
            <w:pPr>
              <w:jc w:val="center"/>
              <w:rPr>
                <w:rFonts w:eastAsia="Calibri" w:cs="Arial"/>
                <w:color w:val="000000"/>
                <w:lang w:val="en-GB"/>
              </w:rPr>
            </w:pPr>
            <w:r>
              <w:rPr>
                <w:rFonts w:cs="Arial"/>
                <w:color w:val="000000"/>
              </w:rPr>
              <w:t>Stream ID 88</w:t>
            </w:r>
          </w:p>
        </w:tc>
        <w:tc>
          <w:tcPr>
            <w:tcW w:w="3973" w:type="dxa"/>
            <w:tcBorders>
              <w:bottom w:val="single" w:sz="4" w:space="0" w:color="auto"/>
            </w:tcBorders>
            <w:shd w:val="clear" w:color="auto" w:fill="auto"/>
          </w:tcPr>
          <w:p w14:paraId="33D15B65" w14:textId="77777777" w:rsidR="005977C8" w:rsidRPr="00AA6F3E" w:rsidRDefault="00571926" w:rsidP="005977C8">
            <w:pPr>
              <w:jc w:val="center"/>
              <w:rPr>
                <w:rFonts w:eastAsia="Calibri" w:cs="Arial"/>
                <w:color w:val="000000"/>
                <w:lang w:val="en-GB"/>
              </w:rPr>
            </w:pPr>
            <w:r>
              <w:rPr>
                <w:rFonts w:cs="Arial"/>
              </w:rPr>
              <w:t>Exterior Audio</w:t>
            </w:r>
          </w:p>
        </w:tc>
        <w:tc>
          <w:tcPr>
            <w:tcW w:w="840" w:type="dxa"/>
            <w:tcBorders>
              <w:bottom w:val="single" w:sz="4" w:space="0" w:color="auto"/>
            </w:tcBorders>
            <w:vAlign w:val="center"/>
          </w:tcPr>
          <w:p w14:paraId="01ABF92D" w14:textId="77777777" w:rsidR="005977C8" w:rsidRPr="00AA6F3E" w:rsidRDefault="00571926" w:rsidP="005977C8">
            <w:pPr>
              <w:jc w:val="center"/>
              <w:rPr>
                <w:rFonts w:eastAsia="Calibri" w:cs="Arial"/>
                <w:color w:val="000000"/>
                <w:lang w:val="en-GB"/>
              </w:rPr>
            </w:pPr>
          </w:p>
        </w:tc>
        <w:tc>
          <w:tcPr>
            <w:tcW w:w="840" w:type="dxa"/>
            <w:tcBorders>
              <w:bottom w:val="single" w:sz="4" w:space="0" w:color="auto"/>
            </w:tcBorders>
            <w:vAlign w:val="center"/>
          </w:tcPr>
          <w:p w14:paraId="3D82F1C3" w14:textId="77777777" w:rsidR="005977C8" w:rsidRPr="00AA6F3E" w:rsidRDefault="00571926" w:rsidP="005977C8">
            <w:pPr>
              <w:jc w:val="center"/>
              <w:rPr>
                <w:rFonts w:eastAsia="Calibri" w:cs="Arial"/>
                <w:color w:val="000000"/>
                <w:lang w:val="en-GB"/>
              </w:rPr>
            </w:pPr>
          </w:p>
        </w:tc>
        <w:tc>
          <w:tcPr>
            <w:tcW w:w="720" w:type="dxa"/>
            <w:tcBorders>
              <w:bottom w:val="single" w:sz="4" w:space="0" w:color="auto"/>
            </w:tcBorders>
            <w:vAlign w:val="center"/>
          </w:tcPr>
          <w:p w14:paraId="6381AB71" w14:textId="77777777" w:rsidR="005977C8" w:rsidRPr="00AA6F3E" w:rsidRDefault="00571926" w:rsidP="005977C8">
            <w:pPr>
              <w:jc w:val="center"/>
              <w:rPr>
                <w:rFonts w:eastAsia="Calibri" w:cs="Arial"/>
                <w:color w:val="000000"/>
                <w:lang w:val="en-GB"/>
              </w:rPr>
            </w:pPr>
          </w:p>
        </w:tc>
        <w:tc>
          <w:tcPr>
            <w:tcW w:w="1381" w:type="dxa"/>
            <w:tcBorders>
              <w:bottom w:val="single" w:sz="4" w:space="0" w:color="auto"/>
            </w:tcBorders>
            <w:vAlign w:val="center"/>
          </w:tcPr>
          <w:p w14:paraId="009B0A96"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5977C8" w:rsidRPr="00AA6F3E" w14:paraId="128493E6" w14:textId="77777777" w:rsidTr="00775603">
        <w:trPr>
          <w:jc w:val="center"/>
        </w:trPr>
        <w:tc>
          <w:tcPr>
            <w:tcW w:w="1876" w:type="dxa"/>
            <w:tcBorders>
              <w:top w:val="single" w:sz="4" w:space="0" w:color="auto"/>
              <w:left w:val="single" w:sz="8" w:space="0" w:color="auto"/>
              <w:bottom w:val="single" w:sz="4" w:space="0" w:color="auto"/>
              <w:right w:val="single" w:sz="4" w:space="0" w:color="auto"/>
            </w:tcBorders>
            <w:shd w:val="clear" w:color="auto" w:fill="auto"/>
            <w:vAlign w:val="bottom"/>
          </w:tcPr>
          <w:p w14:paraId="151D7645" w14:textId="77777777" w:rsidR="005977C8" w:rsidRPr="00AA6F3E" w:rsidRDefault="00571926" w:rsidP="005977C8">
            <w:pPr>
              <w:jc w:val="center"/>
              <w:rPr>
                <w:rFonts w:eastAsia="Calibri" w:cs="Arial"/>
                <w:color w:val="000000"/>
                <w:lang w:val="en-GB"/>
              </w:rPr>
            </w:pPr>
            <w:r>
              <w:rPr>
                <w:rFonts w:cs="Arial"/>
                <w:color w:val="000000"/>
              </w:rPr>
              <w:t>Stream ID 89</w:t>
            </w:r>
          </w:p>
        </w:tc>
        <w:tc>
          <w:tcPr>
            <w:tcW w:w="3973" w:type="dxa"/>
            <w:tcBorders>
              <w:top w:val="single" w:sz="4" w:space="0" w:color="auto"/>
              <w:bottom w:val="single" w:sz="4" w:space="0" w:color="auto"/>
            </w:tcBorders>
            <w:shd w:val="clear" w:color="auto" w:fill="auto"/>
          </w:tcPr>
          <w:p w14:paraId="264EFC66" w14:textId="77777777" w:rsidR="005977C8" w:rsidRPr="00AA6F3E" w:rsidRDefault="00571926" w:rsidP="005977C8">
            <w:pPr>
              <w:jc w:val="center"/>
              <w:rPr>
                <w:rFonts w:eastAsia="Calibri" w:cs="Arial"/>
                <w:color w:val="000000"/>
                <w:lang w:val="en-GB"/>
              </w:rPr>
            </w:pPr>
            <w:r>
              <w:rPr>
                <w:rFonts w:cs="Arial"/>
                <w:color w:val="000000"/>
              </w:rPr>
              <w:t>Ext Voice Call Audio</w:t>
            </w:r>
          </w:p>
        </w:tc>
        <w:tc>
          <w:tcPr>
            <w:tcW w:w="840" w:type="dxa"/>
            <w:tcBorders>
              <w:top w:val="single" w:sz="4" w:space="0" w:color="auto"/>
              <w:bottom w:val="single" w:sz="4" w:space="0" w:color="auto"/>
            </w:tcBorders>
            <w:vAlign w:val="center"/>
          </w:tcPr>
          <w:p w14:paraId="3F35ABE6" w14:textId="77777777" w:rsidR="005977C8" w:rsidRPr="00AA6F3E" w:rsidRDefault="00571926" w:rsidP="005977C8">
            <w:pPr>
              <w:jc w:val="center"/>
              <w:rPr>
                <w:rFonts w:eastAsia="Calibri" w:cs="Arial"/>
                <w:color w:val="000000"/>
                <w:lang w:val="en-GB"/>
              </w:rPr>
            </w:pPr>
          </w:p>
        </w:tc>
        <w:tc>
          <w:tcPr>
            <w:tcW w:w="840" w:type="dxa"/>
            <w:tcBorders>
              <w:top w:val="single" w:sz="4" w:space="0" w:color="auto"/>
              <w:bottom w:val="single" w:sz="4" w:space="0" w:color="auto"/>
            </w:tcBorders>
            <w:vAlign w:val="center"/>
          </w:tcPr>
          <w:p w14:paraId="09105E0A" w14:textId="77777777" w:rsidR="005977C8" w:rsidRPr="00AA6F3E" w:rsidRDefault="00571926" w:rsidP="005977C8">
            <w:pPr>
              <w:jc w:val="center"/>
              <w:rPr>
                <w:rFonts w:eastAsia="Calibri" w:cs="Arial"/>
                <w:color w:val="000000"/>
                <w:lang w:val="en-GB"/>
              </w:rPr>
            </w:pPr>
          </w:p>
        </w:tc>
        <w:tc>
          <w:tcPr>
            <w:tcW w:w="720" w:type="dxa"/>
            <w:tcBorders>
              <w:top w:val="single" w:sz="4" w:space="0" w:color="auto"/>
              <w:bottom w:val="single" w:sz="4" w:space="0" w:color="auto"/>
            </w:tcBorders>
            <w:vAlign w:val="center"/>
          </w:tcPr>
          <w:p w14:paraId="53F4640C" w14:textId="77777777" w:rsidR="005977C8" w:rsidRPr="00AA6F3E" w:rsidRDefault="00571926" w:rsidP="005977C8">
            <w:pPr>
              <w:jc w:val="center"/>
              <w:rPr>
                <w:rFonts w:eastAsia="Calibri" w:cs="Arial"/>
                <w:color w:val="000000"/>
                <w:lang w:val="en-GB"/>
              </w:rPr>
            </w:pPr>
          </w:p>
        </w:tc>
        <w:tc>
          <w:tcPr>
            <w:tcW w:w="1381" w:type="dxa"/>
            <w:tcBorders>
              <w:top w:val="single" w:sz="4" w:space="0" w:color="auto"/>
              <w:bottom w:val="single" w:sz="4" w:space="0" w:color="auto"/>
              <w:right w:val="single" w:sz="8" w:space="0" w:color="auto"/>
            </w:tcBorders>
            <w:vAlign w:val="center"/>
          </w:tcPr>
          <w:p w14:paraId="61AF05F6" w14:textId="77777777" w:rsidR="005977C8" w:rsidRPr="00AA6F3E" w:rsidRDefault="00571926" w:rsidP="005977C8">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9A16F9" w:rsidRPr="00AA6F3E" w14:paraId="6AF616C9" w14:textId="77777777" w:rsidTr="0077560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4" w:space="0" w:color="auto"/>
              <w:right w:val="single" w:sz="4" w:space="0" w:color="auto"/>
            </w:tcBorders>
          </w:tcPr>
          <w:p w14:paraId="032A96C1" w14:textId="77777777" w:rsidR="009A16F9" w:rsidRPr="00AA6F3E" w:rsidRDefault="00571926" w:rsidP="002B5629">
            <w:pPr>
              <w:jc w:val="center"/>
              <w:rPr>
                <w:rFonts w:eastAsia="Calibri" w:cs="Arial"/>
                <w:color w:val="000000"/>
                <w:lang w:val="en-GB"/>
              </w:rPr>
            </w:pPr>
            <w:r>
              <w:rPr>
                <w:rFonts w:cs="Arial"/>
                <w:color w:val="000000"/>
              </w:rPr>
              <w:t>Stream ID 90</w:t>
            </w:r>
          </w:p>
        </w:tc>
        <w:tc>
          <w:tcPr>
            <w:tcW w:w="3973" w:type="dxa"/>
            <w:tcBorders>
              <w:top w:val="single" w:sz="4" w:space="0" w:color="auto"/>
              <w:left w:val="single" w:sz="4" w:space="0" w:color="auto"/>
              <w:bottom w:val="single" w:sz="4" w:space="0" w:color="auto"/>
              <w:right w:val="single" w:sz="4" w:space="0" w:color="auto"/>
            </w:tcBorders>
          </w:tcPr>
          <w:p w14:paraId="13E6266F" w14:textId="77777777" w:rsidR="009A16F9" w:rsidRPr="00AA6F3E" w:rsidRDefault="00571926" w:rsidP="002B5629">
            <w:pPr>
              <w:jc w:val="center"/>
              <w:rPr>
                <w:rFonts w:eastAsia="Calibri" w:cs="Arial"/>
                <w:color w:val="000000"/>
                <w:lang w:val="en-GB"/>
              </w:rPr>
            </w:pPr>
            <w:r>
              <w:rPr>
                <w:rFonts w:cs="Arial"/>
                <w:color w:val="000000"/>
              </w:rPr>
              <w:t>A2B Microphone Output</w:t>
            </w:r>
          </w:p>
        </w:tc>
        <w:tc>
          <w:tcPr>
            <w:tcW w:w="840" w:type="dxa"/>
            <w:tcBorders>
              <w:top w:val="single" w:sz="4" w:space="0" w:color="auto"/>
              <w:left w:val="single" w:sz="4" w:space="0" w:color="auto"/>
              <w:bottom w:val="single" w:sz="4" w:space="0" w:color="auto"/>
              <w:right w:val="single" w:sz="4" w:space="0" w:color="auto"/>
            </w:tcBorders>
          </w:tcPr>
          <w:p w14:paraId="7F5D2C44" w14:textId="77777777" w:rsidR="009A16F9" w:rsidRPr="00AA6F3E" w:rsidRDefault="00571926" w:rsidP="002B5629">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34782989" w14:textId="77777777" w:rsidR="009A16F9" w:rsidRPr="00AA6F3E" w:rsidRDefault="00571926" w:rsidP="002B5629">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00DE37ED" w14:textId="77777777" w:rsidR="009A16F9" w:rsidRPr="00AA6F3E" w:rsidRDefault="00571926" w:rsidP="002B5629">
            <w:pPr>
              <w:jc w:val="center"/>
              <w:rPr>
                <w:rFonts w:eastAsia="Calibri" w:cs="Arial"/>
                <w:color w:val="000000"/>
                <w:lang w:val="en-GB"/>
              </w:rPr>
            </w:pPr>
          </w:p>
        </w:tc>
        <w:tc>
          <w:tcPr>
            <w:tcW w:w="1381" w:type="dxa"/>
            <w:tcBorders>
              <w:top w:val="single" w:sz="4" w:space="0" w:color="auto"/>
              <w:left w:val="single" w:sz="4" w:space="0" w:color="auto"/>
              <w:bottom w:val="single" w:sz="4" w:space="0" w:color="auto"/>
              <w:right w:val="single" w:sz="8" w:space="0" w:color="auto"/>
            </w:tcBorders>
          </w:tcPr>
          <w:p w14:paraId="681439B1" w14:textId="77777777" w:rsidR="009A16F9" w:rsidRPr="00AA6F3E" w:rsidRDefault="00571926" w:rsidP="002B5629">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9A16F9" w:rsidRPr="00AA6F3E" w14:paraId="29FF8DAB" w14:textId="77777777" w:rsidTr="0077560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4" w:space="0" w:color="auto"/>
              <w:right w:val="single" w:sz="4" w:space="0" w:color="auto"/>
            </w:tcBorders>
          </w:tcPr>
          <w:p w14:paraId="7DD5205E" w14:textId="77777777" w:rsidR="009A16F9" w:rsidRPr="00AA6F3E" w:rsidRDefault="00571926" w:rsidP="002B5629">
            <w:pPr>
              <w:jc w:val="center"/>
              <w:rPr>
                <w:rFonts w:eastAsia="Calibri" w:cs="Arial"/>
                <w:color w:val="000000"/>
                <w:lang w:val="en-GB"/>
              </w:rPr>
            </w:pPr>
            <w:r>
              <w:rPr>
                <w:rFonts w:cs="Arial"/>
                <w:color w:val="000000"/>
              </w:rPr>
              <w:t>Stream ID 91</w:t>
            </w:r>
          </w:p>
        </w:tc>
        <w:tc>
          <w:tcPr>
            <w:tcW w:w="3973" w:type="dxa"/>
            <w:tcBorders>
              <w:top w:val="single" w:sz="4" w:space="0" w:color="auto"/>
              <w:left w:val="single" w:sz="4" w:space="0" w:color="auto"/>
              <w:bottom w:val="single" w:sz="4" w:space="0" w:color="auto"/>
              <w:right w:val="single" w:sz="4" w:space="0" w:color="auto"/>
            </w:tcBorders>
          </w:tcPr>
          <w:p w14:paraId="7447A005" w14:textId="77777777" w:rsidR="009A16F9" w:rsidRPr="00AA6F3E" w:rsidRDefault="00571926" w:rsidP="002B5629">
            <w:pPr>
              <w:jc w:val="center"/>
              <w:rPr>
                <w:rFonts w:eastAsia="Calibri" w:cs="Arial"/>
                <w:color w:val="000000"/>
                <w:lang w:val="en-GB"/>
              </w:rPr>
            </w:pPr>
            <w:r>
              <w:rPr>
                <w:rFonts w:cs="Arial"/>
                <w:color w:val="000000"/>
              </w:rPr>
              <w:t>A2B Microphone Output</w:t>
            </w:r>
          </w:p>
        </w:tc>
        <w:tc>
          <w:tcPr>
            <w:tcW w:w="840" w:type="dxa"/>
            <w:tcBorders>
              <w:top w:val="single" w:sz="4" w:space="0" w:color="auto"/>
              <w:left w:val="single" w:sz="4" w:space="0" w:color="auto"/>
              <w:bottom w:val="single" w:sz="4" w:space="0" w:color="auto"/>
              <w:right w:val="single" w:sz="4" w:space="0" w:color="auto"/>
            </w:tcBorders>
          </w:tcPr>
          <w:p w14:paraId="7AD2D2FA" w14:textId="77777777" w:rsidR="009A16F9" w:rsidRPr="00AA6F3E" w:rsidRDefault="00571926" w:rsidP="002B5629">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04F4C812" w14:textId="77777777" w:rsidR="009A16F9" w:rsidRPr="00AA6F3E" w:rsidRDefault="00571926" w:rsidP="002B5629">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3DAC08C5" w14:textId="77777777" w:rsidR="009A16F9" w:rsidRPr="00AA6F3E" w:rsidRDefault="00571926" w:rsidP="002B5629">
            <w:pPr>
              <w:jc w:val="center"/>
              <w:rPr>
                <w:rFonts w:eastAsia="Calibri" w:cs="Arial"/>
                <w:color w:val="000000"/>
                <w:lang w:val="en-GB"/>
              </w:rPr>
            </w:pPr>
          </w:p>
        </w:tc>
        <w:tc>
          <w:tcPr>
            <w:tcW w:w="1381" w:type="dxa"/>
            <w:tcBorders>
              <w:top w:val="single" w:sz="4" w:space="0" w:color="auto"/>
              <w:left w:val="single" w:sz="4" w:space="0" w:color="auto"/>
              <w:bottom w:val="single" w:sz="4" w:space="0" w:color="auto"/>
              <w:right w:val="single" w:sz="8" w:space="0" w:color="auto"/>
            </w:tcBorders>
          </w:tcPr>
          <w:p w14:paraId="0BD94A2E" w14:textId="77777777" w:rsidR="009A16F9" w:rsidRPr="00AA6F3E" w:rsidRDefault="00571926" w:rsidP="002B5629">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9A16F9" w:rsidRPr="00AA6F3E" w14:paraId="2685A35A" w14:textId="77777777" w:rsidTr="0077560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4" w:space="0" w:color="auto"/>
              <w:right w:val="single" w:sz="4" w:space="0" w:color="auto"/>
            </w:tcBorders>
          </w:tcPr>
          <w:p w14:paraId="4BEAB37C" w14:textId="77777777" w:rsidR="009A16F9" w:rsidRDefault="00571926" w:rsidP="002B5629">
            <w:pPr>
              <w:jc w:val="center"/>
              <w:rPr>
                <w:rFonts w:cs="Arial"/>
                <w:color w:val="000000"/>
              </w:rPr>
            </w:pPr>
            <w:r>
              <w:rPr>
                <w:rFonts w:cs="Arial"/>
                <w:color w:val="000000"/>
              </w:rPr>
              <w:t>Stream ID 92</w:t>
            </w:r>
          </w:p>
        </w:tc>
        <w:tc>
          <w:tcPr>
            <w:tcW w:w="3973" w:type="dxa"/>
            <w:tcBorders>
              <w:top w:val="single" w:sz="4" w:space="0" w:color="auto"/>
              <w:left w:val="single" w:sz="4" w:space="0" w:color="auto"/>
              <w:bottom w:val="single" w:sz="4" w:space="0" w:color="auto"/>
              <w:right w:val="single" w:sz="4" w:space="0" w:color="auto"/>
            </w:tcBorders>
          </w:tcPr>
          <w:p w14:paraId="05F47823" w14:textId="77777777" w:rsidR="009A16F9" w:rsidRPr="00AA6F3E" w:rsidRDefault="00571926" w:rsidP="002B5629">
            <w:pPr>
              <w:jc w:val="center"/>
              <w:rPr>
                <w:rFonts w:eastAsia="Calibri" w:cs="Arial"/>
                <w:color w:val="000000"/>
                <w:lang w:val="en-GB"/>
              </w:rPr>
            </w:pPr>
            <w:r>
              <w:rPr>
                <w:rFonts w:cs="Arial"/>
                <w:color w:val="000000"/>
              </w:rPr>
              <w:t>A2B Microphone Output</w:t>
            </w:r>
          </w:p>
        </w:tc>
        <w:tc>
          <w:tcPr>
            <w:tcW w:w="840" w:type="dxa"/>
            <w:tcBorders>
              <w:top w:val="single" w:sz="4" w:space="0" w:color="auto"/>
              <w:left w:val="single" w:sz="4" w:space="0" w:color="auto"/>
              <w:bottom w:val="single" w:sz="4" w:space="0" w:color="auto"/>
              <w:right w:val="single" w:sz="4" w:space="0" w:color="auto"/>
            </w:tcBorders>
          </w:tcPr>
          <w:p w14:paraId="0EB19343" w14:textId="77777777" w:rsidR="009A16F9" w:rsidRPr="00AA6F3E" w:rsidRDefault="00571926" w:rsidP="002B5629">
            <w:pPr>
              <w:jc w:val="center"/>
              <w:rPr>
                <w:rFonts w:eastAsia="Calibri" w:cs="Arial"/>
                <w:color w:val="000000"/>
                <w:lang w:val="en-GB"/>
              </w:rPr>
            </w:pPr>
          </w:p>
        </w:tc>
        <w:tc>
          <w:tcPr>
            <w:tcW w:w="840" w:type="dxa"/>
            <w:tcBorders>
              <w:top w:val="single" w:sz="4" w:space="0" w:color="auto"/>
              <w:left w:val="single" w:sz="4" w:space="0" w:color="auto"/>
              <w:bottom w:val="single" w:sz="4" w:space="0" w:color="auto"/>
              <w:right w:val="single" w:sz="4" w:space="0" w:color="auto"/>
            </w:tcBorders>
          </w:tcPr>
          <w:p w14:paraId="4D6B1BD3" w14:textId="77777777" w:rsidR="009A16F9" w:rsidRPr="00AA6F3E" w:rsidRDefault="00571926" w:rsidP="002B5629">
            <w:pPr>
              <w:jc w:val="center"/>
              <w:rPr>
                <w:rFonts w:eastAsia="Calibri" w:cs="Arial"/>
                <w:color w:val="000000"/>
                <w:lang w:val="en-GB"/>
              </w:rPr>
            </w:pPr>
          </w:p>
        </w:tc>
        <w:tc>
          <w:tcPr>
            <w:tcW w:w="720" w:type="dxa"/>
            <w:tcBorders>
              <w:top w:val="single" w:sz="4" w:space="0" w:color="auto"/>
              <w:left w:val="single" w:sz="4" w:space="0" w:color="auto"/>
              <w:bottom w:val="single" w:sz="4" w:space="0" w:color="auto"/>
              <w:right w:val="single" w:sz="4" w:space="0" w:color="auto"/>
            </w:tcBorders>
          </w:tcPr>
          <w:p w14:paraId="2117471E" w14:textId="77777777" w:rsidR="009A16F9" w:rsidRPr="00AA6F3E" w:rsidRDefault="00571926" w:rsidP="002B5629">
            <w:pPr>
              <w:jc w:val="center"/>
              <w:rPr>
                <w:rFonts w:eastAsia="Calibri" w:cs="Arial"/>
                <w:color w:val="000000"/>
                <w:lang w:val="en-GB"/>
              </w:rPr>
            </w:pPr>
          </w:p>
        </w:tc>
        <w:tc>
          <w:tcPr>
            <w:tcW w:w="1381" w:type="dxa"/>
            <w:tcBorders>
              <w:top w:val="single" w:sz="4" w:space="0" w:color="auto"/>
              <w:left w:val="single" w:sz="4" w:space="0" w:color="auto"/>
              <w:bottom w:val="single" w:sz="4" w:space="0" w:color="auto"/>
              <w:right w:val="single" w:sz="8" w:space="0" w:color="auto"/>
            </w:tcBorders>
          </w:tcPr>
          <w:p w14:paraId="15101F18" w14:textId="77777777" w:rsidR="009A16F9" w:rsidRPr="00AA6F3E" w:rsidRDefault="00571926" w:rsidP="002B5629">
            <w:pPr>
              <w:jc w:val="center"/>
              <w:rPr>
                <w:rFonts w:eastAsia="Calibri" w:cs="Arial"/>
                <w:color w:val="000000"/>
                <w:lang w:val="en-GB"/>
              </w:rPr>
            </w:pPr>
            <w:proofErr w:type="spellStart"/>
            <w:r w:rsidRPr="00AA6F3E">
              <w:rPr>
                <w:rFonts w:eastAsia="Calibri" w:cs="Arial"/>
                <w:color w:val="000000"/>
                <w:lang w:val="en-GB"/>
              </w:rPr>
              <w:t>dBfs</w:t>
            </w:r>
            <w:proofErr w:type="spellEnd"/>
          </w:p>
        </w:tc>
      </w:tr>
      <w:tr w:rsidR="009A16F9" w:rsidRPr="00AA6F3E" w14:paraId="41D29D6E" w14:textId="77777777" w:rsidTr="00775603">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firstRow="1" w:lastRow="0" w:firstColumn="1" w:lastColumn="0" w:noHBand="0" w:noVBand="1"/>
        </w:tblPrEx>
        <w:trPr>
          <w:jc w:val="center"/>
        </w:trPr>
        <w:tc>
          <w:tcPr>
            <w:tcW w:w="1876" w:type="dxa"/>
            <w:tcBorders>
              <w:top w:val="single" w:sz="4" w:space="0" w:color="auto"/>
              <w:left w:val="single" w:sz="8" w:space="0" w:color="auto"/>
              <w:bottom w:val="single" w:sz="8" w:space="0" w:color="auto"/>
              <w:right w:val="single" w:sz="4" w:space="0" w:color="auto"/>
            </w:tcBorders>
          </w:tcPr>
          <w:p w14:paraId="6FD8800B" w14:textId="77777777" w:rsidR="009A16F9" w:rsidRPr="00AA6F3E" w:rsidRDefault="00571926" w:rsidP="002B5629">
            <w:pPr>
              <w:jc w:val="center"/>
              <w:rPr>
                <w:rFonts w:eastAsia="Calibri" w:cs="Arial"/>
                <w:color w:val="000000"/>
                <w:lang w:val="en-GB"/>
              </w:rPr>
            </w:pPr>
            <w:r>
              <w:rPr>
                <w:rFonts w:cs="Arial"/>
                <w:color w:val="000000"/>
              </w:rPr>
              <w:t>Stream ID 93</w:t>
            </w:r>
          </w:p>
        </w:tc>
        <w:tc>
          <w:tcPr>
            <w:tcW w:w="3973" w:type="dxa"/>
            <w:tcBorders>
              <w:top w:val="single" w:sz="4" w:space="0" w:color="auto"/>
              <w:left w:val="single" w:sz="4" w:space="0" w:color="auto"/>
              <w:bottom w:val="single" w:sz="8" w:space="0" w:color="auto"/>
              <w:right w:val="single" w:sz="4" w:space="0" w:color="auto"/>
            </w:tcBorders>
          </w:tcPr>
          <w:p w14:paraId="5FB529B8" w14:textId="77777777" w:rsidR="009A16F9" w:rsidRPr="00AA6F3E" w:rsidRDefault="00571926" w:rsidP="002B5629">
            <w:pPr>
              <w:jc w:val="center"/>
              <w:rPr>
                <w:rFonts w:eastAsia="Calibri" w:cs="Arial"/>
                <w:color w:val="000000"/>
                <w:lang w:val="en-GB"/>
              </w:rPr>
            </w:pPr>
            <w:r>
              <w:rPr>
                <w:rFonts w:cs="Arial"/>
                <w:color w:val="000000"/>
              </w:rPr>
              <w:t>A2B Microphone Output</w:t>
            </w:r>
          </w:p>
        </w:tc>
        <w:tc>
          <w:tcPr>
            <w:tcW w:w="840" w:type="dxa"/>
            <w:tcBorders>
              <w:top w:val="single" w:sz="4" w:space="0" w:color="auto"/>
              <w:left w:val="single" w:sz="4" w:space="0" w:color="auto"/>
              <w:bottom w:val="single" w:sz="8" w:space="0" w:color="auto"/>
              <w:right w:val="single" w:sz="4" w:space="0" w:color="auto"/>
            </w:tcBorders>
          </w:tcPr>
          <w:p w14:paraId="440E5E45" w14:textId="77777777" w:rsidR="009A16F9" w:rsidRPr="00AA6F3E" w:rsidRDefault="00571926" w:rsidP="002B5629">
            <w:pPr>
              <w:jc w:val="center"/>
              <w:rPr>
                <w:rFonts w:eastAsia="Calibri" w:cs="Arial"/>
                <w:color w:val="000000"/>
                <w:lang w:val="en-GB"/>
              </w:rPr>
            </w:pPr>
          </w:p>
        </w:tc>
        <w:tc>
          <w:tcPr>
            <w:tcW w:w="840" w:type="dxa"/>
            <w:tcBorders>
              <w:top w:val="single" w:sz="4" w:space="0" w:color="auto"/>
              <w:left w:val="single" w:sz="4" w:space="0" w:color="auto"/>
              <w:bottom w:val="single" w:sz="8" w:space="0" w:color="auto"/>
              <w:right w:val="single" w:sz="4" w:space="0" w:color="auto"/>
            </w:tcBorders>
          </w:tcPr>
          <w:p w14:paraId="76436284" w14:textId="77777777" w:rsidR="009A16F9" w:rsidRPr="00AA6F3E" w:rsidRDefault="00571926" w:rsidP="002B5629">
            <w:pPr>
              <w:jc w:val="center"/>
              <w:rPr>
                <w:rFonts w:eastAsia="Calibri" w:cs="Arial"/>
                <w:color w:val="000000"/>
                <w:lang w:val="en-GB"/>
              </w:rPr>
            </w:pPr>
          </w:p>
        </w:tc>
        <w:tc>
          <w:tcPr>
            <w:tcW w:w="720" w:type="dxa"/>
            <w:tcBorders>
              <w:top w:val="single" w:sz="4" w:space="0" w:color="auto"/>
              <w:left w:val="single" w:sz="4" w:space="0" w:color="auto"/>
              <w:bottom w:val="single" w:sz="8" w:space="0" w:color="auto"/>
              <w:right w:val="single" w:sz="4" w:space="0" w:color="auto"/>
            </w:tcBorders>
          </w:tcPr>
          <w:p w14:paraId="12275FE9" w14:textId="77777777" w:rsidR="009A16F9" w:rsidRPr="00AA6F3E" w:rsidRDefault="00571926" w:rsidP="002B5629">
            <w:pPr>
              <w:jc w:val="center"/>
              <w:rPr>
                <w:rFonts w:eastAsia="Calibri" w:cs="Arial"/>
                <w:color w:val="000000"/>
                <w:lang w:val="en-GB"/>
              </w:rPr>
            </w:pPr>
          </w:p>
        </w:tc>
        <w:tc>
          <w:tcPr>
            <w:tcW w:w="1381" w:type="dxa"/>
            <w:tcBorders>
              <w:top w:val="single" w:sz="4" w:space="0" w:color="auto"/>
              <w:left w:val="single" w:sz="4" w:space="0" w:color="auto"/>
              <w:bottom w:val="single" w:sz="8" w:space="0" w:color="auto"/>
              <w:right w:val="single" w:sz="8" w:space="0" w:color="auto"/>
            </w:tcBorders>
          </w:tcPr>
          <w:p w14:paraId="0B972E29" w14:textId="77777777" w:rsidR="009A16F9" w:rsidRPr="00AA6F3E" w:rsidRDefault="00571926" w:rsidP="002B5629">
            <w:pPr>
              <w:jc w:val="center"/>
              <w:rPr>
                <w:rFonts w:eastAsia="Calibri" w:cs="Arial"/>
                <w:color w:val="000000"/>
                <w:lang w:val="en-GB"/>
              </w:rPr>
            </w:pPr>
            <w:proofErr w:type="spellStart"/>
            <w:r w:rsidRPr="00AA6F3E">
              <w:rPr>
                <w:rFonts w:eastAsia="Calibri" w:cs="Arial"/>
                <w:color w:val="000000"/>
                <w:lang w:val="en-GB"/>
              </w:rPr>
              <w:t>dBfs</w:t>
            </w:r>
            <w:proofErr w:type="spellEnd"/>
          </w:p>
        </w:tc>
      </w:tr>
    </w:tbl>
    <w:p w14:paraId="47EE6A30" w14:textId="77777777" w:rsidR="003603F1" w:rsidRPr="003603F1"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01BC3437"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206C9C7D"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29B40F27"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C2BDC6D" w14:textId="77777777" w:rsidR="00D90FFA" w:rsidRPr="00775603" w:rsidRDefault="00571926" w:rsidP="0081629B">
            <w:pPr>
              <w:rPr>
                <w:vanish/>
                <w:color w:val="000000" w:themeColor="text1"/>
              </w:rPr>
            </w:pPr>
          </w:p>
        </w:tc>
      </w:tr>
    </w:tbl>
    <w:p w14:paraId="7BB61592" w14:textId="77777777" w:rsidR="00406F39" w:rsidRDefault="00571926" w:rsidP="00B9479B">
      <w:pPr>
        <w:pStyle w:val="Heading2"/>
      </w:pPr>
      <w:bookmarkStart w:id="261" w:name="_Toc82101728"/>
      <w:r>
        <w:lastRenderedPageBreak/>
        <w:t>Software Update File Structure</w:t>
      </w:r>
      <w:bookmarkEnd w:id="261"/>
    </w:p>
    <w:p w14:paraId="13666A0B" w14:textId="77777777" w:rsidR="00406F39" w:rsidRDefault="00571926" w:rsidP="00B9479B">
      <w:pPr>
        <w:pStyle w:val="Heading3"/>
      </w:pPr>
      <w:bookmarkStart w:id="262" w:name="_Toc82101729"/>
      <w:r w:rsidRPr="00B9479B">
        <w:t>SWR-REQ-407184/A-Sub No</w:t>
      </w:r>
      <w:r w:rsidRPr="00B9479B">
        <w:t>de Software Update File Structure</w:t>
      </w:r>
      <w:bookmarkEnd w:id="262"/>
    </w:p>
    <w:p w14:paraId="5AFEDFF7" w14:textId="77777777" w:rsidR="00974971" w:rsidRDefault="00571926" w:rsidP="00500605"/>
    <w:p w14:paraId="7EE2FADE" w14:textId="77777777" w:rsidR="00500605" w:rsidRDefault="00571926" w:rsidP="00500605">
      <w:r>
        <w:t xml:space="preserve">The software update process over A2B is not </w:t>
      </w:r>
      <w:r>
        <w:t>currently supported.</w:t>
      </w:r>
    </w:p>
    <w:p w14:paraId="64BF0551" w14:textId="77777777" w:rsidR="00974971" w:rsidRDefault="00571926"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0608857F"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F3BD935"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6F0F208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0FF6184E" w14:textId="77777777" w:rsidR="00D90FFA" w:rsidRPr="00775603" w:rsidRDefault="00571926" w:rsidP="0081629B">
            <w:pPr>
              <w:rPr>
                <w:vanish/>
                <w:color w:val="000000" w:themeColor="text1"/>
              </w:rPr>
            </w:pPr>
          </w:p>
        </w:tc>
      </w:tr>
    </w:tbl>
    <w:p w14:paraId="325FE417" w14:textId="77777777" w:rsidR="00406F39" w:rsidRDefault="00571926" w:rsidP="00B9479B">
      <w:pPr>
        <w:pStyle w:val="Heading1"/>
      </w:pPr>
      <w:bookmarkStart w:id="263" w:name="_Toc82101730"/>
      <w:r w:rsidRPr="00B9479B">
        <w:lastRenderedPageBreak/>
        <w:t>FRD-REQ-407185/A-Appendix A</w:t>
      </w:r>
      <w:bookmarkEnd w:id="263"/>
    </w:p>
    <w:p w14:paraId="23BE0260" w14:textId="77777777" w:rsidR="00500605" w:rsidRDefault="00571926"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51B61DA6"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B6DE34F"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4EB1E0A8"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529C3BE0" w14:textId="77777777" w:rsidR="00D90FFA" w:rsidRPr="00775603" w:rsidRDefault="00571926" w:rsidP="0081629B">
            <w:pPr>
              <w:rPr>
                <w:vanish/>
                <w:color w:val="000000" w:themeColor="text1"/>
              </w:rPr>
            </w:pPr>
          </w:p>
        </w:tc>
      </w:tr>
    </w:tbl>
    <w:p w14:paraId="19047688" w14:textId="77777777" w:rsidR="00406F39" w:rsidRDefault="00571926" w:rsidP="00B9479B">
      <w:pPr>
        <w:pStyle w:val="Heading2"/>
      </w:pPr>
      <w:bookmarkStart w:id="264" w:name="_Toc82101731"/>
      <w:r w:rsidRPr="00B9479B">
        <w:t>SWR-REQ-407186/A-Reference Documents</w:t>
      </w:r>
      <w:bookmarkEnd w:id="264"/>
    </w:p>
    <w:p w14:paraId="5B440FA7" w14:textId="77777777" w:rsidR="00500605" w:rsidRPr="00BF2F27" w:rsidRDefault="00571926" w:rsidP="00500605">
      <w:pPr>
        <w:rPr>
          <w:rFonts w:cs="Arial"/>
        </w:rPr>
      </w:pPr>
    </w:p>
    <w:p w14:paraId="5D19681C" w14:textId="77777777" w:rsidR="00BF2F27" w:rsidRDefault="00571926" w:rsidP="00BF2F27">
      <w:pPr>
        <w:rPr>
          <w:rFonts w:cs="Arial"/>
          <w:color w:val="000000"/>
        </w:rPr>
      </w:pPr>
      <w:r>
        <w:rPr>
          <w:rFonts w:cs="Arial"/>
          <w:color w:val="000000"/>
        </w:rPr>
        <w:t>The requirements of the documents listed in the reference tables belo</w:t>
      </w:r>
      <w:r>
        <w:rPr>
          <w:rFonts w:cs="Arial"/>
          <w:color w:val="000000"/>
        </w:rPr>
        <w:t>w, of the latest revision level, form a part of this Engineering Specification.</w:t>
      </w:r>
    </w:p>
    <w:p w14:paraId="32BBF056" w14:textId="77777777" w:rsidR="00BF2F27" w:rsidRDefault="00571926" w:rsidP="00BF2F27">
      <w:pPr>
        <w:rPr>
          <w:rFonts w:cs="Arial"/>
          <w:color w:val="000000"/>
        </w:rPr>
      </w:pPr>
    </w:p>
    <w:p w14:paraId="6EFFD7E0" w14:textId="77777777" w:rsidR="00BF2F27" w:rsidRDefault="00571926" w:rsidP="00BF2F27">
      <w:pPr>
        <w:rPr>
          <w:rFonts w:eastAsia="MS Mincho" w:cs="Arial"/>
          <w:b/>
        </w:rPr>
      </w:pPr>
      <w:r>
        <w:rPr>
          <w:rFonts w:eastAsia="MS Mincho" w:cs="Arial"/>
          <w:b/>
        </w:rPr>
        <w:t>All referenced requirements below shall be met.</w:t>
      </w:r>
    </w:p>
    <w:p w14:paraId="680994E6" w14:textId="77777777" w:rsidR="00BF2F27" w:rsidRDefault="00571926" w:rsidP="00A65BF7">
      <w:pPr>
        <w:ind w:left="-720" w:right="-720"/>
        <w:rPr>
          <w:rFonts w:eastAsiaTheme="minorHAnsi" w:cs="Arial"/>
        </w:rPr>
      </w:pPr>
    </w:p>
    <w:tbl>
      <w:tblPr>
        <w:tblW w:w="10237"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3750"/>
        <w:gridCol w:w="4823"/>
        <w:gridCol w:w="849"/>
        <w:gridCol w:w="815"/>
      </w:tblGrid>
      <w:tr w:rsidR="007D7075" w14:paraId="520BAAF4" w14:textId="77777777" w:rsidTr="00A65BF7">
        <w:trPr>
          <w:trHeight w:val="270"/>
          <w:jc w:val="center"/>
        </w:trPr>
        <w:tc>
          <w:tcPr>
            <w:tcW w:w="3750" w:type="dxa"/>
            <w:tcBorders>
              <w:top w:val="single" w:sz="18" w:space="0" w:color="auto"/>
              <w:left w:val="single" w:sz="18" w:space="0" w:color="auto"/>
              <w:bottom w:val="double" w:sz="4" w:space="0" w:color="auto"/>
              <w:right w:val="single" w:sz="4" w:space="0" w:color="auto"/>
            </w:tcBorders>
            <w:vAlign w:val="center"/>
            <w:hideMark/>
          </w:tcPr>
          <w:p w14:paraId="52A22461" w14:textId="77777777" w:rsidR="007D7075" w:rsidRDefault="00571926">
            <w:pPr>
              <w:spacing w:line="276" w:lineRule="auto"/>
              <w:rPr>
                <w:rFonts w:cs="Arial"/>
                <w:b/>
                <w:bCs/>
                <w:color w:val="000000"/>
              </w:rPr>
            </w:pPr>
            <w:r>
              <w:rPr>
                <w:rFonts w:cs="Arial"/>
                <w:b/>
                <w:bCs/>
                <w:color w:val="000000"/>
              </w:rPr>
              <w:t>Document Title</w:t>
            </w:r>
          </w:p>
        </w:tc>
        <w:tc>
          <w:tcPr>
            <w:tcW w:w="4823" w:type="dxa"/>
            <w:tcBorders>
              <w:top w:val="single" w:sz="18" w:space="0" w:color="auto"/>
              <w:left w:val="single" w:sz="4" w:space="0" w:color="auto"/>
              <w:bottom w:val="double" w:sz="4" w:space="0" w:color="auto"/>
              <w:right w:val="single" w:sz="4" w:space="0" w:color="auto"/>
            </w:tcBorders>
            <w:vAlign w:val="center"/>
            <w:hideMark/>
          </w:tcPr>
          <w:p w14:paraId="315A7B80" w14:textId="77777777" w:rsidR="007D7075" w:rsidRDefault="00571926">
            <w:pPr>
              <w:spacing w:line="276" w:lineRule="auto"/>
              <w:rPr>
                <w:rFonts w:cs="Arial"/>
                <w:b/>
                <w:bCs/>
                <w:color w:val="000000"/>
              </w:rPr>
            </w:pPr>
            <w:r>
              <w:rPr>
                <w:rFonts w:cs="Arial"/>
                <w:b/>
                <w:bCs/>
                <w:color w:val="000000"/>
              </w:rPr>
              <w:t>Document</w:t>
            </w:r>
          </w:p>
        </w:tc>
        <w:tc>
          <w:tcPr>
            <w:tcW w:w="849" w:type="dxa"/>
            <w:tcBorders>
              <w:top w:val="single" w:sz="18" w:space="0" w:color="auto"/>
              <w:left w:val="single" w:sz="4" w:space="0" w:color="auto"/>
              <w:bottom w:val="double" w:sz="4" w:space="0" w:color="auto"/>
              <w:right w:val="single" w:sz="4" w:space="0" w:color="auto"/>
            </w:tcBorders>
            <w:vAlign w:val="center"/>
            <w:hideMark/>
          </w:tcPr>
          <w:p w14:paraId="7740A44E" w14:textId="77777777" w:rsidR="007D7075" w:rsidRDefault="00571926">
            <w:pPr>
              <w:spacing w:line="276" w:lineRule="auto"/>
              <w:jc w:val="center"/>
              <w:rPr>
                <w:rFonts w:cs="Arial"/>
                <w:b/>
                <w:bCs/>
                <w:color w:val="000000"/>
              </w:rPr>
            </w:pPr>
            <w:r>
              <w:rPr>
                <w:rFonts w:cs="Arial"/>
                <w:b/>
                <w:bCs/>
                <w:color w:val="000000"/>
              </w:rPr>
              <w:t>Date</w:t>
            </w:r>
          </w:p>
        </w:tc>
        <w:tc>
          <w:tcPr>
            <w:tcW w:w="815" w:type="dxa"/>
            <w:tcBorders>
              <w:top w:val="single" w:sz="18" w:space="0" w:color="auto"/>
              <w:left w:val="single" w:sz="4" w:space="0" w:color="auto"/>
              <w:bottom w:val="double" w:sz="4" w:space="0" w:color="auto"/>
              <w:right w:val="single" w:sz="18" w:space="0" w:color="auto"/>
            </w:tcBorders>
            <w:vAlign w:val="center"/>
            <w:hideMark/>
          </w:tcPr>
          <w:p w14:paraId="05EC3721" w14:textId="77777777" w:rsidR="007D7075" w:rsidRDefault="00571926">
            <w:pPr>
              <w:spacing w:line="276" w:lineRule="auto"/>
              <w:jc w:val="center"/>
              <w:rPr>
                <w:rFonts w:cs="Arial"/>
                <w:b/>
                <w:bCs/>
                <w:color w:val="000000"/>
              </w:rPr>
            </w:pPr>
            <w:r>
              <w:rPr>
                <w:rFonts w:cs="Arial"/>
                <w:b/>
                <w:bCs/>
                <w:color w:val="000000"/>
              </w:rPr>
              <w:t>Ver.</w:t>
            </w:r>
          </w:p>
        </w:tc>
      </w:tr>
      <w:tr w:rsidR="007D7075" w14:paraId="30B84E00" w14:textId="77777777" w:rsidTr="00A65BF7">
        <w:trPr>
          <w:trHeight w:val="270"/>
          <w:jc w:val="center"/>
        </w:trPr>
        <w:tc>
          <w:tcPr>
            <w:tcW w:w="10237" w:type="dxa"/>
            <w:gridSpan w:val="4"/>
            <w:tcBorders>
              <w:top w:val="double" w:sz="4" w:space="0" w:color="auto"/>
              <w:left w:val="single" w:sz="18" w:space="0" w:color="auto"/>
              <w:bottom w:val="single" w:sz="4" w:space="0" w:color="auto"/>
              <w:right w:val="single" w:sz="18" w:space="0" w:color="auto"/>
            </w:tcBorders>
            <w:shd w:val="clear" w:color="auto" w:fill="C0C0C0"/>
            <w:vAlign w:val="center"/>
            <w:hideMark/>
          </w:tcPr>
          <w:p w14:paraId="24AA34CC" w14:textId="77777777" w:rsidR="007D7075" w:rsidRDefault="00571926">
            <w:pPr>
              <w:spacing w:line="276" w:lineRule="auto"/>
              <w:jc w:val="center"/>
              <w:rPr>
                <w:rFonts w:cs="Arial"/>
                <w:b/>
                <w:bCs/>
                <w:color w:val="000000"/>
                <w:szCs w:val="22"/>
              </w:rPr>
            </w:pPr>
            <w:r>
              <w:rPr>
                <w:rFonts w:cs="Arial"/>
                <w:b/>
                <w:bCs/>
                <w:color w:val="000000"/>
              </w:rPr>
              <w:t>A2B SYSTEMS REQUIREMENTS</w:t>
            </w:r>
          </w:p>
        </w:tc>
      </w:tr>
      <w:tr w:rsidR="007D7075" w14:paraId="027BA168"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29953250" w14:textId="77777777" w:rsidR="007D7075" w:rsidRDefault="00571926">
            <w:pPr>
              <w:spacing w:line="276" w:lineRule="auto"/>
              <w:rPr>
                <w:rFonts w:cs="Arial"/>
                <w:color w:val="000000"/>
              </w:rPr>
            </w:pPr>
            <w:r w:rsidRPr="007D7075">
              <w:rPr>
                <w:rFonts w:cs="Arial"/>
                <w:color w:val="000000"/>
              </w:rPr>
              <w:t>AD243x A2B Transceiver Programming Reference</w:t>
            </w:r>
          </w:p>
        </w:tc>
        <w:tc>
          <w:tcPr>
            <w:tcW w:w="4823" w:type="dxa"/>
            <w:tcBorders>
              <w:top w:val="single" w:sz="4" w:space="0" w:color="auto"/>
              <w:left w:val="single" w:sz="4" w:space="0" w:color="auto"/>
              <w:bottom w:val="single" w:sz="4" w:space="0" w:color="auto"/>
              <w:right w:val="single" w:sz="4" w:space="0" w:color="auto"/>
            </w:tcBorders>
            <w:vAlign w:val="center"/>
          </w:tcPr>
          <w:p w14:paraId="5BB7F882" w14:textId="77777777" w:rsidR="007D7075" w:rsidRDefault="00571926">
            <w:pPr>
              <w:spacing w:line="276" w:lineRule="auto"/>
              <w:rPr>
                <w:rFonts w:cs="Arial"/>
                <w:color w:val="000000"/>
              </w:rPr>
            </w:pPr>
            <w:r w:rsidRPr="007D7075">
              <w:rPr>
                <w:rFonts w:cs="Arial"/>
                <w:color w:val="000000"/>
              </w:rPr>
              <w:t xml:space="preserve">AD243x A2B </w:t>
            </w:r>
            <w:r w:rsidRPr="007D7075">
              <w:rPr>
                <w:rFonts w:cs="Arial"/>
                <w:color w:val="000000"/>
              </w:rPr>
              <w:t>Transceiver Programming Reference, Rev 0p1 March 2019</w:t>
            </w:r>
            <w:r>
              <w:rPr>
                <w:rFonts w:cs="Arial"/>
                <w:color w:val="000000"/>
              </w:rPr>
              <w:t>.pdf</w:t>
            </w:r>
          </w:p>
        </w:tc>
        <w:tc>
          <w:tcPr>
            <w:tcW w:w="849" w:type="dxa"/>
            <w:tcBorders>
              <w:top w:val="single" w:sz="4" w:space="0" w:color="auto"/>
              <w:left w:val="single" w:sz="4" w:space="0" w:color="auto"/>
              <w:bottom w:val="single" w:sz="4" w:space="0" w:color="auto"/>
              <w:right w:val="single" w:sz="4" w:space="0" w:color="auto"/>
            </w:tcBorders>
            <w:vAlign w:val="center"/>
          </w:tcPr>
          <w:p w14:paraId="3BC57E13" w14:textId="77777777" w:rsidR="007D7075" w:rsidRDefault="00571926">
            <w:pPr>
              <w:spacing w:line="276" w:lineRule="auto"/>
              <w:jc w:val="center"/>
              <w:rPr>
                <w:rFonts w:cs="Arial"/>
                <w:color w:val="000000"/>
              </w:rPr>
            </w:pPr>
            <w:r>
              <w:rPr>
                <w:rFonts w:cs="Arial"/>
                <w:color w:val="000000"/>
              </w:rPr>
              <w:t>March 2019</w:t>
            </w:r>
          </w:p>
        </w:tc>
        <w:tc>
          <w:tcPr>
            <w:tcW w:w="815" w:type="dxa"/>
            <w:tcBorders>
              <w:top w:val="single" w:sz="4" w:space="0" w:color="auto"/>
              <w:left w:val="single" w:sz="4" w:space="0" w:color="auto"/>
              <w:bottom w:val="single" w:sz="4" w:space="0" w:color="auto"/>
              <w:right w:val="single" w:sz="18" w:space="0" w:color="auto"/>
            </w:tcBorders>
            <w:vAlign w:val="center"/>
          </w:tcPr>
          <w:p w14:paraId="2282797E" w14:textId="77777777" w:rsidR="007D7075" w:rsidRDefault="00571926">
            <w:pPr>
              <w:spacing w:line="276" w:lineRule="auto"/>
              <w:jc w:val="center"/>
              <w:rPr>
                <w:rFonts w:cs="Arial"/>
                <w:color w:val="000000"/>
              </w:rPr>
            </w:pPr>
            <w:r>
              <w:rPr>
                <w:rFonts w:cs="Arial"/>
                <w:color w:val="000000"/>
              </w:rPr>
              <w:t>Op1</w:t>
            </w:r>
          </w:p>
        </w:tc>
      </w:tr>
      <w:tr w:rsidR="00A65BF7" w14:paraId="3CA1B0C7"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5BEBC2F5" w14:textId="77777777" w:rsidR="00A65BF7" w:rsidRPr="007D7075" w:rsidRDefault="00571926">
            <w:pPr>
              <w:spacing w:line="276" w:lineRule="auto"/>
              <w:rPr>
                <w:rFonts w:cs="Arial"/>
                <w:color w:val="000000"/>
              </w:rPr>
            </w:pPr>
            <w:r w:rsidRPr="00A65BF7">
              <w:rPr>
                <w:rFonts w:cs="Arial"/>
                <w:color w:val="000000"/>
              </w:rPr>
              <w:t>AD243x Sp0 Datasheet</w:t>
            </w:r>
          </w:p>
        </w:tc>
        <w:tc>
          <w:tcPr>
            <w:tcW w:w="4823" w:type="dxa"/>
            <w:tcBorders>
              <w:top w:val="single" w:sz="4" w:space="0" w:color="auto"/>
              <w:left w:val="single" w:sz="4" w:space="0" w:color="auto"/>
              <w:bottom w:val="single" w:sz="4" w:space="0" w:color="auto"/>
              <w:right w:val="single" w:sz="4" w:space="0" w:color="auto"/>
            </w:tcBorders>
            <w:vAlign w:val="center"/>
          </w:tcPr>
          <w:p w14:paraId="7EA32956" w14:textId="77777777" w:rsidR="00A65BF7" w:rsidRPr="007D7075" w:rsidRDefault="00571926">
            <w:pPr>
              <w:spacing w:line="276" w:lineRule="auto"/>
              <w:rPr>
                <w:rFonts w:cs="Arial"/>
                <w:color w:val="000000"/>
              </w:rPr>
            </w:pPr>
            <w:r w:rsidRPr="00A65BF7">
              <w:rPr>
                <w:rFonts w:cs="Arial"/>
                <w:color w:val="000000"/>
              </w:rPr>
              <w:t>AD243x Sp0 Datasheet.pdf</w:t>
            </w:r>
          </w:p>
        </w:tc>
        <w:tc>
          <w:tcPr>
            <w:tcW w:w="849" w:type="dxa"/>
            <w:tcBorders>
              <w:top w:val="single" w:sz="4" w:space="0" w:color="auto"/>
              <w:left w:val="single" w:sz="4" w:space="0" w:color="auto"/>
              <w:bottom w:val="single" w:sz="4" w:space="0" w:color="auto"/>
              <w:right w:val="single" w:sz="4" w:space="0" w:color="auto"/>
            </w:tcBorders>
            <w:vAlign w:val="center"/>
          </w:tcPr>
          <w:p w14:paraId="5475D482" w14:textId="77777777" w:rsidR="00A65BF7" w:rsidRDefault="00571926">
            <w:pPr>
              <w:spacing w:line="276" w:lineRule="auto"/>
              <w:jc w:val="center"/>
              <w:rPr>
                <w:rFonts w:cs="Arial"/>
                <w:color w:val="000000"/>
              </w:rPr>
            </w:pPr>
            <w:r>
              <w:rPr>
                <w:rFonts w:cs="Arial"/>
                <w:color w:val="000000"/>
              </w:rPr>
              <w:t>April 2021</w:t>
            </w:r>
          </w:p>
        </w:tc>
        <w:tc>
          <w:tcPr>
            <w:tcW w:w="815" w:type="dxa"/>
            <w:tcBorders>
              <w:top w:val="single" w:sz="4" w:space="0" w:color="auto"/>
              <w:left w:val="single" w:sz="4" w:space="0" w:color="auto"/>
              <w:bottom w:val="single" w:sz="4" w:space="0" w:color="auto"/>
              <w:right w:val="single" w:sz="18" w:space="0" w:color="auto"/>
            </w:tcBorders>
            <w:vAlign w:val="center"/>
          </w:tcPr>
          <w:p w14:paraId="47665A44" w14:textId="77777777" w:rsidR="00A65BF7" w:rsidRDefault="00571926">
            <w:pPr>
              <w:spacing w:line="276" w:lineRule="auto"/>
              <w:jc w:val="center"/>
              <w:rPr>
                <w:rFonts w:cs="Arial"/>
                <w:color w:val="000000"/>
              </w:rPr>
            </w:pPr>
            <w:r>
              <w:rPr>
                <w:rFonts w:cs="Arial"/>
                <w:color w:val="000000"/>
              </w:rPr>
              <w:t>Sp0</w:t>
            </w:r>
          </w:p>
        </w:tc>
      </w:tr>
      <w:tr w:rsidR="00A65BF7" w14:paraId="50508D60"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2207A679" w14:textId="77777777" w:rsidR="00A65BF7" w:rsidRPr="007D7075" w:rsidRDefault="00571926">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A2B</w:t>
            </w:r>
            <w:r>
              <w:rPr>
                <w:rFonts w:cs="Arial"/>
                <w:color w:val="000000"/>
              </w:rPr>
              <w:t xml:space="preserve"> </w:t>
            </w:r>
            <w:r w:rsidRPr="00A65BF7">
              <w:rPr>
                <w:rFonts w:cs="Arial"/>
                <w:color w:val="000000"/>
              </w:rPr>
              <w:t>Transceiver</w:t>
            </w:r>
            <w:r>
              <w:rPr>
                <w:rFonts w:cs="Arial"/>
                <w:color w:val="000000"/>
              </w:rPr>
              <w:t xml:space="preserve"> </w:t>
            </w:r>
            <w:r w:rsidRPr="00A65BF7">
              <w:rPr>
                <w:rFonts w:cs="Arial"/>
                <w:color w:val="000000"/>
              </w:rPr>
              <w:t>Programming</w:t>
            </w:r>
            <w:r>
              <w:rPr>
                <w:rFonts w:cs="Arial"/>
                <w:color w:val="000000"/>
              </w:rPr>
              <w:t xml:space="preserve"> </w:t>
            </w:r>
            <w:r w:rsidRPr="00A65BF7">
              <w:rPr>
                <w:rFonts w:cs="Arial"/>
                <w:color w:val="000000"/>
              </w:rPr>
              <w:t>Reference</w:t>
            </w:r>
          </w:p>
        </w:tc>
        <w:tc>
          <w:tcPr>
            <w:tcW w:w="4823" w:type="dxa"/>
            <w:tcBorders>
              <w:top w:val="single" w:sz="4" w:space="0" w:color="auto"/>
              <w:left w:val="single" w:sz="4" w:space="0" w:color="auto"/>
              <w:bottom w:val="single" w:sz="4" w:space="0" w:color="auto"/>
              <w:right w:val="single" w:sz="4" w:space="0" w:color="auto"/>
            </w:tcBorders>
            <w:vAlign w:val="center"/>
          </w:tcPr>
          <w:p w14:paraId="1A8A442E" w14:textId="77777777" w:rsidR="00A65BF7" w:rsidRPr="00A65BF7" w:rsidRDefault="00571926">
            <w:pPr>
              <w:spacing w:line="276" w:lineRule="auto"/>
              <w:rPr>
                <w:rFonts w:cs="Arial"/>
                <w:color w:val="000000"/>
              </w:rPr>
            </w:pPr>
            <w:r w:rsidRPr="00A65BF7">
              <w:rPr>
                <w:rFonts w:cs="Arial"/>
                <w:color w:val="000000"/>
              </w:rPr>
              <w:t>AD243x_A2B_Transceiver_Programming_Reference_ Rev1.0 _March_2021.pdf</w:t>
            </w:r>
          </w:p>
        </w:tc>
        <w:tc>
          <w:tcPr>
            <w:tcW w:w="849" w:type="dxa"/>
            <w:tcBorders>
              <w:top w:val="single" w:sz="4" w:space="0" w:color="auto"/>
              <w:left w:val="single" w:sz="4" w:space="0" w:color="auto"/>
              <w:bottom w:val="single" w:sz="4" w:space="0" w:color="auto"/>
              <w:right w:val="single" w:sz="4" w:space="0" w:color="auto"/>
            </w:tcBorders>
            <w:vAlign w:val="center"/>
          </w:tcPr>
          <w:p w14:paraId="4566527B" w14:textId="77777777" w:rsidR="00A65BF7" w:rsidRDefault="00571926">
            <w:pPr>
              <w:spacing w:line="276" w:lineRule="auto"/>
              <w:jc w:val="center"/>
              <w:rPr>
                <w:rFonts w:cs="Arial"/>
                <w:color w:val="000000"/>
              </w:rPr>
            </w:pPr>
            <w:r>
              <w:rPr>
                <w:rFonts w:cs="Arial"/>
                <w:color w:val="000000"/>
              </w:rPr>
              <w:t>March2021</w:t>
            </w:r>
          </w:p>
        </w:tc>
        <w:tc>
          <w:tcPr>
            <w:tcW w:w="815" w:type="dxa"/>
            <w:tcBorders>
              <w:top w:val="single" w:sz="4" w:space="0" w:color="auto"/>
              <w:left w:val="single" w:sz="4" w:space="0" w:color="auto"/>
              <w:bottom w:val="single" w:sz="4" w:space="0" w:color="auto"/>
              <w:right w:val="single" w:sz="18" w:space="0" w:color="auto"/>
            </w:tcBorders>
            <w:vAlign w:val="center"/>
          </w:tcPr>
          <w:p w14:paraId="01771440" w14:textId="77777777" w:rsidR="00A65BF7" w:rsidRDefault="00571926">
            <w:pPr>
              <w:spacing w:line="276" w:lineRule="auto"/>
              <w:jc w:val="center"/>
              <w:rPr>
                <w:rFonts w:cs="Arial"/>
                <w:color w:val="000000"/>
              </w:rPr>
            </w:pPr>
            <w:r>
              <w:rPr>
                <w:rFonts w:cs="Arial"/>
                <w:color w:val="000000"/>
              </w:rPr>
              <w:t>1.0</w:t>
            </w:r>
          </w:p>
        </w:tc>
      </w:tr>
      <w:tr w:rsidR="00A65BF7" w14:paraId="7E97EA0E"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3D4C8992" w14:textId="77777777" w:rsidR="00A65BF7" w:rsidRPr="007D7075" w:rsidRDefault="00571926">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High</w:t>
            </w:r>
            <w:r>
              <w:rPr>
                <w:rFonts w:cs="Arial"/>
                <w:color w:val="000000"/>
              </w:rPr>
              <w:t xml:space="preserve"> </w:t>
            </w:r>
            <w:r w:rsidRPr="00A65BF7">
              <w:rPr>
                <w:rFonts w:cs="Arial"/>
                <w:color w:val="000000"/>
              </w:rPr>
              <w:t>Power</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3C468858" w14:textId="77777777" w:rsidR="00A65BF7" w:rsidRPr="00A65BF7" w:rsidRDefault="00571926">
            <w:pPr>
              <w:spacing w:line="276" w:lineRule="auto"/>
              <w:rPr>
                <w:rFonts w:cs="Arial"/>
                <w:color w:val="000000"/>
              </w:rPr>
            </w:pPr>
            <w:r w:rsidRPr="00A65BF7">
              <w:rPr>
                <w:rFonts w:cs="Arial"/>
                <w:color w:val="000000"/>
              </w:rPr>
              <w:t>AD243x_High_Power_Reference_Schematics_CFG-4_NFET-NFET_Rev1.1_27November2020.pdf</w:t>
            </w:r>
          </w:p>
        </w:tc>
        <w:tc>
          <w:tcPr>
            <w:tcW w:w="849" w:type="dxa"/>
            <w:tcBorders>
              <w:top w:val="single" w:sz="4" w:space="0" w:color="auto"/>
              <w:left w:val="single" w:sz="4" w:space="0" w:color="auto"/>
              <w:bottom w:val="single" w:sz="4" w:space="0" w:color="auto"/>
              <w:right w:val="single" w:sz="4" w:space="0" w:color="auto"/>
            </w:tcBorders>
            <w:vAlign w:val="center"/>
          </w:tcPr>
          <w:p w14:paraId="78E97DCB" w14:textId="77777777" w:rsidR="00A65BF7" w:rsidRDefault="00571926">
            <w:pPr>
              <w:spacing w:line="276" w:lineRule="auto"/>
              <w:jc w:val="center"/>
              <w:rPr>
                <w:rFonts w:cs="Arial"/>
                <w:color w:val="000000"/>
              </w:rPr>
            </w:pPr>
            <w:r>
              <w:rPr>
                <w:rFonts w:cs="Arial"/>
                <w:color w:val="000000"/>
              </w:rPr>
              <w:t>11/27/2020</w:t>
            </w:r>
          </w:p>
        </w:tc>
        <w:tc>
          <w:tcPr>
            <w:tcW w:w="815" w:type="dxa"/>
            <w:tcBorders>
              <w:top w:val="single" w:sz="4" w:space="0" w:color="auto"/>
              <w:left w:val="single" w:sz="4" w:space="0" w:color="auto"/>
              <w:bottom w:val="single" w:sz="4" w:space="0" w:color="auto"/>
              <w:right w:val="single" w:sz="18" w:space="0" w:color="auto"/>
            </w:tcBorders>
            <w:vAlign w:val="center"/>
          </w:tcPr>
          <w:p w14:paraId="308BCF2E" w14:textId="77777777" w:rsidR="00A65BF7" w:rsidRDefault="00571926">
            <w:pPr>
              <w:spacing w:line="276" w:lineRule="auto"/>
              <w:jc w:val="center"/>
              <w:rPr>
                <w:rFonts w:cs="Arial"/>
                <w:color w:val="000000"/>
              </w:rPr>
            </w:pPr>
            <w:r>
              <w:rPr>
                <w:rFonts w:cs="Arial"/>
                <w:color w:val="000000"/>
              </w:rPr>
              <w:t>1.1</w:t>
            </w:r>
          </w:p>
        </w:tc>
      </w:tr>
      <w:tr w:rsidR="00A65BF7" w14:paraId="5EE69E60"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24FB0CD4" w14:textId="77777777" w:rsidR="00A65BF7" w:rsidRPr="007D7075" w:rsidRDefault="00571926">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Medium</w:t>
            </w:r>
            <w:r>
              <w:rPr>
                <w:rFonts w:cs="Arial"/>
                <w:color w:val="000000"/>
              </w:rPr>
              <w:t xml:space="preserve"> </w:t>
            </w:r>
            <w:r w:rsidRPr="00A65BF7">
              <w:rPr>
                <w:rFonts w:cs="Arial"/>
                <w:color w:val="000000"/>
              </w:rPr>
              <w:t>Power</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4E27F0AA" w14:textId="77777777" w:rsidR="00A65BF7" w:rsidRPr="00A65BF7" w:rsidRDefault="00571926">
            <w:pPr>
              <w:spacing w:line="276" w:lineRule="auto"/>
              <w:rPr>
                <w:rFonts w:cs="Arial"/>
                <w:color w:val="000000"/>
              </w:rPr>
            </w:pPr>
            <w:r w:rsidRPr="00A65BF7">
              <w:rPr>
                <w:rFonts w:cs="Arial"/>
                <w:color w:val="000000"/>
              </w:rPr>
              <w:t>AD243x_Medium_Power_Reference_Schematics_CFG-4_NFET-NFET_Rev1.2_30November2020.pdf</w:t>
            </w:r>
          </w:p>
        </w:tc>
        <w:tc>
          <w:tcPr>
            <w:tcW w:w="849" w:type="dxa"/>
            <w:tcBorders>
              <w:top w:val="single" w:sz="4" w:space="0" w:color="auto"/>
              <w:left w:val="single" w:sz="4" w:space="0" w:color="auto"/>
              <w:bottom w:val="single" w:sz="4" w:space="0" w:color="auto"/>
              <w:right w:val="single" w:sz="4" w:space="0" w:color="auto"/>
            </w:tcBorders>
            <w:vAlign w:val="center"/>
          </w:tcPr>
          <w:p w14:paraId="6D4886D1" w14:textId="77777777" w:rsidR="00A65BF7" w:rsidRDefault="00571926">
            <w:pPr>
              <w:spacing w:line="276" w:lineRule="auto"/>
              <w:jc w:val="center"/>
              <w:rPr>
                <w:rFonts w:cs="Arial"/>
                <w:color w:val="000000"/>
              </w:rPr>
            </w:pPr>
            <w:r>
              <w:rPr>
                <w:rFonts w:cs="Arial"/>
                <w:color w:val="000000"/>
              </w:rPr>
              <w:t>11/30/2020</w:t>
            </w:r>
          </w:p>
        </w:tc>
        <w:tc>
          <w:tcPr>
            <w:tcW w:w="815" w:type="dxa"/>
            <w:tcBorders>
              <w:top w:val="single" w:sz="4" w:space="0" w:color="auto"/>
              <w:left w:val="single" w:sz="4" w:space="0" w:color="auto"/>
              <w:bottom w:val="single" w:sz="4" w:space="0" w:color="auto"/>
              <w:right w:val="single" w:sz="18" w:space="0" w:color="auto"/>
            </w:tcBorders>
            <w:vAlign w:val="center"/>
          </w:tcPr>
          <w:p w14:paraId="1268F0B2" w14:textId="77777777" w:rsidR="00A65BF7" w:rsidRDefault="00571926">
            <w:pPr>
              <w:spacing w:line="276" w:lineRule="auto"/>
              <w:jc w:val="center"/>
              <w:rPr>
                <w:rFonts w:cs="Arial"/>
                <w:color w:val="000000"/>
              </w:rPr>
            </w:pPr>
            <w:r>
              <w:rPr>
                <w:rFonts w:cs="Arial"/>
                <w:color w:val="000000"/>
              </w:rPr>
              <w:t>1.2</w:t>
            </w:r>
          </w:p>
        </w:tc>
      </w:tr>
      <w:tr w:rsidR="00A65BF7" w14:paraId="63077E8E"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5056AE2D" w14:textId="77777777" w:rsidR="00A65BF7" w:rsidRPr="007D7075" w:rsidRDefault="00571926">
            <w:pPr>
              <w:spacing w:line="276" w:lineRule="auto"/>
              <w:rPr>
                <w:rFonts w:cs="Arial"/>
                <w:color w:val="000000"/>
              </w:rPr>
            </w:pPr>
            <w:r w:rsidRPr="00A65BF7">
              <w:rPr>
                <w:rFonts w:cs="Arial"/>
                <w:color w:val="000000"/>
              </w:rPr>
              <w:t>AD243x</w:t>
            </w:r>
            <w:r>
              <w:rPr>
                <w:rFonts w:cs="Arial"/>
                <w:color w:val="000000"/>
              </w:rPr>
              <w:t xml:space="preserve"> </w:t>
            </w:r>
            <w:r w:rsidRPr="00A65BF7">
              <w:rPr>
                <w:rFonts w:cs="Arial"/>
                <w:color w:val="000000"/>
              </w:rPr>
              <w:t>Tuner</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2864E45E" w14:textId="77777777" w:rsidR="00A65BF7" w:rsidRPr="00A65BF7" w:rsidRDefault="00571926">
            <w:pPr>
              <w:spacing w:line="276" w:lineRule="auto"/>
              <w:rPr>
                <w:rFonts w:cs="Arial"/>
                <w:color w:val="000000"/>
              </w:rPr>
            </w:pPr>
            <w:r w:rsidRPr="00A65BF7">
              <w:rPr>
                <w:rFonts w:cs="Arial"/>
                <w:color w:val="000000"/>
              </w:rPr>
              <w:t>AD243x_Tuner_Reference_Schematics__Rev1.1_27November2020.pdf</w:t>
            </w:r>
          </w:p>
        </w:tc>
        <w:tc>
          <w:tcPr>
            <w:tcW w:w="849" w:type="dxa"/>
            <w:tcBorders>
              <w:top w:val="single" w:sz="4" w:space="0" w:color="auto"/>
              <w:left w:val="single" w:sz="4" w:space="0" w:color="auto"/>
              <w:bottom w:val="single" w:sz="4" w:space="0" w:color="auto"/>
              <w:right w:val="single" w:sz="4" w:space="0" w:color="auto"/>
            </w:tcBorders>
            <w:vAlign w:val="center"/>
          </w:tcPr>
          <w:p w14:paraId="4199B2D4" w14:textId="77777777" w:rsidR="00A65BF7" w:rsidRDefault="00571926">
            <w:pPr>
              <w:spacing w:line="276" w:lineRule="auto"/>
              <w:jc w:val="center"/>
              <w:rPr>
                <w:rFonts w:cs="Arial"/>
                <w:color w:val="000000"/>
              </w:rPr>
            </w:pPr>
            <w:r>
              <w:rPr>
                <w:rFonts w:cs="Arial"/>
                <w:color w:val="000000"/>
              </w:rPr>
              <w:t>11/27/2020</w:t>
            </w:r>
          </w:p>
        </w:tc>
        <w:tc>
          <w:tcPr>
            <w:tcW w:w="815" w:type="dxa"/>
            <w:tcBorders>
              <w:top w:val="single" w:sz="4" w:space="0" w:color="auto"/>
              <w:left w:val="single" w:sz="4" w:space="0" w:color="auto"/>
              <w:bottom w:val="single" w:sz="4" w:space="0" w:color="auto"/>
              <w:right w:val="single" w:sz="18" w:space="0" w:color="auto"/>
            </w:tcBorders>
            <w:vAlign w:val="center"/>
          </w:tcPr>
          <w:p w14:paraId="406E5033" w14:textId="77777777" w:rsidR="00A65BF7" w:rsidRDefault="00571926">
            <w:pPr>
              <w:spacing w:line="276" w:lineRule="auto"/>
              <w:jc w:val="center"/>
              <w:rPr>
                <w:rFonts w:cs="Arial"/>
                <w:color w:val="000000"/>
              </w:rPr>
            </w:pPr>
            <w:r>
              <w:rPr>
                <w:rFonts w:cs="Arial"/>
                <w:color w:val="000000"/>
              </w:rPr>
              <w:t>1.1</w:t>
            </w:r>
          </w:p>
        </w:tc>
      </w:tr>
      <w:tr w:rsidR="00A65BF7" w14:paraId="0D82A4C6"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318EF91C" w14:textId="77777777" w:rsidR="00A65BF7" w:rsidRPr="007D7075" w:rsidRDefault="00571926">
            <w:pPr>
              <w:spacing w:line="276" w:lineRule="auto"/>
              <w:rPr>
                <w:rFonts w:cs="Arial"/>
                <w:color w:val="000000"/>
              </w:rPr>
            </w:pPr>
            <w:r w:rsidRPr="00A65BF7">
              <w:rPr>
                <w:rFonts w:cs="Arial"/>
                <w:color w:val="000000"/>
              </w:rPr>
              <w:t>AD2426W</w:t>
            </w:r>
            <w:r>
              <w:rPr>
                <w:rFonts w:cs="Arial"/>
                <w:color w:val="000000"/>
              </w:rPr>
              <w:t>/</w:t>
            </w:r>
            <w:r w:rsidRPr="00A65BF7">
              <w:rPr>
                <w:rFonts w:cs="Arial"/>
                <w:color w:val="000000"/>
              </w:rPr>
              <w:t>AD2427W</w:t>
            </w:r>
            <w:r>
              <w:rPr>
                <w:rFonts w:cs="Arial"/>
                <w:color w:val="000000"/>
              </w:rPr>
              <w:t>/</w:t>
            </w:r>
            <w:r w:rsidRPr="00A65BF7">
              <w:rPr>
                <w:rFonts w:cs="Arial"/>
                <w:color w:val="000000"/>
              </w:rPr>
              <w:t>AD2428W-TRM</w:t>
            </w:r>
          </w:p>
        </w:tc>
        <w:tc>
          <w:tcPr>
            <w:tcW w:w="4823" w:type="dxa"/>
            <w:tcBorders>
              <w:top w:val="single" w:sz="4" w:space="0" w:color="auto"/>
              <w:left w:val="single" w:sz="4" w:space="0" w:color="auto"/>
              <w:bottom w:val="single" w:sz="4" w:space="0" w:color="auto"/>
              <w:right w:val="single" w:sz="4" w:space="0" w:color="auto"/>
            </w:tcBorders>
            <w:vAlign w:val="center"/>
          </w:tcPr>
          <w:p w14:paraId="54F773BF" w14:textId="77777777" w:rsidR="00A65BF7" w:rsidRPr="00A65BF7" w:rsidRDefault="00571926">
            <w:pPr>
              <w:spacing w:line="276" w:lineRule="auto"/>
              <w:rPr>
                <w:rFonts w:cs="Arial"/>
                <w:color w:val="000000"/>
              </w:rPr>
            </w:pPr>
            <w:r w:rsidRPr="00A65BF7">
              <w:rPr>
                <w:rFonts w:cs="Arial"/>
                <w:color w:val="000000"/>
              </w:rPr>
              <w:t>AD2426W-AD2427W-AD2428W-TRM-Rev-1.0.pdf</w:t>
            </w:r>
          </w:p>
        </w:tc>
        <w:tc>
          <w:tcPr>
            <w:tcW w:w="849" w:type="dxa"/>
            <w:tcBorders>
              <w:top w:val="single" w:sz="4" w:space="0" w:color="auto"/>
              <w:left w:val="single" w:sz="4" w:space="0" w:color="auto"/>
              <w:bottom w:val="single" w:sz="4" w:space="0" w:color="auto"/>
              <w:right w:val="single" w:sz="4" w:space="0" w:color="auto"/>
            </w:tcBorders>
            <w:vAlign w:val="center"/>
          </w:tcPr>
          <w:p w14:paraId="342058A7" w14:textId="77777777" w:rsidR="00A65BF7" w:rsidRDefault="00571926">
            <w:pPr>
              <w:spacing w:line="276" w:lineRule="auto"/>
              <w:jc w:val="center"/>
              <w:rPr>
                <w:rFonts w:cs="Arial"/>
                <w:color w:val="000000"/>
              </w:rPr>
            </w:pPr>
            <w:r>
              <w:rPr>
                <w:rFonts w:cs="Arial"/>
                <w:color w:val="000000"/>
              </w:rPr>
              <w:t>Nov 2018</w:t>
            </w:r>
          </w:p>
        </w:tc>
        <w:tc>
          <w:tcPr>
            <w:tcW w:w="815" w:type="dxa"/>
            <w:tcBorders>
              <w:top w:val="single" w:sz="4" w:space="0" w:color="auto"/>
              <w:left w:val="single" w:sz="4" w:space="0" w:color="auto"/>
              <w:bottom w:val="single" w:sz="4" w:space="0" w:color="auto"/>
              <w:right w:val="single" w:sz="18" w:space="0" w:color="auto"/>
            </w:tcBorders>
            <w:vAlign w:val="center"/>
          </w:tcPr>
          <w:p w14:paraId="57F5D895" w14:textId="77777777" w:rsidR="00A65BF7" w:rsidRDefault="00571926">
            <w:pPr>
              <w:spacing w:line="276" w:lineRule="auto"/>
              <w:jc w:val="center"/>
              <w:rPr>
                <w:rFonts w:cs="Arial"/>
                <w:color w:val="000000"/>
              </w:rPr>
            </w:pPr>
            <w:r>
              <w:rPr>
                <w:rFonts w:cs="Arial"/>
                <w:color w:val="000000"/>
              </w:rPr>
              <w:t>1.0</w:t>
            </w:r>
          </w:p>
        </w:tc>
      </w:tr>
      <w:tr w:rsidR="00A65BF7" w14:paraId="115D8D19"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67F7EED5" w14:textId="77777777" w:rsidR="00A65BF7" w:rsidRDefault="00571926" w:rsidP="008932FA">
            <w:pPr>
              <w:spacing w:line="276" w:lineRule="auto"/>
              <w:rPr>
                <w:rFonts w:cs="Arial"/>
                <w:color w:val="000000"/>
              </w:rPr>
            </w:pPr>
            <w:r w:rsidRPr="007D7075">
              <w:rPr>
                <w:rFonts w:cs="Arial"/>
                <w:color w:val="000000"/>
              </w:rPr>
              <w:t>AD2431</w:t>
            </w:r>
            <w:r>
              <w:rPr>
                <w:rFonts w:cs="Arial"/>
                <w:color w:val="000000"/>
              </w:rPr>
              <w:t>/</w:t>
            </w:r>
            <w:r w:rsidRPr="007D7075">
              <w:rPr>
                <w:rFonts w:cs="Arial"/>
                <w:color w:val="000000"/>
              </w:rPr>
              <w:t>2432</w:t>
            </w:r>
            <w:r>
              <w:rPr>
                <w:rFonts w:cs="Arial"/>
                <w:color w:val="000000"/>
              </w:rPr>
              <w:t>/</w:t>
            </w:r>
            <w:r w:rsidRPr="007D7075">
              <w:rPr>
                <w:rFonts w:cs="Arial"/>
                <w:color w:val="000000"/>
              </w:rPr>
              <w:t>2433</w:t>
            </w:r>
            <w:r>
              <w:rPr>
                <w:rFonts w:cs="Arial"/>
                <w:color w:val="000000"/>
              </w:rPr>
              <w:t>/</w:t>
            </w:r>
            <w:r w:rsidRPr="007D7075">
              <w:rPr>
                <w:rFonts w:cs="Arial"/>
                <w:color w:val="000000"/>
              </w:rPr>
              <w:t>2435</w:t>
            </w:r>
            <w:r>
              <w:rPr>
                <w:rFonts w:cs="Arial"/>
                <w:color w:val="000000"/>
              </w:rPr>
              <w:t xml:space="preserve"> Data Sheets</w:t>
            </w:r>
          </w:p>
        </w:tc>
        <w:tc>
          <w:tcPr>
            <w:tcW w:w="4823" w:type="dxa"/>
            <w:tcBorders>
              <w:top w:val="single" w:sz="4" w:space="0" w:color="auto"/>
              <w:left w:val="single" w:sz="4" w:space="0" w:color="auto"/>
              <w:bottom w:val="single" w:sz="4" w:space="0" w:color="auto"/>
              <w:right w:val="single" w:sz="4" w:space="0" w:color="auto"/>
            </w:tcBorders>
            <w:vAlign w:val="center"/>
          </w:tcPr>
          <w:p w14:paraId="2D925658" w14:textId="77777777" w:rsidR="00A65BF7" w:rsidRDefault="00571926" w:rsidP="008932FA">
            <w:pPr>
              <w:spacing w:line="276" w:lineRule="auto"/>
              <w:rPr>
                <w:rFonts w:cs="Arial"/>
                <w:color w:val="000000"/>
              </w:rPr>
            </w:pPr>
            <w:r w:rsidRPr="007D7075">
              <w:rPr>
                <w:rFonts w:cs="Arial"/>
                <w:color w:val="000000"/>
              </w:rPr>
              <w:t>AD2431_2432_2433_2435_PrD_datasheet</w:t>
            </w:r>
            <w:r>
              <w:rPr>
                <w:rFonts w:cs="Arial"/>
                <w:color w:val="000000"/>
              </w:rPr>
              <w:t>.pdf</w:t>
            </w:r>
          </w:p>
        </w:tc>
        <w:tc>
          <w:tcPr>
            <w:tcW w:w="849" w:type="dxa"/>
            <w:tcBorders>
              <w:top w:val="single" w:sz="4" w:space="0" w:color="auto"/>
              <w:left w:val="single" w:sz="4" w:space="0" w:color="auto"/>
              <w:bottom w:val="single" w:sz="4" w:space="0" w:color="auto"/>
              <w:right w:val="single" w:sz="4" w:space="0" w:color="auto"/>
            </w:tcBorders>
            <w:vAlign w:val="center"/>
          </w:tcPr>
          <w:p w14:paraId="62073633" w14:textId="77777777" w:rsidR="00A65BF7" w:rsidRDefault="00571926" w:rsidP="008932FA">
            <w:pPr>
              <w:spacing w:line="276" w:lineRule="auto"/>
              <w:jc w:val="center"/>
              <w:rPr>
                <w:rFonts w:cs="Arial"/>
                <w:color w:val="000000"/>
              </w:rPr>
            </w:pPr>
            <w:r>
              <w:rPr>
                <w:rFonts w:cs="Arial"/>
                <w:color w:val="000000"/>
              </w:rPr>
              <w:t>July 2020</w:t>
            </w:r>
          </w:p>
        </w:tc>
        <w:tc>
          <w:tcPr>
            <w:tcW w:w="815" w:type="dxa"/>
            <w:tcBorders>
              <w:top w:val="single" w:sz="4" w:space="0" w:color="auto"/>
              <w:left w:val="single" w:sz="4" w:space="0" w:color="auto"/>
              <w:bottom w:val="single" w:sz="4" w:space="0" w:color="auto"/>
              <w:right w:val="single" w:sz="18" w:space="0" w:color="auto"/>
            </w:tcBorders>
            <w:vAlign w:val="center"/>
          </w:tcPr>
          <w:p w14:paraId="49B72043" w14:textId="77777777" w:rsidR="00A65BF7" w:rsidRDefault="00571926" w:rsidP="008932FA">
            <w:pPr>
              <w:spacing w:line="276" w:lineRule="auto"/>
              <w:jc w:val="center"/>
              <w:rPr>
                <w:rFonts w:cs="Arial"/>
                <w:color w:val="000000"/>
              </w:rPr>
            </w:pPr>
            <w:proofErr w:type="spellStart"/>
            <w:r>
              <w:rPr>
                <w:rFonts w:cs="Arial"/>
                <w:color w:val="000000"/>
              </w:rPr>
              <w:t>PrD</w:t>
            </w:r>
            <w:proofErr w:type="spellEnd"/>
          </w:p>
        </w:tc>
      </w:tr>
      <w:tr w:rsidR="007D7075" w14:paraId="4ACE3575"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4CFABAFE" w14:textId="77777777" w:rsidR="007D7075" w:rsidRPr="007D7075" w:rsidRDefault="00571926">
            <w:pPr>
              <w:spacing w:line="276" w:lineRule="auto"/>
              <w:rPr>
                <w:rFonts w:cs="Arial"/>
                <w:color w:val="000000"/>
              </w:rPr>
            </w:pPr>
            <w:r w:rsidRPr="007D7075">
              <w:rPr>
                <w:rFonts w:cs="Arial"/>
                <w:color w:val="000000"/>
              </w:rPr>
              <w:t>AD2431</w:t>
            </w:r>
            <w:r>
              <w:rPr>
                <w:rFonts w:cs="Arial"/>
                <w:color w:val="000000"/>
              </w:rPr>
              <w:t>/</w:t>
            </w:r>
            <w:r w:rsidRPr="007D7075">
              <w:rPr>
                <w:rFonts w:cs="Arial"/>
                <w:color w:val="000000"/>
              </w:rPr>
              <w:t>AD2432</w:t>
            </w:r>
            <w:r>
              <w:rPr>
                <w:rFonts w:cs="Arial"/>
                <w:color w:val="000000"/>
              </w:rPr>
              <w:t>/</w:t>
            </w:r>
            <w:r w:rsidRPr="007D7075">
              <w:rPr>
                <w:rFonts w:cs="Arial"/>
                <w:color w:val="000000"/>
              </w:rPr>
              <w:t>AD2433</w:t>
            </w:r>
            <w:r>
              <w:rPr>
                <w:rFonts w:cs="Arial"/>
                <w:color w:val="000000"/>
              </w:rPr>
              <w:t>/</w:t>
            </w:r>
            <w:r w:rsidRPr="007D7075">
              <w:rPr>
                <w:rFonts w:cs="Arial"/>
                <w:color w:val="000000"/>
              </w:rPr>
              <w:t>AD2435 Anomaly List</w:t>
            </w:r>
          </w:p>
        </w:tc>
        <w:tc>
          <w:tcPr>
            <w:tcW w:w="4823" w:type="dxa"/>
            <w:tcBorders>
              <w:top w:val="single" w:sz="4" w:space="0" w:color="auto"/>
              <w:left w:val="single" w:sz="4" w:space="0" w:color="auto"/>
              <w:bottom w:val="single" w:sz="4" w:space="0" w:color="auto"/>
              <w:right w:val="single" w:sz="4" w:space="0" w:color="auto"/>
            </w:tcBorders>
            <w:vAlign w:val="center"/>
          </w:tcPr>
          <w:p w14:paraId="49E483FB" w14:textId="77777777" w:rsidR="007D7075" w:rsidRPr="007D7075" w:rsidRDefault="00571926">
            <w:pPr>
              <w:spacing w:line="276" w:lineRule="auto"/>
              <w:rPr>
                <w:rFonts w:cs="Arial"/>
                <w:color w:val="000000"/>
              </w:rPr>
            </w:pPr>
            <w:r w:rsidRPr="007D7075">
              <w:rPr>
                <w:rFonts w:cs="Arial"/>
                <w:color w:val="000000"/>
              </w:rPr>
              <w:t>AD2431_AD2432_AD2433_AD2435 Anomaly List for Revision(s) 1.0, 1.1 (Rev B)</w:t>
            </w:r>
            <w:r>
              <w:rPr>
                <w:rFonts w:cs="Arial"/>
                <w:color w:val="000000"/>
              </w:rPr>
              <w:t>.pdf</w:t>
            </w:r>
          </w:p>
        </w:tc>
        <w:tc>
          <w:tcPr>
            <w:tcW w:w="849" w:type="dxa"/>
            <w:tcBorders>
              <w:top w:val="single" w:sz="4" w:space="0" w:color="auto"/>
              <w:left w:val="single" w:sz="4" w:space="0" w:color="auto"/>
              <w:bottom w:val="single" w:sz="4" w:space="0" w:color="auto"/>
              <w:right w:val="single" w:sz="4" w:space="0" w:color="auto"/>
            </w:tcBorders>
            <w:vAlign w:val="center"/>
          </w:tcPr>
          <w:p w14:paraId="5EA808A0" w14:textId="77777777" w:rsidR="007D7075" w:rsidRDefault="00571926">
            <w:pPr>
              <w:spacing w:line="276" w:lineRule="auto"/>
              <w:jc w:val="center"/>
              <w:rPr>
                <w:rFonts w:cs="Arial"/>
                <w:color w:val="000000"/>
              </w:rPr>
            </w:pPr>
            <w:r>
              <w:rPr>
                <w:rFonts w:cs="Arial"/>
                <w:color w:val="000000"/>
              </w:rPr>
              <w:t>2020/09/29</w:t>
            </w:r>
          </w:p>
        </w:tc>
        <w:tc>
          <w:tcPr>
            <w:tcW w:w="815" w:type="dxa"/>
            <w:tcBorders>
              <w:top w:val="single" w:sz="4" w:space="0" w:color="auto"/>
              <w:left w:val="single" w:sz="4" w:space="0" w:color="auto"/>
              <w:bottom w:val="single" w:sz="4" w:space="0" w:color="auto"/>
              <w:right w:val="single" w:sz="18" w:space="0" w:color="auto"/>
            </w:tcBorders>
            <w:vAlign w:val="center"/>
          </w:tcPr>
          <w:p w14:paraId="6F5FD729" w14:textId="77777777" w:rsidR="007D7075" w:rsidRDefault="00571926">
            <w:pPr>
              <w:spacing w:line="276" w:lineRule="auto"/>
              <w:jc w:val="center"/>
              <w:rPr>
                <w:rFonts w:cs="Arial"/>
                <w:color w:val="000000"/>
              </w:rPr>
            </w:pPr>
            <w:r>
              <w:rPr>
                <w:rFonts w:cs="Arial"/>
                <w:color w:val="000000"/>
              </w:rPr>
              <w:t>B</w:t>
            </w:r>
          </w:p>
        </w:tc>
      </w:tr>
      <w:tr w:rsidR="00A65BF7" w14:paraId="5D4842AC"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63E5A331" w14:textId="77777777" w:rsidR="00A65BF7" w:rsidRPr="007D7075" w:rsidRDefault="00571926">
            <w:pPr>
              <w:spacing w:line="276" w:lineRule="auto"/>
              <w:rPr>
                <w:rFonts w:cs="Arial"/>
                <w:color w:val="000000"/>
              </w:rPr>
            </w:pPr>
            <w:r w:rsidRPr="00A65BF7">
              <w:rPr>
                <w:rFonts w:cs="Arial"/>
                <w:color w:val="000000"/>
              </w:rPr>
              <w:t>AD2433</w:t>
            </w:r>
            <w:r>
              <w:rPr>
                <w:rFonts w:cs="Arial"/>
                <w:color w:val="000000"/>
              </w:rPr>
              <w:t xml:space="preserve"> </w:t>
            </w:r>
            <w:r w:rsidRPr="00A65BF7">
              <w:rPr>
                <w:rFonts w:cs="Arial"/>
                <w:color w:val="000000"/>
              </w:rPr>
              <w:t>Standard</w:t>
            </w:r>
            <w:r>
              <w:rPr>
                <w:rFonts w:cs="Arial"/>
                <w:color w:val="000000"/>
              </w:rPr>
              <w:t xml:space="preserve"> </w:t>
            </w:r>
            <w:r w:rsidRPr="00A65BF7">
              <w:rPr>
                <w:rFonts w:cs="Arial"/>
                <w:color w:val="000000"/>
              </w:rPr>
              <w:t>Power</w:t>
            </w:r>
            <w:r>
              <w:rPr>
                <w:rFonts w:cs="Arial"/>
                <w:color w:val="000000"/>
              </w:rPr>
              <w:t xml:space="preserve"> </w:t>
            </w:r>
            <w:r w:rsidRPr="00A65BF7">
              <w:rPr>
                <w:rFonts w:cs="Arial"/>
                <w:color w:val="000000"/>
              </w:rPr>
              <w:t>(2.5W)</w:t>
            </w:r>
            <w:r>
              <w:rPr>
                <w:rFonts w:cs="Arial"/>
                <w:color w:val="000000"/>
              </w:rPr>
              <w:t xml:space="preserve"> </w:t>
            </w:r>
            <w:r w:rsidRPr="00A65BF7">
              <w:rPr>
                <w:rFonts w:cs="Arial"/>
                <w:color w:val="000000"/>
              </w:rPr>
              <w:t>Reference</w:t>
            </w:r>
            <w:r>
              <w:rPr>
                <w:rFonts w:cs="Arial"/>
                <w:color w:val="000000"/>
              </w:rPr>
              <w:t xml:space="preserve"> </w:t>
            </w:r>
            <w:r w:rsidRPr="00A65BF7">
              <w:rPr>
                <w:rFonts w:cs="Arial"/>
                <w:color w:val="000000"/>
              </w:rPr>
              <w:t>Schematics</w:t>
            </w:r>
          </w:p>
        </w:tc>
        <w:tc>
          <w:tcPr>
            <w:tcW w:w="4823" w:type="dxa"/>
            <w:tcBorders>
              <w:top w:val="single" w:sz="4" w:space="0" w:color="auto"/>
              <w:left w:val="single" w:sz="4" w:space="0" w:color="auto"/>
              <w:bottom w:val="single" w:sz="4" w:space="0" w:color="auto"/>
              <w:right w:val="single" w:sz="4" w:space="0" w:color="auto"/>
            </w:tcBorders>
            <w:vAlign w:val="center"/>
          </w:tcPr>
          <w:p w14:paraId="7BB278E5" w14:textId="77777777" w:rsidR="00A65BF7" w:rsidRPr="007D7075" w:rsidRDefault="00571926">
            <w:pPr>
              <w:spacing w:line="276" w:lineRule="auto"/>
              <w:rPr>
                <w:rFonts w:cs="Arial"/>
                <w:color w:val="000000"/>
              </w:rPr>
            </w:pPr>
            <w:r w:rsidRPr="00A65BF7">
              <w:rPr>
                <w:rFonts w:cs="Arial"/>
                <w:color w:val="000000"/>
              </w:rPr>
              <w:t>AD2433_</w:t>
            </w:r>
            <w:proofErr w:type="gramStart"/>
            <w:r w:rsidRPr="00A65BF7">
              <w:rPr>
                <w:rFonts w:cs="Arial"/>
                <w:color w:val="000000"/>
              </w:rPr>
              <w:t>StandardPower(</w:t>
            </w:r>
            <w:proofErr w:type="gramEnd"/>
            <w:r w:rsidRPr="00A65BF7">
              <w:rPr>
                <w:rFonts w:cs="Arial"/>
                <w:color w:val="000000"/>
              </w:rPr>
              <w:t>2.5W)_Reference_Schematics_Rev1.1_2020_11_27.pdf</w:t>
            </w:r>
          </w:p>
        </w:tc>
        <w:tc>
          <w:tcPr>
            <w:tcW w:w="849" w:type="dxa"/>
            <w:tcBorders>
              <w:top w:val="single" w:sz="4" w:space="0" w:color="auto"/>
              <w:left w:val="single" w:sz="4" w:space="0" w:color="auto"/>
              <w:bottom w:val="single" w:sz="4" w:space="0" w:color="auto"/>
              <w:right w:val="single" w:sz="4" w:space="0" w:color="auto"/>
            </w:tcBorders>
            <w:vAlign w:val="center"/>
          </w:tcPr>
          <w:p w14:paraId="08D4F131" w14:textId="77777777" w:rsidR="00A65BF7" w:rsidRDefault="00571926">
            <w:pPr>
              <w:spacing w:line="276" w:lineRule="auto"/>
              <w:jc w:val="center"/>
              <w:rPr>
                <w:rFonts w:cs="Arial"/>
                <w:color w:val="000000"/>
              </w:rPr>
            </w:pPr>
            <w:r>
              <w:rPr>
                <w:rFonts w:cs="Arial"/>
                <w:color w:val="000000"/>
              </w:rPr>
              <w:t>11/27/2020</w:t>
            </w:r>
          </w:p>
        </w:tc>
        <w:tc>
          <w:tcPr>
            <w:tcW w:w="815" w:type="dxa"/>
            <w:tcBorders>
              <w:top w:val="single" w:sz="4" w:space="0" w:color="auto"/>
              <w:left w:val="single" w:sz="4" w:space="0" w:color="auto"/>
              <w:bottom w:val="single" w:sz="4" w:space="0" w:color="auto"/>
              <w:right w:val="single" w:sz="18" w:space="0" w:color="auto"/>
            </w:tcBorders>
            <w:vAlign w:val="center"/>
          </w:tcPr>
          <w:p w14:paraId="6C358BFC" w14:textId="77777777" w:rsidR="00A65BF7" w:rsidRDefault="00571926">
            <w:pPr>
              <w:spacing w:line="276" w:lineRule="auto"/>
              <w:jc w:val="center"/>
              <w:rPr>
                <w:rFonts w:cs="Arial"/>
                <w:color w:val="000000"/>
              </w:rPr>
            </w:pPr>
            <w:r>
              <w:rPr>
                <w:rFonts w:cs="Arial"/>
                <w:color w:val="000000"/>
              </w:rPr>
              <w:t>1.1</w:t>
            </w:r>
          </w:p>
        </w:tc>
      </w:tr>
      <w:tr w:rsidR="00A65BF7" w14:paraId="2DA22C96"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3832B1B4" w14:textId="77777777" w:rsidR="00A65BF7" w:rsidRPr="007D7075" w:rsidRDefault="00571926">
            <w:pPr>
              <w:spacing w:line="276" w:lineRule="auto"/>
              <w:rPr>
                <w:rFonts w:cs="Arial"/>
                <w:color w:val="000000"/>
              </w:rPr>
            </w:pPr>
            <w:r w:rsidRPr="00A65BF7">
              <w:rPr>
                <w:rFonts w:cs="Arial"/>
                <w:color w:val="000000"/>
              </w:rPr>
              <w:t xml:space="preserve">ADI A2B Stack </w:t>
            </w:r>
            <w:proofErr w:type="spellStart"/>
            <w:r w:rsidRPr="00A65BF7">
              <w:rPr>
                <w:rFonts w:cs="Arial"/>
                <w:color w:val="000000"/>
              </w:rPr>
              <w:t>UserGuide</w:t>
            </w:r>
            <w:proofErr w:type="spellEnd"/>
          </w:p>
        </w:tc>
        <w:tc>
          <w:tcPr>
            <w:tcW w:w="4823" w:type="dxa"/>
            <w:tcBorders>
              <w:top w:val="single" w:sz="4" w:space="0" w:color="auto"/>
              <w:left w:val="single" w:sz="4" w:space="0" w:color="auto"/>
              <w:bottom w:val="single" w:sz="4" w:space="0" w:color="auto"/>
              <w:right w:val="single" w:sz="4" w:space="0" w:color="auto"/>
            </w:tcBorders>
            <w:vAlign w:val="center"/>
          </w:tcPr>
          <w:p w14:paraId="0BD80B7A" w14:textId="77777777" w:rsidR="00A65BF7" w:rsidRPr="00A65BF7" w:rsidRDefault="00571926">
            <w:pPr>
              <w:spacing w:line="276" w:lineRule="auto"/>
              <w:rPr>
                <w:rFonts w:cs="Arial"/>
                <w:color w:val="000000"/>
              </w:rPr>
            </w:pPr>
            <w:r w:rsidRPr="00A65BF7">
              <w:rPr>
                <w:rFonts w:cs="Arial"/>
                <w:color w:val="000000"/>
              </w:rPr>
              <w:t>ADI A2B Stack UserGuide_V6.0_2018-06-06.pdf</w:t>
            </w:r>
          </w:p>
        </w:tc>
        <w:tc>
          <w:tcPr>
            <w:tcW w:w="849" w:type="dxa"/>
            <w:tcBorders>
              <w:top w:val="single" w:sz="4" w:space="0" w:color="auto"/>
              <w:left w:val="single" w:sz="4" w:space="0" w:color="auto"/>
              <w:bottom w:val="single" w:sz="4" w:space="0" w:color="auto"/>
              <w:right w:val="single" w:sz="4" w:space="0" w:color="auto"/>
            </w:tcBorders>
            <w:vAlign w:val="center"/>
          </w:tcPr>
          <w:p w14:paraId="7A3D0CED" w14:textId="77777777" w:rsidR="00A65BF7" w:rsidRDefault="00571926">
            <w:pPr>
              <w:spacing w:line="276" w:lineRule="auto"/>
              <w:jc w:val="center"/>
              <w:rPr>
                <w:rFonts w:cs="Arial"/>
                <w:color w:val="000000"/>
              </w:rPr>
            </w:pPr>
            <w:r>
              <w:rPr>
                <w:rFonts w:cs="Arial"/>
                <w:color w:val="000000"/>
              </w:rPr>
              <w:t>06/06/2018</w:t>
            </w:r>
          </w:p>
        </w:tc>
        <w:tc>
          <w:tcPr>
            <w:tcW w:w="815" w:type="dxa"/>
            <w:tcBorders>
              <w:top w:val="single" w:sz="4" w:space="0" w:color="auto"/>
              <w:left w:val="single" w:sz="4" w:space="0" w:color="auto"/>
              <w:bottom w:val="single" w:sz="4" w:space="0" w:color="auto"/>
              <w:right w:val="single" w:sz="18" w:space="0" w:color="auto"/>
            </w:tcBorders>
            <w:vAlign w:val="center"/>
          </w:tcPr>
          <w:p w14:paraId="1325D67D" w14:textId="77777777" w:rsidR="00A65BF7" w:rsidRDefault="00571926">
            <w:pPr>
              <w:spacing w:line="276" w:lineRule="auto"/>
              <w:jc w:val="center"/>
              <w:rPr>
                <w:rFonts w:cs="Arial"/>
                <w:color w:val="000000"/>
              </w:rPr>
            </w:pPr>
            <w:r>
              <w:rPr>
                <w:rFonts w:cs="Arial"/>
                <w:color w:val="000000"/>
              </w:rPr>
              <w:t>6.0</w:t>
            </w:r>
          </w:p>
        </w:tc>
      </w:tr>
      <w:tr w:rsidR="00367534" w14:paraId="39272B89"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hideMark/>
          </w:tcPr>
          <w:p w14:paraId="419552A7" w14:textId="77777777" w:rsidR="00367534" w:rsidRDefault="00571926" w:rsidP="00367534">
            <w:pPr>
              <w:spacing w:line="276" w:lineRule="auto"/>
              <w:rPr>
                <w:rFonts w:cs="Arial"/>
                <w:color w:val="000000"/>
              </w:rPr>
            </w:pPr>
            <w:r>
              <w:rPr>
                <w:rFonts w:cs="Arial"/>
                <w:color w:val="000000"/>
              </w:rPr>
              <w:t>Analog Devices A2B Hardware Review</w:t>
            </w:r>
          </w:p>
        </w:tc>
        <w:tc>
          <w:tcPr>
            <w:tcW w:w="4823" w:type="dxa"/>
            <w:tcBorders>
              <w:top w:val="single" w:sz="4" w:space="0" w:color="auto"/>
              <w:left w:val="single" w:sz="4" w:space="0" w:color="auto"/>
              <w:bottom w:val="single" w:sz="4" w:space="0" w:color="auto"/>
              <w:right w:val="single" w:sz="4" w:space="0" w:color="auto"/>
            </w:tcBorders>
            <w:vAlign w:val="center"/>
            <w:hideMark/>
          </w:tcPr>
          <w:p w14:paraId="1890BA8B" w14:textId="77777777" w:rsidR="00367534" w:rsidRDefault="00571926" w:rsidP="00367534">
            <w:pPr>
              <w:spacing w:line="276" w:lineRule="auto"/>
              <w:rPr>
                <w:rFonts w:cs="Arial"/>
                <w:color w:val="000000"/>
              </w:rPr>
            </w:pPr>
            <w:r w:rsidRPr="00A65BF7">
              <w:rPr>
                <w:rFonts w:cs="Arial"/>
                <w:color w:val="000000"/>
              </w:rPr>
              <w:t xml:space="preserve">Analog Devices A2B Hardware Review 000603.501 </w:t>
            </w:r>
            <w:r w:rsidRPr="00A65BF7">
              <w:rPr>
                <w:rFonts w:cs="Arial"/>
                <w:color w:val="000000"/>
              </w:rPr>
              <w:t>AG_2021-04-28</w:t>
            </w:r>
            <w:r>
              <w:rPr>
                <w:rFonts w:cs="Arial"/>
                <w:color w:val="000000"/>
              </w:rPr>
              <w:t>.docx</w:t>
            </w:r>
          </w:p>
        </w:tc>
        <w:tc>
          <w:tcPr>
            <w:tcW w:w="849" w:type="dxa"/>
            <w:tcBorders>
              <w:top w:val="single" w:sz="4" w:space="0" w:color="auto"/>
              <w:left w:val="single" w:sz="4" w:space="0" w:color="auto"/>
              <w:bottom w:val="single" w:sz="4" w:space="0" w:color="auto"/>
              <w:right w:val="single" w:sz="4" w:space="0" w:color="auto"/>
            </w:tcBorders>
            <w:vAlign w:val="center"/>
            <w:hideMark/>
          </w:tcPr>
          <w:p w14:paraId="0351333A" w14:textId="77777777" w:rsidR="00367534" w:rsidRDefault="00571926" w:rsidP="00367534">
            <w:pPr>
              <w:spacing w:line="276" w:lineRule="auto"/>
              <w:jc w:val="center"/>
              <w:rPr>
                <w:rFonts w:cs="Arial"/>
                <w:color w:val="000000"/>
              </w:rPr>
            </w:pPr>
            <w:r>
              <w:rPr>
                <w:rFonts w:cs="Arial"/>
                <w:color w:val="000000"/>
              </w:rPr>
              <w:t>202</w:t>
            </w:r>
            <w:r>
              <w:rPr>
                <w:rFonts w:cs="Arial"/>
                <w:color w:val="000000"/>
              </w:rPr>
              <w:t>1</w:t>
            </w:r>
            <w:r>
              <w:rPr>
                <w:rFonts w:cs="Arial"/>
                <w:color w:val="000000"/>
              </w:rPr>
              <w:t>/0</w:t>
            </w:r>
            <w:r>
              <w:rPr>
                <w:rFonts w:cs="Arial"/>
                <w:color w:val="000000"/>
              </w:rPr>
              <w:t>4</w:t>
            </w:r>
            <w:r>
              <w:rPr>
                <w:rFonts w:cs="Arial"/>
                <w:color w:val="000000"/>
              </w:rPr>
              <w:t>/</w:t>
            </w:r>
            <w:r>
              <w:rPr>
                <w:rFonts w:cs="Arial"/>
                <w:color w:val="000000"/>
              </w:rPr>
              <w:t>28</w:t>
            </w:r>
          </w:p>
        </w:tc>
        <w:tc>
          <w:tcPr>
            <w:tcW w:w="815" w:type="dxa"/>
            <w:tcBorders>
              <w:top w:val="single" w:sz="4" w:space="0" w:color="auto"/>
              <w:left w:val="single" w:sz="4" w:space="0" w:color="auto"/>
              <w:bottom w:val="single" w:sz="4" w:space="0" w:color="auto"/>
              <w:right w:val="single" w:sz="18" w:space="0" w:color="auto"/>
            </w:tcBorders>
            <w:vAlign w:val="center"/>
            <w:hideMark/>
          </w:tcPr>
          <w:p w14:paraId="5D26EB8B" w14:textId="77777777" w:rsidR="00367534" w:rsidRDefault="00571926" w:rsidP="00367534">
            <w:pPr>
              <w:spacing w:line="276" w:lineRule="auto"/>
              <w:jc w:val="center"/>
              <w:rPr>
                <w:rFonts w:cs="Arial"/>
                <w:color w:val="000000"/>
              </w:rPr>
            </w:pPr>
            <w:r>
              <w:rPr>
                <w:rFonts w:cs="Arial"/>
                <w:color w:val="000000"/>
              </w:rPr>
              <w:t>A</w:t>
            </w:r>
            <w:r>
              <w:rPr>
                <w:rFonts w:cs="Arial"/>
                <w:color w:val="000000"/>
              </w:rPr>
              <w:t>G</w:t>
            </w:r>
          </w:p>
        </w:tc>
      </w:tr>
      <w:tr w:rsidR="00367534" w14:paraId="46A00F46"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hideMark/>
          </w:tcPr>
          <w:p w14:paraId="2EBDF0CD" w14:textId="77777777" w:rsidR="00367534" w:rsidRDefault="00571926" w:rsidP="00367534">
            <w:pPr>
              <w:spacing w:line="276" w:lineRule="auto"/>
              <w:rPr>
                <w:rFonts w:cs="Arial"/>
                <w:color w:val="000000"/>
              </w:rPr>
            </w:pPr>
            <w:r>
              <w:rPr>
                <w:rFonts w:cs="Arial"/>
                <w:color w:val="000000"/>
              </w:rPr>
              <w:t>Analog Devices A2B Data link Implementation Specification</w:t>
            </w:r>
          </w:p>
        </w:tc>
        <w:tc>
          <w:tcPr>
            <w:tcW w:w="4823" w:type="dxa"/>
            <w:tcBorders>
              <w:top w:val="single" w:sz="4" w:space="0" w:color="auto"/>
              <w:left w:val="single" w:sz="4" w:space="0" w:color="auto"/>
              <w:bottom w:val="single" w:sz="4" w:space="0" w:color="auto"/>
              <w:right w:val="single" w:sz="4" w:space="0" w:color="auto"/>
            </w:tcBorders>
            <w:vAlign w:val="center"/>
            <w:hideMark/>
          </w:tcPr>
          <w:p w14:paraId="47CBADA2" w14:textId="77777777" w:rsidR="00367534" w:rsidRDefault="00571926" w:rsidP="00367534">
            <w:pPr>
              <w:spacing w:line="276" w:lineRule="auto"/>
              <w:rPr>
                <w:rFonts w:cs="Arial"/>
                <w:color w:val="000000"/>
              </w:rPr>
            </w:pPr>
            <w:r w:rsidRPr="00A65BF7">
              <w:rPr>
                <w:rFonts w:cs="Arial"/>
                <w:color w:val="000000"/>
              </w:rPr>
              <w:t xml:space="preserve">Analog Devices A2B Link Implementation Specification </w:t>
            </w:r>
            <w:proofErr w:type="spellStart"/>
            <w:r w:rsidRPr="00A65BF7">
              <w:rPr>
                <w:rFonts w:cs="Arial"/>
                <w:color w:val="000000"/>
              </w:rPr>
              <w:t>ver</w:t>
            </w:r>
            <w:proofErr w:type="spellEnd"/>
            <w:r w:rsidRPr="00A65BF7">
              <w:rPr>
                <w:rFonts w:cs="Arial"/>
                <w:color w:val="000000"/>
              </w:rPr>
              <w:t xml:space="preserve"> 2.1_2021-04-28</w:t>
            </w:r>
            <w:r>
              <w:rPr>
                <w:rFonts w:cs="Arial"/>
                <w:color w:val="000000"/>
              </w:rPr>
              <w:t>.docx</w:t>
            </w:r>
          </w:p>
        </w:tc>
        <w:tc>
          <w:tcPr>
            <w:tcW w:w="849" w:type="dxa"/>
            <w:tcBorders>
              <w:top w:val="single" w:sz="4" w:space="0" w:color="auto"/>
              <w:left w:val="single" w:sz="4" w:space="0" w:color="auto"/>
              <w:bottom w:val="single" w:sz="4" w:space="0" w:color="auto"/>
              <w:right w:val="single" w:sz="4" w:space="0" w:color="auto"/>
            </w:tcBorders>
            <w:vAlign w:val="center"/>
            <w:hideMark/>
          </w:tcPr>
          <w:p w14:paraId="6BD0EC6D" w14:textId="77777777" w:rsidR="00367534" w:rsidRDefault="00571926" w:rsidP="00367534">
            <w:pPr>
              <w:spacing w:line="276" w:lineRule="auto"/>
              <w:jc w:val="center"/>
              <w:rPr>
                <w:rFonts w:cs="Arial"/>
                <w:color w:val="000000"/>
              </w:rPr>
            </w:pPr>
            <w:r>
              <w:rPr>
                <w:rFonts w:cs="Arial"/>
                <w:color w:val="000000"/>
              </w:rPr>
              <w:t>202</w:t>
            </w:r>
            <w:r>
              <w:rPr>
                <w:rFonts w:cs="Arial"/>
                <w:color w:val="000000"/>
              </w:rPr>
              <w:t>1</w:t>
            </w:r>
            <w:r>
              <w:rPr>
                <w:rFonts w:cs="Arial"/>
                <w:color w:val="000000"/>
              </w:rPr>
              <w:t>/0</w:t>
            </w:r>
            <w:r>
              <w:rPr>
                <w:rFonts w:cs="Arial"/>
                <w:color w:val="000000"/>
              </w:rPr>
              <w:t>4</w:t>
            </w:r>
            <w:r>
              <w:rPr>
                <w:rFonts w:cs="Arial"/>
                <w:color w:val="000000"/>
              </w:rPr>
              <w:t>/2</w:t>
            </w:r>
            <w:r>
              <w:rPr>
                <w:rFonts w:cs="Arial"/>
                <w:color w:val="000000"/>
              </w:rPr>
              <w:t>8</w:t>
            </w:r>
          </w:p>
        </w:tc>
        <w:tc>
          <w:tcPr>
            <w:tcW w:w="815" w:type="dxa"/>
            <w:tcBorders>
              <w:top w:val="single" w:sz="4" w:space="0" w:color="auto"/>
              <w:left w:val="single" w:sz="4" w:space="0" w:color="auto"/>
              <w:bottom w:val="single" w:sz="4" w:space="0" w:color="auto"/>
              <w:right w:val="single" w:sz="18" w:space="0" w:color="auto"/>
            </w:tcBorders>
            <w:vAlign w:val="center"/>
            <w:hideMark/>
          </w:tcPr>
          <w:p w14:paraId="490B03DD" w14:textId="77777777" w:rsidR="00367534" w:rsidRDefault="00571926" w:rsidP="00367534">
            <w:pPr>
              <w:spacing w:line="276" w:lineRule="auto"/>
              <w:jc w:val="center"/>
              <w:rPr>
                <w:rFonts w:cs="Arial"/>
                <w:color w:val="000000"/>
              </w:rPr>
            </w:pPr>
            <w:r>
              <w:rPr>
                <w:rFonts w:cs="Arial"/>
                <w:color w:val="000000"/>
              </w:rPr>
              <w:t>2.</w:t>
            </w:r>
            <w:r>
              <w:rPr>
                <w:rFonts w:cs="Arial"/>
                <w:color w:val="000000"/>
              </w:rPr>
              <w:t>1</w:t>
            </w:r>
          </w:p>
        </w:tc>
      </w:tr>
      <w:tr w:rsidR="00367534" w14:paraId="4331FB71"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hideMark/>
          </w:tcPr>
          <w:p w14:paraId="0576D00B" w14:textId="77777777" w:rsidR="00367534" w:rsidRDefault="00571926" w:rsidP="00367534">
            <w:pPr>
              <w:spacing w:line="276" w:lineRule="auto"/>
              <w:rPr>
                <w:rFonts w:cs="Arial"/>
                <w:color w:val="000000"/>
              </w:rPr>
            </w:pPr>
            <w:r>
              <w:rPr>
                <w:rFonts w:cs="Arial"/>
                <w:color w:val="000000"/>
              </w:rPr>
              <w:t xml:space="preserve">Analog Devices A2B Data Link and Physical Layer </w:t>
            </w:r>
            <w:r>
              <w:rPr>
                <w:rFonts w:cs="Arial"/>
                <w:color w:val="000000"/>
              </w:rPr>
              <w:t>Specification</w:t>
            </w:r>
          </w:p>
        </w:tc>
        <w:tc>
          <w:tcPr>
            <w:tcW w:w="4823" w:type="dxa"/>
            <w:tcBorders>
              <w:top w:val="single" w:sz="4" w:space="0" w:color="auto"/>
              <w:left w:val="single" w:sz="4" w:space="0" w:color="auto"/>
              <w:bottom w:val="single" w:sz="4" w:space="0" w:color="auto"/>
              <w:right w:val="single" w:sz="4" w:space="0" w:color="auto"/>
            </w:tcBorders>
            <w:vAlign w:val="center"/>
            <w:hideMark/>
          </w:tcPr>
          <w:p w14:paraId="3A17E0C8" w14:textId="77777777" w:rsidR="00367534" w:rsidRDefault="00571926" w:rsidP="00367534">
            <w:pPr>
              <w:spacing w:line="276" w:lineRule="auto"/>
              <w:rPr>
                <w:rFonts w:cs="Arial"/>
                <w:color w:val="000000"/>
              </w:rPr>
            </w:pPr>
            <w:r w:rsidRPr="00A65BF7">
              <w:rPr>
                <w:rFonts w:cs="Arial"/>
                <w:color w:val="000000"/>
              </w:rPr>
              <w:t>Analog Devices A2B Physical Layer Specification 000603.501 AG_2021-04-28</w:t>
            </w:r>
            <w:r>
              <w:rPr>
                <w:rFonts w:cs="Arial"/>
                <w:color w:val="000000"/>
              </w:rPr>
              <w:t>.docx</w:t>
            </w:r>
          </w:p>
        </w:tc>
        <w:tc>
          <w:tcPr>
            <w:tcW w:w="849" w:type="dxa"/>
            <w:tcBorders>
              <w:top w:val="single" w:sz="4" w:space="0" w:color="auto"/>
              <w:left w:val="single" w:sz="4" w:space="0" w:color="auto"/>
              <w:bottom w:val="single" w:sz="4" w:space="0" w:color="auto"/>
              <w:right w:val="single" w:sz="4" w:space="0" w:color="auto"/>
            </w:tcBorders>
            <w:vAlign w:val="center"/>
            <w:hideMark/>
          </w:tcPr>
          <w:p w14:paraId="411727A2" w14:textId="77777777" w:rsidR="00367534" w:rsidRDefault="00571926" w:rsidP="00367534">
            <w:pPr>
              <w:spacing w:line="276" w:lineRule="auto"/>
              <w:jc w:val="center"/>
              <w:rPr>
                <w:rFonts w:cs="Arial"/>
                <w:color w:val="000000"/>
              </w:rPr>
            </w:pPr>
            <w:r>
              <w:rPr>
                <w:rFonts w:cs="Arial"/>
                <w:color w:val="000000"/>
              </w:rPr>
              <w:t>202</w:t>
            </w:r>
            <w:r>
              <w:rPr>
                <w:rFonts w:cs="Arial"/>
                <w:color w:val="000000"/>
              </w:rPr>
              <w:t>1/</w:t>
            </w:r>
            <w:r>
              <w:rPr>
                <w:rFonts w:cs="Arial"/>
                <w:color w:val="000000"/>
              </w:rPr>
              <w:t>0</w:t>
            </w:r>
            <w:r>
              <w:rPr>
                <w:rFonts w:cs="Arial"/>
                <w:color w:val="000000"/>
              </w:rPr>
              <w:t>4/28</w:t>
            </w:r>
          </w:p>
        </w:tc>
        <w:tc>
          <w:tcPr>
            <w:tcW w:w="815" w:type="dxa"/>
            <w:tcBorders>
              <w:top w:val="single" w:sz="4" w:space="0" w:color="auto"/>
              <w:left w:val="single" w:sz="4" w:space="0" w:color="auto"/>
              <w:bottom w:val="single" w:sz="4" w:space="0" w:color="auto"/>
              <w:right w:val="single" w:sz="18" w:space="0" w:color="auto"/>
            </w:tcBorders>
            <w:vAlign w:val="center"/>
            <w:hideMark/>
          </w:tcPr>
          <w:p w14:paraId="30583690" w14:textId="77777777" w:rsidR="00367534" w:rsidRDefault="00571926" w:rsidP="00367534">
            <w:pPr>
              <w:spacing w:line="276" w:lineRule="auto"/>
              <w:jc w:val="center"/>
              <w:rPr>
                <w:rFonts w:cs="Arial"/>
                <w:color w:val="000000"/>
              </w:rPr>
            </w:pPr>
            <w:r>
              <w:rPr>
                <w:rFonts w:cs="Arial"/>
                <w:color w:val="000000"/>
              </w:rPr>
              <w:t>A</w:t>
            </w:r>
            <w:r>
              <w:rPr>
                <w:rFonts w:cs="Arial"/>
                <w:color w:val="000000"/>
              </w:rPr>
              <w:t>G</w:t>
            </w:r>
          </w:p>
        </w:tc>
      </w:tr>
      <w:tr w:rsidR="00DB3C64" w14:paraId="489864C1" w14:textId="77777777" w:rsidTr="00A65BF7">
        <w:trPr>
          <w:trHeight w:val="270"/>
          <w:jc w:val="center"/>
        </w:trPr>
        <w:tc>
          <w:tcPr>
            <w:tcW w:w="3750" w:type="dxa"/>
            <w:tcBorders>
              <w:top w:val="single" w:sz="4" w:space="0" w:color="auto"/>
              <w:left w:val="single" w:sz="18" w:space="0" w:color="auto"/>
              <w:bottom w:val="single" w:sz="4" w:space="0" w:color="auto"/>
              <w:right w:val="single" w:sz="4" w:space="0" w:color="auto"/>
            </w:tcBorders>
            <w:vAlign w:val="center"/>
          </w:tcPr>
          <w:p w14:paraId="6F8802AD" w14:textId="77777777" w:rsidR="00DB3C64" w:rsidRDefault="00571926" w:rsidP="00367534">
            <w:pPr>
              <w:spacing w:line="276" w:lineRule="auto"/>
              <w:rPr>
                <w:rFonts w:cs="Arial"/>
                <w:color w:val="000000"/>
              </w:rPr>
            </w:pPr>
            <w:r>
              <w:rPr>
                <w:rFonts w:cs="Arial"/>
                <w:color w:val="000000"/>
              </w:rPr>
              <w:t>AD2433 Reference Schematic</w:t>
            </w:r>
          </w:p>
        </w:tc>
        <w:tc>
          <w:tcPr>
            <w:tcW w:w="4823" w:type="dxa"/>
            <w:tcBorders>
              <w:top w:val="single" w:sz="4" w:space="0" w:color="auto"/>
              <w:left w:val="single" w:sz="4" w:space="0" w:color="auto"/>
              <w:bottom w:val="single" w:sz="4" w:space="0" w:color="auto"/>
              <w:right w:val="single" w:sz="4" w:space="0" w:color="auto"/>
            </w:tcBorders>
            <w:vAlign w:val="center"/>
          </w:tcPr>
          <w:p w14:paraId="4FDBA4E0" w14:textId="77777777" w:rsidR="00DB3C64" w:rsidRPr="00367534" w:rsidRDefault="00571926" w:rsidP="00367534">
            <w:pPr>
              <w:spacing w:line="276" w:lineRule="auto"/>
              <w:rPr>
                <w:rFonts w:cs="Arial"/>
                <w:color w:val="000000"/>
              </w:rPr>
            </w:pPr>
            <w:r w:rsidRPr="00DB3C64">
              <w:rPr>
                <w:rFonts w:cs="Arial"/>
                <w:color w:val="000000"/>
              </w:rPr>
              <w:t>AD2433_</w:t>
            </w:r>
            <w:proofErr w:type="gramStart"/>
            <w:r w:rsidRPr="00DB3C64">
              <w:rPr>
                <w:rFonts w:cs="Arial"/>
                <w:color w:val="000000"/>
              </w:rPr>
              <w:t>StandardPower(</w:t>
            </w:r>
            <w:proofErr w:type="gramEnd"/>
            <w:r w:rsidRPr="00DB3C64">
              <w:rPr>
                <w:rFonts w:cs="Arial"/>
                <w:color w:val="000000"/>
              </w:rPr>
              <w:t>2.5W)_Reference_Schematics_Rev1.1_2020_11_27</w:t>
            </w:r>
            <w:r>
              <w:rPr>
                <w:rFonts w:cs="Arial"/>
                <w:color w:val="000000"/>
              </w:rPr>
              <w:t>.pdf</w:t>
            </w:r>
          </w:p>
        </w:tc>
        <w:tc>
          <w:tcPr>
            <w:tcW w:w="849" w:type="dxa"/>
            <w:tcBorders>
              <w:top w:val="single" w:sz="4" w:space="0" w:color="auto"/>
              <w:left w:val="single" w:sz="4" w:space="0" w:color="auto"/>
              <w:bottom w:val="single" w:sz="4" w:space="0" w:color="auto"/>
              <w:right w:val="single" w:sz="4" w:space="0" w:color="auto"/>
            </w:tcBorders>
            <w:vAlign w:val="center"/>
          </w:tcPr>
          <w:p w14:paraId="3851134C" w14:textId="77777777" w:rsidR="00DB3C64" w:rsidRDefault="00571926" w:rsidP="00367534">
            <w:pPr>
              <w:spacing w:line="276" w:lineRule="auto"/>
              <w:jc w:val="center"/>
              <w:rPr>
                <w:rFonts w:cs="Arial"/>
                <w:color w:val="000000"/>
              </w:rPr>
            </w:pPr>
            <w:r>
              <w:rPr>
                <w:rFonts w:cs="Arial"/>
                <w:color w:val="000000"/>
              </w:rPr>
              <w:t>2020-11-27</w:t>
            </w:r>
          </w:p>
        </w:tc>
        <w:tc>
          <w:tcPr>
            <w:tcW w:w="815" w:type="dxa"/>
            <w:tcBorders>
              <w:top w:val="single" w:sz="4" w:space="0" w:color="auto"/>
              <w:left w:val="single" w:sz="4" w:space="0" w:color="auto"/>
              <w:bottom w:val="single" w:sz="4" w:space="0" w:color="auto"/>
              <w:right w:val="single" w:sz="18" w:space="0" w:color="auto"/>
            </w:tcBorders>
            <w:vAlign w:val="center"/>
          </w:tcPr>
          <w:p w14:paraId="195E0FFF" w14:textId="77777777" w:rsidR="00DB3C64" w:rsidRDefault="00571926" w:rsidP="00367534">
            <w:pPr>
              <w:spacing w:line="276" w:lineRule="auto"/>
              <w:jc w:val="center"/>
              <w:rPr>
                <w:rFonts w:cs="Arial"/>
                <w:color w:val="000000"/>
              </w:rPr>
            </w:pPr>
            <w:r>
              <w:rPr>
                <w:rFonts w:cs="Arial"/>
                <w:color w:val="000000"/>
              </w:rPr>
              <w:t>1.1</w:t>
            </w:r>
          </w:p>
        </w:tc>
      </w:tr>
      <w:tr w:rsidR="00367534" w14:paraId="76401D4E" w14:textId="77777777" w:rsidTr="00A65BF7">
        <w:trPr>
          <w:trHeight w:val="270"/>
          <w:jc w:val="center"/>
        </w:trPr>
        <w:tc>
          <w:tcPr>
            <w:tcW w:w="3750" w:type="dxa"/>
            <w:tcBorders>
              <w:top w:val="single" w:sz="4" w:space="0" w:color="auto"/>
              <w:left w:val="single" w:sz="18" w:space="0" w:color="auto"/>
              <w:bottom w:val="single" w:sz="18" w:space="0" w:color="auto"/>
              <w:right w:val="single" w:sz="4" w:space="0" w:color="auto"/>
            </w:tcBorders>
            <w:vAlign w:val="center"/>
            <w:hideMark/>
          </w:tcPr>
          <w:p w14:paraId="195E2605" w14:textId="77777777" w:rsidR="00367534" w:rsidRDefault="00571926" w:rsidP="00367534">
            <w:pPr>
              <w:spacing w:line="276" w:lineRule="auto"/>
              <w:rPr>
                <w:rFonts w:cs="Arial"/>
                <w:color w:val="000000"/>
              </w:rPr>
            </w:pPr>
            <w:r>
              <w:rPr>
                <w:rFonts w:cs="Arial"/>
                <w:color w:val="000000"/>
              </w:rPr>
              <w:t>Phoenix Audio Peripheral Command and Control API Specification</w:t>
            </w:r>
          </w:p>
        </w:tc>
        <w:tc>
          <w:tcPr>
            <w:tcW w:w="4823" w:type="dxa"/>
            <w:tcBorders>
              <w:top w:val="single" w:sz="4" w:space="0" w:color="auto"/>
              <w:left w:val="single" w:sz="4" w:space="0" w:color="auto"/>
              <w:bottom w:val="single" w:sz="18" w:space="0" w:color="auto"/>
              <w:right w:val="single" w:sz="4" w:space="0" w:color="auto"/>
            </w:tcBorders>
            <w:vAlign w:val="center"/>
          </w:tcPr>
          <w:p w14:paraId="4BE5427E" w14:textId="77777777" w:rsidR="00367534" w:rsidRDefault="00571926" w:rsidP="00367534">
            <w:pPr>
              <w:spacing w:line="276" w:lineRule="auto"/>
              <w:rPr>
                <w:rFonts w:cs="Arial"/>
                <w:color w:val="000000"/>
              </w:rPr>
            </w:pPr>
          </w:p>
        </w:tc>
        <w:tc>
          <w:tcPr>
            <w:tcW w:w="849" w:type="dxa"/>
            <w:tcBorders>
              <w:top w:val="single" w:sz="4" w:space="0" w:color="auto"/>
              <w:left w:val="single" w:sz="4" w:space="0" w:color="auto"/>
              <w:bottom w:val="single" w:sz="18" w:space="0" w:color="auto"/>
              <w:right w:val="single" w:sz="4" w:space="0" w:color="auto"/>
            </w:tcBorders>
            <w:vAlign w:val="center"/>
          </w:tcPr>
          <w:p w14:paraId="3534A9DA" w14:textId="77777777" w:rsidR="00367534" w:rsidRDefault="00571926" w:rsidP="00367534">
            <w:pPr>
              <w:spacing w:line="276" w:lineRule="auto"/>
              <w:jc w:val="center"/>
              <w:rPr>
                <w:rFonts w:cs="Arial"/>
                <w:color w:val="000000"/>
              </w:rPr>
            </w:pPr>
          </w:p>
        </w:tc>
        <w:tc>
          <w:tcPr>
            <w:tcW w:w="815" w:type="dxa"/>
            <w:tcBorders>
              <w:top w:val="single" w:sz="4" w:space="0" w:color="auto"/>
              <w:left w:val="single" w:sz="4" w:space="0" w:color="auto"/>
              <w:bottom w:val="single" w:sz="18" w:space="0" w:color="auto"/>
              <w:right w:val="single" w:sz="18" w:space="0" w:color="auto"/>
            </w:tcBorders>
            <w:vAlign w:val="center"/>
          </w:tcPr>
          <w:p w14:paraId="4064CE03" w14:textId="77777777" w:rsidR="00367534" w:rsidRDefault="00571926" w:rsidP="00367534">
            <w:pPr>
              <w:spacing w:line="276" w:lineRule="auto"/>
              <w:jc w:val="center"/>
              <w:rPr>
                <w:rFonts w:cs="Arial"/>
                <w:color w:val="000000"/>
              </w:rPr>
            </w:pPr>
          </w:p>
        </w:tc>
      </w:tr>
    </w:tbl>
    <w:p w14:paraId="14B13FD6" w14:textId="77777777" w:rsidR="00BF2F27" w:rsidRPr="00BF2F27"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3B893AEA"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6EEAAA03"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6983894D"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1AA5E65F" w14:textId="77777777" w:rsidR="00D90FFA" w:rsidRPr="00775603" w:rsidRDefault="00571926" w:rsidP="0081629B">
            <w:pPr>
              <w:rPr>
                <w:vanish/>
                <w:color w:val="000000" w:themeColor="text1"/>
              </w:rPr>
            </w:pPr>
          </w:p>
        </w:tc>
      </w:tr>
    </w:tbl>
    <w:p w14:paraId="7637310D" w14:textId="77777777" w:rsidR="00406F39" w:rsidRDefault="00571926" w:rsidP="00B9479B">
      <w:pPr>
        <w:pStyle w:val="Heading1"/>
      </w:pPr>
      <w:bookmarkStart w:id="265" w:name="_Toc82101732"/>
      <w:r w:rsidRPr="00B9479B">
        <w:lastRenderedPageBreak/>
        <w:t>FRD-REQ-407187/A-Revision History</w:t>
      </w:r>
      <w:bookmarkEnd w:id="265"/>
    </w:p>
    <w:p w14:paraId="3E61B702" w14:textId="77777777" w:rsidR="00500605" w:rsidRDefault="00571926" w:rsidP="00500605"/>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0B5DFDF8"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45B6A829"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79B63D46"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FE4DB1A" w14:textId="77777777" w:rsidR="00D90FFA" w:rsidRPr="00775603" w:rsidRDefault="00571926" w:rsidP="0081629B">
            <w:pPr>
              <w:rPr>
                <w:vanish/>
                <w:color w:val="000000" w:themeColor="text1"/>
              </w:rPr>
            </w:pPr>
          </w:p>
        </w:tc>
      </w:tr>
    </w:tbl>
    <w:p w14:paraId="5F59958C" w14:textId="77777777" w:rsidR="00406F39" w:rsidRDefault="00571926" w:rsidP="00B9479B">
      <w:pPr>
        <w:pStyle w:val="Heading2"/>
      </w:pPr>
      <w:bookmarkStart w:id="266" w:name="_Toc82101733"/>
      <w:r w:rsidRPr="00B9479B">
        <w:t>SWR-REQ-407188/B-Revision History</w:t>
      </w:r>
      <w:bookmarkEnd w:id="266"/>
    </w:p>
    <w:p w14:paraId="0ACB0417" w14:textId="77777777" w:rsidR="00500605" w:rsidRDefault="00571926" w:rsidP="00500605">
      <w:pPr>
        <w:rPr>
          <w:rFonts w:cs="Arial"/>
        </w:rPr>
      </w:pPr>
    </w:p>
    <w:tbl>
      <w:tblPr>
        <w:tblW w:w="10841" w:type="dxa"/>
        <w:jc w:val="center"/>
        <w:tblLayout w:type="fixed"/>
        <w:tblLook w:val="04A0" w:firstRow="1" w:lastRow="0" w:firstColumn="1" w:lastColumn="0" w:noHBand="0" w:noVBand="1"/>
      </w:tblPr>
      <w:tblGrid>
        <w:gridCol w:w="1657"/>
        <w:gridCol w:w="1125"/>
        <w:gridCol w:w="2237"/>
        <w:gridCol w:w="5822"/>
      </w:tblGrid>
      <w:tr w:rsidR="000E0677" w14:paraId="696371AE" w14:textId="77777777" w:rsidTr="00273149">
        <w:trPr>
          <w:trHeight w:val="346"/>
          <w:jc w:val="center"/>
        </w:trPr>
        <w:tc>
          <w:tcPr>
            <w:tcW w:w="1657"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9688CDF" w14:textId="77777777" w:rsidR="000E0677" w:rsidRDefault="00571926">
            <w:pPr>
              <w:jc w:val="center"/>
              <w:rPr>
                <w:rFonts w:cs="Arial"/>
                <w:b/>
                <w:bCs/>
                <w:lang w:val="fr-FR"/>
              </w:rPr>
            </w:pPr>
            <w:r>
              <w:rPr>
                <w:rFonts w:cs="Arial"/>
                <w:b/>
                <w:bCs/>
                <w:lang w:val="fr-FR"/>
              </w:rPr>
              <w:t>Date</w:t>
            </w:r>
          </w:p>
        </w:tc>
        <w:tc>
          <w:tcPr>
            <w:tcW w:w="1125" w:type="dxa"/>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2AF1086D" w14:textId="77777777" w:rsidR="000E0677" w:rsidRDefault="00571926">
            <w:pPr>
              <w:jc w:val="center"/>
              <w:rPr>
                <w:rFonts w:cs="Arial"/>
                <w:b/>
                <w:bCs/>
                <w:lang w:val="fr-FR"/>
              </w:rPr>
            </w:pPr>
            <w:r>
              <w:rPr>
                <w:rFonts w:cs="Arial"/>
                <w:b/>
                <w:bCs/>
                <w:lang w:val="fr-FR"/>
              </w:rPr>
              <w:t>Version</w:t>
            </w:r>
          </w:p>
        </w:tc>
        <w:tc>
          <w:tcPr>
            <w:tcW w:w="8059" w:type="dxa"/>
            <w:gridSpan w:val="2"/>
            <w:tcBorders>
              <w:top w:val="single" w:sz="6" w:space="0" w:color="auto"/>
              <w:left w:val="single" w:sz="6" w:space="0" w:color="auto"/>
              <w:bottom w:val="single" w:sz="6" w:space="0" w:color="auto"/>
              <w:right w:val="single" w:sz="6" w:space="0" w:color="auto"/>
            </w:tcBorders>
            <w:shd w:val="clear" w:color="auto" w:fill="D9D9D9" w:themeFill="background1" w:themeFillShade="D9"/>
            <w:hideMark/>
          </w:tcPr>
          <w:p w14:paraId="7BDD0706" w14:textId="77777777" w:rsidR="000E0677" w:rsidRDefault="00571926">
            <w:pPr>
              <w:jc w:val="center"/>
              <w:rPr>
                <w:rFonts w:cs="Arial"/>
                <w:b/>
                <w:bCs/>
                <w:lang w:val="fr-FR"/>
              </w:rPr>
            </w:pPr>
            <w:r>
              <w:rPr>
                <w:rFonts w:cs="Arial"/>
                <w:b/>
                <w:bCs/>
                <w:lang w:val="fr-FR"/>
              </w:rPr>
              <w:t>Notes</w:t>
            </w:r>
          </w:p>
        </w:tc>
      </w:tr>
      <w:tr w:rsidR="000E0677" w:rsidRPr="007E56A8" w14:paraId="1085C7BB" w14:textId="77777777" w:rsidTr="007E56A8">
        <w:trPr>
          <w:trHeight w:val="237"/>
          <w:jc w:val="center"/>
        </w:trPr>
        <w:tc>
          <w:tcPr>
            <w:tcW w:w="1657" w:type="dxa"/>
            <w:tcBorders>
              <w:top w:val="single" w:sz="6" w:space="0" w:color="auto"/>
              <w:left w:val="single" w:sz="6" w:space="0" w:color="auto"/>
              <w:bottom w:val="single" w:sz="4" w:space="0" w:color="auto"/>
              <w:right w:val="single" w:sz="6" w:space="0" w:color="auto"/>
            </w:tcBorders>
            <w:hideMark/>
          </w:tcPr>
          <w:p w14:paraId="270D0DD5" w14:textId="77777777" w:rsidR="000E0677" w:rsidRPr="007E56A8" w:rsidRDefault="00571926" w:rsidP="00E53DCF">
            <w:pPr>
              <w:rPr>
                <w:rFonts w:cs="Arial"/>
                <w:lang w:val="fr-FR"/>
              </w:rPr>
            </w:pPr>
            <w:r>
              <w:rPr>
                <w:rFonts w:cs="Arial"/>
              </w:rPr>
              <w:t>July 30</w:t>
            </w:r>
            <w:r w:rsidRPr="007E56A8">
              <w:rPr>
                <w:rFonts w:cs="Arial"/>
              </w:rPr>
              <w:t>, 20</w:t>
            </w:r>
            <w:r>
              <w:rPr>
                <w:rFonts w:cs="Arial"/>
              </w:rPr>
              <w:t>21</w:t>
            </w:r>
          </w:p>
        </w:tc>
        <w:tc>
          <w:tcPr>
            <w:tcW w:w="1125" w:type="dxa"/>
            <w:tcBorders>
              <w:top w:val="single" w:sz="6" w:space="0" w:color="auto"/>
              <w:left w:val="single" w:sz="6" w:space="0" w:color="auto"/>
              <w:bottom w:val="single" w:sz="4" w:space="0" w:color="auto"/>
              <w:right w:val="single" w:sz="6" w:space="0" w:color="auto"/>
            </w:tcBorders>
            <w:hideMark/>
          </w:tcPr>
          <w:p w14:paraId="3AD87441" w14:textId="77777777" w:rsidR="000E0677" w:rsidRPr="007E56A8" w:rsidRDefault="00571926" w:rsidP="00E53DCF">
            <w:pPr>
              <w:jc w:val="center"/>
              <w:rPr>
                <w:rFonts w:cs="Arial"/>
                <w:lang w:val="fr-FR"/>
              </w:rPr>
            </w:pPr>
            <w:r>
              <w:rPr>
                <w:rFonts w:cs="Arial"/>
                <w:lang w:val="fr-FR"/>
              </w:rPr>
              <w:t>1.0</w:t>
            </w:r>
          </w:p>
        </w:tc>
        <w:tc>
          <w:tcPr>
            <w:tcW w:w="2237" w:type="dxa"/>
            <w:tcBorders>
              <w:top w:val="single" w:sz="6" w:space="0" w:color="auto"/>
              <w:left w:val="single" w:sz="6" w:space="0" w:color="auto"/>
              <w:bottom w:val="single" w:sz="4" w:space="0" w:color="auto"/>
              <w:right w:val="single" w:sz="6" w:space="0" w:color="auto"/>
            </w:tcBorders>
            <w:hideMark/>
          </w:tcPr>
          <w:p w14:paraId="1CF0AD38" w14:textId="77777777" w:rsidR="000E0677" w:rsidRPr="007E56A8" w:rsidRDefault="00571926">
            <w:pPr>
              <w:jc w:val="center"/>
              <w:rPr>
                <w:rFonts w:cs="Arial"/>
              </w:rPr>
            </w:pPr>
            <w:r>
              <w:rPr>
                <w:rFonts w:cs="Arial"/>
              </w:rPr>
              <w:t>Initial</w:t>
            </w:r>
            <w:r w:rsidRPr="007E56A8">
              <w:rPr>
                <w:rFonts w:cs="Arial"/>
              </w:rPr>
              <w:t xml:space="preserve"> Release</w:t>
            </w:r>
          </w:p>
        </w:tc>
        <w:tc>
          <w:tcPr>
            <w:tcW w:w="5822" w:type="dxa"/>
            <w:tcBorders>
              <w:top w:val="single" w:sz="6" w:space="0" w:color="auto"/>
              <w:left w:val="single" w:sz="6" w:space="0" w:color="auto"/>
              <w:bottom w:val="single" w:sz="4" w:space="0" w:color="auto"/>
              <w:right w:val="single" w:sz="6" w:space="0" w:color="auto"/>
            </w:tcBorders>
          </w:tcPr>
          <w:p w14:paraId="5831FB62" w14:textId="77777777" w:rsidR="000E0677" w:rsidRPr="007E56A8" w:rsidRDefault="00571926">
            <w:pPr>
              <w:rPr>
                <w:rFonts w:cs="Arial"/>
              </w:rPr>
            </w:pPr>
          </w:p>
        </w:tc>
      </w:tr>
      <w:tr w:rsidR="00904780" w:rsidRPr="00904780" w14:paraId="0A2C6C6D"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74BFE56" w14:textId="77777777" w:rsidR="00904780" w:rsidRPr="00904780" w:rsidRDefault="00571926" w:rsidP="00904780">
            <w:pPr>
              <w:rPr>
                <w:rFonts w:cs="Arial"/>
                <w:lang w:val="fr-FR"/>
              </w:rPr>
            </w:pPr>
            <w:proofErr w:type="spellStart"/>
            <w:r w:rsidRPr="00904780">
              <w:rPr>
                <w:rFonts w:cs="Arial"/>
                <w:lang w:val="fr-FR"/>
              </w:rPr>
              <w:t>September</w:t>
            </w:r>
            <w:proofErr w:type="spellEnd"/>
            <w:r w:rsidRPr="00904780">
              <w:rPr>
                <w:rFonts w:cs="Arial"/>
                <w:lang w:val="fr-FR"/>
              </w:rPr>
              <w:t xml:space="preserve"> 9, 2021</w:t>
            </w: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9692C4B" w14:textId="77777777" w:rsidR="00904780" w:rsidRPr="00904780" w:rsidRDefault="00571926" w:rsidP="00904780">
            <w:pPr>
              <w:jc w:val="center"/>
              <w:rPr>
                <w:rFonts w:cs="Arial"/>
                <w:lang w:val="fr-FR"/>
              </w:rPr>
            </w:pPr>
            <w:r>
              <w:rPr>
                <w:rFonts w:cs="Arial"/>
                <w:lang w:val="fr-FR"/>
              </w:rPr>
              <w:t>1.1</w:t>
            </w: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2D50740" w14:textId="77777777" w:rsidR="00904780" w:rsidRPr="00904780" w:rsidRDefault="00571926" w:rsidP="00904780">
            <w:pPr>
              <w:jc w:val="center"/>
              <w:rPr>
                <w:rFonts w:cs="Arial"/>
                <w:lang w:val="fr-FR"/>
              </w:rPr>
            </w:pPr>
            <w:r w:rsidRPr="00904780">
              <w:rPr>
                <w:rFonts w:cs="Arial"/>
                <w:lang w:val="fr-FR"/>
              </w:rPr>
              <w:t xml:space="preserve">SWR-REQ-407108/B-A2B </w:t>
            </w:r>
            <w:proofErr w:type="spellStart"/>
            <w:r w:rsidRPr="00904780">
              <w:rPr>
                <w:rFonts w:cs="Arial"/>
                <w:lang w:val="fr-FR"/>
              </w:rPr>
              <w:t>Downstream</w:t>
            </w:r>
            <w:proofErr w:type="spellEnd"/>
            <w:r w:rsidRPr="00904780">
              <w:rPr>
                <w:rFonts w:cs="Arial"/>
                <w:lang w:val="fr-FR"/>
              </w:rPr>
              <w:t xml:space="preserve"> Stream IDs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183D91A" w14:textId="77777777" w:rsidR="00904780" w:rsidRPr="00904780" w:rsidRDefault="00571926" w:rsidP="00904780">
            <w:pPr>
              <w:rPr>
                <w:rFonts w:cs="Arial"/>
              </w:rPr>
            </w:pPr>
            <w:r w:rsidRPr="00904780">
              <w:rPr>
                <w:rFonts w:cs="Arial"/>
              </w:rPr>
              <w:t>2021-09-09 DWALUS: Updated Audio Management SPSS values.</w:t>
            </w:r>
          </w:p>
        </w:tc>
      </w:tr>
      <w:tr w:rsidR="00904780" w:rsidRPr="00904780" w14:paraId="63A1CE5C"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5484AFE"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171D15C"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6797D28" w14:textId="77777777" w:rsidR="00904780" w:rsidRPr="00904780" w:rsidRDefault="00571926" w:rsidP="00904780">
            <w:pPr>
              <w:jc w:val="center"/>
              <w:rPr>
                <w:rFonts w:cs="Arial"/>
                <w:lang w:val="fr-FR"/>
              </w:rPr>
            </w:pPr>
            <w:r w:rsidRPr="00904780">
              <w:rPr>
                <w:rFonts w:cs="Arial"/>
                <w:lang w:val="fr-FR"/>
              </w:rPr>
              <w:t xml:space="preserve">SWR-REQ-407109/B-A2B </w:t>
            </w:r>
            <w:proofErr w:type="spellStart"/>
            <w:r w:rsidRPr="00904780">
              <w:rPr>
                <w:rFonts w:cs="Arial"/>
                <w:lang w:val="fr-FR"/>
              </w:rPr>
              <w:t>Upstream</w:t>
            </w:r>
            <w:proofErr w:type="spellEnd"/>
            <w:r w:rsidRPr="00904780">
              <w:rPr>
                <w:rFonts w:cs="Arial"/>
                <w:lang w:val="fr-FR"/>
              </w:rPr>
              <w:t xml:space="preserve"> Stream IDs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DC32CFE" w14:textId="77777777" w:rsidR="00904780" w:rsidRPr="00904780" w:rsidRDefault="00571926" w:rsidP="00904780">
            <w:pPr>
              <w:rPr>
                <w:rFonts w:cs="Arial"/>
              </w:rPr>
            </w:pPr>
            <w:r w:rsidRPr="00904780">
              <w:rPr>
                <w:rFonts w:cs="Arial"/>
              </w:rPr>
              <w:t>2021-09-09 DWALUS: Updated Audio Management SPSS values.</w:t>
            </w:r>
          </w:p>
        </w:tc>
      </w:tr>
      <w:tr w:rsidR="00904780" w:rsidRPr="00904780" w14:paraId="1D507083"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1768134"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A47834E"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48511E4" w14:textId="77777777" w:rsidR="00904780" w:rsidRPr="00904780" w:rsidRDefault="00571926" w:rsidP="00904780">
            <w:pPr>
              <w:jc w:val="center"/>
              <w:rPr>
                <w:rFonts w:cs="Arial"/>
                <w:lang w:val="fr-FR"/>
              </w:rPr>
            </w:pPr>
            <w:r w:rsidRPr="00904780">
              <w:rPr>
                <w:rFonts w:cs="Arial"/>
                <w:lang w:val="fr-FR"/>
              </w:rPr>
              <w:t>SWR-REQ-407110/B-A2B Architectures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00C2766" w14:textId="77777777" w:rsidR="00904780" w:rsidRPr="00904780" w:rsidRDefault="00571926" w:rsidP="00904780">
            <w:pPr>
              <w:rPr>
                <w:rFonts w:cs="Arial"/>
              </w:rPr>
            </w:pPr>
            <w:r w:rsidRPr="00904780">
              <w:rPr>
                <w:rFonts w:cs="Arial"/>
              </w:rPr>
              <w:t>2021-09-07 DWALUS: Included statement of where actual order of TDM streams can be found.</w:t>
            </w:r>
          </w:p>
        </w:tc>
      </w:tr>
      <w:tr w:rsidR="00904780" w:rsidRPr="00904780" w14:paraId="3FBBD44E"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1F92031"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3D54C008"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757D0A3" w14:textId="77777777" w:rsidR="00904780" w:rsidRPr="00904780" w:rsidRDefault="00571926" w:rsidP="00904780">
            <w:pPr>
              <w:jc w:val="center"/>
              <w:rPr>
                <w:rFonts w:cs="Arial"/>
                <w:lang w:val="fr-FR"/>
              </w:rPr>
            </w:pPr>
            <w:r w:rsidRPr="00904780">
              <w:rPr>
                <w:rFonts w:cs="Arial"/>
                <w:lang w:val="fr-FR"/>
              </w:rPr>
              <w:t>SWR-REQ-407111/B-Phoenix Aud</w:t>
            </w:r>
            <w:r w:rsidRPr="00904780">
              <w:rPr>
                <w:rFonts w:cs="Arial"/>
                <w:lang w:val="fr-FR"/>
              </w:rPr>
              <w:t xml:space="preserve">io </w:t>
            </w:r>
            <w:proofErr w:type="spellStart"/>
            <w:r w:rsidRPr="00904780">
              <w:rPr>
                <w:rFonts w:cs="Arial"/>
                <w:lang w:val="fr-FR"/>
              </w:rPr>
              <w:t>with</w:t>
            </w:r>
            <w:proofErr w:type="spellEnd"/>
            <w:r w:rsidRPr="00904780">
              <w:rPr>
                <w:rFonts w:cs="Arial"/>
                <w:lang w:val="fr-FR"/>
              </w:rPr>
              <w:t xml:space="preserve"> 2 </w:t>
            </w:r>
            <w:proofErr w:type="spellStart"/>
            <w:r w:rsidRPr="00904780">
              <w:rPr>
                <w:rFonts w:cs="Arial"/>
                <w:lang w:val="fr-FR"/>
              </w:rPr>
              <w:t>Nodes</w:t>
            </w:r>
            <w:proofErr w:type="spellEnd"/>
            <w:r w:rsidRPr="00904780">
              <w:rPr>
                <w:rFonts w:cs="Arial"/>
                <w:lang w:val="fr-FR"/>
              </w:rPr>
              <w:t xml:space="preserve"> - Non-</w:t>
            </w:r>
            <w:proofErr w:type="spellStart"/>
            <w:r w:rsidRPr="00904780">
              <w:rPr>
                <w:rFonts w:cs="Arial"/>
                <w:lang w:val="fr-FR"/>
              </w:rPr>
              <w:t>Branded</w:t>
            </w:r>
            <w:proofErr w:type="spellEnd"/>
            <w:r w:rsidRPr="00904780">
              <w:rPr>
                <w:rFonts w:cs="Arial"/>
                <w:lang w:val="fr-FR"/>
              </w:rPr>
              <w:t xml:space="preserve"> (PAC 1, 2, 3, 4, &amp; 5)</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EEC0655" w14:textId="77777777" w:rsidR="00904780" w:rsidRPr="00904780" w:rsidRDefault="00571926" w:rsidP="00904780">
            <w:pPr>
              <w:rPr>
                <w:rFonts w:cs="Arial"/>
              </w:rPr>
            </w:pPr>
            <w:r w:rsidRPr="00904780">
              <w:rPr>
                <w:rFonts w:cs="Arial"/>
              </w:rPr>
              <w:t>2021-09-09 DWALUS: No Change.</w:t>
            </w:r>
          </w:p>
        </w:tc>
      </w:tr>
      <w:tr w:rsidR="00904780" w:rsidRPr="00904780" w14:paraId="09724722"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3CC7DB1"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6FEC278"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6776743" w14:textId="77777777" w:rsidR="00904780" w:rsidRPr="00904780" w:rsidRDefault="00571926" w:rsidP="00904780">
            <w:pPr>
              <w:jc w:val="center"/>
              <w:rPr>
                <w:rFonts w:cs="Arial"/>
                <w:lang w:val="fr-FR"/>
              </w:rPr>
            </w:pPr>
            <w:r w:rsidRPr="00904780">
              <w:rPr>
                <w:rFonts w:cs="Arial"/>
                <w:lang w:val="fr-FR"/>
              </w:rPr>
              <w:t xml:space="preserve">HW/SWR-REQ-423177/B-A2B Digital Audio Bus Start-Up - </w:t>
            </w:r>
            <w:proofErr w:type="spellStart"/>
            <w:r w:rsidRPr="00904780">
              <w:rPr>
                <w:rFonts w:cs="Arial"/>
                <w:lang w:val="fr-FR"/>
              </w:rPr>
              <w:t>Two</w:t>
            </w:r>
            <w:proofErr w:type="spellEnd"/>
            <w:r w:rsidRPr="00904780">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DC13DF2" w14:textId="77777777" w:rsidR="00904780" w:rsidRPr="00904780" w:rsidRDefault="00571926" w:rsidP="00904780">
            <w:pPr>
              <w:rPr>
                <w:rFonts w:cs="Arial"/>
              </w:rPr>
            </w:pPr>
            <w:r w:rsidRPr="00904780">
              <w:rPr>
                <w:rFonts w:cs="Arial"/>
              </w:rPr>
              <w:t xml:space="preserve">2021-09-09 DWALUS: Updated timing to match Sequence Diagram. Also replaced can message startup with </w:t>
            </w:r>
            <w:r w:rsidRPr="00904780">
              <w:rPr>
                <w:rFonts w:cs="Arial"/>
              </w:rPr>
              <w:t>timer startup.</w:t>
            </w:r>
          </w:p>
        </w:tc>
      </w:tr>
      <w:tr w:rsidR="00904780" w:rsidRPr="00904780" w14:paraId="0C726763"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001F8B25"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529A8DD"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A3FF663" w14:textId="77777777" w:rsidR="00904780" w:rsidRPr="00904780" w:rsidRDefault="00571926" w:rsidP="00904780">
            <w:pPr>
              <w:jc w:val="center"/>
              <w:rPr>
                <w:rFonts w:cs="Arial"/>
                <w:lang w:val="fr-FR"/>
              </w:rPr>
            </w:pPr>
            <w:r w:rsidRPr="00904780">
              <w:rPr>
                <w:rFonts w:cs="Arial"/>
                <w:lang w:val="fr-FR"/>
              </w:rPr>
              <w:t>HW/SWR-REQ-423181/B-A2BBroadcastState (</w:t>
            </w:r>
            <w:proofErr w:type="spellStart"/>
            <w:r w:rsidRPr="00904780">
              <w:rPr>
                <w:rFonts w:cs="Arial"/>
                <w:lang w:val="fr-FR"/>
              </w:rPr>
              <w:t>Muted</w:t>
            </w:r>
            <w:proofErr w:type="spellEnd"/>
            <w:r w:rsidRPr="00904780">
              <w:rPr>
                <w:rFonts w:cs="Arial"/>
                <w:lang w:val="fr-FR"/>
              </w:rPr>
              <w:t xml:space="preserve"> to Un-</w:t>
            </w:r>
            <w:proofErr w:type="spellStart"/>
            <w:r w:rsidRPr="00904780">
              <w:rPr>
                <w:rFonts w:cs="Arial"/>
                <w:lang w:val="fr-FR"/>
              </w:rPr>
              <w:t>Muted</w:t>
            </w:r>
            <w:proofErr w:type="spellEnd"/>
            <w:r w:rsidRPr="00904780">
              <w:rPr>
                <w:rFonts w:cs="Arial"/>
                <w:lang w:val="fr-FR"/>
              </w:rPr>
              <w:t xml:space="preserve"> &amp; </w:t>
            </w:r>
            <w:proofErr w:type="spellStart"/>
            <w:r w:rsidRPr="00904780">
              <w:rPr>
                <w:rFonts w:cs="Arial"/>
                <w:lang w:val="fr-FR"/>
              </w:rPr>
              <w:t>AudioNotSent</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2DBFC7F" w14:textId="77777777" w:rsidR="00904780" w:rsidRPr="00904780" w:rsidRDefault="00571926" w:rsidP="00904780">
            <w:pPr>
              <w:rPr>
                <w:rFonts w:cs="Arial"/>
              </w:rPr>
            </w:pPr>
            <w:r w:rsidRPr="00904780">
              <w:rPr>
                <w:rFonts w:cs="Arial"/>
              </w:rPr>
              <w:t>2021-09-09 DWALUS: Updated timing to match Sequence Diagram. Also replaced can message startup with timer startup.</w:t>
            </w:r>
          </w:p>
        </w:tc>
      </w:tr>
      <w:tr w:rsidR="00904780" w:rsidRPr="00904780" w14:paraId="42D45DAF"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BF4ECE0"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E3011C9"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5271FA4" w14:textId="77777777" w:rsidR="00904780" w:rsidRPr="00904780" w:rsidRDefault="00571926" w:rsidP="00904780">
            <w:pPr>
              <w:jc w:val="center"/>
              <w:rPr>
                <w:rFonts w:cs="Arial"/>
                <w:lang w:val="fr-FR"/>
              </w:rPr>
            </w:pPr>
            <w:r w:rsidRPr="00904780">
              <w:rPr>
                <w:rFonts w:cs="Arial"/>
                <w:lang w:val="fr-FR"/>
              </w:rPr>
              <w:t>HW/SWR-REQ-423182/B-A2BStreamRepor</w:t>
            </w:r>
            <w:r w:rsidRPr="00904780">
              <w:rPr>
                <w:rFonts w:cs="Arial"/>
                <w:lang w:val="fr-FR"/>
              </w:rPr>
              <w:t>tStatus (</w:t>
            </w:r>
            <w:proofErr w:type="spellStart"/>
            <w:r w:rsidRPr="00904780">
              <w:rPr>
                <w:rFonts w:cs="Arial"/>
                <w:lang w:val="fr-FR"/>
              </w:rPr>
              <w:t>AudioNotSent</w:t>
            </w:r>
            <w:proofErr w:type="spellEnd"/>
            <w:r w:rsidRPr="00904780">
              <w:rPr>
                <w:rFonts w:cs="Arial"/>
                <w:lang w:val="fr-FR"/>
              </w:rPr>
              <w:t xml:space="preserve"> to </w:t>
            </w:r>
            <w:proofErr w:type="spellStart"/>
            <w:r w:rsidRPr="00904780">
              <w:rPr>
                <w:rFonts w:cs="Arial"/>
                <w:lang w:val="fr-FR"/>
              </w:rPr>
              <w:t>AudioSent</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8F5A554" w14:textId="77777777" w:rsidR="00904780" w:rsidRPr="00904780" w:rsidRDefault="00571926" w:rsidP="00904780">
            <w:pPr>
              <w:rPr>
                <w:rFonts w:cs="Arial"/>
              </w:rPr>
            </w:pPr>
            <w:r w:rsidRPr="00904780">
              <w:rPr>
                <w:rFonts w:cs="Arial"/>
              </w:rPr>
              <w:t>2021-09-09 DWALUS: Updated timing to match Sequence Diagram. Also replaced can message startup with timer startup.</w:t>
            </w:r>
          </w:p>
        </w:tc>
      </w:tr>
      <w:tr w:rsidR="00904780" w:rsidRPr="00904780" w14:paraId="1EC01BFD"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81AD811"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8DFE7AE"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0C7E070" w14:textId="77777777" w:rsidR="00904780" w:rsidRPr="00904780" w:rsidRDefault="00571926" w:rsidP="00904780">
            <w:pPr>
              <w:jc w:val="center"/>
              <w:rPr>
                <w:rFonts w:cs="Arial"/>
                <w:lang w:val="fr-FR"/>
              </w:rPr>
            </w:pPr>
            <w:r w:rsidRPr="00904780">
              <w:rPr>
                <w:rFonts w:cs="Arial"/>
                <w:lang w:val="fr-FR"/>
              </w:rPr>
              <w:t>HW/SWR-REQ-423185/B-</w:t>
            </w:r>
            <w:proofErr w:type="spellStart"/>
            <w:r w:rsidRPr="00904780">
              <w:rPr>
                <w:rFonts w:cs="Arial"/>
                <w:lang w:val="fr-FR"/>
              </w:rPr>
              <w:t>Sequence</w:t>
            </w:r>
            <w:proofErr w:type="spellEnd"/>
            <w:r w:rsidRPr="00904780">
              <w:rPr>
                <w:rFonts w:cs="Arial"/>
                <w:lang w:val="fr-FR"/>
              </w:rPr>
              <w:t xml:space="preserve"> Diagram (Startup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EFA2DE9" w14:textId="77777777" w:rsidR="00904780" w:rsidRPr="00904780" w:rsidRDefault="00571926" w:rsidP="00904780">
            <w:pPr>
              <w:rPr>
                <w:rFonts w:cs="Arial"/>
              </w:rPr>
            </w:pPr>
            <w:r w:rsidRPr="00904780">
              <w:rPr>
                <w:rFonts w:cs="Arial"/>
              </w:rPr>
              <w:t xml:space="preserve">2021-09-09 DWALUS: </w:t>
            </w:r>
            <w:r w:rsidRPr="00904780">
              <w:rPr>
                <w:rFonts w:cs="Arial"/>
              </w:rPr>
              <w:t>Updated timing. Also replaced can message startup with timer startup.</w:t>
            </w:r>
          </w:p>
        </w:tc>
      </w:tr>
      <w:tr w:rsidR="00904780" w:rsidRPr="00904780" w14:paraId="492916AC"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AFE724E"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E73F96C"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2346AF7" w14:textId="77777777" w:rsidR="00904780" w:rsidRPr="00904780" w:rsidRDefault="00571926" w:rsidP="00904780">
            <w:pPr>
              <w:jc w:val="center"/>
              <w:rPr>
                <w:rFonts w:cs="Arial"/>
                <w:lang w:val="fr-FR"/>
              </w:rPr>
            </w:pPr>
            <w:r w:rsidRPr="00904780">
              <w:rPr>
                <w:rFonts w:cs="Arial"/>
                <w:lang w:val="fr-FR"/>
              </w:rPr>
              <w:t>HW/SWR-REQ-423187/B-</w:t>
            </w:r>
            <w:proofErr w:type="spellStart"/>
            <w:r w:rsidRPr="00904780">
              <w:rPr>
                <w:rFonts w:cs="Arial"/>
                <w:lang w:val="fr-FR"/>
              </w:rPr>
              <w:t>Sequence</w:t>
            </w:r>
            <w:proofErr w:type="spellEnd"/>
            <w:r w:rsidRPr="00904780">
              <w:rPr>
                <w:rFonts w:cs="Arial"/>
                <w:lang w:val="fr-FR"/>
              </w:rPr>
              <w:t xml:space="preserve"> Diagram (</w:t>
            </w:r>
            <w:proofErr w:type="spellStart"/>
            <w:r w:rsidRPr="00904780">
              <w:rPr>
                <w:rFonts w:cs="Arial"/>
                <w:lang w:val="fr-FR"/>
              </w:rPr>
              <w:t>Shutdown</w:t>
            </w:r>
            <w:proofErr w:type="spellEnd"/>
            <w:r w:rsidRPr="00904780">
              <w:rPr>
                <w:rFonts w:cs="Arial"/>
                <w:lang w:val="fr-FR"/>
              </w:rPr>
              <w:t xml:space="preserve"> of PAC,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0FF8718E" w14:textId="77777777" w:rsidR="00904780" w:rsidRPr="00904780" w:rsidRDefault="00571926" w:rsidP="00904780">
            <w:pPr>
              <w:rPr>
                <w:rFonts w:cs="Arial"/>
              </w:rPr>
            </w:pPr>
            <w:r w:rsidRPr="00904780">
              <w:rPr>
                <w:rFonts w:cs="Arial"/>
              </w:rPr>
              <w:t>2021-09-09 DWALUS: Updated timing. Also replaced can message startup with timer startup.</w:t>
            </w:r>
          </w:p>
        </w:tc>
      </w:tr>
      <w:tr w:rsidR="00904780" w:rsidRPr="00904780" w14:paraId="6B092292"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857A644"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5925A1D"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A97FB74" w14:textId="77777777" w:rsidR="00904780" w:rsidRPr="00904780" w:rsidRDefault="00571926" w:rsidP="00904780">
            <w:pPr>
              <w:jc w:val="center"/>
              <w:rPr>
                <w:rFonts w:cs="Arial"/>
                <w:lang w:val="fr-FR"/>
              </w:rPr>
            </w:pPr>
            <w:r w:rsidRPr="00904780">
              <w:rPr>
                <w:rFonts w:cs="Arial"/>
                <w:lang w:val="fr-FR"/>
              </w:rPr>
              <w:t xml:space="preserve">HW/SWR-REQ-423107/B-A2B Digital Audio Bus Start-Up - </w:t>
            </w:r>
            <w:proofErr w:type="spellStart"/>
            <w:r w:rsidRPr="00904780">
              <w:rPr>
                <w:rFonts w:cs="Arial"/>
                <w:lang w:val="fr-FR"/>
              </w:rPr>
              <w:t>Three</w:t>
            </w:r>
            <w:proofErr w:type="spellEnd"/>
            <w:r w:rsidRPr="00904780">
              <w:rPr>
                <w:rFonts w:cs="Arial"/>
                <w:lang w:val="fr-FR"/>
              </w:rPr>
              <w:t xml:space="preserve"> Node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39660B6" w14:textId="77777777" w:rsidR="00904780" w:rsidRPr="00904780" w:rsidRDefault="00571926" w:rsidP="00904780">
            <w:pPr>
              <w:rPr>
                <w:rFonts w:cs="Arial"/>
              </w:rPr>
            </w:pPr>
            <w:r w:rsidRPr="00904780">
              <w:rPr>
                <w:rFonts w:cs="Arial"/>
              </w:rPr>
              <w:t>2021-09-09 DWALUS: Updated timing to match Sequence Diagram. Also replaced can message startup with timer startup.</w:t>
            </w:r>
          </w:p>
        </w:tc>
      </w:tr>
      <w:tr w:rsidR="00904780" w:rsidRPr="00904780" w14:paraId="70A8BD2A"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8803000"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8BE5EAB"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A42AAD3" w14:textId="77777777" w:rsidR="00904780" w:rsidRPr="00904780" w:rsidRDefault="00571926" w:rsidP="00904780">
            <w:pPr>
              <w:jc w:val="center"/>
              <w:rPr>
                <w:rFonts w:cs="Arial"/>
                <w:lang w:val="fr-FR"/>
              </w:rPr>
            </w:pPr>
            <w:r w:rsidRPr="00904780">
              <w:rPr>
                <w:rFonts w:cs="Arial"/>
                <w:lang w:val="fr-FR"/>
              </w:rPr>
              <w:t>HW/SWR-REQ-423220/B-</w:t>
            </w:r>
            <w:proofErr w:type="spellStart"/>
            <w:r w:rsidRPr="00904780">
              <w:rPr>
                <w:rFonts w:cs="Arial"/>
                <w:lang w:val="fr-FR"/>
              </w:rPr>
              <w:t>AmplifierEnableState</w:t>
            </w:r>
            <w:proofErr w:type="spellEnd"/>
            <w:r w:rsidRPr="00904780">
              <w:rPr>
                <w:rFonts w:cs="Arial"/>
                <w:lang w:val="fr-FR"/>
              </w:rPr>
              <w:t xml:space="preserve"> (Default to </w:t>
            </w:r>
            <w:proofErr w:type="spellStart"/>
            <w:r w:rsidRPr="00904780">
              <w:rPr>
                <w:rFonts w:cs="Arial"/>
                <w:lang w:val="fr-FR"/>
              </w:rPr>
              <w:t>Enabled</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AA03F49" w14:textId="77777777" w:rsidR="00904780" w:rsidRPr="00904780" w:rsidRDefault="00571926" w:rsidP="00904780">
            <w:pPr>
              <w:rPr>
                <w:rFonts w:cs="Arial"/>
              </w:rPr>
            </w:pPr>
            <w:r w:rsidRPr="00904780">
              <w:rPr>
                <w:rFonts w:cs="Arial"/>
              </w:rPr>
              <w:t>2021-09-09 DWALUS: Updated timing to match Sequence Diagram. Also replaced can message startup with timer startup.</w:t>
            </w:r>
          </w:p>
        </w:tc>
      </w:tr>
      <w:tr w:rsidR="00904780" w:rsidRPr="00904780" w14:paraId="76332760"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146DF8F5"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9F49CDA"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8324CD6" w14:textId="77777777" w:rsidR="00904780" w:rsidRPr="00904780" w:rsidRDefault="00571926" w:rsidP="00904780">
            <w:pPr>
              <w:jc w:val="center"/>
              <w:rPr>
                <w:rFonts w:cs="Arial"/>
                <w:lang w:val="fr-FR"/>
              </w:rPr>
            </w:pPr>
            <w:r w:rsidRPr="00904780">
              <w:rPr>
                <w:rFonts w:cs="Arial"/>
                <w:lang w:val="fr-FR"/>
              </w:rPr>
              <w:t>HW/SWR-REQ-423115/B-</w:t>
            </w:r>
            <w:proofErr w:type="spellStart"/>
            <w:r w:rsidRPr="00904780">
              <w:rPr>
                <w:rFonts w:cs="Arial"/>
                <w:lang w:val="fr-FR"/>
              </w:rPr>
              <w:t>AMPSpeakerOutputStatus</w:t>
            </w:r>
            <w:proofErr w:type="spellEnd"/>
            <w:r w:rsidRPr="00904780">
              <w:rPr>
                <w:rFonts w:cs="Arial"/>
                <w:lang w:val="fr-FR"/>
              </w:rPr>
              <w:t xml:space="preserve"> (</w:t>
            </w:r>
            <w:proofErr w:type="spellStart"/>
            <w:r w:rsidRPr="00904780">
              <w:rPr>
                <w:rFonts w:cs="Arial"/>
                <w:lang w:val="fr-FR"/>
              </w:rPr>
              <w:t>Muted</w:t>
            </w:r>
            <w:proofErr w:type="spellEnd"/>
            <w:r w:rsidRPr="00904780">
              <w:rPr>
                <w:rFonts w:cs="Arial"/>
                <w:lang w:val="fr-FR"/>
              </w:rPr>
              <w:t xml:space="preserve"> to Un-</w:t>
            </w:r>
            <w:proofErr w:type="spellStart"/>
            <w:r w:rsidRPr="00904780">
              <w:rPr>
                <w:rFonts w:cs="Arial"/>
                <w:lang w:val="fr-FR"/>
              </w:rPr>
              <w:t>Muted</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CBA67F6" w14:textId="77777777" w:rsidR="00904780" w:rsidRPr="00904780" w:rsidRDefault="00571926" w:rsidP="00904780">
            <w:pPr>
              <w:rPr>
                <w:rFonts w:cs="Arial"/>
              </w:rPr>
            </w:pPr>
            <w:r w:rsidRPr="00904780">
              <w:rPr>
                <w:rFonts w:cs="Arial"/>
              </w:rPr>
              <w:t xml:space="preserve">2021-09-09 DWALUS: Updated timing to match Sequence </w:t>
            </w:r>
            <w:r w:rsidRPr="00904780">
              <w:rPr>
                <w:rFonts w:cs="Arial"/>
              </w:rPr>
              <w:t>Diagram. Also replaced can message startup with timer startup.</w:t>
            </w:r>
          </w:p>
        </w:tc>
      </w:tr>
      <w:tr w:rsidR="00904780" w:rsidRPr="00904780" w14:paraId="13B3E4D2"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37A7401"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BC11405"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929CC80" w14:textId="77777777" w:rsidR="00904780" w:rsidRPr="00904780" w:rsidRDefault="00571926" w:rsidP="00904780">
            <w:pPr>
              <w:jc w:val="center"/>
              <w:rPr>
                <w:rFonts w:cs="Arial"/>
                <w:lang w:val="fr-FR"/>
              </w:rPr>
            </w:pPr>
            <w:r w:rsidRPr="00904780">
              <w:rPr>
                <w:rFonts w:cs="Arial"/>
                <w:lang w:val="fr-FR"/>
              </w:rPr>
              <w:t>HW/SWR-REQ-423116/B-A2BBroadcastState (</w:t>
            </w:r>
            <w:proofErr w:type="spellStart"/>
            <w:r w:rsidRPr="00904780">
              <w:rPr>
                <w:rFonts w:cs="Arial"/>
                <w:lang w:val="fr-FR"/>
              </w:rPr>
              <w:t>Muted</w:t>
            </w:r>
            <w:proofErr w:type="spellEnd"/>
            <w:r w:rsidRPr="00904780">
              <w:rPr>
                <w:rFonts w:cs="Arial"/>
                <w:lang w:val="fr-FR"/>
              </w:rPr>
              <w:t xml:space="preserve"> to Un-</w:t>
            </w:r>
            <w:proofErr w:type="spellStart"/>
            <w:r w:rsidRPr="00904780">
              <w:rPr>
                <w:rFonts w:cs="Arial"/>
                <w:lang w:val="fr-FR"/>
              </w:rPr>
              <w:t>Muted</w:t>
            </w:r>
            <w:proofErr w:type="spellEnd"/>
            <w:r w:rsidRPr="00904780">
              <w:rPr>
                <w:rFonts w:cs="Arial"/>
                <w:lang w:val="fr-FR"/>
              </w:rPr>
              <w:t xml:space="preserve"> &amp; </w:t>
            </w:r>
            <w:proofErr w:type="spellStart"/>
            <w:r w:rsidRPr="00904780">
              <w:rPr>
                <w:rFonts w:cs="Arial"/>
                <w:lang w:val="fr-FR"/>
              </w:rPr>
              <w:t>AudioNotSent</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43970552" w14:textId="77777777" w:rsidR="00904780" w:rsidRPr="00904780" w:rsidRDefault="00571926" w:rsidP="00904780">
            <w:pPr>
              <w:rPr>
                <w:rFonts w:cs="Arial"/>
              </w:rPr>
            </w:pPr>
            <w:r w:rsidRPr="00904780">
              <w:rPr>
                <w:rFonts w:cs="Arial"/>
              </w:rPr>
              <w:t>2021-09-09 DWALUS: Updated timing to match Sequence Diagram. Also replaced can message startup with time</w:t>
            </w:r>
            <w:r w:rsidRPr="00904780">
              <w:rPr>
                <w:rFonts w:cs="Arial"/>
              </w:rPr>
              <w:t>r startup.</w:t>
            </w:r>
          </w:p>
        </w:tc>
      </w:tr>
      <w:tr w:rsidR="00904780" w:rsidRPr="00904780" w14:paraId="19503873"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75E1172"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ED0355A"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49BB01C" w14:textId="77777777" w:rsidR="00904780" w:rsidRPr="00904780" w:rsidRDefault="00571926" w:rsidP="00904780">
            <w:pPr>
              <w:jc w:val="center"/>
              <w:rPr>
                <w:rFonts w:cs="Arial"/>
                <w:lang w:val="fr-FR"/>
              </w:rPr>
            </w:pPr>
            <w:r w:rsidRPr="00904780">
              <w:rPr>
                <w:rFonts w:cs="Arial"/>
                <w:lang w:val="fr-FR"/>
              </w:rPr>
              <w:t>HW/SWR-REQ-423117/B-A2BStreamReportStatus (</w:t>
            </w:r>
            <w:proofErr w:type="spellStart"/>
            <w:r w:rsidRPr="00904780">
              <w:rPr>
                <w:rFonts w:cs="Arial"/>
                <w:lang w:val="fr-FR"/>
              </w:rPr>
              <w:t>AudioNotSent</w:t>
            </w:r>
            <w:proofErr w:type="spellEnd"/>
            <w:r w:rsidRPr="00904780">
              <w:rPr>
                <w:rFonts w:cs="Arial"/>
                <w:lang w:val="fr-FR"/>
              </w:rPr>
              <w:t xml:space="preserve"> to </w:t>
            </w:r>
            <w:proofErr w:type="spellStart"/>
            <w:r w:rsidRPr="00904780">
              <w:rPr>
                <w:rFonts w:cs="Arial"/>
                <w:lang w:val="fr-FR"/>
              </w:rPr>
              <w:t>AudioSent</w:t>
            </w:r>
            <w:proofErr w:type="spellEnd"/>
            <w:r w:rsidRPr="00904780">
              <w:rPr>
                <w:rFonts w:cs="Arial"/>
                <w:lang w:val="fr-FR"/>
              </w:rPr>
              <w:t>) signal usage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3C00A19" w14:textId="77777777" w:rsidR="00904780" w:rsidRPr="00904780" w:rsidRDefault="00571926" w:rsidP="00904780">
            <w:pPr>
              <w:rPr>
                <w:rFonts w:cs="Arial"/>
              </w:rPr>
            </w:pPr>
            <w:r w:rsidRPr="00904780">
              <w:rPr>
                <w:rFonts w:cs="Arial"/>
              </w:rPr>
              <w:t>2021-09-09 DWALUS: Updated timing to match Sequence Diagram. Also replaced can message startup with timer startup.</w:t>
            </w:r>
          </w:p>
        </w:tc>
      </w:tr>
      <w:tr w:rsidR="00904780" w:rsidRPr="00904780" w14:paraId="5B213193"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359265AD"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C5365C7"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6746B85" w14:textId="77777777" w:rsidR="00904780" w:rsidRPr="00904780" w:rsidRDefault="00571926" w:rsidP="00904780">
            <w:pPr>
              <w:jc w:val="center"/>
              <w:rPr>
                <w:rFonts w:cs="Arial"/>
                <w:lang w:val="fr-FR"/>
              </w:rPr>
            </w:pPr>
            <w:r w:rsidRPr="00904780">
              <w:rPr>
                <w:rFonts w:cs="Arial"/>
                <w:lang w:val="fr-FR"/>
              </w:rPr>
              <w:t>HW/SWR-REQ-423138/B-</w:t>
            </w:r>
            <w:proofErr w:type="spellStart"/>
            <w:r w:rsidRPr="00904780">
              <w:rPr>
                <w:rFonts w:cs="Arial"/>
                <w:lang w:val="fr-FR"/>
              </w:rPr>
              <w:t>Sequence</w:t>
            </w:r>
            <w:proofErr w:type="spellEnd"/>
            <w:r w:rsidRPr="00904780">
              <w:rPr>
                <w:rFonts w:cs="Arial"/>
                <w:lang w:val="fr-FR"/>
              </w:rPr>
              <w:t xml:space="preserve"> Diagram (Startup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2B4D9A32" w14:textId="77777777" w:rsidR="00904780" w:rsidRPr="00904780" w:rsidRDefault="00571926" w:rsidP="00904780">
            <w:pPr>
              <w:rPr>
                <w:rFonts w:cs="Arial"/>
              </w:rPr>
            </w:pPr>
            <w:r w:rsidRPr="00904780">
              <w:rPr>
                <w:rFonts w:cs="Arial"/>
              </w:rPr>
              <w:t>2021-09-09 DWALUS: Updated timing. Also replaced can message startup with timer startup.</w:t>
            </w:r>
          </w:p>
        </w:tc>
      </w:tr>
      <w:tr w:rsidR="00904780" w:rsidRPr="00904780" w14:paraId="08FB0082"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377C433"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4AE8C4E"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7495384" w14:textId="77777777" w:rsidR="00904780" w:rsidRPr="00904780" w:rsidRDefault="00571926" w:rsidP="00904780">
            <w:pPr>
              <w:jc w:val="center"/>
              <w:rPr>
                <w:rFonts w:cs="Arial"/>
                <w:lang w:val="fr-FR"/>
              </w:rPr>
            </w:pPr>
            <w:r w:rsidRPr="00904780">
              <w:rPr>
                <w:rFonts w:cs="Arial"/>
                <w:lang w:val="fr-FR"/>
              </w:rPr>
              <w:t>HW/SWR-REQ-423140/B-</w:t>
            </w:r>
            <w:proofErr w:type="spellStart"/>
            <w:r w:rsidRPr="00904780">
              <w:rPr>
                <w:rFonts w:cs="Arial"/>
                <w:lang w:val="fr-FR"/>
              </w:rPr>
              <w:t>Sequence</w:t>
            </w:r>
            <w:proofErr w:type="spellEnd"/>
            <w:r w:rsidRPr="00904780">
              <w:rPr>
                <w:rFonts w:cs="Arial"/>
                <w:lang w:val="fr-FR"/>
              </w:rPr>
              <w:t xml:space="preserve"> Diagram (</w:t>
            </w:r>
            <w:proofErr w:type="spellStart"/>
            <w:r w:rsidRPr="00904780">
              <w:rPr>
                <w:rFonts w:cs="Arial"/>
                <w:lang w:val="fr-FR"/>
              </w:rPr>
              <w:t>Shutdown</w:t>
            </w:r>
            <w:proofErr w:type="spellEnd"/>
            <w:r w:rsidRPr="00904780">
              <w:rPr>
                <w:rFonts w:cs="Arial"/>
                <w:lang w:val="fr-FR"/>
              </w:rPr>
              <w:t xml:space="preserve"> of PAC, AMP, and PDC)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315DE39" w14:textId="77777777" w:rsidR="00904780" w:rsidRPr="00904780" w:rsidRDefault="00571926" w:rsidP="00904780">
            <w:pPr>
              <w:rPr>
                <w:rFonts w:cs="Arial"/>
              </w:rPr>
            </w:pPr>
            <w:r w:rsidRPr="00904780">
              <w:rPr>
                <w:rFonts w:cs="Arial"/>
              </w:rPr>
              <w:t>2021-09-09 DWALUS: Updated timing. Also replaced can me</w:t>
            </w:r>
            <w:r w:rsidRPr="00904780">
              <w:rPr>
                <w:rFonts w:cs="Arial"/>
              </w:rPr>
              <w:t>ssage startup with timer startup.</w:t>
            </w:r>
          </w:p>
        </w:tc>
      </w:tr>
      <w:tr w:rsidR="00904780" w:rsidRPr="00904780" w14:paraId="5B248326"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04F3FDD"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B51C373"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2AC3D52A" w14:textId="77777777" w:rsidR="00904780" w:rsidRPr="00904780" w:rsidRDefault="00571926" w:rsidP="00904780">
            <w:pPr>
              <w:jc w:val="center"/>
              <w:rPr>
                <w:rFonts w:cs="Arial"/>
                <w:lang w:val="fr-FR"/>
              </w:rPr>
            </w:pPr>
            <w:r w:rsidRPr="00904780">
              <w:rPr>
                <w:rFonts w:cs="Arial"/>
                <w:lang w:val="fr-FR"/>
              </w:rPr>
              <w:t>STR-851565/B-A2B Discovery Configuration</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5D5838D" w14:textId="77777777" w:rsidR="00904780" w:rsidRPr="00904780" w:rsidRDefault="00571926" w:rsidP="00904780">
            <w:pPr>
              <w:rPr>
                <w:rFonts w:cs="Arial"/>
              </w:rPr>
            </w:pPr>
            <w:r w:rsidRPr="00904780">
              <w:rPr>
                <w:rFonts w:cs="Arial"/>
              </w:rPr>
              <w:t>2021-09-09 DWALUS: Revised to allow changes to section.</w:t>
            </w:r>
          </w:p>
        </w:tc>
      </w:tr>
      <w:tr w:rsidR="00904780" w:rsidRPr="00904780" w14:paraId="28DFCB4F"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2C83B39"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7694BB31"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42DE3D90" w14:textId="77777777" w:rsidR="00904780" w:rsidRPr="00904780" w:rsidRDefault="00571926" w:rsidP="00904780">
            <w:pPr>
              <w:jc w:val="center"/>
              <w:rPr>
                <w:rFonts w:cs="Arial"/>
                <w:lang w:val="fr-FR"/>
              </w:rPr>
            </w:pPr>
            <w:r w:rsidRPr="00904780">
              <w:rPr>
                <w:rFonts w:cs="Arial"/>
                <w:lang w:val="fr-FR"/>
              </w:rPr>
              <w:t>SWR-REQ-407133/B-</w:t>
            </w:r>
            <w:proofErr w:type="spellStart"/>
            <w:r w:rsidRPr="00904780">
              <w:rPr>
                <w:rFonts w:cs="Arial"/>
                <w:lang w:val="fr-FR"/>
              </w:rPr>
              <w:t>Generic</w:t>
            </w:r>
            <w:proofErr w:type="spellEnd"/>
            <w:r w:rsidRPr="00904780">
              <w:rPr>
                <w:rFonts w:cs="Arial"/>
                <w:lang w:val="fr-FR"/>
              </w:rPr>
              <w:t xml:space="preserve"> A2B </w:t>
            </w:r>
            <w:proofErr w:type="spellStart"/>
            <w:r w:rsidRPr="00904780">
              <w:rPr>
                <w:rFonts w:cs="Arial"/>
                <w:lang w:val="fr-FR"/>
              </w:rPr>
              <w:t>Sub</w:t>
            </w:r>
            <w:proofErr w:type="spellEnd"/>
            <w:r w:rsidRPr="00904780">
              <w:rPr>
                <w:rFonts w:cs="Arial"/>
                <w:lang w:val="fr-FR"/>
              </w:rPr>
              <w:t xml:space="preserve"> Node Discovery Process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2EC9367" w14:textId="77777777" w:rsidR="00904780" w:rsidRPr="00904780" w:rsidRDefault="00571926" w:rsidP="00904780">
            <w:pPr>
              <w:rPr>
                <w:rFonts w:cs="Arial"/>
              </w:rPr>
            </w:pPr>
            <w:r w:rsidRPr="00904780">
              <w:rPr>
                <w:rFonts w:cs="Arial"/>
              </w:rPr>
              <w:t xml:space="preserve">2021-09-09 DWALUS: Removed Node ID Discovery from this </w:t>
            </w:r>
            <w:r w:rsidRPr="00904780">
              <w:rPr>
                <w:rFonts w:cs="Arial"/>
              </w:rPr>
              <w:t>process step.</w:t>
            </w:r>
          </w:p>
        </w:tc>
      </w:tr>
      <w:tr w:rsidR="00904780" w:rsidRPr="00904780" w14:paraId="20F2F355"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C8756F7"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5F1FFD39"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69425616" w14:textId="77777777" w:rsidR="00904780" w:rsidRPr="00904780" w:rsidRDefault="00571926" w:rsidP="00904780">
            <w:pPr>
              <w:jc w:val="center"/>
              <w:rPr>
                <w:rFonts w:cs="Arial"/>
                <w:lang w:val="fr-FR"/>
              </w:rPr>
            </w:pPr>
            <w:r w:rsidRPr="00904780">
              <w:rPr>
                <w:rFonts w:cs="Arial"/>
                <w:lang w:val="fr-FR"/>
              </w:rPr>
              <w:t>SWR-REQ-407134/A-</w:t>
            </w:r>
            <w:proofErr w:type="spellStart"/>
            <w:r w:rsidRPr="00904780">
              <w:rPr>
                <w:rFonts w:cs="Arial"/>
                <w:lang w:val="fr-FR"/>
              </w:rPr>
              <w:t>Generic</w:t>
            </w:r>
            <w:proofErr w:type="spellEnd"/>
            <w:r w:rsidRPr="00904780">
              <w:rPr>
                <w:rFonts w:cs="Arial"/>
                <w:lang w:val="fr-FR"/>
              </w:rPr>
              <w:t xml:space="preserve"> A2B Node ID Discovery Process Flow</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0ED76CA" w14:textId="77777777" w:rsidR="00904780" w:rsidRPr="00904780" w:rsidRDefault="00571926" w:rsidP="00904780">
            <w:pPr>
              <w:rPr>
                <w:rFonts w:cs="Arial"/>
              </w:rPr>
            </w:pPr>
            <w:r w:rsidRPr="00904780">
              <w:rPr>
                <w:rFonts w:cs="Arial"/>
              </w:rPr>
              <w:t>2021-09-09 DWALUS: Initial Release.</w:t>
            </w:r>
          </w:p>
        </w:tc>
      </w:tr>
      <w:tr w:rsidR="00904780" w:rsidRPr="00904780" w14:paraId="1149BF34"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236DD674"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47C8DA0F"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F625AF2" w14:textId="77777777" w:rsidR="00904780" w:rsidRPr="00904780" w:rsidRDefault="00571926" w:rsidP="00904780">
            <w:pPr>
              <w:jc w:val="center"/>
              <w:rPr>
                <w:rFonts w:cs="Arial"/>
                <w:lang w:val="fr-FR"/>
              </w:rPr>
            </w:pPr>
            <w:r w:rsidRPr="00904780">
              <w:rPr>
                <w:rFonts w:cs="Arial"/>
                <w:lang w:val="fr-FR"/>
              </w:rPr>
              <w:t>SWR-REQ-407140/B-</w:t>
            </w:r>
            <w:proofErr w:type="spellStart"/>
            <w:r w:rsidRPr="00904780">
              <w:rPr>
                <w:rFonts w:cs="Arial"/>
                <w:lang w:val="fr-FR"/>
              </w:rPr>
              <w:t>Loss</w:t>
            </w:r>
            <w:proofErr w:type="spellEnd"/>
            <w:r w:rsidRPr="00904780">
              <w:rPr>
                <w:rFonts w:cs="Arial"/>
                <w:lang w:val="fr-FR"/>
              </w:rPr>
              <w:t xml:space="preserve"> of Communication </w:t>
            </w:r>
            <w:proofErr w:type="spellStart"/>
            <w:r w:rsidRPr="00904780">
              <w:rPr>
                <w:rFonts w:cs="Arial"/>
                <w:lang w:val="fr-FR"/>
              </w:rPr>
              <w:t>with</w:t>
            </w:r>
            <w:proofErr w:type="spellEnd"/>
            <w:r w:rsidRPr="00904780">
              <w:rPr>
                <w:rFonts w:cs="Arial"/>
                <w:lang w:val="fr-FR"/>
              </w:rPr>
              <w:t xml:space="preserve"> Main Node A2B IC</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B47EC86" w14:textId="77777777" w:rsidR="00904780" w:rsidRPr="00904780" w:rsidRDefault="00571926" w:rsidP="00904780">
            <w:pPr>
              <w:rPr>
                <w:rFonts w:cs="Arial"/>
              </w:rPr>
            </w:pPr>
            <w:r w:rsidRPr="00904780">
              <w:rPr>
                <w:rFonts w:cs="Arial"/>
              </w:rPr>
              <w:t xml:space="preserve">2021-09-07 DWALUS: Expanded chimes error condition </w:t>
            </w:r>
            <w:proofErr w:type="spellStart"/>
            <w:r w:rsidRPr="00904780">
              <w:rPr>
                <w:rFonts w:cs="Arial"/>
              </w:rPr>
              <w:t>reportout</w:t>
            </w:r>
            <w:proofErr w:type="spellEnd"/>
            <w:r w:rsidRPr="00904780">
              <w:rPr>
                <w:rFonts w:cs="Arial"/>
              </w:rPr>
              <w:t xml:space="preserve"> to include all tim</w:t>
            </w:r>
            <w:r w:rsidRPr="00904780">
              <w:rPr>
                <w:rFonts w:cs="Arial"/>
              </w:rPr>
              <w:t>es the A2B bus is lost.</w:t>
            </w:r>
          </w:p>
        </w:tc>
      </w:tr>
      <w:tr w:rsidR="00904780" w:rsidRPr="00904780" w14:paraId="380F8EC2"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5538DE5E"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01B7A9FF"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E015A0C" w14:textId="77777777" w:rsidR="00904780" w:rsidRPr="00904780" w:rsidRDefault="00571926" w:rsidP="00904780">
            <w:pPr>
              <w:jc w:val="center"/>
              <w:rPr>
                <w:rFonts w:cs="Arial"/>
                <w:lang w:val="fr-FR"/>
              </w:rPr>
            </w:pPr>
            <w:r w:rsidRPr="00904780">
              <w:rPr>
                <w:rFonts w:cs="Arial"/>
                <w:lang w:val="fr-FR"/>
              </w:rPr>
              <w:t xml:space="preserve">SWR-REQ-407141/B-Line </w:t>
            </w:r>
            <w:proofErr w:type="spellStart"/>
            <w:r w:rsidRPr="00904780">
              <w:rPr>
                <w:rFonts w:cs="Arial"/>
                <w:lang w:val="fr-FR"/>
              </w:rPr>
              <w:t>Fault</w:t>
            </w:r>
            <w:proofErr w:type="spellEnd"/>
            <w:r w:rsidRPr="00904780">
              <w:rPr>
                <w:rFonts w:cs="Arial"/>
                <w:lang w:val="fr-FR"/>
              </w:rPr>
              <w:t xml:space="preserve"> Handling Process</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14E88A55" w14:textId="77777777" w:rsidR="00904780" w:rsidRPr="00904780" w:rsidRDefault="00571926" w:rsidP="00904780">
            <w:pPr>
              <w:rPr>
                <w:rFonts w:cs="Arial"/>
              </w:rPr>
            </w:pPr>
            <w:r w:rsidRPr="00904780">
              <w:rPr>
                <w:rFonts w:cs="Arial"/>
              </w:rPr>
              <w:t>2021-09-08 DWALUS: Removed references to 'client'.</w:t>
            </w:r>
          </w:p>
        </w:tc>
      </w:tr>
      <w:tr w:rsidR="00904780" w:rsidRPr="00904780" w14:paraId="34EEBBBE"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7E484F0"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4CCCA93"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5F8425A5" w14:textId="77777777" w:rsidR="00904780" w:rsidRPr="00904780" w:rsidRDefault="00571926" w:rsidP="00904780">
            <w:pPr>
              <w:jc w:val="center"/>
              <w:rPr>
                <w:rFonts w:cs="Arial"/>
                <w:lang w:val="fr-FR"/>
              </w:rPr>
            </w:pPr>
            <w:r w:rsidRPr="00904780">
              <w:rPr>
                <w:rFonts w:cs="Arial"/>
                <w:lang w:val="fr-FR"/>
              </w:rPr>
              <w:t>SWR-REQ-434357/B-</w:t>
            </w:r>
            <w:proofErr w:type="spellStart"/>
            <w:r w:rsidRPr="00904780">
              <w:rPr>
                <w:rFonts w:cs="Arial"/>
                <w:lang w:val="fr-FR"/>
              </w:rPr>
              <w:t>Missing</w:t>
            </w:r>
            <w:proofErr w:type="spellEnd"/>
            <w:r w:rsidRPr="00904780">
              <w:rPr>
                <w:rFonts w:cs="Arial"/>
                <w:lang w:val="fr-FR"/>
              </w:rPr>
              <w:t xml:space="preserve"> </w:t>
            </w:r>
            <w:proofErr w:type="spellStart"/>
            <w:r w:rsidRPr="00904780">
              <w:rPr>
                <w:rFonts w:cs="Arial"/>
                <w:lang w:val="fr-FR"/>
              </w:rPr>
              <w:t>Mailbox</w:t>
            </w:r>
            <w:proofErr w:type="spellEnd"/>
            <w:r w:rsidRPr="00904780">
              <w:rPr>
                <w:rFonts w:cs="Arial"/>
                <w:lang w:val="fr-FR"/>
              </w:rPr>
              <w:t xml:space="preserve"> Message</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BA50647" w14:textId="77777777" w:rsidR="00904780" w:rsidRPr="00904780" w:rsidRDefault="00571926" w:rsidP="00904780">
            <w:pPr>
              <w:rPr>
                <w:rFonts w:cs="Arial"/>
              </w:rPr>
            </w:pPr>
            <w:r w:rsidRPr="00904780">
              <w:rPr>
                <w:rFonts w:cs="Arial"/>
              </w:rPr>
              <w:t xml:space="preserve">2021-09-07 DWALUS: Expanded 5 re-tries to infinite </w:t>
            </w:r>
            <w:proofErr w:type="spellStart"/>
            <w:r w:rsidRPr="00904780">
              <w:rPr>
                <w:rFonts w:cs="Arial"/>
              </w:rPr>
              <w:t>retrys</w:t>
            </w:r>
            <w:proofErr w:type="spellEnd"/>
            <w:r w:rsidRPr="00904780">
              <w:rPr>
                <w:rFonts w:cs="Arial"/>
              </w:rPr>
              <w:t xml:space="preserve"> since this is just rechecking for 'A2B read </w:t>
            </w:r>
            <w:proofErr w:type="spellStart"/>
            <w:r w:rsidRPr="00904780">
              <w:rPr>
                <w:rFonts w:cs="Arial"/>
              </w:rPr>
              <w:t>reciept</w:t>
            </w:r>
            <w:proofErr w:type="spellEnd"/>
            <w:r w:rsidRPr="00904780">
              <w:rPr>
                <w:rFonts w:cs="Arial"/>
              </w:rPr>
              <w:t xml:space="preserve">' from </w:t>
            </w:r>
            <w:proofErr w:type="spellStart"/>
            <w:r w:rsidRPr="00904780">
              <w:rPr>
                <w:rFonts w:cs="Arial"/>
              </w:rPr>
              <w:t>subnode</w:t>
            </w:r>
            <w:proofErr w:type="spellEnd"/>
            <w:r w:rsidRPr="00904780">
              <w:rPr>
                <w:rFonts w:cs="Arial"/>
              </w:rPr>
              <w:t>.</w:t>
            </w:r>
          </w:p>
        </w:tc>
      </w:tr>
      <w:tr w:rsidR="00904780" w:rsidRPr="00904780" w14:paraId="499E9179"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45A53BDE"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EF6974D"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05175525" w14:textId="77777777" w:rsidR="00904780" w:rsidRPr="00904780" w:rsidRDefault="00571926" w:rsidP="00904780">
            <w:pPr>
              <w:jc w:val="center"/>
              <w:rPr>
                <w:rFonts w:cs="Arial"/>
                <w:lang w:val="fr-FR"/>
              </w:rPr>
            </w:pPr>
            <w:r w:rsidRPr="00904780">
              <w:rPr>
                <w:rFonts w:cs="Arial"/>
                <w:lang w:val="fr-FR"/>
              </w:rPr>
              <w:t xml:space="preserve">HR-REQ-407152/B-Audio Performance </w:t>
            </w:r>
            <w:proofErr w:type="spellStart"/>
            <w:r w:rsidRPr="00904780">
              <w:rPr>
                <w:rFonts w:cs="Arial"/>
                <w:lang w:val="fr-FR"/>
              </w:rPr>
              <w:t>during</w:t>
            </w:r>
            <w:proofErr w:type="spellEnd"/>
            <w:r w:rsidRPr="00904780">
              <w:rPr>
                <w:rFonts w:cs="Arial"/>
                <w:lang w:val="fr-FR"/>
              </w:rPr>
              <w:t xml:space="preserve"> a Start-Stop Event</w:t>
            </w: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6B2A1CC5" w14:textId="77777777" w:rsidR="00904780" w:rsidRPr="00904780" w:rsidRDefault="00571926" w:rsidP="00904780">
            <w:pPr>
              <w:rPr>
                <w:rFonts w:cs="Arial"/>
              </w:rPr>
            </w:pPr>
            <w:r w:rsidRPr="00904780">
              <w:rPr>
                <w:rFonts w:cs="Arial"/>
              </w:rPr>
              <w:t>2021-09-08 DWALUS: Changed requirement type from "SWR" to "HR".</w:t>
            </w:r>
          </w:p>
        </w:tc>
      </w:tr>
      <w:tr w:rsidR="00904780" w:rsidRPr="00904780" w14:paraId="048E8FB6" w14:textId="77777777" w:rsidTr="00904780">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33FBBFA" w14:textId="77777777" w:rsidR="00904780" w:rsidRPr="00904780" w:rsidRDefault="00571926" w:rsidP="00904780">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1F1B4AAD" w14:textId="77777777" w:rsidR="00904780" w:rsidRPr="00904780" w:rsidRDefault="00571926" w:rsidP="00904780">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750C950D" w14:textId="77777777" w:rsidR="00904780" w:rsidRPr="00904780" w:rsidRDefault="00571926" w:rsidP="00904780">
            <w:pPr>
              <w:jc w:val="center"/>
              <w:rPr>
                <w:rFonts w:cs="Arial"/>
                <w:lang w:val="fr-FR"/>
              </w:rPr>
            </w:pPr>
            <w:r w:rsidRPr="00904780">
              <w:rPr>
                <w:rFonts w:cs="Arial"/>
                <w:lang w:val="fr-FR"/>
              </w:rPr>
              <w:t>SWR-REQ-407188/B-</w:t>
            </w:r>
            <w:proofErr w:type="spellStart"/>
            <w:r w:rsidRPr="00904780">
              <w:rPr>
                <w:rFonts w:cs="Arial"/>
                <w:lang w:val="fr-FR"/>
              </w:rPr>
              <w:t>Revision</w:t>
            </w:r>
            <w:proofErr w:type="spellEnd"/>
            <w:r w:rsidRPr="00904780">
              <w:rPr>
                <w:rFonts w:cs="Arial"/>
                <w:lang w:val="fr-FR"/>
              </w:rPr>
              <w:t xml:space="preserve"> </w:t>
            </w:r>
            <w:proofErr w:type="spellStart"/>
            <w:r w:rsidRPr="00904780">
              <w:rPr>
                <w:rFonts w:cs="Arial"/>
                <w:lang w:val="fr-FR"/>
              </w:rPr>
              <w:t>History</w:t>
            </w:r>
            <w:proofErr w:type="spellEnd"/>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7EBF1B7D" w14:textId="77777777" w:rsidR="00904780" w:rsidRPr="00904780" w:rsidRDefault="00571926" w:rsidP="00904780">
            <w:pPr>
              <w:rPr>
                <w:rFonts w:cs="Arial"/>
              </w:rPr>
            </w:pPr>
            <w:r w:rsidRPr="00904780">
              <w:rPr>
                <w:rFonts w:cs="Arial"/>
              </w:rPr>
              <w:t>2021-09-09 DWALUS: Added revisions for latest release.</w:t>
            </w:r>
          </w:p>
        </w:tc>
      </w:tr>
      <w:tr w:rsidR="007E56A8" w:rsidRPr="007E56A8" w14:paraId="752DE502" w14:textId="77777777" w:rsidTr="007E56A8">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6C2BF1FC" w14:textId="77777777" w:rsidR="007E56A8" w:rsidRPr="007E56A8" w:rsidRDefault="00571926" w:rsidP="003C46A2">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6CEF4B94" w14:textId="77777777" w:rsidR="007E56A8" w:rsidRPr="007E56A8" w:rsidRDefault="00571926" w:rsidP="003C46A2">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3333507F" w14:textId="77777777" w:rsidR="007E56A8" w:rsidRPr="007E56A8" w:rsidRDefault="00571926" w:rsidP="003C46A2">
            <w:pPr>
              <w:jc w:val="center"/>
              <w:rPr>
                <w:rFonts w:cs="Arial"/>
                <w:lang w:val="fr-FR"/>
              </w:rPr>
            </w:pP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52A3E8FC" w14:textId="77777777" w:rsidR="007E56A8" w:rsidRPr="007E56A8" w:rsidRDefault="00571926" w:rsidP="003C46A2">
            <w:pPr>
              <w:rPr>
                <w:rFonts w:cs="Arial"/>
              </w:rPr>
            </w:pPr>
          </w:p>
        </w:tc>
      </w:tr>
      <w:tr w:rsidR="00904780" w:rsidRPr="007E56A8" w14:paraId="212B7138" w14:textId="77777777" w:rsidTr="007E56A8">
        <w:trPr>
          <w:trHeight w:val="233"/>
          <w:jc w:val="center"/>
        </w:trPr>
        <w:tc>
          <w:tcPr>
            <w:tcW w:w="1657" w:type="dxa"/>
            <w:tcBorders>
              <w:top w:val="single" w:sz="4" w:space="0" w:color="auto"/>
              <w:left w:val="single" w:sz="4" w:space="0" w:color="auto"/>
              <w:bottom w:val="single" w:sz="4" w:space="0" w:color="auto"/>
              <w:right w:val="single" w:sz="4" w:space="0" w:color="auto"/>
            </w:tcBorders>
            <w:shd w:val="clear" w:color="auto" w:fill="auto"/>
          </w:tcPr>
          <w:p w14:paraId="7CB77948" w14:textId="77777777" w:rsidR="00904780" w:rsidRPr="007E56A8" w:rsidRDefault="00571926" w:rsidP="003C46A2">
            <w:pPr>
              <w:rPr>
                <w:rFonts w:cs="Arial"/>
                <w:lang w:val="fr-FR"/>
              </w:rPr>
            </w:pPr>
          </w:p>
        </w:tc>
        <w:tc>
          <w:tcPr>
            <w:tcW w:w="1125" w:type="dxa"/>
            <w:tcBorders>
              <w:top w:val="single" w:sz="4" w:space="0" w:color="auto"/>
              <w:left w:val="single" w:sz="4" w:space="0" w:color="auto"/>
              <w:bottom w:val="single" w:sz="4" w:space="0" w:color="auto"/>
              <w:right w:val="single" w:sz="4" w:space="0" w:color="auto"/>
            </w:tcBorders>
            <w:shd w:val="clear" w:color="auto" w:fill="auto"/>
          </w:tcPr>
          <w:p w14:paraId="25B4AD3A" w14:textId="77777777" w:rsidR="00904780" w:rsidRPr="007E56A8" w:rsidRDefault="00571926" w:rsidP="003C46A2">
            <w:pPr>
              <w:jc w:val="center"/>
              <w:rPr>
                <w:rFonts w:cs="Arial"/>
                <w:lang w:val="fr-FR"/>
              </w:rPr>
            </w:pPr>
          </w:p>
        </w:tc>
        <w:tc>
          <w:tcPr>
            <w:tcW w:w="2237" w:type="dxa"/>
            <w:tcBorders>
              <w:top w:val="single" w:sz="4" w:space="0" w:color="auto"/>
              <w:left w:val="single" w:sz="4" w:space="0" w:color="auto"/>
              <w:bottom w:val="single" w:sz="4" w:space="0" w:color="auto"/>
              <w:right w:val="single" w:sz="4" w:space="0" w:color="auto"/>
            </w:tcBorders>
            <w:shd w:val="clear" w:color="auto" w:fill="auto"/>
          </w:tcPr>
          <w:p w14:paraId="1F665D78" w14:textId="77777777" w:rsidR="00904780" w:rsidRPr="007E56A8" w:rsidRDefault="00571926" w:rsidP="003C46A2">
            <w:pPr>
              <w:jc w:val="center"/>
              <w:rPr>
                <w:rFonts w:cs="Arial"/>
                <w:lang w:val="fr-FR"/>
              </w:rPr>
            </w:pPr>
          </w:p>
        </w:tc>
        <w:tc>
          <w:tcPr>
            <w:tcW w:w="5822" w:type="dxa"/>
            <w:tcBorders>
              <w:top w:val="single" w:sz="4" w:space="0" w:color="auto"/>
              <w:left w:val="single" w:sz="4" w:space="0" w:color="auto"/>
              <w:bottom w:val="single" w:sz="4" w:space="0" w:color="auto"/>
              <w:right w:val="single" w:sz="4" w:space="0" w:color="auto"/>
            </w:tcBorders>
            <w:shd w:val="clear" w:color="auto" w:fill="auto"/>
          </w:tcPr>
          <w:p w14:paraId="351C7E70" w14:textId="77777777" w:rsidR="00904780" w:rsidRPr="007E56A8" w:rsidRDefault="00571926" w:rsidP="003C46A2">
            <w:pPr>
              <w:rPr>
                <w:rFonts w:cs="Arial"/>
              </w:rPr>
            </w:pPr>
          </w:p>
        </w:tc>
      </w:tr>
    </w:tbl>
    <w:p w14:paraId="1AA345B7" w14:textId="77777777" w:rsidR="000E0677" w:rsidRPr="000E0677" w:rsidRDefault="00571926" w:rsidP="00500605">
      <w:pPr>
        <w:rPr>
          <w:rFonts w:cs="Arial"/>
        </w:rPr>
      </w:pPr>
    </w:p>
    <w:tbl>
      <w:tblPr>
        <w:tblStyle w:val="TableGrid"/>
        <w:tblW w:w="0" w:type="auto"/>
        <w:jc w:val="center"/>
        <w:tbl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insideH w:val="single" w:sz="4" w:space="0" w:color="808080" w:themeColor="background1" w:themeShade="80"/>
          <w:insideV w:val="single" w:sz="4" w:space="0" w:color="808080" w:themeColor="background1" w:themeShade="80"/>
        </w:tblBorders>
        <w:tblLayout w:type="fixed"/>
        <w:tblLook w:val="04A0" w:firstRow="1" w:lastRow="0" w:firstColumn="1" w:lastColumn="0" w:noHBand="0" w:noVBand="1"/>
        <w:tblCaption w:val="Acceptance Criteria"/>
      </w:tblPr>
      <w:tblGrid>
        <w:gridCol w:w="10547"/>
      </w:tblGrid>
      <w:tr w:rsidR="00D90FFA" w:rsidRPr="00775603" w14:paraId="5F8915C2" w14:textId="77777777" w:rsidTr="00D90FFA">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D9D9D9" w:themeFill="background1" w:themeFillShade="D9"/>
          </w:tcPr>
          <w:p w14:paraId="04B64531" w14:textId="77777777" w:rsidR="00D90FFA" w:rsidRPr="00775603" w:rsidRDefault="00571926" w:rsidP="0081629B">
            <w:pPr>
              <w:rPr>
                <w:b/>
                <w:vanish/>
                <w:color w:val="A6A6A6" w:themeColor="background1" w:themeShade="A6"/>
              </w:rPr>
            </w:pPr>
            <w:r w:rsidRPr="00775603">
              <w:rPr>
                <w:b/>
                <w:vanish/>
                <w:color w:val="000000" w:themeColor="text1"/>
              </w:rPr>
              <w:t>Acceptance Criteria</w:t>
            </w:r>
          </w:p>
        </w:tc>
      </w:tr>
      <w:tr w:rsidR="00D90FFA" w:rsidRPr="00775603" w14:paraId="14672F23" w14:textId="77777777" w:rsidTr="0081629B">
        <w:trPr>
          <w:jc w:val="center"/>
          <w:hidden/>
        </w:trPr>
        <w:tc>
          <w:tcPr>
            <w:tcW w:w="1054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hideMark/>
          </w:tcPr>
          <w:p w14:paraId="29148CB8" w14:textId="77777777" w:rsidR="00D90FFA" w:rsidRPr="00775603" w:rsidRDefault="00571926" w:rsidP="0081629B">
            <w:pPr>
              <w:rPr>
                <w:vanish/>
                <w:color w:val="000000" w:themeColor="text1"/>
              </w:rPr>
            </w:pPr>
          </w:p>
        </w:tc>
      </w:tr>
    </w:tbl>
    <w:p w14:paraId="5587FF58" w14:textId="77777777" w:rsidR="00597FC0" w:rsidRPr="00AE06BC" w:rsidRDefault="00571926" w:rsidP="00406F39"/>
    <w:sectPr w:rsidR="00597FC0" w:rsidRPr="00AE06BC" w:rsidSect="00775603">
      <w:headerReference w:type="default" r:id="rId24"/>
      <w:footerReference w:type="default" r:id="rId25"/>
      <w:pgSz w:w="12240" w:h="15840" w:code="1"/>
      <w:pgMar w:top="475" w:right="576" w:bottom="432" w:left="547" w:header="576" w:footer="331"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734663A" w14:textId="77777777" w:rsidR="00346C31" w:rsidRDefault="00346C31" w:rsidP="0085312A">
      <w:r>
        <w:separator/>
      </w:r>
    </w:p>
  </w:endnote>
  <w:endnote w:type="continuationSeparator" w:id="0">
    <w:p w14:paraId="10D22F4B" w14:textId="77777777" w:rsidR="00346C31" w:rsidRDefault="00346C31" w:rsidP="008531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Univers">
    <w:altName w:val="Univers"/>
    <w:charset w:val="00"/>
    <w:family w:val="swiss"/>
    <w:pitch w:val="variable"/>
    <w:sig w:usb0="80000287" w:usb1="00000000" w:usb2="00000000" w:usb3="00000000" w:csb0="0000000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0"/>
      <w:gridCol w:w="5400"/>
      <w:gridCol w:w="2070"/>
    </w:tblGrid>
    <w:tr w:rsidR="00583AF9" w:rsidRPr="00583AF9" w14:paraId="3C9C20C0" w14:textId="77777777" w:rsidTr="0045093A">
      <w:trPr>
        <w:trHeight w:val="387"/>
        <w:jc w:val="center"/>
      </w:trPr>
      <w:tc>
        <w:tcPr>
          <w:tcW w:w="3510" w:type="dxa"/>
          <w:tcBorders>
            <w:top w:val="single" w:sz="4" w:space="0" w:color="auto"/>
            <w:left w:val="single" w:sz="4" w:space="0" w:color="auto"/>
            <w:bottom w:val="single" w:sz="4" w:space="0" w:color="auto"/>
            <w:right w:val="single" w:sz="4" w:space="0" w:color="auto"/>
          </w:tcBorders>
        </w:tcPr>
        <w:p w14:paraId="2CBD98B9" w14:textId="59E2EA79" w:rsidR="00583AF9" w:rsidRPr="00583AF9" w:rsidRDefault="00583AF9" w:rsidP="00583AF9">
          <w:pPr>
            <w:tabs>
              <w:tab w:val="center" w:pos="4320"/>
              <w:tab w:val="right" w:pos="8640"/>
            </w:tabs>
            <w:jc w:val="center"/>
            <w:rPr>
              <w:sz w:val="16"/>
            </w:rPr>
          </w:pPr>
          <w:r w:rsidRPr="00583AF9">
            <w:rPr>
              <w:b/>
              <w:smallCaps/>
              <w:sz w:val="16"/>
            </w:rPr>
            <w:t>file:</w:t>
          </w:r>
          <w:r w:rsidRPr="00583AF9">
            <w:rPr>
              <w:b/>
              <w:smallCaps/>
              <w:sz w:val="16"/>
            </w:rPr>
            <w:fldChar w:fldCharType="begin"/>
          </w:r>
          <w:r w:rsidRPr="00583AF9">
            <w:rPr>
              <w:b/>
              <w:smallCaps/>
              <w:sz w:val="16"/>
            </w:rPr>
            <w:instrText xml:space="preserve"> FILENAME </w:instrText>
          </w:r>
          <w:r w:rsidRPr="00583AF9">
            <w:rPr>
              <w:b/>
              <w:smallCaps/>
              <w:sz w:val="16"/>
            </w:rPr>
            <w:fldChar w:fldCharType="separate"/>
          </w:r>
          <w:r w:rsidR="008805DD">
            <w:rPr>
              <w:b/>
              <w:smallCaps/>
              <w:noProof/>
              <w:sz w:val="16"/>
            </w:rPr>
            <w:t>Global A2B Phoenix Audio SPSS_rev 1.1_2021-09-09.docx</w:t>
          </w:r>
          <w:r w:rsidRPr="00583AF9">
            <w:rPr>
              <w:b/>
              <w:smallCaps/>
              <w:sz w:val="16"/>
            </w:rPr>
            <w:fldChar w:fldCharType="end"/>
          </w:r>
        </w:p>
      </w:tc>
      <w:tc>
        <w:tcPr>
          <w:tcW w:w="5400" w:type="dxa"/>
          <w:tcBorders>
            <w:top w:val="single" w:sz="4" w:space="0" w:color="auto"/>
            <w:left w:val="single" w:sz="4" w:space="0" w:color="auto"/>
            <w:bottom w:val="single" w:sz="4" w:space="0" w:color="auto"/>
            <w:right w:val="single" w:sz="4" w:space="0" w:color="auto"/>
          </w:tcBorders>
        </w:tcPr>
        <w:p w14:paraId="0098BA31" w14:textId="77777777" w:rsidR="00583AF9" w:rsidRPr="00583AF9" w:rsidRDefault="00583AF9" w:rsidP="00583AF9">
          <w:pPr>
            <w:tabs>
              <w:tab w:val="center" w:pos="4320"/>
              <w:tab w:val="right" w:pos="8640"/>
            </w:tabs>
            <w:jc w:val="center"/>
            <w:rPr>
              <w:i/>
              <w:sz w:val="14"/>
            </w:rPr>
          </w:pPr>
          <w:r w:rsidRPr="00583AF9">
            <w:rPr>
              <w:b/>
              <w:smallCaps/>
              <w:sz w:val="16"/>
            </w:rPr>
            <w:t>FORD MOTOR COMPANY CONFIDENTIAL</w:t>
          </w:r>
          <w:r w:rsidRPr="00583AF9">
            <w:rPr>
              <w:i/>
              <w:sz w:val="14"/>
            </w:rPr>
            <w:t xml:space="preserve"> </w:t>
          </w:r>
        </w:p>
        <w:p w14:paraId="7E2B9A20" w14:textId="77777777" w:rsidR="00583AF9" w:rsidRPr="00583AF9" w:rsidRDefault="00583AF9" w:rsidP="00583AF9">
          <w:pPr>
            <w:tabs>
              <w:tab w:val="center" w:pos="4320"/>
              <w:tab w:val="right" w:pos="8640"/>
            </w:tabs>
            <w:jc w:val="center"/>
            <w:rPr>
              <w:i/>
              <w:sz w:val="14"/>
            </w:rPr>
          </w:pPr>
          <w:r w:rsidRPr="00583AF9">
            <w:rPr>
              <w:i/>
              <w:sz w:val="14"/>
            </w:rPr>
            <w:t>The information contained in this document is Proprietary to Ford Motor Company.</w:t>
          </w:r>
        </w:p>
      </w:tc>
      <w:tc>
        <w:tcPr>
          <w:tcW w:w="2070" w:type="dxa"/>
          <w:tcBorders>
            <w:top w:val="single" w:sz="4" w:space="0" w:color="auto"/>
            <w:left w:val="single" w:sz="4" w:space="0" w:color="auto"/>
            <w:bottom w:val="single" w:sz="4" w:space="0" w:color="auto"/>
            <w:right w:val="single" w:sz="4" w:space="0" w:color="auto"/>
          </w:tcBorders>
        </w:tcPr>
        <w:p w14:paraId="69C4C3E5" w14:textId="77777777" w:rsidR="00583AF9" w:rsidRPr="000D1DC3" w:rsidRDefault="00583AF9" w:rsidP="000D1DC3">
          <w:pPr>
            <w:tabs>
              <w:tab w:val="center" w:pos="4320"/>
              <w:tab w:val="right" w:pos="8640"/>
            </w:tabs>
            <w:jc w:val="center"/>
            <w:rPr>
              <w:szCs w:val="20"/>
            </w:rPr>
          </w:pPr>
          <w:r w:rsidRPr="00583AF9">
            <w:rPr>
              <w:i/>
              <w:szCs w:val="20"/>
            </w:rPr>
            <w:t xml:space="preserve">Page </w:t>
          </w:r>
          <w:r w:rsidRPr="00583AF9">
            <w:rPr>
              <w:szCs w:val="20"/>
            </w:rPr>
            <w:fldChar w:fldCharType="begin"/>
          </w:r>
          <w:r w:rsidRPr="00583AF9">
            <w:rPr>
              <w:szCs w:val="20"/>
            </w:rPr>
            <w:instrText xml:space="preserve"> PAGE </w:instrText>
          </w:r>
          <w:r w:rsidRPr="00583AF9">
            <w:rPr>
              <w:szCs w:val="20"/>
            </w:rPr>
            <w:fldChar w:fldCharType="separate"/>
          </w:r>
          <w:r w:rsidR="00DF31DC">
            <w:rPr>
              <w:noProof/>
              <w:szCs w:val="20"/>
            </w:rPr>
            <w:t>1</w:t>
          </w:r>
          <w:r w:rsidRPr="00583AF9">
            <w:rPr>
              <w:szCs w:val="20"/>
            </w:rPr>
            <w:fldChar w:fldCharType="end"/>
          </w:r>
          <w:r w:rsidRPr="00583AF9">
            <w:rPr>
              <w:i/>
              <w:szCs w:val="20"/>
            </w:rPr>
            <w:t xml:space="preserve"> of </w:t>
          </w:r>
          <w:r w:rsidRPr="00583AF9">
            <w:rPr>
              <w:szCs w:val="20"/>
            </w:rPr>
            <w:fldChar w:fldCharType="begin"/>
          </w:r>
          <w:r w:rsidRPr="00583AF9">
            <w:rPr>
              <w:szCs w:val="20"/>
            </w:rPr>
            <w:instrText xml:space="preserve"> NUMPAGES </w:instrText>
          </w:r>
          <w:r w:rsidRPr="00583AF9">
            <w:rPr>
              <w:szCs w:val="20"/>
            </w:rPr>
            <w:fldChar w:fldCharType="separate"/>
          </w:r>
          <w:r w:rsidR="00DF31DC">
            <w:rPr>
              <w:noProof/>
              <w:szCs w:val="20"/>
            </w:rPr>
            <w:t>1</w:t>
          </w:r>
          <w:r w:rsidRPr="00583AF9">
            <w:rPr>
              <w:szCs w:val="20"/>
            </w:rPr>
            <w:fldChar w:fldCharType="end"/>
          </w:r>
        </w:p>
      </w:tc>
    </w:tr>
  </w:tbl>
  <w:p w14:paraId="4CA1498E" w14:textId="77777777" w:rsidR="0085312A" w:rsidRPr="00583AF9" w:rsidRDefault="0085312A" w:rsidP="00583A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E1F65E" w14:textId="77777777" w:rsidR="00346C31" w:rsidRDefault="00346C31" w:rsidP="0085312A">
      <w:r>
        <w:separator/>
      </w:r>
    </w:p>
  </w:footnote>
  <w:footnote w:type="continuationSeparator" w:id="0">
    <w:p w14:paraId="0EC35F86" w14:textId="77777777" w:rsidR="00346C31" w:rsidRDefault="00346C31" w:rsidP="008531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109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0"/>
      <w:gridCol w:w="2590"/>
      <w:gridCol w:w="6570"/>
    </w:tblGrid>
    <w:tr w:rsidR="000D1DC3" w14:paraId="55F6FFA3" w14:textId="77777777" w:rsidTr="0045093A">
      <w:trPr>
        <w:trHeight w:val="271"/>
        <w:jc w:val="center"/>
      </w:trPr>
      <w:tc>
        <w:tcPr>
          <w:tcW w:w="1820" w:type="dxa"/>
          <w:tcBorders>
            <w:top w:val="single" w:sz="4" w:space="0" w:color="auto"/>
            <w:left w:val="single" w:sz="4" w:space="0" w:color="auto"/>
            <w:bottom w:val="single" w:sz="4" w:space="0" w:color="auto"/>
            <w:right w:val="single" w:sz="4" w:space="0" w:color="auto"/>
          </w:tcBorders>
          <w:vAlign w:val="center"/>
        </w:tcPr>
        <w:p w14:paraId="730C720E" w14:textId="77777777" w:rsidR="000D1DC3" w:rsidRDefault="000D1DC3" w:rsidP="00EE2F2F">
          <w:pPr>
            <w:pStyle w:val="Date"/>
            <w:jc w:val="center"/>
            <w:rPr>
              <w:rFonts w:ascii="Arial" w:hAnsi="Arial" w:cs="Arial"/>
            </w:rPr>
          </w:pPr>
          <w:r>
            <w:rPr>
              <w:rFonts w:ascii="Arial" w:hAnsi="Arial" w:cs="Arial"/>
              <w:noProof/>
            </w:rPr>
            <w:drawing>
              <wp:inline distT="0" distB="0" distL="0" distR="0" wp14:anchorId="511517A2" wp14:editId="31388EF3">
                <wp:extent cx="676275" cy="276225"/>
                <wp:effectExtent l="0" t="0" r="9525" b="9525"/>
                <wp:docPr id="23" name="Picture 23" descr="For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d Logo"/>
                        <pic:cNvPicPr>
                          <a:picLocks noChangeAspect="1" noChangeArrowheads="1"/>
                        </pic:cNvPicPr>
                      </pic:nvPicPr>
                      <pic:blipFill>
                        <a:blip r:embed="rId1">
                          <a:extLst>
                            <a:ext uri="{28A0092B-C50C-407E-A947-70E740481C1C}">
                              <a14:useLocalDpi xmlns:a14="http://schemas.microsoft.com/office/drawing/2010/main" val="0"/>
                            </a:ext>
                          </a:extLst>
                        </a:blip>
                        <a:srcRect l="6757" t="14584" r="8441" b="16614"/>
                        <a:stretch>
                          <a:fillRect/>
                        </a:stretch>
                      </pic:blipFill>
                      <pic:spPr bwMode="auto">
                        <a:xfrm>
                          <a:off x="0" y="0"/>
                          <a:ext cx="676275" cy="276225"/>
                        </a:xfrm>
                        <a:prstGeom prst="rect">
                          <a:avLst/>
                        </a:prstGeom>
                        <a:noFill/>
                        <a:ln>
                          <a:noFill/>
                        </a:ln>
                      </pic:spPr>
                    </pic:pic>
                  </a:graphicData>
                </a:graphic>
              </wp:inline>
            </w:drawing>
          </w:r>
        </w:p>
      </w:tc>
      <w:tc>
        <w:tcPr>
          <w:tcW w:w="2590" w:type="dxa"/>
          <w:tcBorders>
            <w:top w:val="single" w:sz="4" w:space="0" w:color="auto"/>
            <w:left w:val="single" w:sz="4" w:space="0" w:color="auto"/>
            <w:bottom w:val="single" w:sz="4" w:space="0" w:color="auto"/>
            <w:right w:val="single" w:sz="4" w:space="0" w:color="auto"/>
          </w:tcBorders>
          <w:vAlign w:val="center"/>
        </w:tcPr>
        <w:p w14:paraId="3F8072E1" w14:textId="77777777" w:rsidR="000D1DC3" w:rsidRDefault="000D1DC3" w:rsidP="00EE2F2F">
          <w:pPr>
            <w:autoSpaceDN w:val="0"/>
            <w:jc w:val="center"/>
            <w:rPr>
              <w:rFonts w:cs="Arial"/>
              <w:b/>
              <w:bCs/>
              <w:sz w:val="16"/>
            </w:rPr>
          </w:pPr>
          <w:r>
            <w:rPr>
              <w:rFonts w:cs="Arial"/>
              <w:b/>
              <w:bCs/>
              <w:sz w:val="16"/>
            </w:rPr>
            <w:t>Ford Motor Company</w:t>
          </w:r>
        </w:p>
      </w:tc>
      <w:tc>
        <w:tcPr>
          <w:tcW w:w="6570" w:type="dxa"/>
          <w:tcBorders>
            <w:top w:val="single" w:sz="4" w:space="0" w:color="auto"/>
            <w:left w:val="single" w:sz="4" w:space="0" w:color="auto"/>
            <w:bottom w:val="single" w:sz="4" w:space="0" w:color="auto"/>
            <w:right w:val="single" w:sz="4" w:space="0" w:color="auto"/>
          </w:tcBorders>
          <w:vAlign w:val="center"/>
        </w:tcPr>
        <w:p w14:paraId="3DC3FBE1" w14:textId="77777777" w:rsidR="000D1DC3" w:rsidRDefault="000D1DC3" w:rsidP="00EE2F2F">
          <w:pPr>
            <w:autoSpaceDN w:val="0"/>
            <w:jc w:val="right"/>
            <w:rPr>
              <w:rFonts w:cs="Arial"/>
              <w:b/>
              <w:sz w:val="16"/>
              <w:szCs w:val="16"/>
            </w:rPr>
          </w:pPr>
          <w:r>
            <w:rPr>
              <w:rFonts w:cs="Arial"/>
              <w:b/>
              <w:sz w:val="16"/>
              <w:szCs w:val="16"/>
            </w:rPr>
            <w:t>Subsystem Part Specific Specification</w:t>
          </w:r>
        </w:p>
        <w:p w14:paraId="22A2ADEC" w14:textId="77777777" w:rsidR="000D1DC3" w:rsidRDefault="000D1DC3" w:rsidP="00EE2F2F">
          <w:pPr>
            <w:autoSpaceDN w:val="0"/>
            <w:jc w:val="right"/>
            <w:rPr>
              <w:rFonts w:cs="Arial"/>
              <w:szCs w:val="20"/>
            </w:rPr>
          </w:pPr>
          <w:r>
            <w:rPr>
              <w:rFonts w:cs="Arial"/>
              <w:b/>
              <w:sz w:val="16"/>
              <w:szCs w:val="16"/>
            </w:rPr>
            <w:t>Engineering Specification</w:t>
          </w:r>
        </w:p>
      </w:tc>
    </w:tr>
  </w:tbl>
  <w:p w14:paraId="7FBA064C" w14:textId="242CE6D6" w:rsidR="0085312A" w:rsidRPr="000D1DC3" w:rsidRDefault="0085312A" w:rsidP="000D1DC3">
    <w:pPr>
      <w:pStyle w:val="Header"/>
      <w:tabs>
        <w:tab w:val="clear" w:pos="4320"/>
        <w:tab w:val="clear" w:pos="8640"/>
        <w:tab w:val="left" w:pos="25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806000"/>
    <w:multiLevelType w:val="singleLevel"/>
    <w:tmpl w:val="F014F376"/>
    <w:lvl w:ilvl="0">
      <w:start w:val="1"/>
      <w:numFmt w:val="bullet"/>
      <w:pStyle w:val="ListBullet5"/>
      <w:lvlText w:val=""/>
      <w:lvlJc w:val="left"/>
      <w:pPr>
        <w:tabs>
          <w:tab w:val="num" w:pos="1492"/>
        </w:tabs>
        <w:ind w:left="1492" w:hanging="360"/>
      </w:pPr>
      <w:rPr>
        <w:rFonts w:ascii="Symbol" w:hAnsi="Symbol" w:hint="default"/>
      </w:rPr>
    </w:lvl>
  </w:abstractNum>
  <w:abstractNum w:abstractNumId="1" w15:restartNumberingAfterBreak="0">
    <w:nsid w:val="FF816001"/>
    <w:multiLevelType w:val="singleLevel"/>
    <w:tmpl w:val="CB9EEABC"/>
    <w:lvl w:ilvl="0">
      <w:start w:val="1"/>
      <w:numFmt w:val="bullet"/>
      <w:pStyle w:val="ListBullet4"/>
      <w:lvlText w:val=""/>
      <w:lvlJc w:val="left"/>
      <w:pPr>
        <w:tabs>
          <w:tab w:val="num" w:pos="1209"/>
        </w:tabs>
        <w:ind w:left="1209" w:hanging="360"/>
      </w:pPr>
      <w:rPr>
        <w:rFonts w:ascii="Symbol" w:hAnsi="Symbol" w:hint="default"/>
      </w:rPr>
    </w:lvl>
  </w:abstractNum>
  <w:abstractNum w:abstractNumId="2" w15:restartNumberingAfterBreak="0">
    <w:nsid w:val="FF826002"/>
    <w:multiLevelType w:val="singleLevel"/>
    <w:tmpl w:val="1B40EA4C"/>
    <w:lvl w:ilvl="0">
      <w:start w:val="1"/>
      <w:numFmt w:val="bullet"/>
      <w:pStyle w:val="ListBullet3"/>
      <w:lvlText w:val=""/>
      <w:lvlJc w:val="left"/>
      <w:pPr>
        <w:tabs>
          <w:tab w:val="num" w:pos="926"/>
        </w:tabs>
        <w:ind w:left="926" w:hanging="360"/>
      </w:pPr>
      <w:rPr>
        <w:rFonts w:ascii="Symbol" w:hAnsi="Symbol" w:hint="default"/>
      </w:rPr>
    </w:lvl>
  </w:abstractNum>
  <w:abstractNum w:abstractNumId="3" w15:restartNumberingAfterBreak="0">
    <w:nsid w:val="FF836003"/>
    <w:multiLevelType w:val="singleLevel"/>
    <w:tmpl w:val="79DC7936"/>
    <w:lvl w:ilvl="0">
      <w:start w:val="1"/>
      <w:numFmt w:val="bullet"/>
      <w:pStyle w:val="ListBullet2"/>
      <w:lvlText w:val=""/>
      <w:lvlJc w:val="left"/>
      <w:pPr>
        <w:tabs>
          <w:tab w:val="num" w:pos="643"/>
        </w:tabs>
        <w:ind w:left="643" w:hanging="360"/>
      </w:pPr>
      <w:rPr>
        <w:rFonts w:ascii="Symbol" w:hAnsi="Symbol" w:hint="default"/>
      </w:rPr>
    </w:lvl>
  </w:abstractNum>
  <w:abstractNum w:abstractNumId="4" w15:restartNumberingAfterBreak="0">
    <w:nsid w:val="FF896004"/>
    <w:multiLevelType w:val="singleLevel"/>
    <w:tmpl w:val="B2F02B26"/>
    <w:lvl w:ilvl="0">
      <w:start w:val="1"/>
      <w:numFmt w:val="bullet"/>
      <w:pStyle w:val="ListBullet"/>
      <w:lvlText w:val=""/>
      <w:lvlJc w:val="left"/>
      <w:pPr>
        <w:tabs>
          <w:tab w:val="num" w:pos="360"/>
        </w:tabs>
        <w:ind w:left="360" w:hanging="360"/>
      </w:pPr>
      <w:rPr>
        <w:rFonts w:ascii="Symbol" w:hAnsi="Symbol" w:hint="default"/>
      </w:rPr>
    </w:lvl>
  </w:abstractNum>
  <w:abstractNum w:abstractNumId="5" w15:restartNumberingAfterBreak="0">
    <w:nsid w:val="01F56293"/>
    <w:multiLevelType w:val="hybridMultilevel"/>
    <w:tmpl w:val="826E5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76296"/>
    <w:multiLevelType w:val="hybridMultilevel"/>
    <w:tmpl w:val="21029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B76407"/>
    <w:multiLevelType w:val="hybridMultilevel"/>
    <w:tmpl w:val="A5821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C6B6385"/>
    <w:multiLevelType w:val="hybridMultilevel"/>
    <w:tmpl w:val="4C4EA6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DAB6353"/>
    <w:multiLevelType w:val="hybridMultilevel"/>
    <w:tmpl w:val="FD929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1CF6427"/>
    <w:multiLevelType w:val="hybridMultilevel"/>
    <w:tmpl w:val="DF64B884"/>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41D6394"/>
    <w:multiLevelType w:val="hybridMultilevel"/>
    <w:tmpl w:val="8E7CB2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4AE6398"/>
    <w:multiLevelType w:val="hybridMultilevel"/>
    <w:tmpl w:val="F27C00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6196389"/>
    <w:multiLevelType w:val="hybridMultilevel"/>
    <w:tmpl w:val="E0187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65A6372"/>
    <w:multiLevelType w:val="hybridMultilevel"/>
    <w:tmpl w:val="8014F5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6D56314"/>
    <w:multiLevelType w:val="hybridMultilevel"/>
    <w:tmpl w:val="6C58D9FE"/>
    <w:lvl w:ilvl="0" w:tplc="971C8E08">
      <w:numFmt w:val="bullet"/>
      <w:lvlText w:val="•"/>
      <w:lvlJc w:val="left"/>
      <w:pPr>
        <w:ind w:left="1080" w:hanging="72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8746374"/>
    <w:multiLevelType w:val="hybridMultilevel"/>
    <w:tmpl w:val="B5CA8C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CC76383"/>
    <w:multiLevelType w:val="hybridMultilevel"/>
    <w:tmpl w:val="8A9C1C82"/>
    <w:lvl w:ilvl="0" w:tplc="05F260EC">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2896375"/>
    <w:multiLevelType w:val="hybridMultilevel"/>
    <w:tmpl w:val="42C267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23466410"/>
    <w:multiLevelType w:val="hybridMultilevel"/>
    <w:tmpl w:val="C46E26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6A06429"/>
    <w:multiLevelType w:val="hybridMultilevel"/>
    <w:tmpl w:val="FE2ED1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81A6443"/>
    <w:multiLevelType w:val="hybridMultilevel"/>
    <w:tmpl w:val="6D0CD6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28AD6341"/>
    <w:multiLevelType w:val="hybridMultilevel"/>
    <w:tmpl w:val="46DE25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29DF6419"/>
    <w:multiLevelType w:val="hybridMultilevel"/>
    <w:tmpl w:val="F6BE71B6"/>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2ACA6422"/>
    <w:multiLevelType w:val="hybridMultilevel"/>
    <w:tmpl w:val="69265F9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30306380"/>
    <w:multiLevelType w:val="hybridMultilevel"/>
    <w:tmpl w:val="B22CD5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2CB6367"/>
    <w:multiLevelType w:val="hybridMultilevel"/>
    <w:tmpl w:val="C25E25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4F46362"/>
    <w:multiLevelType w:val="hybridMultilevel"/>
    <w:tmpl w:val="7A046F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6166377"/>
    <w:multiLevelType w:val="hybridMultilevel"/>
    <w:tmpl w:val="626C49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37226439"/>
    <w:multiLevelType w:val="hybridMultilevel"/>
    <w:tmpl w:val="C3262D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37C96010"/>
    <w:multiLevelType w:val="hybridMultilevel"/>
    <w:tmpl w:val="BE8443C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31" w15:restartNumberingAfterBreak="0">
    <w:nsid w:val="382E6244"/>
    <w:multiLevelType w:val="hybridMultilevel"/>
    <w:tmpl w:val="D46CE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A26074"/>
    <w:multiLevelType w:val="hybridMultilevel"/>
    <w:tmpl w:val="25DA77FE"/>
    <w:lvl w:ilvl="0" w:tplc="22547196">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4226342"/>
    <w:multiLevelType w:val="hybridMultilevel"/>
    <w:tmpl w:val="31D2C9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48356018"/>
    <w:multiLevelType w:val="hybridMultilevel"/>
    <w:tmpl w:val="854C4C4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476442"/>
    <w:multiLevelType w:val="hybridMultilevel"/>
    <w:tmpl w:val="6EDEDBC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BBE6392"/>
    <w:multiLevelType w:val="hybridMultilevel"/>
    <w:tmpl w:val="E49CBAF4"/>
    <w:lvl w:ilvl="0" w:tplc="20944434">
      <w:start w:val="1"/>
      <w:numFmt w:val="decimal"/>
      <w:lvlText w:val="E%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C356382"/>
    <w:multiLevelType w:val="hybridMultilevel"/>
    <w:tmpl w:val="889675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D3F6405"/>
    <w:multiLevelType w:val="hybridMultilevel"/>
    <w:tmpl w:val="46C08D5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50816358"/>
    <w:multiLevelType w:val="hybridMultilevel"/>
    <w:tmpl w:val="3962B1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53C16359"/>
    <w:multiLevelType w:val="hybridMultilevel"/>
    <w:tmpl w:val="BEA41922"/>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4386356"/>
    <w:multiLevelType w:val="hybridMultilevel"/>
    <w:tmpl w:val="3F9247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76E6401"/>
    <w:multiLevelType w:val="hybridMultilevel"/>
    <w:tmpl w:val="DB70FF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59DB6354"/>
    <w:multiLevelType w:val="hybridMultilevel"/>
    <w:tmpl w:val="EB02512A"/>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B7A6426"/>
    <w:multiLevelType w:val="hybridMultilevel"/>
    <w:tmpl w:val="4C8032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60426302"/>
    <w:multiLevelType w:val="hybridMultilevel"/>
    <w:tmpl w:val="2B326AF8"/>
    <w:lvl w:ilvl="0" w:tplc="45D2DAE6">
      <w:start w:val="2"/>
      <w:numFmt w:val="bullet"/>
      <w:lvlText w:val="-"/>
      <w:lvlJc w:val="left"/>
      <w:pPr>
        <w:ind w:left="1080" w:hanging="360"/>
      </w:pPr>
      <w:rPr>
        <w:rFonts w:ascii="Univers" w:eastAsia="Times New Roman" w:hAnsi="Univers"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6" w15:restartNumberingAfterBreak="0">
    <w:nsid w:val="61746432"/>
    <w:multiLevelType w:val="hybridMultilevel"/>
    <w:tmpl w:val="B27E0B9E"/>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61936289"/>
    <w:multiLevelType w:val="hybridMultilevel"/>
    <w:tmpl w:val="A57869FC"/>
    <w:lvl w:ilvl="0" w:tplc="ED7895AE">
      <w:numFmt w:val="bullet"/>
      <w:lvlText w:val="-"/>
      <w:lvlJc w:val="left"/>
      <w:pPr>
        <w:ind w:left="1080" w:hanging="360"/>
      </w:pPr>
      <w:rPr>
        <w:rFonts w:ascii="Arial" w:eastAsia="Times New Roman"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48" w15:restartNumberingAfterBreak="0">
    <w:nsid w:val="62296403"/>
    <w:multiLevelType w:val="hybridMultilevel"/>
    <w:tmpl w:val="9F46EA0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9" w15:restartNumberingAfterBreak="0">
    <w:nsid w:val="62296409"/>
    <w:multiLevelType w:val="hybridMultilevel"/>
    <w:tmpl w:val="83AE3AD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0" w15:restartNumberingAfterBreak="0">
    <w:nsid w:val="62296416"/>
    <w:multiLevelType w:val="hybridMultilevel"/>
    <w:tmpl w:val="20F4A31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51" w15:restartNumberingAfterBreak="0">
    <w:nsid w:val="62706258"/>
    <w:multiLevelType w:val="hybridMultilevel"/>
    <w:tmpl w:val="C85E7A08"/>
    <w:lvl w:ilvl="0" w:tplc="0F6E34AA">
      <w:numFmt w:val="bullet"/>
      <w:lvlText w:val=""/>
      <w:lvlJc w:val="left"/>
      <w:pPr>
        <w:ind w:left="720" w:hanging="36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15:restartNumberingAfterBreak="0">
    <w:nsid w:val="62706263"/>
    <w:multiLevelType w:val="hybridMultilevel"/>
    <w:tmpl w:val="C85E7A08"/>
    <w:lvl w:ilvl="0" w:tplc="0F6E34AA">
      <w:numFmt w:val="bullet"/>
      <w:lvlText w:val=""/>
      <w:lvlJc w:val="left"/>
      <w:pPr>
        <w:ind w:left="720" w:hanging="36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3" w15:restartNumberingAfterBreak="0">
    <w:nsid w:val="62706269"/>
    <w:multiLevelType w:val="hybridMultilevel"/>
    <w:tmpl w:val="C85E7A08"/>
    <w:lvl w:ilvl="0" w:tplc="0F6E34AA">
      <w:numFmt w:val="bullet"/>
      <w:lvlText w:val=""/>
      <w:lvlJc w:val="left"/>
      <w:pPr>
        <w:ind w:left="720" w:hanging="360"/>
      </w:pPr>
      <w:rPr>
        <w:rFonts w:ascii="Symbol" w:eastAsia="SimSu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4" w15:restartNumberingAfterBreak="0">
    <w:nsid w:val="63A16390"/>
    <w:multiLevelType w:val="hybridMultilevel"/>
    <w:tmpl w:val="DF7670F4"/>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63C06423"/>
    <w:multiLevelType w:val="hybridMultilevel"/>
    <w:tmpl w:val="01183724"/>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649A6378"/>
    <w:multiLevelType w:val="hybridMultilevel"/>
    <w:tmpl w:val="72B62478"/>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66116366"/>
    <w:multiLevelType w:val="hybridMultilevel"/>
    <w:tmpl w:val="D6DA2594"/>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67F36434"/>
    <w:multiLevelType w:val="hybridMultilevel"/>
    <w:tmpl w:val="63D66B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689A6411"/>
    <w:multiLevelType w:val="hybridMultilevel"/>
    <w:tmpl w:val="3398ACC8"/>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6BCC6441"/>
    <w:multiLevelType w:val="hybridMultilevel"/>
    <w:tmpl w:val="9EE407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4B86437"/>
    <w:multiLevelType w:val="hybridMultilevel"/>
    <w:tmpl w:val="EAAA0EB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765D6399"/>
    <w:multiLevelType w:val="hybridMultilevel"/>
    <w:tmpl w:val="5BC2AFEE"/>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76E86363"/>
    <w:multiLevelType w:val="hybridMultilevel"/>
    <w:tmpl w:val="DE40DD28"/>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77E26006"/>
    <w:multiLevelType w:val="multilevel"/>
    <w:tmpl w:val="9F38D93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rPr>
        <w:sz w:val="20"/>
        <w:szCs w:val="20"/>
      </w:r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5" w15:restartNumberingAfterBreak="0">
    <w:nsid w:val="7A0F6396"/>
    <w:multiLevelType w:val="hybridMultilevel"/>
    <w:tmpl w:val="B1DAA504"/>
    <w:lvl w:ilvl="0" w:tplc="20944434">
      <w:start w:val="1"/>
      <w:numFmt w:val="decimal"/>
      <w:lvlText w:val="E%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7BCD6371"/>
    <w:multiLevelType w:val="hybridMultilevel"/>
    <w:tmpl w:val="99ACFE70"/>
    <w:lvl w:ilvl="0" w:tplc="20944434">
      <w:start w:val="1"/>
      <w:numFmt w:val="decimal"/>
      <w:lvlText w:val="E%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
  </w:num>
  <w:num w:numId="4">
    <w:abstractNumId w:val="2"/>
  </w:num>
  <w:num w:numId="5">
    <w:abstractNumId w:val="1"/>
  </w:num>
  <w:num w:numId="6">
    <w:abstractNumId w:val="0"/>
  </w:num>
  <w:num w:numId="7">
    <w:abstractNumId w:val="30"/>
  </w:num>
  <w:num w:numId="8">
    <w:abstractNumId w:val="34"/>
  </w:num>
  <w:num w:numId="9">
    <w:abstractNumId w:val="32"/>
  </w:num>
  <w:num w:numId="10">
    <w:abstractNumId w:val="31"/>
  </w:num>
  <w:num w:numId="11">
    <w:abstractNumId w:val="51"/>
  </w:num>
  <w:num w:numId="12">
    <w:abstractNumId w:val="52"/>
  </w:num>
  <w:num w:numId="13">
    <w:abstractNumId w:val="53"/>
  </w:num>
  <w:num w:numId="14">
    <w:abstractNumId w:val="47"/>
  </w:num>
  <w:num w:numId="15">
    <w:abstractNumId w:val="5"/>
  </w:num>
  <w:num w:numId="16">
    <w:abstractNumId w:val="6"/>
  </w:num>
  <w:num w:numId="17">
    <w:abstractNumId w:val="45"/>
  </w:num>
  <w:num w:numId="18">
    <w:abstractNumId w:val="15"/>
  </w:num>
  <w:num w:numId="19">
    <w:abstractNumId w:val="33"/>
  </w:num>
  <w:num w:numId="20">
    <w:abstractNumId w:val="22"/>
  </w:num>
  <w:num w:numId="21">
    <w:abstractNumId w:val="9"/>
  </w:num>
  <w:num w:numId="22">
    <w:abstractNumId w:val="41"/>
  </w:num>
  <w:num w:numId="23">
    <w:abstractNumId w:val="43"/>
  </w:num>
  <w:num w:numId="24">
    <w:abstractNumId w:val="39"/>
  </w:num>
  <w:num w:numId="25">
    <w:abstractNumId w:val="40"/>
  </w:num>
  <w:num w:numId="26">
    <w:abstractNumId w:val="27"/>
  </w:num>
  <w:num w:numId="27">
    <w:abstractNumId w:val="63"/>
  </w:num>
  <w:num w:numId="28">
    <w:abstractNumId w:val="26"/>
  </w:num>
  <w:num w:numId="29">
    <w:abstractNumId w:val="57"/>
  </w:num>
  <w:num w:numId="30">
    <w:abstractNumId w:val="16"/>
  </w:num>
  <w:num w:numId="31">
    <w:abstractNumId w:val="18"/>
  </w:num>
  <w:num w:numId="32">
    <w:abstractNumId w:val="14"/>
  </w:num>
  <w:num w:numId="33">
    <w:abstractNumId w:val="66"/>
  </w:num>
  <w:num w:numId="34">
    <w:abstractNumId w:val="25"/>
  </w:num>
  <w:num w:numId="35">
    <w:abstractNumId w:val="28"/>
  </w:num>
  <w:num w:numId="36">
    <w:abstractNumId w:val="56"/>
  </w:num>
  <w:num w:numId="37">
    <w:abstractNumId w:val="8"/>
  </w:num>
  <w:num w:numId="38">
    <w:abstractNumId w:val="37"/>
  </w:num>
  <w:num w:numId="39">
    <w:abstractNumId w:val="17"/>
  </w:num>
  <w:num w:numId="40">
    <w:abstractNumId w:val="13"/>
  </w:num>
  <w:num w:numId="41">
    <w:abstractNumId w:val="36"/>
  </w:num>
  <w:num w:numId="42">
    <w:abstractNumId w:val="54"/>
  </w:num>
  <w:num w:numId="43">
    <w:abstractNumId w:val="11"/>
  </w:num>
  <w:num w:numId="44">
    <w:abstractNumId w:val="65"/>
  </w:num>
  <w:num w:numId="45">
    <w:abstractNumId w:val="12"/>
  </w:num>
  <w:num w:numId="46">
    <w:abstractNumId w:val="42"/>
  </w:num>
  <w:num w:numId="47">
    <w:abstractNumId w:val="62"/>
  </w:num>
  <w:num w:numId="48">
    <w:abstractNumId w:val="48"/>
  </w:num>
  <w:num w:numId="49">
    <w:abstractNumId w:val="7"/>
  </w:num>
  <w:num w:numId="50">
    <w:abstractNumId w:val="38"/>
  </w:num>
  <w:num w:numId="51">
    <w:abstractNumId w:val="49"/>
  </w:num>
  <w:num w:numId="52">
    <w:abstractNumId w:val="19"/>
  </w:num>
  <w:num w:numId="53">
    <w:abstractNumId w:val="59"/>
  </w:num>
  <w:num w:numId="54">
    <w:abstractNumId w:val="50"/>
  </w:num>
  <w:num w:numId="55">
    <w:abstractNumId w:val="23"/>
  </w:num>
  <w:num w:numId="56">
    <w:abstractNumId w:val="24"/>
  </w:num>
  <w:num w:numId="57">
    <w:abstractNumId w:val="55"/>
  </w:num>
  <w:num w:numId="58">
    <w:abstractNumId w:val="44"/>
  </w:num>
  <w:num w:numId="59">
    <w:abstractNumId w:val="20"/>
  </w:num>
  <w:num w:numId="60">
    <w:abstractNumId w:val="10"/>
  </w:num>
  <w:num w:numId="61">
    <w:abstractNumId w:val="46"/>
  </w:num>
  <w:num w:numId="62">
    <w:abstractNumId w:val="58"/>
  </w:num>
  <w:num w:numId="63">
    <w:abstractNumId w:val="61"/>
  </w:num>
  <w:num w:numId="64">
    <w:abstractNumId w:val="60"/>
  </w:num>
  <w:num w:numId="65">
    <w:abstractNumId w:val="29"/>
  </w:num>
  <w:num w:numId="66">
    <w:abstractNumId w:val="21"/>
  </w:num>
  <w:num w:numId="67">
    <w:abstractNumId w:val="35"/>
  </w:num>
  <w:numIdMacAtCleanup w:val="6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alus, David (D.M.)">
    <w15:presenceInfo w15:providerId="None" w15:userId="Walus, David (D.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4120"/>
    <w:rsid w:val="00000D82"/>
    <w:rsid w:val="0000741C"/>
    <w:rsid w:val="00012850"/>
    <w:rsid w:val="00022F39"/>
    <w:rsid w:val="00051423"/>
    <w:rsid w:val="00073FCC"/>
    <w:rsid w:val="00075586"/>
    <w:rsid w:val="000A2DD3"/>
    <w:rsid w:val="000A4DC6"/>
    <w:rsid w:val="000B5689"/>
    <w:rsid w:val="000B7DB2"/>
    <w:rsid w:val="000C4778"/>
    <w:rsid w:val="000D1DC3"/>
    <w:rsid w:val="000D265E"/>
    <w:rsid w:val="000F6E6C"/>
    <w:rsid w:val="00151537"/>
    <w:rsid w:val="00187ABF"/>
    <w:rsid w:val="00191908"/>
    <w:rsid w:val="00193F35"/>
    <w:rsid w:val="001C09E8"/>
    <w:rsid w:val="001C5DE9"/>
    <w:rsid w:val="001D2426"/>
    <w:rsid w:val="001D5128"/>
    <w:rsid w:val="001F31C1"/>
    <w:rsid w:val="00200BF0"/>
    <w:rsid w:val="002034BF"/>
    <w:rsid w:val="00222D21"/>
    <w:rsid w:val="00224855"/>
    <w:rsid w:val="00231519"/>
    <w:rsid w:val="002566C9"/>
    <w:rsid w:val="002724B4"/>
    <w:rsid w:val="00294E3F"/>
    <w:rsid w:val="002A1081"/>
    <w:rsid w:val="002A6CE2"/>
    <w:rsid w:val="002B075A"/>
    <w:rsid w:val="002F5B92"/>
    <w:rsid w:val="003158E1"/>
    <w:rsid w:val="00333D30"/>
    <w:rsid w:val="00334805"/>
    <w:rsid w:val="00346C31"/>
    <w:rsid w:val="003608D2"/>
    <w:rsid w:val="00365F72"/>
    <w:rsid w:val="003874CD"/>
    <w:rsid w:val="003C0C76"/>
    <w:rsid w:val="003D443B"/>
    <w:rsid w:val="0040647E"/>
    <w:rsid w:val="00424137"/>
    <w:rsid w:val="00446E56"/>
    <w:rsid w:val="00450606"/>
    <w:rsid w:val="0045093A"/>
    <w:rsid w:val="00463E8B"/>
    <w:rsid w:val="00470ED4"/>
    <w:rsid w:val="00471CC7"/>
    <w:rsid w:val="0049073A"/>
    <w:rsid w:val="00491BBB"/>
    <w:rsid w:val="00492A53"/>
    <w:rsid w:val="004B0BB5"/>
    <w:rsid w:val="004B4BAD"/>
    <w:rsid w:val="004C4667"/>
    <w:rsid w:val="00502E45"/>
    <w:rsid w:val="005241ED"/>
    <w:rsid w:val="005274A4"/>
    <w:rsid w:val="00530C8E"/>
    <w:rsid w:val="0055272B"/>
    <w:rsid w:val="00554F13"/>
    <w:rsid w:val="00571926"/>
    <w:rsid w:val="00572782"/>
    <w:rsid w:val="0057297D"/>
    <w:rsid w:val="00574CEC"/>
    <w:rsid w:val="00580D99"/>
    <w:rsid w:val="00583AF9"/>
    <w:rsid w:val="005846C1"/>
    <w:rsid w:val="00586F13"/>
    <w:rsid w:val="005C5317"/>
    <w:rsid w:val="005F0FF4"/>
    <w:rsid w:val="005F3200"/>
    <w:rsid w:val="00625C03"/>
    <w:rsid w:val="0065745C"/>
    <w:rsid w:val="00670310"/>
    <w:rsid w:val="00671D6F"/>
    <w:rsid w:val="00681EFD"/>
    <w:rsid w:val="006B0670"/>
    <w:rsid w:val="006B4B0D"/>
    <w:rsid w:val="0071307B"/>
    <w:rsid w:val="00725E79"/>
    <w:rsid w:val="0072656E"/>
    <w:rsid w:val="00731D4C"/>
    <w:rsid w:val="007743BC"/>
    <w:rsid w:val="00775603"/>
    <w:rsid w:val="00782DC5"/>
    <w:rsid w:val="00795A3E"/>
    <w:rsid w:val="007B33BD"/>
    <w:rsid w:val="007B6258"/>
    <w:rsid w:val="007B6EC7"/>
    <w:rsid w:val="007C2C46"/>
    <w:rsid w:val="007E6833"/>
    <w:rsid w:val="00835385"/>
    <w:rsid w:val="008443AB"/>
    <w:rsid w:val="008460A7"/>
    <w:rsid w:val="0085312A"/>
    <w:rsid w:val="008805DD"/>
    <w:rsid w:val="00881C55"/>
    <w:rsid w:val="0089619C"/>
    <w:rsid w:val="00897D41"/>
    <w:rsid w:val="008A77F0"/>
    <w:rsid w:val="008B0F55"/>
    <w:rsid w:val="008C133C"/>
    <w:rsid w:val="008C3246"/>
    <w:rsid w:val="008C3FFE"/>
    <w:rsid w:val="008C5B86"/>
    <w:rsid w:val="008C66BC"/>
    <w:rsid w:val="008D1E1E"/>
    <w:rsid w:val="00902826"/>
    <w:rsid w:val="00935347"/>
    <w:rsid w:val="009503AA"/>
    <w:rsid w:val="009731C0"/>
    <w:rsid w:val="009765B1"/>
    <w:rsid w:val="00986933"/>
    <w:rsid w:val="00990BB4"/>
    <w:rsid w:val="009C40DD"/>
    <w:rsid w:val="009C63A8"/>
    <w:rsid w:val="009C78FC"/>
    <w:rsid w:val="009C7FD5"/>
    <w:rsid w:val="009D200D"/>
    <w:rsid w:val="009D4120"/>
    <w:rsid w:val="009E2119"/>
    <w:rsid w:val="009E757D"/>
    <w:rsid w:val="009F1431"/>
    <w:rsid w:val="009F5BC4"/>
    <w:rsid w:val="00A136AA"/>
    <w:rsid w:val="00A43BD7"/>
    <w:rsid w:val="00A43CEA"/>
    <w:rsid w:val="00A7466F"/>
    <w:rsid w:val="00A814BF"/>
    <w:rsid w:val="00A927DD"/>
    <w:rsid w:val="00AA2808"/>
    <w:rsid w:val="00AA7830"/>
    <w:rsid w:val="00AB4863"/>
    <w:rsid w:val="00AD4E38"/>
    <w:rsid w:val="00AD76E8"/>
    <w:rsid w:val="00AE366A"/>
    <w:rsid w:val="00B045F3"/>
    <w:rsid w:val="00B1437A"/>
    <w:rsid w:val="00B36C60"/>
    <w:rsid w:val="00B4775A"/>
    <w:rsid w:val="00B57ABD"/>
    <w:rsid w:val="00B62830"/>
    <w:rsid w:val="00B64AE1"/>
    <w:rsid w:val="00B73A9F"/>
    <w:rsid w:val="00B85813"/>
    <w:rsid w:val="00B96E41"/>
    <w:rsid w:val="00BE6A94"/>
    <w:rsid w:val="00C00C83"/>
    <w:rsid w:val="00C02A8F"/>
    <w:rsid w:val="00C05293"/>
    <w:rsid w:val="00C05CF4"/>
    <w:rsid w:val="00C11D33"/>
    <w:rsid w:val="00C179E9"/>
    <w:rsid w:val="00C4054B"/>
    <w:rsid w:val="00C41236"/>
    <w:rsid w:val="00C54E81"/>
    <w:rsid w:val="00C571B5"/>
    <w:rsid w:val="00C66C6C"/>
    <w:rsid w:val="00C802BC"/>
    <w:rsid w:val="00C8142F"/>
    <w:rsid w:val="00C9018E"/>
    <w:rsid w:val="00CA4E82"/>
    <w:rsid w:val="00CB63E9"/>
    <w:rsid w:val="00CB710B"/>
    <w:rsid w:val="00CB7873"/>
    <w:rsid w:val="00CC519C"/>
    <w:rsid w:val="00CE1A20"/>
    <w:rsid w:val="00CE7A30"/>
    <w:rsid w:val="00D21F35"/>
    <w:rsid w:val="00D227C3"/>
    <w:rsid w:val="00D248E1"/>
    <w:rsid w:val="00D27874"/>
    <w:rsid w:val="00D54CD4"/>
    <w:rsid w:val="00D82BB9"/>
    <w:rsid w:val="00D8727D"/>
    <w:rsid w:val="00D920D7"/>
    <w:rsid w:val="00D93F85"/>
    <w:rsid w:val="00DB14CC"/>
    <w:rsid w:val="00DD1F70"/>
    <w:rsid w:val="00DF31DC"/>
    <w:rsid w:val="00E05044"/>
    <w:rsid w:val="00E1021E"/>
    <w:rsid w:val="00E25E3E"/>
    <w:rsid w:val="00E4479E"/>
    <w:rsid w:val="00E77764"/>
    <w:rsid w:val="00E8091D"/>
    <w:rsid w:val="00E8263E"/>
    <w:rsid w:val="00E93D1E"/>
    <w:rsid w:val="00EB0FC2"/>
    <w:rsid w:val="00F06FAB"/>
    <w:rsid w:val="00F36267"/>
    <w:rsid w:val="00F4026E"/>
    <w:rsid w:val="00F43C6E"/>
    <w:rsid w:val="00F4679C"/>
    <w:rsid w:val="00F51A77"/>
    <w:rsid w:val="00F54E82"/>
    <w:rsid w:val="00F653E9"/>
    <w:rsid w:val="00F82E5D"/>
    <w:rsid w:val="00FB02DF"/>
    <w:rsid w:val="00FB2275"/>
    <w:rsid w:val="00FD505B"/>
    <w:rsid w:val="00FD74E4"/>
    <w:rsid w:val="00FF43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213EA5C0"/>
  <w15:docId w15:val="{2CA15755-9832-4100-B48E-818277B7F9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C6C"/>
    <w:pPr>
      <w:spacing w:after="0" w:line="240" w:lineRule="auto"/>
    </w:pPr>
    <w:rPr>
      <w:rFonts w:ascii="Arial" w:eastAsia="SimSun" w:hAnsi="Arial" w:cs="Times New Roman"/>
      <w:sz w:val="20"/>
      <w:szCs w:val="24"/>
    </w:rPr>
  </w:style>
  <w:style w:type="paragraph" w:styleId="Heading1">
    <w:name w:val="heading 1"/>
    <w:basedOn w:val="Normal"/>
    <w:link w:val="Heading1Char"/>
    <w:uiPriority w:val="9"/>
    <w:qFormat/>
    <w:rsid w:val="00C66C6C"/>
    <w:pPr>
      <w:keepNext/>
      <w:pageBreakBefore/>
      <w:numPr>
        <w:numId w:val="1"/>
      </w:numPr>
      <w:spacing w:before="100" w:beforeAutospacing="1" w:after="100" w:afterAutospacing="1"/>
      <w:outlineLvl w:val="0"/>
    </w:pPr>
    <w:rPr>
      <w:rFonts w:eastAsia="Times New Roman"/>
      <w:b/>
      <w:bCs/>
      <w:kern w:val="36"/>
      <w:sz w:val="28"/>
      <w:szCs w:val="48"/>
    </w:rPr>
  </w:style>
  <w:style w:type="paragraph" w:styleId="Heading2">
    <w:name w:val="heading 2"/>
    <w:basedOn w:val="Normal"/>
    <w:next w:val="Normal"/>
    <w:link w:val="Heading2Char"/>
    <w:uiPriority w:val="9"/>
    <w:unhideWhenUsed/>
    <w:qFormat/>
    <w:rsid w:val="002A6CE2"/>
    <w:pPr>
      <w:keepNext/>
      <w:numPr>
        <w:ilvl w:val="1"/>
        <w:numId w:val="1"/>
      </w:numPr>
      <w:spacing w:before="240" w:after="60"/>
      <w:outlineLvl w:val="1"/>
    </w:pPr>
    <w:rPr>
      <w:rFonts w:cs="Arial"/>
      <w:b/>
      <w:bCs/>
      <w:iCs/>
      <w:sz w:val="24"/>
      <w:szCs w:val="28"/>
    </w:rPr>
  </w:style>
  <w:style w:type="paragraph" w:styleId="Heading3">
    <w:name w:val="heading 3"/>
    <w:basedOn w:val="Normal"/>
    <w:next w:val="Normal"/>
    <w:link w:val="Heading3Char"/>
    <w:uiPriority w:val="9"/>
    <w:unhideWhenUsed/>
    <w:qFormat/>
    <w:rsid w:val="002A6CE2"/>
    <w:pPr>
      <w:keepNext/>
      <w:numPr>
        <w:ilvl w:val="2"/>
        <w:numId w:val="1"/>
      </w:numPr>
      <w:spacing w:before="240" w:after="60"/>
      <w:outlineLvl w:val="2"/>
    </w:pPr>
    <w:rPr>
      <w:rFonts w:cs="Arial"/>
      <w:b/>
      <w:bCs/>
      <w:szCs w:val="26"/>
    </w:rPr>
  </w:style>
  <w:style w:type="paragraph" w:styleId="Heading4">
    <w:name w:val="heading 4"/>
    <w:basedOn w:val="Normal"/>
    <w:next w:val="Normal"/>
    <w:link w:val="Heading4Char"/>
    <w:uiPriority w:val="9"/>
    <w:unhideWhenUsed/>
    <w:qFormat/>
    <w:rsid w:val="002A6CE2"/>
    <w:pPr>
      <w:keepNext/>
      <w:numPr>
        <w:ilvl w:val="3"/>
        <w:numId w:val="1"/>
      </w:numPr>
      <w:spacing w:before="240" w:after="60"/>
      <w:outlineLvl w:val="3"/>
    </w:pPr>
    <w:rPr>
      <w:b/>
      <w:bCs/>
      <w:i/>
      <w:szCs w:val="28"/>
    </w:rPr>
  </w:style>
  <w:style w:type="paragraph" w:styleId="Heading5">
    <w:name w:val="heading 5"/>
    <w:basedOn w:val="Normal"/>
    <w:next w:val="Normal"/>
    <w:link w:val="Heading5Char"/>
    <w:uiPriority w:val="9"/>
    <w:semiHidden/>
    <w:unhideWhenUsed/>
    <w:qFormat/>
    <w:rsid w:val="00C66C6C"/>
    <w:pPr>
      <w:keepNext/>
      <w:numPr>
        <w:ilvl w:val="4"/>
        <w:numId w:val="1"/>
      </w:numPr>
      <w:spacing w:before="240" w:after="60"/>
      <w:outlineLvl w:val="4"/>
    </w:pPr>
    <w:rPr>
      <w:b/>
      <w:bCs/>
      <w:iCs/>
      <w:szCs w:val="26"/>
    </w:rPr>
  </w:style>
  <w:style w:type="paragraph" w:styleId="Heading6">
    <w:name w:val="heading 6"/>
    <w:basedOn w:val="Normal"/>
    <w:next w:val="Normal"/>
    <w:link w:val="Heading6Char"/>
    <w:uiPriority w:val="9"/>
    <w:semiHidden/>
    <w:unhideWhenUsed/>
    <w:qFormat/>
    <w:rsid w:val="00C66C6C"/>
    <w:pPr>
      <w:keepNext/>
      <w:numPr>
        <w:ilvl w:val="5"/>
        <w:numId w:val="1"/>
      </w:numPr>
      <w:spacing w:before="240" w:after="60"/>
      <w:outlineLvl w:val="5"/>
    </w:pPr>
    <w:rPr>
      <w:b/>
      <w:bCs/>
      <w:szCs w:val="22"/>
    </w:rPr>
  </w:style>
  <w:style w:type="paragraph" w:styleId="Heading7">
    <w:name w:val="heading 7"/>
    <w:basedOn w:val="Normal"/>
    <w:next w:val="Normal"/>
    <w:link w:val="Heading7Char"/>
    <w:qFormat/>
    <w:rsid w:val="00C66C6C"/>
    <w:pPr>
      <w:keepNext/>
      <w:numPr>
        <w:ilvl w:val="6"/>
        <w:numId w:val="1"/>
      </w:numPr>
      <w:spacing w:before="240" w:after="60"/>
      <w:outlineLvl w:val="6"/>
    </w:pPr>
  </w:style>
  <w:style w:type="paragraph" w:styleId="Heading8">
    <w:name w:val="heading 8"/>
    <w:basedOn w:val="Normal"/>
    <w:next w:val="Normal"/>
    <w:link w:val="Heading8Char"/>
    <w:qFormat/>
    <w:rsid w:val="00C66C6C"/>
    <w:pPr>
      <w:keepNext/>
      <w:numPr>
        <w:ilvl w:val="7"/>
        <w:numId w:val="1"/>
      </w:numPr>
      <w:spacing w:before="240" w:after="60"/>
      <w:outlineLvl w:val="7"/>
    </w:pPr>
    <w:rPr>
      <w:i/>
      <w:iCs/>
    </w:rPr>
  </w:style>
  <w:style w:type="paragraph" w:styleId="Heading9">
    <w:name w:val="heading 9"/>
    <w:basedOn w:val="Normal"/>
    <w:next w:val="Normal"/>
    <w:link w:val="Heading9Char"/>
    <w:qFormat/>
    <w:rsid w:val="00C66C6C"/>
    <w:pPr>
      <w:keepNext/>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6C6C"/>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2A6CE2"/>
    <w:rPr>
      <w:rFonts w:ascii="Arial" w:eastAsia="SimSun" w:hAnsi="Arial" w:cs="Arial"/>
      <w:b/>
      <w:bCs/>
      <w:iCs/>
      <w:sz w:val="24"/>
      <w:szCs w:val="28"/>
    </w:rPr>
  </w:style>
  <w:style w:type="character" w:customStyle="1" w:styleId="Heading3Char">
    <w:name w:val="Heading 3 Char"/>
    <w:basedOn w:val="DefaultParagraphFont"/>
    <w:link w:val="Heading3"/>
    <w:uiPriority w:val="9"/>
    <w:rsid w:val="002A6CE2"/>
    <w:rPr>
      <w:rFonts w:ascii="Arial" w:eastAsia="SimSun" w:hAnsi="Arial" w:cs="Arial"/>
      <w:b/>
      <w:bCs/>
      <w:sz w:val="20"/>
      <w:szCs w:val="26"/>
    </w:rPr>
  </w:style>
  <w:style w:type="character" w:customStyle="1" w:styleId="Heading4Char">
    <w:name w:val="Heading 4 Char"/>
    <w:basedOn w:val="DefaultParagraphFont"/>
    <w:link w:val="Heading4"/>
    <w:uiPriority w:val="9"/>
    <w:rsid w:val="002A6CE2"/>
    <w:rPr>
      <w:rFonts w:ascii="Arial" w:eastAsia="SimSun" w:hAnsi="Arial" w:cs="Times New Roman"/>
      <w:b/>
      <w:bCs/>
      <w:i/>
      <w:sz w:val="20"/>
      <w:szCs w:val="28"/>
    </w:rPr>
  </w:style>
  <w:style w:type="character" w:customStyle="1" w:styleId="Heading5Char">
    <w:name w:val="Heading 5 Char"/>
    <w:basedOn w:val="DefaultParagraphFont"/>
    <w:link w:val="Heading5"/>
    <w:uiPriority w:val="9"/>
    <w:semiHidden/>
    <w:rsid w:val="00C66C6C"/>
    <w:rPr>
      <w:rFonts w:ascii="Arial" w:eastAsia="SimSun" w:hAnsi="Arial" w:cs="Times New Roman"/>
      <w:b/>
      <w:bCs/>
      <w:iCs/>
      <w:sz w:val="20"/>
      <w:szCs w:val="26"/>
    </w:rPr>
  </w:style>
  <w:style w:type="character" w:customStyle="1" w:styleId="Heading6Char">
    <w:name w:val="Heading 6 Char"/>
    <w:basedOn w:val="DefaultParagraphFont"/>
    <w:link w:val="Heading6"/>
    <w:uiPriority w:val="9"/>
    <w:semiHidden/>
    <w:rsid w:val="00C66C6C"/>
    <w:rPr>
      <w:rFonts w:ascii="Arial" w:eastAsia="SimSun" w:hAnsi="Arial" w:cs="Times New Roman"/>
      <w:b/>
      <w:bCs/>
      <w:sz w:val="20"/>
    </w:rPr>
  </w:style>
  <w:style w:type="character" w:customStyle="1" w:styleId="Heading7Char">
    <w:name w:val="Heading 7 Char"/>
    <w:basedOn w:val="DefaultParagraphFont"/>
    <w:link w:val="Heading7"/>
    <w:rsid w:val="00C66C6C"/>
    <w:rPr>
      <w:rFonts w:ascii="Arial" w:eastAsia="SimSun" w:hAnsi="Arial" w:cs="Times New Roman"/>
      <w:sz w:val="20"/>
      <w:szCs w:val="24"/>
    </w:rPr>
  </w:style>
  <w:style w:type="character" w:customStyle="1" w:styleId="Heading8Char">
    <w:name w:val="Heading 8 Char"/>
    <w:basedOn w:val="DefaultParagraphFont"/>
    <w:link w:val="Heading8"/>
    <w:rsid w:val="00C66C6C"/>
    <w:rPr>
      <w:rFonts w:ascii="Arial" w:eastAsia="SimSun" w:hAnsi="Arial" w:cs="Times New Roman"/>
      <w:i/>
      <w:iCs/>
      <w:sz w:val="20"/>
      <w:szCs w:val="24"/>
    </w:rPr>
  </w:style>
  <w:style w:type="character" w:customStyle="1" w:styleId="Heading9Char">
    <w:name w:val="Heading 9 Char"/>
    <w:basedOn w:val="DefaultParagraphFont"/>
    <w:link w:val="Heading9"/>
    <w:rsid w:val="00C66C6C"/>
    <w:rPr>
      <w:rFonts w:ascii="Arial" w:eastAsia="SimSun" w:hAnsi="Arial" w:cs="Arial"/>
      <w:sz w:val="20"/>
    </w:rPr>
  </w:style>
  <w:style w:type="paragraph" w:styleId="BalloonText">
    <w:name w:val="Balloon Text"/>
    <w:basedOn w:val="Normal"/>
    <w:link w:val="BalloonTextChar"/>
    <w:uiPriority w:val="99"/>
    <w:semiHidden/>
    <w:unhideWhenUsed/>
    <w:rsid w:val="002A6CE2"/>
    <w:rPr>
      <w:rFonts w:ascii="Tahoma" w:hAnsi="Tahoma" w:cs="Tahoma"/>
      <w:sz w:val="16"/>
      <w:szCs w:val="16"/>
    </w:rPr>
  </w:style>
  <w:style w:type="character" w:customStyle="1" w:styleId="BalloonTextChar">
    <w:name w:val="Balloon Text Char"/>
    <w:basedOn w:val="DefaultParagraphFont"/>
    <w:link w:val="BalloonText"/>
    <w:uiPriority w:val="99"/>
    <w:semiHidden/>
    <w:rsid w:val="002A6CE2"/>
    <w:rPr>
      <w:rFonts w:ascii="Tahoma" w:eastAsia="SimSun" w:hAnsi="Tahoma" w:cs="Tahoma"/>
      <w:sz w:val="16"/>
      <w:szCs w:val="16"/>
    </w:rPr>
  </w:style>
  <w:style w:type="character" w:styleId="CommentReference">
    <w:name w:val="annotation reference"/>
    <w:basedOn w:val="DefaultParagraphFont"/>
    <w:uiPriority w:val="99"/>
    <w:semiHidden/>
    <w:unhideWhenUsed/>
    <w:rsid w:val="002A6CE2"/>
    <w:rPr>
      <w:sz w:val="16"/>
      <w:szCs w:val="16"/>
    </w:rPr>
  </w:style>
  <w:style w:type="paragraph" w:styleId="CommentText">
    <w:name w:val="annotation text"/>
    <w:basedOn w:val="Normal"/>
    <w:link w:val="CommentTextChar"/>
    <w:uiPriority w:val="99"/>
    <w:semiHidden/>
    <w:unhideWhenUsed/>
    <w:rsid w:val="002A6CE2"/>
  </w:style>
  <w:style w:type="character" w:customStyle="1" w:styleId="CommentTextChar">
    <w:name w:val="Comment Text Char"/>
    <w:basedOn w:val="DefaultParagraphFont"/>
    <w:link w:val="CommentText"/>
    <w:uiPriority w:val="99"/>
    <w:semiHidden/>
    <w:rsid w:val="002A6CE2"/>
    <w:rPr>
      <w:rFonts w:ascii="Arial" w:eastAsia="SimSun" w:hAnsi="Arial" w:cs="Times New Roman"/>
      <w:sz w:val="20"/>
      <w:szCs w:val="24"/>
    </w:rPr>
  </w:style>
  <w:style w:type="table" w:styleId="TableGrid">
    <w:name w:val="Table Grid"/>
    <w:basedOn w:val="TableNormal"/>
    <w:uiPriority w:val="59"/>
    <w:rsid w:val="002A6CE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qFormat/>
    <w:rsid w:val="002A6CE2"/>
    <w:rPr>
      <w:b/>
      <w:bCs/>
      <w:szCs w:val="20"/>
    </w:rPr>
  </w:style>
  <w:style w:type="paragraph" w:styleId="Date">
    <w:name w:val="Date"/>
    <w:basedOn w:val="Normal"/>
    <w:next w:val="Normal"/>
    <w:link w:val="DateChar"/>
    <w:rsid w:val="002A6CE2"/>
    <w:pPr>
      <w:autoSpaceDN w:val="0"/>
    </w:pPr>
    <w:rPr>
      <w:rFonts w:ascii="Times New Roman" w:eastAsia="Times New Roman" w:hAnsi="Times New Roman"/>
    </w:rPr>
  </w:style>
  <w:style w:type="character" w:customStyle="1" w:styleId="DateChar">
    <w:name w:val="Date Char"/>
    <w:basedOn w:val="DefaultParagraphFont"/>
    <w:link w:val="Date"/>
    <w:rsid w:val="002A6CE2"/>
    <w:rPr>
      <w:rFonts w:ascii="Times New Roman" w:eastAsia="Times New Roman" w:hAnsi="Times New Roman" w:cs="Times New Roman"/>
      <w:sz w:val="20"/>
      <w:szCs w:val="24"/>
    </w:rPr>
  </w:style>
  <w:style w:type="paragraph" w:customStyle="1" w:styleId="doclisting">
    <w:name w:val="doclisting"/>
    <w:basedOn w:val="Normal"/>
    <w:rsid w:val="002A6CE2"/>
    <w:pPr>
      <w:spacing w:before="100" w:beforeAutospacing="1" w:after="100" w:afterAutospacing="1"/>
    </w:pPr>
    <w:rPr>
      <w:rFonts w:ascii="Times New Roman" w:eastAsia="Times New Roman" w:hAnsi="Times New Roman"/>
      <w:sz w:val="24"/>
    </w:rPr>
  </w:style>
  <w:style w:type="paragraph" w:styleId="DocumentMap">
    <w:name w:val="Document Map"/>
    <w:basedOn w:val="Normal"/>
    <w:link w:val="DocumentMapChar"/>
    <w:semiHidden/>
    <w:rsid w:val="002A6CE2"/>
    <w:pPr>
      <w:shd w:val="clear" w:color="auto" w:fill="000080"/>
    </w:pPr>
    <w:rPr>
      <w:rFonts w:ascii="Tahoma" w:hAnsi="Tahoma" w:cs="Tahoma"/>
      <w:szCs w:val="20"/>
    </w:rPr>
  </w:style>
  <w:style w:type="character" w:customStyle="1" w:styleId="DocumentMapChar">
    <w:name w:val="Document Map Char"/>
    <w:basedOn w:val="DefaultParagraphFont"/>
    <w:link w:val="DocumentMap"/>
    <w:semiHidden/>
    <w:rsid w:val="002A6CE2"/>
    <w:rPr>
      <w:rFonts w:ascii="Tahoma" w:eastAsia="SimSun" w:hAnsi="Tahoma" w:cs="Tahoma"/>
      <w:sz w:val="20"/>
      <w:szCs w:val="20"/>
      <w:shd w:val="clear" w:color="auto" w:fill="000080"/>
    </w:rPr>
  </w:style>
  <w:style w:type="character" w:styleId="FollowedHyperlink">
    <w:name w:val="FollowedHyperlink"/>
    <w:basedOn w:val="DefaultParagraphFont"/>
    <w:rsid w:val="002A6CE2"/>
    <w:rPr>
      <w:color w:val="606420"/>
      <w:u w:val="single"/>
    </w:rPr>
  </w:style>
  <w:style w:type="paragraph" w:styleId="Footer">
    <w:name w:val="footer"/>
    <w:basedOn w:val="Normal"/>
    <w:link w:val="FooterChar"/>
    <w:rsid w:val="002A6CE2"/>
    <w:pPr>
      <w:tabs>
        <w:tab w:val="center" w:pos="4320"/>
        <w:tab w:val="right" w:pos="8640"/>
      </w:tabs>
    </w:pPr>
  </w:style>
  <w:style w:type="character" w:customStyle="1" w:styleId="FooterChar">
    <w:name w:val="Footer Char"/>
    <w:basedOn w:val="DefaultParagraphFont"/>
    <w:link w:val="Footer"/>
    <w:rsid w:val="002A6CE2"/>
    <w:rPr>
      <w:rFonts w:ascii="Arial" w:eastAsia="SimSun" w:hAnsi="Arial" w:cs="Times New Roman"/>
      <w:sz w:val="20"/>
      <w:szCs w:val="24"/>
    </w:rPr>
  </w:style>
  <w:style w:type="paragraph" w:styleId="Header">
    <w:name w:val="header"/>
    <w:basedOn w:val="Normal"/>
    <w:link w:val="HeaderChar"/>
    <w:rsid w:val="002A6CE2"/>
    <w:pPr>
      <w:tabs>
        <w:tab w:val="center" w:pos="4320"/>
        <w:tab w:val="right" w:pos="8640"/>
      </w:tabs>
    </w:pPr>
  </w:style>
  <w:style w:type="character" w:customStyle="1" w:styleId="HeaderChar">
    <w:name w:val="Header Char"/>
    <w:basedOn w:val="DefaultParagraphFont"/>
    <w:link w:val="Header"/>
    <w:rsid w:val="002A6CE2"/>
    <w:rPr>
      <w:rFonts w:ascii="Arial" w:eastAsia="SimSun" w:hAnsi="Arial" w:cs="Times New Roman"/>
      <w:sz w:val="20"/>
      <w:szCs w:val="24"/>
    </w:rPr>
  </w:style>
  <w:style w:type="character" w:styleId="Hyperlink">
    <w:name w:val="Hyperlink"/>
    <w:basedOn w:val="DefaultParagraphFont"/>
    <w:uiPriority w:val="99"/>
    <w:rsid w:val="002A6CE2"/>
    <w:rPr>
      <w:color w:val="0000FF"/>
      <w:u w:val="single"/>
    </w:rPr>
  </w:style>
  <w:style w:type="paragraph" w:styleId="ListBullet">
    <w:name w:val="List Bullet"/>
    <w:basedOn w:val="Normal"/>
    <w:rsid w:val="002A6CE2"/>
    <w:pPr>
      <w:numPr>
        <w:numId w:val="2"/>
      </w:numPr>
    </w:pPr>
  </w:style>
  <w:style w:type="paragraph" w:styleId="ListBullet2">
    <w:name w:val="List Bullet 2"/>
    <w:basedOn w:val="Normal"/>
    <w:rsid w:val="002A6CE2"/>
    <w:pPr>
      <w:numPr>
        <w:numId w:val="3"/>
      </w:numPr>
    </w:pPr>
  </w:style>
  <w:style w:type="paragraph" w:styleId="ListBullet3">
    <w:name w:val="List Bullet 3"/>
    <w:basedOn w:val="Normal"/>
    <w:rsid w:val="002A6CE2"/>
    <w:pPr>
      <w:numPr>
        <w:numId w:val="4"/>
      </w:numPr>
    </w:pPr>
  </w:style>
  <w:style w:type="paragraph" w:styleId="ListBullet4">
    <w:name w:val="List Bullet 4"/>
    <w:basedOn w:val="Normal"/>
    <w:rsid w:val="002A6CE2"/>
    <w:pPr>
      <w:numPr>
        <w:numId w:val="5"/>
      </w:numPr>
    </w:pPr>
  </w:style>
  <w:style w:type="paragraph" w:styleId="ListBullet5">
    <w:name w:val="List Bullet 5"/>
    <w:basedOn w:val="Normal"/>
    <w:rsid w:val="002A6CE2"/>
    <w:pPr>
      <w:numPr>
        <w:numId w:val="6"/>
      </w:numPr>
    </w:pPr>
  </w:style>
  <w:style w:type="character" w:customStyle="1" w:styleId="msochangeprop0">
    <w:name w:val="msochangeprop0"/>
    <w:basedOn w:val="DefaultParagraphFont"/>
    <w:rsid w:val="002A6CE2"/>
  </w:style>
  <w:style w:type="character" w:customStyle="1" w:styleId="msodel0">
    <w:name w:val="msodel0"/>
    <w:basedOn w:val="DefaultParagraphFont"/>
    <w:rsid w:val="002A6CE2"/>
  </w:style>
  <w:style w:type="character" w:customStyle="1" w:styleId="msoins0">
    <w:name w:val="msoins0"/>
    <w:basedOn w:val="DefaultParagraphFont"/>
    <w:rsid w:val="002A6CE2"/>
  </w:style>
  <w:style w:type="character" w:customStyle="1" w:styleId="msoins00">
    <w:name w:val="msoins00"/>
    <w:basedOn w:val="DefaultParagraphFont"/>
    <w:rsid w:val="002A6CE2"/>
  </w:style>
  <w:style w:type="character" w:customStyle="1" w:styleId="msoins000">
    <w:name w:val="msoins000"/>
    <w:basedOn w:val="DefaultParagraphFont"/>
    <w:rsid w:val="002A6CE2"/>
  </w:style>
  <w:style w:type="character" w:customStyle="1" w:styleId="msoins01">
    <w:name w:val="msoins01"/>
    <w:basedOn w:val="DefaultParagraphFont"/>
    <w:rsid w:val="002A6CE2"/>
  </w:style>
  <w:style w:type="character" w:customStyle="1" w:styleId="msoins1">
    <w:name w:val="msoins1"/>
    <w:basedOn w:val="DefaultParagraphFont"/>
    <w:rsid w:val="002A6CE2"/>
  </w:style>
  <w:style w:type="character" w:customStyle="1" w:styleId="msoins2">
    <w:name w:val="msoins2"/>
    <w:basedOn w:val="DefaultParagraphFont"/>
    <w:rsid w:val="002A6CE2"/>
  </w:style>
  <w:style w:type="character" w:customStyle="1" w:styleId="objecttype0">
    <w:name w:val="objecttype0"/>
    <w:basedOn w:val="DefaultParagraphFont"/>
    <w:rsid w:val="002A6CE2"/>
  </w:style>
  <w:style w:type="character" w:styleId="PageNumber">
    <w:name w:val="page number"/>
    <w:basedOn w:val="DefaultParagraphFont"/>
    <w:rsid w:val="002A6CE2"/>
  </w:style>
  <w:style w:type="character" w:customStyle="1" w:styleId="spelle">
    <w:name w:val="spelle"/>
    <w:basedOn w:val="DefaultParagraphFont"/>
    <w:rsid w:val="002A6CE2"/>
  </w:style>
  <w:style w:type="paragraph" w:customStyle="1" w:styleId="styleright025cm">
    <w:name w:val="styleright025cm"/>
    <w:basedOn w:val="Normal"/>
    <w:rsid w:val="002A6CE2"/>
    <w:pPr>
      <w:spacing w:before="100" w:beforeAutospacing="1" w:after="100" w:afterAutospacing="1"/>
    </w:pPr>
    <w:rPr>
      <w:rFonts w:ascii="Times New Roman" w:eastAsia="Times New Roman" w:hAnsi="Times New Roman"/>
      <w:sz w:val="24"/>
    </w:rPr>
  </w:style>
  <w:style w:type="paragraph" w:styleId="TableofFigures">
    <w:name w:val="table of figures"/>
    <w:basedOn w:val="Normal"/>
    <w:next w:val="Normal"/>
    <w:semiHidden/>
    <w:rsid w:val="002A6CE2"/>
  </w:style>
  <w:style w:type="paragraph" w:styleId="TOC1">
    <w:name w:val="toc 1"/>
    <w:basedOn w:val="Normal"/>
    <w:next w:val="Normal"/>
    <w:autoRedefine/>
    <w:uiPriority w:val="39"/>
    <w:rsid w:val="00B73A9F"/>
    <w:pPr>
      <w:spacing w:before="240"/>
    </w:pPr>
    <w:rPr>
      <w:b/>
      <w:smallCaps/>
    </w:rPr>
  </w:style>
  <w:style w:type="paragraph" w:styleId="TOC2">
    <w:name w:val="toc 2"/>
    <w:basedOn w:val="Normal"/>
    <w:next w:val="Normal"/>
    <w:autoRedefine/>
    <w:uiPriority w:val="39"/>
    <w:rsid w:val="00B73A9F"/>
    <w:pPr>
      <w:spacing w:before="120"/>
      <w:ind w:left="202"/>
    </w:pPr>
    <w:rPr>
      <w:i/>
    </w:rPr>
  </w:style>
  <w:style w:type="paragraph" w:styleId="TOC3">
    <w:name w:val="toc 3"/>
    <w:basedOn w:val="Normal"/>
    <w:next w:val="Normal"/>
    <w:autoRedefine/>
    <w:uiPriority w:val="39"/>
    <w:rsid w:val="002A6CE2"/>
    <w:pPr>
      <w:ind w:left="400"/>
    </w:pPr>
  </w:style>
  <w:style w:type="paragraph" w:customStyle="1" w:styleId="BoldText">
    <w:name w:val="BoldText"/>
    <w:basedOn w:val="Normal"/>
    <w:next w:val="Normal"/>
    <w:rsid w:val="00C66C6C"/>
    <w:pPr>
      <w:keepNext/>
    </w:pPr>
    <w:rPr>
      <w:b/>
    </w:rPr>
  </w:style>
  <w:style w:type="paragraph" w:styleId="TOC4">
    <w:name w:val="toc 4"/>
    <w:basedOn w:val="Normal"/>
    <w:next w:val="Normal"/>
    <w:autoRedefine/>
    <w:uiPriority w:val="39"/>
    <w:unhideWhenUsed/>
    <w:rsid w:val="00775603"/>
    <w:pPr>
      <w:spacing w:after="100"/>
      <w:ind w:left="600"/>
    </w:pPr>
  </w:style>
  <w:style w:type="paragraph" w:styleId="TOC5">
    <w:name w:val="toc 5"/>
    <w:basedOn w:val="Normal"/>
    <w:next w:val="Normal"/>
    <w:autoRedefine/>
    <w:uiPriority w:val="39"/>
    <w:unhideWhenUsed/>
    <w:rsid w:val="00775603"/>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775603"/>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775603"/>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775603"/>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775603"/>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7756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195508">
      <w:bodyDiv w:val="1"/>
      <w:marLeft w:val="0"/>
      <w:marRight w:val="0"/>
      <w:marTop w:val="0"/>
      <w:marBottom w:val="0"/>
      <w:divBdr>
        <w:top w:val="none" w:sz="0" w:space="0" w:color="auto"/>
        <w:left w:val="none" w:sz="0" w:space="0" w:color="auto"/>
        <w:bottom w:val="none" w:sz="0" w:space="0" w:color="auto"/>
        <w:right w:val="none" w:sz="0" w:space="0" w:color="auto"/>
      </w:divBdr>
    </w:div>
    <w:div w:id="912273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emf"/><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emf"/><Relationship Id="rId29"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emf"/><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3.emf"/><Relationship Id="rId31" Type="http://schemas.openxmlformats.org/officeDocument/2006/relationships/customXml" Target="../customXml/item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emf"/><Relationship Id="rId22" Type="http://schemas.openxmlformats.org/officeDocument/2006/relationships/image" Target="media/image16.emf"/><Relationship Id="rId27" Type="http://schemas.microsoft.com/office/2011/relationships/people" Target="people.xml"/><Relationship Id="rId30"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40000"/>
                <a:satMod val="155000"/>
              </a:schemeClr>
            </a:gs>
            <a:gs pos="65000">
              <a:schemeClr val="phClr">
                <a:shade val="85000"/>
                <a:satMod val="155000"/>
              </a:schemeClr>
            </a:gs>
            <a:gs pos="100000">
              <a:schemeClr val="phClr">
                <a:shade val="95000"/>
                <a:satMod val="155000"/>
              </a:schemeClr>
            </a:gs>
          </a:gsLst>
          <a:lin ang="16200000" scaled="0"/>
        </a:gradFill>
      </a:fillStyleLst>
      <a:lnStyleLst>
        <a:ln w="6350" cap="rnd" cmpd="sng" algn="ctr">
          <a:solidFill>
            <a:schemeClr val="phClr">
              <a:shade val="95000"/>
              <a:satMod val="105000"/>
            </a:scheme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50800" algn="tl" rotWithShape="0">
              <a:srgbClr val="000000">
                <a:alpha val="64000"/>
              </a:srgbClr>
            </a:outerShdw>
          </a:effectLst>
        </a:effectStyle>
        <a:effectStyle>
          <a:effectLst>
            <a:outerShdw blurRad="39000" dist="25400" dir="5400000">
              <a:srgbClr val="000000">
                <a:alpha val="35000"/>
              </a:srgbClr>
            </a:outerShdw>
          </a:effectLst>
        </a:effectStyle>
        <a:effectStyle>
          <a:effectLst>
            <a:outerShdw blurRad="39000" dist="25400" dir="5400000">
              <a:srgbClr val="000000">
                <a:alpha val="35000"/>
              </a:srgbClr>
            </a:outerShdw>
          </a:effectLst>
          <a:scene3d>
            <a:camera prst="orthographicFront" fov="0">
              <a:rot lat="0" lon="0" rev="0"/>
            </a:camera>
            <a:lightRig rig="threePt" dir="t">
              <a:rot lat="0" lon="0" rev="0"/>
            </a:lightRig>
          </a:scene3d>
          <a:sp3d prstMaterial="matte">
            <a:bevelT h="22225"/>
          </a:sp3d>
        </a:effectStyle>
      </a:effectStyleLst>
      <a:bgFillStyleLst>
        <a:solidFill>
          <a:schemeClr val="phClr"/>
        </a:solidFill>
        <a:gradFill rotWithShape="1">
          <a:gsLst>
            <a:gs pos="0">
              <a:schemeClr val="phClr">
                <a:shade val="50000"/>
                <a:satMod val="155000"/>
              </a:schemeClr>
            </a:gs>
            <a:gs pos="35000">
              <a:schemeClr val="phClr">
                <a:shade val="75000"/>
                <a:satMod val="155000"/>
              </a:schemeClr>
            </a:gs>
            <a:gs pos="100000">
              <a:schemeClr val="phClr">
                <a:tint val="80000"/>
                <a:satMod val="255000"/>
              </a:schemeClr>
            </a:gs>
          </a:gsLst>
          <a:lin ang="16200000" scaled="0"/>
        </a:gradFill>
        <a:gradFill rotWithShape="1">
          <a:gsLst>
            <a:gs pos="0">
              <a:schemeClr val="phClr">
                <a:tint val="80000"/>
                <a:satMod val="300000"/>
              </a:schemeClr>
            </a:gs>
            <a:gs pos="100000">
              <a:schemeClr val="phClr">
                <a:shade val="30000"/>
                <a:satMod val="200000"/>
              </a:schemeClr>
            </a:gs>
          </a:gsLst>
          <a:path path="circle">
            <a:fillToRect l="100000" t="10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B252AAEEBB2AE428336A256E5B1BA71" ma:contentTypeVersion="16" ma:contentTypeDescription="Create a new document." ma:contentTypeScope="" ma:versionID="2ddc1ce573dc3788cfd2b879e4cb8ea3">
  <xsd:schema xmlns:xsd="http://www.w3.org/2001/XMLSchema" xmlns:xs="http://www.w3.org/2001/XMLSchema" xmlns:p="http://schemas.microsoft.com/office/2006/metadata/properties" xmlns:ns2="http://schemas.microsoft.com/sharepoint/v4" xmlns:ns3="0318d977-3122-4453-bd11-bcf99b531984" xmlns:ns4="c8fd791c-34c5-4966-b1a3-5bc8b83ffabe" targetNamespace="http://schemas.microsoft.com/office/2006/metadata/properties" ma:root="true" ma:fieldsID="241abeeffcb6702c00e535cd82cc560b" ns2:_="" ns3:_="" ns4:_="">
    <xsd:import namespace="http://schemas.microsoft.com/sharepoint/v4"/>
    <xsd:import namespace="0318d977-3122-4453-bd11-bcf99b531984"/>
    <xsd:import namespace="c8fd791c-34c5-4966-b1a3-5bc8b83ffabe"/>
    <xsd:element name="properties">
      <xsd:complexType>
        <xsd:sequence>
          <xsd:element name="documentManagement">
            <xsd:complexType>
              <xsd:all>
                <xsd:element ref="ns2:IconOverlay" minOccurs="0"/>
                <xsd:element ref="ns3:SharedWithUsers" minOccurs="0"/>
                <xsd:element ref="ns4:MediaServiceMetadata" minOccurs="0"/>
                <xsd:element ref="ns4:MediaServiceFastMetadata" minOccurs="0"/>
                <xsd:element ref="ns4:MediaServiceAutoKeyPoints" minOccurs="0"/>
                <xsd:element ref="ns4:MediaServiceKeyPoints"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3:SharedWithDetails"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8" nillable="true" ma:displayName="IconOverlay" ma:hidden="true" ma:internalName="IconOverlay">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318d977-3122-4453-bd11-bcf99b531984" elementFormDefault="qualified">
    <xsd:import namespace="http://schemas.microsoft.com/office/2006/documentManagement/types"/>
    <xsd:import namespace="http://schemas.microsoft.com/office/infopath/2007/PartnerControls"/>
    <xsd:element name="SharedWithUsers" ma:index="9" nillable="true" ma:displayName=""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fd791c-34c5-4966-b1a3-5bc8b83ffabe"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Props1.xml><?xml version="1.0" encoding="utf-8"?>
<ds:datastoreItem xmlns:ds="http://schemas.openxmlformats.org/officeDocument/2006/customXml" ds:itemID="{41649E94-FFE7-462C-B584-0BDB86C08329}"/>
</file>

<file path=customXml/itemProps2.xml><?xml version="1.0" encoding="utf-8"?>
<ds:datastoreItem xmlns:ds="http://schemas.openxmlformats.org/officeDocument/2006/customXml" ds:itemID="{0C7F82B1-A14D-4627-81D3-C645ABA76339}"/>
</file>

<file path=customXml/itemProps3.xml><?xml version="1.0" encoding="utf-8"?>
<ds:datastoreItem xmlns:ds="http://schemas.openxmlformats.org/officeDocument/2006/customXml" ds:itemID="{C47AA0F8-AD02-4BB8-AF72-5155420992D3}"/>
</file>

<file path=docProps/app.xml><?xml version="1.0" encoding="utf-8"?>
<Properties xmlns="http://schemas.openxmlformats.org/officeDocument/2006/extended-properties" xmlns:vt="http://schemas.openxmlformats.org/officeDocument/2006/docPropsVTypes">
  <Template>Normal.dotm</Template>
  <TotalTime>2</TotalTime>
  <Pages>58</Pages>
  <Words>14835</Words>
  <Characters>84562</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Siemens Industry Software</Company>
  <LinksUpToDate>false</LinksUpToDate>
  <CharactersWithSpaces>99199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Madishetty, Rajkumar</dc:creator>
  <cp:lastModifiedBy>Walus, David (D.M.)</cp:lastModifiedBy>
  <cp:revision>4</cp:revision>
  <dcterms:created xsi:type="dcterms:W3CDTF">2021-09-09T21:40:00Z</dcterms:created>
  <dcterms:modified xsi:type="dcterms:W3CDTF">2021-09-09T21:41:00Z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0x0101002B252AAEEBB2AE428336A256E5B1BA71</vt:lpwstr>
  </property>
</Properties>
</file>