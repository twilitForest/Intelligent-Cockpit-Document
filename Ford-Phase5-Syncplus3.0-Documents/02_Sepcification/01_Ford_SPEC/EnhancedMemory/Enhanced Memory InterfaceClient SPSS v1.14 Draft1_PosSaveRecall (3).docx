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EE77F" w14:textId="77777777" w:rsidR="001D2426" w:rsidRDefault="001D2426" w:rsidP="00530C8E"/>
    <w:p w14:paraId="11C3A019" w14:textId="77777777" w:rsidR="001061A6" w:rsidRPr="00106C9E" w:rsidRDefault="00C73931" w:rsidP="00106C9E"/>
    <w:p w14:paraId="18E191F6" w14:textId="77777777" w:rsidR="00B703CE" w:rsidRDefault="00980C5F" w:rsidP="00AC15C4">
      <w:pPr>
        <w:jc w:val="center"/>
      </w:pPr>
      <w:r>
        <w:rPr>
          <w:noProof/>
        </w:rPr>
        <w:drawing>
          <wp:inline distT="0" distB="0" distL="0" distR="0" wp14:anchorId="634EBB03" wp14:editId="5E695ED8">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7"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20A94AA8" w14:textId="77777777" w:rsidR="00B703CE" w:rsidRDefault="00980C5F">
      <w:pPr>
        <w:jc w:val="center"/>
        <w:rPr>
          <w:rFonts w:cs="Arial"/>
          <w:b/>
          <w:color w:val="000080"/>
          <w:sz w:val="44"/>
          <w:szCs w:val="44"/>
        </w:rPr>
      </w:pPr>
      <w:r>
        <w:rPr>
          <w:rFonts w:cs="Arial"/>
          <w:b/>
          <w:color w:val="000080"/>
          <w:sz w:val="44"/>
          <w:szCs w:val="44"/>
        </w:rPr>
        <w:t>Research &amp; Vehicle Technology</w:t>
      </w:r>
    </w:p>
    <w:p w14:paraId="19A1E307" w14:textId="77777777" w:rsidR="00B703CE" w:rsidRDefault="00980C5F">
      <w:pPr>
        <w:jc w:val="center"/>
        <w:rPr>
          <w:rFonts w:cs="Arial"/>
          <w:b/>
          <w:color w:val="000080"/>
          <w:sz w:val="40"/>
          <w:szCs w:val="40"/>
        </w:rPr>
      </w:pPr>
      <w:r>
        <w:rPr>
          <w:rFonts w:cs="Arial"/>
          <w:b/>
          <w:color w:val="000080"/>
          <w:sz w:val="40"/>
          <w:szCs w:val="40"/>
        </w:rPr>
        <w:t>“Product Development”</w:t>
      </w:r>
    </w:p>
    <w:p w14:paraId="728F4EC5" w14:textId="77777777" w:rsidR="00B703CE" w:rsidRDefault="00C73931">
      <w:pPr>
        <w:jc w:val="center"/>
      </w:pPr>
    </w:p>
    <w:p w14:paraId="7ECDC37D" w14:textId="77777777" w:rsidR="00B703CE" w:rsidRDefault="00C73931">
      <w:pPr>
        <w:jc w:val="center"/>
      </w:pPr>
    </w:p>
    <w:p w14:paraId="36D19037" w14:textId="77777777" w:rsidR="00B703CE" w:rsidRDefault="00980C5F">
      <w:pPr>
        <w:jc w:val="center"/>
        <w:rPr>
          <w:rFonts w:cs="Arial"/>
          <w:b/>
          <w:sz w:val="52"/>
          <w:szCs w:val="52"/>
        </w:rPr>
      </w:pPr>
      <w:r>
        <w:rPr>
          <w:rFonts w:cs="Arial"/>
          <w:b/>
          <w:sz w:val="52"/>
          <w:szCs w:val="52"/>
        </w:rPr>
        <w:t>Feature – Enhanced Memory</w:t>
      </w:r>
    </w:p>
    <w:p w14:paraId="209666EC" w14:textId="77777777" w:rsidR="00223BA6" w:rsidRDefault="00980C5F">
      <w:pPr>
        <w:jc w:val="center"/>
        <w:rPr>
          <w:rFonts w:cs="Arial"/>
          <w:b/>
          <w:sz w:val="52"/>
          <w:szCs w:val="52"/>
        </w:rPr>
      </w:pPr>
      <w:r>
        <w:rPr>
          <w:rFonts w:cs="Arial"/>
          <w:b/>
          <w:sz w:val="52"/>
          <w:szCs w:val="52"/>
        </w:rPr>
        <w:t>InterfaceClient</w:t>
      </w:r>
    </w:p>
    <w:p w14:paraId="44F73683" w14:textId="77777777" w:rsidR="00FA7064" w:rsidRDefault="00C73931">
      <w:pPr>
        <w:jc w:val="center"/>
        <w:rPr>
          <w:rFonts w:cs="Arial"/>
          <w:b/>
          <w:sz w:val="52"/>
          <w:szCs w:val="52"/>
        </w:rPr>
      </w:pPr>
    </w:p>
    <w:p w14:paraId="5AF32411" w14:textId="77777777" w:rsidR="00B703CE" w:rsidRDefault="00980C5F">
      <w:pPr>
        <w:jc w:val="center"/>
        <w:rPr>
          <w:rFonts w:cs="Arial"/>
          <w:b/>
          <w:sz w:val="52"/>
          <w:szCs w:val="52"/>
        </w:rPr>
      </w:pPr>
      <w:r>
        <w:rPr>
          <w:rFonts w:cs="Arial"/>
          <w:b/>
          <w:sz w:val="52"/>
          <w:szCs w:val="52"/>
        </w:rPr>
        <w:t>Infotainment Subsystem Part Specific Specification (SPSS)</w:t>
      </w:r>
    </w:p>
    <w:p w14:paraId="3CBB9045" w14:textId="77777777" w:rsidR="00B703CE" w:rsidRDefault="00C73931">
      <w:pPr>
        <w:jc w:val="center"/>
      </w:pPr>
    </w:p>
    <w:p w14:paraId="029A76B8" w14:textId="77777777" w:rsidR="00B703CE" w:rsidRDefault="00C73931">
      <w:pPr>
        <w:jc w:val="center"/>
      </w:pPr>
    </w:p>
    <w:p w14:paraId="7AC9278A" w14:textId="77777777" w:rsidR="00B703CE" w:rsidRDefault="00C73931">
      <w:pPr>
        <w:jc w:val="center"/>
      </w:pPr>
    </w:p>
    <w:p w14:paraId="11FEC9E8" w14:textId="77777777" w:rsidR="00B703CE" w:rsidRDefault="00C73931">
      <w:pPr>
        <w:jc w:val="center"/>
      </w:pPr>
    </w:p>
    <w:p w14:paraId="76947B8E" w14:textId="0121A371" w:rsidR="00B703CE" w:rsidRDefault="00980C5F">
      <w:pPr>
        <w:jc w:val="center"/>
        <w:rPr>
          <w:rFonts w:cs="Arial"/>
          <w:sz w:val="28"/>
          <w:szCs w:val="28"/>
        </w:rPr>
      </w:pPr>
      <w:r>
        <w:rPr>
          <w:rFonts w:cs="Arial"/>
          <w:sz w:val="28"/>
          <w:szCs w:val="28"/>
        </w:rPr>
        <w:t>Version 1.</w:t>
      </w:r>
      <w:del w:id="0" w:author="Borrelli, Matthew (M.T.)" w:date="2021-09-03T14:13:00Z">
        <w:r w:rsidDel="00F87E27">
          <w:rPr>
            <w:rFonts w:cs="Arial"/>
            <w:sz w:val="28"/>
            <w:szCs w:val="28"/>
          </w:rPr>
          <w:delText>13</w:delText>
        </w:r>
      </w:del>
      <w:ins w:id="1" w:author="Borrelli, Matthew (M.T.)" w:date="2021-09-03T14:13:00Z">
        <w:r w:rsidR="00F87E27">
          <w:rPr>
            <w:rFonts w:cs="Arial"/>
            <w:sz w:val="28"/>
            <w:szCs w:val="28"/>
          </w:rPr>
          <w:t>14</w:t>
        </w:r>
      </w:ins>
    </w:p>
    <w:p w14:paraId="3954F238" w14:textId="77777777" w:rsidR="00B703CE" w:rsidRDefault="00980C5F">
      <w:pPr>
        <w:jc w:val="center"/>
        <w:rPr>
          <w:rFonts w:cs="Arial"/>
          <w:b/>
          <w:sz w:val="28"/>
          <w:szCs w:val="28"/>
        </w:rPr>
      </w:pPr>
      <w:r>
        <w:rPr>
          <w:rFonts w:cs="Arial"/>
          <w:b/>
          <w:sz w:val="28"/>
          <w:szCs w:val="28"/>
        </w:rPr>
        <w:t>UNCONTROLLED COPY IF PRINTED</w:t>
      </w:r>
    </w:p>
    <w:p w14:paraId="0ADD1D19" w14:textId="77777777" w:rsidR="00B703CE" w:rsidRDefault="00C73931">
      <w:pPr>
        <w:jc w:val="center"/>
      </w:pPr>
    </w:p>
    <w:p w14:paraId="5FB1F7E2" w14:textId="03542BEE" w:rsidR="00B703CE" w:rsidRDefault="00980C5F">
      <w:pPr>
        <w:jc w:val="center"/>
        <w:rPr>
          <w:rFonts w:cs="Arial"/>
          <w:b/>
          <w:szCs w:val="22"/>
        </w:rPr>
      </w:pPr>
      <w:r>
        <w:rPr>
          <w:rFonts w:cs="Arial"/>
          <w:b/>
          <w:szCs w:val="22"/>
        </w:rPr>
        <w:t xml:space="preserve">Version Date:  </w:t>
      </w:r>
      <w:del w:id="2" w:author="Borrelli, Matthew (M.T.)" w:date="2021-09-03T14:13:00Z">
        <w:r w:rsidDel="00F87E27">
          <w:rPr>
            <w:rFonts w:cs="Arial"/>
            <w:b/>
            <w:szCs w:val="22"/>
          </w:rPr>
          <w:delText>July 30, 2021</w:delText>
        </w:r>
      </w:del>
      <w:ins w:id="3" w:author="Borrelli, Matthew (M.T.)" w:date="2021-09-03T14:13:00Z">
        <w:r w:rsidR="00F87E27">
          <w:rPr>
            <w:rFonts w:cs="Arial"/>
            <w:b/>
            <w:szCs w:val="22"/>
          </w:rPr>
          <w:t xml:space="preserve"> TBD</w:t>
        </w:r>
      </w:ins>
    </w:p>
    <w:p w14:paraId="497F94F5" w14:textId="77777777" w:rsidR="00B703CE" w:rsidRDefault="00C73931">
      <w:pPr>
        <w:jc w:val="center"/>
      </w:pPr>
    </w:p>
    <w:p w14:paraId="3E825E82" w14:textId="77777777" w:rsidR="00B703CE" w:rsidRDefault="00C73931">
      <w:pPr>
        <w:jc w:val="center"/>
      </w:pPr>
    </w:p>
    <w:p w14:paraId="2A708376" w14:textId="77777777" w:rsidR="00B703CE" w:rsidRDefault="00C73931">
      <w:pPr>
        <w:jc w:val="center"/>
      </w:pPr>
    </w:p>
    <w:p w14:paraId="396FFE5D" w14:textId="77777777" w:rsidR="00B703CE" w:rsidRDefault="00980C5F">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187E0DFA" w14:textId="77777777" w:rsidR="00B703CE" w:rsidRDefault="00980C5F">
      <w:pPr>
        <w:jc w:val="center"/>
        <w:outlineLvl w:val="0"/>
        <w:rPr>
          <w:rFonts w:cs="Arial"/>
          <w:b/>
          <w:bCs/>
          <w:sz w:val="28"/>
          <w:szCs w:val="28"/>
          <w:u w:val="single"/>
        </w:rPr>
      </w:pPr>
      <w:r>
        <w:rPr>
          <w:b/>
          <w:sz w:val="36"/>
          <w:szCs w:val="36"/>
        </w:rPr>
        <w:br w:type="page"/>
      </w:r>
      <w:bookmarkStart w:id="4" w:name="_Toc78592563"/>
      <w:r>
        <w:rPr>
          <w:rFonts w:cs="Arial"/>
          <w:b/>
          <w:bCs/>
          <w:sz w:val="28"/>
          <w:szCs w:val="28"/>
          <w:u w:val="single"/>
        </w:rPr>
        <w:lastRenderedPageBreak/>
        <w:t>Revision History</w:t>
      </w:r>
      <w:bookmarkEnd w:id="4"/>
    </w:p>
    <w:p w14:paraId="36EB01A5" w14:textId="77777777" w:rsidR="00B703CE" w:rsidRDefault="00C73931">
      <w:pPr>
        <w:rPr>
          <w:rFonts w:cs="Arial"/>
        </w:rPr>
      </w:pPr>
    </w:p>
    <w:tbl>
      <w:tblPr>
        <w:tblW w:w="11160" w:type="dxa"/>
        <w:jc w:val="center"/>
        <w:tblLayout w:type="fixed"/>
        <w:tblLook w:val="04A0" w:firstRow="1" w:lastRow="0" w:firstColumn="1" w:lastColumn="0" w:noHBand="0" w:noVBand="1"/>
      </w:tblPr>
      <w:tblGrid>
        <w:gridCol w:w="1799"/>
        <w:gridCol w:w="1066"/>
        <w:gridCol w:w="2378"/>
        <w:gridCol w:w="5917"/>
      </w:tblGrid>
      <w:tr w:rsidR="00F6724F" w14:paraId="2385EBEE" w14:textId="77777777" w:rsidTr="009F5A23">
        <w:trPr>
          <w:trHeight w:val="345"/>
          <w:jc w:val="center"/>
        </w:trPr>
        <w:tc>
          <w:tcPr>
            <w:tcW w:w="1799"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0AAD7E7" w14:textId="77777777" w:rsidR="00F6724F" w:rsidRDefault="00980C5F">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529A543" w14:textId="77777777" w:rsidR="00F6724F" w:rsidRDefault="00980C5F">
            <w:pPr>
              <w:spacing w:line="276" w:lineRule="auto"/>
              <w:jc w:val="center"/>
              <w:rPr>
                <w:rFonts w:cs="Arial"/>
                <w:b/>
                <w:bCs/>
                <w:lang w:val="fr-FR"/>
              </w:rPr>
            </w:pPr>
            <w:r>
              <w:rPr>
                <w:rFonts w:cs="Arial"/>
                <w:b/>
                <w:bCs/>
                <w:lang w:val="fr-FR"/>
              </w:rPr>
              <w:t>Version</w:t>
            </w:r>
          </w:p>
        </w:tc>
        <w:tc>
          <w:tcPr>
            <w:tcW w:w="829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09B5EE5C" w14:textId="77777777" w:rsidR="00F6724F" w:rsidRDefault="00980C5F">
            <w:pPr>
              <w:spacing w:line="276" w:lineRule="auto"/>
              <w:jc w:val="center"/>
              <w:rPr>
                <w:rFonts w:cs="Arial"/>
                <w:b/>
                <w:bCs/>
                <w:lang w:val="fr-FR"/>
              </w:rPr>
            </w:pPr>
            <w:r>
              <w:rPr>
                <w:rFonts w:cs="Arial"/>
                <w:b/>
                <w:bCs/>
                <w:lang w:val="fr-FR"/>
              </w:rPr>
              <w:t>Notes</w:t>
            </w:r>
          </w:p>
        </w:tc>
      </w:tr>
      <w:tr w:rsidR="00F6724F" w14:paraId="4FEC6DC9" w14:textId="77777777" w:rsidTr="009F5A2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3B8DF41" w14:textId="77777777" w:rsidR="00F6724F" w:rsidRDefault="00980C5F">
            <w:pPr>
              <w:spacing w:line="276" w:lineRule="auto"/>
              <w:rPr>
                <w:rFonts w:cs="Arial"/>
                <w:b/>
                <w:sz w:val="16"/>
                <w:szCs w:val="16"/>
                <w:lang w:val="fr-FR"/>
              </w:rPr>
            </w:pPr>
            <w:r>
              <w:rPr>
                <w:rFonts w:cs="Arial"/>
                <w:b/>
                <w:sz w:val="16"/>
                <w:szCs w:val="16"/>
              </w:rPr>
              <w:t>September 17, 2015</w:t>
            </w:r>
          </w:p>
        </w:tc>
        <w:tc>
          <w:tcPr>
            <w:tcW w:w="1066" w:type="dxa"/>
            <w:tcBorders>
              <w:top w:val="single" w:sz="6" w:space="0" w:color="auto"/>
              <w:left w:val="single" w:sz="6" w:space="0" w:color="auto"/>
              <w:bottom w:val="single" w:sz="6" w:space="0" w:color="auto"/>
              <w:right w:val="single" w:sz="6" w:space="0" w:color="auto"/>
            </w:tcBorders>
            <w:hideMark/>
          </w:tcPr>
          <w:p w14:paraId="465999A1" w14:textId="77777777" w:rsidR="00F6724F" w:rsidRDefault="00980C5F">
            <w:pPr>
              <w:spacing w:line="276" w:lineRule="auto"/>
              <w:jc w:val="center"/>
              <w:rPr>
                <w:rFonts w:cs="Arial"/>
                <w:b/>
                <w:sz w:val="16"/>
                <w:lang w:val="fr-FR"/>
              </w:rPr>
            </w:pPr>
            <w:r>
              <w:rPr>
                <w:rFonts w:cs="Arial"/>
                <w:b/>
                <w:sz w:val="16"/>
                <w:lang w:val="fr-FR"/>
              </w:rPr>
              <w:t>0.01</w:t>
            </w:r>
          </w:p>
        </w:tc>
        <w:tc>
          <w:tcPr>
            <w:tcW w:w="2378" w:type="dxa"/>
            <w:tcBorders>
              <w:top w:val="single" w:sz="6" w:space="0" w:color="auto"/>
              <w:left w:val="single" w:sz="6" w:space="0" w:color="auto"/>
              <w:bottom w:val="single" w:sz="6" w:space="0" w:color="auto"/>
              <w:right w:val="single" w:sz="6" w:space="0" w:color="auto"/>
            </w:tcBorders>
            <w:hideMark/>
          </w:tcPr>
          <w:p w14:paraId="7667873B" w14:textId="77777777" w:rsidR="00F6724F" w:rsidRDefault="00980C5F">
            <w:pPr>
              <w:spacing w:line="276" w:lineRule="auto"/>
              <w:jc w:val="center"/>
              <w:rPr>
                <w:rFonts w:cs="Arial"/>
                <w:b/>
                <w:sz w:val="16"/>
              </w:rPr>
            </w:pPr>
            <w:r>
              <w:rPr>
                <w:rFonts w:cs="Arial"/>
                <w:b/>
                <w:sz w:val="16"/>
              </w:rPr>
              <w:t>Draft Release</w:t>
            </w:r>
          </w:p>
        </w:tc>
        <w:tc>
          <w:tcPr>
            <w:tcW w:w="5917" w:type="dxa"/>
            <w:tcBorders>
              <w:top w:val="single" w:sz="6" w:space="0" w:color="auto"/>
              <w:left w:val="single" w:sz="6" w:space="0" w:color="auto"/>
              <w:bottom w:val="single" w:sz="6" w:space="0" w:color="auto"/>
              <w:right w:val="single" w:sz="6" w:space="0" w:color="auto"/>
            </w:tcBorders>
            <w:hideMark/>
          </w:tcPr>
          <w:p w14:paraId="7CBBE927" w14:textId="77777777" w:rsidR="00F6724F" w:rsidRPr="00F6724F" w:rsidRDefault="00980C5F">
            <w:pPr>
              <w:spacing w:line="276" w:lineRule="auto"/>
              <w:rPr>
                <w:rFonts w:cs="Arial"/>
                <w:b/>
                <w:sz w:val="16"/>
              </w:rPr>
            </w:pPr>
            <w:r w:rsidRPr="00F6724F">
              <w:rPr>
                <w:rFonts w:cs="Arial"/>
                <w:b/>
                <w:sz w:val="16"/>
              </w:rPr>
              <w:t>Draft release.  Not to have software coded to.  That will be when have the official 1.0 release</w:t>
            </w:r>
          </w:p>
        </w:tc>
      </w:tr>
      <w:tr w:rsidR="00F6724F" w14:paraId="107D24A8" w14:textId="77777777" w:rsidTr="009F5A2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C3C9229" w14:textId="77777777" w:rsidR="00F6724F" w:rsidRDefault="00C7393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ABFF613" w14:textId="77777777" w:rsidR="00F6724F" w:rsidRDefault="00C73931">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3150262C" w14:textId="77777777" w:rsidR="00F6724F" w:rsidRDefault="00C73931">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6AD535C8" w14:textId="77777777" w:rsidR="00F6724F" w:rsidRDefault="00C73931">
            <w:pPr>
              <w:spacing w:line="276" w:lineRule="auto"/>
              <w:rPr>
                <w:rFonts w:cs="Arial"/>
                <w:b/>
                <w:sz w:val="16"/>
              </w:rPr>
            </w:pPr>
          </w:p>
        </w:tc>
      </w:tr>
      <w:tr w:rsidR="00F6724F" w14:paraId="3E441F27" w14:textId="77777777" w:rsidTr="009F5A23">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2BF40332" w14:textId="77777777" w:rsidR="00F6724F" w:rsidRDefault="00980C5F">
            <w:pPr>
              <w:spacing w:line="276" w:lineRule="auto"/>
              <w:rPr>
                <w:rFonts w:cs="Arial"/>
                <w:b/>
                <w:sz w:val="16"/>
                <w:szCs w:val="16"/>
                <w:lang w:val="fr-FR"/>
              </w:rPr>
            </w:pPr>
            <w:r>
              <w:rPr>
                <w:rFonts w:cs="Arial"/>
                <w:b/>
                <w:sz w:val="16"/>
                <w:szCs w:val="16"/>
              </w:rPr>
              <w:t>December 14, 2015</w:t>
            </w:r>
          </w:p>
        </w:tc>
        <w:tc>
          <w:tcPr>
            <w:tcW w:w="1066" w:type="dxa"/>
            <w:tcBorders>
              <w:top w:val="single" w:sz="6" w:space="0" w:color="auto"/>
              <w:left w:val="single" w:sz="6" w:space="0" w:color="auto"/>
              <w:bottom w:val="single" w:sz="6" w:space="0" w:color="auto"/>
              <w:right w:val="single" w:sz="6" w:space="0" w:color="auto"/>
            </w:tcBorders>
            <w:hideMark/>
          </w:tcPr>
          <w:p w14:paraId="4B2B578D" w14:textId="77777777" w:rsidR="00F6724F" w:rsidRDefault="00980C5F">
            <w:pPr>
              <w:spacing w:line="276" w:lineRule="auto"/>
              <w:jc w:val="center"/>
              <w:rPr>
                <w:rFonts w:cs="Arial"/>
                <w:b/>
                <w:sz w:val="16"/>
                <w:lang w:val="fr-FR"/>
              </w:rPr>
            </w:pPr>
            <w:r>
              <w:rPr>
                <w:rFonts w:cs="Arial"/>
                <w:b/>
                <w:sz w:val="16"/>
                <w:lang w:val="fr-FR"/>
              </w:rPr>
              <w:t>1.0</w:t>
            </w:r>
          </w:p>
        </w:tc>
        <w:tc>
          <w:tcPr>
            <w:tcW w:w="2378" w:type="dxa"/>
            <w:tcBorders>
              <w:top w:val="single" w:sz="6" w:space="0" w:color="auto"/>
              <w:left w:val="single" w:sz="6" w:space="0" w:color="auto"/>
              <w:bottom w:val="single" w:sz="6" w:space="0" w:color="auto"/>
              <w:right w:val="single" w:sz="6" w:space="0" w:color="auto"/>
            </w:tcBorders>
            <w:hideMark/>
          </w:tcPr>
          <w:p w14:paraId="58CA9383" w14:textId="77777777" w:rsidR="00F6724F" w:rsidRDefault="00980C5F">
            <w:pPr>
              <w:spacing w:line="276" w:lineRule="auto"/>
              <w:jc w:val="center"/>
              <w:rPr>
                <w:rFonts w:cs="Arial"/>
                <w:b/>
                <w:sz w:val="16"/>
              </w:rPr>
            </w:pPr>
            <w:r>
              <w:rPr>
                <w:rFonts w:cs="Arial"/>
                <w:b/>
                <w:sz w:val="16"/>
              </w:rPr>
              <w:t>Initial Release</w:t>
            </w:r>
          </w:p>
        </w:tc>
        <w:tc>
          <w:tcPr>
            <w:tcW w:w="5917" w:type="dxa"/>
            <w:tcBorders>
              <w:top w:val="single" w:sz="6" w:space="0" w:color="auto"/>
              <w:left w:val="single" w:sz="6" w:space="0" w:color="auto"/>
              <w:bottom w:val="single" w:sz="6" w:space="0" w:color="auto"/>
              <w:right w:val="single" w:sz="6" w:space="0" w:color="auto"/>
            </w:tcBorders>
          </w:tcPr>
          <w:p w14:paraId="6E89F9E1" w14:textId="77777777" w:rsidR="00F6724F" w:rsidRDefault="00C73931">
            <w:pPr>
              <w:spacing w:line="276" w:lineRule="auto"/>
              <w:rPr>
                <w:rFonts w:cs="Arial"/>
                <w:b/>
                <w:sz w:val="16"/>
              </w:rPr>
            </w:pPr>
          </w:p>
        </w:tc>
      </w:tr>
      <w:tr w:rsidR="009F5A23" w14:paraId="4D694CB4" w14:textId="77777777" w:rsidTr="009F5A23">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66C0318" w14:textId="77777777" w:rsidR="009F5A23" w:rsidRDefault="00C73931" w:rsidP="0026326A">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8BF8717" w14:textId="77777777" w:rsidR="009F5A23" w:rsidRDefault="00C73931" w:rsidP="0026326A">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36AE28E4" w14:textId="77777777" w:rsidR="009F5A23" w:rsidRDefault="00C73931" w:rsidP="0026326A">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2637AC2" w14:textId="77777777" w:rsidR="009F5A23" w:rsidRDefault="00C73931" w:rsidP="0026326A">
            <w:pPr>
              <w:spacing w:line="276" w:lineRule="auto"/>
              <w:rPr>
                <w:rFonts w:cs="Arial"/>
                <w:b/>
                <w:sz w:val="16"/>
              </w:rPr>
            </w:pPr>
          </w:p>
        </w:tc>
      </w:tr>
      <w:tr w:rsidR="00594F22" w14:paraId="2E944CAD"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BB06244" w14:textId="77777777" w:rsidR="00594F22" w:rsidRDefault="00980C5F" w:rsidP="0026326A">
            <w:pPr>
              <w:spacing w:line="276" w:lineRule="auto"/>
              <w:rPr>
                <w:rFonts w:cs="Arial"/>
                <w:b/>
                <w:sz w:val="16"/>
                <w:szCs w:val="16"/>
                <w:lang w:val="fr-FR"/>
              </w:rPr>
            </w:pPr>
            <w:r>
              <w:rPr>
                <w:rFonts w:cs="Arial"/>
                <w:b/>
                <w:sz w:val="16"/>
                <w:szCs w:val="16"/>
              </w:rPr>
              <w:t>February 9, 2016</w:t>
            </w:r>
          </w:p>
        </w:tc>
        <w:tc>
          <w:tcPr>
            <w:tcW w:w="1066" w:type="dxa"/>
            <w:tcBorders>
              <w:top w:val="single" w:sz="6" w:space="0" w:color="auto"/>
              <w:left w:val="single" w:sz="6" w:space="0" w:color="auto"/>
              <w:bottom w:val="single" w:sz="6" w:space="0" w:color="auto"/>
              <w:right w:val="single" w:sz="6" w:space="0" w:color="auto"/>
            </w:tcBorders>
            <w:hideMark/>
          </w:tcPr>
          <w:p w14:paraId="18B6B27B" w14:textId="77777777" w:rsidR="00594F22" w:rsidRDefault="00980C5F" w:rsidP="0026326A">
            <w:pPr>
              <w:spacing w:line="276" w:lineRule="auto"/>
              <w:jc w:val="center"/>
              <w:rPr>
                <w:rFonts w:cs="Arial"/>
                <w:b/>
                <w:sz w:val="16"/>
                <w:lang w:val="fr-FR"/>
              </w:rPr>
            </w:pPr>
            <w:r>
              <w:rPr>
                <w:rFonts w:cs="Arial"/>
                <w:b/>
                <w:sz w:val="16"/>
                <w:lang w:val="fr-FR"/>
              </w:rPr>
              <w:t>1.1</w:t>
            </w:r>
          </w:p>
        </w:tc>
        <w:tc>
          <w:tcPr>
            <w:tcW w:w="8295" w:type="dxa"/>
            <w:gridSpan w:val="2"/>
            <w:tcBorders>
              <w:top w:val="single" w:sz="6" w:space="0" w:color="auto"/>
              <w:left w:val="single" w:sz="6" w:space="0" w:color="auto"/>
              <w:bottom w:val="single" w:sz="6" w:space="0" w:color="auto"/>
              <w:right w:val="single" w:sz="6" w:space="0" w:color="auto"/>
            </w:tcBorders>
          </w:tcPr>
          <w:p w14:paraId="33E9E21D" w14:textId="77777777" w:rsidR="00594F22" w:rsidRDefault="00C73931" w:rsidP="0026326A">
            <w:pPr>
              <w:spacing w:line="276" w:lineRule="auto"/>
              <w:rPr>
                <w:rFonts w:cs="Arial"/>
                <w:b/>
                <w:sz w:val="16"/>
              </w:rPr>
            </w:pPr>
          </w:p>
        </w:tc>
      </w:tr>
      <w:tr w:rsidR="009F5A23" w14:paraId="28A4A68D" w14:textId="77777777" w:rsidTr="009F5A23">
        <w:trPr>
          <w:trHeight w:val="187"/>
          <w:jc w:val="center"/>
        </w:trPr>
        <w:tc>
          <w:tcPr>
            <w:tcW w:w="1799" w:type="dxa"/>
            <w:tcBorders>
              <w:top w:val="single" w:sz="6" w:space="0" w:color="auto"/>
              <w:left w:val="single" w:sz="6" w:space="0" w:color="auto"/>
              <w:right w:val="single" w:sz="6" w:space="0" w:color="auto"/>
            </w:tcBorders>
          </w:tcPr>
          <w:p w14:paraId="0A4E5008" w14:textId="77777777" w:rsidR="009F5A23" w:rsidRDefault="00C73931"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610BCF" w14:textId="77777777" w:rsidR="009F5A23" w:rsidRDefault="00980C5F" w:rsidP="009F5A23">
            <w:pPr>
              <w:rPr>
                <w:sz w:val="16"/>
                <w:szCs w:val="16"/>
              </w:rPr>
            </w:pPr>
            <w:r>
              <w:rPr>
                <w:sz w:val="16"/>
                <w:szCs w:val="16"/>
              </w:rPr>
              <w:t>STR-196365/D-General Requirements</w:t>
            </w:r>
          </w:p>
        </w:tc>
        <w:tc>
          <w:tcPr>
            <w:tcW w:w="5917" w:type="dxa"/>
            <w:tcBorders>
              <w:top w:val="single" w:sz="6" w:space="0" w:color="auto"/>
              <w:left w:val="single" w:sz="6" w:space="0" w:color="auto"/>
              <w:bottom w:val="single" w:sz="6" w:space="0" w:color="auto"/>
              <w:right w:val="single" w:sz="6" w:space="0" w:color="auto"/>
            </w:tcBorders>
          </w:tcPr>
          <w:p w14:paraId="1B0EFA4A" w14:textId="77777777" w:rsidR="009F5A23" w:rsidRDefault="00980C5F" w:rsidP="009F5A23">
            <w:pPr>
              <w:rPr>
                <w:sz w:val="16"/>
                <w:szCs w:val="16"/>
              </w:rPr>
            </w:pPr>
            <w:r>
              <w:rPr>
                <w:sz w:val="16"/>
                <w:szCs w:val="16"/>
              </w:rPr>
              <w:t>MBORREL4: Added New Req 206864 &amp; 207325</w:t>
            </w:r>
          </w:p>
        </w:tc>
      </w:tr>
      <w:tr w:rsidR="009F5A23" w14:paraId="689363FD" w14:textId="77777777" w:rsidTr="009F5A23">
        <w:trPr>
          <w:trHeight w:val="187"/>
          <w:jc w:val="center"/>
        </w:trPr>
        <w:tc>
          <w:tcPr>
            <w:tcW w:w="1799" w:type="dxa"/>
            <w:tcBorders>
              <w:left w:val="single" w:sz="6" w:space="0" w:color="auto"/>
              <w:right w:val="single" w:sz="6" w:space="0" w:color="auto"/>
            </w:tcBorders>
          </w:tcPr>
          <w:p w14:paraId="4F963581" w14:textId="77777777" w:rsidR="009F5A23" w:rsidRDefault="00C73931"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8F7E3D" w14:textId="77777777" w:rsidR="009F5A23" w:rsidRDefault="00980C5F" w:rsidP="009F5A23">
            <w:pPr>
              <w:rPr>
                <w:sz w:val="16"/>
                <w:szCs w:val="16"/>
              </w:rPr>
            </w:pPr>
            <w:r>
              <w:rPr>
                <w:sz w:val="16"/>
                <w:szCs w:val="16"/>
              </w:rPr>
              <w:t>ENMEM-REQ-206864/A-EnhancedMemoryServers to Retain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2BEAC4FA" w14:textId="77777777" w:rsidR="009F5A23" w:rsidRDefault="00980C5F" w:rsidP="009F5A23">
            <w:pPr>
              <w:rPr>
                <w:sz w:val="16"/>
                <w:szCs w:val="16"/>
              </w:rPr>
            </w:pPr>
            <w:r>
              <w:rPr>
                <w:sz w:val="16"/>
                <w:szCs w:val="16"/>
              </w:rPr>
              <w:t>MBORREL4: New req</w:t>
            </w:r>
          </w:p>
        </w:tc>
      </w:tr>
      <w:tr w:rsidR="009F5A23" w14:paraId="52D7AEA9" w14:textId="77777777" w:rsidTr="009F5A23">
        <w:trPr>
          <w:trHeight w:val="187"/>
          <w:jc w:val="center"/>
        </w:trPr>
        <w:tc>
          <w:tcPr>
            <w:tcW w:w="1799" w:type="dxa"/>
            <w:tcBorders>
              <w:left w:val="single" w:sz="6" w:space="0" w:color="auto"/>
              <w:right w:val="single" w:sz="6" w:space="0" w:color="auto"/>
            </w:tcBorders>
          </w:tcPr>
          <w:p w14:paraId="796FD173" w14:textId="77777777" w:rsidR="009F5A23" w:rsidRDefault="00C73931"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C3223C" w14:textId="77777777" w:rsidR="009F5A23" w:rsidRDefault="00980C5F" w:rsidP="009F5A23">
            <w:pPr>
              <w:rPr>
                <w:sz w:val="16"/>
                <w:szCs w:val="16"/>
              </w:rPr>
            </w:pPr>
            <w:r>
              <w:rPr>
                <w:sz w:val="16"/>
                <w:szCs w:val="16"/>
              </w:rPr>
              <w:t>ENMEM-SR-REQ-207325/A-Updates to Non-Volatile Memory</w:t>
            </w:r>
          </w:p>
        </w:tc>
        <w:tc>
          <w:tcPr>
            <w:tcW w:w="5917" w:type="dxa"/>
            <w:tcBorders>
              <w:top w:val="single" w:sz="6" w:space="0" w:color="auto"/>
              <w:left w:val="single" w:sz="6" w:space="0" w:color="auto"/>
              <w:bottom w:val="single" w:sz="6" w:space="0" w:color="auto"/>
              <w:right w:val="single" w:sz="6" w:space="0" w:color="auto"/>
            </w:tcBorders>
          </w:tcPr>
          <w:p w14:paraId="46054292" w14:textId="77777777" w:rsidR="009F5A23" w:rsidRDefault="00980C5F" w:rsidP="009F5A23">
            <w:pPr>
              <w:rPr>
                <w:sz w:val="16"/>
                <w:szCs w:val="16"/>
              </w:rPr>
            </w:pPr>
            <w:r>
              <w:rPr>
                <w:sz w:val="16"/>
                <w:szCs w:val="16"/>
              </w:rPr>
              <w:t>MBORREL4: New Req.</w:t>
            </w:r>
          </w:p>
        </w:tc>
      </w:tr>
      <w:tr w:rsidR="009F5A23" w14:paraId="0AAFADC4" w14:textId="77777777" w:rsidTr="009F5A23">
        <w:trPr>
          <w:trHeight w:val="187"/>
          <w:jc w:val="center"/>
        </w:trPr>
        <w:tc>
          <w:tcPr>
            <w:tcW w:w="1799" w:type="dxa"/>
            <w:tcBorders>
              <w:left w:val="single" w:sz="6" w:space="0" w:color="auto"/>
              <w:right w:val="single" w:sz="6" w:space="0" w:color="auto"/>
            </w:tcBorders>
          </w:tcPr>
          <w:p w14:paraId="37545825" w14:textId="77777777" w:rsidR="009F5A23"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C6599C" w14:textId="77777777" w:rsidR="009F5A23" w:rsidRDefault="00980C5F" w:rsidP="009F5A23">
            <w:pPr>
              <w:outlineLvl w:val="4"/>
              <w:rPr>
                <w:sz w:val="16"/>
                <w:szCs w:val="16"/>
              </w:rPr>
            </w:pPr>
            <w:r>
              <w:rPr>
                <w:sz w:val="16"/>
                <w:szCs w:val="16"/>
              </w:rPr>
              <w:t>ENMEM-SR-REQ-136593/K-Network Bus Start-up / Shut-down (</w:t>
            </w:r>
            <w:proofErr w:type="spellStart"/>
            <w:r>
              <w:rPr>
                <w:sz w:val="16"/>
                <w:szCs w:val="16"/>
              </w:rPr>
              <w:t>EnhancedMemoryServer</w:t>
            </w:r>
            <w:proofErr w:type="spellEnd"/>
            <w:r>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09688B2B" w14:textId="77777777" w:rsidR="009F5A23" w:rsidRDefault="00980C5F" w:rsidP="009F5A23">
            <w:pPr>
              <w:outlineLvl w:val="4"/>
              <w:rPr>
                <w:sz w:val="16"/>
                <w:szCs w:val="16"/>
              </w:rPr>
            </w:pPr>
            <w:r>
              <w:rPr>
                <w:sz w:val="16"/>
                <w:szCs w:val="16"/>
              </w:rPr>
              <w:t>MBORREL4: Updated to clarify software reflash functionality.</w:t>
            </w:r>
          </w:p>
        </w:tc>
      </w:tr>
      <w:tr w:rsidR="009F5A23" w14:paraId="436BDCB5" w14:textId="77777777" w:rsidTr="009F5A23">
        <w:trPr>
          <w:trHeight w:val="187"/>
          <w:jc w:val="center"/>
        </w:trPr>
        <w:tc>
          <w:tcPr>
            <w:tcW w:w="1799" w:type="dxa"/>
            <w:tcBorders>
              <w:left w:val="single" w:sz="6" w:space="0" w:color="auto"/>
              <w:right w:val="single" w:sz="6" w:space="0" w:color="auto"/>
            </w:tcBorders>
          </w:tcPr>
          <w:p w14:paraId="10A9F413" w14:textId="77777777" w:rsidR="009F5A23" w:rsidRDefault="00C73931" w:rsidP="009F5A23">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053565" w14:textId="77777777" w:rsidR="009F5A23" w:rsidRDefault="00980C5F" w:rsidP="009F5A23">
            <w:pPr>
              <w:rPr>
                <w:sz w:val="16"/>
                <w:szCs w:val="16"/>
              </w:rPr>
            </w:pPr>
            <w:r>
              <w:rPr>
                <w:sz w:val="16"/>
                <w:szCs w:val="16"/>
              </w:rPr>
              <w:t>ENMEM-FUN-REQ-195573/B-EnhancedMemoryInterfaceClient HMI Requirements - APIM</w:t>
            </w:r>
          </w:p>
        </w:tc>
        <w:tc>
          <w:tcPr>
            <w:tcW w:w="5917" w:type="dxa"/>
            <w:tcBorders>
              <w:top w:val="single" w:sz="6" w:space="0" w:color="auto"/>
              <w:left w:val="single" w:sz="6" w:space="0" w:color="auto"/>
              <w:bottom w:val="single" w:sz="6" w:space="0" w:color="auto"/>
              <w:right w:val="single" w:sz="6" w:space="0" w:color="auto"/>
            </w:tcBorders>
          </w:tcPr>
          <w:p w14:paraId="59DE623E" w14:textId="77777777" w:rsidR="009F5A23" w:rsidRDefault="00980C5F" w:rsidP="009F5A23">
            <w:pPr>
              <w:rPr>
                <w:sz w:val="16"/>
                <w:szCs w:val="16"/>
              </w:rPr>
            </w:pPr>
            <w:r>
              <w:rPr>
                <w:sz w:val="16"/>
                <w:szCs w:val="16"/>
              </w:rPr>
              <w:t>MBORREL4: Added New Req 207327</w:t>
            </w:r>
          </w:p>
        </w:tc>
      </w:tr>
      <w:tr w:rsidR="009F5A23" w14:paraId="3376DC11" w14:textId="77777777" w:rsidTr="0080755A">
        <w:trPr>
          <w:trHeight w:val="187"/>
          <w:jc w:val="center"/>
        </w:trPr>
        <w:tc>
          <w:tcPr>
            <w:tcW w:w="1799" w:type="dxa"/>
            <w:tcBorders>
              <w:left w:val="single" w:sz="6" w:space="0" w:color="auto"/>
              <w:right w:val="single" w:sz="6" w:space="0" w:color="auto"/>
            </w:tcBorders>
          </w:tcPr>
          <w:p w14:paraId="1BFEF315" w14:textId="77777777" w:rsidR="009F5A23"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EC0329D" w14:textId="77777777" w:rsidR="009F5A23" w:rsidRDefault="00980C5F" w:rsidP="009F5A23">
            <w:pPr>
              <w:outlineLvl w:val="4"/>
              <w:rPr>
                <w:sz w:val="16"/>
                <w:szCs w:val="16"/>
              </w:rPr>
            </w:pPr>
            <w:r>
              <w:rPr>
                <w:sz w:val="16"/>
                <w:szCs w:val="16"/>
              </w:rPr>
              <w:t>ENMEM-HMI-REQ-207327/A-Driver Profile Name Restrictions</w:t>
            </w:r>
          </w:p>
        </w:tc>
        <w:tc>
          <w:tcPr>
            <w:tcW w:w="5917" w:type="dxa"/>
            <w:tcBorders>
              <w:top w:val="single" w:sz="6" w:space="0" w:color="auto"/>
              <w:left w:val="single" w:sz="6" w:space="0" w:color="auto"/>
              <w:bottom w:val="single" w:sz="6" w:space="0" w:color="auto"/>
              <w:right w:val="single" w:sz="6" w:space="0" w:color="auto"/>
            </w:tcBorders>
          </w:tcPr>
          <w:p w14:paraId="4E627D89" w14:textId="77777777" w:rsidR="009F5A23" w:rsidRDefault="00980C5F" w:rsidP="009F5A23">
            <w:pPr>
              <w:outlineLvl w:val="4"/>
              <w:rPr>
                <w:sz w:val="16"/>
                <w:szCs w:val="16"/>
              </w:rPr>
            </w:pPr>
            <w:r>
              <w:rPr>
                <w:sz w:val="16"/>
                <w:szCs w:val="16"/>
              </w:rPr>
              <w:t>cwu3: New for Drive Profile name restrictions</w:t>
            </w:r>
          </w:p>
        </w:tc>
      </w:tr>
      <w:tr w:rsidR="0080755A" w14:paraId="52C7D08F" w14:textId="77777777" w:rsidTr="00D86AA6">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1E55635" w14:textId="77777777" w:rsidR="0080755A" w:rsidRDefault="00C73931" w:rsidP="00D86AA6">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6292DE3" w14:textId="77777777" w:rsidR="0080755A" w:rsidRDefault="00C73931" w:rsidP="00D86AA6">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74D2100A" w14:textId="77777777" w:rsidR="0080755A" w:rsidRDefault="00C73931" w:rsidP="00D86AA6">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39BE40C6" w14:textId="77777777" w:rsidR="0080755A" w:rsidRDefault="00C73931" w:rsidP="00D86AA6">
            <w:pPr>
              <w:spacing w:line="276" w:lineRule="auto"/>
              <w:rPr>
                <w:rFonts w:cs="Arial"/>
                <w:b/>
                <w:sz w:val="16"/>
              </w:rPr>
            </w:pPr>
          </w:p>
        </w:tc>
      </w:tr>
      <w:tr w:rsidR="00594F22" w14:paraId="63982CAA"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698D59D" w14:textId="77777777" w:rsidR="00594F22" w:rsidRDefault="00980C5F" w:rsidP="00D86AA6">
            <w:pPr>
              <w:spacing w:line="276" w:lineRule="auto"/>
              <w:rPr>
                <w:rFonts w:cs="Arial"/>
                <w:b/>
                <w:sz w:val="16"/>
                <w:szCs w:val="16"/>
                <w:lang w:val="fr-FR"/>
              </w:rPr>
            </w:pPr>
            <w:r>
              <w:rPr>
                <w:rFonts w:cs="Arial"/>
                <w:b/>
                <w:sz w:val="16"/>
                <w:szCs w:val="16"/>
              </w:rPr>
              <w:t>February 12, 2016</w:t>
            </w:r>
          </w:p>
        </w:tc>
        <w:tc>
          <w:tcPr>
            <w:tcW w:w="1066" w:type="dxa"/>
            <w:tcBorders>
              <w:top w:val="single" w:sz="6" w:space="0" w:color="auto"/>
              <w:left w:val="single" w:sz="6" w:space="0" w:color="auto"/>
              <w:bottom w:val="single" w:sz="6" w:space="0" w:color="auto"/>
              <w:right w:val="single" w:sz="6" w:space="0" w:color="auto"/>
            </w:tcBorders>
            <w:hideMark/>
          </w:tcPr>
          <w:p w14:paraId="4047D5CE" w14:textId="77777777" w:rsidR="00594F22" w:rsidRDefault="00980C5F" w:rsidP="00D86AA6">
            <w:pPr>
              <w:spacing w:line="276" w:lineRule="auto"/>
              <w:jc w:val="center"/>
              <w:rPr>
                <w:rFonts w:cs="Arial"/>
                <w:b/>
                <w:sz w:val="16"/>
                <w:lang w:val="fr-FR"/>
              </w:rPr>
            </w:pPr>
            <w:r>
              <w:rPr>
                <w:rFonts w:cs="Arial"/>
                <w:b/>
                <w:sz w:val="16"/>
                <w:lang w:val="fr-FR"/>
              </w:rPr>
              <w:t>1.2</w:t>
            </w:r>
          </w:p>
        </w:tc>
        <w:tc>
          <w:tcPr>
            <w:tcW w:w="8295" w:type="dxa"/>
            <w:gridSpan w:val="2"/>
            <w:tcBorders>
              <w:top w:val="single" w:sz="6" w:space="0" w:color="auto"/>
              <w:left w:val="single" w:sz="6" w:space="0" w:color="auto"/>
              <w:bottom w:val="single" w:sz="6" w:space="0" w:color="auto"/>
              <w:right w:val="single" w:sz="6" w:space="0" w:color="auto"/>
            </w:tcBorders>
          </w:tcPr>
          <w:p w14:paraId="1EE21DA6" w14:textId="77777777" w:rsidR="00594F22" w:rsidRDefault="00C73931" w:rsidP="00D86AA6">
            <w:pPr>
              <w:spacing w:line="276" w:lineRule="auto"/>
              <w:rPr>
                <w:rFonts w:cs="Arial"/>
                <w:b/>
                <w:sz w:val="16"/>
              </w:rPr>
            </w:pPr>
          </w:p>
        </w:tc>
      </w:tr>
      <w:tr w:rsidR="0080755A" w14:paraId="5D4AA034" w14:textId="77777777" w:rsidTr="0080755A">
        <w:trPr>
          <w:trHeight w:val="187"/>
          <w:jc w:val="center"/>
        </w:trPr>
        <w:tc>
          <w:tcPr>
            <w:tcW w:w="1799" w:type="dxa"/>
            <w:tcBorders>
              <w:top w:val="single" w:sz="6" w:space="0" w:color="auto"/>
              <w:left w:val="single" w:sz="6" w:space="0" w:color="auto"/>
              <w:right w:val="single" w:sz="6" w:space="0" w:color="auto"/>
            </w:tcBorders>
          </w:tcPr>
          <w:p w14:paraId="5FF65AE9"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90A7EBB" w14:textId="77777777" w:rsidR="0080755A" w:rsidRDefault="00980C5F" w:rsidP="0080755A">
            <w:pPr>
              <w:outlineLvl w:val="3"/>
              <w:rPr>
                <w:sz w:val="16"/>
                <w:szCs w:val="16"/>
              </w:rPr>
            </w:pPr>
            <w:r>
              <w:rPr>
                <w:sz w:val="16"/>
                <w:szCs w:val="16"/>
              </w:rPr>
              <w:t>STR-176691/C-Requirements</w:t>
            </w:r>
          </w:p>
        </w:tc>
        <w:tc>
          <w:tcPr>
            <w:tcW w:w="5917" w:type="dxa"/>
            <w:tcBorders>
              <w:top w:val="single" w:sz="6" w:space="0" w:color="auto"/>
              <w:left w:val="single" w:sz="6" w:space="0" w:color="auto"/>
              <w:bottom w:val="single" w:sz="6" w:space="0" w:color="auto"/>
              <w:right w:val="single" w:sz="6" w:space="0" w:color="auto"/>
            </w:tcBorders>
          </w:tcPr>
          <w:p w14:paraId="72AC767D" w14:textId="77777777" w:rsidR="0080755A" w:rsidRDefault="00980C5F" w:rsidP="0080755A">
            <w:pPr>
              <w:outlineLvl w:val="3"/>
              <w:rPr>
                <w:sz w:val="16"/>
                <w:szCs w:val="16"/>
              </w:rPr>
            </w:pPr>
            <w:r>
              <w:rPr>
                <w:sz w:val="16"/>
                <w:szCs w:val="16"/>
              </w:rPr>
              <w:t>MBORREL4: Added req 099763, 099674, 136618</w:t>
            </w:r>
          </w:p>
        </w:tc>
      </w:tr>
      <w:tr w:rsidR="0080755A" w14:paraId="52C03B8C" w14:textId="77777777" w:rsidTr="0080755A">
        <w:trPr>
          <w:trHeight w:val="187"/>
          <w:jc w:val="center"/>
        </w:trPr>
        <w:tc>
          <w:tcPr>
            <w:tcW w:w="1799" w:type="dxa"/>
            <w:tcBorders>
              <w:left w:val="single" w:sz="6" w:space="0" w:color="auto"/>
              <w:right w:val="single" w:sz="6" w:space="0" w:color="auto"/>
            </w:tcBorders>
          </w:tcPr>
          <w:p w14:paraId="12F0E268"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2A5865" w14:textId="77777777" w:rsidR="0080755A" w:rsidRDefault="00980C5F" w:rsidP="0080755A">
            <w:pPr>
              <w:outlineLvl w:val="4"/>
              <w:rPr>
                <w:sz w:val="16"/>
                <w:szCs w:val="16"/>
              </w:rPr>
            </w:pPr>
            <w:r>
              <w:rPr>
                <w:sz w:val="16"/>
                <w:szCs w:val="16"/>
              </w:rPr>
              <w:t>ENMEM-SR-REQ-136618/D-Recall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798DDF66" w14:textId="77777777" w:rsidR="0080755A" w:rsidRDefault="00980C5F" w:rsidP="0080755A">
            <w:pPr>
              <w:outlineLvl w:val="4"/>
              <w:rPr>
                <w:sz w:val="16"/>
                <w:szCs w:val="16"/>
              </w:rPr>
            </w:pPr>
            <w:r>
              <w:rPr>
                <w:sz w:val="16"/>
                <w:szCs w:val="16"/>
              </w:rPr>
              <w:t>MBORREL4: New Req.</w:t>
            </w:r>
          </w:p>
        </w:tc>
      </w:tr>
      <w:tr w:rsidR="0080755A" w14:paraId="2125834C" w14:textId="77777777" w:rsidTr="0080755A">
        <w:trPr>
          <w:trHeight w:val="187"/>
          <w:jc w:val="center"/>
        </w:trPr>
        <w:tc>
          <w:tcPr>
            <w:tcW w:w="1799" w:type="dxa"/>
            <w:tcBorders>
              <w:left w:val="single" w:sz="6" w:space="0" w:color="auto"/>
              <w:right w:val="single" w:sz="6" w:space="0" w:color="auto"/>
            </w:tcBorders>
          </w:tcPr>
          <w:p w14:paraId="33B94E7D"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04E913" w14:textId="77777777" w:rsidR="0080755A" w:rsidRDefault="00980C5F" w:rsidP="0080755A">
            <w:pPr>
              <w:outlineLvl w:val="4"/>
              <w:rPr>
                <w:sz w:val="16"/>
                <w:szCs w:val="16"/>
              </w:rPr>
            </w:pPr>
            <w:r>
              <w:rPr>
                <w:sz w:val="16"/>
                <w:szCs w:val="16"/>
              </w:rPr>
              <w:t>ENMEM-REQ-099674/B-Requesting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426E6BAC" w14:textId="77777777" w:rsidR="0080755A" w:rsidRDefault="00980C5F" w:rsidP="0080755A">
            <w:pPr>
              <w:outlineLvl w:val="4"/>
              <w:rPr>
                <w:sz w:val="16"/>
                <w:szCs w:val="16"/>
              </w:rPr>
            </w:pPr>
            <w:r>
              <w:rPr>
                <w:sz w:val="16"/>
                <w:szCs w:val="16"/>
              </w:rPr>
              <w:t>MBORREL4: New Req.</w:t>
            </w:r>
          </w:p>
        </w:tc>
      </w:tr>
      <w:tr w:rsidR="0080755A" w14:paraId="01583D18" w14:textId="77777777" w:rsidTr="0080755A">
        <w:trPr>
          <w:trHeight w:val="187"/>
          <w:jc w:val="center"/>
        </w:trPr>
        <w:tc>
          <w:tcPr>
            <w:tcW w:w="1799" w:type="dxa"/>
            <w:tcBorders>
              <w:left w:val="single" w:sz="6" w:space="0" w:color="auto"/>
              <w:right w:val="single" w:sz="6" w:space="0" w:color="auto"/>
            </w:tcBorders>
          </w:tcPr>
          <w:p w14:paraId="372ABDF9"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DC6B83E" w14:textId="77777777" w:rsidR="0080755A" w:rsidRDefault="00980C5F" w:rsidP="0080755A">
            <w:pPr>
              <w:outlineLvl w:val="4"/>
              <w:rPr>
                <w:sz w:val="16"/>
                <w:szCs w:val="16"/>
              </w:rPr>
            </w:pPr>
            <w:r>
              <w:rPr>
                <w:sz w:val="16"/>
                <w:szCs w:val="16"/>
              </w:rPr>
              <w:t>ENMEM-TMR-REQ-099763/B-</w:t>
            </w:r>
            <w:proofErr w:type="spellStart"/>
            <w:r>
              <w:rPr>
                <w:sz w:val="16"/>
                <w:szCs w:val="16"/>
              </w:rPr>
              <w:t>T_PersPresetWait</w:t>
            </w:r>
            <w:proofErr w:type="spellEnd"/>
          </w:p>
        </w:tc>
        <w:tc>
          <w:tcPr>
            <w:tcW w:w="5917" w:type="dxa"/>
            <w:tcBorders>
              <w:top w:val="single" w:sz="6" w:space="0" w:color="auto"/>
              <w:left w:val="single" w:sz="6" w:space="0" w:color="auto"/>
              <w:bottom w:val="single" w:sz="6" w:space="0" w:color="auto"/>
              <w:right w:val="single" w:sz="6" w:space="0" w:color="auto"/>
            </w:tcBorders>
          </w:tcPr>
          <w:p w14:paraId="4B972AF8" w14:textId="77777777" w:rsidR="0080755A" w:rsidRDefault="00980C5F" w:rsidP="0080755A">
            <w:pPr>
              <w:outlineLvl w:val="4"/>
              <w:rPr>
                <w:sz w:val="16"/>
                <w:szCs w:val="16"/>
              </w:rPr>
            </w:pPr>
            <w:r>
              <w:rPr>
                <w:sz w:val="16"/>
                <w:szCs w:val="16"/>
              </w:rPr>
              <w:t>MBORREL4: New Req.</w:t>
            </w:r>
          </w:p>
        </w:tc>
      </w:tr>
      <w:tr w:rsidR="0080755A" w14:paraId="4E7E866D" w14:textId="77777777" w:rsidTr="0080755A">
        <w:trPr>
          <w:trHeight w:val="187"/>
          <w:jc w:val="center"/>
        </w:trPr>
        <w:tc>
          <w:tcPr>
            <w:tcW w:w="1799" w:type="dxa"/>
            <w:tcBorders>
              <w:left w:val="single" w:sz="6" w:space="0" w:color="auto"/>
              <w:right w:val="single" w:sz="6" w:space="0" w:color="auto"/>
            </w:tcBorders>
          </w:tcPr>
          <w:p w14:paraId="312C82C2"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A1196F" w14:textId="77777777" w:rsidR="0080755A" w:rsidRDefault="00980C5F" w:rsidP="0080755A">
            <w:pPr>
              <w:outlineLvl w:val="3"/>
              <w:rPr>
                <w:sz w:val="16"/>
                <w:szCs w:val="16"/>
              </w:rPr>
            </w:pPr>
            <w:r>
              <w:rPr>
                <w:sz w:val="16"/>
                <w:szCs w:val="16"/>
              </w:rPr>
              <w:t>STR-176718/C-Requirements</w:t>
            </w:r>
          </w:p>
        </w:tc>
        <w:tc>
          <w:tcPr>
            <w:tcW w:w="5917" w:type="dxa"/>
            <w:tcBorders>
              <w:top w:val="single" w:sz="6" w:space="0" w:color="auto"/>
              <w:left w:val="single" w:sz="6" w:space="0" w:color="auto"/>
              <w:bottom w:val="single" w:sz="6" w:space="0" w:color="auto"/>
              <w:right w:val="single" w:sz="6" w:space="0" w:color="auto"/>
            </w:tcBorders>
          </w:tcPr>
          <w:p w14:paraId="265964D8" w14:textId="77777777" w:rsidR="0080755A" w:rsidRDefault="00980C5F" w:rsidP="0080755A">
            <w:pPr>
              <w:outlineLvl w:val="3"/>
              <w:rPr>
                <w:sz w:val="16"/>
                <w:szCs w:val="16"/>
              </w:rPr>
            </w:pPr>
            <w:r>
              <w:rPr>
                <w:sz w:val="16"/>
                <w:szCs w:val="16"/>
              </w:rPr>
              <w:t>MBORREL4: Added Req-099698</w:t>
            </w:r>
          </w:p>
        </w:tc>
      </w:tr>
      <w:tr w:rsidR="0080755A" w14:paraId="7A0364C7" w14:textId="77777777" w:rsidTr="0080755A">
        <w:trPr>
          <w:trHeight w:val="187"/>
          <w:jc w:val="center"/>
        </w:trPr>
        <w:tc>
          <w:tcPr>
            <w:tcW w:w="1799" w:type="dxa"/>
            <w:tcBorders>
              <w:left w:val="single" w:sz="6" w:space="0" w:color="auto"/>
              <w:right w:val="single" w:sz="6" w:space="0" w:color="auto"/>
            </w:tcBorders>
          </w:tcPr>
          <w:p w14:paraId="66F7DE85"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E209172" w14:textId="77777777" w:rsidR="0080755A" w:rsidRDefault="00980C5F" w:rsidP="0080755A">
            <w:pPr>
              <w:outlineLvl w:val="4"/>
              <w:rPr>
                <w:sz w:val="16"/>
                <w:szCs w:val="16"/>
              </w:rPr>
            </w:pPr>
            <w:r>
              <w:rPr>
                <w:sz w:val="16"/>
                <w:szCs w:val="16"/>
              </w:rPr>
              <w:t>STR-307926/C-Driver Profile Creation via Copy Operation</w:t>
            </w:r>
          </w:p>
        </w:tc>
        <w:tc>
          <w:tcPr>
            <w:tcW w:w="5917" w:type="dxa"/>
            <w:tcBorders>
              <w:top w:val="single" w:sz="6" w:space="0" w:color="auto"/>
              <w:left w:val="single" w:sz="6" w:space="0" w:color="auto"/>
              <w:bottom w:val="single" w:sz="6" w:space="0" w:color="auto"/>
              <w:right w:val="single" w:sz="6" w:space="0" w:color="auto"/>
            </w:tcBorders>
          </w:tcPr>
          <w:p w14:paraId="5278A94A" w14:textId="77777777" w:rsidR="0080755A" w:rsidRDefault="00980C5F" w:rsidP="0080755A">
            <w:pPr>
              <w:outlineLvl w:val="4"/>
              <w:rPr>
                <w:sz w:val="16"/>
                <w:szCs w:val="16"/>
              </w:rPr>
            </w:pPr>
            <w:r>
              <w:rPr>
                <w:sz w:val="16"/>
                <w:szCs w:val="16"/>
              </w:rPr>
              <w:t>MBORREL4: Added Req-099698</w:t>
            </w:r>
          </w:p>
        </w:tc>
      </w:tr>
      <w:tr w:rsidR="0080755A" w14:paraId="22BD1CAA" w14:textId="77777777" w:rsidTr="005251BA">
        <w:trPr>
          <w:trHeight w:val="187"/>
          <w:jc w:val="center"/>
        </w:trPr>
        <w:tc>
          <w:tcPr>
            <w:tcW w:w="1799" w:type="dxa"/>
            <w:tcBorders>
              <w:left w:val="single" w:sz="6" w:space="0" w:color="auto"/>
              <w:right w:val="single" w:sz="6" w:space="0" w:color="auto"/>
            </w:tcBorders>
          </w:tcPr>
          <w:p w14:paraId="6F3E31E2" w14:textId="77777777" w:rsidR="0080755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0C943A" w14:textId="77777777" w:rsidR="0080755A" w:rsidRDefault="00980C5F" w:rsidP="0080755A">
            <w:pPr>
              <w:outlineLvl w:val="5"/>
              <w:rPr>
                <w:sz w:val="16"/>
                <w:szCs w:val="16"/>
              </w:rPr>
            </w:pPr>
            <w:r>
              <w:rPr>
                <w:sz w:val="16"/>
                <w:szCs w:val="16"/>
              </w:rPr>
              <w:t xml:space="preserve">ENMEM-REQ-099698/B-Wait Response </w:t>
            </w:r>
            <w:proofErr w:type="gramStart"/>
            <w:r>
              <w:rPr>
                <w:sz w:val="16"/>
                <w:szCs w:val="16"/>
              </w:rPr>
              <w:t>From</w:t>
            </w:r>
            <w:proofErr w:type="gramEnd"/>
            <w:r>
              <w:rPr>
                <w:sz w:val="16"/>
                <w:szCs w:val="16"/>
              </w:rPr>
              <w:t xml:space="preserve"> </w:t>
            </w:r>
            <w:proofErr w:type="spellStart"/>
            <w:r>
              <w:rPr>
                <w:sz w:val="16"/>
                <w:szCs w:val="16"/>
              </w:rPr>
              <w:t>AudioServer</w:t>
            </w:r>
            <w:proofErr w:type="spellEnd"/>
            <w:r>
              <w:rPr>
                <w:sz w:val="16"/>
                <w:szCs w:val="16"/>
              </w:rPr>
              <w:t xml:space="preserve"> While Copy Operation is Still in Progress</w:t>
            </w:r>
          </w:p>
        </w:tc>
        <w:tc>
          <w:tcPr>
            <w:tcW w:w="5917" w:type="dxa"/>
            <w:tcBorders>
              <w:top w:val="single" w:sz="6" w:space="0" w:color="auto"/>
              <w:left w:val="single" w:sz="6" w:space="0" w:color="auto"/>
              <w:bottom w:val="single" w:sz="6" w:space="0" w:color="auto"/>
              <w:right w:val="single" w:sz="6" w:space="0" w:color="auto"/>
            </w:tcBorders>
          </w:tcPr>
          <w:p w14:paraId="3D9F48EA" w14:textId="77777777" w:rsidR="0080755A" w:rsidRDefault="00980C5F" w:rsidP="0080755A">
            <w:pPr>
              <w:outlineLvl w:val="5"/>
              <w:rPr>
                <w:sz w:val="16"/>
                <w:szCs w:val="16"/>
              </w:rPr>
            </w:pPr>
            <w:r>
              <w:rPr>
                <w:sz w:val="16"/>
                <w:szCs w:val="16"/>
              </w:rPr>
              <w:t>MBORREL4: New Req.</w:t>
            </w:r>
          </w:p>
        </w:tc>
      </w:tr>
      <w:tr w:rsidR="005251BA" w14:paraId="5512E083" w14:textId="77777777" w:rsidTr="00E769EF">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C016F90" w14:textId="77777777" w:rsidR="005251BA" w:rsidRDefault="00C73931" w:rsidP="00E769EF">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E21BDED" w14:textId="77777777" w:rsidR="005251BA" w:rsidRDefault="00C73931" w:rsidP="00E769EF">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1F802C67" w14:textId="77777777" w:rsidR="005251BA" w:rsidRDefault="00C73931" w:rsidP="00E769EF">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13343646" w14:textId="77777777" w:rsidR="005251BA" w:rsidRDefault="00C73931" w:rsidP="00E769EF">
            <w:pPr>
              <w:spacing w:line="276" w:lineRule="auto"/>
              <w:rPr>
                <w:rFonts w:cs="Arial"/>
                <w:b/>
                <w:sz w:val="16"/>
              </w:rPr>
            </w:pPr>
          </w:p>
        </w:tc>
      </w:tr>
      <w:tr w:rsidR="00594F22" w14:paraId="4C9445D1"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03BED90" w14:textId="77777777" w:rsidR="00594F22" w:rsidRDefault="00980C5F" w:rsidP="00E769EF">
            <w:pPr>
              <w:spacing w:line="276" w:lineRule="auto"/>
              <w:rPr>
                <w:rFonts w:cs="Arial"/>
                <w:b/>
                <w:sz w:val="16"/>
                <w:szCs w:val="16"/>
                <w:lang w:val="fr-FR"/>
              </w:rPr>
            </w:pPr>
            <w:r>
              <w:rPr>
                <w:rFonts w:cs="Arial"/>
                <w:b/>
                <w:sz w:val="16"/>
                <w:szCs w:val="16"/>
              </w:rPr>
              <w:t>March 18, 2016</w:t>
            </w:r>
          </w:p>
        </w:tc>
        <w:tc>
          <w:tcPr>
            <w:tcW w:w="1066" w:type="dxa"/>
            <w:tcBorders>
              <w:top w:val="single" w:sz="6" w:space="0" w:color="auto"/>
              <w:left w:val="single" w:sz="6" w:space="0" w:color="auto"/>
              <w:bottom w:val="single" w:sz="6" w:space="0" w:color="auto"/>
              <w:right w:val="single" w:sz="6" w:space="0" w:color="auto"/>
            </w:tcBorders>
            <w:hideMark/>
          </w:tcPr>
          <w:p w14:paraId="26157D56" w14:textId="77777777" w:rsidR="00594F22" w:rsidRDefault="00980C5F" w:rsidP="00E769EF">
            <w:pPr>
              <w:spacing w:line="276" w:lineRule="auto"/>
              <w:jc w:val="center"/>
              <w:rPr>
                <w:rFonts w:cs="Arial"/>
                <w:b/>
                <w:sz w:val="16"/>
                <w:lang w:val="fr-FR"/>
              </w:rPr>
            </w:pPr>
            <w:r>
              <w:rPr>
                <w:rFonts w:cs="Arial"/>
                <w:b/>
                <w:sz w:val="16"/>
                <w:lang w:val="fr-FR"/>
              </w:rPr>
              <w:t>1.3</w:t>
            </w:r>
          </w:p>
        </w:tc>
        <w:tc>
          <w:tcPr>
            <w:tcW w:w="8295" w:type="dxa"/>
            <w:gridSpan w:val="2"/>
            <w:tcBorders>
              <w:top w:val="single" w:sz="6" w:space="0" w:color="auto"/>
              <w:left w:val="single" w:sz="6" w:space="0" w:color="auto"/>
              <w:bottom w:val="single" w:sz="6" w:space="0" w:color="auto"/>
              <w:right w:val="single" w:sz="6" w:space="0" w:color="auto"/>
            </w:tcBorders>
          </w:tcPr>
          <w:p w14:paraId="217625C9" w14:textId="77777777" w:rsidR="00594F22" w:rsidRDefault="00C73931" w:rsidP="00E769EF">
            <w:pPr>
              <w:spacing w:line="276" w:lineRule="auto"/>
              <w:rPr>
                <w:rFonts w:cs="Arial"/>
                <w:b/>
                <w:sz w:val="16"/>
              </w:rPr>
            </w:pPr>
          </w:p>
        </w:tc>
      </w:tr>
      <w:tr w:rsidR="005251BA" w14:paraId="316196D2" w14:textId="77777777" w:rsidTr="005251BA">
        <w:trPr>
          <w:trHeight w:val="187"/>
          <w:jc w:val="center"/>
        </w:trPr>
        <w:tc>
          <w:tcPr>
            <w:tcW w:w="1799" w:type="dxa"/>
            <w:tcBorders>
              <w:top w:val="single" w:sz="6" w:space="0" w:color="auto"/>
              <w:left w:val="single" w:sz="6" w:space="0" w:color="auto"/>
              <w:right w:val="single" w:sz="6" w:space="0" w:color="auto"/>
            </w:tcBorders>
          </w:tcPr>
          <w:p w14:paraId="6F474CCC"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5A2134" w14:textId="77777777" w:rsidR="005251BA" w:rsidRDefault="00980C5F" w:rsidP="005251BA">
            <w:pPr>
              <w:outlineLvl w:val="3"/>
              <w:rPr>
                <w:sz w:val="16"/>
                <w:szCs w:val="16"/>
              </w:rPr>
            </w:pPr>
            <w:r>
              <w:rPr>
                <w:sz w:val="16"/>
                <w:szCs w:val="16"/>
              </w:rPr>
              <w:t>ENMEM-IIR-REQ-099360/G-</w:t>
            </w:r>
            <w:proofErr w:type="spellStart"/>
            <w:r>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tcPr>
          <w:p w14:paraId="25B87B5E" w14:textId="77777777" w:rsidR="005251BA" w:rsidRDefault="00980C5F" w:rsidP="005251BA">
            <w:pPr>
              <w:outlineLvl w:val="3"/>
              <w:rPr>
                <w:sz w:val="16"/>
                <w:szCs w:val="16"/>
              </w:rPr>
            </w:pPr>
            <w:r>
              <w:rPr>
                <w:sz w:val="16"/>
                <w:szCs w:val="16"/>
              </w:rPr>
              <w:t>MBORREL4: Updated Logical to GSDB Signal Name table to include FactoryReset_Rq</w:t>
            </w:r>
          </w:p>
        </w:tc>
      </w:tr>
      <w:tr w:rsidR="005251BA" w14:paraId="7BA33306" w14:textId="77777777" w:rsidTr="005251BA">
        <w:trPr>
          <w:trHeight w:val="187"/>
          <w:jc w:val="center"/>
        </w:trPr>
        <w:tc>
          <w:tcPr>
            <w:tcW w:w="1799" w:type="dxa"/>
            <w:tcBorders>
              <w:left w:val="single" w:sz="6" w:space="0" w:color="auto"/>
              <w:right w:val="single" w:sz="6" w:space="0" w:color="auto"/>
            </w:tcBorders>
          </w:tcPr>
          <w:p w14:paraId="07E3CFAF"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A31470" w14:textId="77777777" w:rsidR="005251BA" w:rsidRDefault="00980C5F" w:rsidP="005251BA">
            <w:pPr>
              <w:outlineLvl w:val="3"/>
              <w:rPr>
                <w:sz w:val="16"/>
                <w:szCs w:val="16"/>
              </w:rPr>
            </w:pPr>
            <w:r>
              <w:rPr>
                <w:sz w:val="16"/>
                <w:szCs w:val="16"/>
              </w:rPr>
              <w:t>ENMEM-IIR-REQ-099371/B-</w:t>
            </w:r>
            <w:proofErr w:type="spellStart"/>
            <w:r>
              <w:rPr>
                <w:sz w:val="16"/>
                <w:szCs w:val="16"/>
              </w:rPr>
              <w:t>EnhancedMemoryServer_Rx</w:t>
            </w:r>
            <w:proofErr w:type="spellEnd"/>
          </w:p>
        </w:tc>
        <w:tc>
          <w:tcPr>
            <w:tcW w:w="5917" w:type="dxa"/>
            <w:tcBorders>
              <w:top w:val="single" w:sz="6" w:space="0" w:color="auto"/>
              <w:left w:val="single" w:sz="6" w:space="0" w:color="auto"/>
              <w:bottom w:val="single" w:sz="6" w:space="0" w:color="auto"/>
              <w:right w:val="single" w:sz="6" w:space="0" w:color="auto"/>
            </w:tcBorders>
          </w:tcPr>
          <w:p w14:paraId="1053D871" w14:textId="77777777" w:rsidR="005251BA" w:rsidRDefault="00980C5F" w:rsidP="005251BA">
            <w:pPr>
              <w:outlineLvl w:val="3"/>
              <w:rPr>
                <w:sz w:val="16"/>
                <w:szCs w:val="16"/>
              </w:rPr>
            </w:pPr>
            <w:r>
              <w:rPr>
                <w:sz w:val="16"/>
                <w:szCs w:val="16"/>
              </w:rPr>
              <w:t>MBORREL4: Added REQ-015018-FactoryReset_Rq and updated Logical to GSDB Signal Name table to include FactoryReset_Rq</w:t>
            </w:r>
          </w:p>
        </w:tc>
      </w:tr>
      <w:tr w:rsidR="005251BA" w14:paraId="5242CB77" w14:textId="77777777" w:rsidTr="005251BA">
        <w:trPr>
          <w:trHeight w:val="187"/>
          <w:jc w:val="center"/>
        </w:trPr>
        <w:tc>
          <w:tcPr>
            <w:tcW w:w="1799" w:type="dxa"/>
            <w:tcBorders>
              <w:left w:val="single" w:sz="6" w:space="0" w:color="auto"/>
              <w:right w:val="single" w:sz="6" w:space="0" w:color="auto"/>
            </w:tcBorders>
          </w:tcPr>
          <w:p w14:paraId="3EE9746D"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244E32" w14:textId="77777777" w:rsidR="005251BA" w:rsidRDefault="00980C5F" w:rsidP="005251BA">
            <w:pPr>
              <w:outlineLvl w:val="4"/>
              <w:rPr>
                <w:sz w:val="16"/>
                <w:szCs w:val="16"/>
              </w:rPr>
            </w:pPr>
            <w:r>
              <w:rPr>
                <w:sz w:val="16"/>
                <w:szCs w:val="16"/>
              </w:rPr>
              <w:t>ENMEM-UC-REQ-195889/B-Associate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14D88A6A" w14:textId="77777777" w:rsidR="005251BA" w:rsidRDefault="00980C5F" w:rsidP="005251BA">
            <w:pPr>
              <w:outlineLvl w:val="4"/>
              <w:rPr>
                <w:sz w:val="16"/>
                <w:szCs w:val="16"/>
              </w:rPr>
            </w:pPr>
            <w:r>
              <w:rPr>
                <w:sz w:val="16"/>
                <w:szCs w:val="16"/>
              </w:rPr>
              <w:t>MBORREL4: Fixed spelling error in Notes</w:t>
            </w:r>
          </w:p>
        </w:tc>
      </w:tr>
      <w:tr w:rsidR="005251BA" w14:paraId="79ADA35E" w14:textId="77777777" w:rsidTr="005251BA">
        <w:trPr>
          <w:trHeight w:val="187"/>
          <w:jc w:val="center"/>
        </w:trPr>
        <w:tc>
          <w:tcPr>
            <w:tcW w:w="1799" w:type="dxa"/>
            <w:tcBorders>
              <w:left w:val="single" w:sz="6" w:space="0" w:color="auto"/>
              <w:right w:val="single" w:sz="6" w:space="0" w:color="auto"/>
            </w:tcBorders>
          </w:tcPr>
          <w:p w14:paraId="67846E98"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93994E" w14:textId="77777777" w:rsidR="005251BA" w:rsidRDefault="00980C5F" w:rsidP="005251BA">
            <w:pPr>
              <w:outlineLvl w:val="5"/>
              <w:rPr>
                <w:sz w:val="16"/>
                <w:szCs w:val="16"/>
              </w:rPr>
            </w:pPr>
            <w:r>
              <w:rPr>
                <w:sz w:val="16"/>
                <w:szCs w:val="16"/>
              </w:rPr>
              <w:t>ENMEM-REQ-099685/D-Request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5F6D283D" w14:textId="77777777" w:rsidR="005251BA" w:rsidRDefault="00980C5F" w:rsidP="005251BA">
            <w:pPr>
              <w:outlineLvl w:val="5"/>
              <w:rPr>
                <w:sz w:val="16"/>
                <w:szCs w:val="16"/>
              </w:rPr>
            </w:pPr>
            <w:r>
              <w:rPr>
                <w:sz w:val="16"/>
                <w:szCs w:val="16"/>
              </w:rPr>
              <w:t>MBORREL4: Updated to include re-entry conditions upon unsuccessful pairing attempts.</w:t>
            </w:r>
          </w:p>
        </w:tc>
      </w:tr>
      <w:tr w:rsidR="005251BA" w14:paraId="0ABF5121" w14:textId="77777777" w:rsidTr="005251BA">
        <w:trPr>
          <w:trHeight w:val="187"/>
          <w:jc w:val="center"/>
        </w:trPr>
        <w:tc>
          <w:tcPr>
            <w:tcW w:w="1799" w:type="dxa"/>
            <w:tcBorders>
              <w:left w:val="single" w:sz="6" w:space="0" w:color="auto"/>
              <w:right w:val="single" w:sz="6" w:space="0" w:color="auto"/>
            </w:tcBorders>
          </w:tcPr>
          <w:p w14:paraId="15614CFB"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D2E82A" w14:textId="77777777" w:rsidR="005251BA" w:rsidRDefault="00980C5F" w:rsidP="005251BA">
            <w:pPr>
              <w:outlineLvl w:val="5"/>
              <w:rPr>
                <w:sz w:val="16"/>
                <w:szCs w:val="16"/>
              </w:rPr>
            </w:pPr>
            <w:r>
              <w:rPr>
                <w:sz w:val="16"/>
                <w:szCs w:val="16"/>
              </w:rPr>
              <w:t>ENMEM-REQ-116803/C-Request Exit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462168D3" w14:textId="77777777" w:rsidR="005251BA" w:rsidRDefault="00980C5F" w:rsidP="005251BA">
            <w:pPr>
              <w:outlineLvl w:val="5"/>
              <w:rPr>
                <w:sz w:val="16"/>
                <w:szCs w:val="16"/>
              </w:rPr>
            </w:pPr>
            <w:r>
              <w:rPr>
                <w:sz w:val="16"/>
                <w:szCs w:val="16"/>
              </w:rPr>
              <w:t>MBORREL4: Updated the "SET button" condition and added condition for "already associated Driver Memory Seat button press"</w:t>
            </w:r>
          </w:p>
        </w:tc>
      </w:tr>
      <w:tr w:rsidR="005251BA" w14:paraId="37A56B7C" w14:textId="77777777" w:rsidTr="005251BA">
        <w:trPr>
          <w:trHeight w:val="187"/>
          <w:jc w:val="center"/>
        </w:trPr>
        <w:tc>
          <w:tcPr>
            <w:tcW w:w="1799" w:type="dxa"/>
            <w:tcBorders>
              <w:left w:val="single" w:sz="6" w:space="0" w:color="auto"/>
              <w:right w:val="single" w:sz="6" w:space="0" w:color="auto"/>
            </w:tcBorders>
          </w:tcPr>
          <w:p w14:paraId="689816BC"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DAD0988" w14:textId="77777777" w:rsidR="005251BA" w:rsidRDefault="00980C5F" w:rsidP="005251BA">
            <w:pPr>
              <w:outlineLvl w:val="4"/>
              <w:rPr>
                <w:sz w:val="16"/>
                <w:szCs w:val="16"/>
              </w:rPr>
            </w:pPr>
            <w:r>
              <w:rPr>
                <w:sz w:val="16"/>
                <w:szCs w:val="16"/>
              </w:rPr>
              <w:t>STR-307927/B-Keyfob Association</w:t>
            </w:r>
          </w:p>
        </w:tc>
        <w:tc>
          <w:tcPr>
            <w:tcW w:w="5917" w:type="dxa"/>
            <w:tcBorders>
              <w:top w:val="single" w:sz="6" w:space="0" w:color="auto"/>
              <w:left w:val="single" w:sz="6" w:space="0" w:color="auto"/>
              <w:bottom w:val="single" w:sz="6" w:space="0" w:color="auto"/>
              <w:right w:val="single" w:sz="6" w:space="0" w:color="auto"/>
            </w:tcBorders>
          </w:tcPr>
          <w:p w14:paraId="62537B13" w14:textId="77777777" w:rsidR="005251BA" w:rsidRDefault="00980C5F" w:rsidP="005251BA">
            <w:pPr>
              <w:outlineLvl w:val="4"/>
              <w:rPr>
                <w:sz w:val="16"/>
                <w:szCs w:val="16"/>
              </w:rPr>
            </w:pPr>
            <w:r>
              <w:rPr>
                <w:sz w:val="16"/>
                <w:szCs w:val="16"/>
              </w:rPr>
              <w:t>MBORREL4: Added ENMEM-FUN-REQ-212303</w:t>
            </w:r>
          </w:p>
        </w:tc>
      </w:tr>
      <w:tr w:rsidR="005251BA" w14:paraId="5D19EAC8" w14:textId="77777777" w:rsidTr="005251BA">
        <w:trPr>
          <w:trHeight w:val="187"/>
          <w:jc w:val="center"/>
        </w:trPr>
        <w:tc>
          <w:tcPr>
            <w:tcW w:w="1799" w:type="dxa"/>
            <w:tcBorders>
              <w:left w:val="single" w:sz="6" w:space="0" w:color="auto"/>
              <w:right w:val="single" w:sz="6" w:space="0" w:color="auto"/>
            </w:tcBorders>
          </w:tcPr>
          <w:p w14:paraId="601936E2"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5B56D7" w14:textId="77777777" w:rsidR="005251BA" w:rsidRDefault="00980C5F" w:rsidP="005251BA">
            <w:pPr>
              <w:outlineLvl w:val="5"/>
              <w:rPr>
                <w:sz w:val="16"/>
                <w:szCs w:val="16"/>
              </w:rPr>
            </w:pPr>
            <w:r>
              <w:rPr>
                <w:sz w:val="16"/>
                <w:szCs w:val="16"/>
              </w:rPr>
              <w:t>ENMEM-SR-REQ-212303/A-PersIndex used for Keyfob Association</w:t>
            </w:r>
          </w:p>
        </w:tc>
        <w:tc>
          <w:tcPr>
            <w:tcW w:w="5917" w:type="dxa"/>
            <w:tcBorders>
              <w:top w:val="single" w:sz="6" w:space="0" w:color="auto"/>
              <w:left w:val="single" w:sz="6" w:space="0" w:color="auto"/>
              <w:bottom w:val="single" w:sz="6" w:space="0" w:color="auto"/>
              <w:right w:val="single" w:sz="6" w:space="0" w:color="auto"/>
            </w:tcBorders>
          </w:tcPr>
          <w:p w14:paraId="451F4EAC" w14:textId="77777777" w:rsidR="005251BA" w:rsidRDefault="00980C5F" w:rsidP="005251BA">
            <w:pPr>
              <w:outlineLvl w:val="5"/>
              <w:rPr>
                <w:sz w:val="16"/>
                <w:szCs w:val="16"/>
              </w:rPr>
            </w:pPr>
            <w:r>
              <w:rPr>
                <w:sz w:val="16"/>
                <w:szCs w:val="16"/>
              </w:rPr>
              <w:t>MBORREL4: New Req.</w:t>
            </w:r>
          </w:p>
        </w:tc>
      </w:tr>
      <w:tr w:rsidR="005251BA" w14:paraId="53C03EA2" w14:textId="77777777" w:rsidTr="005251BA">
        <w:trPr>
          <w:trHeight w:val="187"/>
          <w:jc w:val="center"/>
        </w:trPr>
        <w:tc>
          <w:tcPr>
            <w:tcW w:w="1799" w:type="dxa"/>
            <w:tcBorders>
              <w:left w:val="single" w:sz="6" w:space="0" w:color="auto"/>
              <w:right w:val="single" w:sz="6" w:space="0" w:color="auto"/>
            </w:tcBorders>
          </w:tcPr>
          <w:p w14:paraId="4650F3BE"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A387E2" w14:textId="77777777" w:rsidR="005251BA" w:rsidRDefault="00980C5F" w:rsidP="005251BA">
            <w:pPr>
              <w:outlineLvl w:val="5"/>
              <w:rPr>
                <w:sz w:val="16"/>
                <w:szCs w:val="16"/>
              </w:rPr>
            </w:pPr>
            <w:r>
              <w:rPr>
                <w:sz w:val="16"/>
                <w:szCs w:val="16"/>
              </w:rPr>
              <w:t>ENMEM-SD-REQ-099425/D-Create Driver Profile</w:t>
            </w:r>
          </w:p>
        </w:tc>
        <w:tc>
          <w:tcPr>
            <w:tcW w:w="5917" w:type="dxa"/>
            <w:tcBorders>
              <w:top w:val="single" w:sz="6" w:space="0" w:color="auto"/>
              <w:left w:val="single" w:sz="6" w:space="0" w:color="auto"/>
              <w:bottom w:val="single" w:sz="6" w:space="0" w:color="auto"/>
              <w:right w:val="single" w:sz="6" w:space="0" w:color="auto"/>
            </w:tcBorders>
          </w:tcPr>
          <w:p w14:paraId="5EA0A3FE" w14:textId="77777777" w:rsidR="005251BA" w:rsidRDefault="00980C5F" w:rsidP="005251BA">
            <w:pPr>
              <w:outlineLvl w:val="5"/>
              <w:rPr>
                <w:sz w:val="16"/>
                <w:szCs w:val="16"/>
              </w:rPr>
            </w:pPr>
            <w:r>
              <w:rPr>
                <w:sz w:val="16"/>
                <w:szCs w:val="16"/>
              </w:rPr>
              <w:t xml:space="preserve">MBORREL4: Updated </w:t>
            </w:r>
            <w:proofErr w:type="spellStart"/>
            <w:r>
              <w:rPr>
                <w:sz w:val="16"/>
                <w:szCs w:val="16"/>
              </w:rPr>
              <w:t>Feature_Rq</w:t>
            </w:r>
            <w:proofErr w:type="spellEnd"/>
            <w:r>
              <w:rPr>
                <w:sz w:val="16"/>
                <w:szCs w:val="16"/>
              </w:rPr>
              <w:t xml:space="preserve"> Copy operation for Pers to stay in last known.</w:t>
            </w:r>
          </w:p>
        </w:tc>
      </w:tr>
      <w:tr w:rsidR="005251BA" w14:paraId="6B2D79E8" w14:textId="77777777" w:rsidTr="005251BA">
        <w:trPr>
          <w:trHeight w:val="187"/>
          <w:jc w:val="center"/>
        </w:trPr>
        <w:tc>
          <w:tcPr>
            <w:tcW w:w="1799" w:type="dxa"/>
            <w:tcBorders>
              <w:left w:val="single" w:sz="6" w:space="0" w:color="auto"/>
              <w:right w:val="single" w:sz="6" w:space="0" w:color="auto"/>
            </w:tcBorders>
          </w:tcPr>
          <w:p w14:paraId="112FB441"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22EE90" w14:textId="77777777" w:rsidR="005251BA" w:rsidRDefault="00980C5F" w:rsidP="005251BA">
            <w:pPr>
              <w:outlineLvl w:val="3"/>
              <w:rPr>
                <w:sz w:val="16"/>
                <w:szCs w:val="16"/>
              </w:rPr>
            </w:pPr>
            <w:r>
              <w:rPr>
                <w:sz w:val="16"/>
                <w:szCs w:val="16"/>
              </w:rPr>
              <w:t>STR-297590/D-Requirements</w:t>
            </w:r>
          </w:p>
        </w:tc>
        <w:tc>
          <w:tcPr>
            <w:tcW w:w="5917" w:type="dxa"/>
            <w:tcBorders>
              <w:top w:val="single" w:sz="6" w:space="0" w:color="auto"/>
              <w:left w:val="single" w:sz="6" w:space="0" w:color="auto"/>
              <w:bottom w:val="single" w:sz="6" w:space="0" w:color="auto"/>
              <w:right w:val="single" w:sz="6" w:space="0" w:color="auto"/>
            </w:tcBorders>
          </w:tcPr>
          <w:p w14:paraId="4D26F90E" w14:textId="77777777" w:rsidR="005251BA" w:rsidRDefault="00980C5F" w:rsidP="005251BA">
            <w:pPr>
              <w:outlineLvl w:val="3"/>
              <w:rPr>
                <w:sz w:val="16"/>
                <w:szCs w:val="16"/>
              </w:rPr>
            </w:pPr>
            <w:r>
              <w:rPr>
                <w:sz w:val="16"/>
                <w:szCs w:val="16"/>
              </w:rPr>
              <w:t>MBORREL4: Added REQ-212764</w:t>
            </w:r>
          </w:p>
        </w:tc>
      </w:tr>
      <w:tr w:rsidR="005251BA" w14:paraId="24AD3E87" w14:textId="77777777" w:rsidTr="00DA1C9E">
        <w:trPr>
          <w:trHeight w:val="187"/>
          <w:jc w:val="center"/>
        </w:trPr>
        <w:tc>
          <w:tcPr>
            <w:tcW w:w="1799" w:type="dxa"/>
            <w:tcBorders>
              <w:left w:val="single" w:sz="6" w:space="0" w:color="auto"/>
              <w:right w:val="single" w:sz="6" w:space="0" w:color="auto"/>
            </w:tcBorders>
          </w:tcPr>
          <w:p w14:paraId="4AAAA1BB" w14:textId="77777777" w:rsidR="005251BA"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0B64DE" w14:textId="77777777" w:rsidR="005251BA" w:rsidRDefault="00980C5F" w:rsidP="005251BA">
            <w:pPr>
              <w:outlineLvl w:val="4"/>
              <w:rPr>
                <w:sz w:val="16"/>
                <w:szCs w:val="16"/>
              </w:rPr>
            </w:pPr>
            <w:r>
              <w:rPr>
                <w:sz w:val="16"/>
                <w:szCs w:val="16"/>
              </w:rPr>
              <w:t>ENMEM-HMI-REQ-212764/A-Enhanced Memory HMI Notification of Profile Creation Abort</w:t>
            </w:r>
          </w:p>
        </w:tc>
        <w:tc>
          <w:tcPr>
            <w:tcW w:w="5917" w:type="dxa"/>
            <w:tcBorders>
              <w:top w:val="single" w:sz="6" w:space="0" w:color="auto"/>
              <w:left w:val="single" w:sz="6" w:space="0" w:color="auto"/>
              <w:bottom w:val="single" w:sz="6" w:space="0" w:color="auto"/>
              <w:right w:val="single" w:sz="6" w:space="0" w:color="auto"/>
            </w:tcBorders>
          </w:tcPr>
          <w:p w14:paraId="43295BA2" w14:textId="77777777" w:rsidR="005251BA" w:rsidRDefault="00980C5F" w:rsidP="005251BA">
            <w:pPr>
              <w:outlineLvl w:val="4"/>
              <w:rPr>
                <w:sz w:val="16"/>
                <w:szCs w:val="16"/>
              </w:rPr>
            </w:pPr>
            <w:r>
              <w:rPr>
                <w:sz w:val="16"/>
                <w:szCs w:val="16"/>
              </w:rPr>
              <w:t>MBORREL4: New Req.</w:t>
            </w:r>
          </w:p>
        </w:tc>
      </w:tr>
      <w:tr w:rsidR="00DA1C9E" w14:paraId="5B1CD758" w14:textId="77777777" w:rsidTr="00E74884">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544915E" w14:textId="77777777" w:rsidR="00DA1C9E" w:rsidRDefault="00C73931" w:rsidP="00E74884">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2899232" w14:textId="77777777" w:rsidR="00DA1C9E" w:rsidRDefault="00C73931" w:rsidP="00E74884">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2BA7A36" w14:textId="77777777" w:rsidR="00DA1C9E" w:rsidRDefault="00C73931" w:rsidP="00E74884">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46EF0843" w14:textId="77777777" w:rsidR="00DA1C9E" w:rsidRDefault="00C73931" w:rsidP="00E74884">
            <w:pPr>
              <w:spacing w:line="276" w:lineRule="auto"/>
              <w:rPr>
                <w:rFonts w:cs="Arial"/>
                <w:b/>
                <w:sz w:val="16"/>
              </w:rPr>
            </w:pPr>
          </w:p>
        </w:tc>
      </w:tr>
      <w:tr w:rsidR="00594F22" w14:paraId="55E1EA5A"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C7E361D" w14:textId="77777777" w:rsidR="00594F22" w:rsidRDefault="00980C5F" w:rsidP="00E74884">
            <w:pPr>
              <w:spacing w:line="276" w:lineRule="auto"/>
              <w:rPr>
                <w:rFonts w:cs="Arial"/>
                <w:b/>
                <w:sz w:val="16"/>
                <w:szCs w:val="16"/>
                <w:lang w:val="fr-FR"/>
              </w:rPr>
            </w:pPr>
            <w:r>
              <w:rPr>
                <w:rFonts w:cs="Arial"/>
                <w:b/>
                <w:sz w:val="16"/>
                <w:szCs w:val="16"/>
              </w:rPr>
              <w:t>April 11, 2016</w:t>
            </w:r>
          </w:p>
        </w:tc>
        <w:tc>
          <w:tcPr>
            <w:tcW w:w="1066" w:type="dxa"/>
            <w:tcBorders>
              <w:top w:val="single" w:sz="6" w:space="0" w:color="auto"/>
              <w:left w:val="single" w:sz="6" w:space="0" w:color="auto"/>
              <w:bottom w:val="single" w:sz="6" w:space="0" w:color="auto"/>
              <w:right w:val="single" w:sz="6" w:space="0" w:color="auto"/>
            </w:tcBorders>
            <w:hideMark/>
          </w:tcPr>
          <w:p w14:paraId="10EEED00" w14:textId="77777777" w:rsidR="00594F22" w:rsidRDefault="00980C5F" w:rsidP="00E74884">
            <w:pPr>
              <w:spacing w:line="276" w:lineRule="auto"/>
              <w:jc w:val="center"/>
              <w:rPr>
                <w:rFonts w:cs="Arial"/>
                <w:b/>
                <w:sz w:val="16"/>
                <w:lang w:val="fr-FR"/>
              </w:rPr>
            </w:pPr>
            <w:r>
              <w:rPr>
                <w:rFonts w:cs="Arial"/>
                <w:b/>
                <w:sz w:val="16"/>
                <w:lang w:val="fr-FR"/>
              </w:rPr>
              <w:t>1.4</w:t>
            </w:r>
          </w:p>
        </w:tc>
        <w:tc>
          <w:tcPr>
            <w:tcW w:w="8295" w:type="dxa"/>
            <w:gridSpan w:val="2"/>
            <w:tcBorders>
              <w:top w:val="single" w:sz="6" w:space="0" w:color="auto"/>
              <w:left w:val="single" w:sz="6" w:space="0" w:color="auto"/>
              <w:bottom w:val="single" w:sz="6" w:space="0" w:color="auto"/>
              <w:right w:val="single" w:sz="6" w:space="0" w:color="auto"/>
            </w:tcBorders>
          </w:tcPr>
          <w:p w14:paraId="3906D338" w14:textId="77777777" w:rsidR="00594F22" w:rsidRDefault="00C73931" w:rsidP="00E74884">
            <w:pPr>
              <w:spacing w:line="276" w:lineRule="auto"/>
              <w:rPr>
                <w:rFonts w:cs="Arial"/>
                <w:b/>
                <w:sz w:val="16"/>
              </w:rPr>
            </w:pPr>
          </w:p>
        </w:tc>
      </w:tr>
      <w:tr w:rsidR="00DA1C9E" w14:paraId="0FB05F88" w14:textId="77777777" w:rsidTr="00DA1C9E">
        <w:trPr>
          <w:trHeight w:val="187"/>
          <w:jc w:val="center"/>
        </w:trPr>
        <w:tc>
          <w:tcPr>
            <w:tcW w:w="1799" w:type="dxa"/>
            <w:tcBorders>
              <w:top w:val="single" w:sz="6" w:space="0" w:color="auto"/>
              <w:left w:val="single" w:sz="6" w:space="0" w:color="auto"/>
              <w:right w:val="single" w:sz="6" w:space="0" w:color="auto"/>
            </w:tcBorders>
          </w:tcPr>
          <w:p w14:paraId="56E864D2"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70BC3C" w14:textId="77777777" w:rsidR="00DA1C9E" w:rsidRDefault="00980C5F">
            <w:pPr>
              <w:outlineLvl w:val="3"/>
              <w:rPr>
                <w:sz w:val="16"/>
                <w:szCs w:val="16"/>
              </w:rPr>
            </w:pPr>
            <w:r>
              <w:rPr>
                <w:sz w:val="16"/>
                <w:szCs w:val="16"/>
              </w:rPr>
              <w:t>ENMEM-FUR-REQ-134134/K-Enhanced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7BF20B81" w14:textId="77777777" w:rsidR="00DA1C9E" w:rsidRDefault="00980C5F">
            <w:pPr>
              <w:outlineLvl w:val="3"/>
              <w:rPr>
                <w:sz w:val="16"/>
                <w:szCs w:val="16"/>
              </w:rPr>
            </w:pPr>
            <w:r>
              <w:rPr>
                <w:sz w:val="16"/>
                <w:szCs w:val="16"/>
              </w:rPr>
              <w:t>MBORREL4: Removed 11 features from NAV section per vpatel18 (no longer supported)</w:t>
            </w:r>
          </w:p>
        </w:tc>
      </w:tr>
      <w:tr w:rsidR="00DA1C9E" w14:paraId="79E23EC5" w14:textId="77777777" w:rsidTr="00DA1C9E">
        <w:trPr>
          <w:trHeight w:val="187"/>
          <w:jc w:val="center"/>
        </w:trPr>
        <w:tc>
          <w:tcPr>
            <w:tcW w:w="1799" w:type="dxa"/>
            <w:tcBorders>
              <w:left w:val="single" w:sz="6" w:space="0" w:color="auto"/>
              <w:right w:val="single" w:sz="6" w:space="0" w:color="auto"/>
            </w:tcBorders>
          </w:tcPr>
          <w:p w14:paraId="7C4DAE0F"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1B647E" w14:textId="77777777" w:rsidR="00DA1C9E" w:rsidRDefault="00980C5F">
            <w:pPr>
              <w:outlineLvl w:val="3"/>
              <w:rPr>
                <w:sz w:val="16"/>
                <w:szCs w:val="16"/>
              </w:rPr>
            </w:pPr>
            <w:r>
              <w:rPr>
                <w:sz w:val="16"/>
                <w:szCs w:val="16"/>
              </w:rPr>
              <w:t>ENMEM-IIR-REQ-099371/B-</w:t>
            </w:r>
            <w:proofErr w:type="spellStart"/>
            <w:r>
              <w:rPr>
                <w:sz w:val="16"/>
                <w:szCs w:val="16"/>
              </w:rPr>
              <w:t>EnhancedMemoryServer_Rx</w:t>
            </w:r>
            <w:proofErr w:type="spellEnd"/>
          </w:p>
        </w:tc>
        <w:tc>
          <w:tcPr>
            <w:tcW w:w="5917" w:type="dxa"/>
            <w:tcBorders>
              <w:top w:val="single" w:sz="6" w:space="0" w:color="auto"/>
              <w:left w:val="single" w:sz="6" w:space="0" w:color="auto"/>
              <w:bottom w:val="single" w:sz="6" w:space="0" w:color="auto"/>
              <w:right w:val="single" w:sz="6" w:space="0" w:color="auto"/>
            </w:tcBorders>
          </w:tcPr>
          <w:p w14:paraId="74EB171A" w14:textId="77777777" w:rsidR="00DA1C9E" w:rsidRDefault="00980C5F">
            <w:pPr>
              <w:outlineLvl w:val="3"/>
              <w:rPr>
                <w:sz w:val="16"/>
                <w:szCs w:val="16"/>
              </w:rPr>
            </w:pPr>
            <w:r>
              <w:rPr>
                <w:sz w:val="16"/>
                <w:szCs w:val="16"/>
              </w:rPr>
              <w:t>MBORREL4: Added REQ-015018-FactoryReset_Rq and updated Logical to GSDB Signal Name table to include FactoryReset_Rq</w:t>
            </w:r>
          </w:p>
        </w:tc>
      </w:tr>
      <w:tr w:rsidR="00DA1C9E" w14:paraId="70FAC229" w14:textId="77777777" w:rsidTr="00DA1C9E">
        <w:trPr>
          <w:trHeight w:val="187"/>
          <w:jc w:val="center"/>
        </w:trPr>
        <w:tc>
          <w:tcPr>
            <w:tcW w:w="1799" w:type="dxa"/>
            <w:tcBorders>
              <w:left w:val="single" w:sz="6" w:space="0" w:color="auto"/>
              <w:right w:val="single" w:sz="6" w:space="0" w:color="auto"/>
            </w:tcBorders>
          </w:tcPr>
          <w:p w14:paraId="778F155B" w14:textId="77777777" w:rsidR="00DA1C9E" w:rsidRDefault="00C73931" w:rsidP="0079542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3345C2" w14:textId="77777777" w:rsidR="00DA1C9E" w:rsidRDefault="00980C5F" w:rsidP="00795428">
            <w:pPr>
              <w:rPr>
                <w:sz w:val="16"/>
                <w:szCs w:val="16"/>
              </w:rPr>
            </w:pPr>
            <w:r>
              <w:rPr>
                <w:sz w:val="16"/>
                <w:szCs w:val="16"/>
              </w:rPr>
              <w:t>STR-196365/E-General Requirements</w:t>
            </w:r>
          </w:p>
        </w:tc>
        <w:tc>
          <w:tcPr>
            <w:tcW w:w="5917" w:type="dxa"/>
            <w:tcBorders>
              <w:top w:val="single" w:sz="6" w:space="0" w:color="auto"/>
              <w:left w:val="single" w:sz="6" w:space="0" w:color="auto"/>
              <w:bottom w:val="single" w:sz="6" w:space="0" w:color="auto"/>
              <w:right w:val="single" w:sz="6" w:space="0" w:color="auto"/>
            </w:tcBorders>
          </w:tcPr>
          <w:p w14:paraId="15080D81" w14:textId="77777777" w:rsidR="00DA1C9E" w:rsidRDefault="00980C5F" w:rsidP="00795428">
            <w:pPr>
              <w:rPr>
                <w:sz w:val="16"/>
                <w:szCs w:val="16"/>
              </w:rPr>
            </w:pPr>
            <w:r>
              <w:rPr>
                <w:sz w:val="16"/>
                <w:szCs w:val="16"/>
              </w:rPr>
              <w:t>MBORREL4: Removed REQ-198778-T_ReturnToIdle and REQ-180452-Request/Response return to Idle state, as they are no longer needed/used.</w:t>
            </w:r>
          </w:p>
        </w:tc>
      </w:tr>
      <w:tr w:rsidR="00DA1C9E" w14:paraId="7665D2AC" w14:textId="77777777" w:rsidTr="00DA1C9E">
        <w:trPr>
          <w:trHeight w:val="187"/>
          <w:jc w:val="center"/>
        </w:trPr>
        <w:tc>
          <w:tcPr>
            <w:tcW w:w="1799" w:type="dxa"/>
            <w:tcBorders>
              <w:left w:val="single" w:sz="6" w:space="0" w:color="auto"/>
              <w:right w:val="single" w:sz="6" w:space="0" w:color="auto"/>
            </w:tcBorders>
          </w:tcPr>
          <w:p w14:paraId="5EF796DA"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63220E" w14:textId="77777777" w:rsidR="00DA1C9E" w:rsidRDefault="00980C5F">
            <w:pPr>
              <w:outlineLvl w:val="5"/>
              <w:rPr>
                <w:sz w:val="16"/>
                <w:szCs w:val="16"/>
              </w:rPr>
            </w:pPr>
            <w:r>
              <w:rPr>
                <w:sz w:val="16"/>
                <w:szCs w:val="16"/>
              </w:rPr>
              <w:t>ENMEM-REQ-099685/E-Request Enter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051E4C68" w14:textId="77777777" w:rsidR="00DA1C9E" w:rsidRDefault="00980C5F">
            <w:pPr>
              <w:outlineLvl w:val="5"/>
              <w:rPr>
                <w:sz w:val="16"/>
                <w:szCs w:val="16"/>
              </w:rPr>
            </w:pPr>
            <w:r>
              <w:rPr>
                <w:sz w:val="16"/>
                <w:szCs w:val="16"/>
              </w:rPr>
              <w:t>MBORREL4: Updated first paragraph to clarify when button pairing is entered</w:t>
            </w:r>
          </w:p>
        </w:tc>
      </w:tr>
      <w:tr w:rsidR="00DA1C9E" w14:paraId="32BE37DA" w14:textId="77777777" w:rsidTr="00DA1C9E">
        <w:trPr>
          <w:trHeight w:val="187"/>
          <w:jc w:val="center"/>
        </w:trPr>
        <w:tc>
          <w:tcPr>
            <w:tcW w:w="1799" w:type="dxa"/>
            <w:tcBorders>
              <w:left w:val="single" w:sz="6" w:space="0" w:color="auto"/>
              <w:right w:val="single" w:sz="6" w:space="0" w:color="auto"/>
            </w:tcBorders>
          </w:tcPr>
          <w:p w14:paraId="3B5006B9"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1EB2F7" w14:textId="77777777" w:rsidR="00DA1C9E" w:rsidRDefault="00980C5F">
            <w:pPr>
              <w:outlineLvl w:val="5"/>
              <w:rPr>
                <w:sz w:val="16"/>
                <w:szCs w:val="16"/>
              </w:rPr>
            </w:pPr>
            <w:r>
              <w:rPr>
                <w:sz w:val="16"/>
                <w:szCs w:val="16"/>
              </w:rPr>
              <w:t>ENMEM-SD-REQ-099425/E-Create Driver Profile</w:t>
            </w:r>
          </w:p>
        </w:tc>
        <w:tc>
          <w:tcPr>
            <w:tcW w:w="5917" w:type="dxa"/>
            <w:tcBorders>
              <w:top w:val="single" w:sz="6" w:space="0" w:color="auto"/>
              <w:left w:val="single" w:sz="6" w:space="0" w:color="auto"/>
              <w:bottom w:val="single" w:sz="6" w:space="0" w:color="auto"/>
              <w:right w:val="single" w:sz="6" w:space="0" w:color="auto"/>
            </w:tcBorders>
          </w:tcPr>
          <w:p w14:paraId="1CC45359" w14:textId="77777777" w:rsidR="00DA1C9E" w:rsidRDefault="00980C5F">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longer needed</w:t>
            </w:r>
          </w:p>
        </w:tc>
      </w:tr>
      <w:tr w:rsidR="00DA1C9E" w14:paraId="6BAC8561" w14:textId="77777777" w:rsidTr="00DA1C9E">
        <w:trPr>
          <w:trHeight w:val="187"/>
          <w:jc w:val="center"/>
        </w:trPr>
        <w:tc>
          <w:tcPr>
            <w:tcW w:w="1799" w:type="dxa"/>
            <w:tcBorders>
              <w:left w:val="single" w:sz="6" w:space="0" w:color="auto"/>
              <w:right w:val="single" w:sz="6" w:space="0" w:color="auto"/>
            </w:tcBorders>
          </w:tcPr>
          <w:p w14:paraId="46717AB7"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7D9421" w14:textId="77777777" w:rsidR="00DA1C9E" w:rsidRDefault="00980C5F">
            <w:pPr>
              <w:outlineLvl w:val="5"/>
              <w:rPr>
                <w:sz w:val="16"/>
                <w:szCs w:val="16"/>
              </w:rPr>
            </w:pPr>
            <w:r>
              <w:rPr>
                <w:sz w:val="16"/>
                <w:szCs w:val="16"/>
              </w:rPr>
              <w:t>ENMEM-SD-REQ-197169/B-User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0EA85AB5" w14:textId="77777777" w:rsidR="00DA1C9E" w:rsidRDefault="00980C5F">
            <w:pPr>
              <w:outlineLvl w:val="5"/>
              <w:rPr>
                <w:sz w:val="16"/>
                <w:szCs w:val="16"/>
              </w:rPr>
            </w:pPr>
            <w:r>
              <w:rPr>
                <w:sz w:val="16"/>
                <w:szCs w:val="16"/>
              </w:rPr>
              <w:t xml:space="preserve">MBORREL4: Removed all instances of </w:t>
            </w:r>
            <w:proofErr w:type="spellStart"/>
            <w:r>
              <w:rPr>
                <w:sz w:val="16"/>
                <w:szCs w:val="16"/>
              </w:rPr>
              <w:t>T_ReturnToIdle</w:t>
            </w:r>
            <w:proofErr w:type="spellEnd"/>
            <w:r>
              <w:rPr>
                <w:sz w:val="16"/>
                <w:szCs w:val="16"/>
              </w:rPr>
              <w:t xml:space="preserve"> as it is no longer needed</w:t>
            </w:r>
          </w:p>
        </w:tc>
      </w:tr>
      <w:tr w:rsidR="00DA1C9E" w14:paraId="4BE97F9A" w14:textId="77777777" w:rsidTr="00A45DC6">
        <w:trPr>
          <w:trHeight w:val="187"/>
          <w:jc w:val="center"/>
        </w:trPr>
        <w:tc>
          <w:tcPr>
            <w:tcW w:w="1799" w:type="dxa"/>
            <w:tcBorders>
              <w:left w:val="single" w:sz="6" w:space="0" w:color="auto"/>
              <w:right w:val="single" w:sz="6" w:space="0" w:color="auto"/>
            </w:tcBorders>
          </w:tcPr>
          <w:p w14:paraId="5485B9D9" w14:textId="77777777" w:rsidR="00DA1C9E"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378AFB" w14:textId="77777777" w:rsidR="00DA1C9E" w:rsidRDefault="00980C5F">
            <w:pPr>
              <w:outlineLvl w:val="4"/>
              <w:rPr>
                <w:sz w:val="16"/>
                <w:szCs w:val="16"/>
              </w:rPr>
            </w:pPr>
            <w:r>
              <w:rPr>
                <w:sz w:val="16"/>
                <w:szCs w:val="16"/>
              </w:rPr>
              <w:t>ENMEM-HMI-REQ-207327/B-Driver Profile Name Restrictions</w:t>
            </w:r>
          </w:p>
        </w:tc>
        <w:tc>
          <w:tcPr>
            <w:tcW w:w="5917" w:type="dxa"/>
            <w:tcBorders>
              <w:top w:val="single" w:sz="6" w:space="0" w:color="auto"/>
              <w:left w:val="single" w:sz="6" w:space="0" w:color="auto"/>
              <w:bottom w:val="single" w:sz="6" w:space="0" w:color="auto"/>
              <w:right w:val="single" w:sz="6" w:space="0" w:color="auto"/>
            </w:tcBorders>
          </w:tcPr>
          <w:p w14:paraId="52DB8E28" w14:textId="77777777" w:rsidR="00DA1C9E" w:rsidRDefault="00980C5F">
            <w:pPr>
              <w:outlineLvl w:val="4"/>
              <w:rPr>
                <w:sz w:val="16"/>
                <w:szCs w:val="16"/>
              </w:rPr>
            </w:pPr>
            <w:r>
              <w:rPr>
                <w:sz w:val="16"/>
                <w:szCs w:val="16"/>
              </w:rPr>
              <w:t>MBORREL4: Removed Profile Name character limits and details that were moved to the H84a Enhanced Memory HMI Spec in [H84a.R043.xx]</w:t>
            </w:r>
          </w:p>
        </w:tc>
      </w:tr>
      <w:tr w:rsidR="00A45DC6" w14:paraId="40F7036F" w14:textId="77777777" w:rsidTr="007E5989">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7D12670" w14:textId="77777777" w:rsidR="00A45DC6" w:rsidRDefault="00C73931" w:rsidP="007E5989">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DBC7B52" w14:textId="77777777" w:rsidR="00A45DC6" w:rsidRDefault="00C73931" w:rsidP="007E5989">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12D3AA18" w14:textId="77777777" w:rsidR="00A45DC6" w:rsidRDefault="00C73931" w:rsidP="007E5989">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5D312220" w14:textId="77777777" w:rsidR="00A45DC6" w:rsidRDefault="00C73931" w:rsidP="007E5989">
            <w:pPr>
              <w:spacing w:line="276" w:lineRule="auto"/>
              <w:rPr>
                <w:rFonts w:cs="Arial"/>
                <w:b/>
                <w:sz w:val="16"/>
              </w:rPr>
            </w:pPr>
          </w:p>
        </w:tc>
      </w:tr>
      <w:tr w:rsidR="00594F22" w14:paraId="3C70567B"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5F4BA30C" w14:textId="77777777" w:rsidR="00594F22" w:rsidRDefault="00980C5F" w:rsidP="007E5989">
            <w:pPr>
              <w:spacing w:line="276" w:lineRule="auto"/>
              <w:rPr>
                <w:rFonts w:cs="Arial"/>
                <w:b/>
                <w:sz w:val="16"/>
                <w:szCs w:val="16"/>
                <w:lang w:val="fr-FR"/>
              </w:rPr>
            </w:pPr>
            <w:r>
              <w:rPr>
                <w:rFonts w:cs="Arial"/>
                <w:b/>
                <w:sz w:val="16"/>
                <w:szCs w:val="16"/>
              </w:rPr>
              <w:t>May 11, 2016</w:t>
            </w:r>
          </w:p>
        </w:tc>
        <w:tc>
          <w:tcPr>
            <w:tcW w:w="1066" w:type="dxa"/>
            <w:tcBorders>
              <w:top w:val="single" w:sz="6" w:space="0" w:color="auto"/>
              <w:left w:val="single" w:sz="6" w:space="0" w:color="auto"/>
              <w:bottom w:val="single" w:sz="6" w:space="0" w:color="auto"/>
              <w:right w:val="single" w:sz="6" w:space="0" w:color="auto"/>
            </w:tcBorders>
            <w:hideMark/>
          </w:tcPr>
          <w:p w14:paraId="73BAE882" w14:textId="77777777" w:rsidR="00594F22" w:rsidRDefault="00980C5F" w:rsidP="007E5989">
            <w:pPr>
              <w:spacing w:line="276" w:lineRule="auto"/>
              <w:jc w:val="center"/>
              <w:rPr>
                <w:rFonts w:cs="Arial"/>
                <w:b/>
                <w:sz w:val="16"/>
                <w:lang w:val="fr-FR"/>
              </w:rPr>
            </w:pPr>
            <w:r>
              <w:rPr>
                <w:rFonts w:cs="Arial"/>
                <w:b/>
                <w:sz w:val="16"/>
                <w:lang w:val="fr-FR"/>
              </w:rPr>
              <w:t>1.5</w:t>
            </w:r>
          </w:p>
        </w:tc>
        <w:tc>
          <w:tcPr>
            <w:tcW w:w="8295" w:type="dxa"/>
            <w:gridSpan w:val="2"/>
            <w:tcBorders>
              <w:top w:val="single" w:sz="6" w:space="0" w:color="auto"/>
              <w:left w:val="single" w:sz="6" w:space="0" w:color="auto"/>
              <w:bottom w:val="single" w:sz="6" w:space="0" w:color="auto"/>
              <w:right w:val="single" w:sz="6" w:space="0" w:color="auto"/>
            </w:tcBorders>
          </w:tcPr>
          <w:p w14:paraId="6476CBAB" w14:textId="77777777" w:rsidR="00594F22" w:rsidRDefault="00C73931" w:rsidP="007E5989">
            <w:pPr>
              <w:spacing w:line="276" w:lineRule="auto"/>
              <w:rPr>
                <w:rFonts w:cs="Arial"/>
                <w:b/>
                <w:sz w:val="16"/>
              </w:rPr>
            </w:pPr>
          </w:p>
        </w:tc>
      </w:tr>
      <w:tr w:rsidR="00A45DC6" w14:paraId="7C2940EA" w14:textId="77777777" w:rsidTr="00A45DC6">
        <w:trPr>
          <w:trHeight w:val="187"/>
          <w:jc w:val="center"/>
        </w:trPr>
        <w:tc>
          <w:tcPr>
            <w:tcW w:w="1799" w:type="dxa"/>
            <w:tcBorders>
              <w:top w:val="single" w:sz="6" w:space="0" w:color="auto"/>
              <w:left w:val="single" w:sz="6" w:space="0" w:color="auto"/>
              <w:right w:val="single" w:sz="6" w:space="0" w:color="auto"/>
            </w:tcBorders>
          </w:tcPr>
          <w:p w14:paraId="3CB29416"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E7DCF2" w14:textId="77777777" w:rsidR="00A45DC6" w:rsidRDefault="00980C5F">
            <w:pPr>
              <w:outlineLvl w:val="3"/>
              <w:rPr>
                <w:sz w:val="16"/>
                <w:szCs w:val="16"/>
              </w:rPr>
            </w:pPr>
            <w:r>
              <w:rPr>
                <w:sz w:val="16"/>
                <w:szCs w:val="16"/>
              </w:rPr>
              <w:t>STR-176673/B-Use Cases</w:t>
            </w:r>
          </w:p>
        </w:tc>
        <w:tc>
          <w:tcPr>
            <w:tcW w:w="5917" w:type="dxa"/>
            <w:tcBorders>
              <w:top w:val="single" w:sz="6" w:space="0" w:color="auto"/>
              <w:left w:val="single" w:sz="6" w:space="0" w:color="auto"/>
              <w:bottom w:val="single" w:sz="6" w:space="0" w:color="auto"/>
              <w:right w:val="single" w:sz="6" w:space="0" w:color="auto"/>
            </w:tcBorders>
          </w:tcPr>
          <w:p w14:paraId="3F13F84C" w14:textId="77777777" w:rsidR="00A45DC6" w:rsidRDefault="00980C5F">
            <w:pPr>
              <w:outlineLvl w:val="3"/>
              <w:rPr>
                <w:sz w:val="16"/>
                <w:szCs w:val="16"/>
              </w:rPr>
            </w:pPr>
            <w:r>
              <w:rPr>
                <w:sz w:val="16"/>
                <w:szCs w:val="16"/>
              </w:rPr>
              <w:t>Added REQ-214249, REQ-214250, and REQ-214246</w:t>
            </w:r>
          </w:p>
        </w:tc>
      </w:tr>
      <w:tr w:rsidR="00A45DC6" w14:paraId="372DD37B" w14:textId="77777777" w:rsidTr="00A45DC6">
        <w:trPr>
          <w:trHeight w:val="187"/>
          <w:jc w:val="center"/>
        </w:trPr>
        <w:tc>
          <w:tcPr>
            <w:tcW w:w="1799" w:type="dxa"/>
            <w:tcBorders>
              <w:left w:val="single" w:sz="6" w:space="0" w:color="auto"/>
              <w:right w:val="single" w:sz="6" w:space="0" w:color="auto"/>
            </w:tcBorders>
          </w:tcPr>
          <w:p w14:paraId="55AC51E2"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ECE3520" w14:textId="77777777" w:rsidR="00A45DC6" w:rsidRDefault="00980C5F">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57D8E749" w14:textId="77777777" w:rsidR="00A45DC6" w:rsidRDefault="00980C5F">
            <w:pPr>
              <w:outlineLvl w:val="4"/>
              <w:rPr>
                <w:sz w:val="16"/>
                <w:szCs w:val="16"/>
              </w:rPr>
            </w:pPr>
            <w:r>
              <w:rPr>
                <w:sz w:val="16"/>
                <w:szCs w:val="16"/>
              </w:rPr>
              <w:t>New Use Case describing Valet Mode functionality</w:t>
            </w:r>
          </w:p>
        </w:tc>
      </w:tr>
      <w:tr w:rsidR="00A45DC6" w14:paraId="72B27503" w14:textId="77777777" w:rsidTr="00A45DC6">
        <w:trPr>
          <w:trHeight w:val="187"/>
          <w:jc w:val="center"/>
        </w:trPr>
        <w:tc>
          <w:tcPr>
            <w:tcW w:w="1799" w:type="dxa"/>
            <w:tcBorders>
              <w:left w:val="single" w:sz="6" w:space="0" w:color="auto"/>
              <w:right w:val="single" w:sz="6" w:space="0" w:color="auto"/>
            </w:tcBorders>
          </w:tcPr>
          <w:p w14:paraId="7416E81A"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DD32628" w14:textId="77777777" w:rsidR="00A45DC6" w:rsidRDefault="00980C5F">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186B97FD" w14:textId="77777777" w:rsidR="00A45DC6" w:rsidRDefault="00980C5F">
            <w:pPr>
              <w:outlineLvl w:val="4"/>
              <w:rPr>
                <w:sz w:val="16"/>
                <w:szCs w:val="16"/>
              </w:rPr>
            </w:pPr>
            <w:r>
              <w:rPr>
                <w:sz w:val="16"/>
                <w:szCs w:val="16"/>
              </w:rPr>
              <w:t>New Use Case describing Valet Mode functionality</w:t>
            </w:r>
          </w:p>
        </w:tc>
      </w:tr>
      <w:tr w:rsidR="00A45DC6" w14:paraId="5C58FACE" w14:textId="77777777" w:rsidTr="00A45DC6">
        <w:trPr>
          <w:trHeight w:val="187"/>
          <w:jc w:val="center"/>
        </w:trPr>
        <w:tc>
          <w:tcPr>
            <w:tcW w:w="1799" w:type="dxa"/>
            <w:tcBorders>
              <w:left w:val="single" w:sz="6" w:space="0" w:color="auto"/>
              <w:right w:val="single" w:sz="6" w:space="0" w:color="auto"/>
            </w:tcBorders>
          </w:tcPr>
          <w:p w14:paraId="433FE575"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528C9A" w14:textId="77777777" w:rsidR="00A45DC6" w:rsidRDefault="00980C5F">
            <w:pPr>
              <w:outlineLvl w:val="4"/>
              <w:rPr>
                <w:sz w:val="16"/>
                <w:szCs w:val="16"/>
              </w:rPr>
            </w:pPr>
            <w:r>
              <w:rPr>
                <w:sz w:val="16"/>
                <w:szCs w:val="16"/>
              </w:rPr>
              <w:t>ENMEM-UC-REQ-214246/A-Valet Mode disabled with Enhanced Memory Off</w:t>
            </w:r>
          </w:p>
        </w:tc>
        <w:tc>
          <w:tcPr>
            <w:tcW w:w="5917" w:type="dxa"/>
            <w:tcBorders>
              <w:top w:val="single" w:sz="6" w:space="0" w:color="auto"/>
              <w:left w:val="single" w:sz="6" w:space="0" w:color="auto"/>
              <w:bottom w:val="single" w:sz="6" w:space="0" w:color="auto"/>
              <w:right w:val="single" w:sz="6" w:space="0" w:color="auto"/>
            </w:tcBorders>
          </w:tcPr>
          <w:p w14:paraId="4AE8B448" w14:textId="77777777" w:rsidR="00A45DC6" w:rsidRDefault="00980C5F">
            <w:pPr>
              <w:outlineLvl w:val="4"/>
              <w:rPr>
                <w:sz w:val="16"/>
                <w:szCs w:val="16"/>
              </w:rPr>
            </w:pPr>
            <w:r>
              <w:rPr>
                <w:sz w:val="16"/>
                <w:szCs w:val="16"/>
              </w:rPr>
              <w:t>New Use Case describing Valet Mode functionality</w:t>
            </w:r>
          </w:p>
        </w:tc>
      </w:tr>
      <w:tr w:rsidR="00A45DC6" w14:paraId="30075DF1" w14:textId="77777777" w:rsidTr="00A45DC6">
        <w:trPr>
          <w:trHeight w:val="187"/>
          <w:jc w:val="center"/>
        </w:trPr>
        <w:tc>
          <w:tcPr>
            <w:tcW w:w="1799" w:type="dxa"/>
            <w:tcBorders>
              <w:left w:val="single" w:sz="6" w:space="0" w:color="auto"/>
              <w:right w:val="single" w:sz="6" w:space="0" w:color="auto"/>
            </w:tcBorders>
          </w:tcPr>
          <w:p w14:paraId="5C9AAA12"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7B4A55" w14:textId="77777777" w:rsidR="00A45DC6" w:rsidRDefault="00980C5F">
            <w:pPr>
              <w:outlineLvl w:val="3"/>
              <w:rPr>
                <w:sz w:val="16"/>
                <w:szCs w:val="16"/>
              </w:rPr>
            </w:pPr>
            <w:r>
              <w:rPr>
                <w:sz w:val="16"/>
                <w:szCs w:val="16"/>
              </w:rPr>
              <w:t>STR-176669/C-Requirements</w:t>
            </w:r>
          </w:p>
        </w:tc>
        <w:tc>
          <w:tcPr>
            <w:tcW w:w="5917" w:type="dxa"/>
            <w:tcBorders>
              <w:top w:val="single" w:sz="6" w:space="0" w:color="auto"/>
              <w:left w:val="single" w:sz="6" w:space="0" w:color="auto"/>
              <w:bottom w:val="single" w:sz="6" w:space="0" w:color="auto"/>
              <w:right w:val="single" w:sz="6" w:space="0" w:color="auto"/>
            </w:tcBorders>
          </w:tcPr>
          <w:p w14:paraId="78DF77E4" w14:textId="77777777" w:rsidR="00A45DC6" w:rsidRDefault="00980C5F">
            <w:pPr>
              <w:outlineLvl w:val="3"/>
              <w:rPr>
                <w:sz w:val="16"/>
                <w:szCs w:val="16"/>
              </w:rPr>
            </w:pPr>
            <w:r>
              <w:rPr>
                <w:sz w:val="16"/>
                <w:szCs w:val="16"/>
              </w:rPr>
              <w:t>MBORREL4: Added REQ-214801</w:t>
            </w:r>
          </w:p>
        </w:tc>
      </w:tr>
      <w:tr w:rsidR="00A45DC6" w14:paraId="0CDD4795" w14:textId="77777777" w:rsidTr="00A45DC6">
        <w:trPr>
          <w:trHeight w:val="187"/>
          <w:jc w:val="center"/>
        </w:trPr>
        <w:tc>
          <w:tcPr>
            <w:tcW w:w="1799" w:type="dxa"/>
            <w:tcBorders>
              <w:left w:val="single" w:sz="6" w:space="0" w:color="auto"/>
              <w:right w:val="single" w:sz="6" w:space="0" w:color="auto"/>
            </w:tcBorders>
          </w:tcPr>
          <w:p w14:paraId="25ABA09F"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3DC4D6" w14:textId="77777777" w:rsidR="00A45DC6" w:rsidRDefault="00980C5F">
            <w:pPr>
              <w:outlineLvl w:val="4"/>
              <w:rPr>
                <w:sz w:val="16"/>
                <w:szCs w:val="16"/>
              </w:rPr>
            </w:pPr>
            <w:r>
              <w:rPr>
                <w:sz w:val="16"/>
                <w:szCs w:val="16"/>
              </w:rPr>
              <w:t>ENMEM-SR-REQ-214801/A-Enable/Disable Enhanced Memory in Valet Mode</w:t>
            </w:r>
          </w:p>
        </w:tc>
        <w:tc>
          <w:tcPr>
            <w:tcW w:w="5917" w:type="dxa"/>
            <w:tcBorders>
              <w:top w:val="single" w:sz="6" w:space="0" w:color="auto"/>
              <w:left w:val="single" w:sz="6" w:space="0" w:color="auto"/>
              <w:bottom w:val="single" w:sz="6" w:space="0" w:color="auto"/>
              <w:right w:val="single" w:sz="6" w:space="0" w:color="auto"/>
            </w:tcBorders>
          </w:tcPr>
          <w:p w14:paraId="10B50DC0" w14:textId="77777777" w:rsidR="00A45DC6" w:rsidRDefault="00980C5F">
            <w:pPr>
              <w:outlineLvl w:val="4"/>
              <w:rPr>
                <w:sz w:val="16"/>
                <w:szCs w:val="16"/>
              </w:rPr>
            </w:pPr>
            <w:r>
              <w:rPr>
                <w:sz w:val="16"/>
                <w:szCs w:val="16"/>
              </w:rPr>
              <w:t>MBORREL4: New req. added to cover Valet Mode functionality.</w:t>
            </w:r>
          </w:p>
        </w:tc>
      </w:tr>
      <w:tr w:rsidR="00A45DC6" w14:paraId="556F6A36" w14:textId="77777777" w:rsidTr="00A45DC6">
        <w:trPr>
          <w:trHeight w:val="187"/>
          <w:jc w:val="center"/>
        </w:trPr>
        <w:tc>
          <w:tcPr>
            <w:tcW w:w="1799" w:type="dxa"/>
            <w:tcBorders>
              <w:left w:val="single" w:sz="6" w:space="0" w:color="auto"/>
              <w:right w:val="single" w:sz="6" w:space="0" w:color="auto"/>
            </w:tcBorders>
          </w:tcPr>
          <w:p w14:paraId="200FE7E3"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3FB141" w14:textId="77777777" w:rsidR="00A45DC6" w:rsidRDefault="00980C5F">
            <w:pPr>
              <w:outlineLvl w:val="3"/>
              <w:rPr>
                <w:sz w:val="16"/>
                <w:szCs w:val="16"/>
              </w:rPr>
            </w:pPr>
            <w:r>
              <w:rPr>
                <w:sz w:val="16"/>
                <w:szCs w:val="16"/>
              </w:rPr>
              <w:t>STR-176692/C-Use Cases</w:t>
            </w:r>
          </w:p>
        </w:tc>
        <w:tc>
          <w:tcPr>
            <w:tcW w:w="5917" w:type="dxa"/>
            <w:tcBorders>
              <w:top w:val="single" w:sz="6" w:space="0" w:color="auto"/>
              <w:left w:val="single" w:sz="6" w:space="0" w:color="auto"/>
              <w:bottom w:val="single" w:sz="6" w:space="0" w:color="auto"/>
              <w:right w:val="single" w:sz="6" w:space="0" w:color="auto"/>
            </w:tcBorders>
          </w:tcPr>
          <w:p w14:paraId="2F7FD086" w14:textId="77777777" w:rsidR="00A45DC6" w:rsidRDefault="00980C5F">
            <w:pPr>
              <w:outlineLvl w:val="3"/>
              <w:rPr>
                <w:sz w:val="16"/>
                <w:szCs w:val="16"/>
              </w:rPr>
            </w:pPr>
            <w:r>
              <w:rPr>
                <w:sz w:val="16"/>
                <w:szCs w:val="16"/>
              </w:rPr>
              <w:t>Added REQ-214249, REQ-214250</w:t>
            </w:r>
          </w:p>
        </w:tc>
      </w:tr>
      <w:tr w:rsidR="00A45DC6" w14:paraId="431E1F5B" w14:textId="77777777" w:rsidTr="00A45DC6">
        <w:trPr>
          <w:trHeight w:val="187"/>
          <w:jc w:val="center"/>
        </w:trPr>
        <w:tc>
          <w:tcPr>
            <w:tcW w:w="1799" w:type="dxa"/>
            <w:tcBorders>
              <w:left w:val="single" w:sz="6" w:space="0" w:color="auto"/>
              <w:right w:val="single" w:sz="6" w:space="0" w:color="auto"/>
            </w:tcBorders>
          </w:tcPr>
          <w:p w14:paraId="2E4A8909"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C77FBED" w14:textId="77777777" w:rsidR="00A45DC6" w:rsidRDefault="00980C5F">
            <w:pPr>
              <w:outlineLvl w:val="4"/>
              <w:rPr>
                <w:sz w:val="16"/>
                <w:szCs w:val="16"/>
              </w:rPr>
            </w:pPr>
            <w:r>
              <w:rPr>
                <w:sz w:val="16"/>
                <w:szCs w:val="16"/>
              </w:rPr>
              <w:t>ENMEM-UC-REQ-214249/A-Valet Mode enabled with Enhanced Memory On</w:t>
            </w:r>
          </w:p>
        </w:tc>
        <w:tc>
          <w:tcPr>
            <w:tcW w:w="5917" w:type="dxa"/>
            <w:tcBorders>
              <w:top w:val="single" w:sz="6" w:space="0" w:color="auto"/>
              <w:left w:val="single" w:sz="6" w:space="0" w:color="auto"/>
              <w:bottom w:val="single" w:sz="6" w:space="0" w:color="auto"/>
              <w:right w:val="single" w:sz="6" w:space="0" w:color="auto"/>
            </w:tcBorders>
          </w:tcPr>
          <w:p w14:paraId="2208B540" w14:textId="77777777" w:rsidR="00A45DC6" w:rsidRDefault="00980C5F">
            <w:pPr>
              <w:outlineLvl w:val="4"/>
              <w:rPr>
                <w:sz w:val="16"/>
                <w:szCs w:val="16"/>
              </w:rPr>
            </w:pPr>
            <w:r>
              <w:rPr>
                <w:sz w:val="16"/>
                <w:szCs w:val="16"/>
              </w:rPr>
              <w:t>New Use Case describing Valet Mode functionality</w:t>
            </w:r>
          </w:p>
        </w:tc>
      </w:tr>
      <w:tr w:rsidR="00A45DC6" w14:paraId="0F73022D" w14:textId="77777777" w:rsidTr="00A45DC6">
        <w:trPr>
          <w:trHeight w:val="187"/>
          <w:jc w:val="center"/>
        </w:trPr>
        <w:tc>
          <w:tcPr>
            <w:tcW w:w="1799" w:type="dxa"/>
            <w:tcBorders>
              <w:left w:val="single" w:sz="6" w:space="0" w:color="auto"/>
              <w:right w:val="single" w:sz="6" w:space="0" w:color="auto"/>
            </w:tcBorders>
          </w:tcPr>
          <w:p w14:paraId="75A5CE5B"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EA7344" w14:textId="77777777" w:rsidR="00A45DC6" w:rsidRDefault="00980C5F">
            <w:pPr>
              <w:outlineLvl w:val="4"/>
              <w:rPr>
                <w:sz w:val="16"/>
                <w:szCs w:val="16"/>
              </w:rPr>
            </w:pPr>
            <w:r>
              <w:rPr>
                <w:sz w:val="16"/>
                <w:szCs w:val="16"/>
              </w:rPr>
              <w:t>ENMEM-UC-REQ-214250/A-Valet Mode disabled with Enhanced Memory On</w:t>
            </w:r>
          </w:p>
        </w:tc>
        <w:tc>
          <w:tcPr>
            <w:tcW w:w="5917" w:type="dxa"/>
            <w:tcBorders>
              <w:top w:val="single" w:sz="6" w:space="0" w:color="auto"/>
              <w:left w:val="single" w:sz="6" w:space="0" w:color="auto"/>
              <w:bottom w:val="single" w:sz="6" w:space="0" w:color="auto"/>
              <w:right w:val="single" w:sz="6" w:space="0" w:color="auto"/>
            </w:tcBorders>
          </w:tcPr>
          <w:p w14:paraId="6154DB6E" w14:textId="77777777" w:rsidR="00A45DC6" w:rsidRDefault="00980C5F">
            <w:pPr>
              <w:outlineLvl w:val="4"/>
              <w:rPr>
                <w:sz w:val="16"/>
                <w:szCs w:val="16"/>
              </w:rPr>
            </w:pPr>
            <w:r>
              <w:rPr>
                <w:sz w:val="16"/>
                <w:szCs w:val="16"/>
              </w:rPr>
              <w:t>New Use Case describing Valet Mode functionality</w:t>
            </w:r>
          </w:p>
        </w:tc>
      </w:tr>
      <w:tr w:rsidR="00A45DC6" w14:paraId="55995DB5" w14:textId="77777777" w:rsidTr="00A45DC6">
        <w:trPr>
          <w:trHeight w:val="187"/>
          <w:jc w:val="center"/>
        </w:trPr>
        <w:tc>
          <w:tcPr>
            <w:tcW w:w="1799" w:type="dxa"/>
            <w:tcBorders>
              <w:left w:val="single" w:sz="6" w:space="0" w:color="auto"/>
              <w:right w:val="single" w:sz="6" w:space="0" w:color="auto"/>
            </w:tcBorders>
          </w:tcPr>
          <w:p w14:paraId="4A272B73"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BAAFF8" w14:textId="77777777" w:rsidR="00A45DC6" w:rsidRDefault="00980C5F">
            <w:pPr>
              <w:outlineLvl w:val="3"/>
              <w:rPr>
                <w:sz w:val="16"/>
                <w:szCs w:val="16"/>
              </w:rPr>
            </w:pPr>
            <w:r>
              <w:rPr>
                <w:sz w:val="16"/>
                <w:szCs w:val="16"/>
              </w:rPr>
              <w:t>STR-176691/D-Requirements</w:t>
            </w:r>
          </w:p>
        </w:tc>
        <w:tc>
          <w:tcPr>
            <w:tcW w:w="5917" w:type="dxa"/>
            <w:tcBorders>
              <w:top w:val="single" w:sz="6" w:space="0" w:color="auto"/>
              <w:left w:val="single" w:sz="6" w:space="0" w:color="auto"/>
              <w:bottom w:val="single" w:sz="6" w:space="0" w:color="auto"/>
              <w:right w:val="single" w:sz="6" w:space="0" w:color="auto"/>
            </w:tcBorders>
          </w:tcPr>
          <w:p w14:paraId="23FDAB17" w14:textId="77777777" w:rsidR="00A45DC6" w:rsidRDefault="00980C5F">
            <w:pPr>
              <w:outlineLvl w:val="3"/>
              <w:rPr>
                <w:sz w:val="16"/>
                <w:szCs w:val="16"/>
              </w:rPr>
            </w:pPr>
            <w:r>
              <w:rPr>
                <w:sz w:val="16"/>
                <w:szCs w:val="16"/>
              </w:rPr>
              <w:t>MBORREL4: Added REQ-214221</w:t>
            </w:r>
          </w:p>
        </w:tc>
      </w:tr>
      <w:tr w:rsidR="00A45DC6" w14:paraId="42E161F8" w14:textId="77777777" w:rsidTr="00A45DC6">
        <w:trPr>
          <w:trHeight w:val="187"/>
          <w:jc w:val="center"/>
        </w:trPr>
        <w:tc>
          <w:tcPr>
            <w:tcW w:w="1799" w:type="dxa"/>
            <w:tcBorders>
              <w:left w:val="single" w:sz="6" w:space="0" w:color="auto"/>
              <w:right w:val="single" w:sz="6" w:space="0" w:color="auto"/>
            </w:tcBorders>
          </w:tcPr>
          <w:p w14:paraId="77ACC61D"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A392CD0" w14:textId="77777777" w:rsidR="00A45DC6" w:rsidRDefault="00980C5F">
            <w:pPr>
              <w:outlineLvl w:val="4"/>
              <w:rPr>
                <w:sz w:val="16"/>
                <w:szCs w:val="16"/>
              </w:rPr>
            </w:pPr>
            <w:r>
              <w:rPr>
                <w:sz w:val="16"/>
                <w:szCs w:val="16"/>
              </w:rPr>
              <w:t>ENMEM-REQ-099673/C-Driver Profile Settings Recall</w:t>
            </w:r>
          </w:p>
        </w:tc>
        <w:tc>
          <w:tcPr>
            <w:tcW w:w="5917" w:type="dxa"/>
            <w:tcBorders>
              <w:top w:val="single" w:sz="6" w:space="0" w:color="auto"/>
              <w:left w:val="single" w:sz="6" w:space="0" w:color="auto"/>
              <w:bottom w:val="single" w:sz="6" w:space="0" w:color="auto"/>
              <w:right w:val="single" w:sz="6" w:space="0" w:color="auto"/>
            </w:tcBorders>
          </w:tcPr>
          <w:p w14:paraId="3E78FF27" w14:textId="77777777" w:rsidR="00A45DC6" w:rsidRDefault="00980C5F">
            <w:pPr>
              <w:outlineLvl w:val="4"/>
              <w:rPr>
                <w:sz w:val="16"/>
                <w:szCs w:val="16"/>
              </w:rPr>
            </w:pPr>
            <w:r>
              <w:rPr>
                <w:sz w:val="16"/>
                <w:szCs w:val="16"/>
              </w:rPr>
              <w:t>MBORREL4: Updated to have HMI sign-in notification shown each time the “Start Screen” is shown as defined by H22g_SYNC3_Welcome_Power_Modes, as well as during a profile recall.</w:t>
            </w:r>
          </w:p>
        </w:tc>
      </w:tr>
      <w:tr w:rsidR="00A45DC6" w14:paraId="2F700E2B" w14:textId="77777777" w:rsidTr="00A45DC6">
        <w:trPr>
          <w:trHeight w:val="187"/>
          <w:jc w:val="center"/>
        </w:trPr>
        <w:tc>
          <w:tcPr>
            <w:tcW w:w="1799" w:type="dxa"/>
            <w:tcBorders>
              <w:left w:val="single" w:sz="6" w:space="0" w:color="auto"/>
              <w:right w:val="single" w:sz="6" w:space="0" w:color="auto"/>
            </w:tcBorders>
          </w:tcPr>
          <w:p w14:paraId="5B784906"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0965488" w14:textId="77777777" w:rsidR="00A45DC6" w:rsidRDefault="00980C5F">
            <w:pPr>
              <w:outlineLvl w:val="4"/>
              <w:rPr>
                <w:sz w:val="16"/>
                <w:szCs w:val="16"/>
              </w:rPr>
            </w:pPr>
            <w:r>
              <w:rPr>
                <w:sz w:val="16"/>
                <w:szCs w:val="16"/>
              </w:rPr>
              <w:t>ENMEM-SR-REQ-136618/E-Recall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1235A7B9" w14:textId="77777777" w:rsidR="00A45DC6" w:rsidRDefault="00980C5F">
            <w:pPr>
              <w:outlineLvl w:val="4"/>
              <w:rPr>
                <w:sz w:val="16"/>
                <w:szCs w:val="16"/>
              </w:rPr>
            </w:pPr>
            <w:r>
              <w:rPr>
                <w:sz w:val="16"/>
                <w:szCs w:val="16"/>
              </w:rPr>
              <w:t>MBORREL4: Updated to describe muting when in a phone call/VR session.</w:t>
            </w:r>
          </w:p>
        </w:tc>
      </w:tr>
      <w:tr w:rsidR="00A45DC6" w14:paraId="5FF9F572" w14:textId="77777777" w:rsidTr="00A45DC6">
        <w:trPr>
          <w:trHeight w:val="187"/>
          <w:jc w:val="center"/>
        </w:trPr>
        <w:tc>
          <w:tcPr>
            <w:tcW w:w="1799" w:type="dxa"/>
            <w:tcBorders>
              <w:left w:val="single" w:sz="6" w:space="0" w:color="auto"/>
              <w:right w:val="single" w:sz="6" w:space="0" w:color="auto"/>
            </w:tcBorders>
          </w:tcPr>
          <w:p w14:paraId="78DC56AB"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F5D02A" w14:textId="77777777" w:rsidR="00A45DC6" w:rsidRDefault="00980C5F">
            <w:pPr>
              <w:outlineLvl w:val="4"/>
              <w:rPr>
                <w:sz w:val="16"/>
                <w:szCs w:val="16"/>
              </w:rPr>
            </w:pPr>
            <w:r>
              <w:rPr>
                <w:sz w:val="16"/>
                <w:szCs w:val="16"/>
              </w:rPr>
              <w:t>ENMEM-SR-REQ-214221/A-Recall behavior when Valet Mode Enabled/Disabled</w:t>
            </w:r>
          </w:p>
        </w:tc>
        <w:tc>
          <w:tcPr>
            <w:tcW w:w="5917" w:type="dxa"/>
            <w:tcBorders>
              <w:top w:val="single" w:sz="6" w:space="0" w:color="auto"/>
              <w:left w:val="single" w:sz="6" w:space="0" w:color="auto"/>
              <w:bottom w:val="single" w:sz="6" w:space="0" w:color="auto"/>
              <w:right w:val="single" w:sz="6" w:space="0" w:color="auto"/>
            </w:tcBorders>
          </w:tcPr>
          <w:p w14:paraId="6C3FA06A" w14:textId="77777777" w:rsidR="00A45DC6" w:rsidRDefault="00980C5F">
            <w:pPr>
              <w:outlineLvl w:val="4"/>
              <w:rPr>
                <w:sz w:val="16"/>
                <w:szCs w:val="16"/>
              </w:rPr>
            </w:pPr>
            <w:r>
              <w:rPr>
                <w:sz w:val="16"/>
                <w:szCs w:val="16"/>
              </w:rPr>
              <w:t>MBORREL4: New req. added for Valet Mode recall functionality</w:t>
            </w:r>
          </w:p>
        </w:tc>
      </w:tr>
      <w:tr w:rsidR="00A45DC6" w14:paraId="45AB7761" w14:textId="77777777" w:rsidTr="00A45DC6">
        <w:trPr>
          <w:trHeight w:val="187"/>
          <w:jc w:val="center"/>
        </w:trPr>
        <w:tc>
          <w:tcPr>
            <w:tcW w:w="1799" w:type="dxa"/>
            <w:tcBorders>
              <w:left w:val="single" w:sz="6" w:space="0" w:color="auto"/>
              <w:right w:val="single" w:sz="6" w:space="0" w:color="auto"/>
            </w:tcBorders>
          </w:tcPr>
          <w:p w14:paraId="134A08D5"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4194DE" w14:textId="77777777" w:rsidR="00A45DC6" w:rsidRDefault="00980C5F">
            <w:pPr>
              <w:outlineLvl w:val="4"/>
              <w:rPr>
                <w:sz w:val="16"/>
                <w:szCs w:val="16"/>
              </w:rPr>
            </w:pPr>
            <w:r>
              <w:rPr>
                <w:sz w:val="16"/>
                <w:szCs w:val="16"/>
              </w:rPr>
              <w:t>ENMEM-REQ-099699/C-Disable Driver Profile Creation and Editing When Key is Not in Run or Vehicle Speed is greater than 5KPH</w:t>
            </w:r>
          </w:p>
        </w:tc>
        <w:tc>
          <w:tcPr>
            <w:tcW w:w="5917" w:type="dxa"/>
            <w:tcBorders>
              <w:top w:val="single" w:sz="6" w:space="0" w:color="auto"/>
              <w:left w:val="single" w:sz="6" w:space="0" w:color="auto"/>
              <w:bottom w:val="single" w:sz="6" w:space="0" w:color="auto"/>
              <w:right w:val="single" w:sz="6" w:space="0" w:color="auto"/>
            </w:tcBorders>
          </w:tcPr>
          <w:p w14:paraId="60F8D90B" w14:textId="77777777" w:rsidR="00A45DC6" w:rsidRDefault="00980C5F">
            <w:pPr>
              <w:outlineLvl w:val="4"/>
              <w:rPr>
                <w:sz w:val="16"/>
                <w:szCs w:val="16"/>
              </w:rPr>
            </w:pPr>
            <w:r>
              <w:rPr>
                <w:sz w:val="16"/>
                <w:szCs w:val="16"/>
              </w:rPr>
              <w:t>MBORREL4: Updated to include condition of Gear Position = Park</w:t>
            </w:r>
          </w:p>
        </w:tc>
      </w:tr>
      <w:tr w:rsidR="00A45DC6" w14:paraId="75BA8083" w14:textId="77777777" w:rsidTr="00A45DC6">
        <w:trPr>
          <w:trHeight w:val="187"/>
          <w:jc w:val="center"/>
        </w:trPr>
        <w:tc>
          <w:tcPr>
            <w:tcW w:w="1799" w:type="dxa"/>
            <w:tcBorders>
              <w:left w:val="single" w:sz="6" w:space="0" w:color="auto"/>
              <w:right w:val="single" w:sz="6" w:space="0" w:color="auto"/>
            </w:tcBorders>
          </w:tcPr>
          <w:p w14:paraId="5E0F8BCB"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72D67F" w14:textId="77777777" w:rsidR="00A45DC6" w:rsidRDefault="00980C5F">
            <w:pPr>
              <w:outlineLvl w:val="4"/>
              <w:rPr>
                <w:sz w:val="16"/>
                <w:szCs w:val="16"/>
              </w:rPr>
            </w:pPr>
            <w:r>
              <w:rPr>
                <w:sz w:val="16"/>
                <w:szCs w:val="16"/>
              </w:rPr>
              <w:t>ENMEM-REQ-116802/C-Profile Creation Interruption</w:t>
            </w:r>
          </w:p>
        </w:tc>
        <w:tc>
          <w:tcPr>
            <w:tcW w:w="5917" w:type="dxa"/>
            <w:tcBorders>
              <w:top w:val="single" w:sz="6" w:space="0" w:color="auto"/>
              <w:left w:val="single" w:sz="6" w:space="0" w:color="auto"/>
              <w:bottom w:val="single" w:sz="6" w:space="0" w:color="auto"/>
              <w:right w:val="single" w:sz="6" w:space="0" w:color="auto"/>
            </w:tcBorders>
          </w:tcPr>
          <w:p w14:paraId="719B8141" w14:textId="77777777" w:rsidR="00A45DC6" w:rsidRDefault="00980C5F">
            <w:pPr>
              <w:outlineLvl w:val="4"/>
              <w:rPr>
                <w:sz w:val="16"/>
                <w:szCs w:val="16"/>
              </w:rPr>
            </w:pPr>
            <w:r>
              <w:rPr>
                <w:sz w:val="16"/>
                <w:szCs w:val="16"/>
              </w:rPr>
              <w:t>MBORREL4: Updated to include all actions required to be taken when aborted (spec clarification). Added Park condition to the interrupt example</w:t>
            </w:r>
          </w:p>
        </w:tc>
      </w:tr>
      <w:tr w:rsidR="00A45DC6" w14:paraId="0455E9DB" w14:textId="77777777" w:rsidTr="00A45DC6">
        <w:trPr>
          <w:trHeight w:val="187"/>
          <w:jc w:val="center"/>
        </w:trPr>
        <w:tc>
          <w:tcPr>
            <w:tcW w:w="1799" w:type="dxa"/>
            <w:tcBorders>
              <w:left w:val="single" w:sz="6" w:space="0" w:color="auto"/>
              <w:right w:val="single" w:sz="6" w:space="0" w:color="auto"/>
            </w:tcBorders>
          </w:tcPr>
          <w:p w14:paraId="0EE122FF"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08386C" w14:textId="77777777" w:rsidR="00A45DC6" w:rsidRDefault="00980C5F">
            <w:pPr>
              <w:outlineLvl w:val="5"/>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4C697262" w14:textId="77777777" w:rsidR="00A45DC6" w:rsidRDefault="00980C5F">
            <w:pPr>
              <w:outlineLvl w:val="5"/>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A45DC6" w14:paraId="2DA9B598" w14:textId="77777777" w:rsidTr="00A45DC6">
        <w:trPr>
          <w:trHeight w:val="187"/>
          <w:jc w:val="center"/>
        </w:trPr>
        <w:tc>
          <w:tcPr>
            <w:tcW w:w="1799" w:type="dxa"/>
            <w:tcBorders>
              <w:left w:val="single" w:sz="6" w:space="0" w:color="auto"/>
              <w:right w:val="single" w:sz="6" w:space="0" w:color="auto"/>
            </w:tcBorders>
          </w:tcPr>
          <w:p w14:paraId="6EF91846"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252B97" w14:textId="77777777" w:rsidR="00A45DC6" w:rsidRDefault="00980C5F">
            <w:pPr>
              <w:outlineLvl w:val="5"/>
              <w:rPr>
                <w:sz w:val="16"/>
                <w:szCs w:val="16"/>
              </w:rPr>
            </w:pPr>
            <w:r>
              <w:rPr>
                <w:sz w:val="16"/>
                <w:szCs w:val="16"/>
              </w:rPr>
              <w:t>ENMEM-REQ-198100/B-Overwrite Associated Keyfob</w:t>
            </w:r>
          </w:p>
        </w:tc>
        <w:tc>
          <w:tcPr>
            <w:tcW w:w="5917" w:type="dxa"/>
            <w:tcBorders>
              <w:top w:val="single" w:sz="6" w:space="0" w:color="auto"/>
              <w:left w:val="single" w:sz="6" w:space="0" w:color="auto"/>
              <w:bottom w:val="single" w:sz="6" w:space="0" w:color="auto"/>
              <w:right w:val="single" w:sz="6" w:space="0" w:color="auto"/>
            </w:tcBorders>
          </w:tcPr>
          <w:p w14:paraId="5E062AED" w14:textId="77777777" w:rsidR="00A45DC6" w:rsidRDefault="00980C5F">
            <w:pPr>
              <w:outlineLvl w:val="5"/>
              <w:rPr>
                <w:sz w:val="16"/>
                <w:szCs w:val="16"/>
              </w:rPr>
            </w:pPr>
            <w:r>
              <w:rPr>
                <w:sz w:val="16"/>
                <w:szCs w:val="16"/>
              </w:rPr>
              <w:t xml:space="preserve">MBORREL4: Updated signals to </w:t>
            </w:r>
            <w:proofErr w:type="spellStart"/>
            <w:r>
              <w:rPr>
                <w:sz w:val="16"/>
                <w:szCs w:val="16"/>
              </w:rPr>
              <w:t>EnMemProfilePairing_Rq</w:t>
            </w:r>
            <w:proofErr w:type="spellEnd"/>
            <w:r>
              <w:rPr>
                <w:sz w:val="16"/>
                <w:szCs w:val="16"/>
              </w:rPr>
              <w:t xml:space="preserve"> (spec correction)</w:t>
            </w:r>
          </w:p>
        </w:tc>
      </w:tr>
      <w:tr w:rsidR="00A45DC6" w14:paraId="18BC935A" w14:textId="77777777" w:rsidTr="00A45DC6">
        <w:trPr>
          <w:trHeight w:val="187"/>
          <w:jc w:val="center"/>
        </w:trPr>
        <w:tc>
          <w:tcPr>
            <w:tcW w:w="1799" w:type="dxa"/>
            <w:tcBorders>
              <w:left w:val="single" w:sz="6" w:space="0" w:color="auto"/>
              <w:right w:val="single" w:sz="6" w:space="0" w:color="auto"/>
            </w:tcBorders>
          </w:tcPr>
          <w:p w14:paraId="62A8467B"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A4DAB6" w14:textId="77777777" w:rsidR="00A45DC6" w:rsidRDefault="00980C5F">
            <w:pPr>
              <w:outlineLvl w:val="5"/>
              <w:rPr>
                <w:sz w:val="16"/>
                <w:szCs w:val="16"/>
              </w:rPr>
            </w:pPr>
            <w:r>
              <w:rPr>
                <w:sz w:val="16"/>
                <w:szCs w:val="16"/>
              </w:rPr>
              <w:t>ENMEM-REQ-116804/D-Keyfob Pairing Error</w:t>
            </w:r>
          </w:p>
        </w:tc>
        <w:tc>
          <w:tcPr>
            <w:tcW w:w="5917" w:type="dxa"/>
            <w:tcBorders>
              <w:top w:val="single" w:sz="6" w:space="0" w:color="auto"/>
              <w:left w:val="single" w:sz="6" w:space="0" w:color="auto"/>
              <w:bottom w:val="single" w:sz="6" w:space="0" w:color="auto"/>
              <w:right w:val="single" w:sz="6" w:space="0" w:color="auto"/>
            </w:tcBorders>
          </w:tcPr>
          <w:p w14:paraId="0B6765E4" w14:textId="77777777" w:rsidR="00A45DC6" w:rsidRDefault="00980C5F">
            <w:pPr>
              <w:outlineLvl w:val="5"/>
              <w:rPr>
                <w:sz w:val="16"/>
                <w:szCs w:val="16"/>
              </w:rPr>
            </w:pPr>
            <w:r>
              <w:rPr>
                <w:sz w:val="16"/>
                <w:szCs w:val="16"/>
              </w:rPr>
              <w:t>MBORREL4: Added Park condition as an interrupt method</w:t>
            </w:r>
          </w:p>
        </w:tc>
      </w:tr>
      <w:tr w:rsidR="00A45DC6" w14:paraId="769B1D4D" w14:textId="77777777" w:rsidTr="00F47042">
        <w:trPr>
          <w:trHeight w:val="187"/>
          <w:jc w:val="center"/>
        </w:trPr>
        <w:tc>
          <w:tcPr>
            <w:tcW w:w="1799" w:type="dxa"/>
            <w:tcBorders>
              <w:left w:val="single" w:sz="6" w:space="0" w:color="auto"/>
              <w:right w:val="single" w:sz="6" w:space="0" w:color="auto"/>
            </w:tcBorders>
          </w:tcPr>
          <w:p w14:paraId="156DAE07" w14:textId="77777777" w:rsidR="00A45DC6" w:rsidRDefault="00C73931">
            <w:pPr>
              <w:spacing w:line="276" w:lineRule="auto"/>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B9FD37" w14:textId="77777777" w:rsidR="00A45DC6" w:rsidRDefault="00980C5F">
            <w:pPr>
              <w:outlineLvl w:val="4"/>
              <w:rPr>
                <w:sz w:val="16"/>
                <w:szCs w:val="16"/>
              </w:rPr>
            </w:pPr>
            <w:r>
              <w:rPr>
                <w:sz w:val="16"/>
                <w:szCs w:val="16"/>
              </w:rPr>
              <w:t>ENMEM-SR-REQ-198055/B-Enhanced Memory HMI Option for Associated Keyfob</w:t>
            </w:r>
          </w:p>
        </w:tc>
        <w:tc>
          <w:tcPr>
            <w:tcW w:w="5917" w:type="dxa"/>
            <w:tcBorders>
              <w:top w:val="single" w:sz="6" w:space="0" w:color="auto"/>
              <w:left w:val="single" w:sz="6" w:space="0" w:color="auto"/>
              <w:bottom w:val="single" w:sz="6" w:space="0" w:color="auto"/>
              <w:right w:val="single" w:sz="6" w:space="0" w:color="auto"/>
            </w:tcBorders>
          </w:tcPr>
          <w:p w14:paraId="1933E313" w14:textId="77777777" w:rsidR="00A45DC6" w:rsidRDefault="00980C5F">
            <w:pPr>
              <w:outlineLvl w:val="4"/>
              <w:rPr>
                <w:sz w:val="16"/>
                <w:szCs w:val="16"/>
              </w:rPr>
            </w:pPr>
            <w:r>
              <w:rPr>
                <w:sz w:val="16"/>
                <w:szCs w:val="16"/>
              </w:rPr>
              <w:t xml:space="preserve">MBORREL4: Updated signal in last bullet from </w:t>
            </w:r>
            <w:proofErr w:type="spellStart"/>
            <w:r>
              <w:rPr>
                <w:sz w:val="16"/>
                <w:szCs w:val="16"/>
              </w:rPr>
              <w:t>EnMemKeyPairing_S_Rq</w:t>
            </w:r>
            <w:proofErr w:type="spellEnd"/>
            <w:r>
              <w:rPr>
                <w:sz w:val="16"/>
                <w:szCs w:val="16"/>
              </w:rPr>
              <w:t xml:space="preserve"> to </w:t>
            </w:r>
            <w:proofErr w:type="spellStart"/>
            <w:r>
              <w:rPr>
                <w:sz w:val="16"/>
                <w:szCs w:val="16"/>
              </w:rPr>
              <w:t>EnMemProfilePairing_Rq</w:t>
            </w:r>
            <w:proofErr w:type="spellEnd"/>
            <w:r>
              <w:rPr>
                <w:sz w:val="16"/>
                <w:szCs w:val="16"/>
              </w:rPr>
              <w:t xml:space="preserve"> (spec correction)</w:t>
            </w:r>
          </w:p>
        </w:tc>
      </w:tr>
      <w:tr w:rsidR="00F47042" w14:paraId="487DBF6F" w14:textId="77777777" w:rsidTr="004218D5">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7C0052A" w14:textId="77777777" w:rsidR="00F47042" w:rsidRDefault="00C73931" w:rsidP="004218D5">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C92EF34" w14:textId="77777777" w:rsidR="00F47042" w:rsidRDefault="00C73931" w:rsidP="004218D5">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0BEF7AA8" w14:textId="77777777" w:rsidR="00F47042" w:rsidRDefault="00C73931" w:rsidP="004218D5">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7D412D8F" w14:textId="77777777" w:rsidR="00F47042" w:rsidRDefault="00C73931" w:rsidP="004218D5">
            <w:pPr>
              <w:spacing w:line="276" w:lineRule="auto"/>
              <w:rPr>
                <w:rFonts w:cs="Arial"/>
                <w:b/>
                <w:sz w:val="16"/>
              </w:rPr>
            </w:pPr>
          </w:p>
        </w:tc>
      </w:tr>
      <w:tr w:rsidR="00594F22" w14:paraId="5FCDEF88"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B25E22A" w14:textId="77777777" w:rsidR="00594F22" w:rsidRDefault="00980C5F" w:rsidP="00A54FF8">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17621AC2" w14:textId="77777777" w:rsidR="00594F22" w:rsidRDefault="00980C5F" w:rsidP="004218D5">
            <w:pPr>
              <w:spacing w:line="276" w:lineRule="auto"/>
              <w:jc w:val="center"/>
              <w:rPr>
                <w:rFonts w:cs="Arial"/>
                <w:b/>
                <w:sz w:val="16"/>
                <w:lang w:val="fr-FR"/>
              </w:rPr>
            </w:pPr>
            <w:r>
              <w:rPr>
                <w:rFonts w:cs="Arial"/>
                <w:b/>
                <w:sz w:val="16"/>
                <w:lang w:val="fr-FR"/>
              </w:rPr>
              <w:t>1.6</w:t>
            </w:r>
          </w:p>
        </w:tc>
        <w:tc>
          <w:tcPr>
            <w:tcW w:w="8295" w:type="dxa"/>
            <w:gridSpan w:val="2"/>
            <w:tcBorders>
              <w:top w:val="single" w:sz="6" w:space="0" w:color="auto"/>
              <w:left w:val="single" w:sz="6" w:space="0" w:color="auto"/>
              <w:bottom w:val="single" w:sz="6" w:space="0" w:color="auto"/>
              <w:right w:val="single" w:sz="6" w:space="0" w:color="auto"/>
            </w:tcBorders>
          </w:tcPr>
          <w:p w14:paraId="29A9527B" w14:textId="77777777" w:rsidR="00594F22" w:rsidRDefault="00C73931" w:rsidP="004218D5">
            <w:pPr>
              <w:spacing w:line="276" w:lineRule="auto"/>
              <w:rPr>
                <w:rFonts w:cs="Arial"/>
                <w:b/>
                <w:sz w:val="16"/>
              </w:rPr>
            </w:pPr>
          </w:p>
        </w:tc>
      </w:tr>
      <w:tr w:rsidR="00F47042" w14:paraId="4D623697" w14:textId="77777777" w:rsidTr="00F47042">
        <w:trPr>
          <w:trHeight w:val="187"/>
          <w:jc w:val="center"/>
        </w:trPr>
        <w:tc>
          <w:tcPr>
            <w:tcW w:w="1799" w:type="dxa"/>
            <w:tcBorders>
              <w:top w:val="single" w:sz="6" w:space="0" w:color="auto"/>
              <w:left w:val="single" w:sz="6" w:space="0" w:color="auto"/>
              <w:right w:val="single" w:sz="6" w:space="0" w:color="auto"/>
            </w:tcBorders>
          </w:tcPr>
          <w:p w14:paraId="7A6B0CBE" w14:textId="77777777" w:rsidR="00F47042" w:rsidRDefault="00C73931"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7D4DB24" w14:textId="77777777" w:rsidR="00F47042" w:rsidRDefault="00980C5F" w:rsidP="00F47042">
            <w:pPr>
              <w:rPr>
                <w:sz w:val="16"/>
                <w:szCs w:val="16"/>
              </w:rPr>
            </w:pPr>
            <w:r w:rsidRPr="00BD13E1">
              <w:rPr>
                <w:sz w:val="16"/>
                <w:szCs w:val="16"/>
              </w:rPr>
              <w:t>ENMEM-SR-REQ-136593/L-Network Bus Start-up / Shut-down (</w:t>
            </w:r>
            <w:proofErr w:type="spellStart"/>
            <w:r w:rsidRPr="00BD13E1">
              <w:rPr>
                <w:sz w:val="16"/>
                <w:szCs w:val="16"/>
              </w:rPr>
              <w:t>EnhancedMemoryServer</w:t>
            </w:r>
            <w:proofErr w:type="spellEnd"/>
            <w:r w:rsidRPr="00BD13E1">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3BE7F9AD" w14:textId="77777777" w:rsidR="00F47042" w:rsidRDefault="00980C5F" w:rsidP="00F47042">
            <w:pPr>
              <w:rPr>
                <w:sz w:val="16"/>
                <w:szCs w:val="16"/>
              </w:rPr>
            </w:pPr>
            <w:r w:rsidRPr="00BD13E1">
              <w:rPr>
                <w:sz w:val="16"/>
                <w:szCs w:val="16"/>
              </w:rPr>
              <w:t>MBORREL4: Added clarification for when the last active personality cannot be determined.</w:t>
            </w:r>
          </w:p>
        </w:tc>
      </w:tr>
      <w:tr w:rsidR="00F47042" w14:paraId="5ED1A44B" w14:textId="77777777" w:rsidTr="00BD13E1">
        <w:trPr>
          <w:trHeight w:val="187"/>
          <w:jc w:val="center"/>
        </w:trPr>
        <w:tc>
          <w:tcPr>
            <w:tcW w:w="1799" w:type="dxa"/>
            <w:tcBorders>
              <w:left w:val="single" w:sz="6" w:space="0" w:color="auto"/>
              <w:right w:val="single" w:sz="6" w:space="0" w:color="auto"/>
            </w:tcBorders>
          </w:tcPr>
          <w:p w14:paraId="4BD52967" w14:textId="77777777" w:rsidR="00F47042" w:rsidRDefault="00C73931"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A2397F" w14:textId="77777777" w:rsidR="00F47042" w:rsidRDefault="00980C5F" w:rsidP="00F47042">
            <w:pPr>
              <w:rPr>
                <w:sz w:val="16"/>
                <w:szCs w:val="16"/>
              </w:rPr>
            </w:pPr>
            <w:r w:rsidRPr="00BD13E1">
              <w:rPr>
                <w:sz w:val="16"/>
                <w:szCs w:val="16"/>
              </w:rPr>
              <w:t>ENMEM-REQ-129547/C-Last Known Driver Profile Applied</w:t>
            </w:r>
          </w:p>
        </w:tc>
        <w:tc>
          <w:tcPr>
            <w:tcW w:w="5917" w:type="dxa"/>
            <w:tcBorders>
              <w:top w:val="single" w:sz="6" w:space="0" w:color="auto"/>
              <w:left w:val="single" w:sz="6" w:space="0" w:color="auto"/>
              <w:bottom w:val="single" w:sz="6" w:space="0" w:color="auto"/>
              <w:right w:val="single" w:sz="6" w:space="0" w:color="auto"/>
            </w:tcBorders>
          </w:tcPr>
          <w:p w14:paraId="29849840" w14:textId="77777777" w:rsidR="00F47042" w:rsidRDefault="00980C5F" w:rsidP="00F47042">
            <w:pPr>
              <w:rPr>
                <w:sz w:val="16"/>
                <w:szCs w:val="16"/>
              </w:rPr>
            </w:pPr>
            <w:r w:rsidRPr="00BD13E1">
              <w:rPr>
                <w:sz w:val="16"/>
                <w:szCs w:val="16"/>
              </w:rPr>
              <w:t>MBORREL4: Added clarification for when the Last Known Driver Profile cannot be determined.</w:t>
            </w:r>
          </w:p>
        </w:tc>
      </w:tr>
      <w:tr w:rsidR="00F47042" w14:paraId="12B1C3DD" w14:textId="77777777" w:rsidTr="002C4548">
        <w:trPr>
          <w:trHeight w:val="187"/>
          <w:jc w:val="center"/>
        </w:trPr>
        <w:tc>
          <w:tcPr>
            <w:tcW w:w="1799" w:type="dxa"/>
            <w:tcBorders>
              <w:left w:val="single" w:sz="6" w:space="0" w:color="auto"/>
              <w:right w:val="single" w:sz="6" w:space="0" w:color="auto"/>
            </w:tcBorders>
          </w:tcPr>
          <w:p w14:paraId="2B98B14E" w14:textId="77777777" w:rsidR="00F47042" w:rsidRDefault="00C73931" w:rsidP="00F47042">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D6D1EF" w14:textId="77777777" w:rsidR="00F47042" w:rsidRDefault="00980C5F" w:rsidP="00F47042">
            <w:pPr>
              <w:rPr>
                <w:sz w:val="16"/>
                <w:szCs w:val="16"/>
              </w:rPr>
            </w:pPr>
            <w:r w:rsidRPr="00BD13E1">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1B407413" w14:textId="77777777" w:rsidR="00F47042" w:rsidRDefault="00980C5F" w:rsidP="00F47042">
            <w:pPr>
              <w:rPr>
                <w:sz w:val="16"/>
                <w:szCs w:val="16"/>
              </w:rPr>
            </w:pPr>
            <w:r w:rsidRPr="00BD13E1">
              <w:rPr>
                <w:sz w:val="16"/>
                <w:szCs w:val="16"/>
              </w:rPr>
              <w:t xml:space="preserve">MBORREL4: Removed </w:t>
            </w:r>
            <w:proofErr w:type="spellStart"/>
            <w:r w:rsidRPr="00BD13E1">
              <w:rPr>
                <w:sz w:val="16"/>
                <w:szCs w:val="16"/>
              </w:rPr>
              <w:t>Memory_Cmd</w:t>
            </w:r>
            <w:proofErr w:type="spellEnd"/>
            <w:r w:rsidRPr="00BD13E1">
              <w:rPr>
                <w:sz w:val="16"/>
                <w:szCs w:val="16"/>
              </w:rPr>
              <w:t xml:space="preserve"> from req and changed "should" to "shall" in 1st paragraph.</w:t>
            </w:r>
          </w:p>
        </w:tc>
      </w:tr>
      <w:tr w:rsidR="002C4548" w14:paraId="342D6E7B" w14:textId="77777777" w:rsidTr="000A16D1">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48B3A949" w14:textId="77777777" w:rsidR="002C4548" w:rsidRDefault="00C73931" w:rsidP="000A16D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2F72319C" w14:textId="77777777" w:rsidR="002C4548" w:rsidRDefault="00C73931" w:rsidP="000A16D1">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AE5EA37" w14:textId="77777777" w:rsidR="002C4548" w:rsidRDefault="00C73931" w:rsidP="000A16D1">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715710D3" w14:textId="77777777" w:rsidR="002C4548" w:rsidRDefault="00C73931" w:rsidP="000A16D1">
            <w:pPr>
              <w:spacing w:line="276" w:lineRule="auto"/>
              <w:rPr>
                <w:rFonts w:cs="Arial"/>
                <w:b/>
                <w:sz w:val="16"/>
              </w:rPr>
            </w:pPr>
          </w:p>
        </w:tc>
      </w:tr>
      <w:tr w:rsidR="00594F22" w14:paraId="375A580D"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DF43A07" w14:textId="77777777" w:rsidR="00594F22" w:rsidRDefault="00980C5F" w:rsidP="002C4548">
            <w:pPr>
              <w:spacing w:line="276" w:lineRule="auto"/>
              <w:rPr>
                <w:rFonts w:cs="Arial"/>
                <w:b/>
                <w:sz w:val="16"/>
                <w:szCs w:val="16"/>
                <w:lang w:val="fr-FR"/>
              </w:rPr>
            </w:pPr>
            <w:r>
              <w:rPr>
                <w:rFonts w:cs="Arial"/>
                <w:b/>
                <w:sz w:val="16"/>
                <w:szCs w:val="16"/>
              </w:rPr>
              <w:t>September 26, 2016</w:t>
            </w:r>
          </w:p>
        </w:tc>
        <w:tc>
          <w:tcPr>
            <w:tcW w:w="1066" w:type="dxa"/>
            <w:tcBorders>
              <w:top w:val="single" w:sz="6" w:space="0" w:color="auto"/>
              <w:left w:val="single" w:sz="6" w:space="0" w:color="auto"/>
              <w:bottom w:val="single" w:sz="6" w:space="0" w:color="auto"/>
              <w:right w:val="single" w:sz="6" w:space="0" w:color="auto"/>
            </w:tcBorders>
            <w:hideMark/>
          </w:tcPr>
          <w:p w14:paraId="2D62F41D" w14:textId="77777777" w:rsidR="00594F22" w:rsidRDefault="00980C5F" w:rsidP="000A16D1">
            <w:pPr>
              <w:spacing w:line="276" w:lineRule="auto"/>
              <w:jc w:val="center"/>
              <w:rPr>
                <w:rFonts w:cs="Arial"/>
                <w:b/>
                <w:sz w:val="16"/>
                <w:lang w:val="fr-FR"/>
              </w:rPr>
            </w:pPr>
            <w:r>
              <w:rPr>
                <w:rFonts w:cs="Arial"/>
                <w:b/>
                <w:sz w:val="16"/>
                <w:lang w:val="fr-FR"/>
              </w:rPr>
              <w:t>1.7</w:t>
            </w:r>
          </w:p>
        </w:tc>
        <w:tc>
          <w:tcPr>
            <w:tcW w:w="8295" w:type="dxa"/>
            <w:gridSpan w:val="2"/>
            <w:tcBorders>
              <w:top w:val="single" w:sz="6" w:space="0" w:color="auto"/>
              <w:left w:val="single" w:sz="6" w:space="0" w:color="auto"/>
              <w:bottom w:val="single" w:sz="6" w:space="0" w:color="auto"/>
              <w:right w:val="single" w:sz="6" w:space="0" w:color="auto"/>
            </w:tcBorders>
          </w:tcPr>
          <w:p w14:paraId="483BC0A5" w14:textId="77777777" w:rsidR="00594F22" w:rsidRDefault="00C73931" w:rsidP="000A16D1">
            <w:pPr>
              <w:spacing w:line="276" w:lineRule="auto"/>
              <w:rPr>
                <w:rFonts w:cs="Arial"/>
                <w:b/>
                <w:sz w:val="16"/>
              </w:rPr>
            </w:pPr>
          </w:p>
        </w:tc>
      </w:tr>
      <w:tr w:rsidR="002C4548" w14:paraId="3F982116" w14:textId="77777777" w:rsidTr="002C4548">
        <w:trPr>
          <w:trHeight w:val="187"/>
          <w:jc w:val="center"/>
        </w:trPr>
        <w:tc>
          <w:tcPr>
            <w:tcW w:w="1799" w:type="dxa"/>
            <w:tcBorders>
              <w:top w:val="single" w:sz="6" w:space="0" w:color="auto"/>
              <w:left w:val="single" w:sz="6" w:space="0" w:color="auto"/>
              <w:right w:val="single" w:sz="6" w:space="0" w:color="auto"/>
            </w:tcBorders>
          </w:tcPr>
          <w:p w14:paraId="1FF0C9F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38090AC" w14:textId="77777777" w:rsidR="002C4548" w:rsidRDefault="00980C5F" w:rsidP="002C4548">
            <w:pPr>
              <w:rPr>
                <w:sz w:val="16"/>
                <w:szCs w:val="16"/>
              </w:rPr>
            </w:pPr>
            <w:r>
              <w:rPr>
                <w:sz w:val="16"/>
                <w:szCs w:val="16"/>
              </w:rPr>
              <w:t>STR-184156/C-Overview</w:t>
            </w:r>
          </w:p>
        </w:tc>
        <w:tc>
          <w:tcPr>
            <w:tcW w:w="5917" w:type="dxa"/>
            <w:tcBorders>
              <w:top w:val="single" w:sz="6" w:space="0" w:color="auto"/>
              <w:left w:val="single" w:sz="6" w:space="0" w:color="auto"/>
              <w:bottom w:val="single" w:sz="6" w:space="0" w:color="auto"/>
              <w:right w:val="single" w:sz="6" w:space="0" w:color="auto"/>
            </w:tcBorders>
          </w:tcPr>
          <w:p w14:paraId="263AFA11" w14:textId="77777777" w:rsidR="002C4548" w:rsidRDefault="00980C5F" w:rsidP="002C4548">
            <w:pPr>
              <w:rPr>
                <w:sz w:val="16"/>
                <w:szCs w:val="16"/>
              </w:rPr>
            </w:pPr>
            <w:r>
              <w:rPr>
                <w:sz w:val="16"/>
                <w:szCs w:val="16"/>
              </w:rPr>
              <w:t>MBORREL4: Updated to include PaaK</w:t>
            </w:r>
          </w:p>
        </w:tc>
      </w:tr>
      <w:tr w:rsidR="002C4548" w14:paraId="4062370D" w14:textId="77777777" w:rsidTr="002C4548">
        <w:trPr>
          <w:trHeight w:val="187"/>
          <w:jc w:val="center"/>
        </w:trPr>
        <w:tc>
          <w:tcPr>
            <w:tcW w:w="1799" w:type="dxa"/>
            <w:tcBorders>
              <w:left w:val="single" w:sz="6" w:space="0" w:color="auto"/>
              <w:right w:val="single" w:sz="6" w:space="0" w:color="auto"/>
            </w:tcBorders>
          </w:tcPr>
          <w:p w14:paraId="4A3A2AB3"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84E979" w14:textId="77777777" w:rsidR="002C4548" w:rsidRDefault="00980C5F" w:rsidP="002C4548">
            <w:pPr>
              <w:rPr>
                <w:sz w:val="16"/>
                <w:szCs w:val="16"/>
              </w:rPr>
            </w:pPr>
            <w:r>
              <w:rPr>
                <w:sz w:val="16"/>
                <w:szCs w:val="16"/>
              </w:rPr>
              <w:t>ENMEM-CLD-REQ-099556/E-Enhanced Memory Profile Server - BCM</w:t>
            </w:r>
          </w:p>
        </w:tc>
        <w:tc>
          <w:tcPr>
            <w:tcW w:w="5917" w:type="dxa"/>
            <w:tcBorders>
              <w:top w:val="single" w:sz="6" w:space="0" w:color="auto"/>
              <w:left w:val="single" w:sz="6" w:space="0" w:color="auto"/>
              <w:bottom w:val="single" w:sz="6" w:space="0" w:color="auto"/>
              <w:right w:val="single" w:sz="6" w:space="0" w:color="auto"/>
            </w:tcBorders>
          </w:tcPr>
          <w:p w14:paraId="69FD95A1" w14:textId="77777777" w:rsidR="002C4548" w:rsidRDefault="00980C5F" w:rsidP="002C4548">
            <w:pPr>
              <w:rPr>
                <w:sz w:val="16"/>
                <w:szCs w:val="16"/>
              </w:rPr>
            </w:pPr>
            <w:r>
              <w:rPr>
                <w:sz w:val="16"/>
                <w:szCs w:val="16"/>
              </w:rPr>
              <w:t>MBORREL4: Updated to include PaaK</w:t>
            </w:r>
          </w:p>
        </w:tc>
      </w:tr>
      <w:tr w:rsidR="002C4548" w14:paraId="3262B0CE" w14:textId="77777777" w:rsidTr="002C4548">
        <w:trPr>
          <w:trHeight w:val="187"/>
          <w:jc w:val="center"/>
        </w:trPr>
        <w:tc>
          <w:tcPr>
            <w:tcW w:w="1799" w:type="dxa"/>
            <w:tcBorders>
              <w:left w:val="single" w:sz="6" w:space="0" w:color="auto"/>
              <w:right w:val="single" w:sz="6" w:space="0" w:color="auto"/>
            </w:tcBorders>
          </w:tcPr>
          <w:p w14:paraId="12E6C75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A7A115F" w14:textId="77777777" w:rsidR="002C4548" w:rsidRDefault="00980C5F" w:rsidP="002C4548">
            <w:pPr>
              <w:rPr>
                <w:sz w:val="16"/>
                <w:szCs w:val="16"/>
              </w:rPr>
            </w:pPr>
            <w:r>
              <w:rPr>
                <w:sz w:val="16"/>
                <w:szCs w:val="16"/>
              </w:rPr>
              <w:t>MD-REQ-099304/D-</w:t>
            </w:r>
            <w:proofErr w:type="spellStart"/>
            <w:r>
              <w:rPr>
                <w:sz w:val="16"/>
                <w:szCs w:val="16"/>
              </w:rPr>
              <w:t>EnMemProfilePairing_Rq</w:t>
            </w:r>
            <w:proofErr w:type="spellEnd"/>
          </w:p>
        </w:tc>
        <w:tc>
          <w:tcPr>
            <w:tcW w:w="5917" w:type="dxa"/>
            <w:tcBorders>
              <w:top w:val="single" w:sz="6" w:space="0" w:color="auto"/>
              <w:left w:val="single" w:sz="6" w:space="0" w:color="auto"/>
              <w:bottom w:val="single" w:sz="6" w:space="0" w:color="auto"/>
              <w:right w:val="single" w:sz="6" w:space="0" w:color="auto"/>
            </w:tcBorders>
          </w:tcPr>
          <w:p w14:paraId="77F94F43" w14:textId="77777777" w:rsidR="002C4548" w:rsidRDefault="00980C5F" w:rsidP="002C4548">
            <w:pPr>
              <w:rPr>
                <w:sz w:val="16"/>
                <w:szCs w:val="16"/>
              </w:rPr>
            </w:pPr>
            <w:r>
              <w:rPr>
                <w:sz w:val="16"/>
                <w:szCs w:val="16"/>
              </w:rPr>
              <w:t xml:space="preserve">MBORREL4: Updated for PaaK. Added </w:t>
            </w:r>
            <w:proofErr w:type="spellStart"/>
            <w:r>
              <w:rPr>
                <w:sz w:val="16"/>
                <w:szCs w:val="16"/>
              </w:rPr>
              <w:t>EnterPhoneAssoc</w:t>
            </w:r>
            <w:proofErr w:type="spellEnd"/>
            <w:r>
              <w:rPr>
                <w:sz w:val="16"/>
                <w:szCs w:val="16"/>
              </w:rPr>
              <w:t xml:space="preserve"> and </w:t>
            </w:r>
            <w:proofErr w:type="spellStart"/>
            <w:r>
              <w:rPr>
                <w:sz w:val="16"/>
                <w:szCs w:val="16"/>
              </w:rPr>
              <w:t>DisassociatePhone</w:t>
            </w:r>
            <w:proofErr w:type="spellEnd"/>
            <w:r>
              <w:rPr>
                <w:sz w:val="16"/>
                <w:szCs w:val="16"/>
              </w:rPr>
              <w:t xml:space="preserve"> encodings</w:t>
            </w:r>
          </w:p>
        </w:tc>
      </w:tr>
      <w:tr w:rsidR="002C4548" w14:paraId="189145A8" w14:textId="77777777" w:rsidTr="002C4548">
        <w:trPr>
          <w:trHeight w:val="187"/>
          <w:jc w:val="center"/>
        </w:trPr>
        <w:tc>
          <w:tcPr>
            <w:tcW w:w="1799" w:type="dxa"/>
            <w:tcBorders>
              <w:left w:val="single" w:sz="6" w:space="0" w:color="auto"/>
              <w:right w:val="single" w:sz="6" w:space="0" w:color="auto"/>
            </w:tcBorders>
          </w:tcPr>
          <w:p w14:paraId="0F25A53B"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408C78" w14:textId="77777777" w:rsidR="002C4548" w:rsidRDefault="00980C5F" w:rsidP="002C4548">
            <w:pPr>
              <w:rPr>
                <w:sz w:val="16"/>
                <w:szCs w:val="16"/>
              </w:rPr>
            </w:pPr>
            <w:r>
              <w:rPr>
                <w:sz w:val="16"/>
                <w:szCs w:val="16"/>
              </w:rPr>
              <w:t>ENMEM-IIR-REQ-099363/F-</w:t>
            </w:r>
            <w:proofErr w:type="spellStart"/>
            <w:r>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7159AEBC" w14:textId="77777777" w:rsidR="002C4548" w:rsidRDefault="00980C5F" w:rsidP="002C4548">
            <w:pPr>
              <w:rPr>
                <w:sz w:val="16"/>
                <w:szCs w:val="16"/>
              </w:rPr>
            </w:pPr>
            <w:r>
              <w:rPr>
                <w:sz w:val="16"/>
                <w:szCs w:val="16"/>
              </w:rPr>
              <w:t xml:space="preserve">MBORREL4: Updated for PaaK. Added new signal </w:t>
            </w:r>
            <w:proofErr w:type="spellStart"/>
            <w:r>
              <w:rPr>
                <w:sz w:val="16"/>
                <w:szCs w:val="16"/>
              </w:rPr>
              <w:t>PersPhonePairing_St</w:t>
            </w:r>
            <w:proofErr w:type="spellEnd"/>
          </w:p>
        </w:tc>
      </w:tr>
      <w:tr w:rsidR="002C4548" w14:paraId="4C5BF48A" w14:textId="77777777" w:rsidTr="002C4548">
        <w:trPr>
          <w:trHeight w:val="187"/>
          <w:jc w:val="center"/>
        </w:trPr>
        <w:tc>
          <w:tcPr>
            <w:tcW w:w="1799" w:type="dxa"/>
            <w:tcBorders>
              <w:left w:val="single" w:sz="6" w:space="0" w:color="auto"/>
              <w:right w:val="single" w:sz="6" w:space="0" w:color="auto"/>
            </w:tcBorders>
          </w:tcPr>
          <w:p w14:paraId="1829EC1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53E336" w14:textId="77777777" w:rsidR="002C4548" w:rsidRDefault="00980C5F" w:rsidP="002C4548">
            <w:pPr>
              <w:rPr>
                <w:sz w:val="16"/>
                <w:szCs w:val="16"/>
              </w:rPr>
            </w:pPr>
            <w:r>
              <w:rPr>
                <w:sz w:val="16"/>
                <w:szCs w:val="16"/>
              </w:rPr>
              <w:t>MD-REQ-099352/C-EnMemKeyPairing_St</w:t>
            </w:r>
          </w:p>
        </w:tc>
        <w:tc>
          <w:tcPr>
            <w:tcW w:w="5917" w:type="dxa"/>
            <w:tcBorders>
              <w:top w:val="single" w:sz="6" w:space="0" w:color="auto"/>
              <w:left w:val="single" w:sz="6" w:space="0" w:color="auto"/>
              <w:bottom w:val="single" w:sz="6" w:space="0" w:color="auto"/>
              <w:right w:val="single" w:sz="6" w:space="0" w:color="auto"/>
            </w:tcBorders>
          </w:tcPr>
          <w:p w14:paraId="7C405DD0" w14:textId="77777777" w:rsidR="002C4548" w:rsidRDefault="00980C5F" w:rsidP="002C4548">
            <w:pPr>
              <w:rPr>
                <w:sz w:val="16"/>
                <w:szCs w:val="16"/>
              </w:rPr>
            </w:pPr>
            <w:r>
              <w:rPr>
                <w:sz w:val="16"/>
                <w:szCs w:val="16"/>
              </w:rPr>
              <w:t xml:space="preserve">MBORREL4: Updated for PaaK. Added </w:t>
            </w:r>
            <w:proofErr w:type="spellStart"/>
            <w:r>
              <w:rPr>
                <w:sz w:val="16"/>
                <w:szCs w:val="16"/>
              </w:rPr>
              <w:t>WrongDeviceSelected</w:t>
            </w:r>
            <w:proofErr w:type="spellEnd"/>
            <w:r>
              <w:rPr>
                <w:sz w:val="16"/>
                <w:szCs w:val="16"/>
              </w:rPr>
              <w:t xml:space="preserve"> encoding</w:t>
            </w:r>
          </w:p>
        </w:tc>
      </w:tr>
      <w:tr w:rsidR="002C4548" w14:paraId="3D853859" w14:textId="77777777" w:rsidTr="002C4548">
        <w:trPr>
          <w:trHeight w:val="187"/>
          <w:jc w:val="center"/>
        </w:trPr>
        <w:tc>
          <w:tcPr>
            <w:tcW w:w="1799" w:type="dxa"/>
            <w:tcBorders>
              <w:left w:val="single" w:sz="6" w:space="0" w:color="auto"/>
              <w:right w:val="single" w:sz="6" w:space="0" w:color="auto"/>
            </w:tcBorders>
          </w:tcPr>
          <w:p w14:paraId="7EC13542"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253117" w14:textId="77777777" w:rsidR="002C4548" w:rsidRDefault="00980C5F" w:rsidP="002C4548">
            <w:pPr>
              <w:rPr>
                <w:sz w:val="16"/>
                <w:szCs w:val="16"/>
              </w:rPr>
            </w:pPr>
            <w:r>
              <w:rPr>
                <w:sz w:val="16"/>
                <w:szCs w:val="16"/>
              </w:rPr>
              <w:t>MD-REQ-233493/A-</w:t>
            </w:r>
            <w:proofErr w:type="spellStart"/>
            <w:r>
              <w:rPr>
                <w:sz w:val="16"/>
                <w:szCs w:val="16"/>
              </w:rPr>
              <w:t>PersPhonePairing_St</w:t>
            </w:r>
            <w:proofErr w:type="spellEnd"/>
          </w:p>
        </w:tc>
        <w:tc>
          <w:tcPr>
            <w:tcW w:w="5917" w:type="dxa"/>
            <w:tcBorders>
              <w:top w:val="single" w:sz="6" w:space="0" w:color="auto"/>
              <w:left w:val="single" w:sz="6" w:space="0" w:color="auto"/>
              <w:bottom w:val="single" w:sz="6" w:space="0" w:color="auto"/>
              <w:right w:val="single" w:sz="6" w:space="0" w:color="auto"/>
            </w:tcBorders>
          </w:tcPr>
          <w:p w14:paraId="0ED932F9" w14:textId="77777777" w:rsidR="002C4548" w:rsidRDefault="00980C5F" w:rsidP="002C4548">
            <w:pPr>
              <w:rPr>
                <w:sz w:val="16"/>
                <w:szCs w:val="16"/>
              </w:rPr>
            </w:pPr>
            <w:r>
              <w:rPr>
                <w:sz w:val="16"/>
                <w:szCs w:val="16"/>
              </w:rPr>
              <w:t>MBORREL4: New Method Description</w:t>
            </w:r>
          </w:p>
        </w:tc>
      </w:tr>
      <w:tr w:rsidR="002C4548" w14:paraId="263EE81C" w14:textId="77777777" w:rsidTr="002C4548">
        <w:trPr>
          <w:trHeight w:val="187"/>
          <w:jc w:val="center"/>
        </w:trPr>
        <w:tc>
          <w:tcPr>
            <w:tcW w:w="1799" w:type="dxa"/>
            <w:tcBorders>
              <w:left w:val="single" w:sz="6" w:space="0" w:color="auto"/>
              <w:right w:val="single" w:sz="6" w:space="0" w:color="auto"/>
            </w:tcBorders>
          </w:tcPr>
          <w:p w14:paraId="3ACF898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DB8F54" w14:textId="77777777" w:rsidR="002C4548" w:rsidRDefault="00980C5F" w:rsidP="002C4548">
            <w:pPr>
              <w:rPr>
                <w:sz w:val="16"/>
                <w:szCs w:val="16"/>
              </w:rPr>
            </w:pPr>
            <w:r>
              <w:rPr>
                <w:sz w:val="16"/>
                <w:szCs w:val="16"/>
              </w:rPr>
              <w:t>STR-196365/F-General Requirements</w:t>
            </w:r>
          </w:p>
        </w:tc>
        <w:tc>
          <w:tcPr>
            <w:tcW w:w="5917" w:type="dxa"/>
            <w:tcBorders>
              <w:top w:val="single" w:sz="6" w:space="0" w:color="auto"/>
              <w:left w:val="single" w:sz="6" w:space="0" w:color="auto"/>
              <w:bottom w:val="single" w:sz="6" w:space="0" w:color="auto"/>
              <w:right w:val="single" w:sz="6" w:space="0" w:color="auto"/>
            </w:tcBorders>
          </w:tcPr>
          <w:p w14:paraId="70166573" w14:textId="77777777" w:rsidR="002C4548" w:rsidRDefault="00980C5F" w:rsidP="002C4548">
            <w:pPr>
              <w:rPr>
                <w:sz w:val="16"/>
                <w:szCs w:val="16"/>
              </w:rPr>
            </w:pPr>
            <w:r>
              <w:rPr>
                <w:sz w:val="16"/>
                <w:szCs w:val="16"/>
              </w:rPr>
              <w:t>MBORREL4: Added new REQ-232557</w:t>
            </w:r>
          </w:p>
        </w:tc>
      </w:tr>
      <w:tr w:rsidR="002C4548" w14:paraId="27AEB60A" w14:textId="77777777" w:rsidTr="002C4548">
        <w:trPr>
          <w:trHeight w:val="187"/>
          <w:jc w:val="center"/>
        </w:trPr>
        <w:tc>
          <w:tcPr>
            <w:tcW w:w="1799" w:type="dxa"/>
            <w:tcBorders>
              <w:left w:val="single" w:sz="6" w:space="0" w:color="auto"/>
              <w:right w:val="single" w:sz="6" w:space="0" w:color="auto"/>
            </w:tcBorders>
          </w:tcPr>
          <w:p w14:paraId="565B536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89BC9CD" w14:textId="77777777" w:rsidR="002C4548" w:rsidRDefault="00980C5F" w:rsidP="002C4548">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5B996B1A" w14:textId="77777777" w:rsidR="002C4548" w:rsidRDefault="00980C5F" w:rsidP="002C4548">
            <w:pPr>
              <w:rPr>
                <w:sz w:val="16"/>
                <w:szCs w:val="16"/>
              </w:rPr>
            </w:pPr>
            <w:r>
              <w:rPr>
                <w:sz w:val="16"/>
                <w:szCs w:val="16"/>
              </w:rPr>
              <w:t>MBORREL4: Updated to include PaaK</w:t>
            </w:r>
          </w:p>
        </w:tc>
      </w:tr>
      <w:tr w:rsidR="002C4548" w14:paraId="42635715" w14:textId="77777777" w:rsidTr="002C4548">
        <w:trPr>
          <w:trHeight w:val="187"/>
          <w:jc w:val="center"/>
        </w:trPr>
        <w:tc>
          <w:tcPr>
            <w:tcW w:w="1799" w:type="dxa"/>
            <w:tcBorders>
              <w:left w:val="single" w:sz="6" w:space="0" w:color="auto"/>
              <w:right w:val="single" w:sz="6" w:space="0" w:color="auto"/>
            </w:tcBorders>
          </w:tcPr>
          <w:p w14:paraId="748A5F31"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72D887" w14:textId="77777777" w:rsidR="002C4548" w:rsidRDefault="00980C5F" w:rsidP="002C4548">
            <w:pPr>
              <w:rPr>
                <w:sz w:val="16"/>
                <w:szCs w:val="16"/>
              </w:rPr>
            </w:pPr>
            <w:r>
              <w:rPr>
                <w:sz w:val="16"/>
                <w:szCs w:val="16"/>
              </w:rPr>
              <w:t>ENMEM-SR-REQ-136937/E-Enhanced Memory Feature Inclusion Guidelines</w:t>
            </w:r>
          </w:p>
        </w:tc>
        <w:tc>
          <w:tcPr>
            <w:tcW w:w="5917" w:type="dxa"/>
            <w:tcBorders>
              <w:top w:val="single" w:sz="6" w:space="0" w:color="auto"/>
              <w:left w:val="single" w:sz="6" w:space="0" w:color="auto"/>
              <w:bottom w:val="single" w:sz="6" w:space="0" w:color="auto"/>
              <w:right w:val="single" w:sz="6" w:space="0" w:color="auto"/>
            </w:tcBorders>
          </w:tcPr>
          <w:p w14:paraId="7FE9AB73" w14:textId="77777777" w:rsidR="002C4548" w:rsidRDefault="00980C5F" w:rsidP="002C4548">
            <w:pPr>
              <w:rPr>
                <w:sz w:val="16"/>
                <w:szCs w:val="16"/>
              </w:rPr>
            </w:pPr>
            <w:r>
              <w:rPr>
                <w:sz w:val="16"/>
                <w:szCs w:val="16"/>
              </w:rPr>
              <w:t>MBORREL4: Updated to include PaaK</w:t>
            </w:r>
          </w:p>
        </w:tc>
      </w:tr>
      <w:tr w:rsidR="002C4548" w14:paraId="5C92E35F" w14:textId="77777777" w:rsidTr="002C4548">
        <w:trPr>
          <w:trHeight w:val="187"/>
          <w:jc w:val="center"/>
        </w:trPr>
        <w:tc>
          <w:tcPr>
            <w:tcW w:w="1799" w:type="dxa"/>
            <w:tcBorders>
              <w:left w:val="single" w:sz="6" w:space="0" w:color="auto"/>
              <w:right w:val="single" w:sz="6" w:space="0" w:color="auto"/>
            </w:tcBorders>
          </w:tcPr>
          <w:p w14:paraId="7810A7A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1FCA881" w14:textId="77777777" w:rsidR="002C4548" w:rsidRDefault="00980C5F" w:rsidP="002C4548">
            <w:pPr>
              <w:rPr>
                <w:sz w:val="16"/>
                <w:szCs w:val="16"/>
              </w:rPr>
            </w:pPr>
            <w:r>
              <w:rPr>
                <w:sz w:val="16"/>
                <w:szCs w:val="16"/>
              </w:rPr>
              <w:t>ENMEM-REQ-137867/B-Keyfob/Phone Association Term Consolidation</w:t>
            </w:r>
          </w:p>
        </w:tc>
        <w:tc>
          <w:tcPr>
            <w:tcW w:w="5917" w:type="dxa"/>
            <w:tcBorders>
              <w:top w:val="single" w:sz="6" w:space="0" w:color="auto"/>
              <w:left w:val="single" w:sz="6" w:space="0" w:color="auto"/>
              <w:bottom w:val="single" w:sz="6" w:space="0" w:color="auto"/>
              <w:right w:val="single" w:sz="6" w:space="0" w:color="auto"/>
            </w:tcBorders>
          </w:tcPr>
          <w:p w14:paraId="44D93A00" w14:textId="77777777" w:rsidR="002C4548" w:rsidRDefault="00980C5F" w:rsidP="002C4548">
            <w:pPr>
              <w:rPr>
                <w:sz w:val="16"/>
                <w:szCs w:val="16"/>
              </w:rPr>
            </w:pPr>
            <w:r>
              <w:rPr>
                <w:sz w:val="16"/>
                <w:szCs w:val="16"/>
              </w:rPr>
              <w:t>MBORREL4: Updated to include PaaK</w:t>
            </w:r>
          </w:p>
        </w:tc>
      </w:tr>
      <w:tr w:rsidR="002C4548" w14:paraId="728B499A" w14:textId="77777777" w:rsidTr="002C4548">
        <w:trPr>
          <w:trHeight w:val="187"/>
          <w:jc w:val="center"/>
        </w:trPr>
        <w:tc>
          <w:tcPr>
            <w:tcW w:w="1799" w:type="dxa"/>
            <w:tcBorders>
              <w:left w:val="single" w:sz="6" w:space="0" w:color="auto"/>
              <w:right w:val="single" w:sz="6" w:space="0" w:color="auto"/>
            </w:tcBorders>
          </w:tcPr>
          <w:p w14:paraId="0A29976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8A1B609" w14:textId="77777777" w:rsidR="002C4548" w:rsidRDefault="00980C5F" w:rsidP="002C4548">
            <w:pPr>
              <w:rPr>
                <w:sz w:val="16"/>
                <w:szCs w:val="16"/>
              </w:rPr>
            </w:pPr>
            <w:r>
              <w:rPr>
                <w:sz w:val="16"/>
                <w:szCs w:val="16"/>
              </w:rPr>
              <w:t>ENMEM-REQ-166096/E-Operations Shall Not Recall a Driver Profile</w:t>
            </w:r>
          </w:p>
        </w:tc>
        <w:tc>
          <w:tcPr>
            <w:tcW w:w="5917" w:type="dxa"/>
            <w:tcBorders>
              <w:top w:val="single" w:sz="6" w:space="0" w:color="auto"/>
              <w:left w:val="single" w:sz="6" w:space="0" w:color="auto"/>
              <w:bottom w:val="single" w:sz="6" w:space="0" w:color="auto"/>
              <w:right w:val="single" w:sz="6" w:space="0" w:color="auto"/>
            </w:tcBorders>
          </w:tcPr>
          <w:p w14:paraId="6ED167E2" w14:textId="77777777" w:rsidR="002C4548" w:rsidRDefault="00980C5F" w:rsidP="002C4548">
            <w:pPr>
              <w:rPr>
                <w:sz w:val="16"/>
                <w:szCs w:val="16"/>
              </w:rPr>
            </w:pPr>
            <w:r>
              <w:rPr>
                <w:sz w:val="16"/>
                <w:szCs w:val="16"/>
              </w:rPr>
              <w:t>MBORREL4: Updated to include PaaK</w:t>
            </w:r>
          </w:p>
        </w:tc>
      </w:tr>
      <w:tr w:rsidR="002C4548" w14:paraId="5B5FA0F2" w14:textId="77777777" w:rsidTr="002C4548">
        <w:trPr>
          <w:trHeight w:val="187"/>
          <w:jc w:val="center"/>
        </w:trPr>
        <w:tc>
          <w:tcPr>
            <w:tcW w:w="1799" w:type="dxa"/>
            <w:tcBorders>
              <w:left w:val="single" w:sz="6" w:space="0" w:color="auto"/>
              <w:right w:val="single" w:sz="6" w:space="0" w:color="auto"/>
            </w:tcBorders>
          </w:tcPr>
          <w:p w14:paraId="64938690"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A9E38A1" w14:textId="77777777" w:rsidR="002C4548" w:rsidRDefault="00980C5F" w:rsidP="002C4548">
            <w:pPr>
              <w:rPr>
                <w:sz w:val="16"/>
                <w:szCs w:val="16"/>
              </w:rPr>
            </w:pPr>
            <w:r>
              <w:rPr>
                <w:sz w:val="16"/>
                <w:szCs w:val="16"/>
              </w:rPr>
              <w:t>ENMEM-REQ-232557/A-Phone &amp; Phone-As-A-Key</w:t>
            </w:r>
          </w:p>
        </w:tc>
        <w:tc>
          <w:tcPr>
            <w:tcW w:w="5917" w:type="dxa"/>
            <w:tcBorders>
              <w:top w:val="single" w:sz="6" w:space="0" w:color="auto"/>
              <w:left w:val="single" w:sz="6" w:space="0" w:color="auto"/>
              <w:bottom w:val="single" w:sz="6" w:space="0" w:color="auto"/>
              <w:right w:val="single" w:sz="6" w:space="0" w:color="auto"/>
            </w:tcBorders>
          </w:tcPr>
          <w:p w14:paraId="72EF24B1" w14:textId="77777777" w:rsidR="002C4548" w:rsidRDefault="00980C5F" w:rsidP="002C4548">
            <w:pPr>
              <w:rPr>
                <w:sz w:val="16"/>
                <w:szCs w:val="16"/>
              </w:rPr>
            </w:pPr>
            <w:r>
              <w:rPr>
                <w:sz w:val="16"/>
                <w:szCs w:val="16"/>
              </w:rPr>
              <w:t>MBORREL4: New Req. for PaaK</w:t>
            </w:r>
          </w:p>
        </w:tc>
      </w:tr>
      <w:tr w:rsidR="002C4548" w14:paraId="16800307" w14:textId="77777777" w:rsidTr="002C4548">
        <w:trPr>
          <w:trHeight w:val="187"/>
          <w:jc w:val="center"/>
        </w:trPr>
        <w:tc>
          <w:tcPr>
            <w:tcW w:w="1799" w:type="dxa"/>
            <w:tcBorders>
              <w:left w:val="single" w:sz="6" w:space="0" w:color="auto"/>
              <w:right w:val="single" w:sz="6" w:space="0" w:color="auto"/>
            </w:tcBorders>
          </w:tcPr>
          <w:p w14:paraId="7EAE4D7C"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DF8BA0" w14:textId="77777777" w:rsidR="002C4548" w:rsidRDefault="00980C5F" w:rsidP="002C4548">
            <w:pPr>
              <w:rPr>
                <w:sz w:val="16"/>
                <w:szCs w:val="16"/>
              </w:rPr>
            </w:pPr>
            <w:r>
              <w:rPr>
                <w:sz w:val="16"/>
                <w:szCs w:val="16"/>
              </w:rPr>
              <w:t>STR-310182/B-Recall Function Description</w:t>
            </w:r>
          </w:p>
        </w:tc>
        <w:tc>
          <w:tcPr>
            <w:tcW w:w="5917" w:type="dxa"/>
            <w:tcBorders>
              <w:top w:val="single" w:sz="6" w:space="0" w:color="auto"/>
              <w:left w:val="single" w:sz="6" w:space="0" w:color="auto"/>
              <w:bottom w:val="single" w:sz="6" w:space="0" w:color="auto"/>
              <w:right w:val="single" w:sz="6" w:space="0" w:color="auto"/>
            </w:tcBorders>
          </w:tcPr>
          <w:p w14:paraId="3DFC6373" w14:textId="77777777" w:rsidR="002C4548" w:rsidRDefault="00980C5F" w:rsidP="002C4548">
            <w:pPr>
              <w:rPr>
                <w:sz w:val="16"/>
                <w:szCs w:val="16"/>
              </w:rPr>
            </w:pPr>
            <w:r>
              <w:rPr>
                <w:sz w:val="16"/>
                <w:szCs w:val="16"/>
              </w:rPr>
              <w:t>MBORREL4: Updated to include PaaK</w:t>
            </w:r>
          </w:p>
        </w:tc>
      </w:tr>
      <w:tr w:rsidR="002C4548" w14:paraId="66467E75" w14:textId="77777777" w:rsidTr="002C4548">
        <w:trPr>
          <w:trHeight w:val="187"/>
          <w:jc w:val="center"/>
        </w:trPr>
        <w:tc>
          <w:tcPr>
            <w:tcW w:w="1799" w:type="dxa"/>
            <w:tcBorders>
              <w:left w:val="single" w:sz="6" w:space="0" w:color="auto"/>
              <w:right w:val="single" w:sz="6" w:space="0" w:color="auto"/>
            </w:tcBorders>
          </w:tcPr>
          <w:p w14:paraId="4800EBA0"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5C28EC" w14:textId="77777777" w:rsidR="002C4548" w:rsidRDefault="00980C5F" w:rsidP="002C4548">
            <w:pPr>
              <w:rPr>
                <w:sz w:val="16"/>
                <w:szCs w:val="16"/>
              </w:rPr>
            </w:pPr>
            <w:r>
              <w:rPr>
                <w:sz w:val="16"/>
                <w:szCs w:val="16"/>
              </w:rPr>
              <w:t xml:space="preserve">ENMEM-UC-REQ-095940/D-Sign </w:t>
            </w:r>
            <w:proofErr w:type="gramStart"/>
            <w:r>
              <w:rPr>
                <w:sz w:val="16"/>
                <w:szCs w:val="16"/>
              </w:rPr>
              <w:t>Into</w:t>
            </w:r>
            <w:proofErr w:type="gramEnd"/>
            <w:r>
              <w:rPr>
                <w:sz w:val="16"/>
                <w:szCs w:val="16"/>
              </w:rPr>
              <w:t xml:space="preserve"> a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789AD0BB" w14:textId="77777777" w:rsidR="002C4548" w:rsidRDefault="00980C5F" w:rsidP="002C4548">
            <w:pPr>
              <w:rPr>
                <w:sz w:val="16"/>
                <w:szCs w:val="16"/>
              </w:rPr>
            </w:pPr>
            <w:r>
              <w:rPr>
                <w:sz w:val="16"/>
                <w:szCs w:val="16"/>
              </w:rPr>
              <w:t>MBORREL4: Updated to include PaaK</w:t>
            </w:r>
          </w:p>
        </w:tc>
      </w:tr>
      <w:tr w:rsidR="002C4548" w14:paraId="78FF6DDE" w14:textId="77777777" w:rsidTr="002C4548">
        <w:trPr>
          <w:trHeight w:val="187"/>
          <w:jc w:val="center"/>
        </w:trPr>
        <w:tc>
          <w:tcPr>
            <w:tcW w:w="1799" w:type="dxa"/>
            <w:tcBorders>
              <w:left w:val="single" w:sz="6" w:space="0" w:color="auto"/>
              <w:right w:val="single" w:sz="6" w:space="0" w:color="auto"/>
            </w:tcBorders>
          </w:tcPr>
          <w:p w14:paraId="396E375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4D6FC6" w14:textId="77777777" w:rsidR="002C4548" w:rsidRDefault="00980C5F" w:rsidP="002C4548">
            <w:pPr>
              <w:rPr>
                <w:sz w:val="16"/>
                <w:szCs w:val="16"/>
              </w:rPr>
            </w:pPr>
            <w:r>
              <w:rPr>
                <w:sz w:val="16"/>
                <w:szCs w:val="16"/>
              </w:rPr>
              <w:t xml:space="preserve">ENMEM-UC-REQ-162635/C-Sign </w:t>
            </w:r>
            <w:proofErr w:type="gramStart"/>
            <w:r>
              <w:rPr>
                <w:sz w:val="16"/>
                <w:szCs w:val="16"/>
              </w:rPr>
              <w:t>Into</w:t>
            </w:r>
            <w:proofErr w:type="gramEnd"/>
            <w:r>
              <w:rPr>
                <w:sz w:val="16"/>
                <w:szCs w:val="16"/>
              </w:rPr>
              <w:t xml:space="preserve"> a Driver Profile via Keyfob/Phone Button Press While Vehicle In Motion</w:t>
            </w:r>
          </w:p>
        </w:tc>
        <w:tc>
          <w:tcPr>
            <w:tcW w:w="5917" w:type="dxa"/>
            <w:tcBorders>
              <w:top w:val="single" w:sz="6" w:space="0" w:color="auto"/>
              <w:left w:val="single" w:sz="6" w:space="0" w:color="auto"/>
              <w:bottom w:val="single" w:sz="6" w:space="0" w:color="auto"/>
              <w:right w:val="single" w:sz="6" w:space="0" w:color="auto"/>
            </w:tcBorders>
          </w:tcPr>
          <w:p w14:paraId="39C5EC1A" w14:textId="77777777" w:rsidR="002C4548" w:rsidRDefault="00980C5F" w:rsidP="002C4548">
            <w:pPr>
              <w:rPr>
                <w:sz w:val="16"/>
                <w:szCs w:val="16"/>
              </w:rPr>
            </w:pPr>
            <w:r>
              <w:rPr>
                <w:sz w:val="16"/>
                <w:szCs w:val="16"/>
              </w:rPr>
              <w:t>MBORREL4: Updated to include PaaK</w:t>
            </w:r>
          </w:p>
        </w:tc>
      </w:tr>
      <w:tr w:rsidR="002C4548" w14:paraId="64F50701" w14:textId="77777777" w:rsidTr="002C4548">
        <w:trPr>
          <w:trHeight w:val="187"/>
          <w:jc w:val="center"/>
        </w:trPr>
        <w:tc>
          <w:tcPr>
            <w:tcW w:w="1799" w:type="dxa"/>
            <w:tcBorders>
              <w:left w:val="single" w:sz="6" w:space="0" w:color="auto"/>
              <w:right w:val="single" w:sz="6" w:space="0" w:color="auto"/>
            </w:tcBorders>
          </w:tcPr>
          <w:p w14:paraId="7A26E856"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AC33D6" w14:textId="77777777" w:rsidR="002C4548" w:rsidRDefault="00980C5F" w:rsidP="002C4548">
            <w:pPr>
              <w:rPr>
                <w:sz w:val="16"/>
                <w:szCs w:val="16"/>
              </w:rPr>
            </w:pPr>
            <w:r>
              <w:rPr>
                <w:sz w:val="16"/>
                <w:szCs w:val="16"/>
              </w:rPr>
              <w:t>ENMEM-UC-REQ-161547/D-Classic Memory Only Recall via Previously Associated Keyfob/Phone</w:t>
            </w:r>
          </w:p>
        </w:tc>
        <w:tc>
          <w:tcPr>
            <w:tcW w:w="5917" w:type="dxa"/>
            <w:tcBorders>
              <w:top w:val="single" w:sz="6" w:space="0" w:color="auto"/>
              <w:left w:val="single" w:sz="6" w:space="0" w:color="auto"/>
              <w:bottom w:val="single" w:sz="6" w:space="0" w:color="auto"/>
              <w:right w:val="single" w:sz="6" w:space="0" w:color="auto"/>
            </w:tcBorders>
          </w:tcPr>
          <w:p w14:paraId="064D77AE" w14:textId="77777777" w:rsidR="002C4548" w:rsidRDefault="00980C5F" w:rsidP="002C4548">
            <w:pPr>
              <w:rPr>
                <w:sz w:val="16"/>
                <w:szCs w:val="16"/>
              </w:rPr>
            </w:pPr>
            <w:r>
              <w:rPr>
                <w:sz w:val="16"/>
                <w:szCs w:val="16"/>
              </w:rPr>
              <w:t>MBORREL4: Updated to include PaaK</w:t>
            </w:r>
          </w:p>
        </w:tc>
      </w:tr>
      <w:tr w:rsidR="002C4548" w14:paraId="04A43A97" w14:textId="77777777" w:rsidTr="002C4548">
        <w:trPr>
          <w:trHeight w:val="187"/>
          <w:jc w:val="center"/>
        </w:trPr>
        <w:tc>
          <w:tcPr>
            <w:tcW w:w="1799" w:type="dxa"/>
            <w:tcBorders>
              <w:left w:val="single" w:sz="6" w:space="0" w:color="auto"/>
              <w:right w:val="single" w:sz="6" w:space="0" w:color="auto"/>
            </w:tcBorders>
          </w:tcPr>
          <w:p w14:paraId="271AA56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492E4C" w14:textId="77777777" w:rsidR="002C4548" w:rsidRDefault="00980C5F" w:rsidP="002C4548">
            <w:pPr>
              <w:rPr>
                <w:sz w:val="16"/>
                <w:szCs w:val="16"/>
              </w:rPr>
            </w:pPr>
            <w:r>
              <w:rPr>
                <w:sz w:val="16"/>
                <w:szCs w:val="16"/>
              </w:rPr>
              <w:t xml:space="preserve">ENMEM-UC-REQ-137996/D-Recall Last Known Driver Profile </w:t>
            </w:r>
            <w:proofErr w:type="gramStart"/>
            <w:r>
              <w:rPr>
                <w:sz w:val="16"/>
                <w:szCs w:val="16"/>
              </w:rPr>
              <w:t>With</w:t>
            </w:r>
            <w:proofErr w:type="gramEnd"/>
            <w:r>
              <w:rPr>
                <w:sz w:val="16"/>
                <w:szCs w:val="16"/>
              </w:rPr>
              <w:t xml:space="preserve"> Keypad Code When A Keyfob/Phone Is Not With The User</w:t>
            </w:r>
          </w:p>
        </w:tc>
        <w:tc>
          <w:tcPr>
            <w:tcW w:w="5917" w:type="dxa"/>
            <w:tcBorders>
              <w:top w:val="single" w:sz="6" w:space="0" w:color="auto"/>
              <w:left w:val="single" w:sz="6" w:space="0" w:color="auto"/>
              <w:bottom w:val="single" w:sz="6" w:space="0" w:color="auto"/>
              <w:right w:val="single" w:sz="6" w:space="0" w:color="auto"/>
            </w:tcBorders>
          </w:tcPr>
          <w:p w14:paraId="4682026F" w14:textId="77777777" w:rsidR="002C4548" w:rsidRDefault="00980C5F" w:rsidP="002C4548">
            <w:pPr>
              <w:rPr>
                <w:sz w:val="16"/>
                <w:szCs w:val="16"/>
              </w:rPr>
            </w:pPr>
            <w:r>
              <w:rPr>
                <w:sz w:val="16"/>
                <w:szCs w:val="16"/>
              </w:rPr>
              <w:t>MBORREL4: Updated to include PaaK</w:t>
            </w:r>
          </w:p>
        </w:tc>
      </w:tr>
      <w:tr w:rsidR="002C4548" w14:paraId="4D810FC2" w14:textId="77777777" w:rsidTr="002C4548">
        <w:trPr>
          <w:trHeight w:val="187"/>
          <w:jc w:val="center"/>
        </w:trPr>
        <w:tc>
          <w:tcPr>
            <w:tcW w:w="1799" w:type="dxa"/>
            <w:tcBorders>
              <w:left w:val="single" w:sz="6" w:space="0" w:color="auto"/>
              <w:right w:val="single" w:sz="6" w:space="0" w:color="auto"/>
            </w:tcBorders>
          </w:tcPr>
          <w:p w14:paraId="2B68534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507D66" w14:textId="77777777" w:rsidR="002C4548" w:rsidRDefault="00980C5F" w:rsidP="002C4548">
            <w:pPr>
              <w:rPr>
                <w:sz w:val="16"/>
                <w:szCs w:val="16"/>
              </w:rPr>
            </w:pPr>
            <w:r>
              <w:rPr>
                <w:sz w:val="16"/>
                <w:szCs w:val="16"/>
              </w:rPr>
              <w:t>ENMEM-UC-REQ-137858/D-MyKey Overrides Driver Profile Setting</w:t>
            </w:r>
          </w:p>
        </w:tc>
        <w:tc>
          <w:tcPr>
            <w:tcW w:w="5917" w:type="dxa"/>
            <w:tcBorders>
              <w:top w:val="single" w:sz="6" w:space="0" w:color="auto"/>
              <w:left w:val="single" w:sz="6" w:space="0" w:color="auto"/>
              <w:bottom w:val="single" w:sz="6" w:space="0" w:color="auto"/>
              <w:right w:val="single" w:sz="6" w:space="0" w:color="auto"/>
            </w:tcBorders>
          </w:tcPr>
          <w:p w14:paraId="16E79663" w14:textId="77777777" w:rsidR="002C4548" w:rsidRDefault="00980C5F" w:rsidP="002C4548">
            <w:pPr>
              <w:rPr>
                <w:sz w:val="16"/>
                <w:szCs w:val="16"/>
              </w:rPr>
            </w:pPr>
            <w:r>
              <w:rPr>
                <w:sz w:val="16"/>
                <w:szCs w:val="16"/>
              </w:rPr>
              <w:t>MBORREL4: Updated to include PaaK</w:t>
            </w:r>
          </w:p>
        </w:tc>
      </w:tr>
      <w:tr w:rsidR="002C4548" w14:paraId="6F073AE8" w14:textId="77777777" w:rsidTr="002C4548">
        <w:trPr>
          <w:trHeight w:val="187"/>
          <w:jc w:val="center"/>
        </w:trPr>
        <w:tc>
          <w:tcPr>
            <w:tcW w:w="1799" w:type="dxa"/>
            <w:tcBorders>
              <w:left w:val="single" w:sz="6" w:space="0" w:color="auto"/>
              <w:right w:val="single" w:sz="6" w:space="0" w:color="auto"/>
            </w:tcBorders>
          </w:tcPr>
          <w:p w14:paraId="6B465D5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78BB77" w14:textId="77777777" w:rsidR="002C4548" w:rsidRDefault="00980C5F" w:rsidP="002C4548">
            <w:pPr>
              <w:rPr>
                <w:sz w:val="16"/>
                <w:szCs w:val="16"/>
              </w:rPr>
            </w:pPr>
            <w:r>
              <w:rPr>
                <w:sz w:val="16"/>
                <w:szCs w:val="16"/>
              </w:rPr>
              <w:t>ENMEM-UC-REQ-162575/C-Admin Key does not restrict Driver Profile associated to MyKey</w:t>
            </w:r>
          </w:p>
        </w:tc>
        <w:tc>
          <w:tcPr>
            <w:tcW w:w="5917" w:type="dxa"/>
            <w:tcBorders>
              <w:top w:val="single" w:sz="6" w:space="0" w:color="auto"/>
              <w:left w:val="single" w:sz="6" w:space="0" w:color="auto"/>
              <w:bottom w:val="single" w:sz="6" w:space="0" w:color="auto"/>
              <w:right w:val="single" w:sz="6" w:space="0" w:color="auto"/>
            </w:tcBorders>
          </w:tcPr>
          <w:p w14:paraId="03BC6F51" w14:textId="77777777" w:rsidR="002C4548" w:rsidRDefault="00980C5F" w:rsidP="002C4548">
            <w:pPr>
              <w:rPr>
                <w:sz w:val="16"/>
                <w:szCs w:val="16"/>
              </w:rPr>
            </w:pPr>
            <w:r>
              <w:rPr>
                <w:sz w:val="16"/>
                <w:szCs w:val="16"/>
              </w:rPr>
              <w:t>MBORREL4: Updated to include PaaK</w:t>
            </w:r>
          </w:p>
        </w:tc>
      </w:tr>
      <w:tr w:rsidR="002C4548" w14:paraId="4E4ED7F1" w14:textId="77777777" w:rsidTr="002C4548">
        <w:trPr>
          <w:trHeight w:val="187"/>
          <w:jc w:val="center"/>
        </w:trPr>
        <w:tc>
          <w:tcPr>
            <w:tcW w:w="1799" w:type="dxa"/>
            <w:tcBorders>
              <w:left w:val="single" w:sz="6" w:space="0" w:color="auto"/>
              <w:right w:val="single" w:sz="6" w:space="0" w:color="auto"/>
            </w:tcBorders>
          </w:tcPr>
          <w:p w14:paraId="036BD73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2CE380" w14:textId="77777777" w:rsidR="002C4548" w:rsidRDefault="00980C5F" w:rsidP="002C4548">
            <w:pPr>
              <w:rPr>
                <w:sz w:val="16"/>
                <w:szCs w:val="16"/>
              </w:rPr>
            </w:pPr>
            <w:r>
              <w:rPr>
                <w:sz w:val="16"/>
                <w:szCs w:val="16"/>
              </w:rPr>
              <w:t>ENMEM-REQ-099671/E-Keyfob/Phone Detection for Driver Profile Sign-In</w:t>
            </w:r>
          </w:p>
        </w:tc>
        <w:tc>
          <w:tcPr>
            <w:tcW w:w="5917" w:type="dxa"/>
            <w:tcBorders>
              <w:top w:val="single" w:sz="6" w:space="0" w:color="auto"/>
              <w:left w:val="single" w:sz="6" w:space="0" w:color="auto"/>
              <w:bottom w:val="single" w:sz="6" w:space="0" w:color="auto"/>
              <w:right w:val="single" w:sz="6" w:space="0" w:color="auto"/>
            </w:tcBorders>
          </w:tcPr>
          <w:p w14:paraId="64208302" w14:textId="77777777" w:rsidR="002C4548" w:rsidRDefault="00980C5F" w:rsidP="002C4548">
            <w:pPr>
              <w:rPr>
                <w:sz w:val="16"/>
                <w:szCs w:val="16"/>
              </w:rPr>
            </w:pPr>
            <w:r>
              <w:rPr>
                <w:sz w:val="16"/>
                <w:szCs w:val="16"/>
              </w:rPr>
              <w:t>MBORREL4: Updated to include PaaK</w:t>
            </w:r>
          </w:p>
        </w:tc>
      </w:tr>
      <w:tr w:rsidR="002C4548" w14:paraId="6CAA8AF6" w14:textId="77777777" w:rsidTr="002C4548">
        <w:trPr>
          <w:trHeight w:val="187"/>
          <w:jc w:val="center"/>
        </w:trPr>
        <w:tc>
          <w:tcPr>
            <w:tcW w:w="1799" w:type="dxa"/>
            <w:tcBorders>
              <w:left w:val="single" w:sz="6" w:space="0" w:color="auto"/>
              <w:right w:val="single" w:sz="6" w:space="0" w:color="auto"/>
            </w:tcBorders>
          </w:tcPr>
          <w:p w14:paraId="41BF07D3"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9C0A3C" w14:textId="77777777" w:rsidR="002C4548" w:rsidRDefault="00980C5F" w:rsidP="002C4548">
            <w:pPr>
              <w:rPr>
                <w:sz w:val="16"/>
                <w:szCs w:val="16"/>
              </w:rPr>
            </w:pPr>
            <w:r>
              <w:rPr>
                <w:sz w:val="16"/>
                <w:szCs w:val="16"/>
              </w:rPr>
              <w:t xml:space="preserve">ENMEM-ACT-REQ-099384/D-Sign </w:t>
            </w:r>
            <w:proofErr w:type="gramStart"/>
            <w:r>
              <w:rPr>
                <w:sz w:val="16"/>
                <w:szCs w:val="16"/>
              </w:rPr>
              <w:t>Into</w:t>
            </w:r>
            <w:proofErr w:type="gramEnd"/>
            <w:r>
              <w:rPr>
                <w:sz w:val="16"/>
                <w:szCs w:val="16"/>
              </w:rPr>
              <w:t xml:space="preserve">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75417ECE" w14:textId="77777777" w:rsidR="002C4548" w:rsidRDefault="00980C5F" w:rsidP="002C4548">
            <w:pPr>
              <w:rPr>
                <w:sz w:val="16"/>
                <w:szCs w:val="16"/>
              </w:rPr>
            </w:pPr>
            <w:r>
              <w:rPr>
                <w:sz w:val="16"/>
                <w:szCs w:val="16"/>
              </w:rPr>
              <w:t>MBORREL4: Updated to include PaaK</w:t>
            </w:r>
          </w:p>
        </w:tc>
      </w:tr>
      <w:tr w:rsidR="002C4548" w14:paraId="053A078C" w14:textId="77777777" w:rsidTr="002C4548">
        <w:trPr>
          <w:trHeight w:val="187"/>
          <w:jc w:val="center"/>
        </w:trPr>
        <w:tc>
          <w:tcPr>
            <w:tcW w:w="1799" w:type="dxa"/>
            <w:tcBorders>
              <w:left w:val="single" w:sz="6" w:space="0" w:color="auto"/>
              <w:right w:val="single" w:sz="6" w:space="0" w:color="auto"/>
            </w:tcBorders>
          </w:tcPr>
          <w:p w14:paraId="65A1EF62"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06971B9" w14:textId="77777777" w:rsidR="002C4548" w:rsidRDefault="00980C5F" w:rsidP="002C4548">
            <w:pPr>
              <w:rPr>
                <w:sz w:val="16"/>
                <w:szCs w:val="16"/>
              </w:rPr>
            </w:pPr>
            <w:r>
              <w:rPr>
                <w:sz w:val="16"/>
                <w:szCs w:val="16"/>
              </w:rPr>
              <w:t xml:space="preserve">ENMEM-SD-REQ-099432/D-Sign </w:t>
            </w:r>
            <w:proofErr w:type="gramStart"/>
            <w:r>
              <w:rPr>
                <w:sz w:val="16"/>
                <w:szCs w:val="16"/>
              </w:rPr>
              <w:t>Into</w:t>
            </w:r>
            <w:proofErr w:type="gramEnd"/>
            <w:r>
              <w:rPr>
                <w:sz w:val="16"/>
                <w:szCs w:val="16"/>
              </w:rPr>
              <w:t xml:space="preserve"> Driver Profile Via Keyfob/Phone</w:t>
            </w:r>
          </w:p>
        </w:tc>
        <w:tc>
          <w:tcPr>
            <w:tcW w:w="5917" w:type="dxa"/>
            <w:tcBorders>
              <w:top w:val="single" w:sz="6" w:space="0" w:color="auto"/>
              <w:left w:val="single" w:sz="6" w:space="0" w:color="auto"/>
              <w:bottom w:val="single" w:sz="6" w:space="0" w:color="auto"/>
              <w:right w:val="single" w:sz="6" w:space="0" w:color="auto"/>
            </w:tcBorders>
          </w:tcPr>
          <w:p w14:paraId="383C87FF" w14:textId="77777777" w:rsidR="002C4548" w:rsidRDefault="00980C5F" w:rsidP="002C4548">
            <w:pPr>
              <w:rPr>
                <w:sz w:val="16"/>
                <w:szCs w:val="16"/>
              </w:rPr>
            </w:pPr>
            <w:r>
              <w:rPr>
                <w:sz w:val="16"/>
                <w:szCs w:val="16"/>
              </w:rPr>
              <w:t>MBORREL4: Updated to include PaaK</w:t>
            </w:r>
          </w:p>
        </w:tc>
      </w:tr>
      <w:tr w:rsidR="002C4548" w14:paraId="7EF30B25" w14:textId="77777777" w:rsidTr="002C4548">
        <w:trPr>
          <w:trHeight w:val="187"/>
          <w:jc w:val="center"/>
        </w:trPr>
        <w:tc>
          <w:tcPr>
            <w:tcW w:w="1799" w:type="dxa"/>
            <w:tcBorders>
              <w:left w:val="single" w:sz="6" w:space="0" w:color="auto"/>
              <w:right w:val="single" w:sz="6" w:space="0" w:color="auto"/>
            </w:tcBorders>
          </w:tcPr>
          <w:p w14:paraId="1E404B6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992AC0" w14:textId="77777777" w:rsidR="002C4548" w:rsidRDefault="00980C5F" w:rsidP="002C4548">
            <w:pPr>
              <w:rPr>
                <w:sz w:val="16"/>
                <w:szCs w:val="16"/>
              </w:rPr>
            </w:pPr>
            <w:r>
              <w:rPr>
                <w:sz w:val="16"/>
                <w:szCs w:val="16"/>
              </w:rPr>
              <w:t>STR-176719/C-Use Cases</w:t>
            </w:r>
          </w:p>
        </w:tc>
        <w:tc>
          <w:tcPr>
            <w:tcW w:w="5917" w:type="dxa"/>
            <w:tcBorders>
              <w:top w:val="single" w:sz="6" w:space="0" w:color="auto"/>
              <w:left w:val="single" w:sz="6" w:space="0" w:color="auto"/>
              <w:bottom w:val="single" w:sz="6" w:space="0" w:color="auto"/>
              <w:right w:val="single" w:sz="6" w:space="0" w:color="auto"/>
            </w:tcBorders>
          </w:tcPr>
          <w:p w14:paraId="4609BF0C" w14:textId="77777777" w:rsidR="002C4548" w:rsidRDefault="00980C5F" w:rsidP="002C4548">
            <w:pPr>
              <w:rPr>
                <w:sz w:val="16"/>
                <w:szCs w:val="16"/>
              </w:rPr>
            </w:pPr>
            <w:r>
              <w:rPr>
                <w:sz w:val="16"/>
                <w:szCs w:val="16"/>
              </w:rPr>
              <w:t>MBORREL4: Added REQ-232959</w:t>
            </w:r>
          </w:p>
        </w:tc>
      </w:tr>
      <w:tr w:rsidR="002C4548" w14:paraId="41A83614" w14:textId="77777777" w:rsidTr="002C4548">
        <w:trPr>
          <w:trHeight w:val="187"/>
          <w:jc w:val="center"/>
        </w:trPr>
        <w:tc>
          <w:tcPr>
            <w:tcW w:w="1799" w:type="dxa"/>
            <w:tcBorders>
              <w:left w:val="single" w:sz="6" w:space="0" w:color="auto"/>
              <w:right w:val="single" w:sz="6" w:space="0" w:color="auto"/>
            </w:tcBorders>
          </w:tcPr>
          <w:p w14:paraId="4CFF77D6"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A52E12" w14:textId="77777777" w:rsidR="002C4548" w:rsidRDefault="00980C5F" w:rsidP="002C4548">
            <w:pPr>
              <w:rPr>
                <w:sz w:val="16"/>
                <w:szCs w:val="16"/>
              </w:rPr>
            </w:pPr>
            <w:r>
              <w:rPr>
                <w:sz w:val="16"/>
                <w:szCs w:val="16"/>
              </w:rPr>
              <w:t>ENMEM-UC-REQ-095908/D-Associate Keyfob/Phone to a Driver Profile</w:t>
            </w:r>
          </w:p>
        </w:tc>
        <w:tc>
          <w:tcPr>
            <w:tcW w:w="5917" w:type="dxa"/>
            <w:tcBorders>
              <w:top w:val="single" w:sz="6" w:space="0" w:color="auto"/>
              <w:left w:val="single" w:sz="6" w:space="0" w:color="auto"/>
              <w:bottom w:val="single" w:sz="6" w:space="0" w:color="auto"/>
              <w:right w:val="single" w:sz="6" w:space="0" w:color="auto"/>
            </w:tcBorders>
          </w:tcPr>
          <w:p w14:paraId="7EE566DD" w14:textId="77777777" w:rsidR="002C4548" w:rsidRDefault="00980C5F" w:rsidP="002C4548">
            <w:pPr>
              <w:rPr>
                <w:sz w:val="16"/>
                <w:szCs w:val="16"/>
              </w:rPr>
            </w:pPr>
            <w:r>
              <w:rPr>
                <w:sz w:val="16"/>
                <w:szCs w:val="16"/>
              </w:rPr>
              <w:t>MBORREL4: Updated to include PaaK</w:t>
            </w:r>
          </w:p>
        </w:tc>
      </w:tr>
      <w:tr w:rsidR="002C4548" w14:paraId="3E64AAED" w14:textId="77777777" w:rsidTr="002C4548">
        <w:trPr>
          <w:trHeight w:val="187"/>
          <w:jc w:val="center"/>
        </w:trPr>
        <w:tc>
          <w:tcPr>
            <w:tcW w:w="1799" w:type="dxa"/>
            <w:tcBorders>
              <w:left w:val="single" w:sz="6" w:space="0" w:color="auto"/>
              <w:right w:val="single" w:sz="6" w:space="0" w:color="auto"/>
            </w:tcBorders>
          </w:tcPr>
          <w:p w14:paraId="6D2F789A"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3295E5" w14:textId="77777777" w:rsidR="002C4548" w:rsidRDefault="00980C5F" w:rsidP="002C4548">
            <w:pPr>
              <w:rPr>
                <w:sz w:val="16"/>
                <w:szCs w:val="16"/>
              </w:rPr>
            </w:pPr>
            <w:r>
              <w:rPr>
                <w:sz w:val="16"/>
                <w:szCs w:val="16"/>
              </w:rPr>
              <w:t>ENMEM-UC-REQ-095925/C-Attempt to Associate Already Associated Keyfob/Phone</w:t>
            </w:r>
          </w:p>
        </w:tc>
        <w:tc>
          <w:tcPr>
            <w:tcW w:w="5917" w:type="dxa"/>
            <w:tcBorders>
              <w:top w:val="single" w:sz="6" w:space="0" w:color="auto"/>
              <w:left w:val="single" w:sz="6" w:space="0" w:color="auto"/>
              <w:bottom w:val="single" w:sz="6" w:space="0" w:color="auto"/>
              <w:right w:val="single" w:sz="6" w:space="0" w:color="auto"/>
            </w:tcBorders>
          </w:tcPr>
          <w:p w14:paraId="1CAD460A" w14:textId="77777777" w:rsidR="002C4548" w:rsidRDefault="00980C5F" w:rsidP="002C4548">
            <w:pPr>
              <w:rPr>
                <w:sz w:val="16"/>
                <w:szCs w:val="16"/>
              </w:rPr>
            </w:pPr>
            <w:r>
              <w:rPr>
                <w:sz w:val="16"/>
                <w:szCs w:val="16"/>
              </w:rPr>
              <w:t>MBORREL4: Updated to include PaaK</w:t>
            </w:r>
          </w:p>
        </w:tc>
      </w:tr>
      <w:tr w:rsidR="002C4548" w14:paraId="431C4FE5" w14:textId="77777777" w:rsidTr="002C4548">
        <w:trPr>
          <w:trHeight w:val="187"/>
          <w:jc w:val="center"/>
        </w:trPr>
        <w:tc>
          <w:tcPr>
            <w:tcW w:w="1799" w:type="dxa"/>
            <w:tcBorders>
              <w:left w:val="single" w:sz="6" w:space="0" w:color="auto"/>
              <w:right w:val="single" w:sz="6" w:space="0" w:color="auto"/>
            </w:tcBorders>
          </w:tcPr>
          <w:p w14:paraId="36FE0FE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B4E789" w14:textId="77777777" w:rsidR="002C4548" w:rsidRDefault="00980C5F" w:rsidP="002C4548">
            <w:pPr>
              <w:rPr>
                <w:sz w:val="16"/>
                <w:szCs w:val="16"/>
              </w:rPr>
            </w:pPr>
            <w:r>
              <w:rPr>
                <w:sz w:val="16"/>
                <w:szCs w:val="16"/>
              </w:rPr>
              <w:t>ENMEM-UC-REQ-195889/C-Associate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76234BB5" w14:textId="77777777" w:rsidR="002C4548" w:rsidRDefault="00980C5F" w:rsidP="002C4548">
            <w:pPr>
              <w:rPr>
                <w:sz w:val="16"/>
                <w:szCs w:val="16"/>
              </w:rPr>
            </w:pPr>
            <w:r>
              <w:rPr>
                <w:sz w:val="16"/>
                <w:szCs w:val="16"/>
              </w:rPr>
              <w:t>MBORREL4: Updated to include PaaK</w:t>
            </w:r>
          </w:p>
        </w:tc>
      </w:tr>
      <w:tr w:rsidR="002C4548" w14:paraId="7821EEF4" w14:textId="77777777" w:rsidTr="002C4548">
        <w:trPr>
          <w:trHeight w:val="187"/>
          <w:jc w:val="center"/>
        </w:trPr>
        <w:tc>
          <w:tcPr>
            <w:tcW w:w="1799" w:type="dxa"/>
            <w:tcBorders>
              <w:left w:val="single" w:sz="6" w:space="0" w:color="auto"/>
              <w:right w:val="single" w:sz="6" w:space="0" w:color="auto"/>
            </w:tcBorders>
          </w:tcPr>
          <w:p w14:paraId="3031E8D2"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BD97F6" w14:textId="77777777" w:rsidR="002C4548" w:rsidRDefault="00980C5F" w:rsidP="002C4548">
            <w:pPr>
              <w:rPr>
                <w:sz w:val="16"/>
                <w:szCs w:val="16"/>
              </w:rPr>
            </w:pPr>
            <w:r>
              <w:rPr>
                <w:sz w:val="16"/>
                <w:szCs w:val="16"/>
              </w:rPr>
              <w:t>ENMEM-UC-REQ-095927/C-Disassociate Keyfob/Phone from a Driver Profile</w:t>
            </w:r>
          </w:p>
        </w:tc>
        <w:tc>
          <w:tcPr>
            <w:tcW w:w="5917" w:type="dxa"/>
            <w:tcBorders>
              <w:top w:val="single" w:sz="6" w:space="0" w:color="auto"/>
              <w:left w:val="single" w:sz="6" w:space="0" w:color="auto"/>
              <w:bottom w:val="single" w:sz="6" w:space="0" w:color="auto"/>
              <w:right w:val="single" w:sz="6" w:space="0" w:color="auto"/>
            </w:tcBorders>
          </w:tcPr>
          <w:p w14:paraId="557B5969" w14:textId="77777777" w:rsidR="002C4548" w:rsidRDefault="00980C5F" w:rsidP="002C4548">
            <w:pPr>
              <w:rPr>
                <w:sz w:val="16"/>
                <w:szCs w:val="16"/>
              </w:rPr>
            </w:pPr>
            <w:r>
              <w:rPr>
                <w:sz w:val="16"/>
                <w:szCs w:val="16"/>
              </w:rPr>
              <w:t>MBORREL4: Updated to include PaaK</w:t>
            </w:r>
          </w:p>
        </w:tc>
      </w:tr>
      <w:tr w:rsidR="002C4548" w14:paraId="24A38AE2" w14:textId="77777777" w:rsidTr="002C4548">
        <w:trPr>
          <w:trHeight w:val="187"/>
          <w:jc w:val="center"/>
        </w:trPr>
        <w:tc>
          <w:tcPr>
            <w:tcW w:w="1799" w:type="dxa"/>
            <w:tcBorders>
              <w:left w:val="single" w:sz="6" w:space="0" w:color="auto"/>
              <w:right w:val="single" w:sz="6" w:space="0" w:color="auto"/>
            </w:tcBorders>
          </w:tcPr>
          <w:p w14:paraId="48D8F05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8A0503" w14:textId="77777777" w:rsidR="002C4548" w:rsidRDefault="00980C5F" w:rsidP="002C4548">
            <w:pPr>
              <w:rPr>
                <w:sz w:val="16"/>
                <w:szCs w:val="16"/>
              </w:rPr>
            </w:pPr>
            <w:r>
              <w:rPr>
                <w:sz w:val="16"/>
                <w:szCs w:val="16"/>
              </w:rPr>
              <w:t>ENMEM-UC-REQ-232959/A-Disassociate Phone from Driver Profiles after Phone is Erased/Revoked</w:t>
            </w:r>
          </w:p>
        </w:tc>
        <w:tc>
          <w:tcPr>
            <w:tcW w:w="5917" w:type="dxa"/>
            <w:tcBorders>
              <w:top w:val="single" w:sz="6" w:space="0" w:color="auto"/>
              <w:left w:val="single" w:sz="6" w:space="0" w:color="auto"/>
              <w:bottom w:val="single" w:sz="6" w:space="0" w:color="auto"/>
              <w:right w:val="single" w:sz="6" w:space="0" w:color="auto"/>
            </w:tcBorders>
          </w:tcPr>
          <w:p w14:paraId="5AEF2D23" w14:textId="77777777" w:rsidR="002C4548" w:rsidRDefault="00980C5F" w:rsidP="002C4548">
            <w:pPr>
              <w:rPr>
                <w:sz w:val="16"/>
                <w:szCs w:val="16"/>
              </w:rPr>
            </w:pPr>
            <w:r>
              <w:rPr>
                <w:sz w:val="16"/>
                <w:szCs w:val="16"/>
              </w:rPr>
              <w:t>MBORREL4: New req. for PaaK</w:t>
            </w:r>
          </w:p>
        </w:tc>
      </w:tr>
      <w:tr w:rsidR="002C4548" w14:paraId="55908059" w14:textId="77777777" w:rsidTr="002C4548">
        <w:trPr>
          <w:trHeight w:val="187"/>
          <w:jc w:val="center"/>
        </w:trPr>
        <w:tc>
          <w:tcPr>
            <w:tcW w:w="1799" w:type="dxa"/>
            <w:tcBorders>
              <w:left w:val="single" w:sz="6" w:space="0" w:color="auto"/>
              <w:right w:val="single" w:sz="6" w:space="0" w:color="auto"/>
            </w:tcBorders>
          </w:tcPr>
          <w:p w14:paraId="3113BA8C"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E85A69" w14:textId="77777777" w:rsidR="002C4548" w:rsidRDefault="00980C5F" w:rsidP="002C4548">
            <w:pPr>
              <w:rPr>
                <w:sz w:val="16"/>
                <w:szCs w:val="16"/>
              </w:rPr>
            </w:pPr>
            <w:r>
              <w:rPr>
                <w:sz w:val="16"/>
                <w:szCs w:val="16"/>
              </w:rPr>
              <w:t>ENMEM-UC-REQ-095929/C-Delete a Driver Profile</w:t>
            </w:r>
          </w:p>
        </w:tc>
        <w:tc>
          <w:tcPr>
            <w:tcW w:w="5917" w:type="dxa"/>
            <w:tcBorders>
              <w:top w:val="single" w:sz="6" w:space="0" w:color="auto"/>
              <w:left w:val="single" w:sz="6" w:space="0" w:color="auto"/>
              <w:bottom w:val="single" w:sz="6" w:space="0" w:color="auto"/>
              <w:right w:val="single" w:sz="6" w:space="0" w:color="auto"/>
            </w:tcBorders>
          </w:tcPr>
          <w:p w14:paraId="58E147E8" w14:textId="77777777" w:rsidR="002C4548" w:rsidRDefault="00980C5F" w:rsidP="002C4548">
            <w:pPr>
              <w:rPr>
                <w:sz w:val="16"/>
                <w:szCs w:val="16"/>
              </w:rPr>
            </w:pPr>
            <w:r>
              <w:rPr>
                <w:sz w:val="16"/>
                <w:szCs w:val="16"/>
              </w:rPr>
              <w:t>MBORREL4: Updated to include PaaK</w:t>
            </w:r>
          </w:p>
        </w:tc>
      </w:tr>
      <w:tr w:rsidR="002C4548" w14:paraId="37AA6665" w14:textId="77777777" w:rsidTr="002C4548">
        <w:trPr>
          <w:trHeight w:val="187"/>
          <w:jc w:val="center"/>
        </w:trPr>
        <w:tc>
          <w:tcPr>
            <w:tcW w:w="1799" w:type="dxa"/>
            <w:tcBorders>
              <w:left w:val="single" w:sz="6" w:space="0" w:color="auto"/>
              <w:right w:val="single" w:sz="6" w:space="0" w:color="auto"/>
            </w:tcBorders>
          </w:tcPr>
          <w:p w14:paraId="2398B3D8"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383352" w14:textId="77777777" w:rsidR="002C4548" w:rsidRDefault="00980C5F" w:rsidP="002C4548">
            <w:pPr>
              <w:rPr>
                <w:sz w:val="16"/>
                <w:szCs w:val="16"/>
              </w:rPr>
            </w:pPr>
            <w:r>
              <w:rPr>
                <w:sz w:val="16"/>
                <w:szCs w:val="16"/>
              </w:rPr>
              <w:t>ENMEM-UC-REQ-195890/B-Delete All Driver Profiles via Master Reset</w:t>
            </w:r>
          </w:p>
        </w:tc>
        <w:tc>
          <w:tcPr>
            <w:tcW w:w="5917" w:type="dxa"/>
            <w:tcBorders>
              <w:top w:val="single" w:sz="6" w:space="0" w:color="auto"/>
              <w:left w:val="single" w:sz="6" w:space="0" w:color="auto"/>
              <w:bottom w:val="single" w:sz="6" w:space="0" w:color="auto"/>
              <w:right w:val="single" w:sz="6" w:space="0" w:color="auto"/>
            </w:tcBorders>
          </w:tcPr>
          <w:p w14:paraId="6B15A010" w14:textId="77777777" w:rsidR="002C4548" w:rsidRDefault="00980C5F" w:rsidP="002C4548">
            <w:pPr>
              <w:rPr>
                <w:sz w:val="16"/>
                <w:szCs w:val="16"/>
              </w:rPr>
            </w:pPr>
            <w:r>
              <w:rPr>
                <w:sz w:val="16"/>
                <w:szCs w:val="16"/>
              </w:rPr>
              <w:t>MBORREL4: Updated to include PaaK</w:t>
            </w:r>
          </w:p>
        </w:tc>
      </w:tr>
      <w:tr w:rsidR="002C4548" w14:paraId="67209E73" w14:textId="77777777" w:rsidTr="002C4548">
        <w:trPr>
          <w:trHeight w:val="187"/>
          <w:jc w:val="center"/>
        </w:trPr>
        <w:tc>
          <w:tcPr>
            <w:tcW w:w="1799" w:type="dxa"/>
            <w:tcBorders>
              <w:left w:val="single" w:sz="6" w:space="0" w:color="auto"/>
              <w:right w:val="single" w:sz="6" w:space="0" w:color="auto"/>
            </w:tcBorders>
          </w:tcPr>
          <w:p w14:paraId="1F270FC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8950C07" w14:textId="77777777" w:rsidR="002C4548" w:rsidRDefault="00980C5F" w:rsidP="002C4548">
            <w:pPr>
              <w:rPr>
                <w:sz w:val="16"/>
                <w:szCs w:val="16"/>
              </w:rPr>
            </w:pPr>
            <w:r>
              <w:rPr>
                <w:sz w:val="16"/>
                <w:szCs w:val="16"/>
              </w:rPr>
              <w:t>ENMEM-UC-REQ-096802/D-User Aborts or System Cancel Event Occurs During Keyfob/Phone Association Process</w:t>
            </w:r>
          </w:p>
        </w:tc>
        <w:tc>
          <w:tcPr>
            <w:tcW w:w="5917" w:type="dxa"/>
            <w:tcBorders>
              <w:top w:val="single" w:sz="6" w:space="0" w:color="auto"/>
              <w:left w:val="single" w:sz="6" w:space="0" w:color="auto"/>
              <w:bottom w:val="single" w:sz="6" w:space="0" w:color="auto"/>
              <w:right w:val="single" w:sz="6" w:space="0" w:color="auto"/>
            </w:tcBorders>
          </w:tcPr>
          <w:p w14:paraId="48FB2E00" w14:textId="77777777" w:rsidR="002C4548" w:rsidRDefault="00980C5F" w:rsidP="002C4548">
            <w:pPr>
              <w:rPr>
                <w:sz w:val="16"/>
                <w:szCs w:val="16"/>
              </w:rPr>
            </w:pPr>
            <w:r>
              <w:rPr>
                <w:sz w:val="16"/>
                <w:szCs w:val="16"/>
              </w:rPr>
              <w:t>MBORREL4: Updated to include PaaK</w:t>
            </w:r>
          </w:p>
        </w:tc>
      </w:tr>
      <w:tr w:rsidR="002C4548" w14:paraId="06AD4B2F" w14:textId="77777777" w:rsidTr="002C4548">
        <w:trPr>
          <w:trHeight w:val="187"/>
          <w:jc w:val="center"/>
        </w:trPr>
        <w:tc>
          <w:tcPr>
            <w:tcW w:w="1799" w:type="dxa"/>
            <w:tcBorders>
              <w:left w:val="single" w:sz="6" w:space="0" w:color="auto"/>
              <w:right w:val="single" w:sz="6" w:space="0" w:color="auto"/>
            </w:tcBorders>
          </w:tcPr>
          <w:p w14:paraId="696B838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A2E05C" w14:textId="77777777" w:rsidR="002C4548" w:rsidRDefault="00980C5F" w:rsidP="002C4548">
            <w:pPr>
              <w:rPr>
                <w:sz w:val="16"/>
                <w:szCs w:val="16"/>
              </w:rPr>
            </w:pPr>
            <w:r>
              <w:rPr>
                <w:sz w:val="16"/>
                <w:szCs w:val="16"/>
              </w:rPr>
              <w:t>STR-176718/D-Requirements</w:t>
            </w:r>
          </w:p>
        </w:tc>
        <w:tc>
          <w:tcPr>
            <w:tcW w:w="5917" w:type="dxa"/>
            <w:tcBorders>
              <w:top w:val="single" w:sz="6" w:space="0" w:color="auto"/>
              <w:left w:val="single" w:sz="6" w:space="0" w:color="auto"/>
              <w:bottom w:val="single" w:sz="6" w:space="0" w:color="auto"/>
              <w:right w:val="single" w:sz="6" w:space="0" w:color="auto"/>
            </w:tcBorders>
          </w:tcPr>
          <w:p w14:paraId="6F861A56" w14:textId="77777777" w:rsidR="002C4548" w:rsidRDefault="00980C5F" w:rsidP="002C4548">
            <w:pPr>
              <w:rPr>
                <w:sz w:val="16"/>
                <w:szCs w:val="16"/>
              </w:rPr>
            </w:pPr>
            <w:r>
              <w:rPr>
                <w:sz w:val="16"/>
                <w:szCs w:val="16"/>
              </w:rPr>
              <w:t>MBORREL4: Added REQ-232984 &amp; REQ-233009</w:t>
            </w:r>
          </w:p>
        </w:tc>
      </w:tr>
      <w:tr w:rsidR="002C4548" w14:paraId="62FD4D9F" w14:textId="77777777" w:rsidTr="002C4548">
        <w:trPr>
          <w:trHeight w:val="187"/>
          <w:jc w:val="center"/>
        </w:trPr>
        <w:tc>
          <w:tcPr>
            <w:tcW w:w="1799" w:type="dxa"/>
            <w:tcBorders>
              <w:left w:val="single" w:sz="6" w:space="0" w:color="auto"/>
              <w:right w:val="single" w:sz="6" w:space="0" w:color="auto"/>
            </w:tcBorders>
          </w:tcPr>
          <w:p w14:paraId="4129F9F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66E21B" w14:textId="77777777" w:rsidR="002C4548" w:rsidRDefault="00980C5F" w:rsidP="002C4548">
            <w:pPr>
              <w:rPr>
                <w:sz w:val="16"/>
                <w:szCs w:val="16"/>
              </w:rPr>
            </w:pPr>
            <w:r>
              <w:rPr>
                <w:sz w:val="16"/>
                <w:szCs w:val="16"/>
              </w:rPr>
              <w:t>ENMEM-SR-REQ-232984/A-Configurable Parameter to Enable PaaK HMI</w:t>
            </w:r>
          </w:p>
        </w:tc>
        <w:tc>
          <w:tcPr>
            <w:tcW w:w="5917" w:type="dxa"/>
            <w:tcBorders>
              <w:top w:val="single" w:sz="6" w:space="0" w:color="auto"/>
              <w:left w:val="single" w:sz="6" w:space="0" w:color="auto"/>
              <w:bottom w:val="single" w:sz="6" w:space="0" w:color="auto"/>
              <w:right w:val="single" w:sz="6" w:space="0" w:color="auto"/>
            </w:tcBorders>
          </w:tcPr>
          <w:p w14:paraId="3FFCDED4" w14:textId="77777777" w:rsidR="002C4548" w:rsidRDefault="00980C5F" w:rsidP="002C4548">
            <w:pPr>
              <w:rPr>
                <w:sz w:val="16"/>
                <w:szCs w:val="16"/>
              </w:rPr>
            </w:pPr>
            <w:r>
              <w:rPr>
                <w:sz w:val="16"/>
                <w:szCs w:val="16"/>
              </w:rPr>
              <w:t>MBORREL4: New req. and config bit for InterfaceClient to support PaaK</w:t>
            </w:r>
          </w:p>
        </w:tc>
      </w:tr>
      <w:tr w:rsidR="002C4548" w14:paraId="64B43EE9" w14:textId="77777777" w:rsidTr="002C4548">
        <w:trPr>
          <w:trHeight w:val="187"/>
          <w:jc w:val="center"/>
        </w:trPr>
        <w:tc>
          <w:tcPr>
            <w:tcW w:w="1799" w:type="dxa"/>
            <w:tcBorders>
              <w:left w:val="single" w:sz="6" w:space="0" w:color="auto"/>
              <w:right w:val="single" w:sz="6" w:space="0" w:color="auto"/>
            </w:tcBorders>
          </w:tcPr>
          <w:p w14:paraId="2A97BF1B"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A8B2955" w14:textId="77777777" w:rsidR="002C4548" w:rsidRDefault="00980C5F" w:rsidP="002C4548">
            <w:pPr>
              <w:rPr>
                <w:sz w:val="16"/>
                <w:szCs w:val="16"/>
              </w:rPr>
            </w:pPr>
            <w:r>
              <w:rPr>
                <w:sz w:val="16"/>
                <w:szCs w:val="16"/>
              </w:rPr>
              <w:t>ENMEM-REQ-116801/D-Retain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67BD5008" w14:textId="77777777" w:rsidR="002C4548" w:rsidRDefault="00980C5F" w:rsidP="002C4548">
            <w:pPr>
              <w:rPr>
                <w:sz w:val="16"/>
                <w:szCs w:val="16"/>
              </w:rPr>
            </w:pPr>
            <w:r>
              <w:rPr>
                <w:sz w:val="16"/>
                <w:szCs w:val="16"/>
              </w:rPr>
              <w:t>MBORREL4: Updated to include PaaK</w:t>
            </w:r>
          </w:p>
        </w:tc>
      </w:tr>
      <w:tr w:rsidR="002C4548" w14:paraId="7CD31FD6" w14:textId="77777777" w:rsidTr="002C4548">
        <w:trPr>
          <w:trHeight w:val="187"/>
          <w:jc w:val="center"/>
        </w:trPr>
        <w:tc>
          <w:tcPr>
            <w:tcW w:w="1799" w:type="dxa"/>
            <w:tcBorders>
              <w:left w:val="single" w:sz="6" w:space="0" w:color="auto"/>
              <w:right w:val="single" w:sz="6" w:space="0" w:color="auto"/>
            </w:tcBorders>
          </w:tcPr>
          <w:p w14:paraId="71DE621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65BFFA" w14:textId="77777777" w:rsidR="002C4548" w:rsidRDefault="00980C5F" w:rsidP="002C4548">
            <w:pPr>
              <w:rPr>
                <w:sz w:val="16"/>
                <w:szCs w:val="16"/>
              </w:rPr>
            </w:pPr>
            <w:r>
              <w:rPr>
                <w:sz w:val="16"/>
                <w:szCs w:val="16"/>
              </w:rPr>
              <w:t>ENMEM-REQ-116802/D-Profile Creation Interruption</w:t>
            </w:r>
          </w:p>
        </w:tc>
        <w:tc>
          <w:tcPr>
            <w:tcW w:w="5917" w:type="dxa"/>
            <w:tcBorders>
              <w:top w:val="single" w:sz="6" w:space="0" w:color="auto"/>
              <w:left w:val="single" w:sz="6" w:space="0" w:color="auto"/>
              <w:bottom w:val="single" w:sz="6" w:space="0" w:color="auto"/>
              <w:right w:val="single" w:sz="6" w:space="0" w:color="auto"/>
            </w:tcBorders>
          </w:tcPr>
          <w:p w14:paraId="0982DFDF" w14:textId="77777777" w:rsidR="002C4548" w:rsidRDefault="00980C5F" w:rsidP="002C4548">
            <w:pPr>
              <w:rPr>
                <w:sz w:val="16"/>
                <w:szCs w:val="16"/>
              </w:rPr>
            </w:pPr>
            <w:r>
              <w:rPr>
                <w:sz w:val="16"/>
                <w:szCs w:val="16"/>
              </w:rPr>
              <w:t>MBORREL4: Updated to include PaaK</w:t>
            </w:r>
          </w:p>
        </w:tc>
      </w:tr>
      <w:tr w:rsidR="002C4548" w14:paraId="0F796EA2" w14:textId="77777777" w:rsidTr="002C4548">
        <w:trPr>
          <w:trHeight w:val="187"/>
          <w:jc w:val="center"/>
        </w:trPr>
        <w:tc>
          <w:tcPr>
            <w:tcW w:w="1799" w:type="dxa"/>
            <w:tcBorders>
              <w:left w:val="single" w:sz="6" w:space="0" w:color="auto"/>
              <w:right w:val="single" w:sz="6" w:space="0" w:color="auto"/>
            </w:tcBorders>
          </w:tcPr>
          <w:p w14:paraId="4A794CE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89076D" w14:textId="77777777" w:rsidR="002C4548" w:rsidRDefault="00980C5F"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65EEA694" w14:textId="77777777" w:rsidR="002C4548" w:rsidRDefault="00980C5F" w:rsidP="002C4548">
            <w:pPr>
              <w:rPr>
                <w:sz w:val="16"/>
                <w:szCs w:val="16"/>
              </w:rPr>
            </w:pPr>
            <w:r>
              <w:rPr>
                <w:sz w:val="16"/>
                <w:szCs w:val="16"/>
              </w:rPr>
              <w:t>MBORREL4: New req. for PaaK</w:t>
            </w:r>
          </w:p>
        </w:tc>
      </w:tr>
      <w:tr w:rsidR="002C4548" w14:paraId="428D8C7C" w14:textId="77777777" w:rsidTr="002C4548">
        <w:trPr>
          <w:trHeight w:val="187"/>
          <w:jc w:val="center"/>
        </w:trPr>
        <w:tc>
          <w:tcPr>
            <w:tcW w:w="1799" w:type="dxa"/>
            <w:tcBorders>
              <w:left w:val="single" w:sz="6" w:space="0" w:color="auto"/>
              <w:right w:val="single" w:sz="6" w:space="0" w:color="auto"/>
            </w:tcBorders>
          </w:tcPr>
          <w:p w14:paraId="409601C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CF5A0E" w14:textId="77777777" w:rsidR="002C4548" w:rsidRDefault="00980C5F" w:rsidP="002C4548">
            <w:pPr>
              <w:rPr>
                <w:sz w:val="16"/>
                <w:szCs w:val="16"/>
              </w:rPr>
            </w:pPr>
            <w:r>
              <w:rPr>
                <w:sz w:val="16"/>
                <w:szCs w:val="16"/>
              </w:rPr>
              <w:t>ENMEM-REQ-198928/B-Button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0EBEA35B" w14:textId="77777777" w:rsidR="002C4548" w:rsidRDefault="00980C5F" w:rsidP="002C4548">
            <w:pPr>
              <w:rPr>
                <w:sz w:val="16"/>
                <w:szCs w:val="16"/>
              </w:rPr>
            </w:pPr>
            <w:r>
              <w:rPr>
                <w:sz w:val="16"/>
                <w:szCs w:val="16"/>
              </w:rPr>
              <w:t xml:space="preserve">MBORREL4: Removed </w:t>
            </w:r>
            <w:proofErr w:type="spellStart"/>
            <w:r>
              <w:rPr>
                <w:sz w:val="16"/>
                <w:szCs w:val="16"/>
              </w:rPr>
              <w:t>Memory_Cmd</w:t>
            </w:r>
            <w:proofErr w:type="spellEnd"/>
            <w:r>
              <w:rPr>
                <w:sz w:val="16"/>
                <w:szCs w:val="16"/>
              </w:rPr>
              <w:t xml:space="preserve"> from req and changed "should" to "shall" in 1st paragraph.</w:t>
            </w:r>
          </w:p>
        </w:tc>
      </w:tr>
      <w:tr w:rsidR="002C4548" w14:paraId="5AAB3361" w14:textId="77777777" w:rsidTr="002C4548">
        <w:trPr>
          <w:trHeight w:val="187"/>
          <w:jc w:val="center"/>
        </w:trPr>
        <w:tc>
          <w:tcPr>
            <w:tcW w:w="1799" w:type="dxa"/>
            <w:tcBorders>
              <w:left w:val="single" w:sz="6" w:space="0" w:color="auto"/>
              <w:right w:val="single" w:sz="6" w:space="0" w:color="auto"/>
            </w:tcBorders>
          </w:tcPr>
          <w:p w14:paraId="4B535440"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D407F8" w14:textId="77777777" w:rsidR="002C4548" w:rsidRDefault="00980C5F" w:rsidP="002C4548">
            <w:pPr>
              <w:rPr>
                <w:sz w:val="16"/>
                <w:szCs w:val="16"/>
              </w:rPr>
            </w:pPr>
            <w:r>
              <w:rPr>
                <w:sz w:val="16"/>
                <w:szCs w:val="16"/>
              </w:rPr>
              <w:t>STR-307927/C-Keyfob/Phone Association</w:t>
            </w:r>
          </w:p>
        </w:tc>
        <w:tc>
          <w:tcPr>
            <w:tcW w:w="5917" w:type="dxa"/>
            <w:tcBorders>
              <w:top w:val="single" w:sz="6" w:space="0" w:color="auto"/>
              <w:left w:val="single" w:sz="6" w:space="0" w:color="auto"/>
              <w:bottom w:val="single" w:sz="6" w:space="0" w:color="auto"/>
              <w:right w:val="single" w:sz="6" w:space="0" w:color="auto"/>
            </w:tcBorders>
          </w:tcPr>
          <w:p w14:paraId="1F42A471" w14:textId="77777777" w:rsidR="002C4548" w:rsidRDefault="00980C5F" w:rsidP="002C4548">
            <w:pPr>
              <w:rPr>
                <w:sz w:val="16"/>
                <w:szCs w:val="16"/>
              </w:rPr>
            </w:pPr>
            <w:r>
              <w:rPr>
                <w:sz w:val="16"/>
                <w:szCs w:val="16"/>
              </w:rPr>
              <w:t>MBORREL4: Updated to include PaaK, added REQ-233118, REQ-233161, REQ-234278, REQ-234279</w:t>
            </w:r>
          </w:p>
        </w:tc>
      </w:tr>
      <w:tr w:rsidR="002C4548" w14:paraId="2F0BAE49" w14:textId="77777777" w:rsidTr="002C4548">
        <w:trPr>
          <w:trHeight w:val="187"/>
          <w:jc w:val="center"/>
        </w:trPr>
        <w:tc>
          <w:tcPr>
            <w:tcW w:w="1799" w:type="dxa"/>
            <w:tcBorders>
              <w:left w:val="single" w:sz="6" w:space="0" w:color="auto"/>
              <w:right w:val="single" w:sz="6" w:space="0" w:color="auto"/>
            </w:tcBorders>
          </w:tcPr>
          <w:p w14:paraId="74DEF025"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AFA877" w14:textId="77777777" w:rsidR="002C4548" w:rsidRDefault="00980C5F" w:rsidP="002C4548">
            <w:pPr>
              <w:rPr>
                <w:sz w:val="16"/>
                <w:szCs w:val="16"/>
              </w:rPr>
            </w:pPr>
            <w:r>
              <w:rPr>
                <w:sz w:val="16"/>
                <w:szCs w:val="16"/>
              </w:rPr>
              <w:t>ENMEM-REQ-099672/C-Configurable Parameter for Key/Phone Pairing</w:t>
            </w:r>
          </w:p>
        </w:tc>
        <w:tc>
          <w:tcPr>
            <w:tcW w:w="5917" w:type="dxa"/>
            <w:tcBorders>
              <w:top w:val="single" w:sz="6" w:space="0" w:color="auto"/>
              <w:left w:val="single" w:sz="6" w:space="0" w:color="auto"/>
              <w:bottom w:val="single" w:sz="6" w:space="0" w:color="auto"/>
              <w:right w:val="single" w:sz="6" w:space="0" w:color="auto"/>
            </w:tcBorders>
          </w:tcPr>
          <w:p w14:paraId="18DE9BCC" w14:textId="77777777" w:rsidR="002C4548" w:rsidRDefault="00980C5F" w:rsidP="002C4548">
            <w:pPr>
              <w:rPr>
                <w:sz w:val="16"/>
                <w:szCs w:val="16"/>
              </w:rPr>
            </w:pPr>
            <w:r>
              <w:rPr>
                <w:sz w:val="16"/>
                <w:szCs w:val="16"/>
              </w:rPr>
              <w:t>MBORREL4: Updated to include PaaK</w:t>
            </w:r>
          </w:p>
        </w:tc>
      </w:tr>
      <w:tr w:rsidR="002C4548" w14:paraId="00D186BA" w14:textId="77777777" w:rsidTr="002C4548">
        <w:trPr>
          <w:trHeight w:val="187"/>
          <w:jc w:val="center"/>
        </w:trPr>
        <w:tc>
          <w:tcPr>
            <w:tcW w:w="1799" w:type="dxa"/>
            <w:tcBorders>
              <w:left w:val="single" w:sz="6" w:space="0" w:color="auto"/>
              <w:right w:val="single" w:sz="6" w:space="0" w:color="auto"/>
            </w:tcBorders>
          </w:tcPr>
          <w:p w14:paraId="6E2A03C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E0D525" w14:textId="77777777" w:rsidR="002C4548" w:rsidRDefault="00980C5F" w:rsidP="002C4548">
            <w:pPr>
              <w:rPr>
                <w:sz w:val="16"/>
                <w:szCs w:val="16"/>
              </w:rPr>
            </w:pPr>
            <w:r>
              <w:rPr>
                <w:sz w:val="16"/>
                <w:szCs w:val="16"/>
              </w:rPr>
              <w:t>ENMEM-REQ-233118/A-Phone Pairing Mode</w:t>
            </w:r>
          </w:p>
        </w:tc>
        <w:tc>
          <w:tcPr>
            <w:tcW w:w="5917" w:type="dxa"/>
            <w:tcBorders>
              <w:top w:val="single" w:sz="6" w:space="0" w:color="auto"/>
              <w:left w:val="single" w:sz="6" w:space="0" w:color="auto"/>
              <w:bottom w:val="single" w:sz="6" w:space="0" w:color="auto"/>
              <w:right w:val="single" w:sz="6" w:space="0" w:color="auto"/>
            </w:tcBorders>
          </w:tcPr>
          <w:p w14:paraId="385DC814" w14:textId="77777777" w:rsidR="002C4548" w:rsidRDefault="00980C5F" w:rsidP="002C4548">
            <w:pPr>
              <w:rPr>
                <w:sz w:val="16"/>
                <w:szCs w:val="16"/>
              </w:rPr>
            </w:pPr>
            <w:r>
              <w:rPr>
                <w:sz w:val="16"/>
                <w:szCs w:val="16"/>
              </w:rPr>
              <w:t>MBORREL4: New req. for PaaK</w:t>
            </w:r>
          </w:p>
        </w:tc>
      </w:tr>
      <w:tr w:rsidR="002C4548" w14:paraId="4208D099" w14:textId="77777777" w:rsidTr="002C4548">
        <w:trPr>
          <w:trHeight w:val="187"/>
          <w:jc w:val="center"/>
        </w:trPr>
        <w:tc>
          <w:tcPr>
            <w:tcW w:w="1799" w:type="dxa"/>
            <w:tcBorders>
              <w:left w:val="single" w:sz="6" w:space="0" w:color="auto"/>
              <w:right w:val="single" w:sz="6" w:space="0" w:color="auto"/>
            </w:tcBorders>
          </w:tcPr>
          <w:p w14:paraId="012A50C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69DFE0" w14:textId="77777777" w:rsidR="002C4548" w:rsidRDefault="00980C5F" w:rsidP="002C4548">
            <w:pPr>
              <w:rPr>
                <w:sz w:val="16"/>
                <w:szCs w:val="16"/>
              </w:rPr>
            </w:pPr>
            <w:r>
              <w:rPr>
                <w:sz w:val="16"/>
                <w:szCs w:val="16"/>
              </w:rPr>
              <w:t>ENMEM-REQ-234278/A-Detection of a Keyfob/Phone in Opposite Pairing Mode</w:t>
            </w:r>
          </w:p>
        </w:tc>
        <w:tc>
          <w:tcPr>
            <w:tcW w:w="5917" w:type="dxa"/>
            <w:tcBorders>
              <w:top w:val="single" w:sz="6" w:space="0" w:color="auto"/>
              <w:left w:val="single" w:sz="6" w:space="0" w:color="auto"/>
              <w:bottom w:val="single" w:sz="6" w:space="0" w:color="auto"/>
              <w:right w:val="single" w:sz="6" w:space="0" w:color="auto"/>
            </w:tcBorders>
          </w:tcPr>
          <w:p w14:paraId="2BBE63D6" w14:textId="77777777" w:rsidR="002C4548" w:rsidRDefault="00980C5F" w:rsidP="002C4548">
            <w:pPr>
              <w:rPr>
                <w:sz w:val="16"/>
                <w:szCs w:val="16"/>
              </w:rPr>
            </w:pPr>
            <w:r>
              <w:rPr>
                <w:sz w:val="16"/>
                <w:szCs w:val="16"/>
              </w:rPr>
              <w:t>MBORREL4: New req. for PaaK</w:t>
            </w:r>
          </w:p>
        </w:tc>
      </w:tr>
      <w:tr w:rsidR="002C4548" w14:paraId="7B1554C8" w14:textId="77777777" w:rsidTr="002C4548">
        <w:trPr>
          <w:trHeight w:val="187"/>
          <w:jc w:val="center"/>
        </w:trPr>
        <w:tc>
          <w:tcPr>
            <w:tcW w:w="1799" w:type="dxa"/>
            <w:tcBorders>
              <w:left w:val="single" w:sz="6" w:space="0" w:color="auto"/>
              <w:right w:val="single" w:sz="6" w:space="0" w:color="auto"/>
            </w:tcBorders>
          </w:tcPr>
          <w:p w14:paraId="67375ED6"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3E2F1A" w14:textId="77777777" w:rsidR="002C4548" w:rsidRDefault="00980C5F" w:rsidP="002C4548">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36A1DFD9" w14:textId="77777777" w:rsidR="002C4548" w:rsidRDefault="00980C5F" w:rsidP="002C4548">
            <w:pPr>
              <w:rPr>
                <w:sz w:val="16"/>
                <w:szCs w:val="16"/>
              </w:rPr>
            </w:pPr>
            <w:r>
              <w:rPr>
                <w:sz w:val="16"/>
                <w:szCs w:val="16"/>
              </w:rPr>
              <w:t>MBORREL4: New req. for PaaK</w:t>
            </w:r>
          </w:p>
        </w:tc>
      </w:tr>
      <w:tr w:rsidR="002C4548" w14:paraId="4B14404E" w14:textId="77777777" w:rsidTr="002C4548">
        <w:trPr>
          <w:trHeight w:val="187"/>
          <w:jc w:val="center"/>
        </w:trPr>
        <w:tc>
          <w:tcPr>
            <w:tcW w:w="1799" w:type="dxa"/>
            <w:tcBorders>
              <w:left w:val="single" w:sz="6" w:space="0" w:color="auto"/>
              <w:right w:val="single" w:sz="6" w:space="0" w:color="auto"/>
            </w:tcBorders>
          </w:tcPr>
          <w:p w14:paraId="7C626B66"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BF13E0" w14:textId="77777777" w:rsidR="002C4548" w:rsidRDefault="00980C5F" w:rsidP="002C4548">
            <w:pPr>
              <w:rPr>
                <w:sz w:val="16"/>
                <w:szCs w:val="16"/>
              </w:rPr>
            </w:pPr>
            <w:r>
              <w:rPr>
                <w:sz w:val="16"/>
                <w:szCs w:val="16"/>
              </w:rPr>
              <w:t>ENMEM-REQ-198044/B-Detection of Associated Keyfob/Phone</w:t>
            </w:r>
          </w:p>
        </w:tc>
        <w:tc>
          <w:tcPr>
            <w:tcW w:w="5917" w:type="dxa"/>
            <w:tcBorders>
              <w:top w:val="single" w:sz="6" w:space="0" w:color="auto"/>
              <w:left w:val="single" w:sz="6" w:space="0" w:color="auto"/>
              <w:bottom w:val="single" w:sz="6" w:space="0" w:color="auto"/>
              <w:right w:val="single" w:sz="6" w:space="0" w:color="auto"/>
            </w:tcBorders>
          </w:tcPr>
          <w:p w14:paraId="4B6A60E6" w14:textId="77777777" w:rsidR="002C4548" w:rsidRDefault="00980C5F" w:rsidP="002C4548">
            <w:pPr>
              <w:rPr>
                <w:sz w:val="16"/>
                <w:szCs w:val="16"/>
              </w:rPr>
            </w:pPr>
            <w:r>
              <w:rPr>
                <w:sz w:val="16"/>
                <w:szCs w:val="16"/>
              </w:rPr>
              <w:t>MBORREL4: Updated to include PaaK</w:t>
            </w:r>
          </w:p>
        </w:tc>
      </w:tr>
      <w:tr w:rsidR="002C4548" w14:paraId="09D7AF97" w14:textId="77777777" w:rsidTr="002C4548">
        <w:trPr>
          <w:trHeight w:val="187"/>
          <w:jc w:val="center"/>
        </w:trPr>
        <w:tc>
          <w:tcPr>
            <w:tcW w:w="1799" w:type="dxa"/>
            <w:tcBorders>
              <w:left w:val="single" w:sz="6" w:space="0" w:color="auto"/>
              <w:right w:val="single" w:sz="6" w:space="0" w:color="auto"/>
            </w:tcBorders>
          </w:tcPr>
          <w:p w14:paraId="62F3C7A0"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D3E366B" w14:textId="77777777" w:rsidR="002C4548" w:rsidRDefault="00980C5F" w:rsidP="002C4548">
            <w:pPr>
              <w:rPr>
                <w:sz w:val="16"/>
                <w:szCs w:val="16"/>
              </w:rPr>
            </w:pPr>
            <w:r>
              <w:rPr>
                <w:sz w:val="16"/>
                <w:szCs w:val="16"/>
              </w:rPr>
              <w:t>ENMEM-SR-REQ-198055/C-Enhanced Memory HMI Option for Associated Keyfob/Phone</w:t>
            </w:r>
          </w:p>
        </w:tc>
        <w:tc>
          <w:tcPr>
            <w:tcW w:w="5917" w:type="dxa"/>
            <w:tcBorders>
              <w:top w:val="single" w:sz="6" w:space="0" w:color="auto"/>
              <w:left w:val="single" w:sz="6" w:space="0" w:color="auto"/>
              <w:bottom w:val="single" w:sz="6" w:space="0" w:color="auto"/>
              <w:right w:val="single" w:sz="6" w:space="0" w:color="auto"/>
            </w:tcBorders>
          </w:tcPr>
          <w:p w14:paraId="16BA72ED" w14:textId="77777777" w:rsidR="002C4548" w:rsidRDefault="00980C5F" w:rsidP="002C4548">
            <w:pPr>
              <w:rPr>
                <w:sz w:val="16"/>
                <w:szCs w:val="16"/>
              </w:rPr>
            </w:pPr>
            <w:r>
              <w:rPr>
                <w:sz w:val="16"/>
                <w:szCs w:val="16"/>
              </w:rPr>
              <w:t>MBORREL4: Updated to include PaaK</w:t>
            </w:r>
          </w:p>
        </w:tc>
      </w:tr>
      <w:tr w:rsidR="002C4548" w14:paraId="06BEAEB7" w14:textId="77777777" w:rsidTr="002C4548">
        <w:trPr>
          <w:trHeight w:val="187"/>
          <w:jc w:val="center"/>
        </w:trPr>
        <w:tc>
          <w:tcPr>
            <w:tcW w:w="1799" w:type="dxa"/>
            <w:tcBorders>
              <w:left w:val="single" w:sz="6" w:space="0" w:color="auto"/>
              <w:right w:val="single" w:sz="6" w:space="0" w:color="auto"/>
            </w:tcBorders>
          </w:tcPr>
          <w:p w14:paraId="3277DDE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8849D9" w14:textId="77777777" w:rsidR="002C4548" w:rsidRDefault="00980C5F" w:rsidP="002C4548">
            <w:pPr>
              <w:rPr>
                <w:sz w:val="16"/>
                <w:szCs w:val="16"/>
              </w:rPr>
            </w:pPr>
            <w:r>
              <w:rPr>
                <w:sz w:val="16"/>
                <w:szCs w:val="16"/>
              </w:rPr>
              <w:t>ENMEM-REQ-233161/A-Overwrite Associated Phone</w:t>
            </w:r>
          </w:p>
        </w:tc>
        <w:tc>
          <w:tcPr>
            <w:tcW w:w="5917" w:type="dxa"/>
            <w:tcBorders>
              <w:top w:val="single" w:sz="6" w:space="0" w:color="auto"/>
              <w:left w:val="single" w:sz="6" w:space="0" w:color="auto"/>
              <w:bottom w:val="single" w:sz="6" w:space="0" w:color="auto"/>
              <w:right w:val="single" w:sz="6" w:space="0" w:color="auto"/>
            </w:tcBorders>
          </w:tcPr>
          <w:p w14:paraId="7685D163" w14:textId="77777777" w:rsidR="002C4548" w:rsidRDefault="00980C5F" w:rsidP="002C4548">
            <w:pPr>
              <w:rPr>
                <w:sz w:val="16"/>
                <w:szCs w:val="16"/>
              </w:rPr>
            </w:pPr>
            <w:r>
              <w:rPr>
                <w:sz w:val="16"/>
                <w:szCs w:val="16"/>
              </w:rPr>
              <w:t>MBORREL4: New req. for PaaK</w:t>
            </w:r>
          </w:p>
        </w:tc>
      </w:tr>
      <w:tr w:rsidR="002C4548" w14:paraId="5A8AE679" w14:textId="77777777" w:rsidTr="002C4548">
        <w:trPr>
          <w:trHeight w:val="187"/>
          <w:jc w:val="center"/>
        </w:trPr>
        <w:tc>
          <w:tcPr>
            <w:tcW w:w="1799" w:type="dxa"/>
            <w:tcBorders>
              <w:left w:val="single" w:sz="6" w:space="0" w:color="auto"/>
              <w:right w:val="single" w:sz="6" w:space="0" w:color="auto"/>
            </w:tcBorders>
          </w:tcPr>
          <w:p w14:paraId="5C415DBF"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B65C3A" w14:textId="77777777" w:rsidR="002C4548" w:rsidRDefault="00980C5F" w:rsidP="002C4548">
            <w:pPr>
              <w:rPr>
                <w:sz w:val="16"/>
                <w:szCs w:val="16"/>
              </w:rPr>
            </w:pPr>
            <w:r>
              <w:rPr>
                <w:sz w:val="16"/>
                <w:szCs w:val="16"/>
              </w:rPr>
              <w:t>ENMEM-REQ-099690/C-Keyfob/Phone Pairing Failed</w:t>
            </w:r>
          </w:p>
        </w:tc>
        <w:tc>
          <w:tcPr>
            <w:tcW w:w="5917" w:type="dxa"/>
            <w:tcBorders>
              <w:top w:val="single" w:sz="6" w:space="0" w:color="auto"/>
              <w:left w:val="single" w:sz="6" w:space="0" w:color="auto"/>
              <w:bottom w:val="single" w:sz="6" w:space="0" w:color="auto"/>
              <w:right w:val="single" w:sz="6" w:space="0" w:color="auto"/>
            </w:tcBorders>
          </w:tcPr>
          <w:p w14:paraId="38FCEFDE" w14:textId="77777777" w:rsidR="002C4548" w:rsidRDefault="00980C5F" w:rsidP="002C4548">
            <w:pPr>
              <w:rPr>
                <w:sz w:val="16"/>
                <w:szCs w:val="16"/>
              </w:rPr>
            </w:pPr>
            <w:r>
              <w:rPr>
                <w:sz w:val="16"/>
                <w:szCs w:val="16"/>
              </w:rPr>
              <w:t>MBORREL4: Updated to include PaaK</w:t>
            </w:r>
          </w:p>
        </w:tc>
      </w:tr>
      <w:tr w:rsidR="002C4548" w14:paraId="4AB11582" w14:textId="77777777" w:rsidTr="002C4548">
        <w:trPr>
          <w:trHeight w:val="187"/>
          <w:jc w:val="center"/>
        </w:trPr>
        <w:tc>
          <w:tcPr>
            <w:tcW w:w="1799" w:type="dxa"/>
            <w:tcBorders>
              <w:left w:val="single" w:sz="6" w:space="0" w:color="auto"/>
              <w:right w:val="single" w:sz="6" w:space="0" w:color="auto"/>
            </w:tcBorders>
          </w:tcPr>
          <w:p w14:paraId="1DB88D18"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09A317" w14:textId="77777777" w:rsidR="002C4548" w:rsidRDefault="00980C5F" w:rsidP="002C4548">
            <w:pPr>
              <w:rPr>
                <w:sz w:val="16"/>
                <w:szCs w:val="16"/>
              </w:rPr>
            </w:pPr>
            <w:r>
              <w:rPr>
                <w:sz w:val="16"/>
                <w:szCs w:val="16"/>
              </w:rPr>
              <w:t>ENMEM-REQ-194169/B-Keyfob/Phone Pairing Timer Expired</w:t>
            </w:r>
          </w:p>
        </w:tc>
        <w:tc>
          <w:tcPr>
            <w:tcW w:w="5917" w:type="dxa"/>
            <w:tcBorders>
              <w:top w:val="single" w:sz="6" w:space="0" w:color="auto"/>
              <w:left w:val="single" w:sz="6" w:space="0" w:color="auto"/>
              <w:bottom w:val="single" w:sz="6" w:space="0" w:color="auto"/>
              <w:right w:val="single" w:sz="6" w:space="0" w:color="auto"/>
            </w:tcBorders>
          </w:tcPr>
          <w:p w14:paraId="28C28D3D" w14:textId="77777777" w:rsidR="002C4548" w:rsidRDefault="00980C5F" w:rsidP="002C4548">
            <w:pPr>
              <w:rPr>
                <w:sz w:val="16"/>
                <w:szCs w:val="16"/>
              </w:rPr>
            </w:pPr>
            <w:r>
              <w:rPr>
                <w:sz w:val="16"/>
                <w:szCs w:val="16"/>
              </w:rPr>
              <w:t>MBORREL4: Updated to include PaaK</w:t>
            </w:r>
          </w:p>
        </w:tc>
      </w:tr>
      <w:tr w:rsidR="002C4548" w14:paraId="354B27C2" w14:textId="77777777" w:rsidTr="002C4548">
        <w:trPr>
          <w:trHeight w:val="187"/>
          <w:jc w:val="center"/>
        </w:trPr>
        <w:tc>
          <w:tcPr>
            <w:tcW w:w="1799" w:type="dxa"/>
            <w:tcBorders>
              <w:left w:val="single" w:sz="6" w:space="0" w:color="auto"/>
              <w:right w:val="single" w:sz="6" w:space="0" w:color="auto"/>
            </w:tcBorders>
          </w:tcPr>
          <w:p w14:paraId="0692E67C"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A0D6BF" w14:textId="77777777" w:rsidR="002C4548" w:rsidRDefault="00980C5F" w:rsidP="002C4548">
            <w:pPr>
              <w:rPr>
                <w:sz w:val="16"/>
                <w:szCs w:val="16"/>
              </w:rPr>
            </w:pPr>
            <w:r>
              <w:rPr>
                <w:sz w:val="16"/>
                <w:szCs w:val="16"/>
              </w:rPr>
              <w:t>ENMEM-TMR-REQ-194101/C-T_FobAssocTotal2</w:t>
            </w:r>
          </w:p>
        </w:tc>
        <w:tc>
          <w:tcPr>
            <w:tcW w:w="5917" w:type="dxa"/>
            <w:tcBorders>
              <w:top w:val="single" w:sz="6" w:space="0" w:color="auto"/>
              <w:left w:val="single" w:sz="6" w:space="0" w:color="auto"/>
              <w:bottom w:val="single" w:sz="6" w:space="0" w:color="auto"/>
              <w:right w:val="single" w:sz="6" w:space="0" w:color="auto"/>
            </w:tcBorders>
          </w:tcPr>
          <w:p w14:paraId="515B43F6" w14:textId="77777777" w:rsidR="002C4548" w:rsidRDefault="00980C5F" w:rsidP="002C4548">
            <w:pPr>
              <w:rPr>
                <w:sz w:val="16"/>
                <w:szCs w:val="16"/>
              </w:rPr>
            </w:pPr>
            <w:r>
              <w:rPr>
                <w:sz w:val="16"/>
                <w:szCs w:val="16"/>
              </w:rPr>
              <w:t>MBORREL4: Updated to include PaaK</w:t>
            </w:r>
          </w:p>
        </w:tc>
      </w:tr>
      <w:tr w:rsidR="002C4548" w14:paraId="02B11BCD" w14:textId="77777777" w:rsidTr="002C4548">
        <w:trPr>
          <w:trHeight w:val="187"/>
          <w:jc w:val="center"/>
        </w:trPr>
        <w:tc>
          <w:tcPr>
            <w:tcW w:w="1799" w:type="dxa"/>
            <w:tcBorders>
              <w:left w:val="single" w:sz="6" w:space="0" w:color="auto"/>
              <w:right w:val="single" w:sz="6" w:space="0" w:color="auto"/>
            </w:tcBorders>
          </w:tcPr>
          <w:p w14:paraId="1F410CD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95E235" w14:textId="77777777" w:rsidR="002C4548" w:rsidRDefault="00980C5F" w:rsidP="002C4548">
            <w:pPr>
              <w:rPr>
                <w:sz w:val="16"/>
                <w:szCs w:val="16"/>
              </w:rPr>
            </w:pPr>
            <w:r>
              <w:rPr>
                <w:sz w:val="16"/>
                <w:szCs w:val="16"/>
              </w:rPr>
              <w:t>ENMEM-REQ-116804/E-Keyfob/Phone Pairing Error</w:t>
            </w:r>
          </w:p>
        </w:tc>
        <w:tc>
          <w:tcPr>
            <w:tcW w:w="5917" w:type="dxa"/>
            <w:tcBorders>
              <w:top w:val="single" w:sz="6" w:space="0" w:color="auto"/>
              <w:left w:val="single" w:sz="6" w:space="0" w:color="auto"/>
              <w:bottom w:val="single" w:sz="6" w:space="0" w:color="auto"/>
              <w:right w:val="single" w:sz="6" w:space="0" w:color="auto"/>
            </w:tcBorders>
          </w:tcPr>
          <w:p w14:paraId="1A13BFC8" w14:textId="77777777" w:rsidR="002C4548" w:rsidRDefault="00980C5F" w:rsidP="002C4548">
            <w:pPr>
              <w:rPr>
                <w:sz w:val="16"/>
                <w:szCs w:val="16"/>
              </w:rPr>
            </w:pPr>
            <w:r>
              <w:rPr>
                <w:sz w:val="16"/>
                <w:szCs w:val="16"/>
              </w:rPr>
              <w:t>MBORREL4: Updated to include PaaK</w:t>
            </w:r>
          </w:p>
        </w:tc>
      </w:tr>
      <w:tr w:rsidR="002C4548" w14:paraId="18D8FD1E" w14:textId="77777777" w:rsidTr="002C4548">
        <w:trPr>
          <w:trHeight w:val="187"/>
          <w:jc w:val="center"/>
        </w:trPr>
        <w:tc>
          <w:tcPr>
            <w:tcW w:w="1799" w:type="dxa"/>
            <w:tcBorders>
              <w:left w:val="single" w:sz="6" w:space="0" w:color="auto"/>
              <w:right w:val="single" w:sz="6" w:space="0" w:color="auto"/>
            </w:tcBorders>
          </w:tcPr>
          <w:p w14:paraId="5F84272A"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DF7017" w14:textId="77777777" w:rsidR="002C4548" w:rsidRDefault="00980C5F" w:rsidP="002C4548">
            <w:pPr>
              <w:rPr>
                <w:sz w:val="16"/>
                <w:szCs w:val="16"/>
              </w:rPr>
            </w:pPr>
            <w:r>
              <w:rPr>
                <w:sz w:val="16"/>
                <w:szCs w:val="16"/>
              </w:rPr>
              <w:t>ENMEM-SR-REQ-212303/B-PersIndex used for Keyfob/Phone Association</w:t>
            </w:r>
          </w:p>
        </w:tc>
        <w:tc>
          <w:tcPr>
            <w:tcW w:w="5917" w:type="dxa"/>
            <w:tcBorders>
              <w:top w:val="single" w:sz="6" w:space="0" w:color="auto"/>
              <w:left w:val="single" w:sz="6" w:space="0" w:color="auto"/>
              <w:bottom w:val="single" w:sz="6" w:space="0" w:color="auto"/>
              <w:right w:val="single" w:sz="6" w:space="0" w:color="auto"/>
            </w:tcBorders>
          </w:tcPr>
          <w:p w14:paraId="75DC2088" w14:textId="77777777" w:rsidR="002C4548" w:rsidRDefault="00980C5F" w:rsidP="002C4548">
            <w:pPr>
              <w:rPr>
                <w:sz w:val="16"/>
                <w:szCs w:val="16"/>
              </w:rPr>
            </w:pPr>
            <w:r>
              <w:rPr>
                <w:sz w:val="16"/>
                <w:szCs w:val="16"/>
              </w:rPr>
              <w:t>MBORREL4: Updated to include PaaK</w:t>
            </w:r>
          </w:p>
        </w:tc>
      </w:tr>
      <w:tr w:rsidR="002C4548" w14:paraId="503E3932" w14:textId="77777777" w:rsidTr="002C4548">
        <w:trPr>
          <w:trHeight w:val="187"/>
          <w:jc w:val="center"/>
        </w:trPr>
        <w:tc>
          <w:tcPr>
            <w:tcW w:w="1799" w:type="dxa"/>
            <w:tcBorders>
              <w:left w:val="single" w:sz="6" w:space="0" w:color="auto"/>
              <w:right w:val="single" w:sz="6" w:space="0" w:color="auto"/>
            </w:tcBorders>
          </w:tcPr>
          <w:p w14:paraId="5773172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54D0AC9" w14:textId="77777777" w:rsidR="002C4548" w:rsidRDefault="00980C5F" w:rsidP="002C4548">
            <w:pPr>
              <w:rPr>
                <w:sz w:val="16"/>
                <w:szCs w:val="16"/>
              </w:rPr>
            </w:pPr>
            <w:r>
              <w:rPr>
                <w:sz w:val="16"/>
                <w:szCs w:val="16"/>
              </w:rPr>
              <w:t>STR-307929/B-Delete Driver Profiles</w:t>
            </w:r>
          </w:p>
        </w:tc>
        <w:tc>
          <w:tcPr>
            <w:tcW w:w="5917" w:type="dxa"/>
            <w:tcBorders>
              <w:top w:val="single" w:sz="6" w:space="0" w:color="auto"/>
              <w:left w:val="single" w:sz="6" w:space="0" w:color="auto"/>
              <w:bottom w:val="single" w:sz="6" w:space="0" w:color="auto"/>
              <w:right w:val="single" w:sz="6" w:space="0" w:color="auto"/>
            </w:tcBorders>
          </w:tcPr>
          <w:p w14:paraId="27A3C160" w14:textId="77777777" w:rsidR="002C4548" w:rsidRDefault="00980C5F" w:rsidP="002C4548">
            <w:pPr>
              <w:rPr>
                <w:sz w:val="16"/>
                <w:szCs w:val="16"/>
              </w:rPr>
            </w:pPr>
            <w:r>
              <w:rPr>
                <w:sz w:val="16"/>
                <w:szCs w:val="16"/>
              </w:rPr>
              <w:t>MBORREL4: Updated to include PaaK</w:t>
            </w:r>
          </w:p>
        </w:tc>
      </w:tr>
      <w:tr w:rsidR="002C4548" w14:paraId="3709EFE7" w14:textId="77777777" w:rsidTr="002C4548">
        <w:trPr>
          <w:trHeight w:val="187"/>
          <w:jc w:val="center"/>
        </w:trPr>
        <w:tc>
          <w:tcPr>
            <w:tcW w:w="1799" w:type="dxa"/>
            <w:tcBorders>
              <w:left w:val="single" w:sz="6" w:space="0" w:color="auto"/>
              <w:right w:val="single" w:sz="6" w:space="0" w:color="auto"/>
            </w:tcBorders>
          </w:tcPr>
          <w:p w14:paraId="7E250B4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2E9402" w14:textId="77777777" w:rsidR="002C4548" w:rsidRDefault="00980C5F" w:rsidP="002C4548">
            <w:pPr>
              <w:rPr>
                <w:sz w:val="16"/>
                <w:szCs w:val="16"/>
              </w:rPr>
            </w:pPr>
            <w:r>
              <w:rPr>
                <w:sz w:val="16"/>
                <w:szCs w:val="16"/>
              </w:rPr>
              <w:t>ENMEM-REQ-134465/D-Delete Driver Profile</w:t>
            </w:r>
          </w:p>
        </w:tc>
        <w:tc>
          <w:tcPr>
            <w:tcW w:w="5917" w:type="dxa"/>
            <w:tcBorders>
              <w:top w:val="single" w:sz="6" w:space="0" w:color="auto"/>
              <w:left w:val="single" w:sz="6" w:space="0" w:color="auto"/>
              <w:bottom w:val="single" w:sz="6" w:space="0" w:color="auto"/>
              <w:right w:val="single" w:sz="6" w:space="0" w:color="auto"/>
            </w:tcBorders>
          </w:tcPr>
          <w:p w14:paraId="0BF0FC41" w14:textId="77777777" w:rsidR="002C4548" w:rsidRDefault="00980C5F" w:rsidP="002C4548">
            <w:pPr>
              <w:rPr>
                <w:sz w:val="16"/>
                <w:szCs w:val="16"/>
              </w:rPr>
            </w:pPr>
            <w:r>
              <w:rPr>
                <w:sz w:val="16"/>
                <w:szCs w:val="16"/>
              </w:rPr>
              <w:t>MBORREL4: Updated to include PaaK</w:t>
            </w:r>
          </w:p>
        </w:tc>
      </w:tr>
      <w:tr w:rsidR="002C4548" w14:paraId="5C1C1E88" w14:textId="77777777" w:rsidTr="002C4548">
        <w:trPr>
          <w:trHeight w:val="187"/>
          <w:jc w:val="center"/>
        </w:trPr>
        <w:tc>
          <w:tcPr>
            <w:tcW w:w="1799" w:type="dxa"/>
            <w:tcBorders>
              <w:left w:val="single" w:sz="6" w:space="0" w:color="auto"/>
              <w:right w:val="single" w:sz="6" w:space="0" w:color="auto"/>
            </w:tcBorders>
          </w:tcPr>
          <w:p w14:paraId="134543CB"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46722D" w14:textId="77777777" w:rsidR="002C4548" w:rsidRDefault="00980C5F" w:rsidP="002C4548">
            <w:pPr>
              <w:rPr>
                <w:sz w:val="16"/>
                <w:szCs w:val="16"/>
              </w:rPr>
            </w:pPr>
            <w:r>
              <w:rPr>
                <w:sz w:val="16"/>
                <w:szCs w:val="16"/>
              </w:rPr>
              <w:t>ENMEM-HMI-REQ-197502/B-Enhanced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2097015D" w14:textId="77777777" w:rsidR="002C4548" w:rsidRDefault="00980C5F" w:rsidP="002C4548">
            <w:pPr>
              <w:rPr>
                <w:sz w:val="16"/>
                <w:szCs w:val="16"/>
              </w:rPr>
            </w:pPr>
            <w:r>
              <w:rPr>
                <w:sz w:val="16"/>
                <w:szCs w:val="16"/>
              </w:rPr>
              <w:t>MBORREL4: Updated to include PaaK</w:t>
            </w:r>
          </w:p>
        </w:tc>
      </w:tr>
      <w:tr w:rsidR="002C4548" w14:paraId="7EFF5B78" w14:textId="77777777" w:rsidTr="002C4548">
        <w:trPr>
          <w:trHeight w:val="187"/>
          <w:jc w:val="center"/>
        </w:trPr>
        <w:tc>
          <w:tcPr>
            <w:tcW w:w="1799" w:type="dxa"/>
            <w:tcBorders>
              <w:left w:val="single" w:sz="6" w:space="0" w:color="auto"/>
              <w:right w:val="single" w:sz="6" w:space="0" w:color="auto"/>
            </w:tcBorders>
          </w:tcPr>
          <w:p w14:paraId="3DCC27C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1E544E" w14:textId="77777777" w:rsidR="002C4548" w:rsidRDefault="00980C5F" w:rsidP="002C4548">
            <w:pPr>
              <w:rPr>
                <w:sz w:val="16"/>
                <w:szCs w:val="16"/>
              </w:rPr>
            </w:pPr>
            <w:r>
              <w:rPr>
                <w:sz w:val="16"/>
                <w:szCs w:val="16"/>
              </w:rPr>
              <w:t>ENMEM-REQ-105569/D-Driver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129526D4" w14:textId="77777777" w:rsidR="002C4548" w:rsidRDefault="00980C5F" w:rsidP="002C4548">
            <w:pPr>
              <w:rPr>
                <w:sz w:val="16"/>
                <w:szCs w:val="16"/>
              </w:rPr>
            </w:pPr>
            <w:r>
              <w:rPr>
                <w:sz w:val="16"/>
                <w:szCs w:val="16"/>
              </w:rPr>
              <w:t>MBORREL4: Updated to include PaaK</w:t>
            </w:r>
          </w:p>
        </w:tc>
      </w:tr>
      <w:tr w:rsidR="002C4548" w14:paraId="7F51F0A9" w14:textId="77777777" w:rsidTr="002C4548">
        <w:trPr>
          <w:trHeight w:val="187"/>
          <w:jc w:val="center"/>
        </w:trPr>
        <w:tc>
          <w:tcPr>
            <w:tcW w:w="1799" w:type="dxa"/>
            <w:tcBorders>
              <w:left w:val="single" w:sz="6" w:space="0" w:color="auto"/>
              <w:right w:val="single" w:sz="6" w:space="0" w:color="auto"/>
            </w:tcBorders>
          </w:tcPr>
          <w:p w14:paraId="2564FD3C"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E53BD57" w14:textId="77777777" w:rsidR="002C4548" w:rsidRDefault="00980C5F" w:rsidP="002C4548">
            <w:pPr>
              <w:rPr>
                <w:sz w:val="16"/>
                <w:szCs w:val="16"/>
              </w:rPr>
            </w:pPr>
            <w:r>
              <w:rPr>
                <w:sz w:val="16"/>
                <w:szCs w:val="16"/>
              </w:rPr>
              <w:t>STR-307928/C-Keyfob/Phone Disassociation</w:t>
            </w:r>
          </w:p>
        </w:tc>
        <w:tc>
          <w:tcPr>
            <w:tcW w:w="5917" w:type="dxa"/>
            <w:tcBorders>
              <w:top w:val="single" w:sz="6" w:space="0" w:color="auto"/>
              <w:left w:val="single" w:sz="6" w:space="0" w:color="auto"/>
              <w:bottom w:val="single" w:sz="6" w:space="0" w:color="auto"/>
              <w:right w:val="single" w:sz="6" w:space="0" w:color="auto"/>
            </w:tcBorders>
          </w:tcPr>
          <w:p w14:paraId="5D938493" w14:textId="77777777" w:rsidR="002C4548" w:rsidRDefault="00980C5F" w:rsidP="002C4548">
            <w:pPr>
              <w:rPr>
                <w:sz w:val="16"/>
                <w:szCs w:val="16"/>
              </w:rPr>
            </w:pPr>
            <w:r>
              <w:rPr>
                <w:sz w:val="16"/>
                <w:szCs w:val="16"/>
              </w:rPr>
              <w:t>MBORREL4: Updated to include PaaK, added RED-233009</w:t>
            </w:r>
          </w:p>
        </w:tc>
      </w:tr>
      <w:tr w:rsidR="002C4548" w14:paraId="0FA3415F" w14:textId="77777777" w:rsidTr="002C4548">
        <w:trPr>
          <w:trHeight w:val="187"/>
          <w:jc w:val="center"/>
        </w:trPr>
        <w:tc>
          <w:tcPr>
            <w:tcW w:w="1799" w:type="dxa"/>
            <w:tcBorders>
              <w:left w:val="single" w:sz="6" w:space="0" w:color="auto"/>
              <w:right w:val="single" w:sz="6" w:space="0" w:color="auto"/>
            </w:tcBorders>
          </w:tcPr>
          <w:p w14:paraId="058A8DD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71248A" w14:textId="77777777" w:rsidR="002C4548" w:rsidRDefault="00980C5F" w:rsidP="002C4548">
            <w:pPr>
              <w:rPr>
                <w:sz w:val="16"/>
                <w:szCs w:val="16"/>
              </w:rPr>
            </w:pPr>
            <w:r>
              <w:rPr>
                <w:sz w:val="16"/>
                <w:szCs w:val="16"/>
              </w:rPr>
              <w:t>ENMEM-REQ-233209/A-Disassociate the Phone per User Request</w:t>
            </w:r>
          </w:p>
        </w:tc>
        <w:tc>
          <w:tcPr>
            <w:tcW w:w="5917" w:type="dxa"/>
            <w:tcBorders>
              <w:top w:val="single" w:sz="6" w:space="0" w:color="auto"/>
              <w:left w:val="single" w:sz="6" w:space="0" w:color="auto"/>
              <w:bottom w:val="single" w:sz="6" w:space="0" w:color="auto"/>
              <w:right w:val="single" w:sz="6" w:space="0" w:color="auto"/>
            </w:tcBorders>
          </w:tcPr>
          <w:p w14:paraId="22938007" w14:textId="77777777" w:rsidR="002C4548" w:rsidRDefault="00980C5F" w:rsidP="002C4548">
            <w:pPr>
              <w:rPr>
                <w:sz w:val="16"/>
                <w:szCs w:val="16"/>
              </w:rPr>
            </w:pPr>
            <w:r>
              <w:rPr>
                <w:sz w:val="16"/>
                <w:szCs w:val="16"/>
              </w:rPr>
              <w:t>MBORREL4: New req. for PaaK</w:t>
            </w:r>
          </w:p>
        </w:tc>
      </w:tr>
      <w:tr w:rsidR="002C4548" w14:paraId="05CCBA6D" w14:textId="77777777" w:rsidTr="002C4548">
        <w:trPr>
          <w:trHeight w:val="187"/>
          <w:jc w:val="center"/>
        </w:trPr>
        <w:tc>
          <w:tcPr>
            <w:tcW w:w="1799" w:type="dxa"/>
            <w:tcBorders>
              <w:left w:val="single" w:sz="6" w:space="0" w:color="auto"/>
              <w:right w:val="single" w:sz="6" w:space="0" w:color="auto"/>
            </w:tcBorders>
          </w:tcPr>
          <w:p w14:paraId="050F8F2A"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F3F3D5" w14:textId="77777777" w:rsidR="002C4548" w:rsidRDefault="00980C5F" w:rsidP="002C4548">
            <w:pPr>
              <w:rPr>
                <w:sz w:val="16"/>
                <w:szCs w:val="16"/>
              </w:rPr>
            </w:pPr>
            <w:r>
              <w:rPr>
                <w:sz w:val="16"/>
                <w:szCs w:val="16"/>
              </w:rPr>
              <w:t>ENMEM-REQ-233210/A-Phone Disassociation Status</w:t>
            </w:r>
          </w:p>
        </w:tc>
        <w:tc>
          <w:tcPr>
            <w:tcW w:w="5917" w:type="dxa"/>
            <w:tcBorders>
              <w:top w:val="single" w:sz="6" w:space="0" w:color="auto"/>
              <w:left w:val="single" w:sz="6" w:space="0" w:color="auto"/>
              <w:bottom w:val="single" w:sz="6" w:space="0" w:color="auto"/>
              <w:right w:val="single" w:sz="6" w:space="0" w:color="auto"/>
            </w:tcBorders>
          </w:tcPr>
          <w:p w14:paraId="69DE0758" w14:textId="77777777" w:rsidR="002C4548" w:rsidRDefault="00980C5F" w:rsidP="002C4548">
            <w:pPr>
              <w:rPr>
                <w:sz w:val="16"/>
                <w:szCs w:val="16"/>
              </w:rPr>
            </w:pPr>
            <w:r>
              <w:rPr>
                <w:sz w:val="16"/>
                <w:szCs w:val="16"/>
              </w:rPr>
              <w:t>MBORREL4: New req. for PaaK</w:t>
            </w:r>
          </w:p>
        </w:tc>
      </w:tr>
      <w:tr w:rsidR="002C4548" w14:paraId="14FF67EF" w14:textId="77777777" w:rsidTr="002C4548">
        <w:trPr>
          <w:trHeight w:val="187"/>
          <w:jc w:val="center"/>
        </w:trPr>
        <w:tc>
          <w:tcPr>
            <w:tcW w:w="1799" w:type="dxa"/>
            <w:tcBorders>
              <w:left w:val="single" w:sz="6" w:space="0" w:color="auto"/>
              <w:right w:val="single" w:sz="6" w:space="0" w:color="auto"/>
            </w:tcBorders>
          </w:tcPr>
          <w:p w14:paraId="1A1899F4"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CD6DB84" w14:textId="77777777" w:rsidR="002C4548" w:rsidRDefault="00980C5F"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19B0216F" w14:textId="77777777" w:rsidR="002C4548" w:rsidRDefault="00980C5F" w:rsidP="002C4548">
            <w:pPr>
              <w:rPr>
                <w:sz w:val="16"/>
                <w:szCs w:val="16"/>
              </w:rPr>
            </w:pPr>
            <w:r>
              <w:rPr>
                <w:sz w:val="16"/>
                <w:szCs w:val="16"/>
              </w:rPr>
              <w:t>MBORREL4: New req. for PaaK</w:t>
            </w:r>
          </w:p>
        </w:tc>
      </w:tr>
      <w:tr w:rsidR="002C4548" w14:paraId="4464A11E" w14:textId="77777777" w:rsidTr="002C4548">
        <w:trPr>
          <w:trHeight w:val="187"/>
          <w:jc w:val="center"/>
        </w:trPr>
        <w:tc>
          <w:tcPr>
            <w:tcW w:w="1799" w:type="dxa"/>
            <w:tcBorders>
              <w:left w:val="single" w:sz="6" w:space="0" w:color="auto"/>
              <w:right w:val="single" w:sz="6" w:space="0" w:color="auto"/>
            </w:tcBorders>
          </w:tcPr>
          <w:p w14:paraId="2542EFA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F18E00" w14:textId="77777777" w:rsidR="002C4548" w:rsidRDefault="00980C5F" w:rsidP="002C4548">
            <w:pPr>
              <w:rPr>
                <w:sz w:val="16"/>
                <w:szCs w:val="16"/>
              </w:rPr>
            </w:pPr>
            <w:r>
              <w:rPr>
                <w:sz w:val="16"/>
                <w:szCs w:val="16"/>
              </w:rPr>
              <w:t>STR-176721/C-Activity Diagrams</w:t>
            </w:r>
          </w:p>
        </w:tc>
        <w:tc>
          <w:tcPr>
            <w:tcW w:w="5917" w:type="dxa"/>
            <w:tcBorders>
              <w:top w:val="single" w:sz="6" w:space="0" w:color="auto"/>
              <w:left w:val="single" w:sz="6" w:space="0" w:color="auto"/>
              <w:bottom w:val="single" w:sz="6" w:space="0" w:color="auto"/>
              <w:right w:val="single" w:sz="6" w:space="0" w:color="auto"/>
            </w:tcBorders>
          </w:tcPr>
          <w:p w14:paraId="34E15AC9" w14:textId="77777777" w:rsidR="002C4548" w:rsidRDefault="00980C5F" w:rsidP="002C4548">
            <w:pPr>
              <w:rPr>
                <w:sz w:val="16"/>
                <w:szCs w:val="16"/>
              </w:rPr>
            </w:pPr>
            <w:r>
              <w:rPr>
                <w:sz w:val="16"/>
                <w:szCs w:val="16"/>
              </w:rPr>
              <w:t>MBORREL4: Added REQ-233257</w:t>
            </w:r>
          </w:p>
        </w:tc>
      </w:tr>
      <w:tr w:rsidR="002C4548" w14:paraId="0314F258" w14:textId="77777777" w:rsidTr="002C4548">
        <w:trPr>
          <w:trHeight w:val="187"/>
          <w:jc w:val="center"/>
        </w:trPr>
        <w:tc>
          <w:tcPr>
            <w:tcW w:w="1799" w:type="dxa"/>
            <w:tcBorders>
              <w:left w:val="single" w:sz="6" w:space="0" w:color="auto"/>
              <w:right w:val="single" w:sz="6" w:space="0" w:color="auto"/>
            </w:tcBorders>
          </w:tcPr>
          <w:p w14:paraId="6385DC6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16559D3" w14:textId="77777777" w:rsidR="002C4548" w:rsidRDefault="00980C5F" w:rsidP="002C4548">
            <w:pPr>
              <w:rPr>
                <w:sz w:val="16"/>
                <w:szCs w:val="16"/>
              </w:rPr>
            </w:pPr>
            <w:r>
              <w:rPr>
                <w:sz w:val="16"/>
                <w:szCs w:val="16"/>
              </w:rPr>
              <w:t xml:space="preserve">ENMEM-ACT-REQ-233257/A-Associate Phone </w:t>
            </w:r>
            <w:proofErr w:type="gramStart"/>
            <w:r>
              <w:rPr>
                <w:sz w:val="16"/>
                <w:szCs w:val="16"/>
              </w:rPr>
              <w:t>To</w:t>
            </w:r>
            <w:proofErr w:type="gramEnd"/>
            <w:r>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4833B78A" w14:textId="77777777" w:rsidR="002C4548" w:rsidRDefault="00980C5F" w:rsidP="002C4548">
            <w:pPr>
              <w:rPr>
                <w:sz w:val="16"/>
                <w:szCs w:val="16"/>
              </w:rPr>
            </w:pPr>
            <w:r>
              <w:rPr>
                <w:sz w:val="16"/>
                <w:szCs w:val="16"/>
              </w:rPr>
              <w:t>MBORREL4: New req. for PaaK</w:t>
            </w:r>
          </w:p>
        </w:tc>
      </w:tr>
      <w:tr w:rsidR="002C4548" w14:paraId="10459F5E" w14:textId="77777777" w:rsidTr="002C4548">
        <w:trPr>
          <w:trHeight w:val="187"/>
          <w:jc w:val="center"/>
        </w:trPr>
        <w:tc>
          <w:tcPr>
            <w:tcW w:w="1799" w:type="dxa"/>
            <w:tcBorders>
              <w:left w:val="single" w:sz="6" w:space="0" w:color="auto"/>
              <w:right w:val="single" w:sz="6" w:space="0" w:color="auto"/>
            </w:tcBorders>
          </w:tcPr>
          <w:p w14:paraId="55A1B8D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83CE3A7" w14:textId="77777777" w:rsidR="002C4548" w:rsidRDefault="00980C5F" w:rsidP="002C4548">
            <w:pPr>
              <w:rPr>
                <w:sz w:val="16"/>
                <w:szCs w:val="16"/>
              </w:rPr>
            </w:pPr>
            <w:r>
              <w:rPr>
                <w:sz w:val="16"/>
                <w:szCs w:val="16"/>
              </w:rPr>
              <w:t>ENMEM-ACT-REQ-099379/D-Delete Driver Profile</w:t>
            </w:r>
          </w:p>
        </w:tc>
        <w:tc>
          <w:tcPr>
            <w:tcW w:w="5917" w:type="dxa"/>
            <w:tcBorders>
              <w:top w:val="single" w:sz="6" w:space="0" w:color="auto"/>
              <w:left w:val="single" w:sz="6" w:space="0" w:color="auto"/>
              <w:bottom w:val="single" w:sz="6" w:space="0" w:color="auto"/>
              <w:right w:val="single" w:sz="6" w:space="0" w:color="auto"/>
            </w:tcBorders>
          </w:tcPr>
          <w:p w14:paraId="12F65C75" w14:textId="77777777" w:rsidR="002C4548" w:rsidRDefault="00980C5F" w:rsidP="002C4548">
            <w:pPr>
              <w:rPr>
                <w:sz w:val="16"/>
                <w:szCs w:val="16"/>
              </w:rPr>
            </w:pPr>
            <w:r>
              <w:rPr>
                <w:sz w:val="16"/>
                <w:szCs w:val="16"/>
              </w:rPr>
              <w:t>MBORREL4: Updated to include PaaK</w:t>
            </w:r>
          </w:p>
        </w:tc>
      </w:tr>
      <w:tr w:rsidR="002C4548" w14:paraId="7A67B02E" w14:textId="77777777" w:rsidTr="002C4548">
        <w:trPr>
          <w:trHeight w:val="187"/>
          <w:jc w:val="center"/>
        </w:trPr>
        <w:tc>
          <w:tcPr>
            <w:tcW w:w="1799" w:type="dxa"/>
            <w:tcBorders>
              <w:left w:val="single" w:sz="6" w:space="0" w:color="auto"/>
              <w:right w:val="single" w:sz="6" w:space="0" w:color="auto"/>
            </w:tcBorders>
          </w:tcPr>
          <w:p w14:paraId="59FF88BA"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2D2E86" w14:textId="77777777" w:rsidR="002C4548" w:rsidRDefault="00980C5F" w:rsidP="002C4548">
            <w:pPr>
              <w:rPr>
                <w:sz w:val="16"/>
                <w:szCs w:val="16"/>
              </w:rPr>
            </w:pPr>
            <w:r>
              <w:rPr>
                <w:sz w:val="16"/>
                <w:szCs w:val="16"/>
              </w:rPr>
              <w:t>ENMEM-ACT-REQ-197508/B-Master Reset</w:t>
            </w:r>
          </w:p>
        </w:tc>
        <w:tc>
          <w:tcPr>
            <w:tcW w:w="5917" w:type="dxa"/>
            <w:tcBorders>
              <w:top w:val="single" w:sz="6" w:space="0" w:color="auto"/>
              <w:left w:val="single" w:sz="6" w:space="0" w:color="auto"/>
              <w:bottom w:val="single" w:sz="6" w:space="0" w:color="auto"/>
              <w:right w:val="single" w:sz="6" w:space="0" w:color="auto"/>
            </w:tcBorders>
          </w:tcPr>
          <w:p w14:paraId="4F5E942F" w14:textId="77777777" w:rsidR="002C4548" w:rsidRDefault="00980C5F" w:rsidP="002C4548">
            <w:pPr>
              <w:rPr>
                <w:sz w:val="16"/>
                <w:szCs w:val="16"/>
              </w:rPr>
            </w:pPr>
            <w:r>
              <w:rPr>
                <w:sz w:val="16"/>
                <w:szCs w:val="16"/>
              </w:rPr>
              <w:t>MBORREL4: Updated to include PaaK</w:t>
            </w:r>
          </w:p>
        </w:tc>
      </w:tr>
      <w:tr w:rsidR="002C4548" w14:paraId="3766404B" w14:textId="77777777" w:rsidTr="002C4548">
        <w:trPr>
          <w:trHeight w:val="187"/>
          <w:jc w:val="center"/>
        </w:trPr>
        <w:tc>
          <w:tcPr>
            <w:tcW w:w="1799" w:type="dxa"/>
            <w:tcBorders>
              <w:left w:val="single" w:sz="6" w:space="0" w:color="auto"/>
              <w:right w:val="single" w:sz="6" w:space="0" w:color="auto"/>
            </w:tcBorders>
          </w:tcPr>
          <w:p w14:paraId="76DEBE22"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310E12" w14:textId="77777777" w:rsidR="002C4548" w:rsidRDefault="00980C5F" w:rsidP="002C4548">
            <w:pPr>
              <w:rPr>
                <w:sz w:val="16"/>
                <w:szCs w:val="16"/>
              </w:rPr>
            </w:pPr>
            <w:r>
              <w:rPr>
                <w:sz w:val="16"/>
                <w:szCs w:val="16"/>
              </w:rPr>
              <w:t>STR-176722/C-Sequence Diagrams</w:t>
            </w:r>
          </w:p>
        </w:tc>
        <w:tc>
          <w:tcPr>
            <w:tcW w:w="5917" w:type="dxa"/>
            <w:tcBorders>
              <w:top w:val="single" w:sz="6" w:space="0" w:color="auto"/>
              <w:left w:val="single" w:sz="6" w:space="0" w:color="auto"/>
              <w:bottom w:val="single" w:sz="6" w:space="0" w:color="auto"/>
              <w:right w:val="single" w:sz="6" w:space="0" w:color="auto"/>
            </w:tcBorders>
          </w:tcPr>
          <w:p w14:paraId="26F59BC9" w14:textId="77777777" w:rsidR="002C4548" w:rsidRDefault="00980C5F" w:rsidP="002C4548">
            <w:pPr>
              <w:rPr>
                <w:sz w:val="16"/>
                <w:szCs w:val="16"/>
              </w:rPr>
            </w:pPr>
            <w:r>
              <w:rPr>
                <w:sz w:val="16"/>
                <w:szCs w:val="16"/>
              </w:rPr>
              <w:t>MBORREL4: Added REQ-233258 &amp; REQ-233259</w:t>
            </w:r>
          </w:p>
        </w:tc>
      </w:tr>
      <w:tr w:rsidR="002C4548" w14:paraId="6DC98509" w14:textId="77777777" w:rsidTr="002C4548">
        <w:trPr>
          <w:trHeight w:val="187"/>
          <w:jc w:val="center"/>
        </w:trPr>
        <w:tc>
          <w:tcPr>
            <w:tcW w:w="1799" w:type="dxa"/>
            <w:tcBorders>
              <w:left w:val="single" w:sz="6" w:space="0" w:color="auto"/>
              <w:right w:val="single" w:sz="6" w:space="0" w:color="auto"/>
            </w:tcBorders>
          </w:tcPr>
          <w:p w14:paraId="68BD41A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F8C9DA7" w14:textId="77777777" w:rsidR="002C4548" w:rsidRDefault="00980C5F" w:rsidP="002C4548">
            <w:pPr>
              <w:rPr>
                <w:sz w:val="16"/>
                <w:szCs w:val="16"/>
              </w:rPr>
            </w:pPr>
            <w:r>
              <w:rPr>
                <w:sz w:val="16"/>
                <w:szCs w:val="16"/>
              </w:rPr>
              <w:t>ENMEM-SD-REQ-233258/A-Associate Phone</w:t>
            </w:r>
          </w:p>
        </w:tc>
        <w:tc>
          <w:tcPr>
            <w:tcW w:w="5917" w:type="dxa"/>
            <w:tcBorders>
              <w:top w:val="single" w:sz="6" w:space="0" w:color="auto"/>
              <w:left w:val="single" w:sz="6" w:space="0" w:color="auto"/>
              <w:bottom w:val="single" w:sz="6" w:space="0" w:color="auto"/>
              <w:right w:val="single" w:sz="6" w:space="0" w:color="auto"/>
            </w:tcBorders>
          </w:tcPr>
          <w:p w14:paraId="1088DE6C" w14:textId="77777777" w:rsidR="002C4548" w:rsidRDefault="00980C5F" w:rsidP="002C4548">
            <w:pPr>
              <w:rPr>
                <w:sz w:val="16"/>
                <w:szCs w:val="16"/>
              </w:rPr>
            </w:pPr>
            <w:r>
              <w:rPr>
                <w:sz w:val="16"/>
                <w:szCs w:val="16"/>
              </w:rPr>
              <w:t>MBORREL4: New req. for PaaK</w:t>
            </w:r>
          </w:p>
        </w:tc>
      </w:tr>
      <w:tr w:rsidR="002C4548" w14:paraId="031B5619" w14:textId="77777777" w:rsidTr="002C4548">
        <w:trPr>
          <w:trHeight w:val="187"/>
          <w:jc w:val="center"/>
        </w:trPr>
        <w:tc>
          <w:tcPr>
            <w:tcW w:w="1799" w:type="dxa"/>
            <w:tcBorders>
              <w:left w:val="single" w:sz="6" w:space="0" w:color="auto"/>
              <w:right w:val="single" w:sz="6" w:space="0" w:color="auto"/>
            </w:tcBorders>
          </w:tcPr>
          <w:p w14:paraId="6701A620"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4EFD34" w14:textId="77777777" w:rsidR="002C4548" w:rsidRDefault="00980C5F" w:rsidP="002C4548">
            <w:pPr>
              <w:rPr>
                <w:sz w:val="16"/>
                <w:szCs w:val="16"/>
              </w:rPr>
            </w:pPr>
            <w:r>
              <w:rPr>
                <w:sz w:val="16"/>
                <w:szCs w:val="16"/>
              </w:rPr>
              <w:t>ENMEM-SD-REQ-233259/A-Disassociate Phone</w:t>
            </w:r>
          </w:p>
        </w:tc>
        <w:tc>
          <w:tcPr>
            <w:tcW w:w="5917" w:type="dxa"/>
            <w:tcBorders>
              <w:top w:val="single" w:sz="6" w:space="0" w:color="auto"/>
              <w:left w:val="single" w:sz="6" w:space="0" w:color="auto"/>
              <w:bottom w:val="single" w:sz="6" w:space="0" w:color="auto"/>
              <w:right w:val="single" w:sz="6" w:space="0" w:color="auto"/>
            </w:tcBorders>
          </w:tcPr>
          <w:p w14:paraId="02549D18" w14:textId="77777777" w:rsidR="002C4548" w:rsidRDefault="00980C5F" w:rsidP="002C4548">
            <w:pPr>
              <w:rPr>
                <w:sz w:val="16"/>
                <w:szCs w:val="16"/>
              </w:rPr>
            </w:pPr>
            <w:r>
              <w:rPr>
                <w:sz w:val="16"/>
                <w:szCs w:val="16"/>
              </w:rPr>
              <w:t>MBORREL4: New req. for PaaK</w:t>
            </w:r>
          </w:p>
        </w:tc>
      </w:tr>
      <w:tr w:rsidR="002C4548" w14:paraId="1F421ECA" w14:textId="77777777" w:rsidTr="002C4548">
        <w:trPr>
          <w:trHeight w:val="187"/>
          <w:jc w:val="center"/>
        </w:trPr>
        <w:tc>
          <w:tcPr>
            <w:tcW w:w="1799" w:type="dxa"/>
            <w:tcBorders>
              <w:left w:val="single" w:sz="6" w:space="0" w:color="auto"/>
              <w:right w:val="single" w:sz="6" w:space="0" w:color="auto"/>
            </w:tcBorders>
          </w:tcPr>
          <w:p w14:paraId="4AC2AF4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CB68D2" w14:textId="77777777" w:rsidR="002C4548" w:rsidRDefault="00980C5F" w:rsidP="002C4548">
            <w:pPr>
              <w:rPr>
                <w:sz w:val="16"/>
                <w:szCs w:val="16"/>
              </w:rPr>
            </w:pPr>
            <w:r>
              <w:rPr>
                <w:sz w:val="16"/>
                <w:szCs w:val="16"/>
              </w:rPr>
              <w:t>ENMEM-SD-REQ-099427/D-Delete Driver Profile</w:t>
            </w:r>
          </w:p>
        </w:tc>
        <w:tc>
          <w:tcPr>
            <w:tcW w:w="5917" w:type="dxa"/>
            <w:tcBorders>
              <w:top w:val="single" w:sz="6" w:space="0" w:color="auto"/>
              <w:left w:val="single" w:sz="6" w:space="0" w:color="auto"/>
              <w:bottom w:val="single" w:sz="6" w:space="0" w:color="auto"/>
              <w:right w:val="single" w:sz="6" w:space="0" w:color="auto"/>
            </w:tcBorders>
          </w:tcPr>
          <w:p w14:paraId="7B81024C" w14:textId="77777777" w:rsidR="002C4548" w:rsidRDefault="00980C5F" w:rsidP="002C4548">
            <w:pPr>
              <w:rPr>
                <w:sz w:val="16"/>
                <w:szCs w:val="16"/>
              </w:rPr>
            </w:pPr>
            <w:r>
              <w:rPr>
                <w:sz w:val="16"/>
                <w:szCs w:val="16"/>
              </w:rPr>
              <w:t>MBORREL4: Updated to include PaaK</w:t>
            </w:r>
          </w:p>
        </w:tc>
      </w:tr>
      <w:tr w:rsidR="002C4548" w14:paraId="3778454F" w14:textId="77777777" w:rsidTr="002C4548">
        <w:trPr>
          <w:trHeight w:val="187"/>
          <w:jc w:val="center"/>
        </w:trPr>
        <w:tc>
          <w:tcPr>
            <w:tcW w:w="1799" w:type="dxa"/>
            <w:tcBorders>
              <w:left w:val="single" w:sz="6" w:space="0" w:color="auto"/>
              <w:right w:val="single" w:sz="6" w:space="0" w:color="auto"/>
            </w:tcBorders>
          </w:tcPr>
          <w:p w14:paraId="46A3E48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83E5C5" w14:textId="77777777" w:rsidR="002C4548" w:rsidRDefault="00980C5F" w:rsidP="002C4548">
            <w:pPr>
              <w:rPr>
                <w:sz w:val="16"/>
                <w:szCs w:val="16"/>
              </w:rPr>
            </w:pPr>
            <w:r>
              <w:rPr>
                <w:sz w:val="16"/>
                <w:szCs w:val="16"/>
              </w:rPr>
              <w:t>ENMEM-SD-REQ-197509/B-Master Reset</w:t>
            </w:r>
          </w:p>
        </w:tc>
        <w:tc>
          <w:tcPr>
            <w:tcW w:w="5917" w:type="dxa"/>
            <w:tcBorders>
              <w:top w:val="single" w:sz="6" w:space="0" w:color="auto"/>
              <w:left w:val="single" w:sz="6" w:space="0" w:color="auto"/>
              <w:bottom w:val="single" w:sz="6" w:space="0" w:color="auto"/>
              <w:right w:val="single" w:sz="6" w:space="0" w:color="auto"/>
            </w:tcBorders>
          </w:tcPr>
          <w:p w14:paraId="1712634D" w14:textId="77777777" w:rsidR="002C4548" w:rsidRDefault="00980C5F" w:rsidP="002C4548">
            <w:pPr>
              <w:rPr>
                <w:sz w:val="16"/>
                <w:szCs w:val="16"/>
              </w:rPr>
            </w:pPr>
            <w:r>
              <w:rPr>
                <w:sz w:val="16"/>
                <w:szCs w:val="16"/>
              </w:rPr>
              <w:t>MBORREL4: Updated to include PaaK</w:t>
            </w:r>
          </w:p>
        </w:tc>
      </w:tr>
      <w:tr w:rsidR="002C4548" w14:paraId="29CEAFAF" w14:textId="77777777" w:rsidTr="002C4548">
        <w:trPr>
          <w:trHeight w:val="187"/>
          <w:jc w:val="center"/>
        </w:trPr>
        <w:tc>
          <w:tcPr>
            <w:tcW w:w="1799" w:type="dxa"/>
            <w:tcBorders>
              <w:left w:val="single" w:sz="6" w:space="0" w:color="auto"/>
              <w:right w:val="single" w:sz="6" w:space="0" w:color="auto"/>
            </w:tcBorders>
          </w:tcPr>
          <w:p w14:paraId="1C07B45A"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9EB390" w14:textId="77777777" w:rsidR="002C4548" w:rsidRDefault="00980C5F" w:rsidP="002C4548">
            <w:pPr>
              <w:rPr>
                <w:sz w:val="16"/>
                <w:szCs w:val="16"/>
              </w:rPr>
            </w:pPr>
            <w:r>
              <w:rPr>
                <w:sz w:val="16"/>
                <w:szCs w:val="16"/>
              </w:rPr>
              <w:t>ENMEM-FUN-REQ-195573/C-EnhancedMemoryInterfaceClient HMI Requirements - APIM</w:t>
            </w:r>
          </w:p>
        </w:tc>
        <w:tc>
          <w:tcPr>
            <w:tcW w:w="5917" w:type="dxa"/>
            <w:tcBorders>
              <w:top w:val="single" w:sz="6" w:space="0" w:color="auto"/>
              <w:left w:val="single" w:sz="6" w:space="0" w:color="auto"/>
              <w:bottom w:val="single" w:sz="6" w:space="0" w:color="auto"/>
              <w:right w:val="single" w:sz="6" w:space="0" w:color="auto"/>
            </w:tcBorders>
          </w:tcPr>
          <w:p w14:paraId="595B9778" w14:textId="77777777" w:rsidR="002C4548" w:rsidRDefault="00980C5F" w:rsidP="002C4548">
            <w:pPr>
              <w:rPr>
                <w:sz w:val="16"/>
                <w:szCs w:val="16"/>
              </w:rPr>
            </w:pPr>
            <w:r>
              <w:rPr>
                <w:sz w:val="16"/>
                <w:szCs w:val="16"/>
              </w:rPr>
              <w:t>MBORREL4: Added REQ-233009, REQ-233260, REQ-234279, REQ-233264</w:t>
            </w:r>
          </w:p>
        </w:tc>
      </w:tr>
      <w:tr w:rsidR="002C4548" w14:paraId="56297880" w14:textId="77777777" w:rsidTr="002C4548">
        <w:trPr>
          <w:trHeight w:val="187"/>
          <w:jc w:val="center"/>
        </w:trPr>
        <w:tc>
          <w:tcPr>
            <w:tcW w:w="1799" w:type="dxa"/>
            <w:tcBorders>
              <w:left w:val="single" w:sz="6" w:space="0" w:color="auto"/>
              <w:right w:val="single" w:sz="6" w:space="0" w:color="auto"/>
            </w:tcBorders>
          </w:tcPr>
          <w:p w14:paraId="7936A54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6FE41F" w14:textId="77777777" w:rsidR="002C4548" w:rsidRDefault="00980C5F" w:rsidP="002C4548">
            <w:pPr>
              <w:rPr>
                <w:sz w:val="16"/>
                <w:szCs w:val="16"/>
              </w:rPr>
            </w:pPr>
            <w:r>
              <w:rPr>
                <w:sz w:val="16"/>
                <w:szCs w:val="16"/>
              </w:rPr>
              <w:t>STR-297590/E-Requirements</w:t>
            </w:r>
          </w:p>
        </w:tc>
        <w:tc>
          <w:tcPr>
            <w:tcW w:w="5917" w:type="dxa"/>
            <w:tcBorders>
              <w:top w:val="single" w:sz="6" w:space="0" w:color="auto"/>
              <w:left w:val="single" w:sz="6" w:space="0" w:color="auto"/>
              <w:bottom w:val="single" w:sz="6" w:space="0" w:color="auto"/>
              <w:right w:val="single" w:sz="6" w:space="0" w:color="auto"/>
            </w:tcBorders>
          </w:tcPr>
          <w:p w14:paraId="1F8F43D1" w14:textId="77777777" w:rsidR="002C4548" w:rsidRDefault="00980C5F" w:rsidP="002C4548">
            <w:pPr>
              <w:rPr>
                <w:sz w:val="16"/>
                <w:szCs w:val="16"/>
              </w:rPr>
            </w:pPr>
            <w:r>
              <w:rPr>
                <w:sz w:val="16"/>
                <w:szCs w:val="16"/>
              </w:rPr>
              <w:t>MBORREL4: Added REQ-233009, REQ-233260, REQ-234279, REQ-233264</w:t>
            </w:r>
          </w:p>
        </w:tc>
      </w:tr>
      <w:tr w:rsidR="002C4548" w14:paraId="3A41AB2A" w14:textId="77777777" w:rsidTr="002C4548">
        <w:trPr>
          <w:trHeight w:val="187"/>
          <w:jc w:val="center"/>
        </w:trPr>
        <w:tc>
          <w:tcPr>
            <w:tcW w:w="1799" w:type="dxa"/>
            <w:tcBorders>
              <w:left w:val="single" w:sz="6" w:space="0" w:color="auto"/>
              <w:right w:val="single" w:sz="6" w:space="0" w:color="auto"/>
            </w:tcBorders>
          </w:tcPr>
          <w:p w14:paraId="10009C99"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8441BF" w14:textId="77777777" w:rsidR="002C4548" w:rsidRDefault="00980C5F" w:rsidP="002C4548">
            <w:pPr>
              <w:rPr>
                <w:sz w:val="16"/>
                <w:szCs w:val="16"/>
              </w:rPr>
            </w:pPr>
            <w:r>
              <w:rPr>
                <w:sz w:val="16"/>
                <w:szCs w:val="16"/>
              </w:rPr>
              <w:t>ENMEM-HMI-REQ-195574/B-HMI Timeout for Overall Keyfob/Phone Pairing Process</w:t>
            </w:r>
          </w:p>
        </w:tc>
        <w:tc>
          <w:tcPr>
            <w:tcW w:w="5917" w:type="dxa"/>
            <w:tcBorders>
              <w:top w:val="single" w:sz="6" w:space="0" w:color="auto"/>
              <w:left w:val="single" w:sz="6" w:space="0" w:color="auto"/>
              <w:bottom w:val="single" w:sz="6" w:space="0" w:color="auto"/>
              <w:right w:val="single" w:sz="6" w:space="0" w:color="auto"/>
            </w:tcBorders>
          </w:tcPr>
          <w:p w14:paraId="26DAFDA7" w14:textId="77777777" w:rsidR="002C4548" w:rsidRDefault="00980C5F" w:rsidP="002C4548">
            <w:pPr>
              <w:rPr>
                <w:sz w:val="16"/>
                <w:szCs w:val="16"/>
              </w:rPr>
            </w:pPr>
            <w:r>
              <w:rPr>
                <w:sz w:val="16"/>
                <w:szCs w:val="16"/>
              </w:rPr>
              <w:t>MBORREL4: Updated to include PaaK</w:t>
            </w:r>
          </w:p>
        </w:tc>
      </w:tr>
      <w:tr w:rsidR="002C4548" w14:paraId="416C95A3" w14:textId="77777777" w:rsidTr="002C4548">
        <w:trPr>
          <w:trHeight w:val="187"/>
          <w:jc w:val="center"/>
        </w:trPr>
        <w:tc>
          <w:tcPr>
            <w:tcW w:w="1799" w:type="dxa"/>
            <w:tcBorders>
              <w:left w:val="single" w:sz="6" w:space="0" w:color="auto"/>
              <w:right w:val="single" w:sz="6" w:space="0" w:color="auto"/>
            </w:tcBorders>
          </w:tcPr>
          <w:p w14:paraId="04503D48"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4BB087" w14:textId="77777777" w:rsidR="002C4548" w:rsidRDefault="00980C5F" w:rsidP="002C4548">
            <w:pPr>
              <w:rPr>
                <w:sz w:val="16"/>
                <w:szCs w:val="16"/>
              </w:rPr>
            </w:pPr>
            <w:r>
              <w:rPr>
                <w:sz w:val="16"/>
                <w:szCs w:val="16"/>
              </w:rPr>
              <w:t>ENMEM-TMR-REQ-194098/C-</w:t>
            </w:r>
            <w:proofErr w:type="spellStart"/>
            <w:r>
              <w:rPr>
                <w:sz w:val="16"/>
                <w:szCs w:val="16"/>
              </w:rPr>
              <w:t>T_FobAssocTotal</w:t>
            </w:r>
            <w:proofErr w:type="spellEnd"/>
          </w:p>
        </w:tc>
        <w:tc>
          <w:tcPr>
            <w:tcW w:w="5917" w:type="dxa"/>
            <w:tcBorders>
              <w:top w:val="single" w:sz="6" w:space="0" w:color="auto"/>
              <w:left w:val="single" w:sz="6" w:space="0" w:color="auto"/>
              <w:bottom w:val="single" w:sz="6" w:space="0" w:color="auto"/>
              <w:right w:val="single" w:sz="6" w:space="0" w:color="auto"/>
            </w:tcBorders>
          </w:tcPr>
          <w:p w14:paraId="13BFD575" w14:textId="77777777" w:rsidR="002C4548" w:rsidRDefault="00980C5F" w:rsidP="002C4548">
            <w:pPr>
              <w:rPr>
                <w:sz w:val="16"/>
                <w:szCs w:val="16"/>
              </w:rPr>
            </w:pPr>
            <w:r>
              <w:rPr>
                <w:sz w:val="16"/>
                <w:szCs w:val="16"/>
              </w:rPr>
              <w:t>MBORREL4: Updated to include PaaK</w:t>
            </w:r>
          </w:p>
        </w:tc>
      </w:tr>
      <w:tr w:rsidR="002C4548" w14:paraId="5879E253" w14:textId="77777777" w:rsidTr="002C4548">
        <w:trPr>
          <w:trHeight w:val="187"/>
          <w:jc w:val="center"/>
        </w:trPr>
        <w:tc>
          <w:tcPr>
            <w:tcW w:w="1799" w:type="dxa"/>
            <w:tcBorders>
              <w:left w:val="single" w:sz="6" w:space="0" w:color="auto"/>
              <w:right w:val="single" w:sz="6" w:space="0" w:color="auto"/>
            </w:tcBorders>
          </w:tcPr>
          <w:p w14:paraId="7DB5678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5193AA" w14:textId="77777777" w:rsidR="002C4548" w:rsidRDefault="00980C5F" w:rsidP="002C4548">
            <w:pPr>
              <w:rPr>
                <w:sz w:val="16"/>
                <w:szCs w:val="16"/>
              </w:rPr>
            </w:pPr>
            <w:r>
              <w:rPr>
                <w:sz w:val="16"/>
                <w:szCs w:val="16"/>
              </w:rPr>
              <w:t>ENMEM-HMI-REQ-195576/B-HMI Timeout for One Keyfob/Phone Pairing Attempt</w:t>
            </w:r>
          </w:p>
        </w:tc>
        <w:tc>
          <w:tcPr>
            <w:tcW w:w="5917" w:type="dxa"/>
            <w:tcBorders>
              <w:top w:val="single" w:sz="6" w:space="0" w:color="auto"/>
              <w:left w:val="single" w:sz="6" w:space="0" w:color="auto"/>
              <w:bottom w:val="single" w:sz="6" w:space="0" w:color="auto"/>
              <w:right w:val="single" w:sz="6" w:space="0" w:color="auto"/>
            </w:tcBorders>
          </w:tcPr>
          <w:p w14:paraId="5B9AB0B4" w14:textId="77777777" w:rsidR="002C4548" w:rsidRDefault="00980C5F" w:rsidP="002C4548">
            <w:pPr>
              <w:rPr>
                <w:sz w:val="16"/>
                <w:szCs w:val="16"/>
              </w:rPr>
            </w:pPr>
            <w:r>
              <w:rPr>
                <w:sz w:val="16"/>
                <w:szCs w:val="16"/>
              </w:rPr>
              <w:t>MBORREL4: Updated to include PaaK</w:t>
            </w:r>
          </w:p>
        </w:tc>
      </w:tr>
      <w:tr w:rsidR="002C4548" w14:paraId="24E69100" w14:textId="77777777" w:rsidTr="002C4548">
        <w:trPr>
          <w:trHeight w:val="187"/>
          <w:jc w:val="center"/>
        </w:trPr>
        <w:tc>
          <w:tcPr>
            <w:tcW w:w="1799" w:type="dxa"/>
            <w:tcBorders>
              <w:left w:val="single" w:sz="6" w:space="0" w:color="auto"/>
              <w:right w:val="single" w:sz="6" w:space="0" w:color="auto"/>
            </w:tcBorders>
          </w:tcPr>
          <w:p w14:paraId="56EC6A6F"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BC0DD3" w14:textId="77777777" w:rsidR="002C4548" w:rsidRDefault="00980C5F" w:rsidP="002C4548">
            <w:pPr>
              <w:rPr>
                <w:sz w:val="16"/>
                <w:szCs w:val="16"/>
              </w:rPr>
            </w:pPr>
            <w:r>
              <w:rPr>
                <w:sz w:val="16"/>
                <w:szCs w:val="16"/>
              </w:rPr>
              <w:t>ENMEM-TMR-REQ-194099/C-</w:t>
            </w:r>
            <w:proofErr w:type="spellStart"/>
            <w:r>
              <w:rPr>
                <w:sz w:val="16"/>
                <w:szCs w:val="16"/>
              </w:rPr>
              <w:t>T_FobAssocOneTime</w:t>
            </w:r>
            <w:proofErr w:type="spellEnd"/>
          </w:p>
        </w:tc>
        <w:tc>
          <w:tcPr>
            <w:tcW w:w="5917" w:type="dxa"/>
            <w:tcBorders>
              <w:top w:val="single" w:sz="6" w:space="0" w:color="auto"/>
              <w:left w:val="single" w:sz="6" w:space="0" w:color="auto"/>
              <w:bottom w:val="single" w:sz="6" w:space="0" w:color="auto"/>
              <w:right w:val="single" w:sz="6" w:space="0" w:color="auto"/>
            </w:tcBorders>
          </w:tcPr>
          <w:p w14:paraId="376B27E7" w14:textId="77777777" w:rsidR="002C4548" w:rsidRDefault="00980C5F" w:rsidP="002C4548">
            <w:pPr>
              <w:rPr>
                <w:sz w:val="16"/>
                <w:szCs w:val="16"/>
              </w:rPr>
            </w:pPr>
            <w:r>
              <w:rPr>
                <w:sz w:val="16"/>
                <w:szCs w:val="16"/>
              </w:rPr>
              <w:t>MBORREL4: Updated to include PaaK</w:t>
            </w:r>
          </w:p>
        </w:tc>
      </w:tr>
      <w:tr w:rsidR="002C4548" w14:paraId="5273DAA1" w14:textId="77777777" w:rsidTr="002C4548">
        <w:trPr>
          <w:trHeight w:val="187"/>
          <w:jc w:val="center"/>
        </w:trPr>
        <w:tc>
          <w:tcPr>
            <w:tcW w:w="1799" w:type="dxa"/>
            <w:tcBorders>
              <w:left w:val="single" w:sz="6" w:space="0" w:color="auto"/>
              <w:right w:val="single" w:sz="6" w:space="0" w:color="auto"/>
            </w:tcBorders>
          </w:tcPr>
          <w:p w14:paraId="3C557CC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6A1891C" w14:textId="77777777" w:rsidR="002C4548" w:rsidRDefault="00980C5F" w:rsidP="002C4548">
            <w:pPr>
              <w:rPr>
                <w:sz w:val="16"/>
                <w:szCs w:val="16"/>
              </w:rPr>
            </w:pPr>
            <w:r>
              <w:rPr>
                <w:sz w:val="16"/>
                <w:szCs w:val="16"/>
              </w:rPr>
              <w:t>ENMEM-HMI-REQ-195575/B-Number of Retries on HMI for Keyfob/Phone Pairing</w:t>
            </w:r>
          </w:p>
        </w:tc>
        <w:tc>
          <w:tcPr>
            <w:tcW w:w="5917" w:type="dxa"/>
            <w:tcBorders>
              <w:top w:val="single" w:sz="6" w:space="0" w:color="auto"/>
              <w:left w:val="single" w:sz="6" w:space="0" w:color="auto"/>
              <w:bottom w:val="single" w:sz="6" w:space="0" w:color="auto"/>
              <w:right w:val="single" w:sz="6" w:space="0" w:color="auto"/>
            </w:tcBorders>
          </w:tcPr>
          <w:p w14:paraId="6E15B955" w14:textId="77777777" w:rsidR="002C4548" w:rsidRDefault="00980C5F" w:rsidP="002C4548">
            <w:pPr>
              <w:rPr>
                <w:sz w:val="16"/>
                <w:szCs w:val="16"/>
              </w:rPr>
            </w:pPr>
            <w:r>
              <w:rPr>
                <w:sz w:val="16"/>
                <w:szCs w:val="16"/>
              </w:rPr>
              <w:t>MBORREL4: Updated to include PaaK</w:t>
            </w:r>
          </w:p>
        </w:tc>
      </w:tr>
      <w:tr w:rsidR="002C4548" w14:paraId="4874B2C1" w14:textId="77777777" w:rsidTr="002C4548">
        <w:trPr>
          <w:trHeight w:val="187"/>
          <w:jc w:val="center"/>
        </w:trPr>
        <w:tc>
          <w:tcPr>
            <w:tcW w:w="1799" w:type="dxa"/>
            <w:tcBorders>
              <w:left w:val="single" w:sz="6" w:space="0" w:color="auto"/>
              <w:right w:val="single" w:sz="6" w:space="0" w:color="auto"/>
            </w:tcBorders>
          </w:tcPr>
          <w:p w14:paraId="419729EE"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306853" w14:textId="77777777" w:rsidR="002C4548" w:rsidRDefault="00980C5F" w:rsidP="002C4548">
            <w:pPr>
              <w:rPr>
                <w:sz w:val="16"/>
                <w:szCs w:val="16"/>
              </w:rPr>
            </w:pPr>
            <w:r>
              <w:rPr>
                <w:sz w:val="16"/>
                <w:szCs w:val="16"/>
              </w:rPr>
              <w:t>ENMEM-REQ-179346/B-</w:t>
            </w:r>
            <w:proofErr w:type="spellStart"/>
            <w:r>
              <w:rPr>
                <w:sz w:val="16"/>
                <w:szCs w:val="16"/>
              </w:rPr>
              <w:t>N_NumberOfRetries</w:t>
            </w:r>
            <w:proofErr w:type="spellEnd"/>
          </w:p>
        </w:tc>
        <w:tc>
          <w:tcPr>
            <w:tcW w:w="5917" w:type="dxa"/>
            <w:tcBorders>
              <w:top w:val="single" w:sz="6" w:space="0" w:color="auto"/>
              <w:left w:val="single" w:sz="6" w:space="0" w:color="auto"/>
              <w:bottom w:val="single" w:sz="6" w:space="0" w:color="auto"/>
              <w:right w:val="single" w:sz="6" w:space="0" w:color="auto"/>
            </w:tcBorders>
          </w:tcPr>
          <w:p w14:paraId="5F1F2253" w14:textId="77777777" w:rsidR="002C4548" w:rsidRDefault="00980C5F" w:rsidP="002C4548">
            <w:pPr>
              <w:rPr>
                <w:sz w:val="16"/>
                <w:szCs w:val="16"/>
              </w:rPr>
            </w:pPr>
            <w:r>
              <w:rPr>
                <w:sz w:val="16"/>
                <w:szCs w:val="16"/>
              </w:rPr>
              <w:t>MBORREL4: Updated to include PaaK</w:t>
            </w:r>
          </w:p>
        </w:tc>
      </w:tr>
      <w:tr w:rsidR="002C4548" w14:paraId="1E0F1EC3" w14:textId="77777777" w:rsidTr="002C4548">
        <w:trPr>
          <w:trHeight w:val="187"/>
          <w:jc w:val="center"/>
        </w:trPr>
        <w:tc>
          <w:tcPr>
            <w:tcW w:w="1799" w:type="dxa"/>
            <w:tcBorders>
              <w:left w:val="single" w:sz="6" w:space="0" w:color="auto"/>
              <w:right w:val="single" w:sz="6" w:space="0" w:color="auto"/>
            </w:tcBorders>
          </w:tcPr>
          <w:p w14:paraId="3FFA5F78"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2D51C5" w14:textId="77777777" w:rsidR="002C4548" w:rsidRDefault="00980C5F" w:rsidP="002C4548">
            <w:pPr>
              <w:rPr>
                <w:sz w:val="16"/>
                <w:szCs w:val="16"/>
              </w:rPr>
            </w:pPr>
            <w:r>
              <w:rPr>
                <w:sz w:val="16"/>
                <w:szCs w:val="16"/>
              </w:rPr>
              <w:t>ENMEM-HMI-REQ-233009/A-Phone HMI Indication</w:t>
            </w:r>
          </w:p>
        </w:tc>
        <w:tc>
          <w:tcPr>
            <w:tcW w:w="5917" w:type="dxa"/>
            <w:tcBorders>
              <w:top w:val="single" w:sz="6" w:space="0" w:color="auto"/>
              <w:left w:val="single" w:sz="6" w:space="0" w:color="auto"/>
              <w:bottom w:val="single" w:sz="6" w:space="0" w:color="auto"/>
              <w:right w:val="single" w:sz="6" w:space="0" w:color="auto"/>
            </w:tcBorders>
          </w:tcPr>
          <w:p w14:paraId="7CA69781" w14:textId="77777777" w:rsidR="002C4548" w:rsidRDefault="00980C5F" w:rsidP="002C4548">
            <w:pPr>
              <w:rPr>
                <w:sz w:val="16"/>
                <w:szCs w:val="16"/>
              </w:rPr>
            </w:pPr>
            <w:r>
              <w:rPr>
                <w:sz w:val="16"/>
                <w:szCs w:val="16"/>
              </w:rPr>
              <w:t>MBORREL4: New req. for PaaK</w:t>
            </w:r>
          </w:p>
        </w:tc>
      </w:tr>
      <w:tr w:rsidR="002C4548" w14:paraId="665F8BCA" w14:textId="77777777" w:rsidTr="002C4548">
        <w:trPr>
          <w:trHeight w:val="187"/>
          <w:jc w:val="center"/>
        </w:trPr>
        <w:tc>
          <w:tcPr>
            <w:tcW w:w="1799" w:type="dxa"/>
            <w:tcBorders>
              <w:left w:val="single" w:sz="6" w:space="0" w:color="auto"/>
              <w:right w:val="single" w:sz="6" w:space="0" w:color="auto"/>
            </w:tcBorders>
          </w:tcPr>
          <w:p w14:paraId="451BE2C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9D8A2A5" w14:textId="77777777" w:rsidR="002C4548" w:rsidRDefault="00980C5F" w:rsidP="002C4548">
            <w:pPr>
              <w:rPr>
                <w:sz w:val="16"/>
                <w:szCs w:val="16"/>
              </w:rPr>
            </w:pPr>
            <w:r>
              <w:rPr>
                <w:sz w:val="16"/>
                <w:szCs w:val="16"/>
              </w:rPr>
              <w:t>ENMEM-HMI-REQ-197850/B-Enhanced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66E47B6A" w14:textId="77777777" w:rsidR="002C4548" w:rsidRDefault="00980C5F" w:rsidP="002C4548">
            <w:pPr>
              <w:rPr>
                <w:sz w:val="16"/>
                <w:szCs w:val="16"/>
              </w:rPr>
            </w:pPr>
            <w:r>
              <w:rPr>
                <w:sz w:val="16"/>
                <w:szCs w:val="16"/>
              </w:rPr>
              <w:t>MBORREL4: Updated to include PaaK</w:t>
            </w:r>
          </w:p>
        </w:tc>
      </w:tr>
      <w:tr w:rsidR="002C4548" w14:paraId="3E1DC7E1" w14:textId="77777777" w:rsidTr="002C4548">
        <w:trPr>
          <w:trHeight w:val="187"/>
          <w:jc w:val="center"/>
        </w:trPr>
        <w:tc>
          <w:tcPr>
            <w:tcW w:w="1799" w:type="dxa"/>
            <w:tcBorders>
              <w:left w:val="single" w:sz="6" w:space="0" w:color="auto"/>
              <w:right w:val="single" w:sz="6" w:space="0" w:color="auto"/>
            </w:tcBorders>
          </w:tcPr>
          <w:p w14:paraId="7A82AF01"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80A56A" w14:textId="77777777" w:rsidR="002C4548" w:rsidRDefault="00980C5F" w:rsidP="002C4548">
            <w:pPr>
              <w:rPr>
                <w:sz w:val="16"/>
                <w:szCs w:val="16"/>
              </w:rPr>
            </w:pPr>
            <w:r>
              <w:rPr>
                <w:sz w:val="16"/>
                <w:szCs w:val="16"/>
              </w:rPr>
              <w:t>ENMEM-SR-REQ-198055/C-Enhanced Memory HMI Option for Associated Keyfob/Phone</w:t>
            </w:r>
          </w:p>
        </w:tc>
        <w:tc>
          <w:tcPr>
            <w:tcW w:w="5917" w:type="dxa"/>
            <w:tcBorders>
              <w:top w:val="single" w:sz="6" w:space="0" w:color="auto"/>
              <w:left w:val="single" w:sz="6" w:space="0" w:color="auto"/>
              <w:bottom w:val="single" w:sz="6" w:space="0" w:color="auto"/>
              <w:right w:val="single" w:sz="6" w:space="0" w:color="auto"/>
            </w:tcBorders>
          </w:tcPr>
          <w:p w14:paraId="1C56844A" w14:textId="77777777" w:rsidR="002C4548" w:rsidRDefault="00980C5F" w:rsidP="002C4548">
            <w:pPr>
              <w:rPr>
                <w:sz w:val="16"/>
                <w:szCs w:val="16"/>
              </w:rPr>
            </w:pPr>
            <w:r>
              <w:rPr>
                <w:sz w:val="16"/>
                <w:szCs w:val="16"/>
              </w:rPr>
              <w:t>MBORREL4: Updated to include PaaK</w:t>
            </w:r>
          </w:p>
        </w:tc>
      </w:tr>
      <w:tr w:rsidR="002C4548" w14:paraId="2602C1EC" w14:textId="77777777" w:rsidTr="002C4548">
        <w:trPr>
          <w:trHeight w:val="187"/>
          <w:jc w:val="center"/>
        </w:trPr>
        <w:tc>
          <w:tcPr>
            <w:tcW w:w="1799" w:type="dxa"/>
            <w:tcBorders>
              <w:left w:val="single" w:sz="6" w:space="0" w:color="auto"/>
              <w:right w:val="single" w:sz="6" w:space="0" w:color="auto"/>
            </w:tcBorders>
          </w:tcPr>
          <w:p w14:paraId="1789C7AD"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BDEF86" w14:textId="77777777" w:rsidR="002C4548" w:rsidRDefault="00980C5F" w:rsidP="002C4548">
            <w:pPr>
              <w:rPr>
                <w:sz w:val="16"/>
                <w:szCs w:val="16"/>
              </w:rPr>
            </w:pPr>
            <w:r>
              <w:rPr>
                <w:sz w:val="16"/>
                <w:szCs w:val="16"/>
              </w:rPr>
              <w:t>ENMEM-HMI-REQ-197502/B-Enhanced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609A9995" w14:textId="77777777" w:rsidR="002C4548" w:rsidRDefault="00980C5F" w:rsidP="002C4548">
            <w:pPr>
              <w:rPr>
                <w:sz w:val="16"/>
                <w:szCs w:val="16"/>
              </w:rPr>
            </w:pPr>
            <w:r>
              <w:rPr>
                <w:sz w:val="16"/>
                <w:szCs w:val="16"/>
              </w:rPr>
              <w:t>MBORREL4: Updated to include PaaK</w:t>
            </w:r>
          </w:p>
        </w:tc>
      </w:tr>
      <w:tr w:rsidR="002C4548" w14:paraId="033B7C28" w14:textId="77777777" w:rsidTr="002C4548">
        <w:trPr>
          <w:trHeight w:val="187"/>
          <w:jc w:val="center"/>
        </w:trPr>
        <w:tc>
          <w:tcPr>
            <w:tcW w:w="1799" w:type="dxa"/>
            <w:tcBorders>
              <w:left w:val="single" w:sz="6" w:space="0" w:color="auto"/>
              <w:right w:val="single" w:sz="6" w:space="0" w:color="auto"/>
            </w:tcBorders>
          </w:tcPr>
          <w:p w14:paraId="52D63793"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1EEF1F" w14:textId="77777777" w:rsidR="002C4548" w:rsidRDefault="00980C5F" w:rsidP="002C4548">
            <w:pPr>
              <w:rPr>
                <w:sz w:val="16"/>
                <w:szCs w:val="16"/>
              </w:rPr>
            </w:pPr>
            <w:r>
              <w:rPr>
                <w:sz w:val="16"/>
                <w:szCs w:val="16"/>
              </w:rPr>
              <w:t>ENMEM-HMI-REQ-233260/A-Keyfob &amp; Phone Association During Profile Creation</w:t>
            </w:r>
          </w:p>
        </w:tc>
        <w:tc>
          <w:tcPr>
            <w:tcW w:w="5917" w:type="dxa"/>
            <w:tcBorders>
              <w:top w:val="single" w:sz="6" w:space="0" w:color="auto"/>
              <w:left w:val="single" w:sz="6" w:space="0" w:color="auto"/>
              <w:bottom w:val="single" w:sz="6" w:space="0" w:color="auto"/>
              <w:right w:val="single" w:sz="6" w:space="0" w:color="auto"/>
            </w:tcBorders>
          </w:tcPr>
          <w:p w14:paraId="60C8679A" w14:textId="77777777" w:rsidR="002C4548" w:rsidRDefault="00980C5F" w:rsidP="002C4548">
            <w:pPr>
              <w:rPr>
                <w:sz w:val="16"/>
                <w:szCs w:val="16"/>
              </w:rPr>
            </w:pPr>
            <w:r>
              <w:rPr>
                <w:sz w:val="16"/>
                <w:szCs w:val="16"/>
              </w:rPr>
              <w:t>MBORREL4: New Req. for PaaK</w:t>
            </w:r>
          </w:p>
        </w:tc>
      </w:tr>
      <w:tr w:rsidR="002C4548" w14:paraId="36203842" w14:textId="77777777" w:rsidTr="002C4548">
        <w:trPr>
          <w:trHeight w:val="187"/>
          <w:jc w:val="center"/>
        </w:trPr>
        <w:tc>
          <w:tcPr>
            <w:tcW w:w="1799" w:type="dxa"/>
            <w:tcBorders>
              <w:left w:val="single" w:sz="6" w:space="0" w:color="auto"/>
              <w:right w:val="single" w:sz="6" w:space="0" w:color="auto"/>
            </w:tcBorders>
          </w:tcPr>
          <w:p w14:paraId="1C16ABA7"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C3E416" w14:textId="77777777" w:rsidR="002C4548" w:rsidRDefault="00980C5F" w:rsidP="002C4548">
            <w:pPr>
              <w:rPr>
                <w:sz w:val="16"/>
                <w:szCs w:val="16"/>
              </w:rPr>
            </w:pPr>
            <w:r>
              <w:rPr>
                <w:sz w:val="16"/>
                <w:szCs w:val="16"/>
              </w:rPr>
              <w:t>ENMEM-HMI-REQ-234279/A-Wrong Device Detected HMI</w:t>
            </w:r>
          </w:p>
        </w:tc>
        <w:tc>
          <w:tcPr>
            <w:tcW w:w="5917" w:type="dxa"/>
            <w:tcBorders>
              <w:top w:val="single" w:sz="6" w:space="0" w:color="auto"/>
              <w:left w:val="single" w:sz="6" w:space="0" w:color="auto"/>
              <w:bottom w:val="single" w:sz="6" w:space="0" w:color="auto"/>
              <w:right w:val="single" w:sz="6" w:space="0" w:color="auto"/>
            </w:tcBorders>
          </w:tcPr>
          <w:p w14:paraId="7211F63B" w14:textId="77777777" w:rsidR="002C4548" w:rsidRDefault="00980C5F" w:rsidP="002C4548">
            <w:pPr>
              <w:rPr>
                <w:sz w:val="16"/>
                <w:szCs w:val="16"/>
              </w:rPr>
            </w:pPr>
            <w:r>
              <w:rPr>
                <w:sz w:val="16"/>
                <w:szCs w:val="16"/>
              </w:rPr>
              <w:t>MBORREL4: New req. for PaaK</w:t>
            </w:r>
          </w:p>
        </w:tc>
      </w:tr>
      <w:tr w:rsidR="002C4548" w14:paraId="02AAC019" w14:textId="77777777" w:rsidTr="00BD13E1">
        <w:trPr>
          <w:trHeight w:val="187"/>
          <w:jc w:val="center"/>
        </w:trPr>
        <w:tc>
          <w:tcPr>
            <w:tcW w:w="1799" w:type="dxa"/>
            <w:tcBorders>
              <w:left w:val="single" w:sz="6" w:space="0" w:color="auto"/>
              <w:bottom w:val="single" w:sz="4" w:space="0" w:color="auto"/>
              <w:right w:val="single" w:sz="6" w:space="0" w:color="auto"/>
            </w:tcBorders>
          </w:tcPr>
          <w:p w14:paraId="0D1B1B83" w14:textId="77777777" w:rsidR="002C4548" w:rsidRDefault="00C73931" w:rsidP="002C4548">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3FB3AC4" w14:textId="77777777" w:rsidR="002C4548" w:rsidRDefault="00980C5F" w:rsidP="002C4548">
            <w:pPr>
              <w:rPr>
                <w:sz w:val="16"/>
                <w:szCs w:val="16"/>
              </w:rPr>
            </w:pPr>
            <w:r>
              <w:rPr>
                <w:sz w:val="16"/>
                <w:szCs w:val="16"/>
              </w:rPr>
              <w:t>ENMEM-HMI-REQ-233264/A-Phone Association HMI Option</w:t>
            </w:r>
          </w:p>
        </w:tc>
        <w:tc>
          <w:tcPr>
            <w:tcW w:w="5917" w:type="dxa"/>
            <w:tcBorders>
              <w:top w:val="single" w:sz="6" w:space="0" w:color="auto"/>
              <w:left w:val="single" w:sz="6" w:space="0" w:color="auto"/>
              <w:bottom w:val="single" w:sz="6" w:space="0" w:color="auto"/>
              <w:right w:val="single" w:sz="6" w:space="0" w:color="auto"/>
            </w:tcBorders>
          </w:tcPr>
          <w:p w14:paraId="380A6AAA" w14:textId="77777777" w:rsidR="002C4548" w:rsidRDefault="00980C5F" w:rsidP="002C4548">
            <w:pPr>
              <w:rPr>
                <w:sz w:val="16"/>
                <w:szCs w:val="16"/>
              </w:rPr>
            </w:pPr>
            <w:r>
              <w:rPr>
                <w:sz w:val="16"/>
                <w:szCs w:val="16"/>
              </w:rPr>
              <w:t>MBORREL4: New Req. for PaaK</w:t>
            </w:r>
          </w:p>
        </w:tc>
      </w:tr>
      <w:tr w:rsidR="003075EC" w14:paraId="537073D3" w14:textId="77777777" w:rsidTr="00965891">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6B98255E" w14:textId="77777777" w:rsidR="003075EC" w:rsidRDefault="00C73931" w:rsidP="00965891">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6DE8062" w14:textId="77777777" w:rsidR="003075EC" w:rsidRDefault="00C73931" w:rsidP="00965891">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60F01C78" w14:textId="77777777" w:rsidR="003075EC" w:rsidRDefault="00C73931" w:rsidP="00965891">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768124DF" w14:textId="77777777" w:rsidR="003075EC" w:rsidRDefault="00C73931" w:rsidP="00965891">
            <w:pPr>
              <w:spacing w:line="276" w:lineRule="auto"/>
              <w:rPr>
                <w:rFonts w:cs="Arial"/>
                <w:b/>
                <w:sz w:val="16"/>
              </w:rPr>
            </w:pPr>
          </w:p>
        </w:tc>
      </w:tr>
      <w:tr w:rsidR="00594F22" w14:paraId="4087BBB7"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1C184663" w14:textId="77777777" w:rsidR="00594F22" w:rsidRDefault="00980C5F" w:rsidP="00A42331">
            <w:pPr>
              <w:spacing w:line="276" w:lineRule="auto"/>
              <w:rPr>
                <w:rFonts w:cs="Arial"/>
                <w:b/>
                <w:sz w:val="16"/>
                <w:szCs w:val="16"/>
                <w:lang w:val="fr-FR"/>
              </w:rPr>
            </w:pPr>
            <w:r>
              <w:rPr>
                <w:rFonts w:cs="Arial"/>
                <w:b/>
                <w:sz w:val="16"/>
                <w:szCs w:val="16"/>
              </w:rPr>
              <w:t>February 1, 2017</w:t>
            </w:r>
          </w:p>
        </w:tc>
        <w:tc>
          <w:tcPr>
            <w:tcW w:w="1066" w:type="dxa"/>
            <w:tcBorders>
              <w:top w:val="single" w:sz="6" w:space="0" w:color="auto"/>
              <w:left w:val="single" w:sz="6" w:space="0" w:color="auto"/>
              <w:bottom w:val="single" w:sz="6" w:space="0" w:color="auto"/>
              <w:right w:val="single" w:sz="6" w:space="0" w:color="auto"/>
            </w:tcBorders>
            <w:hideMark/>
          </w:tcPr>
          <w:p w14:paraId="6A510A8C" w14:textId="77777777" w:rsidR="00594F22" w:rsidRDefault="00980C5F" w:rsidP="003075EC">
            <w:pPr>
              <w:spacing w:line="276" w:lineRule="auto"/>
              <w:jc w:val="center"/>
              <w:rPr>
                <w:rFonts w:cs="Arial"/>
                <w:b/>
                <w:sz w:val="16"/>
                <w:lang w:val="fr-FR"/>
              </w:rPr>
            </w:pPr>
            <w:r>
              <w:rPr>
                <w:rFonts w:cs="Arial"/>
                <w:b/>
                <w:sz w:val="16"/>
                <w:lang w:val="fr-FR"/>
              </w:rPr>
              <w:t>1.8</w:t>
            </w:r>
          </w:p>
        </w:tc>
        <w:tc>
          <w:tcPr>
            <w:tcW w:w="8295" w:type="dxa"/>
            <w:gridSpan w:val="2"/>
            <w:tcBorders>
              <w:top w:val="single" w:sz="6" w:space="0" w:color="auto"/>
              <w:left w:val="single" w:sz="6" w:space="0" w:color="auto"/>
              <w:bottom w:val="single" w:sz="6" w:space="0" w:color="auto"/>
              <w:right w:val="single" w:sz="6" w:space="0" w:color="auto"/>
            </w:tcBorders>
          </w:tcPr>
          <w:p w14:paraId="420E7ABF" w14:textId="77777777" w:rsidR="00594F22" w:rsidRDefault="00C73931" w:rsidP="00965891">
            <w:pPr>
              <w:spacing w:line="276" w:lineRule="auto"/>
              <w:rPr>
                <w:rFonts w:cs="Arial"/>
                <w:b/>
                <w:sz w:val="16"/>
              </w:rPr>
            </w:pPr>
          </w:p>
        </w:tc>
      </w:tr>
      <w:tr w:rsidR="003075EC" w14:paraId="0A2769AC" w14:textId="77777777" w:rsidTr="003075EC">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2393C84" w14:textId="77777777" w:rsidR="003075EC"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D3500B" w14:textId="77777777" w:rsidR="003075EC" w:rsidRDefault="00980C5F" w:rsidP="00A42331">
            <w:pPr>
              <w:rPr>
                <w:sz w:val="16"/>
                <w:szCs w:val="16"/>
              </w:rPr>
            </w:pPr>
            <w:r w:rsidRPr="00DD0A83">
              <w:rPr>
                <w:sz w:val="16"/>
                <w:szCs w:val="16"/>
              </w:rPr>
              <w:t>ENMEM-IIR-REQ-099363/G-</w:t>
            </w:r>
            <w:proofErr w:type="spellStart"/>
            <w:r w:rsidRPr="00DD0A83">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3DB2A9C3" w14:textId="77777777" w:rsidR="003075EC" w:rsidRDefault="00980C5F" w:rsidP="00A42331">
            <w:pPr>
              <w:rPr>
                <w:sz w:val="16"/>
                <w:szCs w:val="16"/>
              </w:rPr>
            </w:pPr>
            <w:r w:rsidRPr="00DD0A83">
              <w:rPr>
                <w:sz w:val="16"/>
                <w:szCs w:val="16"/>
              </w:rPr>
              <w:t xml:space="preserve">MBORREL4: Added REQ-238321 and updated table to include </w:t>
            </w:r>
            <w:proofErr w:type="spellStart"/>
            <w:r w:rsidRPr="00DD0A83">
              <w:rPr>
                <w:sz w:val="16"/>
                <w:szCs w:val="16"/>
              </w:rPr>
              <w:t>PaaKConnection_St</w:t>
            </w:r>
            <w:proofErr w:type="spellEnd"/>
          </w:p>
        </w:tc>
      </w:tr>
      <w:tr w:rsidR="003075EC" w14:paraId="10F6B3C1" w14:textId="77777777" w:rsidTr="003075EC">
        <w:trPr>
          <w:trHeight w:val="187"/>
          <w:jc w:val="center"/>
        </w:trPr>
        <w:tc>
          <w:tcPr>
            <w:tcW w:w="1799" w:type="dxa"/>
            <w:vMerge/>
            <w:tcBorders>
              <w:left w:val="single" w:sz="6" w:space="0" w:color="auto"/>
              <w:bottom w:val="single" w:sz="4" w:space="0" w:color="auto"/>
              <w:right w:val="single" w:sz="6" w:space="0" w:color="auto"/>
            </w:tcBorders>
          </w:tcPr>
          <w:p w14:paraId="250D9812" w14:textId="77777777" w:rsidR="003075EC"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8FA0F1" w14:textId="77777777" w:rsidR="003075EC" w:rsidRDefault="00980C5F" w:rsidP="00A42331">
            <w:pPr>
              <w:rPr>
                <w:sz w:val="16"/>
                <w:szCs w:val="16"/>
              </w:rPr>
            </w:pPr>
            <w:r w:rsidRPr="00DD0A83">
              <w:rPr>
                <w:sz w:val="16"/>
                <w:szCs w:val="16"/>
              </w:rPr>
              <w:t>MD-REQ-238321/A-</w:t>
            </w:r>
            <w:proofErr w:type="spellStart"/>
            <w:r w:rsidRPr="00DD0A83">
              <w:rPr>
                <w:sz w:val="16"/>
                <w:szCs w:val="16"/>
              </w:rPr>
              <w:t>PaakConnection_St</w:t>
            </w:r>
            <w:proofErr w:type="spellEnd"/>
          </w:p>
        </w:tc>
        <w:tc>
          <w:tcPr>
            <w:tcW w:w="5917" w:type="dxa"/>
            <w:tcBorders>
              <w:top w:val="single" w:sz="6" w:space="0" w:color="auto"/>
              <w:left w:val="single" w:sz="6" w:space="0" w:color="auto"/>
              <w:bottom w:val="single" w:sz="6" w:space="0" w:color="auto"/>
              <w:right w:val="single" w:sz="6" w:space="0" w:color="auto"/>
            </w:tcBorders>
          </w:tcPr>
          <w:p w14:paraId="421DEC15" w14:textId="77777777" w:rsidR="003075EC" w:rsidRDefault="00980C5F" w:rsidP="00A42331">
            <w:pPr>
              <w:rPr>
                <w:sz w:val="16"/>
                <w:szCs w:val="16"/>
              </w:rPr>
            </w:pPr>
            <w:r w:rsidRPr="00DD0A83">
              <w:rPr>
                <w:sz w:val="16"/>
                <w:szCs w:val="16"/>
              </w:rPr>
              <w:t>wstephe1:  Added method description to indicate whether a PaaK device (phone) is connected</w:t>
            </w:r>
          </w:p>
        </w:tc>
      </w:tr>
      <w:tr w:rsidR="003075EC" w14:paraId="7F79FCA8" w14:textId="77777777" w:rsidTr="00DD0A83">
        <w:trPr>
          <w:trHeight w:val="187"/>
          <w:jc w:val="center"/>
        </w:trPr>
        <w:tc>
          <w:tcPr>
            <w:tcW w:w="1799" w:type="dxa"/>
            <w:vMerge/>
            <w:tcBorders>
              <w:left w:val="single" w:sz="6" w:space="0" w:color="auto"/>
              <w:right w:val="single" w:sz="6" w:space="0" w:color="auto"/>
            </w:tcBorders>
          </w:tcPr>
          <w:p w14:paraId="635AA996" w14:textId="77777777" w:rsidR="003075EC"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28BB5B" w14:textId="77777777" w:rsidR="003075EC" w:rsidRDefault="00980C5F" w:rsidP="00A42331">
            <w:pPr>
              <w:rPr>
                <w:sz w:val="16"/>
                <w:szCs w:val="16"/>
              </w:rPr>
            </w:pPr>
            <w:r w:rsidRPr="00DD0A83">
              <w:rPr>
                <w:sz w:val="16"/>
                <w:szCs w:val="16"/>
              </w:rPr>
              <w:t>ENMEM-UC-REQ-095721/C-Create a Driver Profile</w:t>
            </w:r>
          </w:p>
        </w:tc>
        <w:tc>
          <w:tcPr>
            <w:tcW w:w="5917" w:type="dxa"/>
            <w:tcBorders>
              <w:top w:val="single" w:sz="6" w:space="0" w:color="auto"/>
              <w:left w:val="single" w:sz="6" w:space="0" w:color="auto"/>
              <w:bottom w:val="single" w:sz="6" w:space="0" w:color="auto"/>
              <w:right w:val="single" w:sz="6" w:space="0" w:color="auto"/>
            </w:tcBorders>
          </w:tcPr>
          <w:p w14:paraId="3DA8600F" w14:textId="77777777" w:rsidR="003075EC" w:rsidRDefault="00980C5F" w:rsidP="00A42331">
            <w:pPr>
              <w:rPr>
                <w:sz w:val="16"/>
                <w:szCs w:val="16"/>
              </w:rPr>
            </w:pPr>
            <w:r w:rsidRPr="00DD0A83">
              <w:rPr>
                <w:sz w:val="16"/>
                <w:szCs w:val="16"/>
              </w:rPr>
              <w:t>MBORREL4: Updated to include Park as a pre-condition (clarification, no new content)</w:t>
            </w:r>
          </w:p>
        </w:tc>
      </w:tr>
      <w:tr w:rsidR="00DD0A83" w14:paraId="1D01DF9C" w14:textId="77777777" w:rsidTr="00DD0A83">
        <w:trPr>
          <w:trHeight w:val="187"/>
          <w:jc w:val="center"/>
        </w:trPr>
        <w:tc>
          <w:tcPr>
            <w:tcW w:w="1799" w:type="dxa"/>
            <w:tcBorders>
              <w:left w:val="single" w:sz="6" w:space="0" w:color="auto"/>
              <w:right w:val="single" w:sz="6" w:space="0" w:color="auto"/>
            </w:tcBorders>
          </w:tcPr>
          <w:p w14:paraId="05DEB7BD"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C3B8721" w14:textId="77777777" w:rsidR="00DD0A83" w:rsidRDefault="00980C5F" w:rsidP="00A42331">
            <w:pPr>
              <w:rPr>
                <w:sz w:val="16"/>
                <w:szCs w:val="16"/>
              </w:rPr>
            </w:pPr>
            <w:r w:rsidRPr="00DD0A83">
              <w:rPr>
                <w:sz w:val="16"/>
                <w:szCs w:val="16"/>
              </w:rPr>
              <w:t>ENMEM-UC-REQ-134147/C-Create or Edit Driver Profile Name</w:t>
            </w:r>
          </w:p>
        </w:tc>
        <w:tc>
          <w:tcPr>
            <w:tcW w:w="5917" w:type="dxa"/>
            <w:tcBorders>
              <w:top w:val="single" w:sz="6" w:space="0" w:color="auto"/>
              <w:left w:val="single" w:sz="6" w:space="0" w:color="auto"/>
              <w:bottom w:val="single" w:sz="6" w:space="0" w:color="auto"/>
              <w:right w:val="single" w:sz="6" w:space="0" w:color="auto"/>
            </w:tcBorders>
          </w:tcPr>
          <w:p w14:paraId="22BBE30B" w14:textId="77777777" w:rsidR="00DD0A83" w:rsidRDefault="00980C5F" w:rsidP="00A42331">
            <w:pPr>
              <w:rPr>
                <w:sz w:val="16"/>
                <w:szCs w:val="16"/>
              </w:rPr>
            </w:pPr>
            <w:r w:rsidRPr="00DD0A83">
              <w:rPr>
                <w:sz w:val="16"/>
                <w:szCs w:val="16"/>
              </w:rPr>
              <w:t>MBORREL4: Updated to include Park as a pre-condition (clarification, no new content)</w:t>
            </w:r>
          </w:p>
        </w:tc>
      </w:tr>
      <w:tr w:rsidR="00DD0A83" w14:paraId="683D00E3" w14:textId="77777777" w:rsidTr="00DD0A83">
        <w:trPr>
          <w:trHeight w:val="187"/>
          <w:jc w:val="center"/>
        </w:trPr>
        <w:tc>
          <w:tcPr>
            <w:tcW w:w="1799" w:type="dxa"/>
            <w:tcBorders>
              <w:left w:val="single" w:sz="6" w:space="0" w:color="auto"/>
              <w:right w:val="single" w:sz="6" w:space="0" w:color="auto"/>
            </w:tcBorders>
          </w:tcPr>
          <w:p w14:paraId="6BEC2981"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E011ECA" w14:textId="77777777" w:rsidR="00DD0A83" w:rsidRDefault="00980C5F" w:rsidP="00A42331">
            <w:pPr>
              <w:rPr>
                <w:sz w:val="16"/>
                <w:szCs w:val="16"/>
              </w:rPr>
            </w:pPr>
            <w:r w:rsidRPr="00DD0A83">
              <w:rPr>
                <w:sz w:val="16"/>
                <w:szCs w:val="16"/>
              </w:rPr>
              <w:t>ENMEM-UC-REQ-095929/D-Delete a Driver Profile</w:t>
            </w:r>
          </w:p>
        </w:tc>
        <w:tc>
          <w:tcPr>
            <w:tcW w:w="5917" w:type="dxa"/>
            <w:tcBorders>
              <w:top w:val="single" w:sz="6" w:space="0" w:color="auto"/>
              <w:left w:val="single" w:sz="6" w:space="0" w:color="auto"/>
              <w:bottom w:val="single" w:sz="6" w:space="0" w:color="auto"/>
              <w:right w:val="single" w:sz="6" w:space="0" w:color="auto"/>
            </w:tcBorders>
          </w:tcPr>
          <w:p w14:paraId="6C071EFF" w14:textId="77777777" w:rsidR="00DD0A83" w:rsidRDefault="00980C5F" w:rsidP="00A42331">
            <w:pPr>
              <w:rPr>
                <w:sz w:val="16"/>
                <w:szCs w:val="16"/>
              </w:rPr>
            </w:pPr>
            <w:r w:rsidRPr="00DD0A83">
              <w:rPr>
                <w:sz w:val="16"/>
                <w:szCs w:val="16"/>
              </w:rPr>
              <w:t>MBORREL4: Corrected keyfob/phone disassociation post conditions</w:t>
            </w:r>
          </w:p>
        </w:tc>
      </w:tr>
      <w:tr w:rsidR="00DD0A83" w14:paraId="5D722EFE" w14:textId="77777777" w:rsidTr="00DD0A83">
        <w:trPr>
          <w:trHeight w:val="187"/>
          <w:jc w:val="center"/>
        </w:trPr>
        <w:tc>
          <w:tcPr>
            <w:tcW w:w="1799" w:type="dxa"/>
            <w:tcBorders>
              <w:left w:val="single" w:sz="6" w:space="0" w:color="auto"/>
              <w:right w:val="single" w:sz="6" w:space="0" w:color="auto"/>
            </w:tcBorders>
          </w:tcPr>
          <w:p w14:paraId="0758062B"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F16335" w14:textId="77777777" w:rsidR="00DD0A83" w:rsidRDefault="00980C5F" w:rsidP="00A42331">
            <w:pPr>
              <w:rPr>
                <w:sz w:val="16"/>
                <w:szCs w:val="16"/>
              </w:rPr>
            </w:pPr>
            <w:r w:rsidRPr="00DD0A83">
              <w:rPr>
                <w:sz w:val="16"/>
                <w:szCs w:val="16"/>
              </w:rPr>
              <w:t>ENMEM-REQ-099686/C-Keyfob Pairing Mode</w:t>
            </w:r>
          </w:p>
        </w:tc>
        <w:tc>
          <w:tcPr>
            <w:tcW w:w="5917" w:type="dxa"/>
            <w:tcBorders>
              <w:top w:val="single" w:sz="6" w:space="0" w:color="auto"/>
              <w:left w:val="single" w:sz="6" w:space="0" w:color="auto"/>
              <w:bottom w:val="single" w:sz="6" w:space="0" w:color="auto"/>
              <w:right w:val="single" w:sz="6" w:space="0" w:color="auto"/>
            </w:tcBorders>
          </w:tcPr>
          <w:p w14:paraId="0577BBF4" w14:textId="77777777" w:rsidR="00DD0A83" w:rsidRDefault="00980C5F" w:rsidP="00A42331">
            <w:pPr>
              <w:rPr>
                <w:sz w:val="16"/>
                <w:szCs w:val="16"/>
              </w:rPr>
            </w:pPr>
            <w:r w:rsidRPr="00DD0A83">
              <w:rPr>
                <w:sz w:val="16"/>
                <w:szCs w:val="16"/>
              </w:rPr>
              <w:t>MBORREL4: Updated to include Park for exit condition (clarification, no new content)</w:t>
            </w:r>
          </w:p>
        </w:tc>
      </w:tr>
      <w:tr w:rsidR="00DD0A83" w14:paraId="3352E266" w14:textId="77777777" w:rsidTr="00DD0A83">
        <w:trPr>
          <w:trHeight w:val="187"/>
          <w:jc w:val="center"/>
        </w:trPr>
        <w:tc>
          <w:tcPr>
            <w:tcW w:w="1799" w:type="dxa"/>
            <w:tcBorders>
              <w:left w:val="single" w:sz="6" w:space="0" w:color="auto"/>
              <w:right w:val="single" w:sz="6" w:space="0" w:color="auto"/>
            </w:tcBorders>
          </w:tcPr>
          <w:p w14:paraId="0081BEB0"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7D1572" w14:textId="77777777" w:rsidR="00DD0A83" w:rsidRDefault="00980C5F" w:rsidP="00A42331">
            <w:pPr>
              <w:rPr>
                <w:sz w:val="16"/>
                <w:szCs w:val="16"/>
              </w:rPr>
            </w:pPr>
            <w:r w:rsidRPr="00DD0A83">
              <w:rPr>
                <w:sz w:val="16"/>
                <w:szCs w:val="16"/>
              </w:rPr>
              <w:t>ENMEM-REQ-233118/B-Phone Pairing Mode</w:t>
            </w:r>
          </w:p>
        </w:tc>
        <w:tc>
          <w:tcPr>
            <w:tcW w:w="5917" w:type="dxa"/>
            <w:tcBorders>
              <w:top w:val="single" w:sz="6" w:space="0" w:color="auto"/>
              <w:left w:val="single" w:sz="6" w:space="0" w:color="auto"/>
              <w:bottom w:val="single" w:sz="6" w:space="0" w:color="auto"/>
              <w:right w:val="single" w:sz="6" w:space="0" w:color="auto"/>
            </w:tcBorders>
          </w:tcPr>
          <w:p w14:paraId="35AC7009" w14:textId="77777777" w:rsidR="00DD0A83" w:rsidRDefault="00980C5F" w:rsidP="00A42331">
            <w:pPr>
              <w:rPr>
                <w:sz w:val="16"/>
                <w:szCs w:val="16"/>
              </w:rPr>
            </w:pPr>
            <w:r w:rsidRPr="00DD0A83">
              <w:rPr>
                <w:sz w:val="16"/>
                <w:szCs w:val="16"/>
              </w:rPr>
              <w:t>MBORREL4: Updated to include Park for exit condition (clarification, no new content)</w:t>
            </w:r>
          </w:p>
        </w:tc>
      </w:tr>
      <w:tr w:rsidR="00DD0A83" w14:paraId="7141D673" w14:textId="77777777" w:rsidTr="00DD0A83">
        <w:trPr>
          <w:trHeight w:val="187"/>
          <w:jc w:val="center"/>
        </w:trPr>
        <w:tc>
          <w:tcPr>
            <w:tcW w:w="1799" w:type="dxa"/>
            <w:tcBorders>
              <w:left w:val="single" w:sz="6" w:space="0" w:color="auto"/>
              <w:right w:val="single" w:sz="6" w:space="0" w:color="auto"/>
            </w:tcBorders>
          </w:tcPr>
          <w:p w14:paraId="0DC42C0A"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DA2BF6" w14:textId="77777777" w:rsidR="00DD0A83" w:rsidRDefault="00980C5F" w:rsidP="00A42331">
            <w:pPr>
              <w:rPr>
                <w:sz w:val="16"/>
                <w:szCs w:val="16"/>
              </w:rPr>
            </w:pPr>
            <w:r w:rsidRPr="00DD0A83">
              <w:rPr>
                <w:sz w:val="16"/>
                <w:szCs w:val="16"/>
              </w:rPr>
              <w:t>ENMEM-REQ-099690/D-Keyfob/Phone Pairing Failed</w:t>
            </w:r>
          </w:p>
        </w:tc>
        <w:tc>
          <w:tcPr>
            <w:tcW w:w="5917" w:type="dxa"/>
            <w:tcBorders>
              <w:top w:val="single" w:sz="6" w:space="0" w:color="auto"/>
              <w:left w:val="single" w:sz="6" w:space="0" w:color="auto"/>
              <w:bottom w:val="single" w:sz="6" w:space="0" w:color="auto"/>
              <w:right w:val="single" w:sz="6" w:space="0" w:color="auto"/>
            </w:tcBorders>
          </w:tcPr>
          <w:p w14:paraId="01D55C48" w14:textId="77777777" w:rsidR="00DD0A83" w:rsidRDefault="00980C5F" w:rsidP="00A42331">
            <w:pPr>
              <w:rPr>
                <w:sz w:val="16"/>
                <w:szCs w:val="16"/>
              </w:rPr>
            </w:pPr>
            <w:r w:rsidRPr="00DD0A83">
              <w:rPr>
                <w:sz w:val="16"/>
                <w:szCs w:val="16"/>
              </w:rPr>
              <w:t>MBORREL4: Removed recalls from memory seat button during keyfob or phone association. That is no longer allowed</w:t>
            </w:r>
          </w:p>
        </w:tc>
      </w:tr>
      <w:tr w:rsidR="00DD0A83" w14:paraId="5D4441D1" w14:textId="77777777" w:rsidTr="00DD0A83">
        <w:trPr>
          <w:trHeight w:val="187"/>
          <w:jc w:val="center"/>
        </w:trPr>
        <w:tc>
          <w:tcPr>
            <w:tcW w:w="1799" w:type="dxa"/>
            <w:tcBorders>
              <w:left w:val="single" w:sz="6" w:space="0" w:color="auto"/>
              <w:right w:val="single" w:sz="6" w:space="0" w:color="auto"/>
            </w:tcBorders>
          </w:tcPr>
          <w:p w14:paraId="05CCDEA3"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85CA24" w14:textId="77777777" w:rsidR="00DD0A83" w:rsidRDefault="00980C5F" w:rsidP="00A42331">
            <w:pPr>
              <w:rPr>
                <w:sz w:val="16"/>
                <w:szCs w:val="16"/>
              </w:rPr>
            </w:pPr>
            <w:r w:rsidRPr="00DD0A83">
              <w:rPr>
                <w:sz w:val="16"/>
                <w:szCs w:val="16"/>
              </w:rPr>
              <w:t>ENMEM-SD-REQ-099425/F-Create Driver Profile</w:t>
            </w:r>
          </w:p>
        </w:tc>
        <w:tc>
          <w:tcPr>
            <w:tcW w:w="5917" w:type="dxa"/>
            <w:tcBorders>
              <w:top w:val="single" w:sz="6" w:space="0" w:color="auto"/>
              <w:left w:val="single" w:sz="6" w:space="0" w:color="auto"/>
              <w:bottom w:val="single" w:sz="6" w:space="0" w:color="auto"/>
              <w:right w:val="single" w:sz="6" w:space="0" w:color="auto"/>
            </w:tcBorders>
          </w:tcPr>
          <w:p w14:paraId="6AA88005" w14:textId="77777777" w:rsidR="00DD0A83" w:rsidRDefault="00980C5F" w:rsidP="00A42331">
            <w:pPr>
              <w:rPr>
                <w:sz w:val="16"/>
                <w:szCs w:val="16"/>
              </w:rPr>
            </w:pPr>
            <w:r w:rsidRPr="00DD0A83">
              <w:rPr>
                <w:sz w:val="16"/>
                <w:szCs w:val="16"/>
              </w:rPr>
              <w:t>MBORREL4: Updated Precondition to include Park (correction, no new content)</w:t>
            </w:r>
          </w:p>
        </w:tc>
      </w:tr>
      <w:tr w:rsidR="00DD0A83" w14:paraId="5502C6A3" w14:textId="77777777" w:rsidTr="00DD0A83">
        <w:trPr>
          <w:trHeight w:val="187"/>
          <w:jc w:val="center"/>
        </w:trPr>
        <w:tc>
          <w:tcPr>
            <w:tcW w:w="1799" w:type="dxa"/>
            <w:tcBorders>
              <w:left w:val="single" w:sz="6" w:space="0" w:color="auto"/>
              <w:right w:val="single" w:sz="6" w:space="0" w:color="auto"/>
            </w:tcBorders>
          </w:tcPr>
          <w:p w14:paraId="1E9DCE63"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036F2D" w14:textId="77777777" w:rsidR="00DD0A83" w:rsidRDefault="00980C5F" w:rsidP="00A42331">
            <w:pPr>
              <w:rPr>
                <w:sz w:val="16"/>
                <w:szCs w:val="16"/>
              </w:rPr>
            </w:pPr>
            <w:r w:rsidRPr="00DD0A83">
              <w:rPr>
                <w:sz w:val="16"/>
                <w:szCs w:val="16"/>
              </w:rPr>
              <w:t>ENMEM-SD-REQ-099422/D-Associate Key Fob</w:t>
            </w:r>
          </w:p>
        </w:tc>
        <w:tc>
          <w:tcPr>
            <w:tcW w:w="5917" w:type="dxa"/>
            <w:tcBorders>
              <w:top w:val="single" w:sz="6" w:space="0" w:color="auto"/>
              <w:left w:val="single" w:sz="6" w:space="0" w:color="auto"/>
              <w:bottom w:val="single" w:sz="6" w:space="0" w:color="auto"/>
              <w:right w:val="single" w:sz="6" w:space="0" w:color="auto"/>
            </w:tcBorders>
          </w:tcPr>
          <w:p w14:paraId="49CCE890" w14:textId="77777777" w:rsidR="00DD0A83" w:rsidRDefault="00980C5F" w:rsidP="00A42331">
            <w:pPr>
              <w:rPr>
                <w:sz w:val="16"/>
                <w:szCs w:val="16"/>
              </w:rPr>
            </w:pPr>
            <w:r w:rsidRPr="00DD0A83">
              <w:rPr>
                <w:sz w:val="16"/>
                <w:szCs w:val="16"/>
              </w:rPr>
              <w:t>MBORREL4: Updated Precondition to include Park (correction, no new content)</w:t>
            </w:r>
          </w:p>
        </w:tc>
      </w:tr>
      <w:tr w:rsidR="00DD0A83" w14:paraId="516DCAB7" w14:textId="77777777" w:rsidTr="00DD0A83">
        <w:trPr>
          <w:trHeight w:val="187"/>
          <w:jc w:val="center"/>
        </w:trPr>
        <w:tc>
          <w:tcPr>
            <w:tcW w:w="1799" w:type="dxa"/>
            <w:tcBorders>
              <w:left w:val="single" w:sz="6" w:space="0" w:color="auto"/>
              <w:right w:val="single" w:sz="6" w:space="0" w:color="auto"/>
            </w:tcBorders>
          </w:tcPr>
          <w:p w14:paraId="668B2B63"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40C5C72" w14:textId="77777777" w:rsidR="00DD0A83" w:rsidRDefault="00980C5F" w:rsidP="00A42331">
            <w:pPr>
              <w:rPr>
                <w:sz w:val="16"/>
                <w:szCs w:val="16"/>
              </w:rPr>
            </w:pPr>
            <w:r w:rsidRPr="00DD0A83">
              <w:rPr>
                <w:sz w:val="16"/>
                <w:szCs w:val="16"/>
              </w:rPr>
              <w:t>ENMEM-SD-REQ-233258/B-Associate Phone</w:t>
            </w:r>
          </w:p>
        </w:tc>
        <w:tc>
          <w:tcPr>
            <w:tcW w:w="5917" w:type="dxa"/>
            <w:tcBorders>
              <w:top w:val="single" w:sz="6" w:space="0" w:color="auto"/>
              <w:left w:val="single" w:sz="6" w:space="0" w:color="auto"/>
              <w:bottom w:val="single" w:sz="6" w:space="0" w:color="auto"/>
              <w:right w:val="single" w:sz="6" w:space="0" w:color="auto"/>
            </w:tcBorders>
          </w:tcPr>
          <w:p w14:paraId="69432EF8" w14:textId="77777777" w:rsidR="00DD0A83" w:rsidRDefault="00980C5F" w:rsidP="00A42331">
            <w:pPr>
              <w:rPr>
                <w:sz w:val="16"/>
                <w:szCs w:val="16"/>
              </w:rPr>
            </w:pPr>
            <w:r w:rsidRPr="00DD0A83">
              <w:rPr>
                <w:sz w:val="16"/>
                <w:szCs w:val="16"/>
              </w:rPr>
              <w:t>MBORREL4: Updated Precondition to include Park (correction, no new content)</w:t>
            </w:r>
          </w:p>
        </w:tc>
      </w:tr>
      <w:tr w:rsidR="00DD0A83" w14:paraId="2AD79659" w14:textId="77777777" w:rsidTr="003075EC">
        <w:trPr>
          <w:trHeight w:val="187"/>
          <w:jc w:val="center"/>
        </w:trPr>
        <w:tc>
          <w:tcPr>
            <w:tcW w:w="1799" w:type="dxa"/>
            <w:tcBorders>
              <w:left w:val="single" w:sz="6" w:space="0" w:color="auto"/>
              <w:bottom w:val="single" w:sz="4" w:space="0" w:color="auto"/>
              <w:right w:val="single" w:sz="6" w:space="0" w:color="auto"/>
            </w:tcBorders>
          </w:tcPr>
          <w:p w14:paraId="7C06BA86" w14:textId="77777777" w:rsidR="00DD0A83" w:rsidRDefault="00C73931" w:rsidP="00A4233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92EA409" w14:textId="77777777" w:rsidR="00DD0A83" w:rsidRDefault="00980C5F" w:rsidP="00A42331">
            <w:pPr>
              <w:rPr>
                <w:sz w:val="16"/>
                <w:szCs w:val="16"/>
              </w:rPr>
            </w:pPr>
            <w:r w:rsidRPr="00DD0A83">
              <w:rPr>
                <w:sz w:val="16"/>
                <w:szCs w:val="16"/>
              </w:rPr>
              <w:t>ENMEM-HMI-REQ-233264/B-Phone Association HMI Option</w:t>
            </w:r>
          </w:p>
        </w:tc>
        <w:tc>
          <w:tcPr>
            <w:tcW w:w="5917" w:type="dxa"/>
            <w:tcBorders>
              <w:top w:val="single" w:sz="6" w:space="0" w:color="auto"/>
              <w:left w:val="single" w:sz="6" w:space="0" w:color="auto"/>
              <w:bottom w:val="single" w:sz="6" w:space="0" w:color="auto"/>
              <w:right w:val="single" w:sz="6" w:space="0" w:color="auto"/>
            </w:tcBorders>
          </w:tcPr>
          <w:p w14:paraId="7D57C2C2" w14:textId="77777777" w:rsidR="00DD0A83" w:rsidRDefault="00980C5F" w:rsidP="00A42331">
            <w:pPr>
              <w:rPr>
                <w:sz w:val="16"/>
                <w:szCs w:val="16"/>
              </w:rPr>
            </w:pPr>
            <w:r w:rsidRPr="00DD0A83">
              <w:rPr>
                <w:sz w:val="16"/>
                <w:szCs w:val="16"/>
              </w:rPr>
              <w:t>MBORREL4: Updated to include new signal name</w:t>
            </w:r>
          </w:p>
        </w:tc>
      </w:tr>
      <w:tr w:rsidR="00B424D9" w14:paraId="1A04B106" w14:textId="77777777" w:rsidTr="00AC4A3E">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2BAF9034" w14:textId="77777777" w:rsidR="00B424D9" w:rsidRDefault="00C73931" w:rsidP="00AC4A3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93BD364" w14:textId="77777777" w:rsidR="00B424D9" w:rsidRDefault="00C73931" w:rsidP="00AC4A3E">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57295528" w14:textId="77777777" w:rsidR="00B424D9" w:rsidRDefault="00C73931" w:rsidP="00AC4A3E">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67B4B15A" w14:textId="77777777" w:rsidR="00B424D9" w:rsidRDefault="00C73931" w:rsidP="00AC4A3E">
            <w:pPr>
              <w:spacing w:line="276" w:lineRule="auto"/>
              <w:rPr>
                <w:rFonts w:cs="Arial"/>
                <w:b/>
                <w:sz w:val="16"/>
              </w:rPr>
            </w:pPr>
          </w:p>
        </w:tc>
      </w:tr>
      <w:tr w:rsidR="00594F22" w14:paraId="72A15EF6" w14:textId="77777777" w:rsidTr="00594F22">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4107F92A" w14:textId="77777777" w:rsidR="00594F22" w:rsidRDefault="00980C5F" w:rsidP="00B424D9">
            <w:pPr>
              <w:spacing w:line="276" w:lineRule="auto"/>
              <w:rPr>
                <w:rFonts w:cs="Arial"/>
                <w:b/>
                <w:sz w:val="16"/>
                <w:szCs w:val="16"/>
                <w:lang w:val="fr-FR"/>
              </w:rPr>
            </w:pPr>
            <w:r>
              <w:rPr>
                <w:rFonts w:cs="Arial"/>
                <w:b/>
                <w:sz w:val="16"/>
                <w:szCs w:val="16"/>
              </w:rPr>
              <w:t>June 6, 2018</w:t>
            </w:r>
          </w:p>
        </w:tc>
        <w:tc>
          <w:tcPr>
            <w:tcW w:w="1066" w:type="dxa"/>
            <w:tcBorders>
              <w:top w:val="single" w:sz="6" w:space="0" w:color="auto"/>
              <w:left w:val="single" w:sz="6" w:space="0" w:color="auto"/>
              <w:bottom w:val="single" w:sz="6" w:space="0" w:color="auto"/>
              <w:right w:val="single" w:sz="6" w:space="0" w:color="auto"/>
            </w:tcBorders>
            <w:hideMark/>
          </w:tcPr>
          <w:p w14:paraId="69EE8CC2" w14:textId="77777777" w:rsidR="00594F22" w:rsidRDefault="00980C5F" w:rsidP="00B424D9">
            <w:pPr>
              <w:spacing w:line="276" w:lineRule="auto"/>
              <w:jc w:val="center"/>
              <w:rPr>
                <w:rFonts w:cs="Arial"/>
                <w:b/>
                <w:sz w:val="16"/>
                <w:lang w:val="fr-FR"/>
              </w:rPr>
            </w:pPr>
            <w:r>
              <w:rPr>
                <w:rFonts w:cs="Arial"/>
                <w:b/>
                <w:sz w:val="16"/>
                <w:lang w:val="fr-FR"/>
              </w:rPr>
              <w:t>1.9</w:t>
            </w:r>
          </w:p>
        </w:tc>
        <w:tc>
          <w:tcPr>
            <w:tcW w:w="8295" w:type="dxa"/>
            <w:gridSpan w:val="2"/>
            <w:tcBorders>
              <w:top w:val="single" w:sz="6" w:space="0" w:color="auto"/>
              <w:left w:val="single" w:sz="6" w:space="0" w:color="auto"/>
              <w:bottom w:val="single" w:sz="6" w:space="0" w:color="auto"/>
              <w:right w:val="single" w:sz="6" w:space="0" w:color="auto"/>
            </w:tcBorders>
          </w:tcPr>
          <w:p w14:paraId="7F9AD9C5" w14:textId="77777777" w:rsidR="00594F22" w:rsidRDefault="00C73931" w:rsidP="00AC4A3E">
            <w:pPr>
              <w:spacing w:line="276" w:lineRule="auto"/>
              <w:rPr>
                <w:rFonts w:cs="Arial"/>
                <w:b/>
                <w:sz w:val="16"/>
              </w:rPr>
            </w:pPr>
          </w:p>
        </w:tc>
      </w:tr>
      <w:tr w:rsidR="004B6E0C" w14:paraId="3976834A" w14:textId="77777777" w:rsidTr="00AC4A3E">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3C50212"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7ED4C60" w14:textId="77777777" w:rsidR="004B6E0C" w:rsidRPr="004B6E0C" w:rsidRDefault="00980C5F" w:rsidP="004B6E0C">
            <w:pPr>
              <w:rPr>
                <w:sz w:val="16"/>
                <w:szCs w:val="16"/>
              </w:rPr>
            </w:pPr>
            <w:r w:rsidRPr="004B6E0C">
              <w:rPr>
                <w:sz w:val="16"/>
                <w:szCs w:val="16"/>
              </w:rPr>
              <w:t>MD-REQ-238321/B-</w:t>
            </w:r>
            <w:proofErr w:type="spellStart"/>
            <w:r w:rsidRPr="004B6E0C">
              <w:rPr>
                <w:sz w:val="16"/>
                <w:szCs w:val="16"/>
              </w:rPr>
              <w:t>PaaKConnection_St</w:t>
            </w:r>
            <w:proofErr w:type="spellEnd"/>
          </w:p>
        </w:tc>
        <w:tc>
          <w:tcPr>
            <w:tcW w:w="5917" w:type="dxa"/>
            <w:tcBorders>
              <w:top w:val="single" w:sz="6" w:space="0" w:color="auto"/>
              <w:left w:val="single" w:sz="6" w:space="0" w:color="auto"/>
              <w:bottom w:val="single" w:sz="6" w:space="0" w:color="auto"/>
              <w:right w:val="single" w:sz="6" w:space="0" w:color="auto"/>
            </w:tcBorders>
          </w:tcPr>
          <w:p w14:paraId="5597BE90" w14:textId="77777777" w:rsidR="004B6E0C" w:rsidRPr="004B6E0C" w:rsidRDefault="00980C5F" w:rsidP="004B6E0C">
            <w:pPr>
              <w:rPr>
                <w:sz w:val="16"/>
                <w:szCs w:val="16"/>
              </w:rPr>
            </w:pPr>
            <w:r w:rsidRPr="004B6E0C">
              <w:rPr>
                <w:sz w:val="16"/>
                <w:szCs w:val="16"/>
              </w:rPr>
              <w:t>cwu3: change Logic name typo (Paak) to PaaK. No content changes.</w:t>
            </w:r>
          </w:p>
        </w:tc>
      </w:tr>
      <w:tr w:rsidR="004B6E0C" w14:paraId="2E0EC414" w14:textId="77777777" w:rsidTr="00AC4A3E">
        <w:trPr>
          <w:trHeight w:val="187"/>
          <w:jc w:val="center"/>
        </w:trPr>
        <w:tc>
          <w:tcPr>
            <w:tcW w:w="1799" w:type="dxa"/>
            <w:vMerge/>
            <w:tcBorders>
              <w:left w:val="single" w:sz="6" w:space="0" w:color="auto"/>
              <w:bottom w:val="single" w:sz="4" w:space="0" w:color="auto"/>
              <w:right w:val="single" w:sz="6" w:space="0" w:color="auto"/>
            </w:tcBorders>
          </w:tcPr>
          <w:p w14:paraId="129773B8"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3F1868" w14:textId="77777777" w:rsidR="004B6E0C" w:rsidRPr="004B6E0C" w:rsidRDefault="00980C5F" w:rsidP="004B6E0C">
            <w:pPr>
              <w:rPr>
                <w:sz w:val="16"/>
                <w:szCs w:val="16"/>
              </w:rPr>
            </w:pPr>
            <w:r w:rsidRPr="004B6E0C">
              <w:rPr>
                <w:sz w:val="16"/>
                <w:szCs w:val="16"/>
              </w:rPr>
              <w:t>ENMEM-SR-REQ-136593/M-Network Bus Start-up / Shut-down (</w:t>
            </w:r>
            <w:proofErr w:type="spellStart"/>
            <w:r w:rsidRPr="004B6E0C">
              <w:rPr>
                <w:sz w:val="16"/>
                <w:szCs w:val="16"/>
              </w:rPr>
              <w:t>EnhancedMemoryServer</w:t>
            </w:r>
            <w:proofErr w:type="spellEnd"/>
            <w:r w:rsidRPr="004B6E0C">
              <w:rPr>
                <w:sz w:val="16"/>
                <w:szCs w:val="16"/>
              </w:rPr>
              <w:t>)</w:t>
            </w:r>
          </w:p>
        </w:tc>
        <w:tc>
          <w:tcPr>
            <w:tcW w:w="5917" w:type="dxa"/>
            <w:tcBorders>
              <w:top w:val="single" w:sz="6" w:space="0" w:color="auto"/>
              <w:left w:val="single" w:sz="6" w:space="0" w:color="auto"/>
              <w:bottom w:val="single" w:sz="6" w:space="0" w:color="auto"/>
              <w:right w:val="single" w:sz="6" w:space="0" w:color="auto"/>
            </w:tcBorders>
          </w:tcPr>
          <w:p w14:paraId="2A984153" w14:textId="77777777" w:rsidR="004B6E0C" w:rsidRPr="004B6E0C" w:rsidRDefault="00980C5F" w:rsidP="004B6E0C">
            <w:pPr>
              <w:rPr>
                <w:sz w:val="16"/>
                <w:szCs w:val="16"/>
              </w:rPr>
            </w:pPr>
            <w:r w:rsidRPr="004B6E0C">
              <w:rPr>
                <w:sz w:val="16"/>
                <w:szCs w:val="16"/>
              </w:rPr>
              <w:t>MBORREL4: Removed line regarding B+ Reset, contradicts REQ-207325</w:t>
            </w:r>
          </w:p>
        </w:tc>
      </w:tr>
      <w:tr w:rsidR="004B6E0C" w14:paraId="57670C1D" w14:textId="77777777" w:rsidTr="00AC4A3E">
        <w:trPr>
          <w:trHeight w:val="187"/>
          <w:jc w:val="center"/>
        </w:trPr>
        <w:tc>
          <w:tcPr>
            <w:tcW w:w="1799" w:type="dxa"/>
            <w:vMerge/>
            <w:tcBorders>
              <w:left w:val="single" w:sz="6" w:space="0" w:color="auto"/>
              <w:right w:val="single" w:sz="6" w:space="0" w:color="auto"/>
            </w:tcBorders>
          </w:tcPr>
          <w:p w14:paraId="0784EC37"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166AF42" w14:textId="77777777" w:rsidR="004B6E0C" w:rsidRPr="004B6E0C" w:rsidRDefault="00980C5F" w:rsidP="004B6E0C">
            <w:pPr>
              <w:rPr>
                <w:sz w:val="16"/>
                <w:szCs w:val="16"/>
              </w:rPr>
            </w:pPr>
            <w:r w:rsidRPr="004B6E0C">
              <w:rPr>
                <w:sz w:val="16"/>
                <w:szCs w:val="16"/>
              </w:rPr>
              <w:t xml:space="preserve">ENMEM-UC-REQ-136944/C-Sign </w:t>
            </w:r>
            <w:proofErr w:type="gramStart"/>
            <w:r w:rsidRPr="004B6E0C">
              <w:rPr>
                <w:sz w:val="16"/>
                <w:szCs w:val="16"/>
              </w:rPr>
              <w:t>Into</w:t>
            </w:r>
            <w:proofErr w:type="gramEnd"/>
            <w:r w:rsidRPr="004B6E0C">
              <w:rPr>
                <w:sz w:val="16"/>
                <w:szCs w:val="16"/>
              </w:rPr>
              <w:t xml:space="preserve"> a Driver Profile via Memory Seat Button While Vehicle In Motion</w:t>
            </w:r>
          </w:p>
        </w:tc>
        <w:tc>
          <w:tcPr>
            <w:tcW w:w="5917" w:type="dxa"/>
            <w:tcBorders>
              <w:top w:val="single" w:sz="6" w:space="0" w:color="auto"/>
              <w:left w:val="single" w:sz="6" w:space="0" w:color="auto"/>
              <w:bottom w:val="single" w:sz="6" w:space="0" w:color="auto"/>
              <w:right w:val="single" w:sz="6" w:space="0" w:color="auto"/>
            </w:tcBorders>
          </w:tcPr>
          <w:p w14:paraId="2B5E3013" w14:textId="77777777" w:rsidR="004B6E0C" w:rsidRPr="004B6E0C" w:rsidRDefault="00980C5F" w:rsidP="004B6E0C">
            <w:pPr>
              <w:rPr>
                <w:sz w:val="16"/>
                <w:szCs w:val="16"/>
              </w:rPr>
            </w:pPr>
            <w:r w:rsidRPr="004B6E0C">
              <w:rPr>
                <w:sz w:val="16"/>
                <w:szCs w:val="16"/>
              </w:rPr>
              <w:t>MBORREL4: Clarification (8 KPH, not 5 KPH)</w:t>
            </w:r>
          </w:p>
        </w:tc>
      </w:tr>
      <w:tr w:rsidR="004B6E0C" w14:paraId="2F840C61" w14:textId="77777777" w:rsidTr="00AC4A3E">
        <w:trPr>
          <w:trHeight w:val="187"/>
          <w:jc w:val="center"/>
        </w:trPr>
        <w:tc>
          <w:tcPr>
            <w:tcW w:w="1799" w:type="dxa"/>
            <w:tcBorders>
              <w:left w:val="single" w:sz="6" w:space="0" w:color="auto"/>
              <w:right w:val="single" w:sz="6" w:space="0" w:color="auto"/>
            </w:tcBorders>
          </w:tcPr>
          <w:p w14:paraId="27488BC1"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262F13" w14:textId="77777777" w:rsidR="004B6E0C" w:rsidRPr="004B6E0C" w:rsidRDefault="00980C5F" w:rsidP="004B6E0C">
            <w:pPr>
              <w:rPr>
                <w:sz w:val="16"/>
                <w:szCs w:val="16"/>
              </w:rPr>
            </w:pPr>
            <w:r w:rsidRPr="004B6E0C">
              <w:rPr>
                <w:sz w:val="16"/>
                <w:szCs w:val="16"/>
              </w:rPr>
              <w:t>ENMEM-UC-REQ-095934/C-Memory Seat Button Recall of the Active Driver Profile</w:t>
            </w:r>
          </w:p>
        </w:tc>
        <w:tc>
          <w:tcPr>
            <w:tcW w:w="5917" w:type="dxa"/>
            <w:tcBorders>
              <w:top w:val="single" w:sz="6" w:space="0" w:color="auto"/>
              <w:left w:val="single" w:sz="6" w:space="0" w:color="auto"/>
              <w:bottom w:val="single" w:sz="6" w:space="0" w:color="auto"/>
              <w:right w:val="single" w:sz="6" w:space="0" w:color="auto"/>
            </w:tcBorders>
          </w:tcPr>
          <w:p w14:paraId="44E8BC13" w14:textId="77777777" w:rsidR="004B6E0C" w:rsidRPr="004B6E0C" w:rsidRDefault="00980C5F" w:rsidP="004B6E0C">
            <w:pPr>
              <w:rPr>
                <w:sz w:val="16"/>
                <w:szCs w:val="16"/>
              </w:rPr>
            </w:pPr>
            <w:r w:rsidRPr="004B6E0C">
              <w:rPr>
                <w:sz w:val="16"/>
                <w:szCs w:val="16"/>
              </w:rPr>
              <w:t>MBORREL4: Clarification (8 KPH, not 5 KPH)</w:t>
            </w:r>
          </w:p>
        </w:tc>
      </w:tr>
      <w:tr w:rsidR="004B6E0C" w14:paraId="43B1B6D8" w14:textId="77777777" w:rsidTr="00AC4A3E">
        <w:trPr>
          <w:trHeight w:val="187"/>
          <w:jc w:val="center"/>
        </w:trPr>
        <w:tc>
          <w:tcPr>
            <w:tcW w:w="1799" w:type="dxa"/>
            <w:tcBorders>
              <w:left w:val="single" w:sz="6" w:space="0" w:color="auto"/>
              <w:right w:val="single" w:sz="6" w:space="0" w:color="auto"/>
            </w:tcBorders>
          </w:tcPr>
          <w:p w14:paraId="77DBB928"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35B1E28" w14:textId="77777777" w:rsidR="004B6E0C" w:rsidRPr="004B6E0C" w:rsidRDefault="00980C5F" w:rsidP="004B6E0C">
            <w:pPr>
              <w:rPr>
                <w:sz w:val="16"/>
                <w:szCs w:val="16"/>
              </w:rPr>
            </w:pPr>
            <w:r w:rsidRPr="004B6E0C">
              <w:rPr>
                <w:sz w:val="16"/>
                <w:szCs w:val="16"/>
              </w:rPr>
              <w:t xml:space="preserve">ENMEM-UC-REQ-095939/C-Sign </w:t>
            </w:r>
            <w:proofErr w:type="gramStart"/>
            <w:r w:rsidRPr="004B6E0C">
              <w:rPr>
                <w:sz w:val="16"/>
                <w:szCs w:val="16"/>
              </w:rPr>
              <w:t>Into</w:t>
            </w:r>
            <w:proofErr w:type="gramEnd"/>
            <w:r w:rsidRPr="004B6E0C">
              <w:rPr>
                <w:sz w:val="16"/>
                <w:szCs w:val="16"/>
              </w:rPr>
              <w:t xml:space="preserve"> a Driver Profile via HMI Menu</w:t>
            </w:r>
          </w:p>
        </w:tc>
        <w:tc>
          <w:tcPr>
            <w:tcW w:w="5917" w:type="dxa"/>
            <w:tcBorders>
              <w:top w:val="single" w:sz="6" w:space="0" w:color="auto"/>
              <w:left w:val="single" w:sz="6" w:space="0" w:color="auto"/>
              <w:bottom w:val="single" w:sz="6" w:space="0" w:color="auto"/>
              <w:right w:val="single" w:sz="6" w:space="0" w:color="auto"/>
            </w:tcBorders>
          </w:tcPr>
          <w:p w14:paraId="19A0AA4B" w14:textId="77777777" w:rsidR="004B6E0C" w:rsidRPr="004B6E0C" w:rsidRDefault="00980C5F" w:rsidP="004B6E0C">
            <w:pPr>
              <w:rPr>
                <w:sz w:val="16"/>
                <w:szCs w:val="16"/>
              </w:rPr>
            </w:pPr>
            <w:r w:rsidRPr="004B6E0C">
              <w:rPr>
                <w:sz w:val="16"/>
                <w:szCs w:val="16"/>
              </w:rPr>
              <w:t>MBORREL4: Clarification (8 KPH, not 5 KPH)</w:t>
            </w:r>
          </w:p>
        </w:tc>
      </w:tr>
      <w:tr w:rsidR="004B6E0C" w14:paraId="5B7DEC07" w14:textId="77777777" w:rsidTr="00AC4A3E">
        <w:trPr>
          <w:trHeight w:val="187"/>
          <w:jc w:val="center"/>
        </w:trPr>
        <w:tc>
          <w:tcPr>
            <w:tcW w:w="1799" w:type="dxa"/>
            <w:tcBorders>
              <w:left w:val="single" w:sz="6" w:space="0" w:color="auto"/>
              <w:right w:val="single" w:sz="6" w:space="0" w:color="auto"/>
            </w:tcBorders>
          </w:tcPr>
          <w:p w14:paraId="13C04DC5"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74351D" w14:textId="77777777" w:rsidR="004B6E0C" w:rsidRPr="004B6E0C" w:rsidRDefault="00980C5F" w:rsidP="004B6E0C">
            <w:pPr>
              <w:rPr>
                <w:sz w:val="16"/>
                <w:szCs w:val="16"/>
              </w:rPr>
            </w:pPr>
            <w:r w:rsidRPr="004B6E0C">
              <w:rPr>
                <w:sz w:val="16"/>
                <w:szCs w:val="16"/>
              </w:rPr>
              <w:t>ENMEM-REQ-099693/E-Display Data Refresh After Driver Profile Change</w:t>
            </w:r>
          </w:p>
        </w:tc>
        <w:tc>
          <w:tcPr>
            <w:tcW w:w="5917" w:type="dxa"/>
            <w:tcBorders>
              <w:top w:val="single" w:sz="6" w:space="0" w:color="auto"/>
              <w:left w:val="single" w:sz="6" w:space="0" w:color="auto"/>
              <w:bottom w:val="single" w:sz="6" w:space="0" w:color="auto"/>
              <w:right w:val="single" w:sz="6" w:space="0" w:color="auto"/>
            </w:tcBorders>
          </w:tcPr>
          <w:p w14:paraId="2C267C5E" w14:textId="77777777" w:rsidR="004B6E0C" w:rsidRPr="004B6E0C" w:rsidRDefault="00980C5F" w:rsidP="004B6E0C">
            <w:pPr>
              <w:rPr>
                <w:sz w:val="16"/>
                <w:szCs w:val="16"/>
              </w:rPr>
            </w:pPr>
            <w:r w:rsidRPr="004B6E0C">
              <w:rPr>
                <w:sz w:val="16"/>
                <w:szCs w:val="16"/>
              </w:rPr>
              <w:t>MBORREL4: Updated to clarify that all Clients that display any EnMem settings shall perform refresh.</w:t>
            </w:r>
          </w:p>
        </w:tc>
      </w:tr>
      <w:tr w:rsidR="004B6E0C" w14:paraId="34DEA1A7" w14:textId="77777777" w:rsidTr="00AC4A3E">
        <w:trPr>
          <w:trHeight w:val="187"/>
          <w:jc w:val="center"/>
        </w:trPr>
        <w:tc>
          <w:tcPr>
            <w:tcW w:w="1799" w:type="dxa"/>
            <w:tcBorders>
              <w:left w:val="single" w:sz="6" w:space="0" w:color="auto"/>
              <w:right w:val="single" w:sz="6" w:space="0" w:color="auto"/>
            </w:tcBorders>
          </w:tcPr>
          <w:p w14:paraId="08D4A622"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F614CE" w14:textId="77777777" w:rsidR="004B6E0C" w:rsidRPr="004B6E0C" w:rsidRDefault="00980C5F" w:rsidP="004B6E0C">
            <w:pPr>
              <w:rPr>
                <w:sz w:val="16"/>
                <w:szCs w:val="16"/>
              </w:rPr>
            </w:pPr>
            <w:r w:rsidRPr="004B6E0C">
              <w:rPr>
                <w:sz w:val="16"/>
                <w:szCs w:val="16"/>
              </w:rPr>
              <w:t>ENMEM-SR-REQ-136618/F-Recall Event - Infotainment Audio</w:t>
            </w:r>
          </w:p>
        </w:tc>
        <w:tc>
          <w:tcPr>
            <w:tcW w:w="5917" w:type="dxa"/>
            <w:tcBorders>
              <w:top w:val="single" w:sz="6" w:space="0" w:color="auto"/>
              <w:left w:val="single" w:sz="6" w:space="0" w:color="auto"/>
              <w:bottom w:val="single" w:sz="6" w:space="0" w:color="auto"/>
              <w:right w:val="single" w:sz="6" w:space="0" w:color="auto"/>
            </w:tcBorders>
          </w:tcPr>
          <w:p w14:paraId="5B89145A" w14:textId="77777777" w:rsidR="004B6E0C" w:rsidRPr="004B6E0C" w:rsidRDefault="00980C5F" w:rsidP="004B6E0C">
            <w:pPr>
              <w:rPr>
                <w:sz w:val="16"/>
                <w:szCs w:val="16"/>
              </w:rPr>
            </w:pPr>
            <w:r w:rsidRPr="004B6E0C">
              <w:rPr>
                <w:sz w:val="16"/>
                <w:szCs w:val="16"/>
              </w:rPr>
              <w:t>MBORREL4: Updated to include TA. Added detail regarding Feature Volume session behavior</w:t>
            </w:r>
          </w:p>
        </w:tc>
      </w:tr>
      <w:tr w:rsidR="004B6E0C" w14:paraId="3D8D839A" w14:textId="77777777" w:rsidTr="00AC4A3E">
        <w:trPr>
          <w:trHeight w:val="187"/>
          <w:jc w:val="center"/>
        </w:trPr>
        <w:tc>
          <w:tcPr>
            <w:tcW w:w="1799" w:type="dxa"/>
            <w:tcBorders>
              <w:left w:val="single" w:sz="6" w:space="0" w:color="auto"/>
              <w:right w:val="single" w:sz="6" w:space="0" w:color="auto"/>
            </w:tcBorders>
          </w:tcPr>
          <w:p w14:paraId="5BEC5F27"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0B530E" w14:textId="77777777" w:rsidR="004B6E0C" w:rsidRPr="004B6E0C" w:rsidRDefault="00980C5F" w:rsidP="004B6E0C">
            <w:pPr>
              <w:rPr>
                <w:sz w:val="16"/>
                <w:szCs w:val="16"/>
              </w:rPr>
            </w:pPr>
            <w:r w:rsidRPr="004B6E0C">
              <w:rPr>
                <w:sz w:val="16"/>
                <w:szCs w:val="16"/>
              </w:rPr>
              <w:t>ENMEM-REQ-099674/C-Requesting Audio Preset Info After Profile Change</w:t>
            </w:r>
          </w:p>
        </w:tc>
        <w:tc>
          <w:tcPr>
            <w:tcW w:w="5917" w:type="dxa"/>
            <w:tcBorders>
              <w:top w:val="single" w:sz="6" w:space="0" w:color="auto"/>
              <w:left w:val="single" w:sz="6" w:space="0" w:color="auto"/>
              <w:bottom w:val="single" w:sz="6" w:space="0" w:color="auto"/>
              <w:right w:val="single" w:sz="6" w:space="0" w:color="auto"/>
            </w:tcBorders>
          </w:tcPr>
          <w:p w14:paraId="4B7E0B8A" w14:textId="77777777" w:rsidR="004B6E0C" w:rsidRPr="004B6E0C" w:rsidRDefault="00980C5F" w:rsidP="004B6E0C">
            <w:pPr>
              <w:rPr>
                <w:sz w:val="16"/>
                <w:szCs w:val="16"/>
              </w:rPr>
            </w:pPr>
            <w:r w:rsidRPr="004B6E0C">
              <w:rPr>
                <w:sz w:val="16"/>
                <w:szCs w:val="16"/>
              </w:rPr>
              <w:t>MBORREL4: Updated to include to all Clients that display audio presets</w:t>
            </w:r>
          </w:p>
        </w:tc>
      </w:tr>
      <w:tr w:rsidR="004B6E0C" w14:paraId="5B87D360" w14:textId="77777777" w:rsidTr="00AC4A3E">
        <w:trPr>
          <w:trHeight w:val="187"/>
          <w:jc w:val="center"/>
        </w:trPr>
        <w:tc>
          <w:tcPr>
            <w:tcW w:w="1799" w:type="dxa"/>
            <w:tcBorders>
              <w:left w:val="single" w:sz="6" w:space="0" w:color="auto"/>
              <w:right w:val="single" w:sz="6" w:space="0" w:color="auto"/>
            </w:tcBorders>
          </w:tcPr>
          <w:p w14:paraId="78FE75F2"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FFBE4C" w14:textId="77777777" w:rsidR="004B6E0C" w:rsidRPr="004B6E0C" w:rsidRDefault="00980C5F" w:rsidP="004B6E0C">
            <w:pPr>
              <w:rPr>
                <w:sz w:val="16"/>
                <w:szCs w:val="16"/>
              </w:rPr>
            </w:pPr>
            <w:r w:rsidRPr="004B6E0C">
              <w:rPr>
                <w:sz w:val="16"/>
                <w:szCs w:val="16"/>
              </w:rPr>
              <w:t>ENMEM-TMR-REQ-099763/C-</w:t>
            </w:r>
            <w:proofErr w:type="spellStart"/>
            <w:r w:rsidRPr="004B6E0C">
              <w:rPr>
                <w:sz w:val="16"/>
                <w:szCs w:val="16"/>
              </w:rPr>
              <w:t>T_PersPresetWait</w:t>
            </w:r>
            <w:proofErr w:type="spellEnd"/>
          </w:p>
        </w:tc>
        <w:tc>
          <w:tcPr>
            <w:tcW w:w="5917" w:type="dxa"/>
            <w:tcBorders>
              <w:top w:val="single" w:sz="6" w:space="0" w:color="auto"/>
              <w:left w:val="single" w:sz="6" w:space="0" w:color="auto"/>
              <w:bottom w:val="single" w:sz="6" w:space="0" w:color="auto"/>
              <w:right w:val="single" w:sz="6" w:space="0" w:color="auto"/>
            </w:tcBorders>
          </w:tcPr>
          <w:p w14:paraId="72344D56" w14:textId="77777777" w:rsidR="004B6E0C" w:rsidRPr="004B6E0C" w:rsidRDefault="00980C5F" w:rsidP="004B6E0C">
            <w:pPr>
              <w:rPr>
                <w:sz w:val="16"/>
                <w:szCs w:val="16"/>
              </w:rPr>
            </w:pPr>
            <w:r w:rsidRPr="004B6E0C">
              <w:rPr>
                <w:sz w:val="16"/>
                <w:szCs w:val="16"/>
              </w:rPr>
              <w:t>MBORREL4: Updated to include to all Clients that display audio presets</w:t>
            </w:r>
          </w:p>
        </w:tc>
      </w:tr>
      <w:tr w:rsidR="004B6E0C" w14:paraId="5FC3FA86" w14:textId="77777777" w:rsidTr="00AC4A3E">
        <w:trPr>
          <w:trHeight w:val="187"/>
          <w:jc w:val="center"/>
        </w:trPr>
        <w:tc>
          <w:tcPr>
            <w:tcW w:w="1799" w:type="dxa"/>
            <w:tcBorders>
              <w:left w:val="single" w:sz="6" w:space="0" w:color="auto"/>
              <w:right w:val="single" w:sz="6" w:space="0" w:color="auto"/>
            </w:tcBorders>
          </w:tcPr>
          <w:p w14:paraId="04C502E3"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50C7F5B" w14:textId="77777777" w:rsidR="004B6E0C" w:rsidRPr="004B6E0C" w:rsidRDefault="00980C5F" w:rsidP="004B6E0C">
            <w:pPr>
              <w:rPr>
                <w:sz w:val="16"/>
                <w:szCs w:val="16"/>
              </w:rPr>
            </w:pPr>
            <w:r w:rsidRPr="004B6E0C">
              <w:rPr>
                <w:sz w:val="16"/>
                <w:szCs w:val="16"/>
              </w:rPr>
              <w:t>ENMEM-REQ-099699/D-Disable Driver Profile Creation and Editing When Key is Not 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1B7E8513" w14:textId="77777777" w:rsidR="004B6E0C" w:rsidRPr="004B6E0C" w:rsidRDefault="00980C5F" w:rsidP="004B6E0C">
            <w:pPr>
              <w:rPr>
                <w:sz w:val="16"/>
                <w:szCs w:val="16"/>
              </w:rPr>
            </w:pPr>
            <w:r w:rsidRPr="004B6E0C">
              <w:rPr>
                <w:sz w:val="16"/>
                <w:szCs w:val="16"/>
              </w:rPr>
              <w:t>MBORREL4: Updated title for clarification (8 KPH, not 5 KPH)</w:t>
            </w:r>
          </w:p>
        </w:tc>
      </w:tr>
      <w:tr w:rsidR="004B6E0C" w14:paraId="245B142C" w14:textId="77777777" w:rsidTr="00AC4A3E">
        <w:trPr>
          <w:trHeight w:val="187"/>
          <w:jc w:val="center"/>
        </w:trPr>
        <w:tc>
          <w:tcPr>
            <w:tcW w:w="1799" w:type="dxa"/>
            <w:tcBorders>
              <w:left w:val="single" w:sz="6" w:space="0" w:color="auto"/>
              <w:right w:val="single" w:sz="6" w:space="0" w:color="auto"/>
            </w:tcBorders>
          </w:tcPr>
          <w:p w14:paraId="7C6ED199"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6BE281" w14:textId="77777777" w:rsidR="004B6E0C" w:rsidRPr="004B6E0C" w:rsidRDefault="00980C5F" w:rsidP="004B6E0C">
            <w:pPr>
              <w:rPr>
                <w:sz w:val="16"/>
                <w:szCs w:val="16"/>
              </w:rPr>
            </w:pPr>
            <w:r w:rsidRPr="004B6E0C">
              <w:rPr>
                <w:sz w:val="16"/>
                <w:szCs w:val="16"/>
              </w:rPr>
              <w:t xml:space="preserve">ENMEM-REQ-099699/E-Disable Driver Profile Creation and Editing When Key is Not </w:t>
            </w:r>
            <w:r w:rsidRPr="004B6E0C">
              <w:rPr>
                <w:sz w:val="16"/>
                <w:szCs w:val="16"/>
              </w:rPr>
              <w:lastRenderedPageBreak/>
              <w:t>in Run or Vehicle Speed is greater than 8KPH</w:t>
            </w:r>
          </w:p>
        </w:tc>
        <w:tc>
          <w:tcPr>
            <w:tcW w:w="5917" w:type="dxa"/>
            <w:tcBorders>
              <w:top w:val="single" w:sz="6" w:space="0" w:color="auto"/>
              <w:left w:val="single" w:sz="6" w:space="0" w:color="auto"/>
              <w:bottom w:val="single" w:sz="6" w:space="0" w:color="auto"/>
              <w:right w:val="single" w:sz="6" w:space="0" w:color="auto"/>
            </w:tcBorders>
          </w:tcPr>
          <w:p w14:paraId="3FDD3585" w14:textId="77777777" w:rsidR="004B6E0C" w:rsidRPr="004B6E0C" w:rsidRDefault="00980C5F" w:rsidP="004B6E0C">
            <w:pPr>
              <w:rPr>
                <w:sz w:val="16"/>
                <w:szCs w:val="16"/>
              </w:rPr>
            </w:pPr>
            <w:r w:rsidRPr="004B6E0C">
              <w:rPr>
                <w:sz w:val="16"/>
                <w:szCs w:val="16"/>
              </w:rPr>
              <w:lastRenderedPageBreak/>
              <w:t>MBORREL4: Updated to specify that Gear=Park is for Auto Trans vehicles only.</w:t>
            </w:r>
          </w:p>
        </w:tc>
      </w:tr>
      <w:tr w:rsidR="004B6E0C" w14:paraId="36B18B99" w14:textId="77777777" w:rsidTr="00AC4A3E">
        <w:trPr>
          <w:trHeight w:val="187"/>
          <w:jc w:val="center"/>
        </w:trPr>
        <w:tc>
          <w:tcPr>
            <w:tcW w:w="1799" w:type="dxa"/>
            <w:tcBorders>
              <w:left w:val="single" w:sz="6" w:space="0" w:color="auto"/>
              <w:right w:val="single" w:sz="6" w:space="0" w:color="auto"/>
            </w:tcBorders>
          </w:tcPr>
          <w:p w14:paraId="5521A231"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581336" w14:textId="77777777" w:rsidR="004B6E0C" w:rsidRPr="004B6E0C" w:rsidRDefault="00980C5F" w:rsidP="004B6E0C">
            <w:pPr>
              <w:rPr>
                <w:sz w:val="16"/>
                <w:szCs w:val="16"/>
              </w:rPr>
            </w:pPr>
            <w:r w:rsidRPr="004B6E0C">
              <w:rPr>
                <w:sz w:val="16"/>
                <w:szCs w:val="16"/>
              </w:rPr>
              <w:t>ENMEM-REQ-116802/E-Profile Creation Interruption+</w:t>
            </w:r>
          </w:p>
        </w:tc>
        <w:tc>
          <w:tcPr>
            <w:tcW w:w="5917" w:type="dxa"/>
            <w:tcBorders>
              <w:top w:val="single" w:sz="6" w:space="0" w:color="auto"/>
              <w:left w:val="single" w:sz="6" w:space="0" w:color="auto"/>
              <w:bottom w:val="single" w:sz="6" w:space="0" w:color="auto"/>
              <w:right w:val="single" w:sz="6" w:space="0" w:color="auto"/>
            </w:tcBorders>
          </w:tcPr>
          <w:p w14:paraId="7BE5B72F" w14:textId="77777777" w:rsidR="004B6E0C" w:rsidRPr="004B6E0C" w:rsidRDefault="00980C5F" w:rsidP="004B6E0C">
            <w:pPr>
              <w:rPr>
                <w:sz w:val="16"/>
                <w:szCs w:val="16"/>
              </w:rPr>
            </w:pPr>
            <w:r w:rsidRPr="004B6E0C">
              <w:rPr>
                <w:sz w:val="16"/>
                <w:szCs w:val="16"/>
              </w:rPr>
              <w:t>MBORREL4: Clarification (8 KPH, not 5 KPH)</w:t>
            </w:r>
          </w:p>
        </w:tc>
      </w:tr>
      <w:tr w:rsidR="004B6E0C" w14:paraId="25DDDB58" w14:textId="77777777" w:rsidTr="00B424D9">
        <w:trPr>
          <w:trHeight w:val="187"/>
          <w:jc w:val="center"/>
        </w:trPr>
        <w:tc>
          <w:tcPr>
            <w:tcW w:w="1799" w:type="dxa"/>
            <w:tcBorders>
              <w:left w:val="single" w:sz="6" w:space="0" w:color="auto"/>
              <w:right w:val="single" w:sz="6" w:space="0" w:color="auto"/>
            </w:tcBorders>
          </w:tcPr>
          <w:p w14:paraId="54453A6E"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DF8398" w14:textId="77777777" w:rsidR="004B6E0C" w:rsidRPr="004B6E0C" w:rsidRDefault="00980C5F" w:rsidP="004B6E0C">
            <w:pPr>
              <w:rPr>
                <w:sz w:val="16"/>
                <w:szCs w:val="16"/>
              </w:rPr>
            </w:pPr>
            <w:r w:rsidRPr="004B6E0C">
              <w:rPr>
                <w:sz w:val="16"/>
                <w:szCs w:val="16"/>
              </w:rPr>
              <w:t>ENMEM-REQ-116802/F-Profile Creation Interruption</w:t>
            </w:r>
          </w:p>
        </w:tc>
        <w:tc>
          <w:tcPr>
            <w:tcW w:w="5917" w:type="dxa"/>
            <w:tcBorders>
              <w:top w:val="single" w:sz="6" w:space="0" w:color="auto"/>
              <w:left w:val="single" w:sz="6" w:space="0" w:color="auto"/>
              <w:bottom w:val="single" w:sz="6" w:space="0" w:color="auto"/>
              <w:right w:val="single" w:sz="6" w:space="0" w:color="auto"/>
            </w:tcBorders>
          </w:tcPr>
          <w:p w14:paraId="5FC8652A" w14:textId="77777777" w:rsidR="004B6E0C" w:rsidRPr="004B6E0C" w:rsidRDefault="00980C5F" w:rsidP="004B6E0C">
            <w:pPr>
              <w:rPr>
                <w:sz w:val="16"/>
                <w:szCs w:val="16"/>
              </w:rPr>
            </w:pPr>
            <w:r w:rsidRPr="004B6E0C">
              <w:rPr>
                <w:sz w:val="16"/>
                <w:szCs w:val="16"/>
              </w:rPr>
              <w:t>MBORREL4: Updated to include domain changes</w:t>
            </w:r>
          </w:p>
        </w:tc>
      </w:tr>
      <w:tr w:rsidR="004B6E0C" w14:paraId="432F0BF0" w14:textId="77777777" w:rsidTr="00B424D9">
        <w:trPr>
          <w:trHeight w:val="187"/>
          <w:jc w:val="center"/>
        </w:trPr>
        <w:tc>
          <w:tcPr>
            <w:tcW w:w="1799" w:type="dxa"/>
            <w:tcBorders>
              <w:left w:val="single" w:sz="6" w:space="0" w:color="auto"/>
              <w:bottom w:val="single" w:sz="4" w:space="0" w:color="auto"/>
              <w:right w:val="single" w:sz="6" w:space="0" w:color="auto"/>
            </w:tcBorders>
          </w:tcPr>
          <w:p w14:paraId="4B3485B3" w14:textId="77777777" w:rsidR="004B6E0C" w:rsidRDefault="00C73931" w:rsidP="004B6E0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8FA0FDA" w14:textId="77777777" w:rsidR="004B6E0C" w:rsidRPr="004B6E0C" w:rsidRDefault="00980C5F" w:rsidP="004B6E0C">
            <w:pPr>
              <w:rPr>
                <w:sz w:val="16"/>
                <w:szCs w:val="16"/>
              </w:rPr>
            </w:pPr>
            <w:r w:rsidRPr="004B6E0C">
              <w:rPr>
                <w:sz w:val="16"/>
                <w:szCs w:val="16"/>
              </w:rPr>
              <w:t>ENMEM-REQ-116804/F-Keyfob/Phone Pairing Error</w:t>
            </w:r>
          </w:p>
        </w:tc>
        <w:tc>
          <w:tcPr>
            <w:tcW w:w="5917" w:type="dxa"/>
            <w:tcBorders>
              <w:top w:val="single" w:sz="6" w:space="0" w:color="auto"/>
              <w:left w:val="single" w:sz="6" w:space="0" w:color="auto"/>
              <w:bottom w:val="single" w:sz="6" w:space="0" w:color="auto"/>
              <w:right w:val="single" w:sz="6" w:space="0" w:color="auto"/>
            </w:tcBorders>
          </w:tcPr>
          <w:p w14:paraId="6C3EE048" w14:textId="77777777" w:rsidR="004B6E0C" w:rsidRPr="004B6E0C" w:rsidRDefault="00980C5F" w:rsidP="004B6E0C">
            <w:pPr>
              <w:rPr>
                <w:sz w:val="16"/>
                <w:szCs w:val="16"/>
              </w:rPr>
            </w:pPr>
            <w:r w:rsidRPr="004B6E0C">
              <w:rPr>
                <w:sz w:val="16"/>
                <w:szCs w:val="16"/>
              </w:rPr>
              <w:t>MBORREL4: Updated to include domain changes</w:t>
            </w:r>
          </w:p>
        </w:tc>
      </w:tr>
      <w:tr w:rsidR="00594F22" w14:paraId="0E1F577B" w14:textId="77777777" w:rsidTr="0043695C">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EE9D1AC" w14:textId="77777777" w:rsidR="00594F22" w:rsidRDefault="00C73931" w:rsidP="0043695C">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B1DAB5E" w14:textId="77777777" w:rsidR="00594F22" w:rsidRDefault="00C73931" w:rsidP="0043695C">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6C4426F6" w14:textId="77777777" w:rsidR="00594F22" w:rsidRDefault="00C73931" w:rsidP="0043695C">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D97A847" w14:textId="77777777" w:rsidR="00594F22" w:rsidRDefault="00C73931" w:rsidP="0043695C">
            <w:pPr>
              <w:spacing w:line="276" w:lineRule="auto"/>
              <w:rPr>
                <w:rFonts w:cs="Arial"/>
                <w:b/>
                <w:sz w:val="16"/>
              </w:rPr>
            </w:pPr>
          </w:p>
        </w:tc>
      </w:tr>
      <w:tr w:rsidR="00594F22" w14:paraId="190E5AA8" w14:textId="77777777" w:rsidTr="003D00B9">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636BB930" w14:textId="77777777" w:rsidR="00594F22" w:rsidRDefault="00980C5F" w:rsidP="00D42DD9">
            <w:pPr>
              <w:spacing w:line="276" w:lineRule="auto"/>
              <w:rPr>
                <w:rFonts w:cs="Arial"/>
                <w:b/>
                <w:sz w:val="16"/>
                <w:szCs w:val="16"/>
                <w:lang w:val="fr-FR"/>
              </w:rPr>
            </w:pPr>
            <w:r>
              <w:rPr>
                <w:rFonts w:cs="Arial"/>
                <w:b/>
                <w:sz w:val="16"/>
                <w:szCs w:val="16"/>
              </w:rPr>
              <w:t>May 8, 2019</w:t>
            </w:r>
          </w:p>
        </w:tc>
        <w:tc>
          <w:tcPr>
            <w:tcW w:w="1066" w:type="dxa"/>
            <w:tcBorders>
              <w:top w:val="single" w:sz="6" w:space="0" w:color="auto"/>
              <w:left w:val="single" w:sz="6" w:space="0" w:color="auto"/>
              <w:bottom w:val="single" w:sz="6" w:space="0" w:color="auto"/>
              <w:right w:val="single" w:sz="6" w:space="0" w:color="auto"/>
            </w:tcBorders>
            <w:hideMark/>
          </w:tcPr>
          <w:p w14:paraId="36AC466C" w14:textId="77777777" w:rsidR="00594F22" w:rsidRDefault="00980C5F" w:rsidP="0043695C">
            <w:pPr>
              <w:spacing w:line="276" w:lineRule="auto"/>
              <w:jc w:val="center"/>
              <w:rPr>
                <w:rFonts w:cs="Arial"/>
                <w:b/>
                <w:sz w:val="16"/>
                <w:lang w:val="fr-FR"/>
              </w:rPr>
            </w:pPr>
            <w:r>
              <w:rPr>
                <w:rFonts w:cs="Arial"/>
                <w:b/>
                <w:sz w:val="16"/>
                <w:lang w:val="fr-FR"/>
              </w:rPr>
              <w:t>1.10</w:t>
            </w:r>
          </w:p>
        </w:tc>
        <w:tc>
          <w:tcPr>
            <w:tcW w:w="8295" w:type="dxa"/>
            <w:gridSpan w:val="2"/>
            <w:tcBorders>
              <w:top w:val="single" w:sz="6" w:space="0" w:color="auto"/>
              <w:left w:val="single" w:sz="6" w:space="0" w:color="auto"/>
              <w:bottom w:val="single" w:sz="6" w:space="0" w:color="auto"/>
              <w:right w:val="single" w:sz="6" w:space="0" w:color="auto"/>
            </w:tcBorders>
            <w:hideMark/>
          </w:tcPr>
          <w:p w14:paraId="0A166ADD" w14:textId="77777777" w:rsidR="00594F22" w:rsidRDefault="00C73931" w:rsidP="0043695C">
            <w:pPr>
              <w:spacing w:line="276" w:lineRule="auto"/>
              <w:rPr>
                <w:rFonts w:cs="Arial"/>
                <w:b/>
                <w:sz w:val="16"/>
              </w:rPr>
            </w:pPr>
          </w:p>
        </w:tc>
      </w:tr>
      <w:tr w:rsidR="00D42DD9" w:rsidRPr="004B6E0C" w14:paraId="5C678BD8" w14:textId="77777777" w:rsidTr="0043695C">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56B8A59D"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4B655ED" w14:textId="77777777" w:rsidR="00D42DD9" w:rsidRPr="00D42DD9" w:rsidRDefault="00980C5F" w:rsidP="00D42DD9">
            <w:pPr>
              <w:rPr>
                <w:sz w:val="16"/>
                <w:szCs w:val="16"/>
              </w:rPr>
            </w:pPr>
            <w:r w:rsidRPr="00D42DD9">
              <w:rPr>
                <w:sz w:val="16"/>
                <w:szCs w:val="16"/>
              </w:rPr>
              <w:t>STR-184156/D-Overview</w:t>
            </w:r>
          </w:p>
        </w:tc>
        <w:tc>
          <w:tcPr>
            <w:tcW w:w="5917" w:type="dxa"/>
            <w:tcBorders>
              <w:top w:val="single" w:sz="6" w:space="0" w:color="auto"/>
              <w:left w:val="single" w:sz="6" w:space="0" w:color="auto"/>
              <w:bottom w:val="single" w:sz="6" w:space="0" w:color="auto"/>
              <w:right w:val="single" w:sz="6" w:space="0" w:color="auto"/>
            </w:tcBorders>
          </w:tcPr>
          <w:p w14:paraId="620B0910"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43E78F76" w14:textId="77777777" w:rsidTr="0043695C">
        <w:trPr>
          <w:trHeight w:val="187"/>
          <w:jc w:val="center"/>
        </w:trPr>
        <w:tc>
          <w:tcPr>
            <w:tcW w:w="1799" w:type="dxa"/>
            <w:vMerge/>
            <w:tcBorders>
              <w:left w:val="single" w:sz="6" w:space="0" w:color="auto"/>
              <w:bottom w:val="single" w:sz="4" w:space="0" w:color="auto"/>
              <w:right w:val="single" w:sz="6" w:space="0" w:color="auto"/>
            </w:tcBorders>
          </w:tcPr>
          <w:p w14:paraId="0B6CBFEE"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0BB47F" w14:textId="77777777" w:rsidR="00D42DD9" w:rsidRPr="00D42DD9" w:rsidRDefault="00980C5F" w:rsidP="00D42DD9">
            <w:pPr>
              <w:rPr>
                <w:sz w:val="16"/>
                <w:szCs w:val="16"/>
              </w:rPr>
            </w:pPr>
            <w:r w:rsidRPr="00D42DD9">
              <w:rPr>
                <w:sz w:val="16"/>
                <w:szCs w:val="16"/>
              </w:rPr>
              <w:t>STR-196365/G-General Requirements</w:t>
            </w:r>
          </w:p>
        </w:tc>
        <w:tc>
          <w:tcPr>
            <w:tcW w:w="5917" w:type="dxa"/>
            <w:tcBorders>
              <w:top w:val="single" w:sz="6" w:space="0" w:color="auto"/>
              <w:left w:val="single" w:sz="6" w:space="0" w:color="auto"/>
              <w:bottom w:val="single" w:sz="6" w:space="0" w:color="auto"/>
              <w:right w:val="single" w:sz="6" w:space="0" w:color="auto"/>
            </w:tcBorders>
          </w:tcPr>
          <w:p w14:paraId="6A185E53" w14:textId="77777777" w:rsidR="00D42DD9" w:rsidRPr="00D42DD9" w:rsidRDefault="00980C5F" w:rsidP="00D42DD9">
            <w:pPr>
              <w:rPr>
                <w:sz w:val="16"/>
                <w:szCs w:val="16"/>
              </w:rPr>
            </w:pPr>
            <w:r w:rsidRPr="00D42DD9">
              <w:rPr>
                <w:sz w:val="16"/>
                <w:szCs w:val="16"/>
              </w:rPr>
              <w:t>MBORREL4: Added REQ-347371 for DSM Decouple</w:t>
            </w:r>
          </w:p>
        </w:tc>
      </w:tr>
      <w:tr w:rsidR="00D42DD9" w:rsidRPr="004B6E0C" w14:paraId="5CF7460B" w14:textId="77777777" w:rsidTr="0043695C">
        <w:trPr>
          <w:trHeight w:val="187"/>
          <w:jc w:val="center"/>
        </w:trPr>
        <w:tc>
          <w:tcPr>
            <w:tcW w:w="1799" w:type="dxa"/>
            <w:vMerge/>
            <w:tcBorders>
              <w:left w:val="single" w:sz="6" w:space="0" w:color="auto"/>
              <w:right w:val="single" w:sz="6" w:space="0" w:color="auto"/>
            </w:tcBorders>
          </w:tcPr>
          <w:p w14:paraId="25777EA1"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441BB61" w14:textId="77777777" w:rsidR="00D42DD9" w:rsidRPr="00D42DD9" w:rsidRDefault="00980C5F" w:rsidP="00D42DD9">
            <w:pPr>
              <w:rPr>
                <w:sz w:val="16"/>
                <w:szCs w:val="16"/>
              </w:rPr>
            </w:pPr>
            <w:r w:rsidRPr="00D42DD9">
              <w:rPr>
                <w:sz w:val="16"/>
                <w:szCs w:val="16"/>
              </w:rPr>
              <w:t>ENMEM-REQ-116801/E-Retain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18BE70B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12CD8642" w14:textId="77777777" w:rsidTr="0043695C">
        <w:trPr>
          <w:trHeight w:val="187"/>
          <w:jc w:val="center"/>
        </w:trPr>
        <w:tc>
          <w:tcPr>
            <w:tcW w:w="1799" w:type="dxa"/>
            <w:tcBorders>
              <w:left w:val="single" w:sz="6" w:space="0" w:color="auto"/>
              <w:right w:val="single" w:sz="6" w:space="0" w:color="auto"/>
            </w:tcBorders>
          </w:tcPr>
          <w:p w14:paraId="1546EFDC"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D6C98EC" w14:textId="77777777" w:rsidR="00D42DD9" w:rsidRPr="00D42DD9" w:rsidRDefault="00980C5F" w:rsidP="00D42DD9">
            <w:pPr>
              <w:rPr>
                <w:sz w:val="16"/>
                <w:szCs w:val="16"/>
              </w:rPr>
            </w:pPr>
            <w:r w:rsidRPr="00D42DD9">
              <w:rPr>
                <w:sz w:val="16"/>
                <w:szCs w:val="16"/>
              </w:rPr>
              <w:t>ENMEM-REQ-347371/A-Determining EnhancedMemoryPositionClient Presence</w:t>
            </w:r>
          </w:p>
        </w:tc>
        <w:tc>
          <w:tcPr>
            <w:tcW w:w="5917" w:type="dxa"/>
            <w:tcBorders>
              <w:top w:val="single" w:sz="6" w:space="0" w:color="auto"/>
              <w:left w:val="single" w:sz="6" w:space="0" w:color="auto"/>
              <w:bottom w:val="single" w:sz="6" w:space="0" w:color="auto"/>
              <w:right w:val="single" w:sz="6" w:space="0" w:color="auto"/>
            </w:tcBorders>
          </w:tcPr>
          <w:p w14:paraId="2A3372F2"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17D0D6C2" w14:textId="77777777" w:rsidTr="00594F22">
        <w:trPr>
          <w:trHeight w:val="187"/>
          <w:jc w:val="center"/>
        </w:trPr>
        <w:tc>
          <w:tcPr>
            <w:tcW w:w="1799" w:type="dxa"/>
            <w:tcBorders>
              <w:left w:val="single" w:sz="6" w:space="0" w:color="auto"/>
              <w:right w:val="single" w:sz="6" w:space="0" w:color="auto"/>
            </w:tcBorders>
          </w:tcPr>
          <w:p w14:paraId="71A44B5E"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EC5A98" w14:textId="77777777" w:rsidR="00D42DD9" w:rsidRPr="00D42DD9" w:rsidRDefault="00980C5F" w:rsidP="00D42DD9">
            <w:pPr>
              <w:rPr>
                <w:sz w:val="16"/>
                <w:szCs w:val="16"/>
              </w:rPr>
            </w:pPr>
            <w:r w:rsidRPr="00D42DD9">
              <w:rPr>
                <w:sz w:val="16"/>
                <w:szCs w:val="16"/>
              </w:rPr>
              <w:t>STR-310182/C-Recall Function Description</w:t>
            </w:r>
          </w:p>
        </w:tc>
        <w:tc>
          <w:tcPr>
            <w:tcW w:w="5917" w:type="dxa"/>
            <w:tcBorders>
              <w:top w:val="single" w:sz="6" w:space="0" w:color="auto"/>
              <w:left w:val="single" w:sz="6" w:space="0" w:color="auto"/>
              <w:bottom w:val="single" w:sz="6" w:space="0" w:color="auto"/>
              <w:right w:val="single" w:sz="6" w:space="0" w:color="auto"/>
            </w:tcBorders>
          </w:tcPr>
          <w:p w14:paraId="745C6663"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1E154BC1" w14:textId="77777777" w:rsidTr="00594F22">
        <w:trPr>
          <w:trHeight w:val="187"/>
          <w:jc w:val="center"/>
        </w:trPr>
        <w:tc>
          <w:tcPr>
            <w:tcW w:w="1799" w:type="dxa"/>
            <w:tcBorders>
              <w:left w:val="single" w:sz="6" w:space="0" w:color="auto"/>
              <w:right w:val="single" w:sz="6" w:space="0" w:color="auto"/>
            </w:tcBorders>
          </w:tcPr>
          <w:p w14:paraId="41CB8E71"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246735" w14:textId="77777777" w:rsidR="00D42DD9" w:rsidRPr="00D42DD9" w:rsidRDefault="00980C5F" w:rsidP="00D42DD9">
            <w:pPr>
              <w:rPr>
                <w:sz w:val="16"/>
                <w:szCs w:val="16"/>
              </w:rPr>
            </w:pPr>
            <w:r w:rsidRPr="00D42DD9">
              <w:rPr>
                <w:sz w:val="16"/>
                <w:szCs w:val="16"/>
              </w:rPr>
              <w:t>ENMEM-UC-REQ-095719/D-Memory Seat Button Recall with Driver Profiles OFF</w:t>
            </w:r>
          </w:p>
        </w:tc>
        <w:tc>
          <w:tcPr>
            <w:tcW w:w="5917" w:type="dxa"/>
            <w:tcBorders>
              <w:top w:val="single" w:sz="6" w:space="0" w:color="auto"/>
              <w:left w:val="single" w:sz="6" w:space="0" w:color="auto"/>
              <w:bottom w:val="single" w:sz="6" w:space="0" w:color="auto"/>
              <w:right w:val="single" w:sz="6" w:space="0" w:color="auto"/>
            </w:tcBorders>
          </w:tcPr>
          <w:p w14:paraId="44983425"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27ECDDBC" w14:textId="77777777" w:rsidTr="00594F22">
        <w:trPr>
          <w:trHeight w:val="187"/>
          <w:jc w:val="center"/>
        </w:trPr>
        <w:tc>
          <w:tcPr>
            <w:tcW w:w="1799" w:type="dxa"/>
            <w:tcBorders>
              <w:left w:val="single" w:sz="6" w:space="0" w:color="auto"/>
              <w:right w:val="single" w:sz="6" w:space="0" w:color="auto"/>
            </w:tcBorders>
          </w:tcPr>
          <w:p w14:paraId="3207FC90"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770E4CB" w14:textId="77777777" w:rsidR="00D42DD9" w:rsidRPr="00D42DD9" w:rsidRDefault="00980C5F" w:rsidP="00D42DD9">
            <w:pPr>
              <w:rPr>
                <w:sz w:val="16"/>
                <w:szCs w:val="16"/>
              </w:rPr>
            </w:pPr>
            <w:r w:rsidRPr="00D42DD9">
              <w:rPr>
                <w:sz w:val="16"/>
                <w:szCs w:val="16"/>
              </w:rPr>
              <w:t xml:space="preserve">ENMEM-UC-REQ-095930/D-Sign </w:t>
            </w:r>
            <w:proofErr w:type="gramStart"/>
            <w:r w:rsidRPr="00D42DD9">
              <w:rPr>
                <w:sz w:val="16"/>
                <w:szCs w:val="16"/>
              </w:rPr>
              <w:t>Into</w:t>
            </w:r>
            <w:proofErr w:type="gramEnd"/>
            <w:r w:rsidRPr="00D42DD9">
              <w:rPr>
                <w:sz w:val="16"/>
                <w:szCs w:val="16"/>
              </w:rPr>
              <w:t xml:space="preserve"> a Driver Profile via Memory Seat Button</w:t>
            </w:r>
          </w:p>
        </w:tc>
        <w:tc>
          <w:tcPr>
            <w:tcW w:w="5917" w:type="dxa"/>
            <w:tcBorders>
              <w:top w:val="single" w:sz="6" w:space="0" w:color="auto"/>
              <w:left w:val="single" w:sz="6" w:space="0" w:color="auto"/>
              <w:bottom w:val="single" w:sz="6" w:space="0" w:color="auto"/>
              <w:right w:val="single" w:sz="6" w:space="0" w:color="auto"/>
            </w:tcBorders>
          </w:tcPr>
          <w:p w14:paraId="410640B3"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2BE51168" w14:textId="77777777" w:rsidTr="00594F22">
        <w:trPr>
          <w:trHeight w:val="187"/>
          <w:jc w:val="center"/>
        </w:trPr>
        <w:tc>
          <w:tcPr>
            <w:tcW w:w="1799" w:type="dxa"/>
            <w:tcBorders>
              <w:left w:val="single" w:sz="6" w:space="0" w:color="auto"/>
              <w:right w:val="single" w:sz="6" w:space="0" w:color="auto"/>
            </w:tcBorders>
          </w:tcPr>
          <w:p w14:paraId="45032C72"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CCDF44" w14:textId="77777777" w:rsidR="00D42DD9" w:rsidRPr="00D42DD9" w:rsidRDefault="00980C5F" w:rsidP="00D42DD9">
            <w:pPr>
              <w:rPr>
                <w:sz w:val="16"/>
                <w:szCs w:val="16"/>
              </w:rPr>
            </w:pPr>
            <w:r w:rsidRPr="00D42DD9">
              <w:rPr>
                <w:sz w:val="16"/>
                <w:szCs w:val="16"/>
              </w:rPr>
              <w:t xml:space="preserve">ENMEM-UC-REQ-136944/D-Sign </w:t>
            </w:r>
            <w:proofErr w:type="gramStart"/>
            <w:r w:rsidRPr="00D42DD9">
              <w:rPr>
                <w:sz w:val="16"/>
                <w:szCs w:val="16"/>
              </w:rPr>
              <w:t>Into</w:t>
            </w:r>
            <w:proofErr w:type="gramEnd"/>
            <w:r w:rsidRPr="00D42DD9">
              <w:rPr>
                <w:sz w:val="16"/>
                <w:szCs w:val="16"/>
              </w:rPr>
              <w:t xml:space="preserve"> a Driver Profile via Memory Seat Button While Vehicle In Motion</w:t>
            </w:r>
          </w:p>
        </w:tc>
        <w:tc>
          <w:tcPr>
            <w:tcW w:w="5917" w:type="dxa"/>
            <w:tcBorders>
              <w:top w:val="single" w:sz="6" w:space="0" w:color="auto"/>
              <w:left w:val="single" w:sz="6" w:space="0" w:color="auto"/>
              <w:bottom w:val="single" w:sz="6" w:space="0" w:color="auto"/>
              <w:right w:val="single" w:sz="6" w:space="0" w:color="auto"/>
            </w:tcBorders>
          </w:tcPr>
          <w:p w14:paraId="3F9E02F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73C7B907" w14:textId="77777777" w:rsidTr="00594F22">
        <w:trPr>
          <w:trHeight w:val="187"/>
          <w:jc w:val="center"/>
        </w:trPr>
        <w:tc>
          <w:tcPr>
            <w:tcW w:w="1799" w:type="dxa"/>
            <w:tcBorders>
              <w:left w:val="single" w:sz="6" w:space="0" w:color="auto"/>
              <w:right w:val="single" w:sz="6" w:space="0" w:color="auto"/>
            </w:tcBorders>
          </w:tcPr>
          <w:p w14:paraId="0DD97B6E"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60EAB9" w14:textId="77777777" w:rsidR="00D42DD9" w:rsidRPr="00D42DD9" w:rsidRDefault="00980C5F" w:rsidP="00D42DD9">
            <w:pPr>
              <w:rPr>
                <w:sz w:val="16"/>
                <w:szCs w:val="16"/>
              </w:rPr>
            </w:pPr>
            <w:r w:rsidRPr="00D42DD9">
              <w:rPr>
                <w:sz w:val="16"/>
                <w:szCs w:val="16"/>
              </w:rPr>
              <w:t>ENMEM-UC-REQ-095934/D-Memory Seat Button Recall of the Active Driver Profile</w:t>
            </w:r>
          </w:p>
        </w:tc>
        <w:tc>
          <w:tcPr>
            <w:tcW w:w="5917" w:type="dxa"/>
            <w:tcBorders>
              <w:top w:val="single" w:sz="6" w:space="0" w:color="auto"/>
              <w:left w:val="single" w:sz="6" w:space="0" w:color="auto"/>
              <w:bottom w:val="single" w:sz="6" w:space="0" w:color="auto"/>
              <w:right w:val="single" w:sz="6" w:space="0" w:color="auto"/>
            </w:tcBorders>
          </w:tcPr>
          <w:p w14:paraId="0019AB27"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565CA522" w14:textId="77777777" w:rsidTr="00594F22">
        <w:trPr>
          <w:trHeight w:val="187"/>
          <w:jc w:val="center"/>
        </w:trPr>
        <w:tc>
          <w:tcPr>
            <w:tcW w:w="1799" w:type="dxa"/>
            <w:tcBorders>
              <w:left w:val="single" w:sz="6" w:space="0" w:color="auto"/>
              <w:right w:val="single" w:sz="6" w:space="0" w:color="auto"/>
            </w:tcBorders>
          </w:tcPr>
          <w:p w14:paraId="501234C9"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7FD237" w14:textId="77777777" w:rsidR="00D42DD9" w:rsidRPr="00D42DD9" w:rsidRDefault="00980C5F" w:rsidP="00D42DD9">
            <w:pPr>
              <w:rPr>
                <w:sz w:val="16"/>
                <w:szCs w:val="16"/>
              </w:rPr>
            </w:pPr>
            <w:r w:rsidRPr="00D42DD9">
              <w:rPr>
                <w:sz w:val="16"/>
                <w:szCs w:val="16"/>
              </w:rPr>
              <w:t xml:space="preserve">ENMEM-UC-REQ-095939/D-Sign </w:t>
            </w:r>
            <w:proofErr w:type="gramStart"/>
            <w:r w:rsidRPr="00D42DD9">
              <w:rPr>
                <w:sz w:val="16"/>
                <w:szCs w:val="16"/>
              </w:rPr>
              <w:t>Into</w:t>
            </w:r>
            <w:proofErr w:type="gramEnd"/>
            <w:r w:rsidRPr="00D42DD9">
              <w:rPr>
                <w:sz w:val="16"/>
                <w:szCs w:val="16"/>
              </w:rPr>
              <w:t xml:space="preserve"> a Driver Profile via HMI Menu</w:t>
            </w:r>
          </w:p>
        </w:tc>
        <w:tc>
          <w:tcPr>
            <w:tcW w:w="5917" w:type="dxa"/>
            <w:tcBorders>
              <w:top w:val="single" w:sz="6" w:space="0" w:color="auto"/>
              <w:left w:val="single" w:sz="6" w:space="0" w:color="auto"/>
              <w:bottom w:val="single" w:sz="6" w:space="0" w:color="auto"/>
              <w:right w:val="single" w:sz="6" w:space="0" w:color="auto"/>
            </w:tcBorders>
          </w:tcPr>
          <w:p w14:paraId="73B087F5"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44D81413" w14:textId="77777777" w:rsidTr="00594F22">
        <w:trPr>
          <w:trHeight w:val="187"/>
          <w:jc w:val="center"/>
        </w:trPr>
        <w:tc>
          <w:tcPr>
            <w:tcW w:w="1799" w:type="dxa"/>
            <w:tcBorders>
              <w:left w:val="single" w:sz="6" w:space="0" w:color="auto"/>
              <w:right w:val="single" w:sz="6" w:space="0" w:color="auto"/>
            </w:tcBorders>
          </w:tcPr>
          <w:p w14:paraId="3B37EF2E"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BDF8BC7" w14:textId="77777777" w:rsidR="00D42DD9" w:rsidRPr="00D42DD9" w:rsidRDefault="00980C5F" w:rsidP="00D42DD9">
            <w:pPr>
              <w:rPr>
                <w:sz w:val="16"/>
                <w:szCs w:val="16"/>
              </w:rPr>
            </w:pPr>
            <w:r w:rsidRPr="00D42DD9">
              <w:rPr>
                <w:sz w:val="16"/>
                <w:szCs w:val="16"/>
              </w:rPr>
              <w:t>ENMEM-UC-REQ-161547/E-Classic Memory Only Recall via Previously Associated Keyfob/Phone</w:t>
            </w:r>
          </w:p>
        </w:tc>
        <w:tc>
          <w:tcPr>
            <w:tcW w:w="5917" w:type="dxa"/>
            <w:tcBorders>
              <w:top w:val="single" w:sz="6" w:space="0" w:color="auto"/>
              <w:left w:val="single" w:sz="6" w:space="0" w:color="auto"/>
              <w:bottom w:val="single" w:sz="6" w:space="0" w:color="auto"/>
              <w:right w:val="single" w:sz="6" w:space="0" w:color="auto"/>
            </w:tcBorders>
          </w:tcPr>
          <w:p w14:paraId="7A0249D9"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59DB2AB1" w14:textId="77777777" w:rsidTr="00594F22">
        <w:trPr>
          <w:trHeight w:val="187"/>
          <w:jc w:val="center"/>
        </w:trPr>
        <w:tc>
          <w:tcPr>
            <w:tcW w:w="1799" w:type="dxa"/>
            <w:tcBorders>
              <w:left w:val="single" w:sz="6" w:space="0" w:color="auto"/>
              <w:right w:val="single" w:sz="6" w:space="0" w:color="auto"/>
            </w:tcBorders>
          </w:tcPr>
          <w:p w14:paraId="3086FBB0"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726029" w14:textId="77777777" w:rsidR="00D42DD9" w:rsidRPr="00D42DD9" w:rsidRDefault="00980C5F" w:rsidP="00D42DD9">
            <w:pPr>
              <w:rPr>
                <w:sz w:val="16"/>
                <w:szCs w:val="16"/>
              </w:rPr>
            </w:pPr>
            <w:r w:rsidRPr="00D42DD9">
              <w:rPr>
                <w:sz w:val="16"/>
                <w:szCs w:val="16"/>
              </w:rPr>
              <w:t xml:space="preserve">ENMEM-SD-REQ-099433/D-Sign </w:t>
            </w:r>
            <w:proofErr w:type="gramStart"/>
            <w:r w:rsidRPr="00D42DD9">
              <w:rPr>
                <w:sz w:val="16"/>
                <w:szCs w:val="16"/>
              </w:rPr>
              <w:t>Into</w:t>
            </w:r>
            <w:proofErr w:type="gramEnd"/>
            <w:r w:rsidRPr="00D42DD9">
              <w:rPr>
                <w:sz w:val="16"/>
                <w:szCs w:val="16"/>
              </w:rPr>
              <w:t xml:space="preserve"> Driver Profile Via Memory Seat Button</w:t>
            </w:r>
          </w:p>
        </w:tc>
        <w:tc>
          <w:tcPr>
            <w:tcW w:w="5917" w:type="dxa"/>
            <w:tcBorders>
              <w:top w:val="single" w:sz="6" w:space="0" w:color="auto"/>
              <w:left w:val="single" w:sz="6" w:space="0" w:color="auto"/>
              <w:bottom w:val="single" w:sz="6" w:space="0" w:color="auto"/>
              <w:right w:val="single" w:sz="6" w:space="0" w:color="auto"/>
            </w:tcBorders>
          </w:tcPr>
          <w:p w14:paraId="4FDFDAD6" w14:textId="77777777" w:rsidR="00D42DD9" w:rsidRPr="00D42DD9" w:rsidRDefault="00980C5F" w:rsidP="00D42DD9">
            <w:pPr>
              <w:rPr>
                <w:sz w:val="16"/>
                <w:szCs w:val="16"/>
              </w:rPr>
            </w:pPr>
            <w:r w:rsidRPr="00D42DD9">
              <w:rPr>
                <w:sz w:val="16"/>
                <w:szCs w:val="16"/>
              </w:rPr>
              <w:t>MBORREL4: Updated preconditions to clarify DSM presence</w:t>
            </w:r>
          </w:p>
        </w:tc>
      </w:tr>
      <w:tr w:rsidR="00D42DD9" w:rsidRPr="004B6E0C" w14:paraId="2231A1EB" w14:textId="77777777" w:rsidTr="00594F22">
        <w:trPr>
          <w:trHeight w:val="187"/>
          <w:jc w:val="center"/>
        </w:trPr>
        <w:tc>
          <w:tcPr>
            <w:tcW w:w="1799" w:type="dxa"/>
            <w:tcBorders>
              <w:left w:val="single" w:sz="6" w:space="0" w:color="auto"/>
              <w:right w:val="single" w:sz="6" w:space="0" w:color="auto"/>
            </w:tcBorders>
          </w:tcPr>
          <w:p w14:paraId="4801B82B"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032ABB" w14:textId="77777777" w:rsidR="00D42DD9" w:rsidRPr="00D42DD9" w:rsidRDefault="00980C5F" w:rsidP="00D42DD9">
            <w:pPr>
              <w:rPr>
                <w:sz w:val="16"/>
                <w:szCs w:val="16"/>
              </w:rPr>
            </w:pPr>
            <w:r w:rsidRPr="00D42DD9">
              <w:rPr>
                <w:sz w:val="16"/>
                <w:szCs w:val="16"/>
              </w:rPr>
              <w:t>ENMEM-UC-REQ-095720/C-Memory Seat Button Storing with Driver Profiles OFF</w:t>
            </w:r>
          </w:p>
        </w:tc>
        <w:tc>
          <w:tcPr>
            <w:tcW w:w="5917" w:type="dxa"/>
            <w:tcBorders>
              <w:top w:val="single" w:sz="6" w:space="0" w:color="auto"/>
              <w:left w:val="single" w:sz="6" w:space="0" w:color="auto"/>
              <w:bottom w:val="single" w:sz="6" w:space="0" w:color="auto"/>
              <w:right w:val="single" w:sz="6" w:space="0" w:color="auto"/>
            </w:tcBorders>
          </w:tcPr>
          <w:p w14:paraId="658B0AFE"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4D1C2DC0" w14:textId="77777777" w:rsidTr="00594F22">
        <w:trPr>
          <w:trHeight w:val="187"/>
          <w:jc w:val="center"/>
        </w:trPr>
        <w:tc>
          <w:tcPr>
            <w:tcW w:w="1799" w:type="dxa"/>
            <w:tcBorders>
              <w:left w:val="single" w:sz="6" w:space="0" w:color="auto"/>
              <w:right w:val="single" w:sz="6" w:space="0" w:color="auto"/>
            </w:tcBorders>
          </w:tcPr>
          <w:p w14:paraId="651D8092"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DA56D4" w14:textId="77777777" w:rsidR="00D42DD9" w:rsidRPr="00D42DD9" w:rsidRDefault="00980C5F" w:rsidP="00D42DD9">
            <w:pPr>
              <w:rPr>
                <w:sz w:val="16"/>
                <w:szCs w:val="16"/>
              </w:rPr>
            </w:pPr>
            <w:r w:rsidRPr="00D42DD9">
              <w:rPr>
                <w:sz w:val="16"/>
                <w:szCs w:val="16"/>
              </w:rPr>
              <w:t>ENMEM-UC-REQ-095931/C-Memory Seat Button Storing of an Alternate Associated Profile</w:t>
            </w:r>
          </w:p>
        </w:tc>
        <w:tc>
          <w:tcPr>
            <w:tcW w:w="5917" w:type="dxa"/>
            <w:tcBorders>
              <w:top w:val="single" w:sz="6" w:space="0" w:color="auto"/>
              <w:left w:val="single" w:sz="6" w:space="0" w:color="auto"/>
              <w:bottom w:val="single" w:sz="6" w:space="0" w:color="auto"/>
              <w:right w:val="single" w:sz="6" w:space="0" w:color="auto"/>
            </w:tcBorders>
          </w:tcPr>
          <w:p w14:paraId="4E41CB2C"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281A91D5" w14:textId="77777777" w:rsidTr="00594F22">
        <w:trPr>
          <w:trHeight w:val="187"/>
          <w:jc w:val="center"/>
        </w:trPr>
        <w:tc>
          <w:tcPr>
            <w:tcW w:w="1799" w:type="dxa"/>
            <w:tcBorders>
              <w:left w:val="single" w:sz="6" w:space="0" w:color="auto"/>
              <w:right w:val="single" w:sz="6" w:space="0" w:color="auto"/>
            </w:tcBorders>
          </w:tcPr>
          <w:p w14:paraId="4D1405A0"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428B407" w14:textId="77777777" w:rsidR="00D42DD9" w:rsidRPr="00D42DD9" w:rsidRDefault="00980C5F" w:rsidP="00D42DD9">
            <w:pPr>
              <w:rPr>
                <w:sz w:val="16"/>
                <w:szCs w:val="16"/>
              </w:rPr>
            </w:pPr>
            <w:r w:rsidRPr="00D42DD9">
              <w:rPr>
                <w:sz w:val="16"/>
                <w:szCs w:val="16"/>
              </w:rPr>
              <w:t>ENMEM-UC-REQ-095938/C-Memory Seat Button Storing of the Active Driver Profile</w:t>
            </w:r>
          </w:p>
        </w:tc>
        <w:tc>
          <w:tcPr>
            <w:tcW w:w="5917" w:type="dxa"/>
            <w:tcBorders>
              <w:top w:val="single" w:sz="6" w:space="0" w:color="auto"/>
              <w:left w:val="single" w:sz="6" w:space="0" w:color="auto"/>
              <w:bottom w:val="single" w:sz="6" w:space="0" w:color="auto"/>
              <w:right w:val="single" w:sz="6" w:space="0" w:color="auto"/>
            </w:tcBorders>
          </w:tcPr>
          <w:p w14:paraId="788F2F68"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5C0A53D1" w14:textId="77777777" w:rsidTr="00594F22">
        <w:trPr>
          <w:trHeight w:val="187"/>
          <w:jc w:val="center"/>
        </w:trPr>
        <w:tc>
          <w:tcPr>
            <w:tcW w:w="1799" w:type="dxa"/>
            <w:tcBorders>
              <w:left w:val="single" w:sz="6" w:space="0" w:color="auto"/>
              <w:right w:val="single" w:sz="6" w:space="0" w:color="auto"/>
            </w:tcBorders>
          </w:tcPr>
          <w:p w14:paraId="1E596555"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913642" w14:textId="77777777" w:rsidR="00D42DD9" w:rsidRPr="00D42DD9" w:rsidRDefault="00980C5F" w:rsidP="00D42DD9">
            <w:pPr>
              <w:rPr>
                <w:sz w:val="16"/>
                <w:szCs w:val="16"/>
              </w:rPr>
            </w:pPr>
            <w:r w:rsidRPr="00D42DD9">
              <w:rPr>
                <w:sz w:val="16"/>
                <w:szCs w:val="16"/>
              </w:rPr>
              <w:t>ENMEM-UC-REQ-166195/C-Memory Seat Button Storing of an Unassociated Button</w:t>
            </w:r>
          </w:p>
        </w:tc>
        <w:tc>
          <w:tcPr>
            <w:tcW w:w="5917" w:type="dxa"/>
            <w:tcBorders>
              <w:top w:val="single" w:sz="6" w:space="0" w:color="auto"/>
              <w:left w:val="single" w:sz="6" w:space="0" w:color="auto"/>
              <w:bottom w:val="single" w:sz="6" w:space="0" w:color="auto"/>
              <w:right w:val="single" w:sz="6" w:space="0" w:color="auto"/>
            </w:tcBorders>
          </w:tcPr>
          <w:p w14:paraId="6BDB6DA5"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16FDA53B" w14:textId="77777777" w:rsidTr="00594F22">
        <w:trPr>
          <w:trHeight w:val="187"/>
          <w:jc w:val="center"/>
        </w:trPr>
        <w:tc>
          <w:tcPr>
            <w:tcW w:w="1799" w:type="dxa"/>
            <w:tcBorders>
              <w:left w:val="single" w:sz="6" w:space="0" w:color="auto"/>
              <w:right w:val="single" w:sz="6" w:space="0" w:color="auto"/>
            </w:tcBorders>
          </w:tcPr>
          <w:p w14:paraId="133E62F4"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B66DEF0" w14:textId="77777777" w:rsidR="00D42DD9" w:rsidRPr="00D42DD9" w:rsidRDefault="00980C5F" w:rsidP="00D42DD9">
            <w:pPr>
              <w:rPr>
                <w:sz w:val="16"/>
                <w:szCs w:val="16"/>
              </w:rPr>
            </w:pPr>
            <w:r w:rsidRPr="00D42DD9">
              <w:rPr>
                <w:sz w:val="16"/>
                <w:szCs w:val="16"/>
              </w:rPr>
              <w:t xml:space="preserve">ENMEM-SD-REQ-099435/D-Store Position Settings </w:t>
            </w:r>
            <w:proofErr w:type="gramStart"/>
            <w:r w:rsidRPr="00D42DD9">
              <w:rPr>
                <w:sz w:val="16"/>
                <w:szCs w:val="16"/>
              </w:rPr>
              <w:t>To</w:t>
            </w:r>
            <w:proofErr w:type="gramEnd"/>
            <w:r w:rsidRPr="00D42DD9">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14839527" w14:textId="77777777" w:rsidR="00D42DD9" w:rsidRPr="00D42DD9" w:rsidRDefault="00980C5F" w:rsidP="00D42DD9">
            <w:pPr>
              <w:rPr>
                <w:sz w:val="16"/>
                <w:szCs w:val="16"/>
              </w:rPr>
            </w:pPr>
            <w:r w:rsidRPr="00D42DD9">
              <w:rPr>
                <w:sz w:val="16"/>
                <w:szCs w:val="16"/>
              </w:rPr>
              <w:t>MBORREL4: Updated preconditions to clarify DSM presence</w:t>
            </w:r>
          </w:p>
        </w:tc>
      </w:tr>
      <w:tr w:rsidR="00D42DD9" w:rsidRPr="004B6E0C" w14:paraId="44D15AE0" w14:textId="77777777" w:rsidTr="00594F22">
        <w:trPr>
          <w:trHeight w:val="187"/>
          <w:jc w:val="center"/>
        </w:trPr>
        <w:tc>
          <w:tcPr>
            <w:tcW w:w="1799" w:type="dxa"/>
            <w:tcBorders>
              <w:left w:val="single" w:sz="6" w:space="0" w:color="auto"/>
              <w:right w:val="single" w:sz="6" w:space="0" w:color="auto"/>
            </w:tcBorders>
          </w:tcPr>
          <w:p w14:paraId="1BB8746B"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E56F841" w14:textId="77777777" w:rsidR="00D42DD9" w:rsidRPr="00D42DD9" w:rsidRDefault="00980C5F" w:rsidP="00D42DD9">
            <w:pPr>
              <w:rPr>
                <w:sz w:val="16"/>
                <w:szCs w:val="16"/>
              </w:rPr>
            </w:pPr>
            <w:r w:rsidRPr="00D42DD9">
              <w:rPr>
                <w:sz w:val="16"/>
                <w:szCs w:val="16"/>
              </w:rPr>
              <w:t>STR-176719/D-Use Cases</w:t>
            </w:r>
          </w:p>
        </w:tc>
        <w:tc>
          <w:tcPr>
            <w:tcW w:w="5917" w:type="dxa"/>
            <w:tcBorders>
              <w:top w:val="single" w:sz="6" w:space="0" w:color="auto"/>
              <w:left w:val="single" w:sz="6" w:space="0" w:color="auto"/>
              <w:bottom w:val="single" w:sz="6" w:space="0" w:color="auto"/>
              <w:right w:val="single" w:sz="6" w:space="0" w:color="auto"/>
            </w:tcBorders>
          </w:tcPr>
          <w:p w14:paraId="397E7EC0" w14:textId="77777777" w:rsidR="00D42DD9" w:rsidRPr="00D42DD9" w:rsidRDefault="00980C5F" w:rsidP="00D42DD9">
            <w:pPr>
              <w:rPr>
                <w:sz w:val="16"/>
                <w:szCs w:val="16"/>
              </w:rPr>
            </w:pPr>
            <w:r w:rsidRPr="00D42DD9">
              <w:rPr>
                <w:sz w:val="16"/>
                <w:szCs w:val="16"/>
              </w:rPr>
              <w:t>MBORREL4: Added REQ-352157, REQ-352158, REQ-352159</w:t>
            </w:r>
          </w:p>
        </w:tc>
      </w:tr>
      <w:tr w:rsidR="00D42DD9" w:rsidRPr="004B6E0C" w14:paraId="01AFB237" w14:textId="77777777" w:rsidTr="00594F22">
        <w:trPr>
          <w:trHeight w:val="187"/>
          <w:jc w:val="center"/>
        </w:trPr>
        <w:tc>
          <w:tcPr>
            <w:tcW w:w="1799" w:type="dxa"/>
            <w:tcBorders>
              <w:left w:val="single" w:sz="6" w:space="0" w:color="auto"/>
              <w:right w:val="single" w:sz="6" w:space="0" w:color="auto"/>
            </w:tcBorders>
          </w:tcPr>
          <w:p w14:paraId="2E981606"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B91A512" w14:textId="77777777" w:rsidR="00D42DD9" w:rsidRPr="00D42DD9" w:rsidRDefault="00980C5F" w:rsidP="00D42DD9">
            <w:pPr>
              <w:rPr>
                <w:sz w:val="16"/>
                <w:szCs w:val="16"/>
              </w:rPr>
            </w:pPr>
            <w:r w:rsidRPr="00D42DD9">
              <w:rPr>
                <w:sz w:val="16"/>
                <w:szCs w:val="16"/>
              </w:rPr>
              <w:t xml:space="preserve">ENMEM-UC-REQ-095721/D-Create a Driver </w:t>
            </w:r>
            <w:proofErr w:type="gramStart"/>
            <w:r w:rsidRPr="00D42DD9">
              <w:rPr>
                <w:sz w:val="16"/>
                <w:szCs w:val="16"/>
              </w:rPr>
              <w:t>Profile  (</w:t>
            </w:r>
            <w:proofErr w:type="gramEnd"/>
            <w:r w:rsidRPr="00D42DD9">
              <w:rPr>
                <w:sz w:val="16"/>
                <w:szCs w:val="16"/>
              </w:rPr>
              <w:t>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3D76628E" w14:textId="77777777" w:rsidR="00D42DD9" w:rsidRPr="00D42DD9" w:rsidRDefault="00980C5F" w:rsidP="00D42DD9">
            <w:pPr>
              <w:rPr>
                <w:sz w:val="16"/>
                <w:szCs w:val="16"/>
              </w:rPr>
            </w:pPr>
            <w:r w:rsidRPr="00D42DD9">
              <w:rPr>
                <w:sz w:val="16"/>
                <w:szCs w:val="16"/>
              </w:rPr>
              <w:t>MBORREL4: Updated title, updated UC to convey DSM presence</w:t>
            </w:r>
          </w:p>
        </w:tc>
      </w:tr>
      <w:tr w:rsidR="00D42DD9" w:rsidRPr="004B6E0C" w14:paraId="65802B98" w14:textId="77777777" w:rsidTr="00594F22">
        <w:trPr>
          <w:trHeight w:val="187"/>
          <w:jc w:val="center"/>
        </w:trPr>
        <w:tc>
          <w:tcPr>
            <w:tcW w:w="1799" w:type="dxa"/>
            <w:tcBorders>
              <w:left w:val="single" w:sz="6" w:space="0" w:color="auto"/>
              <w:right w:val="single" w:sz="6" w:space="0" w:color="auto"/>
            </w:tcBorders>
          </w:tcPr>
          <w:p w14:paraId="4C54862D"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1AC4DE8" w14:textId="77777777" w:rsidR="00D42DD9" w:rsidRPr="00D42DD9" w:rsidRDefault="00980C5F" w:rsidP="00D42DD9">
            <w:pPr>
              <w:rPr>
                <w:sz w:val="16"/>
                <w:szCs w:val="16"/>
              </w:rPr>
            </w:pPr>
            <w:r w:rsidRPr="00D42DD9">
              <w:rPr>
                <w:sz w:val="16"/>
                <w:szCs w:val="16"/>
              </w:rPr>
              <w:t xml:space="preserve">ENMEM-UC-REQ-352157/A-Create a Driver </w:t>
            </w:r>
            <w:proofErr w:type="gramStart"/>
            <w:r w:rsidRPr="00D42DD9">
              <w:rPr>
                <w:sz w:val="16"/>
                <w:szCs w:val="16"/>
              </w:rPr>
              <w:t>Profile  (</w:t>
            </w:r>
            <w:proofErr w:type="gramEnd"/>
            <w:r w:rsidRPr="00D42DD9">
              <w:rPr>
                <w:sz w:val="16"/>
                <w:szCs w:val="16"/>
              </w:rPr>
              <w:t>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2A359ACB"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3D987A9F" w14:textId="77777777" w:rsidTr="00594F22">
        <w:trPr>
          <w:trHeight w:val="187"/>
          <w:jc w:val="center"/>
        </w:trPr>
        <w:tc>
          <w:tcPr>
            <w:tcW w:w="1799" w:type="dxa"/>
            <w:tcBorders>
              <w:left w:val="single" w:sz="6" w:space="0" w:color="auto"/>
              <w:right w:val="single" w:sz="6" w:space="0" w:color="auto"/>
            </w:tcBorders>
          </w:tcPr>
          <w:p w14:paraId="01155BDC"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71C125" w14:textId="77777777" w:rsidR="00D42DD9" w:rsidRPr="00D42DD9" w:rsidRDefault="00980C5F" w:rsidP="00D42DD9">
            <w:pPr>
              <w:rPr>
                <w:sz w:val="16"/>
                <w:szCs w:val="16"/>
              </w:rPr>
            </w:pPr>
            <w:r w:rsidRPr="00D42DD9">
              <w:rPr>
                <w:sz w:val="16"/>
                <w:szCs w:val="16"/>
              </w:rPr>
              <w:t>ENMEM-UC-REQ-197170/B-Attempt to Associate Already Associated Memory Seat Button</w:t>
            </w:r>
          </w:p>
        </w:tc>
        <w:tc>
          <w:tcPr>
            <w:tcW w:w="5917" w:type="dxa"/>
            <w:tcBorders>
              <w:top w:val="single" w:sz="6" w:space="0" w:color="auto"/>
              <w:left w:val="single" w:sz="6" w:space="0" w:color="auto"/>
              <w:bottom w:val="single" w:sz="6" w:space="0" w:color="auto"/>
              <w:right w:val="single" w:sz="6" w:space="0" w:color="auto"/>
            </w:tcBorders>
          </w:tcPr>
          <w:p w14:paraId="460B6117" w14:textId="77777777" w:rsidR="00D42DD9" w:rsidRPr="00D42DD9" w:rsidRDefault="00980C5F" w:rsidP="00D42DD9">
            <w:pPr>
              <w:rPr>
                <w:sz w:val="16"/>
                <w:szCs w:val="16"/>
              </w:rPr>
            </w:pPr>
            <w:r w:rsidRPr="00D42DD9">
              <w:rPr>
                <w:sz w:val="16"/>
                <w:szCs w:val="16"/>
              </w:rPr>
              <w:t>MBORREL4: Updated preconditions to clarify DSM presence</w:t>
            </w:r>
          </w:p>
        </w:tc>
      </w:tr>
      <w:tr w:rsidR="00D42DD9" w:rsidRPr="004B6E0C" w14:paraId="70C1F559" w14:textId="77777777" w:rsidTr="00594F22">
        <w:trPr>
          <w:trHeight w:val="187"/>
          <w:jc w:val="center"/>
        </w:trPr>
        <w:tc>
          <w:tcPr>
            <w:tcW w:w="1799" w:type="dxa"/>
            <w:tcBorders>
              <w:left w:val="single" w:sz="6" w:space="0" w:color="auto"/>
              <w:right w:val="single" w:sz="6" w:space="0" w:color="auto"/>
            </w:tcBorders>
          </w:tcPr>
          <w:p w14:paraId="1DA4FE08"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DB22B55" w14:textId="77777777" w:rsidR="00D42DD9" w:rsidRPr="00D42DD9" w:rsidRDefault="00980C5F" w:rsidP="00D42DD9">
            <w:pPr>
              <w:rPr>
                <w:sz w:val="16"/>
                <w:szCs w:val="16"/>
              </w:rPr>
            </w:pPr>
            <w:r w:rsidRPr="00D42DD9">
              <w:rPr>
                <w:sz w:val="16"/>
                <w:szCs w:val="16"/>
              </w:rPr>
              <w:t>ENMEM-UC-REQ-195889/D-Associate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17353F16" w14:textId="77777777" w:rsidR="00D42DD9" w:rsidRPr="00D42DD9" w:rsidRDefault="00980C5F" w:rsidP="00D42DD9">
            <w:pPr>
              <w:rPr>
                <w:sz w:val="16"/>
                <w:szCs w:val="16"/>
              </w:rPr>
            </w:pPr>
            <w:r w:rsidRPr="00D42DD9">
              <w:rPr>
                <w:sz w:val="16"/>
                <w:szCs w:val="16"/>
              </w:rPr>
              <w:t>MBORREL4: Updated preconditions to clarify DSM presence</w:t>
            </w:r>
          </w:p>
        </w:tc>
      </w:tr>
      <w:tr w:rsidR="00D42DD9" w:rsidRPr="004B6E0C" w14:paraId="5E9D4F6F" w14:textId="77777777" w:rsidTr="00594F22">
        <w:trPr>
          <w:trHeight w:val="187"/>
          <w:jc w:val="center"/>
        </w:trPr>
        <w:tc>
          <w:tcPr>
            <w:tcW w:w="1799" w:type="dxa"/>
            <w:tcBorders>
              <w:left w:val="single" w:sz="6" w:space="0" w:color="auto"/>
              <w:right w:val="single" w:sz="6" w:space="0" w:color="auto"/>
            </w:tcBorders>
          </w:tcPr>
          <w:p w14:paraId="5BEE46AD"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1A31B0" w14:textId="77777777" w:rsidR="00D42DD9" w:rsidRPr="00D42DD9" w:rsidRDefault="00980C5F" w:rsidP="00D42DD9">
            <w:pPr>
              <w:rPr>
                <w:sz w:val="16"/>
                <w:szCs w:val="16"/>
              </w:rPr>
            </w:pPr>
            <w:r w:rsidRPr="00D42DD9">
              <w:rPr>
                <w:sz w:val="16"/>
                <w:szCs w:val="16"/>
              </w:rPr>
              <w:t>ENMEM-UC-REQ-095929/E-Delete a Driver Profile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0AF11AC9" w14:textId="77777777" w:rsidR="00D42DD9" w:rsidRPr="00D42DD9" w:rsidRDefault="00980C5F" w:rsidP="00D42DD9">
            <w:pPr>
              <w:rPr>
                <w:sz w:val="16"/>
                <w:szCs w:val="16"/>
              </w:rPr>
            </w:pPr>
            <w:r w:rsidRPr="00D42DD9">
              <w:rPr>
                <w:sz w:val="16"/>
                <w:szCs w:val="16"/>
              </w:rPr>
              <w:t>MBORREL4: Updated title, updated UC to convey DSM presence</w:t>
            </w:r>
          </w:p>
        </w:tc>
      </w:tr>
      <w:tr w:rsidR="00D42DD9" w:rsidRPr="004B6E0C" w14:paraId="24632742" w14:textId="77777777" w:rsidTr="00594F22">
        <w:trPr>
          <w:trHeight w:val="187"/>
          <w:jc w:val="center"/>
        </w:trPr>
        <w:tc>
          <w:tcPr>
            <w:tcW w:w="1799" w:type="dxa"/>
            <w:tcBorders>
              <w:left w:val="single" w:sz="6" w:space="0" w:color="auto"/>
              <w:right w:val="single" w:sz="6" w:space="0" w:color="auto"/>
            </w:tcBorders>
          </w:tcPr>
          <w:p w14:paraId="53FD3AED"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CA7BA0" w14:textId="77777777" w:rsidR="00D42DD9" w:rsidRPr="00D42DD9" w:rsidRDefault="00980C5F" w:rsidP="00D42DD9">
            <w:pPr>
              <w:rPr>
                <w:sz w:val="16"/>
                <w:szCs w:val="16"/>
              </w:rPr>
            </w:pPr>
            <w:r w:rsidRPr="00D42DD9">
              <w:rPr>
                <w:sz w:val="16"/>
                <w:szCs w:val="16"/>
              </w:rPr>
              <w:t>ENMEM-UC-REQ-352158/A-Delete a Driver Profile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56F587AF"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36E00EC7" w14:textId="77777777" w:rsidTr="00594F22">
        <w:trPr>
          <w:trHeight w:val="187"/>
          <w:jc w:val="center"/>
        </w:trPr>
        <w:tc>
          <w:tcPr>
            <w:tcW w:w="1799" w:type="dxa"/>
            <w:tcBorders>
              <w:left w:val="single" w:sz="6" w:space="0" w:color="auto"/>
              <w:right w:val="single" w:sz="6" w:space="0" w:color="auto"/>
            </w:tcBorders>
          </w:tcPr>
          <w:p w14:paraId="0AE5CAEC"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A67F33" w14:textId="77777777" w:rsidR="00D42DD9" w:rsidRPr="00D42DD9" w:rsidRDefault="00980C5F" w:rsidP="00D42DD9">
            <w:pPr>
              <w:rPr>
                <w:sz w:val="16"/>
                <w:szCs w:val="16"/>
              </w:rPr>
            </w:pPr>
            <w:r w:rsidRPr="00D42DD9">
              <w:rPr>
                <w:sz w:val="16"/>
                <w:szCs w:val="16"/>
              </w:rPr>
              <w:t>ENMEM-UC-REQ-195890/C-Delete All Driver Profiles via Master Reset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0A6A9B9A" w14:textId="77777777" w:rsidR="00D42DD9" w:rsidRPr="00D42DD9" w:rsidRDefault="00980C5F" w:rsidP="00D42DD9">
            <w:pPr>
              <w:rPr>
                <w:sz w:val="16"/>
                <w:szCs w:val="16"/>
              </w:rPr>
            </w:pPr>
            <w:r w:rsidRPr="00D42DD9">
              <w:rPr>
                <w:sz w:val="16"/>
                <w:szCs w:val="16"/>
              </w:rPr>
              <w:t>MBORREL4: Updated title, updated UC to convey DSM presence</w:t>
            </w:r>
          </w:p>
        </w:tc>
      </w:tr>
      <w:tr w:rsidR="00D42DD9" w:rsidRPr="004B6E0C" w14:paraId="15B6413C" w14:textId="77777777" w:rsidTr="00594F22">
        <w:trPr>
          <w:trHeight w:val="187"/>
          <w:jc w:val="center"/>
        </w:trPr>
        <w:tc>
          <w:tcPr>
            <w:tcW w:w="1799" w:type="dxa"/>
            <w:tcBorders>
              <w:left w:val="single" w:sz="6" w:space="0" w:color="auto"/>
              <w:right w:val="single" w:sz="6" w:space="0" w:color="auto"/>
            </w:tcBorders>
          </w:tcPr>
          <w:p w14:paraId="4CA3CC19"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D9B2D3" w14:textId="77777777" w:rsidR="00D42DD9" w:rsidRPr="00D42DD9" w:rsidRDefault="00980C5F" w:rsidP="00D42DD9">
            <w:pPr>
              <w:rPr>
                <w:sz w:val="16"/>
                <w:szCs w:val="16"/>
              </w:rPr>
            </w:pPr>
            <w:r w:rsidRPr="00D42DD9">
              <w:rPr>
                <w:sz w:val="16"/>
                <w:szCs w:val="16"/>
              </w:rPr>
              <w:t>ENMEM-UC-REQ-352159/A-Delete All Driver Profiles via Master Reset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34AE1707"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2E6C6EF8" w14:textId="77777777" w:rsidTr="00594F22">
        <w:trPr>
          <w:trHeight w:val="187"/>
          <w:jc w:val="center"/>
        </w:trPr>
        <w:tc>
          <w:tcPr>
            <w:tcW w:w="1799" w:type="dxa"/>
            <w:tcBorders>
              <w:left w:val="single" w:sz="6" w:space="0" w:color="auto"/>
              <w:right w:val="single" w:sz="6" w:space="0" w:color="auto"/>
            </w:tcBorders>
          </w:tcPr>
          <w:p w14:paraId="0BF15E89"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C4690A" w14:textId="77777777" w:rsidR="00D42DD9" w:rsidRPr="00D42DD9" w:rsidRDefault="00980C5F" w:rsidP="00D42DD9">
            <w:pPr>
              <w:rPr>
                <w:sz w:val="16"/>
                <w:szCs w:val="16"/>
              </w:rPr>
            </w:pPr>
            <w:r w:rsidRPr="00D42DD9">
              <w:rPr>
                <w:sz w:val="16"/>
                <w:szCs w:val="16"/>
              </w:rPr>
              <w:t>ENMEM-UC-REQ-096801/C-User Aborts or System Cancel Event Occurs During Driver Profile Creation Process</w:t>
            </w:r>
          </w:p>
        </w:tc>
        <w:tc>
          <w:tcPr>
            <w:tcW w:w="5917" w:type="dxa"/>
            <w:tcBorders>
              <w:top w:val="single" w:sz="6" w:space="0" w:color="auto"/>
              <w:left w:val="single" w:sz="6" w:space="0" w:color="auto"/>
              <w:bottom w:val="single" w:sz="6" w:space="0" w:color="auto"/>
              <w:right w:val="single" w:sz="6" w:space="0" w:color="auto"/>
            </w:tcBorders>
          </w:tcPr>
          <w:p w14:paraId="1AFE721C" w14:textId="77777777" w:rsidR="00D42DD9" w:rsidRPr="00D42DD9" w:rsidRDefault="00980C5F" w:rsidP="00D42DD9">
            <w:pPr>
              <w:rPr>
                <w:sz w:val="16"/>
                <w:szCs w:val="16"/>
              </w:rPr>
            </w:pPr>
            <w:r w:rsidRPr="00D42DD9">
              <w:rPr>
                <w:sz w:val="16"/>
                <w:szCs w:val="16"/>
              </w:rPr>
              <w:t>MBORREL4: Updated preconditions to clarify DSM presence</w:t>
            </w:r>
          </w:p>
        </w:tc>
      </w:tr>
      <w:tr w:rsidR="00D42DD9" w:rsidRPr="004B6E0C" w14:paraId="452CC79C" w14:textId="77777777" w:rsidTr="00594F22">
        <w:trPr>
          <w:trHeight w:val="187"/>
          <w:jc w:val="center"/>
        </w:trPr>
        <w:tc>
          <w:tcPr>
            <w:tcW w:w="1799" w:type="dxa"/>
            <w:tcBorders>
              <w:left w:val="single" w:sz="6" w:space="0" w:color="auto"/>
              <w:right w:val="single" w:sz="6" w:space="0" w:color="auto"/>
            </w:tcBorders>
          </w:tcPr>
          <w:p w14:paraId="10E9EEEC"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97F8A81" w14:textId="77777777" w:rsidR="00D42DD9" w:rsidRPr="00D42DD9" w:rsidRDefault="00980C5F" w:rsidP="00D42DD9">
            <w:pPr>
              <w:rPr>
                <w:sz w:val="16"/>
                <w:szCs w:val="16"/>
              </w:rPr>
            </w:pPr>
            <w:r w:rsidRPr="00D42DD9">
              <w:rPr>
                <w:sz w:val="16"/>
                <w:szCs w:val="16"/>
              </w:rPr>
              <w:t>STR-176718/E-Requirements</w:t>
            </w:r>
          </w:p>
        </w:tc>
        <w:tc>
          <w:tcPr>
            <w:tcW w:w="5917" w:type="dxa"/>
            <w:tcBorders>
              <w:top w:val="single" w:sz="6" w:space="0" w:color="auto"/>
              <w:left w:val="single" w:sz="6" w:space="0" w:color="auto"/>
              <w:bottom w:val="single" w:sz="6" w:space="0" w:color="auto"/>
              <w:right w:val="single" w:sz="6" w:space="0" w:color="auto"/>
            </w:tcBorders>
          </w:tcPr>
          <w:p w14:paraId="2CF16E9A" w14:textId="77777777" w:rsidR="00D42DD9" w:rsidRPr="00D42DD9" w:rsidRDefault="00980C5F" w:rsidP="00D42DD9">
            <w:pPr>
              <w:rPr>
                <w:sz w:val="16"/>
                <w:szCs w:val="16"/>
              </w:rPr>
            </w:pPr>
            <w:r w:rsidRPr="00D42DD9">
              <w:rPr>
                <w:sz w:val="16"/>
                <w:szCs w:val="16"/>
              </w:rPr>
              <w:t xml:space="preserve">MBORREL4: </w:t>
            </w:r>
            <w:r w:rsidRPr="003474B8">
              <w:rPr>
                <w:sz w:val="16"/>
                <w:szCs w:val="16"/>
              </w:rPr>
              <w:t>Added REQ-352354 for DSM Decouple</w:t>
            </w:r>
          </w:p>
        </w:tc>
      </w:tr>
      <w:tr w:rsidR="00D42DD9" w:rsidRPr="004B6E0C" w14:paraId="2303D20E" w14:textId="77777777" w:rsidTr="00594F22">
        <w:trPr>
          <w:trHeight w:val="187"/>
          <w:jc w:val="center"/>
        </w:trPr>
        <w:tc>
          <w:tcPr>
            <w:tcW w:w="1799" w:type="dxa"/>
            <w:tcBorders>
              <w:left w:val="single" w:sz="6" w:space="0" w:color="auto"/>
              <w:right w:val="single" w:sz="6" w:space="0" w:color="auto"/>
            </w:tcBorders>
          </w:tcPr>
          <w:p w14:paraId="61F29851"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CA43CD" w14:textId="77777777" w:rsidR="00D42DD9" w:rsidRPr="00D42DD9" w:rsidRDefault="00980C5F" w:rsidP="00D42DD9">
            <w:pPr>
              <w:rPr>
                <w:sz w:val="16"/>
                <w:szCs w:val="16"/>
              </w:rPr>
            </w:pPr>
            <w:r w:rsidRPr="00D42DD9">
              <w:rPr>
                <w:sz w:val="16"/>
                <w:szCs w:val="16"/>
              </w:rPr>
              <w:t>ENMEM-REQ-138631/C-Missing Message DTC</w:t>
            </w:r>
          </w:p>
        </w:tc>
        <w:tc>
          <w:tcPr>
            <w:tcW w:w="5917" w:type="dxa"/>
            <w:tcBorders>
              <w:top w:val="single" w:sz="6" w:space="0" w:color="auto"/>
              <w:left w:val="single" w:sz="6" w:space="0" w:color="auto"/>
              <w:bottom w:val="single" w:sz="6" w:space="0" w:color="auto"/>
              <w:right w:val="single" w:sz="6" w:space="0" w:color="auto"/>
            </w:tcBorders>
          </w:tcPr>
          <w:p w14:paraId="1497EA4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0EE719DB" w14:textId="77777777" w:rsidTr="00594F22">
        <w:trPr>
          <w:trHeight w:val="187"/>
          <w:jc w:val="center"/>
        </w:trPr>
        <w:tc>
          <w:tcPr>
            <w:tcW w:w="1799" w:type="dxa"/>
            <w:tcBorders>
              <w:left w:val="single" w:sz="6" w:space="0" w:color="auto"/>
              <w:right w:val="single" w:sz="6" w:space="0" w:color="auto"/>
            </w:tcBorders>
          </w:tcPr>
          <w:p w14:paraId="649E2D43"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3B5CCD" w14:textId="77777777" w:rsidR="00D42DD9" w:rsidRPr="00D42DD9" w:rsidRDefault="00980C5F" w:rsidP="00D42DD9">
            <w:pPr>
              <w:rPr>
                <w:sz w:val="16"/>
                <w:szCs w:val="16"/>
              </w:rPr>
            </w:pPr>
            <w:r w:rsidRPr="00D42DD9">
              <w:rPr>
                <w:sz w:val="16"/>
                <w:szCs w:val="16"/>
              </w:rPr>
              <w:t>ENMEM-REQ-116801/E-Retain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3763E8CF"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136C22EC" w14:textId="77777777" w:rsidTr="00594F22">
        <w:trPr>
          <w:trHeight w:val="187"/>
          <w:jc w:val="center"/>
        </w:trPr>
        <w:tc>
          <w:tcPr>
            <w:tcW w:w="1799" w:type="dxa"/>
            <w:tcBorders>
              <w:left w:val="single" w:sz="6" w:space="0" w:color="auto"/>
              <w:right w:val="single" w:sz="6" w:space="0" w:color="auto"/>
            </w:tcBorders>
          </w:tcPr>
          <w:p w14:paraId="52D79311"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31C8F8" w14:textId="77777777" w:rsidR="00D42DD9" w:rsidRPr="00D42DD9" w:rsidRDefault="00980C5F" w:rsidP="00D42DD9">
            <w:pPr>
              <w:rPr>
                <w:sz w:val="16"/>
                <w:szCs w:val="16"/>
              </w:rPr>
            </w:pPr>
            <w:r w:rsidRPr="00D42DD9">
              <w:rPr>
                <w:sz w:val="16"/>
                <w:szCs w:val="16"/>
              </w:rPr>
              <w:t>ENMEM-SR-REQ-095961/C-Maximum Number of Driver Profiles</w:t>
            </w:r>
          </w:p>
        </w:tc>
        <w:tc>
          <w:tcPr>
            <w:tcW w:w="5917" w:type="dxa"/>
            <w:tcBorders>
              <w:top w:val="single" w:sz="6" w:space="0" w:color="auto"/>
              <w:left w:val="single" w:sz="6" w:space="0" w:color="auto"/>
              <w:bottom w:val="single" w:sz="6" w:space="0" w:color="auto"/>
              <w:right w:val="single" w:sz="6" w:space="0" w:color="auto"/>
            </w:tcBorders>
          </w:tcPr>
          <w:p w14:paraId="17F7AB1D"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5EF6C54B" w14:textId="77777777" w:rsidTr="00594F22">
        <w:trPr>
          <w:trHeight w:val="187"/>
          <w:jc w:val="center"/>
        </w:trPr>
        <w:tc>
          <w:tcPr>
            <w:tcW w:w="1799" w:type="dxa"/>
            <w:tcBorders>
              <w:left w:val="single" w:sz="6" w:space="0" w:color="auto"/>
              <w:right w:val="single" w:sz="6" w:space="0" w:color="auto"/>
            </w:tcBorders>
          </w:tcPr>
          <w:p w14:paraId="368471BB"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20BDD0A" w14:textId="77777777" w:rsidR="00D42DD9" w:rsidRPr="00D42DD9" w:rsidRDefault="00980C5F" w:rsidP="00D42DD9">
            <w:pPr>
              <w:rPr>
                <w:sz w:val="16"/>
                <w:szCs w:val="16"/>
              </w:rPr>
            </w:pPr>
            <w:r w:rsidRPr="00D42DD9">
              <w:rPr>
                <w:sz w:val="16"/>
                <w:szCs w:val="16"/>
              </w:rPr>
              <w:t>ENMEM-REQ-198384/B-Alignment between Opt-in Driver Profile and Memory Seat Button</w:t>
            </w:r>
          </w:p>
        </w:tc>
        <w:tc>
          <w:tcPr>
            <w:tcW w:w="5917" w:type="dxa"/>
            <w:tcBorders>
              <w:top w:val="single" w:sz="6" w:space="0" w:color="auto"/>
              <w:left w:val="single" w:sz="6" w:space="0" w:color="auto"/>
              <w:bottom w:val="single" w:sz="6" w:space="0" w:color="auto"/>
              <w:right w:val="single" w:sz="6" w:space="0" w:color="auto"/>
            </w:tcBorders>
          </w:tcPr>
          <w:p w14:paraId="6C2B94C2"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7682B758" w14:textId="77777777" w:rsidTr="00594F22">
        <w:trPr>
          <w:trHeight w:val="187"/>
          <w:jc w:val="center"/>
        </w:trPr>
        <w:tc>
          <w:tcPr>
            <w:tcW w:w="1799" w:type="dxa"/>
            <w:tcBorders>
              <w:left w:val="single" w:sz="6" w:space="0" w:color="auto"/>
              <w:right w:val="single" w:sz="6" w:space="0" w:color="auto"/>
            </w:tcBorders>
          </w:tcPr>
          <w:p w14:paraId="3BFBC0F6"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267ABA" w14:textId="77777777" w:rsidR="00D42DD9" w:rsidRPr="00D42DD9" w:rsidRDefault="00980C5F" w:rsidP="00D42DD9">
            <w:pPr>
              <w:rPr>
                <w:sz w:val="16"/>
                <w:szCs w:val="16"/>
              </w:rPr>
            </w:pPr>
            <w:r w:rsidRPr="00D42DD9">
              <w:rPr>
                <w:sz w:val="16"/>
                <w:szCs w:val="16"/>
              </w:rPr>
              <w:t>ENMEM-REQ-352354/A-Alignment between Opt-in Driver Profile and Profile Number</w:t>
            </w:r>
          </w:p>
        </w:tc>
        <w:tc>
          <w:tcPr>
            <w:tcW w:w="5917" w:type="dxa"/>
            <w:tcBorders>
              <w:top w:val="single" w:sz="6" w:space="0" w:color="auto"/>
              <w:left w:val="single" w:sz="6" w:space="0" w:color="auto"/>
              <w:bottom w:val="single" w:sz="6" w:space="0" w:color="auto"/>
              <w:right w:val="single" w:sz="6" w:space="0" w:color="auto"/>
            </w:tcBorders>
          </w:tcPr>
          <w:p w14:paraId="133F17DA"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460E6DB9" w14:textId="77777777" w:rsidTr="00594F22">
        <w:trPr>
          <w:trHeight w:val="187"/>
          <w:jc w:val="center"/>
        </w:trPr>
        <w:tc>
          <w:tcPr>
            <w:tcW w:w="1799" w:type="dxa"/>
            <w:tcBorders>
              <w:left w:val="single" w:sz="6" w:space="0" w:color="auto"/>
              <w:right w:val="single" w:sz="6" w:space="0" w:color="auto"/>
            </w:tcBorders>
          </w:tcPr>
          <w:p w14:paraId="0FC0B12B"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E597E62" w14:textId="77777777" w:rsidR="00D42DD9" w:rsidRPr="00D42DD9" w:rsidRDefault="00980C5F" w:rsidP="00D42DD9">
            <w:pPr>
              <w:rPr>
                <w:sz w:val="16"/>
                <w:szCs w:val="16"/>
              </w:rPr>
            </w:pPr>
            <w:r w:rsidRPr="00D42DD9">
              <w:rPr>
                <w:sz w:val="16"/>
                <w:szCs w:val="16"/>
              </w:rPr>
              <w:t>ENMEM-REQ-116802/G-Profile Creation Interruption</w:t>
            </w:r>
          </w:p>
        </w:tc>
        <w:tc>
          <w:tcPr>
            <w:tcW w:w="5917" w:type="dxa"/>
            <w:tcBorders>
              <w:top w:val="single" w:sz="6" w:space="0" w:color="auto"/>
              <w:left w:val="single" w:sz="6" w:space="0" w:color="auto"/>
              <w:bottom w:val="single" w:sz="6" w:space="0" w:color="auto"/>
              <w:right w:val="single" w:sz="6" w:space="0" w:color="auto"/>
            </w:tcBorders>
          </w:tcPr>
          <w:p w14:paraId="7A52658B"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3C199509" w14:textId="77777777" w:rsidTr="00594F22">
        <w:trPr>
          <w:trHeight w:val="187"/>
          <w:jc w:val="center"/>
        </w:trPr>
        <w:tc>
          <w:tcPr>
            <w:tcW w:w="1799" w:type="dxa"/>
            <w:tcBorders>
              <w:left w:val="single" w:sz="6" w:space="0" w:color="auto"/>
              <w:right w:val="single" w:sz="6" w:space="0" w:color="auto"/>
            </w:tcBorders>
          </w:tcPr>
          <w:p w14:paraId="32941F29"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77C3046" w14:textId="77777777" w:rsidR="00D42DD9" w:rsidRPr="00D42DD9" w:rsidRDefault="00980C5F" w:rsidP="00D42DD9">
            <w:pPr>
              <w:rPr>
                <w:sz w:val="16"/>
                <w:szCs w:val="16"/>
              </w:rPr>
            </w:pPr>
            <w:r w:rsidRPr="00D42DD9">
              <w:rPr>
                <w:sz w:val="16"/>
                <w:szCs w:val="16"/>
              </w:rPr>
              <w:t>STR-307925/B-Memory Seat Button &amp; Profile Number Association</w:t>
            </w:r>
          </w:p>
        </w:tc>
        <w:tc>
          <w:tcPr>
            <w:tcW w:w="5917" w:type="dxa"/>
            <w:tcBorders>
              <w:top w:val="single" w:sz="6" w:space="0" w:color="auto"/>
              <w:left w:val="single" w:sz="6" w:space="0" w:color="auto"/>
              <w:bottom w:val="single" w:sz="6" w:space="0" w:color="auto"/>
              <w:right w:val="single" w:sz="6" w:space="0" w:color="auto"/>
            </w:tcBorders>
          </w:tcPr>
          <w:p w14:paraId="7254D919" w14:textId="77777777" w:rsidR="00D42DD9" w:rsidRPr="00D42DD9" w:rsidRDefault="00980C5F" w:rsidP="00D42DD9">
            <w:pPr>
              <w:rPr>
                <w:sz w:val="16"/>
                <w:szCs w:val="16"/>
              </w:rPr>
            </w:pPr>
            <w:r w:rsidRPr="00D42DD9">
              <w:rPr>
                <w:sz w:val="16"/>
                <w:szCs w:val="16"/>
              </w:rPr>
              <w:t>MBORREL4: Updated name and content for DSM Decouple</w:t>
            </w:r>
          </w:p>
        </w:tc>
      </w:tr>
      <w:tr w:rsidR="00D42DD9" w:rsidRPr="004B6E0C" w14:paraId="47147730" w14:textId="77777777" w:rsidTr="00594F22">
        <w:trPr>
          <w:trHeight w:val="187"/>
          <w:jc w:val="center"/>
        </w:trPr>
        <w:tc>
          <w:tcPr>
            <w:tcW w:w="1799" w:type="dxa"/>
            <w:tcBorders>
              <w:left w:val="single" w:sz="6" w:space="0" w:color="auto"/>
              <w:right w:val="single" w:sz="6" w:space="0" w:color="auto"/>
            </w:tcBorders>
          </w:tcPr>
          <w:p w14:paraId="3C7744F9"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9DE1F8" w14:textId="77777777" w:rsidR="00D42DD9" w:rsidRPr="00D42DD9" w:rsidRDefault="00980C5F" w:rsidP="00D42DD9">
            <w:pPr>
              <w:rPr>
                <w:sz w:val="16"/>
                <w:szCs w:val="16"/>
              </w:rPr>
            </w:pPr>
            <w:r w:rsidRPr="00D42DD9">
              <w:rPr>
                <w:sz w:val="16"/>
                <w:szCs w:val="16"/>
              </w:rPr>
              <w:t>ENMEM-REQ-352357/A-Memory Seat Button vs Profile Number Association</w:t>
            </w:r>
          </w:p>
        </w:tc>
        <w:tc>
          <w:tcPr>
            <w:tcW w:w="5917" w:type="dxa"/>
            <w:tcBorders>
              <w:top w:val="single" w:sz="6" w:space="0" w:color="auto"/>
              <w:left w:val="single" w:sz="6" w:space="0" w:color="auto"/>
              <w:bottom w:val="single" w:sz="6" w:space="0" w:color="auto"/>
              <w:right w:val="single" w:sz="6" w:space="0" w:color="auto"/>
            </w:tcBorders>
          </w:tcPr>
          <w:p w14:paraId="31F2B4F2" w14:textId="77777777" w:rsidR="00D42DD9" w:rsidRPr="00D42DD9" w:rsidRDefault="00980C5F" w:rsidP="00D42DD9">
            <w:pPr>
              <w:rPr>
                <w:sz w:val="16"/>
                <w:szCs w:val="16"/>
              </w:rPr>
            </w:pPr>
            <w:r w:rsidRPr="00D42DD9">
              <w:rPr>
                <w:sz w:val="16"/>
                <w:szCs w:val="16"/>
              </w:rPr>
              <w:t>MBORREL4: New req. for DSM Decouple</w:t>
            </w:r>
          </w:p>
        </w:tc>
      </w:tr>
      <w:tr w:rsidR="00D42DD9" w:rsidRPr="004B6E0C" w14:paraId="7250453C" w14:textId="77777777" w:rsidTr="00594F22">
        <w:trPr>
          <w:trHeight w:val="187"/>
          <w:jc w:val="center"/>
        </w:trPr>
        <w:tc>
          <w:tcPr>
            <w:tcW w:w="1799" w:type="dxa"/>
            <w:tcBorders>
              <w:left w:val="single" w:sz="6" w:space="0" w:color="auto"/>
              <w:right w:val="single" w:sz="6" w:space="0" w:color="auto"/>
            </w:tcBorders>
          </w:tcPr>
          <w:p w14:paraId="772D4D04"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FF097D4" w14:textId="77777777" w:rsidR="00D42DD9" w:rsidRPr="00D42DD9" w:rsidRDefault="00980C5F" w:rsidP="00D42DD9">
            <w:pPr>
              <w:rPr>
                <w:sz w:val="16"/>
                <w:szCs w:val="16"/>
              </w:rPr>
            </w:pPr>
            <w:r w:rsidRPr="00D42DD9">
              <w:rPr>
                <w:sz w:val="16"/>
                <w:szCs w:val="16"/>
              </w:rPr>
              <w:t>ENMEM-REQ-198923/B-Copy Request</w:t>
            </w:r>
          </w:p>
        </w:tc>
        <w:tc>
          <w:tcPr>
            <w:tcW w:w="5917" w:type="dxa"/>
            <w:tcBorders>
              <w:top w:val="single" w:sz="6" w:space="0" w:color="auto"/>
              <w:left w:val="single" w:sz="6" w:space="0" w:color="auto"/>
              <w:bottom w:val="single" w:sz="6" w:space="0" w:color="auto"/>
              <w:right w:val="single" w:sz="6" w:space="0" w:color="auto"/>
            </w:tcBorders>
          </w:tcPr>
          <w:p w14:paraId="6BFD5FC7"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7438AF9A" w14:textId="77777777" w:rsidTr="00594F22">
        <w:trPr>
          <w:trHeight w:val="187"/>
          <w:jc w:val="center"/>
        </w:trPr>
        <w:tc>
          <w:tcPr>
            <w:tcW w:w="1799" w:type="dxa"/>
            <w:tcBorders>
              <w:left w:val="single" w:sz="6" w:space="0" w:color="auto"/>
              <w:right w:val="single" w:sz="6" w:space="0" w:color="auto"/>
            </w:tcBorders>
          </w:tcPr>
          <w:p w14:paraId="0C7CF707"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11D6E22" w14:textId="77777777" w:rsidR="00D42DD9" w:rsidRPr="00D42DD9" w:rsidRDefault="00980C5F" w:rsidP="00D42DD9">
            <w:pPr>
              <w:rPr>
                <w:sz w:val="16"/>
                <w:szCs w:val="16"/>
              </w:rPr>
            </w:pPr>
            <w:r w:rsidRPr="00D42DD9">
              <w:rPr>
                <w:sz w:val="16"/>
                <w:szCs w:val="16"/>
              </w:rPr>
              <w:t>ENMEM-REQ-198922/B-Driver Profile Index for Copy Command</w:t>
            </w:r>
          </w:p>
        </w:tc>
        <w:tc>
          <w:tcPr>
            <w:tcW w:w="5917" w:type="dxa"/>
            <w:tcBorders>
              <w:top w:val="single" w:sz="6" w:space="0" w:color="auto"/>
              <w:left w:val="single" w:sz="6" w:space="0" w:color="auto"/>
              <w:bottom w:val="single" w:sz="6" w:space="0" w:color="auto"/>
              <w:right w:val="single" w:sz="6" w:space="0" w:color="auto"/>
            </w:tcBorders>
          </w:tcPr>
          <w:p w14:paraId="5116D6BB"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1F500152" w14:textId="77777777" w:rsidTr="00594F22">
        <w:trPr>
          <w:trHeight w:val="187"/>
          <w:jc w:val="center"/>
        </w:trPr>
        <w:tc>
          <w:tcPr>
            <w:tcW w:w="1799" w:type="dxa"/>
            <w:tcBorders>
              <w:left w:val="single" w:sz="6" w:space="0" w:color="auto"/>
              <w:right w:val="single" w:sz="6" w:space="0" w:color="auto"/>
            </w:tcBorders>
          </w:tcPr>
          <w:p w14:paraId="3DB5A7D3"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CF40D4F" w14:textId="77777777" w:rsidR="00D42DD9" w:rsidRPr="00D42DD9" w:rsidRDefault="00980C5F" w:rsidP="00D42DD9">
            <w:pPr>
              <w:rPr>
                <w:sz w:val="16"/>
                <w:szCs w:val="16"/>
              </w:rPr>
            </w:pPr>
            <w:r w:rsidRPr="00D42DD9">
              <w:rPr>
                <w:sz w:val="16"/>
                <w:szCs w:val="16"/>
              </w:rPr>
              <w:t>ENMEM-REQ-199347/B-Request Exit Memory Button Association Mode After Copy</w:t>
            </w:r>
          </w:p>
        </w:tc>
        <w:tc>
          <w:tcPr>
            <w:tcW w:w="5917" w:type="dxa"/>
            <w:tcBorders>
              <w:top w:val="single" w:sz="6" w:space="0" w:color="auto"/>
              <w:left w:val="single" w:sz="6" w:space="0" w:color="auto"/>
              <w:bottom w:val="single" w:sz="6" w:space="0" w:color="auto"/>
              <w:right w:val="single" w:sz="6" w:space="0" w:color="auto"/>
            </w:tcBorders>
          </w:tcPr>
          <w:p w14:paraId="39AF90B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523A6091" w14:textId="77777777" w:rsidTr="00594F22">
        <w:trPr>
          <w:trHeight w:val="187"/>
          <w:jc w:val="center"/>
        </w:trPr>
        <w:tc>
          <w:tcPr>
            <w:tcW w:w="1799" w:type="dxa"/>
            <w:tcBorders>
              <w:left w:val="single" w:sz="6" w:space="0" w:color="auto"/>
              <w:right w:val="single" w:sz="6" w:space="0" w:color="auto"/>
            </w:tcBorders>
          </w:tcPr>
          <w:p w14:paraId="5B4F60C8"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40C920" w14:textId="77777777" w:rsidR="00D42DD9" w:rsidRPr="00D42DD9" w:rsidRDefault="00980C5F" w:rsidP="00D42DD9">
            <w:pPr>
              <w:rPr>
                <w:sz w:val="16"/>
                <w:szCs w:val="16"/>
              </w:rPr>
            </w:pPr>
            <w:r w:rsidRPr="00D42DD9">
              <w:rPr>
                <w:sz w:val="16"/>
                <w:szCs w:val="16"/>
              </w:rPr>
              <w:t>ENMEM-REQ-198918/B-Recall New Driver Profile After Copy</w:t>
            </w:r>
          </w:p>
        </w:tc>
        <w:tc>
          <w:tcPr>
            <w:tcW w:w="5917" w:type="dxa"/>
            <w:tcBorders>
              <w:top w:val="single" w:sz="6" w:space="0" w:color="auto"/>
              <w:left w:val="single" w:sz="6" w:space="0" w:color="auto"/>
              <w:bottom w:val="single" w:sz="6" w:space="0" w:color="auto"/>
              <w:right w:val="single" w:sz="6" w:space="0" w:color="auto"/>
            </w:tcBorders>
          </w:tcPr>
          <w:p w14:paraId="43709CC1"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5CA1554B" w14:textId="77777777" w:rsidTr="00594F22">
        <w:trPr>
          <w:trHeight w:val="187"/>
          <w:jc w:val="center"/>
        </w:trPr>
        <w:tc>
          <w:tcPr>
            <w:tcW w:w="1799" w:type="dxa"/>
            <w:tcBorders>
              <w:left w:val="single" w:sz="6" w:space="0" w:color="auto"/>
              <w:right w:val="single" w:sz="6" w:space="0" w:color="auto"/>
            </w:tcBorders>
          </w:tcPr>
          <w:p w14:paraId="24978D51"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1532D1" w14:textId="77777777" w:rsidR="00D42DD9" w:rsidRPr="00D42DD9" w:rsidRDefault="00980C5F" w:rsidP="00D42DD9">
            <w:pPr>
              <w:rPr>
                <w:sz w:val="16"/>
                <w:szCs w:val="16"/>
              </w:rPr>
            </w:pPr>
            <w:r w:rsidRPr="00D42DD9">
              <w:rPr>
                <w:sz w:val="16"/>
                <w:szCs w:val="16"/>
              </w:rPr>
              <w:t>ENMEM-REQ-099683/E-Storing Positional Settings for the Copy Operation</w:t>
            </w:r>
          </w:p>
        </w:tc>
        <w:tc>
          <w:tcPr>
            <w:tcW w:w="5917" w:type="dxa"/>
            <w:tcBorders>
              <w:top w:val="single" w:sz="6" w:space="0" w:color="auto"/>
              <w:left w:val="single" w:sz="6" w:space="0" w:color="auto"/>
              <w:bottom w:val="single" w:sz="6" w:space="0" w:color="auto"/>
              <w:right w:val="single" w:sz="6" w:space="0" w:color="auto"/>
            </w:tcBorders>
          </w:tcPr>
          <w:p w14:paraId="794B6652"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0DE25DFD" w14:textId="77777777" w:rsidTr="00594F22">
        <w:trPr>
          <w:trHeight w:val="187"/>
          <w:jc w:val="center"/>
        </w:trPr>
        <w:tc>
          <w:tcPr>
            <w:tcW w:w="1799" w:type="dxa"/>
            <w:tcBorders>
              <w:left w:val="single" w:sz="6" w:space="0" w:color="auto"/>
              <w:right w:val="single" w:sz="6" w:space="0" w:color="auto"/>
            </w:tcBorders>
          </w:tcPr>
          <w:p w14:paraId="345201AD"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917251C" w14:textId="77777777" w:rsidR="00D42DD9" w:rsidRPr="00D42DD9" w:rsidRDefault="00980C5F" w:rsidP="00D42DD9">
            <w:pPr>
              <w:rPr>
                <w:sz w:val="16"/>
                <w:szCs w:val="16"/>
              </w:rPr>
            </w:pPr>
            <w:r w:rsidRPr="00D42DD9">
              <w:rPr>
                <w:sz w:val="16"/>
                <w:szCs w:val="16"/>
              </w:rPr>
              <w:t>ENMEM-SR-REQ-212303/C-PersIndex used for Keyfob/Phone Association</w:t>
            </w:r>
          </w:p>
        </w:tc>
        <w:tc>
          <w:tcPr>
            <w:tcW w:w="5917" w:type="dxa"/>
            <w:tcBorders>
              <w:top w:val="single" w:sz="6" w:space="0" w:color="auto"/>
              <w:left w:val="single" w:sz="6" w:space="0" w:color="auto"/>
              <w:bottom w:val="single" w:sz="6" w:space="0" w:color="auto"/>
              <w:right w:val="single" w:sz="6" w:space="0" w:color="auto"/>
            </w:tcBorders>
          </w:tcPr>
          <w:p w14:paraId="17F78628"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090EC75F" w14:textId="77777777" w:rsidTr="00594F22">
        <w:trPr>
          <w:trHeight w:val="187"/>
          <w:jc w:val="center"/>
        </w:trPr>
        <w:tc>
          <w:tcPr>
            <w:tcW w:w="1799" w:type="dxa"/>
            <w:tcBorders>
              <w:left w:val="single" w:sz="6" w:space="0" w:color="auto"/>
              <w:right w:val="single" w:sz="6" w:space="0" w:color="auto"/>
            </w:tcBorders>
          </w:tcPr>
          <w:p w14:paraId="403C61E4"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843D65" w14:textId="77777777" w:rsidR="00D42DD9" w:rsidRPr="00D42DD9" w:rsidRDefault="00980C5F" w:rsidP="00D42DD9">
            <w:pPr>
              <w:rPr>
                <w:sz w:val="16"/>
                <w:szCs w:val="16"/>
              </w:rPr>
            </w:pPr>
            <w:r w:rsidRPr="00D42DD9">
              <w:rPr>
                <w:sz w:val="16"/>
                <w:szCs w:val="16"/>
              </w:rPr>
              <w:t>STR-307929/C-Delete Driver Profiles</w:t>
            </w:r>
          </w:p>
        </w:tc>
        <w:tc>
          <w:tcPr>
            <w:tcW w:w="5917" w:type="dxa"/>
            <w:tcBorders>
              <w:top w:val="single" w:sz="6" w:space="0" w:color="auto"/>
              <w:left w:val="single" w:sz="6" w:space="0" w:color="auto"/>
              <w:bottom w:val="single" w:sz="6" w:space="0" w:color="auto"/>
              <w:right w:val="single" w:sz="6" w:space="0" w:color="auto"/>
            </w:tcBorders>
          </w:tcPr>
          <w:p w14:paraId="5734362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37509937" w14:textId="77777777" w:rsidTr="00594F22">
        <w:trPr>
          <w:trHeight w:val="187"/>
          <w:jc w:val="center"/>
        </w:trPr>
        <w:tc>
          <w:tcPr>
            <w:tcW w:w="1799" w:type="dxa"/>
            <w:tcBorders>
              <w:left w:val="single" w:sz="6" w:space="0" w:color="auto"/>
              <w:right w:val="single" w:sz="6" w:space="0" w:color="auto"/>
            </w:tcBorders>
          </w:tcPr>
          <w:p w14:paraId="17034063"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C9C445" w14:textId="77777777" w:rsidR="00D42DD9" w:rsidRPr="00D42DD9" w:rsidRDefault="00980C5F" w:rsidP="00D42DD9">
            <w:pPr>
              <w:rPr>
                <w:sz w:val="16"/>
                <w:szCs w:val="16"/>
              </w:rPr>
            </w:pPr>
            <w:r w:rsidRPr="00D42DD9">
              <w:rPr>
                <w:sz w:val="16"/>
                <w:szCs w:val="16"/>
              </w:rPr>
              <w:t>ENMEM-REQ-105569/E-Driver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417B6EA5"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62F190FE" w14:textId="77777777" w:rsidTr="00594F22">
        <w:trPr>
          <w:trHeight w:val="187"/>
          <w:jc w:val="center"/>
        </w:trPr>
        <w:tc>
          <w:tcPr>
            <w:tcW w:w="1799" w:type="dxa"/>
            <w:tcBorders>
              <w:left w:val="single" w:sz="6" w:space="0" w:color="auto"/>
              <w:right w:val="single" w:sz="6" w:space="0" w:color="auto"/>
            </w:tcBorders>
          </w:tcPr>
          <w:p w14:paraId="2A12B4B0"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AAA9862" w14:textId="77777777" w:rsidR="00D42DD9" w:rsidRPr="00D42DD9" w:rsidRDefault="00980C5F" w:rsidP="00D42DD9">
            <w:pPr>
              <w:rPr>
                <w:sz w:val="16"/>
                <w:szCs w:val="16"/>
              </w:rPr>
            </w:pPr>
            <w:r w:rsidRPr="00D42DD9">
              <w:rPr>
                <w:sz w:val="16"/>
                <w:szCs w:val="16"/>
              </w:rPr>
              <w:t>ENMEM-ACT-REQ-099377/D-Create Driver Profile</w:t>
            </w:r>
          </w:p>
        </w:tc>
        <w:tc>
          <w:tcPr>
            <w:tcW w:w="5917" w:type="dxa"/>
            <w:tcBorders>
              <w:top w:val="single" w:sz="6" w:space="0" w:color="auto"/>
              <w:left w:val="single" w:sz="6" w:space="0" w:color="auto"/>
              <w:bottom w:val="single" w:sz="6" w:space="0" w:color="auto"/>
              <w:right w:val="single" w:sz="6" w:space="0" w:color="auto"/>
            </w:tcBorders>
          </w:tcPr>
          <w:p w14:paraId="6DA4B646"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688765C3" w14:textId="77777777" w:rsidTr="00594F22">
        <w:trPr>
          <w:trHeight w:val="187"/>
          <w:jc w:val="center"/>
        </w:trPr>
        <w:tc>
          <w:tcPr>
            <w:tcW w:w="1799" w:type="dxa"/>
            <w:tcBorders>
              <w:left w:val="single" w:sz="6" w:space="0" w:color="auto"/>
              <w:right w:val="single" w:sz="6" w:space="0" w:color="auto"/>
            </w:tcBorders>
          </w:tcPr>
          <w:p w14:paraId="685439F6"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2407C78" w14:textId="77777777" w:rsidR="00D42DD9" w:rsidRPr="00D42DD9" w:rsidRDefault="00980C5F" w:rsidP="00D42DD9">
            <w:pPr>
              <w:rPr>
                <w:sz w:val="16"/>
                <w:szCs w:val="16"/>
              </w:rPr>
            </w:pPr>
            <w:r w:rsidRPr="00D42DD9">
              <w:rPr>
                <w:sz w:val="16"/>
                <w:szCs w:val="16"/>
              </w:rPr>
              <w:t>ENMEM-SD-REQ-099425/G-Create Driver Profile</w:t>
            </w:r>
          </w:p>
        </w:tc>
        <w:tc>
          <w:tcPr>
            <w:tcW w:w="5917" w:type="dxa"/>
            <w:tcBorders>
              <w:top w:val="single" w:sz="6" w:space="0" w:color="auto"/>
              <w:left w:val="single" w:sz="6" w:space="0" w:color="auto"/>
              <w:bottom w:val="single" w:sz="6" w:space="0" w:color="auto"/>
              <w:right w:val="single" w:sz="6" w:space="0" w:color="auto"/>
            </w:tcBorders>
          </w:tcPr>
          <w:p w14:paraId="7EF3C2DC"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7BF90963" w14:textId="77777777" w:rsidTr="00594F22">
        <w:trPr>
          <w:trHeight w:val="187"/>
          <w:jc w:val="center"/>
        </w:trPr>
        <w:tc>
          <w:tcPr>
            <w:tcW w:w="1799" w:type="dxa"/>
            <w:tcBorders>
              <w:left w:val="single" w:sz="6" w:space="0" w:color="auto"/>
              <w:right w:val="single" w:sz="6" w:space="0" w:color="auto"/>
            </w:tcBorders>
          </w:tcPr>
          <w:p w14:paraId="2D57D3B7"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D61E036" w14:textId="77777777" w:rsidR="00D42DD9" w:rsidRPr="00D42DD9" w:rsidRDefault="00980C5F" w:rsidP="00D42DD9">
            <w:pPr>
              <w:rPr>
                <w:sz w:val="16"/>
                <w:szCs w:val="16"/>
              </w:rPr>
            </w:pPr>
            <w:r w:rsidRPr="00D42DD9">
              <w:rPr>
                <w:sz w:val="16"/>
                <w:szCs w:val="16"/>
              </w:rPr>
              <w:t>ENMEM-SD-REQ-197169/C-User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4EE32B18" w14:textId="77777777" w:rsidR="00D42DD9" w:rsidRPr="00D42DD9" w:rsidRDefault="00980C5F" w:rsidP="00D42DD9">
            <w:pPr>
              <w:rPr>
                <w:sz w:val="16"/>
                <w:szCs w:val="16"/>
              </w:rPr>
            </w:pPr>
            <w:r w:rsidRPr="00D42DD9">
              <w:rPr>
                <w:sz w:val="16"/>
                <w:szCs w:val="16"/>
              </w:rPr>
              <w:t>MBORREL4: Updated to convey DSM presence</w:t>
            </w:r>
          </w:p>
        </w:tc>
      </w:tr>
      <w:tr w:rsidR="00D42DD9" w:rsidRPr="004B6E0C" w14:paraId="09E6E41E" w14:textId="77777777" w:rsidTr="00594F22">
        <w:trPr>
          <w:trHeight w:val="187"/>
          <w:jc w:val="center"/>
        </w:trPr>
        <w:tc>
          <w:tcPr>
            <w:tcW w:w="1799" w:type="dxa"/>
            <w:tcBorders>
              <w:left w:val="single" w:sz="6" w:space="0" w:color="auto"/>
              <w:right w:val="single" w:sz="6" w:space="0" w:color="auto"/>
            </w:tcBorders>
          </w:tcPr>
          <w:p w14:paraId="1BEA1AB8"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0FD324" w14:textId="77777777" w:rsidR="00D42DD9" w:rsidRPr="00D42DD9" w:rsidRDefault="00980C5F" w:rsidP="00D42DD9">
            <w:pPr>
              <w:rPr>
                <w:sz w:val="16"/>
                <w:szCs w:val="16"/>
              </w:rPr>
            </w:pPr>
            <w:r w:rsidRPr="00D42DD9">
              <w:rPr>
                <w:sz w:val="16"/>
                <w:szCs w:val="16"/>
              </w:rPr>
              <w:t>ENMEM-HMI-REQ-197344/B-HMI Timeout for One Button Pairing Attempt</w:t>
            </w:r>
          </w:p>
        </w:tc>
        <w:tc>
          <w:tcPr>
            <w:tcW w:w="5917" w:type="dxa"/>
            <w:tcBorders>
              <w:top w:val="single" w:sz="6" w:space="0" w:color="auto"/>
              <w:left w:val="single" w:sz="6" w:space="0" w:color="auto"/>
              <w:bottom w:val="single" w:sz="6" w:space="0" w:color="auto"/>
              <w:right w:val="single" w:sz="6" w:space="0" w:color="auto"/>
            </w:tcBorders>
          </w:tcPr>
          <w:p w14:paraId="1D24052A" w14:textId="77777777" w:rsidR="00D42DD9" w:rsidRPr="00D42DD9" w:rsidRDefault="00980C5F" w:rsidP="00D42DD9">
            <w:pPr>
              <w:rPr>
                <w:sz w:val="16"/>
                <w:szCs w:val="16"/>
              </w:rPr>
            </w:pPr>
            <w:r w:rsidRPr="00D42DD9">
              <w:rPr>
                <w:sz w:val="16"/>
                <w:szCs w:val="16"/>
              </w:rPr>
              <w:t>MBORREL4: Updated for DSM Decouple</w:t>
            </w:r>
          </w:p>
        </w:tc>
      </w:tr>
      <w:tr w:rsidR="00D42DD9" w:rsidRPr="004B6E0C" w14:paraId="13C03F6C" w14:textId="77777777" w:rsidTr="00594F22">
        <w:trPr>
          <w:trHeight w:val="187"/>
          <w:jc w:val="center"/>
        </w:trPr>
        <w:tc>
          <w:tcPr>
            <w:tcW w:w="1799" w:type="dxa"/>
            <w:tcBorders>
              <w:left w:val="single" w:sz="6" w:space="0" w:color="auto"/>
              <w:bottom w:val="single" w:sz="4" w:space="0" w:color="auto"/>
              <w:right w:val="single" w:sz="6" w:space="0" w:color="auto"/>
            </w:tcBorders>
          </w:tcPr>
          <w:p w14:paraId="79CA0DCA" w14:textId="77777777" w:rsidR="00D42DD9" w:rsidRDefault="00C73931" w:rsidP="00D42DD9">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77FF5BE" w14:textId="77777777" w:rsidR="00D42DD9" w:rsidRPr="00D42DD9" w:rsidRDefault="00980C5F" w:rsidP="00D42DD9">
            <w:pPr>
              <w:rPr>
                <w:sz w:val="16"/>
                <w:szCs w:val="16"/>
              </w:rPr>
            </w:pPr>
            <w:r w:rsidRPr="00D42DD9">
              <w:rPr>
                <w:sz w:val="16"/>
                <w:szCs w:val="16"/>
              </w:rPr>
              <w:t>ENMEM-HMI-REQ-197850/C-Enhanced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6303617F" w14:textId="77777777" w:rsidR="00D42DD9" w:rsidRPr="00D42DD9" w:rsidRDefault="00980C5F" w:rsidP="00D42DD9">
            <w:pPr>
              <w:rPr>
                <w:sz w:val="16"/>
                <w:szCs w:val="16"/>
              </w:rPr>
            </w:pPr>
            <w:r w:rsidRPr="00D42DD9">
              <w:rPr>
                <w:sz w:val="16"/>
                <w:szCs w:val="16"/>
              </w:rPr>
              <w:t>MBORREL4: Updated for DSM Decouple</w:t>
            </w:r>
          </w:p>
        </w:tc>
      </w:tr>
      <w:tr w:rsidR="001E2F7C" w14:paraId="39DB64F1" w14:textId="77777777" w:rsidTr="00F400CD">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514DD67E" w14:textId="77777777" w:rsidR="001E2F7C" w:rsidRDefault="00C73931" w:rsidP="00F400CD">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22A8BD2" w14:textId="77777777" w:rsidR="001E2F7C" w:rsidRDefault="00C73931" w:rsidP="00F400CD">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2542CE48" w14:textId="77777777" w:rsidR="001E2F7C" w:rsidRDefault="00C73931" w:rsidP="00F400CD">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0EF07594" w14:textId="77777777" w:rsidR="001E2F7C" w:rsidRDefault="00C73931" w:rsidP="00F400CD">
            <w:pPr>
              <w:spacing w:line="276" w:lineRule="auto"/>
              <w:rPr>
                <w:rFonts w:cs="Arial"/>
                <w:b/>
                <w:sz w:val="16"/>
              </w:rPr>
            </w:pPr>
          </w:p>
        </w:tc>
      </w:tr>
      <w:tr w:rsidR="001E2F7C" w14:paraId="4654BE99" w14:textId="77777777" w:rsidTr="00F400CD">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0BC318A" w14:textId="77777777" w:rsidR="001E2F7C" w:rsidRDefault="00980C5F" w:rsidP="00F400CD">
            <w:pPr>
              <w:spacing w:line="276" w:lineRule="auto"/>
              <w:rPr>
                <w:rFonts w:cs="Arial"/>
                <w:b/>
                <w:sz w:val="16"/>
                <w:szCs w:val="16"/>
                <w:lang w:val="fr-FR"/>
              </w:rPr>
            </w:pPr>
            <w:r>
              <w:rPr>
                <w:rFonts w:cs="Arial"/>
                <w:b/>
                <w:sz w:val="16"/>
                <w:szCs w:val="16"/>
              </w:rPr>
              <w:t>October 18, 2019</w:t>
            </w:r>
          </w:p>
        </w:tc>
        <w:tc>
          <w:tcPr>
            <w:tcW w:w="1066" w:type="dxa"/>
            <w:tcBorders>
              <w:top w:val="single" w:sz="6" w:space="0" w:color="auto"/>
              <w:left w:val="single" w:sz="6" w:space="0" w:color="auto"/>
              <w:bottom w:val="single" w:sz="6" w:space="0" w:color="auto"/>
              <w:right w:val="single" w:sz="6" w:space="0" w:color="auto"/>
            </w:tcBorders>
            <w:hideMark/>
          </w:tcPr>
          <w:p w14:paraId="3EC5599E" w14:textId="77777777" w:rsidR="001E2F7C" w:rsidRDefault="00980C5F" w:rsidP="00F400CD">
            <w:pPr>
              <w:spacing w:line="276" w:lineRule="auto"/>
              <w:jc w:val="center"/>
              <w:rPr>
                <w:rFonts w:cs="Arial"/>
                <w:b/>
                <w:sz w:val="16"/>
                <w:lang w:val="fr-FR"/>
              </w:rPr>
            </w:pPr>
            <w:r>
              <w:rPr>
                <w:rFonts w:cs="Arial"/>
                <w:b/>
                <w:sz w:val="16"/>
                <w:lang w:val="fr-FR"/>
              </w:rPr>
              <w:t>1.11</w:t>
            </w:r>
          </w:p>
        </w:tc>
        <w:tc>
          <w:tcPr>
            <w:tcW w:w="8295" w:type="dxa"/>
            <w:gridSpan w:val="2"/>
            <w:tcBorders>
              <w:top w:val="single" w:sz="6" w:space="0" w:color="auto"/>
              <w:left w:val="single" w:sz="6" w:space="0" w:color="auto"/>
              <w:bottom w:val="single" w:sz="6" w:space="0" w:color="auto"/>
              <w:right w:val="single" w:sz="6" w:space="0" w:color="auto"/>
            </w:tcBorders>
            <w:hideMark/>
          </w:tcPr>
          <w:p w14:paraId="340BDE1D" w14:textId="77777777" w:rsidR="001E2F7C" w:rsidRDefault="00C73931" w:rsidP="00F400CD">
            <w:pPr>
              <w:spacing w:line="276" w:lineRule="auto"/>
              <w:rPr>
                <w:rFonts w:cs="Arial"/>
                <w:b/>
                <w:sz w:val="16"/>
              </w:rPr>
            </w:pPr>
          </w:p>
        </w:tc>
      </w:tr>
      <w:tr w:rsidR="009D33BC" w:rsidRPr="00D42DD9" w14:paraId="02862E24" w14:textId="77777777" w:rsidTr="00F400CD">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C20D909"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3305DC" w14:textId="77777777" w:rsidR="009D33BC" w:rsidRPr="009D33BC" w:rsidRDefault="00980C5F" w:rsidP="009D33BC">
            <w:pPr>
              <w:rPr>
                <w:sz w:val="16"/>
                <w:szCs w:val="16"/>
              </w:rPr>
            </w:pPr>
            <w:r w:rsidRPr="009D33BC">
              <w:rPr>
                <w:sz w:val="16"/>
                <w:szCs w:val="16"/>
              </w:rPr>
              <w:t>ENMEM-FUR-REQ-134134/L-Enhanced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6774AFB9" w14:textId="77777777" w:rsidR="009D33BC" w:rsidRPr="009D33BC" w:rsidRDefault="00980C5F" w:rsidP="009D33BC">
            <w:pPr>
              <w:rPr>
                <w:sz w:val="16"/>
                <w:szCs w:val="16"/>
              </w:rPr>
            </w:pPr>
            <w:r w:rsidRPr="002B2838">
              <w:rPr>
                <w:sz w:val="16"/>
                <w:szCs w:val="16"/>
              </w:rPr>
              <w:t>MBORREL4: Added Sound Immersion, DSP Mode, Tone Touch as "System Interface"</w:t>
            </w:r>
          </w:p>
        </w:tc>
      </w:tr>
      <w:tr w:rsidR="009D33BC" w:rsidRPr="00D42DD9" w14:paraId="5FF586B7" w14:textId="77777777" w:rsidTr="00F400CD">
        <w:trPr>
          <w:trHeight w:val="187"/>
          <w:jc w:val="center"/>
        </w:trPr>
        <w:tc>
          <w:tcPr>
            <w:tcW w:w="1799" w:type="dxa"/>
            <w:vMerge/>
            <w:tcBorders>
              <w:left w:val="single" w:sz="6" w:space="0" w:color="auto"/>
              <w:bottom w:val="single" w:sz="4" w:space="0" w:color="auto"/>
              <w:right w:val="single" w:sz="6" w:space="0" w:color="auto"/>
            </w:tcBorders>
          </w:tcPr>
          <w:p w14:paraId="70A4DE10"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E7F47C" w14:textId="77777777" w:rsidR="009D33BC" w:rsidRPr="009D33BC" w:rsidRDefault="00980C5F" w:rsidP="009D33BC">
            <w:pPr>
              <w:rPr>
                <w:sz w:val="16"/>
                <w:szCs w:val="16"/>
              </w:rPr>
            </w:pPr>
            <w:r w:rsidRPr="009D33BC">
              <w:rPr>
                <w:sz w:val="16"/>
                <w:szCs w:val="16"/>
              </w:rPr>
              <w:t>STR-176719/E-Use Cases</w:t>
            </w:r>
          </w:p>
        </w:tc>
        <w:tc>
          <w:tcPr>
            <w:tcW w:w="5917" w:type="dxa"/>
            <w:tcBorders>
              <w:top w:val="single" w:sz="6" w:space="0" w:color="auto"/>
              <w:left w:val="single" w:sz="6" w:space="0" w:color="auto"/>
              <w:bottom w:val="single" w:sz="6" w:space="0" w:color="auto"/>
              <w:right w:val="single" w:sz="6" w:space="0" w:color="auto"/>
            </w:tcBorders>
          </w:tcPr>
          <w:p w14:paraId="009B46BE" w14:textId="77777777" w:rsidR="009D33BC" w:rsidRPr="009D33BC" w:rsidRDefault="00980C5F" w:rsidP="009D33BC">
            <w:pPr>
              <w:rPr>
                <w:sz w:val="16"/>
                <w:szCs w:val="16"/>
              </w:rPr>
            </w:pPr>
            <w:r w:rsidRPr="009D33BC">
              <w:rPr>
                <w:sz w:val="16"/>
                <w:szCs w:val="16"/>
              </w:rPr>
              <w:t>MBORREL4: Added REQ-368046 for HMI Seat Assoc. update</w:t>
            </w:r>
          </w:p>
        </w:tc>
      </w:tr>
      <w:tr w:rsidR="009D33BC" w:rsidRPr="00D42DD9" w14:paraId="6B38210D" w14:textId="77777777" w:rsidTr="00F400CD">
        <w:trPr>
          <w:trHeight w:val="187"/>
          <w:jc w:val="center"/>
        </w:trPr>
        <w:tc>
          <w:tcPr>
            <w:tcW w:w="1799" w:type="dxa"/>
            <w:vMerge/>
            <w:tcBorders>
              <w:left w:val="single" w:sz="6" w:space="0" w:color="auto"/>
              <w:right w:val="single" w:sz="6" w:space="0" w:color="auto"/>
            </w:tcBorders>
          </w:tcPr>
          <w:p w14:paraId="693E1450"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9E33B5" w14:textId="77777777" w:rsidR="009D33BC" w:rsidRPr="009D33BC" w:rsidRDefault="00980C5F" w:rsidP="009D33BC">
            <w:pPr>
              <w:rPr>
                <w:sz w:val="16"/>
                <w:szCs w:val="16"/>
              </w:rPr>
            </w:pPr>
            <w:r w:rsidRPr="009D33BC">
              <w:rPr>
                <w:sz w:val="16"/>
                <w:szCs w:val="16"/>
              </w:rPr>
              <w:t>ENMEM-UC-REQ-197170/C-Attempt to Associate Already Associated Memory Seat Button</w:t>
            </w:r>
          </w:p>
        </w:tc>
        <w:tc>
          <w:tcPr>
            <w:tcW w:w="5917" w:type="dxa"/>
            <w:tcBorders>
              <w:top w:val="single" w:sz="6" w:space="0" w:color="auto"/>
              <w:left w:val="single" w:sz="6" w:space="0" w:color="auto"/>
              <w:bottom w:val="single" w:sz="6" w:space="0" w:color="auto"/>
              <w:right w:val="single" w:sz="6" w:space="0" w:color="auto"/>
            </w:tcBorders>
          </w:tcPr>
          <w:p w14:paraId="093256C9" w14:textId="77777777" w:rsidR="009D33BC" w:rsidRPr="009D33BC" w:rsidRDefault="00980C5F" w:rsidP="009D33BC">
            <w:pPr>
              <w:rPr>
                <w:sz w:val="16"/>
                <w:szCs w:val="16"/>
              </w:rPr>
            </w:pPr>
            <w:r w:rsidRPr="009D33BC">
              <w:rPr>
                <w:sz w:val="16"/>
                <w:szCs w:val="16"/>
              </w:rPr>
              <w:t>MBORREL4: Updated for HMI Seat Assoc.</w:t>
            </w:r>
          </w:p>
        </w:tc>
      </w:tr>
      <w:tr w:rsidR="009D33BC" w:rsidRPr="00D42DD9" w14:paraId="163D35D3" w14:textId="77777777" w:rsidTr="00F400CD">
        <w:trPr>
          <w:trHeight w:val="187"/>
          <w:jc w:val="center"/>
        </w:trPr>
        <w:tc>
          <w:tcPr>
            <w:tcW w:w="1799" w:type="dxa"/>
            <w:tcBorders>
              <w:left w:val="single" w:sz="6" w:space="0" w:color="auto"/>
              <w:right w:val="single" w:sz="6" w:space="0" w:color="auto"/>
            </w:tcBorders>
          </w:tcPr>
          <w:p w14:paraId="6358ED3A"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591AD80" w14:textId="77777777" w:rsidR="009D33BC" w:rsidRPr="009D33BC" w:rsidRDefault="00980C5F" w:rsidP="009D33BC">
            <w:pPr>
              <w:rPr>
                <w:sz w:val="16"/>
                <w:szCs w:val="16"/>
              </w:rPr>
            </w:pPr>
            <w:r w:rsidRPr="009D33BC">
              <w:rPr>
                <w:sz w:val="16"/>
                <w:szCs w:val="16"/>
              </w:rPr>
              <w:t>ENMEM-UC-REQ-368046/A-Attempt to Associate Memory Seat Button from EnhancedMemoryInterfaceClient &amp; EnhancedMemoryPositionClient</w:t>
            </w:r>
          </w:p>
        </w:tc>
        <w:tc>
          <w:tcPr>
            <w:tcW w:w="5917" w:type="dxa"/>
            <w:tcBorders>
              <w:top w:val="single" w:sz="6" w:space="0" w:color="auto"/>
              <w:left w:val="single" w:sz="6" w:space="0" w:color="auto"/>
              <w:bottom w:val="single" w:sz="6" w:space="0" w:color="auto"/>
              <w:right w:val="single" w:sz="6" w:space="0" w:color="auto"/>
            </w:tcBorders>
          </w:tcPr>
          <w:p w14:paraId="20B9E2C4" w14:textId="77777777" w:rsidR="009D33BC" w:rsidRPr="009D33BC" w:rsidRDefault="00980C5F" w:rsidP="009D33BC">
            <w:pPr>
              <w:rPr>
                <w:sz w:val="16"/>
                <w:szCs w:val="16"/>
              </w:rPr>
            </w:pPr>
            <w:r w:rsidRPr="009D33BC">
              <w:rPr>
                <w:sz w:val="16"/>
                <w:szCs w:val="16"/>
              </w:rPr>
              <w:t>MBORREL4: New req. for HMI Seat Assoc.</w:t>
            </w:r>
          </w:p>
        </w:tc>
      </w:tr>
      <w:tr w:rsidR="009D33BC" w:rsidRPr="00D42DD9" w14:paraId="4AA66DC5" w14:textId="77777777" w:rsidTr="001E2F7C">
        <w:trPr>
          <w:trHeight w:val="187"/>
          <w:jc w:val="center"/>
        </w:trPr>
        <w:tc>
          <w:tcPr>
            <w:tcW w:w="1799" w:type="dxa"/>
            <w:tcBorders>
              <w:left w:val="single" w:sz="6" w:space="0" w:color="auto"/>
              <w:right w:val="single" w:sz="6" w:space="0" w:color="auto"/>
            </w:tcBorders>
          </w:tcPr>
          <w:p w14:paraId="4546911B"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F398E27" w14:textId="77777777" w:rsidR="009D33BC" w:rsidRPr="009D33BC" w:rsidRDefault="00980C5F" w:rsidP="009D33BC">
            <w:pPr>
              <w:rPr>
                <w:sz w:val="16"/>
                <w:szCs w:val="16"/>
              </w:rPr>
            </w:pPr>
            <w:r w:rsidRPr="009D33BC">
              <w:rPr>
                <w:sz w:val="16"/>
                <w:szCs w:val="16"/>
              </w:rPr>
              <w:t>STR-307925/C-Memory Seat Button &amp; Profile Number Association</w:t>
            </w:r>
          </w:p>
        </w:tc>
        <w:tc>
          <w:tcPr>
            <w:tcW w:w="5917" w:type="dxa"/>
            <w:tcBorders>
              <w:top w:val="single" w:sz="6" w:space="0" w:color="auto"/>
              <w:left w:val="single" w:sz="6" w:space="0" w:color="auto"/>
              <w:bottom w:val="single" w:sz="6" w:space="0" w:color="auto"/>
              <w:right w:val="single" w:sz="6" w:space="0" w:color="auto"/>
            </w:tcBorders>
          </w:tcPr>
          <w:p w14:paraId="1E0F43BD" w14:textId="77777777" w:rsidR="009D33BC" w:rsidRPr="009D33BC" w:rsidRDefault="00980C5F" w:rsidP="009D33BC">
            <w:pPr>
              <w:rPr>
                <w:sz w:val="16"/>
                <w:szCs w:val="16"/>
              </w:rPr>
            </w:pPr>
            <w:r w:rsidRPr="009D33BC">
              <w:rPr>
                <w:sz w:val="16"/>
                <w:szCs w:val="16"/>
              </w:rPr>
              <w:t>MBORREL4: Updated for HMI Seat Assoc. Added REQ-368047-048</w:t>
            </w:r>
          </w:p>
        </w:tc>
      </w:tr>
      <w:tr w:rsidR="009D33BC" w:rsidRPr="00D42DD9" w14:paraId="3EFD110F" w14:textId="77777777" w:rsidTr="009D33BC">
        <w:trPr>
          <w:trHeight w:val="187"/>
          <w:jc w:val="center"/>
        </w:trPr>
        <w:tc>
          <w:tcPr>
            <w:tcW w:w="1799" w:type="dxa"/>
            <w:tcBorders>
              <w:left w:val="single" w:sz="6" w:space="0" w:color="auto"/>
              <w:right w:val="single" w:sz="6" w:space="0" w:color="auto"/>
            </w:tcBorders>
          </w:tcPr>
          <w:p w14:paraId="6DCDFCAD"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2635816" w14:textId="77777777" w:rsidR="009D33BC" w:rsidRPr="009D33BC" w:rsidRDefault="00980C5F" w:rsidP="009D33BC">
            <w:pPr>
              <w:rPr>
                <w:sz w:val="16"/>
                <w:szCs w:val="16"/>
              </w:rPr>
            </w:pPr>
            <w:r w:rsidRPr="009D33BC">
              <w:rPr>
                <w:sz w:val="16"/>
                <w:szCs w:val="16"/>
              </w:rPr>
              <w:t>ENMEM-REQ-198928/C-EnhancedMemoryPositionClient 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0836F260" w14:textId="77777777" w:rsidR="009D33BC" w:rsidRPr="009D33BC" w:rsidRDefault="00980C5F" w:rsidP="009D33BC">
            <w:pPr>
              <w:rPr>
                <w:sz w:val="16"/>
                <w:szCs w:val="16"/>
              </w:rPr>
            </w:pPr>
            <w:r w:rsidRPr="009D33BC">
              <w:rPr>
                <w:sz w:val="16"/>
                <w:szCs w:val="16"/>
              </w:rPr>
              <w:t>MBORREL4: Updated title and req for HMI Seat Assoc.</w:t>
            </w:r>
          </w:p>
        </w:tc>
      </w:tr>
      <w:tr w:rsidR="009D33BC" w:rsidRPr="00D42DD9" w14:paraId="46616976" w14:textId="77777777" w:rsidTr="009D33BC">
        <w:trPr>
          <w:trHeight w:val="187"/>
          <w:jc w:val="center"/>
        </w:trPr>
        <w:tc>
          <w:tcPr>
            <w:tcW w:w="1799" w:type="dxa"/>
            <w:tcBorders>
              <w:left w:val="single" w:sz="6" w:space="0" w:color="auto"/>
              <w:right w:val="single" w:sz="6" w:space="0" w:color="auto"/>
            </w:tcBorders>
          </w:tcPr>
          <w:p w14:paraId="0D845188"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8388328" w14:textId="77777777" w:rsidR="009D33BC" w:rsidRPr="009D33BC" w:rsidRDefault="00980C5F" w:rsidP="009D33BC">
            <w:pPr>
              <w:rPr>
                <w:sz w:val="16"/>
                <w:szCs w:val="16"/>
              </w:rPr>
            </w:pPr>
            <w:r w:rsidRPr="009D33BC">
              <w:rPr>
                <w:sz w:val="16"/>
                <w:szCs w:val="16"/>
              </w:rPr>
              <w:t>ENMEM-REQ-368047/A-EnhancedMemoryInterfaceClient Button Press in Button Association Mode</w:t>
            </w:r>
          </w:p>
        </w:tc>
        <w:tc>
          <w:tcPr>
            <w:tcW w:w="5917" w:type="dxa"/>
            <w:tcBorders>
              <w:top w:val="single" w:sz="6" w:space="0" w:color="auto"/>
              <w:left w:val="single" w:sz="6" w:space="0" w:color="auto"/>
              <w:bottom w:val="single" w:sz="6" w:space="0" w:color="auto"/>
              <w:right w:val="single" w:sz="6" w:space="0" w:color="auto"/>
            </w:tcBorders>
          </w:tcPr>
          <w:p w14:paraId="1B0C6A94" w14:textId="77777777" w:rsidR="009D33BC" w:rsidRPr="009D33BC" w:rsidRDefault="00980C5F" w:rsidP="009D33BC">
            <w:pPr>
              <w:rPr>
                <w:sz w:val="16"/>
                <w:szCs w:val="16"/>
              </w:rPr>
            </w:pPr>
            <w:r w:rsidRPr="009D33BC">
              <w:rPr>
                <w:sz w:val="16"/>
                <w:szCs w:val="16"/>
              </w:rPr>
              <w:t>MBORREL4: New req. for HMI Seat Assoc.</w:t>
            </w:r>
          </w:p>
        </w:tc>
      </w:tr>
      <w:tr w:rsidR="009D33BC" w:rsidRPr="00D42DD9" w14:paraId="41AA19F1" w14:textId="77777777" w:rsidTr="009D33BC">
        <w:trPr>
          <w:trHeight w:val="187"/>
          <w:jc w:val="center"/>
        </w:trPr>
        <w:tc>
          <w:tcPr>
            <w:tcW w:w="1799" w:type="dxa"/>
            <w:tcBorders>
              <w:left w:val="single" w:sz="6" w:space="0" w:color="auto"/>
              <w:right w:val="single" w:sz="6" w:space="0" w:color="auto"/>
            </w:tcBorders>
          </w:tcPr>
          <w:p w14:paraId="2217A877"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A6937C" w14:textId="77777777" w:rsidR="009D33BC" w:rsidRPr="009D33BC" w:rsidRDefault="00980C5F" w:rsidP="009D33BC">
            <w:pPr>
              <w:rPr>
                <w:sz w:val="16"/>
                <w:szCs w:val="16"/>
              </w:rPr>
            </w:pPr>
            <w:r w:rsidRPr="009D33BC">
              <w:rPr>
                <w:sz w:val="16"/>
                <w:szCs w:val="16"/>
              </w:rPr>
              <w:t>ENMEM-REQ-368048/A-Memory Seat Button Press Handling</w:t>
            </w:r>
          </w:p>
        </w:tc>
        <w:tc>
          <w:tcPr>
            <w:tcW w:w="5917" w:type="dxa"/>
            <w:tcBorders>
              <w:top w:val="single" w:sz="6" w:space="0" w:color="auto"/>
              <w:left w:val="single" w:sz="6" w:space="0" w:color="auto"/>
              <w:bottom w:val="single" w:sz="6" w:space="0" w:color="auto"/>
              <w:right w:val="single" w:sz="6" w:space="0" w:color="auto"/>
            </w:tcBorders>
          </w:tcPr>
          <w:p w14:paraId="11749CA5" w14:textId="77777777" w:rsidR="009D33BC" w:rsidRPr="009D33BC" w:rsidRDefault="00980C5F" w:rsidP="009D33BC">
            <w:pPr>
              <w:rPr>
                <w:sz w:val="16"/>
                <w:szCs w:val="16"/>
              </w:rPr>
            </w:pPr>
            <w:r w:rsidRPr="009D33BC">
              <w:rPr>
                <w:sz w:val="16"/>
                <w:szCs w:val="16"/>
              </w:rPr>
              <w:t>MBORREL4: New req. for HMI Seat Assoc.</w:t>
            </w:r>
          </w:p>
        </w:tc>
      </w:tr>
      <w:tr w:rsidR="009D33BC" w:rsidRPr="00D42DD9" w14:paraId="37184BB5" w14:textId="77777777" w:rsidTr="009D33BC">
        <w:trPr>
          <w:trHeight w:val="187"/>
          <w:jc w:val="center"/>
        </w:trPr>
        <w:tc>
          <w:tcPr>
            <w:tcW w:w="1799" w:type="dxa"/>
            <w:tcBorders>
              <w:left w:val="single" w:sz="6" w:space="0" w:color="auto"/>
              <w:right w:val="single" w:sz="6" w:space="0" w:color="auto"/>
            </w:tcBorders>
          </w:tcPr>
          <w:p w14:paraId="35B21A24"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A1A24F" w14:textId="77777777" w:rsidR="009D33BC" w:rsidRPr="009D33BC" w:rsidRDefault="00980C5F" w:rsidP="009D33BC">
            <w:pPr>
              <w:rPr>
                <w:sz w:val="16"/>
                <w:szCs w:val="16"/>
              </w:rPr>
            </w:pPr>
            <w:r w:rsidRPr="009D33BC">
              <w:rPr>
                <w:sz w:val="16"/>
                <w:szCs w:val="16"/>
              </w:rPr>
              <w:t>ENMEM-REQ-199352/B-Successful Memory Button Association</w:t>
            </w:r>
          </w:p>
        </w:tc>
        <w:tc>
          <w:tcPr>
            <w:tcW w:w="5917" w:type="dxa"/>
            <w:tcBorders>
              <w:top w:val="single" w:sz="6" w:space="0" w:color="auto"/>
              <w:left w:val="single" w:sz="6" w:space="0" w:color="auto"/>
              <w:bottom w:val="single" w:sz="6" w:space="0" w:color="auto"/>
              <w:right w:val="single" w:sz="6" w:space="0" w:color="auto"/>
            </w:tcBorders>
          </w:tcPr>
          <w:p w14:paraId="2FDC7243" w14:textId="77777777" w:rsidR="009D33BC" w:rsidRPr="009D33BC" w:rsidRDefault="00980C5F" w:rsidP="009D33BC">
            <w:pPr>
              <w:rPr>
                <w:sz w:val="16"/>
                <w:szCs w:val="16"/>
              </w:rPr>
            </w:pPr>
            <w:r w:rsidRPr="009D33BC">
              <w:rPr>
                <w:sz w:val="16"/>
                <w:szCs w:val="16"/>
              </w:rPr>
              <w:t>MBORREL4: Updated for HMI Seat Assoc.</w:t>
            </w:r>
          </w:p>
        </w:tc>
      </w:tr>
      <w:tr w:rsidR="009D33BC" w:rsidRPr="00D42DD9" w14:paraId="34A4E114" w14:textId="77777777" w:rsidTr="009D33BC">
        <w:trPr>
          <w:trHeight w:val="187"/>
          <w:jc w:val="center"/>
        </w:trPr>
        <w:tc>
          <w:tcPr>
            <w:tcW w:w="1799" w:type="dxa"/>
            <w:tcBorders>
              <w:left w:val="single" w:sz="6" w:space="0" w:color="auto"/>
              <w:right w:val="single" w:sz="6" w:space="0" w:color="auto"/>
            </w:tcBorders>
          </w:tcPr>
          <w:p w14:paraId="3A1D30A7"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CE03E9A" w14:textId="77777777" w:rsidR="009D33BC" w:rsidRPr="009D33BC" w:rsidRDefault="00980C5F" w:rsidP="009D33BC">
            <w:pPr>
              <w:rPr>
                <w:sz w:val="16"/>
                <w:szCs w:val="16"/>
              </w:rPr>
            </w:pPr>
            <w:r w:rsidRPr="009D33BC">
              <w:rPr>
                <w:sz w:val="16"/>
                <w:szCs w:val="16"/>
              </w:rPr>
              <w:t>ENMEM-REQ-116803/D-Request Exit Memory Seat Button Association Mode</w:t>
            </w:r>
          </w:p>
        </w:tc>
        <w:tc>
          <w:tcPr>
            <w:tcW w:w="5917" w:type="dxa"/>
            <w:tcBorders>
              <w:top w:val="single" w:sz="6" w:space="0" w:color="auto"/>
              <w:left w:val="single" w:sz="6" w:space="0" w:color="auto"/>
              <w:bottom w:val="single" w:sz="6" w:space="0" w:color="auto"/>
              <w:right w:val="single" w:sz="6" w:space="0" w:color="auto"/>
            </w:tcBorders>
          </w:tcPr>
          <w:p w14:paraId="11CE5BCF" w14:textId="77777777" w:rsidR="009D33BC" w:rsidRPr="009D33BC" w:rsidRDefault="00980C5F" w:rsidP="009D33BC">
            <w:pPr>
              <w:rPr>
                <w:sz w:val="16"/>
                <w:szCs w:val="16"/>
              </w:rPr>
            </w:pPr>
            <w:r w:rsidRPr="009D33BC">
              <w:rPr>
                <w:sz w:val="16"/>
                <w:szCs w:val="16"/>
              </w:rPr>
              <w:t>MBORREL4: Updated for HMI Seat Assoc.</w:t>
            </w:r>
          </w:p>
        </w:tc>
      </w:tr>
      <w:tr w:rsidR="009D33BC" w:rsidRPr="00D42DD9" w14:paraId="324F2007" w14:textId="77777777" w:rsidTr="009D33BC">
        <w:trPr>
          <w:trHeight w:val="187"/>
          <w:jc w:val="center"/>
        </w:trPr>
        <w:tc>
          <w:tcPr>
            <w:tcW w:w="1799" w:type="dxa"/>
            <w:tcBorders>
              <w:left w:val="single" w:sz="6" w:space="0" w:color="auto"/>
              <w:right w:val="single" w:sz="6" w:space="0" w:color="auto"/>
            </w:tcBorders>
          </w:tcPr>
          <w:p w14:paraId="345B7DAE"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4F145A4" w14:textId="77777777" w:rsidR="009D33BC" w:rsidRPr="009D33BC" w:rsidRDefault="00980C5F" w:rsidP="009D33BC">
            <w:pPr>
              <w:rPr>
                <w:sz w:val="16"/>
                <w:szCs w:val="16"/>
              </w:rPr>
            </w:pPr>
            <w:r w:rsidRPr="009D33BC">
              <w:rPr>
                <w:sz w:val="16"/>
                <w:szCs w:val="16"/>
              </w:rPr>
              <w:t>ENMEM-ACT-REQ-099377/E-Create Driver Profile</w:t>
            </w:r>
          </w:p>
        </w:tc>
        <w:tc>
          <w:tcPr>
            <w:tcW w:w="5917" w:type="dxa"/>
            <w:tcBorders>
              <w:top w:val="single" w:sz="6" w:space="0" w:color="auto"/>
              <w:left w:val="single" w:sz="6" w:space="0" w:color="auto"/>
              <w:bottom w:val="single" w:sz="6" w:space="0" w:color="auto"/>
              <w:right w:val="single" w:sz="6" w:space="0" w:color="auto"/>
            </w:tcBorders>
          </w:tcPr>
          <w:p w14:paraId="27097EB8" w14:textId="77777777" w:rsidR="009D33BC" w:rsidRPr="009D33BC" w:rsidRDefault="00980C5F" w:rsidP="009D33BC">
            <w:pPr>
              <w:rPr>
                <w:sz w:val="16"/>
                <w:szCs w:val="16"/>
              </w:rPr>
            </w:pPr>
            <w:r w:rsidRPr="009D33BC">
              <w:rPr>
                <w:sz w:val="16"/>
                <w:szCs w:val="16"/>
              </w:rPr>
              <w:t>MBORREL4: Updated diagram for HMI Seat Assoc.</w:t>
            </w:r>
          </w:p>
        </w:tc>
      </w:tr>
      <w:tr w:rsidR="009D33BC" w:rsidRPr="00D42DD9" w14:paraId="334F9DB1" w14:textId="77777777" w:rsidTr="009D33BC">
        <w:trPr>
          <w:trHeight w:val="187"/>
          <w:jc w:val="center"/>
        </w:trPr>
        <w:tc>
          <w:tcPr>
            <w:tcW w:w="1799" w:type="dxa"/>
            <w:tcBorders>
              <w:left w:val="single" w:sz="6" w:space="0" w:color="auto"/>
              <w:right w:val="single" w:sz="6" w:space="0" w:color="auto"/>
            </w:tcBorders>
          </w:tcPr>
          <w:p w14:paraId="208C7573"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7828C80" w14:textId="77777777" w:rsidR="009D33BC" w:rsidRPr="009D33BC" w:rsidRDefault="00980C5F" w:rsidP="009D33BC">
            <w:pPr>
              <w:rPr>
                <w:sz w:val="16"/>
                <w:szCs w:val="16"/>
              </w:rPr>
            </w:pPr>
            <w:r w:rsidRPr="009D33BC">
              <w:rPr>
                <w:sz w:val="16"/>
                <w:szCs w:val="16"/>
              </w:rPr>
              <w:t>ENMEM-SD-REQ-099425/H-Create Driver Profile</w:t>
            </w:r>
          </w:p>
        </w:tc>
        <w:tc>
          <w:tcPr>
            <w:tcW w:w="5917" w:type="dxa"/>
            <w:tcBorders>
              <w:top w:val="single" w:sz="6" w:space="0" w:color="auto"/>
              <w:left w:val="single" w:sz="6" w:space="0" w:color="auto"/>
              <w:bottom w:val="single" w:sz="6" w:space="0" w:color="auto"/>
              <w:right w:val="single" w:sz="6" w:space="0" w:color="auto"/>
            </w:tcBorders>
          </w:tcPr>
          <w:p w14:paraId="7654EE87" w14:textId="77777777" w:rsidR="009D33BC" w:rsidRPr="009D33BC" w:rsidRDefault="00980C5F" w:rsidP="009D33BC">
            <w:pPr>
              <w:rPr>
                <w:sz w:val="16"/>
                <w:szCs w:val="16"/>
              </w:rPr>
            </w:pPr>
            <w:r w:rsidRPr="009D33BC">
              <w:rPr>
                <w:sz w:val="16"/>
                <w:szCs w:val="16"/>
              </w:rPr>
              <w:t>MBORREL4: Updated diagram for HMI Seat Assoc.</w:t>
            </w:r>
          </w:p>
        </w:tc>
      </w:tr>
      <w:tr w:rsidR="009D33BC" w:rsidRPr="00D42DD9" w14:paraId="08B1693C" w14:textId="77777777" w:rsidTr="009D33BC">
        <w:trPr>
          <w:trHeight w:val="187"/>
          <w:jc w:val="center"/>
        </w:trPr>
        <w:tc>
          <w:tcPr>
            <w:tcW w:w="1799" w:type="dxa"/>
            <w:tcBorders>
              <w:left w:val="single" w:sz="6" w:space="0" w:color="auto"/>
              <w:right w:val="single" w:sz="6" w:space="0" w:color="auto"/>
            </w:tcBorders>
          </w:tcPr>
          <w:p w14:paraId="10615177"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7F049F" w14:textId="77777777" w:rsidR="009D33BC" w:rsidRPr="009D33BC" w:rsidRDefault="00980C5F" w:rsidP="009D33BC">
            <w:pPr>
              <w:rPr>
                <w:sz w:val="16"/>
                <w:szCs w:val="16"/>
              </w:rPr>
            </w:pPr>
            <w:r w:rsidRPr="009D33BC">
              <w:rPr>
                <w:sz w:val="16"/>
                <w:szCs w:val="16"/>
              </w:rPr>
              <w:t>ENMEM-SD-REQ-197169/D-User Chooses a Seat Button That is Already Associated to Another Driver Profile</w:t>
            </w:r>
          </w:p>
        </w:tc>
        <w:tc>
          <w:tcPr>
            <w:tcW w:w="5917" w:type="dxa"/>
            <w:tcBorders>
              <w:top w:val="single" w:sz="6" w:space="0" w:color="auto"/>
              <w:left w:val="single" w:sz="6" w:space="0" w:color="auto"/>
              <w:bottom w:val="single" w:sz="6" w:space="0" w:color="auto"/>
              <w:right w:val="single" w:sz="6" w:space="0" w:color="auto"/>
            </w:tcBorders>
          </w:tcPr>
          <w:p w14:paraId="23E0F8B1" w14:textId="77777777" w:rsidR="009D33BC" w:rsidRPr="009D33BC" w:rsidRDefault="00980C5F" w:rsidP="009D33BC">
            <w:pPr>
              <w:rPr>
                <w:sz w:val="16"/>
                <w:szCs w:val="16"/>
              </w:rPr>
            </w:pPr>
            <w:r w:rsidRPr="009D33BC">
              <w:rPr>
                <w:sz w:val="16"/>
                <w:szCs w:val="16"/>
              </w:rPr>
              <w:t>MBORREL4: Updated diagram for HMI Seat Assoc.</w:t>
            </w:r>
          </w:p>
        </w:tc>
      </w:tr>
      <w:tr w:rsidR="009D33BC" w:rsidRPr="00D42DD9" w14:paraId="2A488CD2" w14:textId="77777777" w:rsidTr="001E2F7C">
        <w:trPr>
          <w:trHeight w:val="187"/>
          <w:jc w:val="center"/>
        </w:trPr>
        <w:tc>
          <w:tcPr>
            <w:tcW w:w="1799" w:type="dxa"/>
            <w:tcBorders>
              <w:left w:val="single" w:sz="6" w:space="0" w:color="auto"/>
              <w:bottom w:val="single" w:sz="4" w:space="0" w:color="auto"/>
              <w:right w:val="single" w:sz="6" w:space="0" w:color="auto"/>
            </w:tcBorders>
          </w:tcPr>
          <w:p w14:paraId="191ED3FD" w14:textId="77777777" w:rsidR="009D33BC" w:rsidRDefault="00C73931" w:rsidP="009D33BC">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EB7610C" w14:textId="77777777" w:rsidR="009D33BC" w:rsidRPr="009D33BC" w:rsidRDefault="00980C5F" w:rsidP="009D33BC">
            <w:pPr>
              <w:rPr>
                <w:sz w:val="16"/>
                <w:szCs w:val="16"/>
              </w:rPr>
            </w:pPr>
            <w:r w:rsidRPr="009D33BC">
              <w:rPr>
                <w:sz w:val="16"/>
                <w:szCs w:val="16"/>
              </w:rPr>
              <w:t>ENMEM-REQ-199352/B-Successful Memory Button Association</w:t>
            </w:r>
          </w:p>
        </w:tc>
        <w:tc>
          <w:tcPr>
            <w:tcW w:w="5917" w:type="dxa"/>
            <w:tcBorders>
              <w:top w:val="single" w:sz="6" w:space="0" w:color="auto"/>
              <w:left w:val="single" w:sz="6" w:space="0" w:color="auto"/>
              <w:bottom w:val="single" w:sz="6" w:space="0" w:color="auto"/>
              <w:right w:val="single" w:sz="6" w:space="0" w:color="auto"/>
            </w:tcBorders>
          </w:tcPr>
          <w:p w14:paraId="6C12DA2B" w14:textId="77777777" w:rsidR="009D33BC" w:rsidRPr="009D33BC" w:rsidRDefault="00980C5F" w:rsidP="009D33BC">
            <w:pPr>
              <w:rPr>
                <w:sz w:val="16"/>
                <w:szCs w:val="16"/>
              </w:rPr>
            </w:pPr>
            <w:r w:rsidRPr="009D33BC">
              <w:rPr>
                <w:sz w:val="16"/>
                <w:szCs w:val="16"/>
              </w:rPr>
              <w:t>MBORREL4: Updated for HMI Seat Assoc.</w:t>
            </w:r>
          </w:p>
        </w:tc>
      </w:tr>
      <w:tr w:rsidR="00D27DD2" w14:paraId="74B25710" w14:textId="77777777" w:rsidTr="00CC590B">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3C4F2F07" w14:textId="77777777" w:rsidR="00D27DD2" w:rsidRDefault="00C73931" w:rsidP="00CC590B">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44CBF81C" w14:textId="77777777" w:rsidR="00D27DD2" w:rsidRDefault="00C73931" w:rsidP="00CC590B">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5FFA1878" w14:textId="77777777" w:rsidR="00D27DD2" w:rsidRDefault="00C73931" w:rsidP="00CC590B">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1889ACAE" w14:textId="77777777" w:rsidR="00D27DD2" w:rsidRDefault="00C73931" w:rsidP="00CC590B">
            <w:pPr>
              <w:spacing w:line="276" w:lineRule="auto"/>
              <w:rPr>
                <w:rFonts w:cs="Arial"/>
                <w:b/>
                <w:sz w:val="16"/>
              </w:rPr>
            </w:pPr>
          </w:p>
        </w:tc>
      </w:tr>
      <w:tr w:rsidR="00D27DD2" w14:paraId="3426187B" w14:textId="77777777" w:rsidTr="00CC590B">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78C3086E" w14:textId="77777777" w:rsidR="00D27DD2" w:rsidRDefault="00980C5F" w:rsidP="00CC590B">
            <w:pPr>
              <w:spacing w:line="276" w:lineRule="auto"/>
              <w:rPr>
                <w:rFonts w:cs="Arial"/>
                <w:b/>
                <w:sz w:val="16"/>
                <w:szCs w:val="16"/>
                <w:lang w:val="fr-FR"/>
              </w:rPr>
            </w:pPr>
            <w:r>
              <w:rPr>
                <w:rFonts w:cs="Arial"/>
                <w:b/>
                <w:sz w:val="16"/>
                <w:szCs w:val="16"/>
              </w:rPr>
              <w:t>June 25, 2021</w:t>
            </w:r>
          </w:p>
        </w:tc>
        <w:tc>
          <w:tcPr>
            <w:tcW w:w="1066" w:type="dxa"/>
            <w:tcBorders>
              <w:top w:val="single" w:sz="6" w:space="0" w:color="auto"/>
              <w:left w:val="single" w:sz="6" w:space="0" w:color="auto"/>
              <w:bottom w:val="single" w:sz="6" w:space="0" w:color="auto"/>
              <w:right w:val="single" w:sz="6" w:space="0" w:color="auto"/>
            </w:tcBorders>
            <w:hideMark/>
          </w:tcPr>
          <w:p w14:paraId="6D275B78" w14:textId="77777777" w:rsidR="00D27DD2" w:rsidRDefault="00980C5F" w:rsidP="00CC590B">
            <w:pPr>
              <w:spacing w:line="276" w:lineRule="auto"/>
              <w:jc w:val="center"/>
              <w:rPr>
                <w:rFonts w:cs="Arial"/>
                <w:b/>
                <w:sz w:val="16"/>
                <w:lang w:val="fr-FR"/>
              </w:rPr>
            </w:pPr>
            <w:r>
              <w:rPr>
                <w:rFonts w:cs="Arial"/>
                <w:b/>
                <w:sz w:val="16"/>
                <w:lang w:val="fr-FR"/>
              </w:rPr>
              <w:t>1.12</w:t>
            </w:r>
          </w:p>
        </w:tc>
        <w:tc>
          <w:tcPr>
            <w:tcW w:w="8295" w:type="dxa"/>
            <w:gridSpan w:val="2"/>
            <w:tcBorders>
              <w:top w:val="single" w:sz="6" w:space="0" w:color="auto"/>
              <w:left w:val="single" w:sz="6" w:space="0" w:color="auto"/>
              <w:bottom w:val="single" w:sz="6" w:space="0" w:color="auto"/>
              <w:right w:val="single" w:sz="6" w:space="0" w:color="auto"/>
            </w:tcBorders>
            <w:hideMark/>
          </w:tcPr>
          <w:p w14:paraId="19ED0002" w14:textId="77777777" w:rsidR="00D27DD2" w:rsidRDefault="00C73931" w:rsidP="00CC590B">
            <w:pPr>
              <w:spacing w:line="276" w:lineRule="auto"/>
              <w:rPr>
                <w:rFonts w:cs="Arial"/>
                <w:b/>
                <w:sz w:val="16"/>
              </w:rPr>
            </w:pPr>
          </w:p>
        </w:tc>
      </w:tr>
      <w:tr w:rsidR="00AD589A" w:rsidRPr="009D33BC" w14:paraId="617FF8B4" w14:textId="77777777" w:rsidTr="00A57F56">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3485F2A9" w14:textId="77777777" w:rsidR="00AD589A" w:rsidRDefault="00C73931" w:rsidP="00AD589A">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11BB1E48" w14:textId="77777777" w:rsidR="00AD589A" w:rsidRPr="00AD589A" w:rsidRDefault="00980C5F" w:rsidP="00AD589A">
            <w:pPr>
              <w:rPr>
                <w:sz w:val="16"/>
                <w:szCs w:val="16"/>
              </w:rPr>
            </w:pPr>
            <w:r w:rsidRPr="00AD589A">
              <w:rPr>
                <w:sz w:val="16"/>
                <w:szCs w:val="16"/>
              </w:rPr>
              <w:t>ENMEM-FRD-REQ-139772/B-Enhanced Memory InterfaceClient SPSS</w:t>
            </w:r>
          </w:p>
        </w:tc>
        <w:tc>
          <w:tcPr>
            <w:tcW w:w="5917" w:type="dxa"/>
            <w:tcBorders>
              <w:top w:val="single" w:sz="6" w:space="0" w:color="auto"/>
              <w:left w:val="single" w:sz="6" w:space="0" w:color="auto"/>
              <w:bottom w:val="single" w:sz="6" w:space="0" w:color="auto"/>
              <w:right w:val="single" w:sz="6" w:space="0" w:color="auto"/>
            </w:tcBorders>
            <w:vAlign w:val="center"/>
          </w:tcPr>
          <w:p w14:paraId="52855E50" w14:textId="77777777" w:rsidR="00AD589A" w:rsidRPr="00AD589A" w:rsidRDefault="00980C5F" w:rsidP="00AD589A">
            <w:pPr>
              <w:rPr>
                <w:sz w:val="16"/>
                <w:szCs w:val="16"/>
              </w:rPr>
            </w:pPr>
            <w:r w:rsidRPr="00AD589A">
              <w:rPr>
                <w:sz w:val="16"/>
                <w:szCs w:val="16"/>
              </w:rPr>
              <w:t>MBORREL4: Updated name to InterfaceClient</w:t>
            </w:r>
          </w:p>
        </w:tc>
      </w:tr>
      <w:tr w:rsidR="00AD589A" w:rsidRPr="009D33BC" w14:paraId="7DC39B9F" w14:textId="77777777" w:rsidTr="00A57F56">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057502D6" w14:textId="77777777" w:rsidR="00AD589A" w:rsidRDefault="00C73931" w:rsidP="00AD589A">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74FA7F5D" w14:textId="77777777" w:rsidR="00AD589A" w:rsidRPr="00294006" w:rsidRDefault="00980C5F" w:rsidP="00AD589A">
            <w:pPr>
              <w:rPr>
                <w:sz w:val="16"/>
                <w:szCs w:val="16"/>
              </w:rPr>
            </w:pPr>
            <w:r w:rsidRPr="00294006">
              <w:rPr>
                <w:sz w:val="16"/>
                <w:szCs w:val="16"/>
              </w:rPr>
              <w:t>ENMEM-IIR-REQ-099360/H-</w:t>
            </w:r>
            <w:proofErr w:type="spellStart"/>
            <w:r w:rsidRPr="00294006">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vAlign w:val="center"/>
          </w:tcPr>
          <w:p w14:paraId="48F518C2" w14:textId="77777777" w:rsidR="00AD589A" w:rsidRPr="00294006" w:rsidRDefault="00980C5F" w:rsidP="00AD589A">
            <w:pPr>
              <w:rPr>
                <w:sz w:val="16"/>
                <w:szCs w:val="16"/>
              </w:rPr>
            </w:pPr>
            <w:r w:rsidRPr="00294006">
              <w:rPr>
                <w:sz w:val="16"/>
                <w:szCs w:val="16"/>
              </w:rPr>
              <w:t>MBORREL4: Added REQ-425793</w:t>
            </w:r>
          </w:p>
        </w:tc>
      </w:tr>
      <w:tr w:rsidR="00294006" w:rsidRPr="009D33BC" w14:paraId="2A7548CE" w14:textId="77777777" w:rsidTr="00A57F56">
        <w:trPr>
          <w:trHeight w:val="187"/>
          <w:jc w:val="center"/>
        </w:trPr>
        <w:tc>
          <w:tcPr>
            <w:tcW w:w="1799" w:type="dxa"/>
            <w:vMerge/>
            <w:tcBorders>
              <w:left w:val="single" w:sz="6" w:space="0" w:color="auto"/>
              <w:bottom w:val="single" w:sz="4" w:space="0" w:color="auto"/>
              <w:right w:val="single" w:sz="6" w:space="0" w:color="auto"/>
            </w:tcBorders>
          </w:tcPr>
          <w:p w14:paraId="54361819"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3A47624E" w14:textId="77777777" w:rsidR="00294006" w:rsidRPr="00294006" w:rsidRDefault="00980C5F" w:rsidP="00294006">
            <w:pPr>
              <w:rPr>
                <w:sz w:val="16"/>
                <w:szCs w:val="16"/>
              </w:rPr>
            </w:pPr>
            <w:r w:rsidRPr="00294006">
              <w:rPr>
                <w:sz w:val="16"/>
                <w:szCs w:val="16"/>
              </w:rPr>
              <w:t>MD-REQ-425793/A-</w:t>
            </w:r>
            <w:proofErr w:type="spellStart"/>
            <w:r w:rsidRPr="00294006">
              <w:rPr>
                <w:sz w:val="16"/>
                <w:szCs w:val="16"/>
              </w:rPr>
              <w:t>FeatureCopyProfile_Rq</w:t>
            </w:r>
            <w:proofErr w:type="spellEnd"/>
          </w:p>
        </w:tc>
        <w:tc>
          <w:tcPr>
            <w:tcW w:w="5917" w:type="dxa"/>
            <w:tcBorders>
              <w:top w:val="single" w:sz="6" w:space="0" w:color="auto"/>
              <w:left w:val="single" w:sz="6" w:space="0" w:color="auto"/>
              <w:bottom w:val="single" w:sz="6" w:space="0" w:color="auto"/>
              <w:right w:val="single" w:sz="6" w:space="0" w:color="auto"/>
            </w:tcBorders>
            <w:vAlign w:val="center"/>
          </w:tcPr>
          <w:p w14:paraId="5F932167" w14:textId="77777777" w:rsidR="00294006" w:rsidRPr="00294006" w:rsidRDefault="00980C5F" w:rsidP="00294006">
            <w:pPr>
              <w:rPr>
                <w:sz w:val="16"/>
                <w:szCs w:val="16"/>
              </w:rPr>
            </w:pPr>
            <w:r w:rsidRPr="00294006">
              <w:rPr>
                <w:sz w:val="16"/>
                <w:szCs w:val="16"/>
              </w:rPr>
              <w:t>MBORREL4: New req. for internal interface from CCPU to VIP</w:t>
            </w:r>
          </w:p>
        </w:tc>
      </w:tr>
      <w:tr w:rsidR="00294006" w:rsidRPr="009D33BC" w14:paraId="73F6B2FF" w14:textId="77777777" w:rsidTr="00A57F56">
        <w:trPr>
          <w:trHeight w:val="187"/>
          <w:jc w:val="center"/>
        </w:trPr>
        <w:tc>
          <w:tcPr>
            <w:tcW w:w="1799" w:type="dxa"/>
            <w:vMerge/>
            <w:tcBorders>
              <w:left w:val="single" w:sz="6" w:space="0" w:color="auto"/>
              <w:right w:val="single" w:sz="6" w:space="0" w:color="auto"/>
            </w:tcBorders>
          </w:tcPr>
          <w:p w14:paraId="7076DF40"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1B5F80FB" w14:textId="77777777" w:rsidR="00294006" w:rsidRPr="00294006" w:rsidRDefault="00980C5F" w:rsidP="00294006">
            <w:pPr>
              <w:rPr>
                <w:sz w:val="16"/>
                <w:szCs w:val="16"/>
              </w:rPr>
            </w:pPr>
            <w:r w:rsidRPr="00294006">
              <w:rPr>
                <w:sz w:val="16"/>
                <w:szCs w:val="16"/>
              </w:rPr>
              <w:t>ENMEM-REQ-206864/B-EnhancedMemoryServers to Retain Settings After Software Reflash</w:t>
            </w:r>
          </w:p>
        </w:tc>
        <w:tc>
          <w:tcPr>
            <w:tcW w:w="5917" w:type="dxa"/>
            <w:tcBorders>
              <w:top w:val="single" w:sz="6" w:space="0" w:color="auto"/>
              <w:left w:val="single" w:sz="6" w:space="0" w:color="auto"/>
              <w:bottom w:val="single" w:sz="6" w:space="0" w:color="auto"/>
              <w:right w:val="single" w:sz="6" w:space="0" w:color="auto"/>
            </w:tcBorders>
            <w:vAlign w:val="center"/>
          </w:tcPr>
          <w:p w14:paraId="39E3D1DC" w14:textId="77777777" w:rsidR="00294006" w:rsidRPr="00294006" w:rsidRDefault="00980C5F" w:rsidP="00294006">
            <w:pPr>
              <w:rPr>
                <w:sz w:val="16"/>
                <w:szCs w:val="16"/>
              </w:rPr>
            </w:pPr>
            <w:r w:rsidRPr="00294006">
              <w:rPr>
                <w:sz w:val="16"/>
                <w:szCs w:val="16"/>
              </w:rPr>
              <w:t>wstephe1:  Revised to account for OTA updates</w:t>
            </w:r>
          </w:p>
        </w:tc>
      </w:tr>
      <w:tr w:rsidR="00294006" w:rsidRPr="009D33BC" w14:paraId="7308D5DA" w14:textId="77777777" w:rsidTr="00A57F56">
        <w:trPr>
          <w:trHeight w:val="187"/>
          <w:jc w:val="center"/>
        </w:trPr>
        <w:tc>
          <w:tcPr>
            <w:tcW w:w="1799" w:type="dxa"/>
            <w:tcBorders>
              <w:left w:val="single" w:sz="6" w:space="0" w:color="auto"/>
              <w:right w:val="single" w:sz="6" w:space="0" w:color="auto"/>
            </w:tcBorders>
          </w:tcPr>
          <w:p w14:paraId="5A3DC4D1"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0EB45A39" w14:textId="77777777" w:rsidR="00294006" w:rsidRPr="00294006" w:rsidRDefault="00980C5F" w:rsidP="00294006">
            <w:pPr>
              <w:rPr>
                <w:sz w:val="16"/>
                <w:szCs w:val="16"/>
              </w:rPr>
            </w:pPr>
            <w:r w:rsidRPr="00294006">
              <w:rPr>
                <w:sz w:val="16"/>
                <w:szCs w:val="16"/>
              </w:rPr>
              <w:t>STR-307926/D-Driver Profile Creation via Copy Operation</w:t>
            </w:r>
          </w:p>
        </w:tc>
        <w:tc>
          <w:tcPr>
            <w:tcW w:w="5917" w:type="dxa"/>
            <w:tcBorders>
              <w:top w:val="single" w:sz="6" w:space="0" w:color="auto"/>
              <w:left w:val="single" w:sz="6" w:space="0" w:color="auto"/>
              <w:bottom w:val="single" w:sz="6" w:space="0" w:color="auto"/>
              <w:right w:val="single" w:sz="6" w:space="0" w:color="auto"/>
            </w:tcBorders>
            <w:vAlign w:val="center"/>
          </w:tcPr>
          <w:p w14:paraId="37F5FD72" w14:textId="77777777" w:rsidR="00294006" w:rsidRPr="00294006" w:rsidRDefault="00980C5F" w:rsidP="00294006">
            <w:pPr>
              <w:rPr>
                <w:sz w:val="16"/>
                <w:szCs w:val="16"/>
              </w:rPr>
            </w:pPr>
            <w:r w:rsidRPr="00294006">
              <w:rPr>
                <w:sz w:val="16"/>
                <w:szCs w:val="16"/>
              </w:rPr>
              <w:t>MBORREL4: Added REQ-425794, REQ-425795</w:t>
            </w:r>
          </w:p>
        </w:tc>
      </w:tr>
      <w:tr w:rsidR="00294006" w:rsidRPr="009D33BC" w14:paraId="62A0EABC" w14:textId="77777777" w:rsidTr="00A57F56">
        <w:trPr>
          <w:trHeight w:val="187"/>
          <w:jc w:val="center"/>
        </w:trPr>
        <w:tc>
          <w:tcPr>
            <w:tcW w:w="1799" w:type="dxa"/>
            <w:tcBorders>
              <w:left w:val="single" w:sz="6" w:space="0" w:color="auto"/>
              <w:right w:val="single" w:sz="6" w:space="0" w:color="auto"/>
            </w:tcBorders>
          </w:tcPr>
          <w:p w14:paraId="35010B6D"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04201890" w14:textId="77777777" w:rsidR="00294006" w:rsidRPr="00294006" w:rsidRDefault="00980C5F" w:rsidP="00294006">
            <w:pPr>
              <w:rPr>
                <w:sz w:val="16"/>
                <w:szCs w:val="16"/>
              </w:rPr>
            </w:pPr>
            <w:r w:rsidRPr="00294006">
              <w:rPr>
                <w:sz w:val="16"/>
                <w:szCs w:val="16"/>
              </w:rPr>
              <w:t>ENMEM-REQ-425794/A-Copy Request - CCPU to VIP</w:t>
            </w:r>
          </w:p>
        </w:tc>
        <w:tc>
          <w:tcPr>
            <w:tcW w:w="5917" w:type="dxa"/>
            <w:tcBorders>
              <w:top w:val="single" w:sz="6" w:space="0" w:color="auto"/>
              <w:left w:val="single" w:sz="6" w:space="0" w:color="auto"/>
              <w:bottom w:val="single" w:sz="6" w:space="0" w:color="auto"/>
              <w:right w:val="single" w:sz="6" w:space="0" w:color="auto"/>
            </w:tcBorders>
            <w:vAlign w:val="center"/>
          </w:tcPr>
          <w:p w14:paraId="5E5AF61F" w14:textId="77777777" w:rsidR="00294006" w:rsidRPr="00294006" w:rsidRDefault="00980C5F" w:rsidP="00294006">
            <w:pPr>
              <w:rPr>
                <w:sz w:val="16"/>
                <w:szCs w:val="16"/>
              </w:rPr>
            </w:pPr>
            <w:r w:rsidRPr="00294006">
              <w:rPr>
                <w:sz w:val="16"/>
                <w:szCs w:val="16"/>
              </w:rPr>
              <w:t>MBORREL4: New req. for internal interface from CCPU to VIP</w:t>
            </w:r>
          </w:p>
        </w:tc>
      </w:tr>
      <w:tr w:rsidR="00294006" w:rsidRPr="009D33BC" w14:paraId="35376415" w14:textId="77777777" w:rsidTr="00A57F56">
        <w:trPr>
          <w:trHeight w:val="187"/>
          <w:jc w:val="center"/>
        </w:trPr>
        <w:tc>
          <w:tcPr>
            <w:tcW w:w="1799" w:type="dxa"/>
            <w:tcBorders>
              <w:left w:val="single" w:sz="6" w:space="0" w:color="auto"/>
              <w:right w:val="single" w:sz="6" w:space="0" w:color="auto"/>
            </w:tcBorders>
          </w:tcPr>
          <w:p w14:paraId="525A2894"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67D3A063" w14:textId="77777777" w:rsidR="00294006" w:rsidRPr="00294006" w:rsidRDefault="00980C5F" w:rsidP="00294006">
            <w:pPr>
              <w:rPr>
                <w:sz w:val="16"/>
                <w:szCs w:val="16"/>
              </w:rPr>
            </w:pPr>
            <w:r w:rsidRPr="00294006">
              <w:rPr>
                <w:sz w:val="16"/>
                <w:szCs w:val="16"/>
              </w:rPr>
              <w:t>ENMEM-REQ-425795/A-Copy Request - VIP to FBMP Translation</w:t>
            </w:r>
          </w:p>
        </w:tc>
        <w:tc>
          <w:tcPr>
            <w:tcW w:w="5917" w:type="dxa"/>
            <w:tcBorders>
              <w:top w:val="single" w:sz="6" w:space="0" w:color="auto"/>
              <w:left w:val="single" w:sz="6" w:space="0" w:color="auto"/>
              <w:bottom w:val="single" w:sz="6" w:space="0" w:color="auto"/>
              <w:right w:val="single" w:sz="6" w:space="0" w:color="auto"/>
            </w:tcBorders>
            <w:vAlign w:val="center"/>
          </w:tcPr>
          <w:p w14:paraId="3CBCE203" w14:textId="77777777" w:rsidR="00294006" w:rsidRPr="00294006" w:rsidRDefault="00980C5F" w:rsidP="00294006">
            <w:pPr>
              <w:rPr>
                <w:sz w:val="16"/>
                <w:szCs w:val="16"/>
              </w:rPr>
            </w:pPr>
            <w:r w:rsidRPr="00294006">
              <w:rPr>
                <w:sz w:val="16"/>
                <w:szCs w:val="16"/>
              </w:rPr>
              <w:t>MBORREL4: New req. for translating CCPU to VIP interface to FBMP</w:t>
            </w:r>
          </w:p>
        </w:tc>
      </w:tr>
      <w:tr w:rsidR="00294006" w:rsidRPr="009D33BC" w14:paraId="05D920FC" w14:textId="77777777" w:rsidTr="00A57F56">
        <w:trPr>
          <w:trHeight w:val="187"/>
          <w:jc w:val="center"/>
        </w:trPr>
        <w:tc>
          <w:tcPr>
            <w:tcW w:w="1799" w:type="dxa"/>
            <w:tcBorders>
              <w:left w:val="single" w:sz="6" w:space="0" w:color="auto"/>
              <w:bottom w:val="single" w:sz="4" w:space="0" w:color="auto"/>
              <w:right w:val="single" w:sz="6" w:space="0" w:color="auto"/>
            </w:tcBorders>
          </w:tcPr>
          <w:p w14:paraId="29074F0D" w14:textId="77777777" w:rsidR="00294006" w:rsidRDefault="00C73931" w:rsidP="00294006">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vAlign w:val="center"/>
          </w:tcPr>
          <w:p w14:paraId="18705BE6" w14:textId="77777777" w:rsidR="00294006" w:rsidRPr="00294006" w:rsidRDefault="00980C5F" w:rsidP="00294006">
            <w:pPr>
              <w:rPr>
                <w:sz w:val="16"/>
                <w:szCs w:val="16"/>
              </w:rPr>
            </w:pPr>
            <w:r w:rsidRPr="00294006">
              <w:rPr>
                <w:sz w:val="16"/>
                <w:szCs w:val="16"/>
              </w:rPr>
              <w:t>ENMEM-HMI-REQ-233260/B-Keyfob, Phone, &amp; NFC Key Association During Profile Creation</w:t>
            </w:r>
          </w:p>
        </w:tc>
        <w:tc>
          <w:tcPr>
            <w:tcW w:w="5917" w:type="dxa"/>
            <w:tcBorders>
              <w:top w:val="single" w:sz="6" w:space="0" w:color="auto"/>
              <w:left w:val="single" w:sz="6" w:space="0" w:color="auto"/>
              <w:bottom w:val="single" w:sz="6" w:space="0" w:color="auto"/>
              <w:right w:val="single" w:sz="6" w:space="0" w:color="auto"/>
            </w:tcBorders>
            <w:vAlign w:val="center"/>
          </w:tcPr>
          <w:p w14:paraId="2982468C" w14:textId="77777777" w:rsidR="00294006" w:rsidRPr="00294006" w:rsidRDefault="00980C5F" w:rsidP="00294006">
            <w:pPr>
              <w:rPr>
                <w:sz w:val="16"/>
                <w:szCs w:val="16"/>
              </w:rPr>
            </w:pPr>
            <w:r w:rsidRPr="00294006">
              <w:rPr>
                <w:sz w:val="16"/>
                <w:szCs w:val="16"/>
              </w:rPr>
              <w:t>wstephe1:  Updated to include NFC Key association</w:t>
            </w:r>
          </w:p>
        </w:tc>
      </w:tr>
      <w:tr w:rsidR="001726C0" w14:paraId="47A8F6B6" w14:textId="77777777" w:rsidTr="003D781E">
        <w:trPr>
          <w:trHeight w:val="245"/>
          <w:jc w:val="center"/>
        </w:trPr>
        <w:tc>
          <w:tcPr>
            <w:tcW w:w="1799" w:type="dxa"/>
            <w:tcBorders>
              <w:top w:val="single" w:sz="6" w:space="0" w:color="auto"/>
              <w:left w:val="single" w:sz="6" w:space="0" w:color="auto"/>
              <w:bottom w:val="single" w:sz="6" w:space="0" w:color="auto"/>
              <w:right w:val="nil"/>
            </w:tcBorders>
            <w:shd w:val="thinDiagCross" w:color="auto" w:fill="D9D9D9" w:themeFill="background1" w:themeFillShade="D9"/>
          </w:tcPr>
          <w:p w14:paraId="75D318E5" w14:textId="77777777" w:rsidR="001726C0" w:rsidRDefault="00C73931" w:rsidP="003D781E">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3E6EEF9E" w14:textId="77777777" w:rsidR="001726C0" w:rsidRDefault="00C73931" w:rsidP="003D781E">
            <w:pPr>
              <w:spacing w:line="276" w:lineRule="auto"/>
              <w:jc w:val="center"/>
              <w:rPr>
                <w:rFonts w:cs="Arial"/>
                <w:b/>
                <w:sz w:val="16"/>
                <w:lang w:val="fr-FR"/>
              </w:rPr>
            </w:pPr>
          </w:p>
        </w:tc>
        <w:tc>
          <w:tcPr>
            <w:tcW w:w="2378" w:type="dxa"/>
            <w:tcBorders>
              <w:top w:val="single" w:sz="6" w:space="0" w:color="auto"/>
              <w:left w:val="nil"/>
              <w:bottom w:val="single" w:sz="6" w:space="0" w:color="auto"/>
              <w:right w:val="nil"/>
            </w:tcBorders>
            <w:shd w:val="thinDiagCross" w:color="auto" w:fill="D9D9D9" w:themeFill="background1" w:themeFillShade="D9"/>
          </w:tcPr>
          <w:p w14:paraId="40EB65ED" w14:textId="77777777" w:rsidR="001726C0" w:rsidRDefault="00C73931" w:rsidP="003D781E">
            <w:pPr>
              <w:spacing w:line="276" w:lineRule="auto"/>
              <w:rPr>
                <w:rFonts w:cs="Arial"/>
                <w:b/>
                <w:sz w:val="16"/>
              </w:rPr>
            </w:pPr>
          </w:p>
        </w:tc>
        <w:tc>
          <w:tcPr>
            <w:tcW w:w="5917" w:type="dxa"/>
            <w:tcBorders>
              <w:top w:val="single" w:sz="6" w:space="0" w:color="auto"/>
              <w:left w:val="nil"/>
              <w:bottom w:val="single" w:sz="6" w:space="0" w:color="auto"/>
              <w:right w:val="single" w:sz="6" w:space="0" w:color="auto"/>
            </w:tcBorders>
            <w:shd w:val="thinDiagCross" w:color="auto" w:fill="D9D9D9" w:themeFill="background1" w:themeFillShade="D9"/>
          </w:tcPr>
          <w:p w14:paraId="21B213A9" w14:textId="77777777" w:rsidR="001726C0" w:rsidRDefault="00C73931" w:rsidP="003D781E">
            <w:pPr>
              <w:spacing w:line="276" w:lineRule="auto"/>
              <w:rPr>
                <w:rFonts w:cs="Arial"/>
                <w:b/>
                <w:sz w:val="16"/>
              </w:rPr>
            </w:pPr>
          </w:p>
        </w:tc>
      </w:tr>
      <w:tr w:rsidR="001726C0" w14:paraId="3A768073" w14:textId="77777777" w:rsidTr="003D781E">
        <w:trPr>
          <w:trHeight w:val="245"/>
          <w:jc w:val="center"/>
        </w:trPr>
        <w:tc>
          <w:tcPr>
            <w:tcW w:w="1799" w:type="dxa"/>
            <w:tcBorders>
              <w:top w:val="single" w:sz="6" w:space="0" w:color="auto"/>
              <w:left w:val="single" w:sz="6" w:space="0" w:color="auto"/>
              <w:bottom w:val="single" w:sz="6" w:space="0" w:color="auto"/>
              <w:right w:val="single" w:sz="6" w:space="0" w:color="auto"/>
            </w:tcBorders>
            <w:hideMark/>
          </w:tcPr>
          <w:p w14:paraId="380D866D" w14:textId="77777777" w:rsidR="001726C0" w:rsidRDefault="00980C5F" w:rsidP="003D781E">
            <w:pPr>
              <w:spacing w:line="276" w:lineRule="auto"/>
              <w:rPr>
                <w:rFonts w:cs="Arial"/>
                <w:b/>
                <w:sz w:val="16"/>
                <w:szCs w:val="16"/>
                <w:lang w:val="fr-FR"/>
              </w:rPr>
            </w:pPr>
            <w:r>
              <w:rPr>
                <w:rFonts w:cs="Arial"/>
                <w:b/>
                <w:sz w:val="16"/>
                <w:szCs w:val="16"/>
              </w:rPr>
              <w:t>July 30, 2021</w:t>
            </w:r>
          </w:p>
        </w:tc>
        <w:tc>
          <w:tcPr>
            <w:tcW w:w="1066" w:type="dxa"/>
            <w:tcBorders>
              <w:top w:val="single" w:sz="6" w:space="0" w:color="auto"/>
              <w:left w:val="single" w:sz="6" w:space="0" w:color="auto"/>
              <w:bottom w:val="single" w:sz="6" w:space="0" w:color="auto"/>
              <w:right w:val="single" w:sz="6" w:space="0" w:color="auto"/>
            </w:tcBorders>
            <w:hideMark/>
          </w:tcPr>
          <w:p w14:paraId="79EAC30F" w14:textId="77777777" w:rsidR="001726C0" w:rsidRDefault="00980C5F" w:rsidP="003D781E">
            <w:pPr>
              <w:spacing w:line="276" w:lineRule="auto"/>
              <w:jc w:val="center"/>
              <w:rPr>
                <w:rFonts w:cs="Arial"/>
                <w:b/>
                <w:sz w:val="16"/>
                <w:lang w:val="fr-FR"/>
              </w:rPr>
            </w:pPr>
            <w:r>
              <w:rPr>
                <w:rFonts w:cs="Arial"/>
                <w:b/>
                <w:sz w:val="16"/>
                <w:lang w:val="fr-FR"/>
              </w:rPr>
              <w:t>1.13</w:t>
            </w:r>
          </w:p>
        </w:tc>
        <w:tc>
          <w:tcPr>
            <w:tcW w:w="8295" w:type="dxa"/>
            <w:gridSpan w:val="2"/>
            <w:tcBorders>
              <w:top w:val="single" w:sz="6" w:space="0" w:color="auto"/>
              <w:left w:val="single" w:sz="6" w:space="0" w:color="auto"/>
              <w:bottom w:val="single" w:sz="6" w:space="0" w:color="auto"/>
              <w:right w:val="single" w:sz="6" w:space="0" w:color="auto"/>
            </w:tcBorders>
            <w:hideMark/>
          </w:tcPr>
          <w:p w14:paraId="3E4A10E2" w14:textId="77777777" w:rsidR="001726C0" w:rsidRDefault="00C73931" w:rsidP="003D781E">
            <w:pPr>
              <w:spacing w:line="276" w:lineRule="auto"/>
              <w:rPr>
                <w:rFonts w:cs="Arial"/>
                <w:b/>
                <w:sz w:val="16"/>
              </w:rPr>
            </w:pPr>
          </w:p>
        </w:tc>
      </w:tr>
      <w:tr w:rsidR="007F4A11" w:rsidRPr="00AD589A" w14:paraId="039A006D" w14:textId="77777777" w:rsidTr="0005433F">
        <w:trPr>
          <w:trHeight w:val="187"/>
          <w:jc w:val="center"/>
        </w:trPr>
        <w:tc>
          <w:tcPr>
            <w:tcW w:w="1799" w:type="dxa"/>
            <w:vMerge w:val="restart"/>
            <w:tcBorders>
              <w:top w:val="single" w:sz="6" w:space="0" w:color="auto"/>
              <w:left w:val="single" w:sz="6" w:space="0" w:color="auto"/>
              <w:bottom w:val="single" w:sz="4" w:space="0" w:color="auto"/>
              <w:right w:val="single" w:sz="6" w:space="0" w:color="auto"/>
            </w:tcBorders>
          </w:tcPr>
          <w:p w14:paraId="6F2A872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D8FD908" w14:textId="77777777" w:rsidR="007F4A11" w:rsidRPr="007F4A11" w:rsidRDefault="00980C5F" w:rsidP="007F4A11">
            <w:pPr>
              <w:rPr>
                <w:sz w:val="16"/>
                <w:szCs w:val="16"/>
              </w:rPr>
            </w:pPr>
            <w:r w:rsidRPr="007F4A11">
              <w:rPr>
                <w:sz w:val="16"/>
                <w:szCs w:val="16"/>
              </w:rPr>
              <w:t>STR-184156/E-Overview</w:t>
            </w:r>
          </w:p>
        </w:tc>
        <w:tc>
          <w:tcPr>
            <w:tcW w:w="5917" w:type="dxa"/>
            <w:tcBorders>
              <w:top w:val="single" w:sz="6" w:space="0" w:color="auto"/>
              <w:left w:val="single" w:sz="6" w:space="0" w:color="auto"/>
              <w:bottom w:val="single" w:sz="6" w:space="0" w:color="auto"/>
              <w:right w:val="single" w:sz="6" w:space="0" w:color="auto"/>
            </w:tcBorders>
          </w:tcPr>
          <w:p w14:paraId="2285D71C" w14:textId="77777777" w:rsidR="007F4A11" w:rsidRPr="007F4A11" w:rsidRDefault="00980C5F" w:rsidP="007F4A11">
            <w:pPr>
              <w:rPr>
                <w:sz w:val="16"/>
                <w:szCs w:val="16"/>
              </w:rPr>
            </w:pPr>
            <w:r w:rsidRPr="007F4A11">
              <w:rPr>
                <w:sz w:val="16"/>
                <w:szCs w:val="16"/>
              </w:rPr>
              <w:t>MBORREL4: Updated for NFC</w:t>
            </w:r>
          </w:p>
        </w:tc>
      </w:tr>
      <w:tr w:rsidR="007F4A11" w:rsidRPr="00294006" w14:paraId="6B2F1A1D" w14:textId="77777777" w:rsidTr="0005433F">
        <w:trPr>
          <w:trHeight w:val="187"/>
          <w:jc w:val="center"/>
        </w:trPr>
        <w:tc>
          <w:tcPr>
            <w:tcW w:w="1799" w:type="dxa"/>
            <w:vMerge/>
            <w:tcBorders>
              <w:top w:val="single" w:sz="6" w:space="0" w:color="auto"/>
              <w:left w:val="single" w:sz="6" w:space="0" w:color="auto"/>
              <w:bottom w:val="single" w:sz="4" w:space="0" w:color="auto"/>
              <w:right w:val="single" w:sz="6" w:space="0" w:color="auto"/>
            </w:tcBorders>
          </w:tcPr>
          <w:p w14:paraId="460F125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405F8A" w14:textId="77777777" w:rsidR="007F4A11" w:rsidRPr="007F4A11" w:rsidRDefault="00980C5F" w:rsidP="007F4A11">
            <w:pPr>
              <w:rPr>
                <w:sz w:val="16"/>
                <w:szCs w:val="16"/>
              </w:rPr>
            </w:pPr>
            <w:r w:rsidRPr="007F4A11">
              <w:rPr>
                <w:sz w:val="16"/>
                <w:szCs w:val="16"/>
              </w:rPr>
              <w:t>STR-206802/B-Architectural Design</w:t>
            </w:r>
          </w:p>
        </w:tc>
        <w:tc>
          <w:tcPr>
            <w:tcW w:w="5917" w:type="dxa"/>
            <w:tcBorders>
              <w:top w:val="single" w:sz="6" w:space="0" w:color="auto"/>
              <w:left w:val="single" w:sz="6" w:space="0" w:color="auto"/>
              <w:bottom w:val="single" w:sz="6" w:space="0" w:color="auto"/>
              <w:right w:val="single" w:sz="6" w:space="0" w:color="auto"/>
            </w:tcBorders>
          </w:tcPr>
          <w:p w14:paraId="7F9DFE3B" w14:textId="77777777" w:rsidR="007F4A11" w:rsidRPr="007F4A11" w:rsidRDefault="00980C5F" w:rsidP="007F4A11">
            <w:pPr>
              <w:rPr>
                <w:sz w:val="16"/>
                <w:szCs w:val="16"/>
              </w:rPr>
            </w:pPr>
            <w:r w:rsidRPr="007F4A11">
              <w:rPr>
                <w:sz w:val="16"/>
                <w:szCs w:val="16"/>
              </w:rPr>
              <w:t>MBORREL4: Added REQ-426997</w:t>
            </w:r>
          </w:p>
        </w:tc>
      </w:tr>
      <w:tr w:rsidR="007F4A11" w:rsidRPr="00294006" w14:paraId="1B56F553"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0909ADF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363B811" w14:textId="77777777" w:rsidR="007F4A11" w:rsidRPr="007F4A11" w:rsidRDefault="00980C5F" w:rsidP="007F4A11">
            <w:pPr>
              <w:rPr>
                <w:sz w:val="16"/>
                <w:szCs w:val="16"/>
              </w:rPr>
            </w:pPr>
            <w:r w:rsidRPr="007F4A11">
              <w:rPr>
                <w:sz w:val="16"/>
                <w:szCs w:val="16"/>
              </w:rPr>
              <w:t>ENMEM-CLD-REQ-099556/F-Enhanced Memory Profile Server - BCM</w:t>
            </w:r>
          </w:p>
        </w:tc>
        <w:tc>
          <w:tcPr>
            <w:tcW w:w="5917" w:type="dxa"/>
            <w:tcBorders>
              <w:top w:val="single" w:sz="6" w:space="0" w:color="auto"/>
              <w:left w:val="single" w:sz="6" w:space="0" w:color="auto"/>
              <w:bottom w:val="single" w:sz="6" w:space="0" w:color="auto"/>
              <w:right w:val="single" w:sz="6" w:space="0" w:color="auto"/>
            </w:tcBorders>
          </w:tcPr>
          <w:p w14:paraId="33994E20" w14:textId="77777777" w:rsidR="007F4A11" w:rsidRPr="007F4A11" w:rsidRDefault="00980C5F" w:rsidP="007F4A11">
            <w:pPr>
              <w:rPr>
                <w:sz w:val="16"/>
                <w:szCs w:val="16"/>
              </w:rPr>
            </w:pPr>
            <w:r w:rsidRPr="007F4A11">
              <w:rPr>
                <w:sz w:val="16"/>
                <w:szCs w:val="16"/>
              </w:rPr>
              <w:t>MBORREL4: Added NFC Association</w:t>
            </w:r>
          </w:p>
        </w:tc>
      </w:tr>
      <w:tr w:rsidR="007F4A11" w:rsidRPr="00294006" w14:paraId="24625F77"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720E208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301ED46" w14:textId="77777777" w:rsidR="007F4A11" w:rsidRPr="007F4A11" w:rsidRDefault="00980C5F" w:rsidP="007F4A11">
            <w:pPr>
              <w:rPr>
                <w:sz w:val="16"/>
                <w:szCs w:val="16"/>
              </w:rPr>
            </w:pPr>
            <w:r w:rsidRPr="007F4A11">
              <w:rPr>
                <w:sz w:val="16"/>
                <w:szCs w:val="16"/>
              </w:rPr>
              <w:t>ENMEM-CLD-REQ-426997/A-Enhanced Memory NFC Server - NFAM</w:t>
            </w:r>
          </w:p>
        </w:tc>
        <w:tc>
          <w:tcPr>
            <w:tcW w:w="5917" w:type="dxa"/>
            <w:tcBorders>
              <w:top w:val="single" w:sz="6" w:space="0" w:color="auto"/>
              <w:left w:val="single" w:sz="6" w:space="0" w:color="auto"/>
              <w:bottom w:val="single" w:sz="6" w:space="0" w:color="auto"/>
              <w:right w:val="single" w:sz="6" w:space="0" w:color="auto"/>
            </w:tcBorders>
          </w:tcPr>
          <w:p w14:paraId="1BF86C60" w14:textId="77777777" w:rsidR="007F4A11" w:rsidRPr="007F4A11" w:rsidRDefault="00980C5F" w:rsidP="007F4A11">
            <w:pPr>
              <w:rPr>
                <w:sz w:val="16"/>
                <w:szCs w:val="16"/>
              </w:rPr>
            </w:pPr>
            <w:r w:rsidRPr="007F4A11">
              <w:rPr>
                <w:sz w:val="16"/>
                <w:szCs w:val="16"/>
              </w:rPr>
              <w:t>MBORREL4: New req.</w:t>
            </w:r>
          </w:p>
        </w:tc>
      </w:tr>
      <w:tr w:rsidR="007F4A11" w:rsidRPr="00294006" w14:paraId="53EEF9BF" w14:textId="77777777" w:rsidTr="0005433F">
        <w:trPr>
          <w:trHeight w:val="187"/>
          <w:jc w:val="center"/>
        </w:trPr>
        <w:tc>
          <w:tcPr>
            <w:tcW w:w="1799" w:type="dxa"/>
            <w:vMerge/>
            <w:tcBorders>
              <w:left w:val="single" w:sz="6" w:space="0" w:color="auto"/>
              <w:bottom w:val="single" w:sz="4" w:space="0" w:color="auto"/>
              <w:right w:val="single" w:sz="6" w:space="0" w:color="auto"/>
            </w:tcBorders>
          </w:tcPr>
          <w:p w14:paraId="6CF521B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1C0A68" w14:textId="77777777" w:rsidR="007F4A11" w:rsidRPr="007F4A11" w:rsidRDefault="00980C5F" w:rsidP="007F4A11">
            <w:pPr>
              <w:rPr>
                <w:sz w:val="16"/>
                <w:szCs w:val="16"/>
              </w:rPr>
            </w:pPr>
            <w:r w:rsidRPr="007F4A11">
              <w:rPr>
                <w:sz w:val="16"/>
                <w:szCs w:val="16"/>
              </w:rPr>
              <w:t>ENMEM-FUR-REQ-134134/M-Enhanced Memory Features Supported - APIM</w:t>
            </w:r>
          </w:p>
        </w:tc>
        <w:tc>
          <w:tcPr>
            <w:tcW w:w="5917" w:type="dxa"/>
            <w:tcBorders>
              <w:top w:val="single" w:sz="6" w:space="0" w:color="auto"/>
              <w:left w:val="single" w:sz="6" w:space="0" w:color="auto"/>
              <w:bottom w:val="single" w:sz="6" w:space="0" w:color="auto"/>
              <w:right w:val="single" w:sz="6" w:space="0" w:color="auto"/>
            </w:tcBorders>
          </w:tcPr>
          <w:p w14:paraId="35C7FAD8" w14:textId="77777777" w:rsidR="007F4A11" w:rsidRPr="007F4A11" w:rsidRDefault="00980C5F" w:rsidP="007F4A11">
            <w:pPr>
              <w:rPr>
                <w:sz w:val="16"/>
                <w:szCs w:val="16"/>
              </w:rPr>
            </w:pPr>
            <w:r w:rsidRPr="007F4A11">
              <w:rPr>
                <w:sz w:val="16"/>
                <w:szCs w:val="16"/>
              </w:rPr>
              <w:t>MBORREL4: Added note for Clock setting/ Added Sirius IP SID Mapping Table</w:t>
            </w:r>
          </w:p>
        </w:tc>
      </w:tr>
      <w:tr w:rsidR="007F4A11" w:rsidRPr="00294006" w14:paraId="742795A5" w14:textId="77777777" w:rsidTr="0005433F">
        <w:trPr>
          <w:trHeight w:val="187"/>
          <w:jc w:val="center"/>
        </w:trPr>
        <w:tc>
          <w:tcPr>
            <w:tcW w:w="1799" w:type="dxa"/>
            <w:vMerge/>
            <w:tcBorders>
              <w:left w:val="single" w:sz="6" w:space="0" w:color="auto"/>
              <w:right w:val="single" w:sz="6" w:space="0" w:color="auto"/>
            </w:tcBorders>
          </w:tcPr>
          <w:p w14:paraId="11F006F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0478E11" w14:textId="77777777" w:rsidR="007F4A11" w:rsidRPr="007F4A11" w:rsidRDefault="00980C5F" w:rsidP="007F4A11">
            <w:pPr>
              <w:rPr>
                <w:sz w:val="16"/>
                <w:szCs w:val="16"/>
              </w:rPr>
            </w:pPr>
            <w:r w:rsidRPr="007F4A11">
              <w:rPr>
                <w:sz w:val="16"/>
                <w:szCs w:val="16"/>
              </w:rPr>
              <w:t>ENMEM-IIR-REQ-099360/I-</w:t>
            </w:r>
            <w:proofErr w:type="spellStart"/>
            <w:r w:rsidRPr="007F4A11">
              <w:rPr>
                <w:sz w:val="16"/>
                <w:szCs w:val="16"/>
              </w:rPr>
              <w:t>EnhancedMemoryInterfaceClient_Tx</w:t>
            </w:r>
            <w:proofErr w:type="spellEnd"/>
          </w:p>
        </w:tc>
        <w:tc>
          <w:tcPr>
            <w:tcW w:w="5917" w:type="dxa"/>
            <w:tcBorders>
              <w:top w:val="single" w:sz="6" w:space="0" w:color="auto"/>
              <w:left w:val="single" w:sz="6" w:space="0" w:color="auto"/>
              <w:bottom w:val="single" w:sz="6" w:space="0" w:color="auto"/>
              <w:right w:val="single" w:sz="6" w:space="0" w:color="auto"/>
            </w:tcBorders>
          </w:tcPr>
          <w:p w14:paraId="1421EA56" w14:textId="77777777" w:rsidR="007F4A11" w:rsidRPr="007F4A11" w:rsidRDefault="00980C5F" w:rsidP="007F4A11">
            <w:pPr>
              <w:rPr>
                <w:sz w:val="16"/>
                <w:szCs w:val="16"/>
              </w:rPr>
            </w:pPr>
            <w:r w:rsidRPr="007F4A11">
              <w:rPr>
                <w:sz w:val="16"/>
                <w:szCs w:val="16"/>
              </w:rPr>
              <w:t>MBORREL4: Updated table. Added REQ-404938</w:t>
            </w:r>
          </w:p>
        </w:tc>
      </w:tr>
      <w:tr w:rsidR="007F4A11" w:rsidRPr="00294006" w14:paraId="749DF0AD" w14:textId="77777777" w:rsidTr="0005433F">
        <w:trPr>
          <w:trHeight w:val="187"/>
          <w:jc w:val="center"/>
        </w:trPr>
        <w:tc>
          <w:tcPr>
            <w:tcW w:w="1799" w:type="dxa"/>
            <w:tcBorders>
              <w:left w:val="single" w:sz="6" w:space="0" w:color="auto"/>
              <w:right w:val="single" w:sz="6" w:space="0" w:color="auto"/>
            </w:tcBorders>
          </w:tcPr>
          <w:p w14:paraId="2DA4C1D2"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AC57E7" w14:textId="77777777" w:rsidR="007F4A11" w:rsidRPr="007F4A11" w:rsidRDefault="00980C5F" w:rsidP="007F4A11">
            <w:pPr>
              <w:rPr>
                <w:sz w:val="16"/>
                <w:szCs w:val="16"/>
              </w:rPr>
            </w:pPr>
            <w:r w:rsidRPr="007F4A11">
              <w:rPr>
                <w:sz w:val="16"/>
                <w:szCs w:val="16"/>
              </w:rPr>
              <w:t>MD-REQ-099304/E-</w:t>
            </w:r>
            <w:proofErr w:type="spellStart"/>
            <w:r w:rsidRPr="007F4A11">
              <w:rPr>
                <w:sz w:val="16"/>
                <w:szCs w:val="16"/>
              </w:rPr>
              <w:t>EnMemProfilePairing_Rq</w:t>
            </w:r>
            <w:proofErr w:type="spellEnd"/>
          </w:p>
        </w:tc>
        <w:tc>
          <w:tcPr>
            <w:tcW w:w="5917" w:type="dxa"/>
            <w:tcBorders>
              <w:top w:val="single" w:sz="6" w:space="0" w:color="auto"/>
              <w:left w:val="single" w:sz="6" w:space="0" w:color="auto"/>
              <w:bottom w:val="single" w:sz="6" w:space="0" w:color="auto"/>
              <w:right w:val="single" w:sz="6" w:space="0" w:color="auto"/>
            </w:tcBorders>
          </w:tcPr>
          <w:p w14:paraId="02B4FEC1" w14:textId="77777777" w:rsidR="007F4A11" w:rsidRPr="007F4A11" w:rsidRDefault="00980C5F" w:rsidP="007F4A11">
            <w:pPr>
              <w:rPr>
                <w:sz w:val="16"/>
                <w:szCs w:val="16"/>
              </w:rPr>
            </w:pPr>
            <w:r w:rsidRPr="007F4A11">
              <w:rPr>
                <w:sz w:val="16"/>
                <w:szCs w:val="16"/>
              </w:rPr>
              <w:t>MBORREL4: Added NFC to MD</w:t>
            </w:r>
          </w:p>
        </w:tc>
      </w:tr>
      <w:tr w:rsidR="007F4A11" w:rsidRPr="00294006" w14:paraId="04B068EA" w14:textId="77777777" w:rsidTr="0005433F">
        <w:trPr>
          <w:trHeight w:val="187"/>
          <w:jc w:val="center"/>
        </w:trPr>
        <w:tc>
          <w:tcPr>
            <w:tcW w:w="1799" w:type="dxa"/>
            <w:tcBorders>
              <w:left w:val="single" w:sz="6" w:space="0" w:color="auto"/>
              <w:right w:val="single" w:sz="6" w:space="0" w:color="auto"/>
            </w:tcBorders>
          </w:tcPr>
          <w:p w14:paraId="6A27106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7AC9A53" w14:textId="77777777" w:rsidR="007F4A11" w:rsidRPr="007F4A11" w:rsidRDefault="00980C5F" w:rsidP="007F4A11">
            <w:pPr>
              <w:rPr>
                <w:sz w:val="16"/>
                <w:szCs w:val="16"/>
              </w:rPr>
            </w:pPr>
            <w:r w:rsidRPr="007F4A11">
              <w:rPr>
                <w:sz w:val="16"/>
                <w:szCs w:val="16"/>
              </w:rPr>
              <w:t>MD-REQ-404938/B-DigitalKeyList_Rq</w:t>
            </w:r>
          </w:p>
        </w:tc>
        <w:tc>
          <w:tcPr>
            <w:tcW w:w="5917" w:type="dxa"/>
            <w:tcBorders>
              <w:top w:val="single" w:sz="6" w:space="0" w:color="auto"/>
              <w:left w:val="single" w:sz="6" w:space="0" w:color="auto"/>
              <w:bottom w:val="single" w:sz="6" w:space="0" w:color="auto"/>
              <w:right w:val="single" w:sz="6" w:space="0" w:color="auto"/>
            </w:tcBorders>
          </w:tcPr>
          <w:p w14:paraId="33A965BA" w14:textId="77777777" w:rsidR="007F4A11" w:rsidRPr="007F4A11" w:rsidRDefault="00980C5F" w:rsidP="007F4A11">
            <w:pPr>
              <w:rPr>
                <w:sz w:val="16"/>
                <w:szCs w:val="16"/>
              </w:rPr>
            </w:pPr>
            <w:r w:rsidRPr="007F4A11">
              <w:rPr>
                <w:sz w:val="16"/>
                <w:szCs w:val="16"/>
              </w:rPr>
              <w:t>MBORREL4: Changed signal name</w:t>
            </w:r>
          </w:p>
        </w:tc>
      </w:tr>
      <w:tr w:rsidR="007F4A11" w:rsidRPr="00294006" w14:paraId="443D79E9" w14:textId="77777777" w:rsidTr="0005433F">
        <w:trPr>
          <w:trHeight w:val="187"/>
          <w:jc w:val="center"/>
        </w:trPr>
        <w:tc>
          <w:tcPr>
            <w:tcW w:w="1799" w:type="dxa"/>
            <w:tcBorders>
              <w:left w:val="single" w:sz="6" w:space="0" w:color="auto"/>
              <w:right w:val="single" w:sz="6" w:space="0" w:color="auto"/>
            </w:tcBorders>
          </w:tcPr>
          <w:p w14:paraId="7EB5926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6BE5881" w14:textId="77777777" w:rsidR="007F4A11" w:rsidRPr="007F4A11" w:rsidRDefault="00980C5F" w:rsidP="007F4A11">
            <w:pPr>
              <w:rPr>
                <w:sz w:val="16"/>
                <w:szCs w:val="16"/>
              </w:rPr>
            </w:pPr>
            <w:r w:rsidRPr="007F4A11">
              <w:rPr>
                <w:sz w:val="16"/>
                <w:szCs w:val="16"/>
              </w:rPr>
              <w:t>ENMEM-IIR-REQ-099363/H-</w:t>
            </w:r>
            <w:proofErr w:type="spellStart"/>
            <w:r w:rsidRPr="007F4A11">
              <w:rPr>
                <w:sz w:val="16"/>
                <w:szCs w:val="16"/>
              </w:rPr>
              <w:t>EnhancedMemoryInterfaceClient_Rx</w:t>
            </w:r>
            <w:proofErr w:type="spellEnd"/>
          </w:p>
        </w:tc>
        <w:tc>
          <w:tcPr>
            <w:tcW w:w="5917" w:type="dxa"/>
            <w:tcBorders>
              <w:top w:val="single" w:sz="6" w:space="0" w:color="auto"/>
              <w:left w:val="single" w:sz="6" w:space="0" w:color="auto"/>
              <w:bottom w:val="single" w:sz="6" w:space="0" w:color="auto"/>
              <w:right w:val="single" w:sz="6" w:space="0" w:color="auto"/>
            </w:tcBorders>
          </w:tcPr>
          <w:p w14:paraId="1F5613AC" w14:textId="77777777" w:rsidR="007F4A11" w:rsidRPr="007F4A11" w:rsidRDefault="00980C5F" w:rsidP="007F4A11">
            <w:pPr>
              <w:rPr>
                <w:sz w:val="16"/>
                <w:szCs w:val="16"/>
              </w:rPr>
            </w:pPr>
            <w:r w:rsidRPr="007F4A11">
              <w:rPr>
                <w:sz w:val="16"/>
                <w:szCs w:val="16"/>
              </w:rPr>
              <w:t>MBORREL4: Update table. Added REQ-404690, REQ-404939, REQ-426998, REQ-426999</w:t>
            </w:r>
          </w:p>
        </w:tc>
      </w:tr>
      <w:tr w:rsidR="007F4A11" w:rsidRPr="00294006" w14:paraId="516B9769" w14:textId="77777777" w:rsidTr="0005433F">
        <w:trPr>
          <w:trHeight w:val="187"/>
          <w:jc w:val="center"/>
        </w:trPr>
        <w:tc>
          <w:tcPr>
            <w:tcW w:w="1799" w:type="dxa"/>
            <w:tcBorders>
              <w:left w:val="single" w:sz="6" w:space="0" w:color="auto"/>
              <w:right w:val="single" w:sz="6" w:space="0" w:color="auto"/>
            </w:tcBorders>
          </w:tcPr>
          <w:p w14:paraId="057AC3FA"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1BD099D" w14:textId="77777777" w:rsidR="007F4A11" w:rsidRPr="007F4A11" w:rsidRDefault="00980C5F" w:rsidP="007F4A11">
            <w:pPr>
              <w:rPr>
                <w:sz w:val="16"/>
                <w:szCs w:val="16"/>
              </w:rPr>
            </w:pPr>
            <w:r w:rsidRPr="007F4A11">
              <w:rPr>
                <w:sz w:val="16"/>
                <w:szCs w:val="16"/>
              </w:rPr>
              <w:t>MD-REQ-099352/D-EnMemKeyPairing_St</w:t>
            </w:r>
          </w:p>
        </w:tc>
        <w:tc>
          <w:tcPr>
            <w:tcW w:w="5917" w:type="dxa"/>
            <w:tcBorders>
              <w:top w:val="single" w:sz="6" w:space="0" w:color="auto"/>
              <w:left w:val="single" w:sz="6" w:space="0" w:color="auto"/>
              <w:bottom w:val="single" w:sz="6" w:space="0" w:color="auto"/>
              <w:right w:val="single" w:sz="6" w:space="0" w:color="auto"/>
            </w:tcBorders>
          </w:tcPr>
          <w:p w14:paraId="5C26A3ED" w14:textId="77777777" w:rsidR="007F4A11" w:rsidRPr="007F4A11" w:rsidRDefault="00980C5F" w:rsidP="007F4A11">
            <w:pPr>
              <w:rPr>
                <w:sz w:val="16"/>
                <w:szCs w:val="16"/>
              </w:rPr>
            </w:pPr>
            <w:r w:rsidRPr="007F4A11">
              <w:rPr>
                <w:sz w:val="16"/>
                <w:szCs w:val="16"/>
              </w:rPr>
              <w:t>MBORREL4: Added NFC to MD</w:t>
            </w:r>
          </w:p>
        </w:tc>
      </w:tr>
      <w:tr w:rsidR="007F4A11" w:rsidRPr="00294006" w14:paraId="52D139D0" w14:textId="77777777" w:rsidTr="0005433F">
        <w:trPr>
          <w:trHeight w:val="187"/>
          <w:jc w:val="center"/>
        </w:trPr>
        <w:tc>
          <w:tcPr>
            <w:tcW w:w="1799" w:type="dxa"/>
            <w:tcBorders>
              <w:left w:val="single" w:sz="6" w:space="0" w:color="auto"/>
              <w:right w:val="single" w:sz="6" w:space="0" w:color="auto"/>
            </w:tcBorders>
          </w:tcPr>
          <w:p w14:paraId="279C689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66553B4" w14:textId="77777777" w:rsidR="007F4A11" w:rsidRPr="007F4A11" w:rsidRDefault="00980C5F" w:rsidP="007F4A11">
            <w:pPr>
              <w:rPr>
                <w:sz w:val="16"/>
                <w:szCs w:val="16"/>
              </w:rPr>
            </w:pPr>
            <w:r w:rsidRPr="007F4A11">
              <w:rPr>
                <w:sz w:val="16"/>
                <w:szCs w:val="16"/>
              </w:rPr>
              <w:t>MD-REQ-404939/B-DigitalKeyList_Rsp</w:t>
            </w:r>
          </w:p>
        </w:tc>
        <w:tc>
          <w:tcPr>
            <w:tcW w:w="5917" w:type="dxa"/>
            <w:tcBorders>
              <w:top w:val="single" w:sz="6" w:space="0" w:color="auto"/>
              <w:left w:val="single" w:sz="6" w:space="0" w:color="auto"/>
              <w:bottom w:val="single" w:sz="6" w:space="0" w:color="auto"/>
              <w:right w:val="single" w:sz="6" w:space="0" w:color="auto"/>
            </w:tcBorders>
          </w:tcPr>
          <w:p w14:paraId="6848FAFA" w14:textId="77777777" w:rsidR="007F4A11" w:rsidRPr="007F4A11" w:rsidRDefault="00980C5F" w:rsidP="007F4A11">
            <w:pPr>
              <w:rPr>
                <w:sz w:val="16"/>
                <w:szCs w:val="16"/>
              </w:rPr>
            </w:pPr>
            <w:r w:rsidRPr="007F4A11">
              <w:rPr>
                <w:sz w:val="16"/>
                <w:szCs w:val="16"/>
              </w:rPr>
              <w:t xml:space="preserve">MBORREL4: Added CAK to DeviceType, </w:t>
            </w:r>
            <w:proofErr w:type="spellStart"/>
            <w:r w:rsidRPr="007F4A11">
              <w:rPr>
                <w:sz w:val="16"/>
                <w:szCs w:val="16"/>
              </w:rPr>
              <w:t>PairingID</w:t>
            </w:r>
            <w:proofErr w:type="spellEnd"/>
            <w:r w:rsidRPr="007F4A11">
              <w:rPr>
                <w:sz w:val="16"/>
                <w:szCs w:val="16"/>
              </w:rPr>
              <w:t xml:space="preserve"> to Vector. Changed signal name</w:t>
            </w:r>
          </w:p>
        </w:tc>
      </w:tr>
      <w:tr w:rsidR="007F4A11" w:rsidRPr="00294006" w14:paraId="63C78EB0" w14:textId="77777777" w:rsidTr="0005433F">
        <w:trPr>
          <w:trHeight w:val="187"/>
          <w:jc w:val="center"/>
        </w:trPr>
        <w:tc>
          <w:tcPr>
            <w:tcW w:w="1799" w:type="dxa"/>
            <w:tcBorders>
              <w:left w:val="single" w:sz="6" w:space="0" w:color="auto"/>
              <w:right w:val="single" w:sz="6" w:space="0" w:color="auto"/>
            </w:tcBorders>
          </w:tcPr>
          <w:p w14:paraId="3FA3B71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6B458C9" w14:textId="77777777" w:rsidR="007F4A11" w:rsidRPr="007F4A11" w:rsidRDefault="00980C5F" w:rsidP="007F4A11">
            <w:pPr>
              <w:rPr>
                <w:sz w:val="16"/>
                <w:szCs w:val="16"/>
              </w:rPr>
            </w:pPr>
            <w:r w:rsidRPr="007F4A11">
              <w:rPr>
                <w:sz w:val="16"/>
                <w:szCs w:val="16"/>
              </w:rPr>
              <w:t>MD-REQ-426998/A-</w:t>
            </w:r>
            <w:proofErr w:type="spellStart"/>
            <w:r w:rsidRPr="007F4A11">
              <w:rPr>
                <w:sz w:val="16"/>
                <w:szCs w:val="16"/>
              </w:rPr>
              <w:t>NFCDeviceTapPaired_St</w:t>
            </w:r>
            <w:proofErr w:type="spellEnd"/>
          </w:p>
        </w:tc>
        <w:tc>
          <w:tcPr>
            <w:tcW w:w="5917" w:type="dxa"/>
            <w:tcBorders>
              <w:top w:val="single" w:sz="6" w:space="0" w:color="auto"/>
              <w:left w:val="single" w:sz="6" w:space="0" w:color="auto"/>
              <w:bottom w:val="single" w:sz="6" w:space="0" w:color="auto"/>
              <w:right w:val="single" w:sz="6" w:space="0" w:color="auto"/>
            </w:tcBorders>
          </w:tcPr>
          <w:p w14:paraId="4FBEBF8E" w14:textId="77777777" w:rsidR="007F4A11" w:rsidRPr="007F4A11" w:rsidRDefault="00980C5F" w:rsidP="007F4A11">
            <w:pPr>
              <w:rPr>
                <w:sz w:val="16"/>
                <w:szCs w:val="16"/>
              </w:rPr>
            </w:pPr>
            <w:r w:rsidRPr="007F4A11">
              <w:rPr>
                <w:sz w:val="16"/>
                <w:szCs w:val="16"/>
              </w:rPr>
              <w:t>MBORREL4: New req.</w:t>
            </w:r>
          </w:p>
        </w:tc>
      </w:tr>
      <w:tr w:rsidR="007F4A11" w:rsidRPr="00294006" w14:paraId="64B8480E" w14:textId="77777777" w:rsidTr="0005433F">
        <w:trPr>
          <w:trHeight w:val="187"/>
          <w:jc w:val="center"/>
        </w:trPr>
        <w:tc>
          <w:tcPr>
            <w:tcW w:w="1799" w:type="dxa"/>
            <w:tcBorders>
              <w:left w:val="single" w:sz="6" w:space="0" w:color="auto"/>
              <w:right w:val="single" w:sz="6" w:space="0" w:color="auto"/>
            </w:tcBorders>
          </w:tcPr>
          <w:p w14:paraId="79B9E98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C41AA79" w14:textId="77777777" w:rsidR="007F4A11" w:rsidRPr="007F4A11" w:rsidRDefault="00980C5F" w:rsidP="007F4A11">
            <w:pPr>
              <w:rPr>
                <w:sz w:val="16"/>
                <w:szCs w:val="16"/>
              </w:rPr>
            </w:pPr>
            <w:r w:rsidRPr="007F4A11">
              <w:rPr>
                <w:sz w:val="16"/>
                <w:szCs w:val="16"/>
              </w:rPr>
              <w:t>MD-REQ-426999/A-</w:t>
            </w:r>
            <w:proofErr w:type="spellStart"/>
            <w:r w:rsidRPr="007F4A11">
              <w:rPr>
                <w:sz w:val="16"/>
                <w:szCs w:val="16"/>
              </w:rPr>
              <w:t>NFCDeviceTap_Rq</w:t>
            </w:r>
            <w:proofErr w:type="spellEnd"/>
          </w:p>
        </w:tc>
        <w:tc>
          <w:tcPr>
            <w:tcW w:w="5917" w:type="dxa"/>
            <w:tcBorders>
              <w:top w:val="single" w:sz="6" w:space="0" w:color="auto"/>
              <w:left w:val="single" w:sz="6" w:space="0" w:color="auto"/>
              <w:bottom w:val="single" w:sz="6" w:space="0" w:color="auto"/>
              <w:right w:val="single" w:sz="6" w:space="0" w:color="auto"/>
            </w:tcBorders>
          </w:tcPr>
          <w:p w14:paraId="2E35E5A9" w14:textId="77777777" w:rsidR="007F4A11" w:rsidRPr="007F4A11" w:rsidRDefault="00980C5F" w:rsidP="007F4A11">
            <w:pPr>
              <w:rPr>
                <w:sz w:val="16"/>
                <w:szCs w:val="16"/>
              </w:rPr>
            </w:pPr>
            <w:r w:rsidRPr="007F4A11">
              <w:rPr>
                <w:sz w:val="16"/>
                <w:szCs w:val="16"/>
              </w:rPr>
              <w:t>MBORREL4: New req.</w:t>
            </w:r>
          </w:p>
        </w:tc>
      </w:tr>
      <w:tr w:rsidR="007F4A11" w:rsidRPr="00294006" w14:paraId="644A5C75" w14:textId="77777777" w:rsidTr="0005433F">
        <w:trPr>
          <w:trHeight w:val="187"/>
          <w:jc w:val="center"/>
        </w:trPr>
        <w:tc>
          <w:tcPr>
            <w:tcW w:w="1799" w:type="dxa"/>
            <w:tcBorders>
              <w:left w:val="single" w:sz="6" w:space="0" w:color="auto"/>
              <w:right w:val="single" w:sz="6" w:space="0" w:color="auto"/>
            </w:tcBorders>
          </w:tcPr>
          <w:p w14:paraId="0CB11BC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82665A" w14:textId="77777777" w:rsidR="007F4A11" w:rsidRPr="007F4A11" w:rsidRDefault="00980C5F" w:rsidP="007F4A11">
            <w:pPr>
              <w:rPr>
                <w:sz w:val="16"/>
                <w:szCs w:val="16"/>
              </w:rPr>
            </w:pPr>
            <w:r w:rsidRPr="007F4A11">
              <w:rPr>
                <w:sz w:val="16"/>
                <w:szCs w:val="16"/>
              </w:rPr>
              <w:t>STR-196365/H-General Requirements</w:t>
            </w:r>
          </w:p>
        </w:tc>
        <w:tc>
          <w:tcPr>
            <w:tcW w:w="5917" w:type="dxa"/>
            <w:tcBorders>
              <w:top w:val="single" w:sz="6" w:space="0" w:color="auto"/>
              <w:left w:val="single" w:sz="6" w:space="0" w:color="auto"/>
              <w:bottom w:val="single" w:sz="6" w:space="0" w:color="auto"/>
              <w:right w:val="single" w:sz="6" w:space="0" w:color="auto"/>
            </w:tcBorders>
          </w:tcPr>
          <w:p w14:paraId="029D36C2" w14:textId="77777777" w:rsidR="007F4A11" w:rsidRPr="007F4A11" w:rsidRDefault="00980C5F" w:rsidP="007F4A11">
            <w:pPr>
              <w:rPr>
                <w:sz w:val="16"/>
                <w:szCs w:val="16"/>
              </w:rPr>
            </w:pPr>
            <w:r w:rsidRPr="007F4A11">
              <w:rPr>
                <w:sz w:val="16"/>
                <w:szCs w:val="16"/>
              </w:rPr>
              <w:t>MBORREL4: Added REQ-427000</w:t>
            </w:r>
          </w:p>
        </w:tc>
      </w:tr>
      <w:tr w:rsidR="007F4A11" w:rsidRPr="00294006" w14:paraId="63E743A3" w14:textId="77777777" w:rsidTr="0005433F">
        <w:trPr>
          <w:trHeight w:val="187"/>
          <w:jc w:val="center"/>
        </w:trPr>
        <w:tc>
          <w:tcPr>
            <w:tcW w:w="1799" w:type="dxa"/>
            <w:tcBorders>
              <w:left w:val="single" w:sz="6" w:space="0" w:color="auto"/>
              <w:right w:val="single" w:sz="6" w:space="0" w:color="auto"/>
            </w:tcBorders>
          </w:tcPr>
          <w:p w14:paraId="13C9F1B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54BF392" w14:textId="77777777" w:rsidR="007F4A11" w:rsidRPr="007F4A11" w:rsidRDefault="00980C5F" w:rsidP="007F4A11">
            <w:pPr>
              <w:rPr>
                <w:sz w:val="16"/>
                <w:szCs w:val="16"/>
              </w:rPr>
            </w:pPr>
            <w:r w:rsidRPr="007F4A11">
              <w:rPr>
                <w:sz w:val="16"/>
                <w:szCs w:val="16"/>
              </w:rPr>
              <w:t>ENMEM-REQ-116801/F-Retain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0DCBF0F3" w14:textId="77777777" w:rsidR="007F4A11" w:rsidRPr="007F4A11" w:rsidRDefault="00980C5F" w:rsidP="007F4A11">
            <w:pPr>
              <w:rPr>
                <w:sz w:val="16"/>
                <w:szCs w:val="16"/>
              </w:rPr>
            </w:pPr>
            <w:r w:rsidRPr="007F4A11">
              <w:rPr>
                <w:sz w:val="16"/>
                <w:szCs w:val="16"/>
              </w:rPr>
              <w:t>MBORREL4: Added NFC detail</w:t>
            </w:r>
          </w:p>
        </w:tc>
      </w:tr>
      <w:tr w:rsidR="007F4A11" w:rsidRPr="00294006" w14:paraId="7241DD72" w14:textId="77777777" w:rsidTr="0005433F">
        <w:trPr>
          <w:trHeight w:val="187"/>
          <w:jc w:val="center"/>
        </w:trPr>
        <w:tc>
          <w:tcPr>
            <w:tcW w:w="1799" w:type="dxa"/>
            <w:tcBorders>
              <w:left w:val="single" w:sz="6" w:space="0" w:color="auto"/>
              <w:right w:val="single" w:sz="6" w:space="0" w:color="auto"/>
            </w:tcBorders>
          </w:tcPr>
          <w:p w14:paraId="3A1AA83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B53F2C" w14:textId="77777777" w:rsidR="007F4A11" w:rsidRPr="007F4A11" w:rsidRDefault="00980C5F" w:rsidP="007F4A11">
            <w:pPr>
              <w:rPr>
                <w:sz w:val="16"/>
                <w:szCs w:val="16"/>
              </w:rPr>
            </w:pPr>
            <w:r w:rsidRPr="007F4A11">
              <w:rPr>
                <w:sz w:val="16"/>
                <w:szCs w:val="16"/>
              </w:rPr>
              <w:t>ENMEM-REQ-137867/C-Keyfob/Phone/NFC Association Term Consolidation</w:t>
            </w:r>
          </w:p>
        </w:tc>
        <w:tc>
          <w:tcPr>
            <w:tcW w:w="5917" w:type="dxa"/>
            <w:tcBorders>
              <w:top w:val="single" w:sz="6" w:space="0" w:color="auto"/>
              <w:left w:val="single" w:sz="6" w:space="0" w:color="auto"/>
              <w:bottom w:val="single" w:sz="6" w:space="0" w:color="auto"/>
              <w:right w:val="single" w:sz="6" w:space="0" w:color="auto"/>
            </w:tcBorders>
          </w:tcPr>
          <w:p w14:paraId="63453CFF" w14:textId="77777777" w:rsidR="007F4A11" w:rsidRPr="007F4A11" w:rsidRDefault="00980C5F" w:rsidP="007F4A11">
            <w:pPr>
              <w:rPr>
                <w:sz w:val="16"/>
                <w:szCs w:val="16"/>
              </w:rPr>
            </w:pPr>
            <w:r w:rsidRPr="007F4A11">
              <w:rPr>
                <w:sz w:val="16"/>
                <w:szCs w:val="16"/>
              </w:rPr>
              <w:t>MBORREL4: Updated name for NFC, added NFC detail</w:t>
            </w:r>
          </w:p>
        </w:tc>
      </w:tr>
      <w:tr w:rsidR="007F4A11" w:rsidRPr="00294006" w14:paraId="687FBDFC" w14:textId="77777777" w:rsidTr="0005433F">
        <w:trPr>
          <w:trHeight w:val="187"/>
          <w:jc w:val="center"/>
        </w:trPr>
        <w:tc>
          <w:tcPr>
            <w:tcW w:w="1799" w:type="dxa"/>
            <w:tcBorders>
              <w:left w:val="single" w:sz="6" w:space="0" w:color="auto"/>
              <w:right w:val="single" w:sz="6" w:space="0" w:color="auto"/>
            </w:tcBorders>
          </w:tcPr>
          <w:p w14:paraId="63D9644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EA1B51" w14:textId="77777777" w:rsidR="007F4A11" w:rsidRPr="007F4A11" w:rsidRDefault="00980C5F" w:rsidP="007F4A11">
            <w:pPr>
              <w:rPr>
                <w:sz w:val="16"/>
                <w:szCs w:val="16"/>
              </w:rPr>
            </w:pPr>
            <w:r w:rsidRPr="007F4A11">
              <w:rPr>
                <w:sz w:val="16"/>
                <w:szCs w:val="16"/>
              </w:rPr>
              <w:t>ENMEM-REQ-166096/F-Operations Shall Not Recall a Driver Profile</w:t>
            </w:r>
          </w:p>
        </w:tc>
        <w:tc>
          <w:tcPr>
            <w:tcW w:w="5917" w:type="dxa"/>
            <w:tcBorders>
              <w:top w:val="single" w:sz="6" w:space="0" w:color="auto"/>
              <w:left w:val="single" w:sz="6" w:space="0" w:color="auto"/>
              <w:bottom w:val="single" w:sz="6" w:space="0" w:color="auto"/>
              <w:right w:val="single" w:sz="6" w:space="0" w:color="auto"/>
            </w:tcBorders>
          </w:tcPr>
          <w:p w14:paraId="2126CC7E" w14:textId="77777777" w:rsidR="007F4A11" w:rsidRPr="007F4A11" w:rsidRDefault="00980C5F" w:rsidP="007F4A11">
            <w:pPr>
              <w:rPr>
                <w:sz w:val="16"/>
                <w:szCs w:val="16"/>
              </w:rPr>
            </w:pPr>
            <w:r w:rsidRPr="007F4A11">
              <w:rPr>
                <w:sz w:val="16"/>
                <w:szCs w:val="16"/>
              </w:rPr>
              <w:t>MBORREL4: Added NFC detail</w:t>
            </w:r>
          </w:p>
        </w:tc>
      </w:tr>
      <w:tr w:rsidR="007F4A11" w:rsidRPr="00294006" w14:paraId="7FB3C8AC" w14:textId="77777777" w:rsidTr="0005433F">
        <w:trPr>
          <w:trHeight w:val="187"/>
          <w:jc w:val="center"/>
        </w:trPr>
        <w:tc>
          <w:tcPr>
            <w:tcW w:w="1799" w:type="dxa"/>
            <w:tcBorders>
              <w:left w:val="single" w:sz="6" w:space="0" w:color="auto"/>
              <w:right w:val="single" w:sz="6" w:space="0" w:color="auto"/>
            </w:tcBorders>
          </w:tcPr>
          <w:p w14:paraId="07A85FF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1754989" w14:textId="77777777" w:rsidR="007F4A11" w:rsidRPr="007F4A11" w:rsidRDefault="00980C5F" w:rsidP="007F4A11">
            <w:pPr>
              <w:rPr>
                <w:sz w:val="16"/>
                <w:szCs w:val="16"/>
              </w:rPr>
            </w:pPr>
            <w:r w:rsidRPr="007F4A11">
              <w:rPr>
                <w:sz w:val="16"/>
                <w:szCs w:val="16"/>
              </w:rPr>
              <w:t>ENMEM-REQ-427000/A-NFC Key &amp; NFCES</w:t>
            </w:r>
          </w:p>
        </w:tc>
        <w:tc>
          <w:tcPr>
            <w:tcW w:w="5917" w:type="dxa"/>
            <w:tcBorders>
              <w:top w:val="single" w:sz="6" w:space="0" w:color="auto"/>
              <w:left w:val="single" w:sz="6" w:space="0" w:color="auto"/>
              <w:bottom w:val="single" w:sz="6" w:space="0" w:color="auto"/>
              <w:right w:val="single" w:sz="6" w:space="0" w:color="auto"/>
            </w:tcBorders>
          </w:tcPr>
          <w:p w14:paraId="6B92F451" w14:textId="77777777" w:rsidR="007F4A11" w:rsidRPr="007F4A11" w:rsidRDefault="00980C5F" w:rsidP="007F4A11">
            <w:pPr>
              <w:rPr>
                <w:sz w:val="16"/>
                <w:szCs w:val="16"/>
              </w:rPr>
            </w:pPr>
            <w:r w:rsidRPr="007F4A11">
              <w:rPr>
                <w:sz w:val="16"/>
                <w:szCs w:val="16"/>
              </w:rPr>
              <w:t>MBORREL4: New req.</w:t>
            </w:r>
          </w:p>
        </w:tc>
      </w:tr>
      <w:tr w:rsidR="007F4A11" w:rsidRPr="00294006" w14:paraId="626A9166" w14:textId="77777777" w:rsidTr="0005433F">
        <w:trPr>
          <w:trHeight w:val="187"/>
          <w:jc w:val="center"/>
        </w:trPr>
        <w:tc>
          <w:tcPr>
            <w:tcW w:w="1799" w:type="dxa"/>
            <w:tcBorders>
              <w:left w:val="single" w:sz="6" w:space="0" w:color="auto"/>
              <w:right w:val="single" w:sz="6" w:space="0" w:color="auto"/>
            </w:tcBorders>
          </w:tcPr>
          <w:p w14:paraId="2F267B6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59D1B2" w14:textId="77777777" w:rsidR="007F4A11" w:rsidRPr="007F4A11" w:rsidRDefault="00980C5F" w:rsidP="007F4A11">
            <w:pPr>
              <w:rPr>
                <w:sz w:val="16"/>
                <w:szCs w:val="16"/>
              </w:rPr>
            </w:pPr>
            <w:r w:rsidRPr="007F4A11">
              <w:rPr>
                <w:sz w:val="16"/>
                <w:szCs w:val="16"/>
              </w:rPr>
              <w:t>STR-310182/D-Recall Function Description</w:t>
            </w:r>
          </w:p>
        </w:tc>
        <w:tc>
          <w:tcPr>
            <w:tcW w:w="5917" w:type="dxa"/>
            <w:tcBorders>
              <w:top w:val="single" w:sz="6" w:space="0" w:color="auto"/>
              <w:left w:val="single" w:sz="6" w:space="0" w:color="auto"/>
              <w:bottom w:val="single" w:sz="6" w:space="0" w:color="auto"/>
              <w:right w:val="single" w:sz="6" w:space="0" w:color="auto"/>
            </w:tcBorders>
          </w:tcPr>
          <w:p w14:paraId="7ACE9657" w14:textId="77777777" w:rsidR="007F4A11" w:rsidRPr="007F4A11" w:rsidRDefault="00980C5F" w:rsidP="007F4A11">
            <w:pPr>
              <w:rPr>
                <w:sz w:val="16"/>
                <w:szCs w:val="16"/>
              </w:rPr>
            </w:pPr>
            <w:r w:rsidRPr="007F4A11">
              <w:rPr>
                <w:sz w:val="16"/>
                <w:szCs w:val="16"/>
              </w:rPr>
              <w:t>MBORREL4: Updated for NFC</w:t>
            </w:r>
          </w:p>
        </w:tc>
      </w:tr>
      <w:tr w:rsidR="007F4A11" w:rsidRPr="00294006" w14:paraId="73097720" w14:textId="77777777" w:rsidTr="0005433F">
        <w:trPr>
          <w:trHeight w:val="187"/>
          <w:jc w:val="center"/>
        </w:trPr>
        <w:tc>
          <w:tcPr>
            <w:tcW w:w="1799" w:type="dxa"/>
            <w:tcBorders>
              <w:left w:val="single" w:sz="6" w:space="0" w:color="auto"/>
              <w:right w:val="single" w:sz="6" w:space="0" w:color="auto"/>
            </w:tcBorders>
          </w:tcPr>
          <w:p w14:paraId="2D58D16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365D347" w14:textId="77777777" w:rsidR="007F4A11" w:rsidRPr="007F4A11" w:rsidRDefault="00980C5F" w:rsidP="007F4A11">
            <w:pPr>
              <w:rPr>
                <w:sz w:val="16"/>
                <w:szCs w:val="16"/>
              </w:rPr>
            </w:pPr>
            <w:r w:rsidRPr="007F4A11">
              <w:rPr>
                <w:sz w:val="16"/>
                <w:szCs w:val="16"/>
              </w:rPr>
              <w:t xml:space="preserve">ENMEM-UC-REQ-095940/E-Sign </w:t>
            </w:r>
            <w:proofErr w:type="gramStart"/>
            <w:r w:rsidRPr="007F4A11">
              <w:rPr>
                <w:sz w:val="16"/>
                <w:szCs w:val="16"/>
              </w:rPr>
              <w:t>Into</w:t>
            </w:r>
            <w:proofErr w:type="gramEnd"/>
            <w:r w:rsidRPr="007F4A11">
              <w:rPr>
                <w:sz w:val="16"/>
                <w:szCs w:val="16"/>
              </w:rPr>
              <w:t xml:space="preserve"> a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34671E7D"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6560D28B" w14:textId="77777777" w:rsidTr="0005433F">
        <w:trPr>
          <w:trHeight w:val="187"/>
          <w:jc w:val="center"/>
        </w:trPr>
        <w:tc>
          <w:tcPr>
            <w:tcW w:w="1799" w:type="dxa"/>
            <w:tcBorders>
              <w:left w:val="single" w:sz="6" w:space="0" w:color="auto"/>
              <w:right w:val="single" w:sz="6" w:space="0" w:color="auto"/>
            </w:tcBorders>
          </w:tcPr>
          <w:p w14:paraId="4D2BFF0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BE3D237" w14:textId="77777777" w:rsidR="007F4A11" w:rsidRPr="007F4A11" w:rsidRDefault="00980C5F" w:rsidP="007F4A11">
            <w:pPr>
              <w:rPr>
                <w:sz w:val="16"/>
                <w:szCs w:val="16"/>
              </w:rPr>
            </w:pPr>
            <w:r w:rsidRPr="007F4A11">
              <w:rPr>
                <w:sz w:val="16"/>
                <w:szCs w:val="16"/>
              </w:rPr>
              <w:t xml:space="preserve">ENMEM-UC-REQ-162635/D-Sign </w:t>
            </w:r>
            <w:proofErr w:type="gramStart"/>
            <w:r w:rsidRPr="007F4A11">
              <w:rPr>
                <w:sz w:val="16"/>
                <w:szCs w:val="16"/>
              </w:rPr>
              <w:t>Into</w:t>
            </w:r>
            <w:proofErr w:type="gramEnd"/>
            <w:r w:rsidRPr="007F4A11">
              <w:rPr>
                <w:sz w:val="16"/>
                <w:szCs w:val="16"/>
              </w:rPr>
              <w:t xml:space="preserve"> a Driver Profile via Keyfob/Phone Button Press or NFC Key Tap While Vehicle In Motion</w:t>
            </w:r>
          </w:p>
        </w:tc>
        <w:tc>
          <w:tcPr>
            <w:tcW w:w="5917" w:type="dxa"/>
            <w:tcBorders>
              <w:top w:val="single" w:sz="6" w:space="0" w:color="auto"/>
              <w:left w:val="single" w:sz="6" w:space="0" w:color="auto"/>
              <w:bottom w:val="single" w:sz="6" w:space="0" w:color="auto"/>
              <w:right w:val="single" w:sz="6" w:space="0" w:color="auto"/>
            </w:tcBorders>
          </w:tcPr>
          <w:p w14:paraId="5E044891"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1F5EA8F3" w14:textId="77777777" w:rsidTr="0005433F">
        <w:trPr>
          <w:trHeight w:val="187"/>
          <w:jc w:val="center"/>
        </w:trPr>
        <w:tc>
          <w:tcPr>
            <w:tcW w:w="1799" w:type="dxa"/>
            <w:tcBorders>
              <w:left w:val="single" w:sz="6" w:space="0" w:color="auto"/>
              <w:right w:val="single" w:sz="6" w:space="0" w:color="auto"/>
            </w:tcBorders>
          </w:tcPr>
          <w:p w14:paraId="4E79FF9A"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94FA05F" w14:textId="77777777" w:rsidR="007F4A11" w:rsidRPr="007F4A11" w:rsidRDefault="00980C5F" w:rsidP="007F4A11">
            <w:pPr>
              <w:rPr>
                <w:sz w:val="16"/>
                <w:szCs w:val="16"/>
              </w:rPr>
            </w:pPr>
            <w:r w:rsidRPr="007F4A11">
              <w:rPr>
                <w:sz w:val="16"/>
                <w:szCs w:val="16"/>
              </w:rPr>
              <w:t>ENMEM-UC-REQ-161547/F-Classic Memory Only Recall via Previously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3EC825CB"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4F849C00" w14:textId="77777777" w:rsidTr="0005433F">
        <w:trPr>
          <w:trHeight w:val="187"/>
          <w:jc w:val="center"/>
        </w:trPr>
        <w:tc>
          <w:tcPr>
            <w:tcW w:w="1799" w:type="dxa"/>
            <w:tcBorders>
              <w:left w:val="single" w:sz="6" w:space="0" w:color="auto"/>
              <w:right w:val="single" w:sz="6" w:space="0" w:color="auto"/>
            </w:tcBorders>
          </w:tcPr>
          <w:p w14:paraId="0D8441B4"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D95E8C" w14:textId="77777777" w:rsidR="007F4A11" w:rsidRPr="007F4A11" w:rsidRDefault="00980C5F" w:rsidP="007F4A11">
            <w:pPr>
              <w:rPr>
                <w:sz w:val="16"/>
                <w:szCs w:val="16"/>
              </w:rPr>
            </w:pPr>
            <w:r w:rsidRPr="007F4A11">
              <w:rPr>
                <w:sz w:val="16"/>
                <w:szCs w:val="16"/>
              </w:rPr>
              <w:t xml:space="preserve">ENMEM-UC-REQ-137996/E-Recall Last Known Driver Profile </w:t>
            </w:r>
            <w:proofErr w:type="gramStart"/>
            <w:r w:rsidRPr="007F4A11">
              <w:rPr>
                <w:sz w:val="16"/>
                <w:szCs w:val="16"/>
              </w:rPr>
              <w:t>With</w:t>
            </w:r>
            <w:proofErr w:type="gramEnd"/>
            <w:r w:rsidRPr="007F4A11">
              <w:rPr>
                <w:sz w:val="16"/>
                <w:szCs w:val="16"/>
              </w:rPr>
              <w:t xml:space="preserve"> Keypad Code </w:t>
            </w:r>
            <w:r w:rsidRPr="007F4A11">
              <w:rPr>
                <w:sz w:val="16"/>
                <w:szCs w:val="16"/>
              </w:rPr>
              <w:lastRenderedPageBreak/>
              <w:t>When A Keyfob/Phone/NFC Key Is Not With The User</w:t>
            </w:r>
          </w:p>
        </w:tc>
        <w:tc>
          <w:tcPr>
            <w:tcW w:w="5917" w:type="dxa"/>
            <w:tcBorders>
              <w:top w:val="single" w:sz="6" w:space="0" w:color="auto"/>
              <w:left w:val="single" w:sz="6" w:space="0" w:color="auto"/>
              <w:bottom w:val="single" w:sz="6" w:space="0" w:color="auto"/>
              <w:right w:val="single" w:sz="6" w:space="0" w:color="auto"/>
            </w:tcBorders>
          </w:tcPr>
          <w:p w14:paraId="1F0CF7A1" w14:textId="77777777" w:rsidR="007F4A11" w:rsidRPr="007F4A11" w:rsidRDefault="00980C5F" w:rsidP="007F4A11">
            <w:pPr>
              <w:rPr>
                <w:sz w:val="16"/>
                <w:szCs w:val="16"/>
              </w:rPr>
            </w:pPr>
            <w:r w:rsidRPr="007F4A11">
              <w:rPr>
                <w:sz w:val="16"/>
                <w:szCs w:val="16"/>
              </w:rPr>
              <w:lastRenderedPageBreak/>
              <w:t>MBORREL4: Updated req and title for NFC</w:t>
            </w:r>
          </w:p>
        </w:tc>
      </w:tr>
      <w:tr w:rsidR="007F4A11" w:rsidRPr="00294006" w14:paraId="64C4C98E" w14:textId="77777777" w:rsidTr="0005433F">
        <w:trPr>
          <w:trHeight w:val="187"/>
          <w:jc w:val="center"/>
        </w:trPr>
        <w:tc>
          <w:tcPr>
            <w:tcW w:w="1799" w:type="dxa"/>
            <w:tcBorders>
              <w:left w:val="single" w:sz="6" w:space="0" w:color="auto"/>
              <w:right w:val="single" w:sz="6" w:space="0" w:color="auto"/>
            </w:tcBorders>
          </w:tcPr>
          <w:p w14:paraId="2D6194E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39A20C9" w14:textId="77777777" w:rsidR="007F4A11" w:rsidRPr="007F4A11" w:rsidRDefault="00980C5F" w:rsidP="007F4A11">
            <w:pPr>
              <w:rPr>
                <w:sz w:val="16"/>
                <w:szCs w:val="16"/>
              </w:rPr>
            </w:pPr>
            <w:r w:rsidRPr="007F4A11">
              <w:rPr>
                <w:sz w:val="16"/>
                <w:szCs w:val="16"/>
              </w:rPr>
              <w:t>ENMEM-UC-REQ-137858/E-MyKey Overrides Driver Profile Setting</w:t>
            </w:r>
          </w:p>
        </w:tc>
        <w:tc>
          <w:tcPr>
            <w:tcW w:w="5917" w:type="dxa"/>
            <w:tcBorders>
              <w:top w:val="single" w:sz="6" w:space="0" w:color="auto"/>
              <w:left w:val="single" w:sz="6" w:space="0" w:color="auto"/>
              <w:bottom w:val="single" w:sz="6" w:space="0" w:color="auto"/>
              <w:right w:val="single" w:sz="6" w:space="0" w:color="auto"/>
            </w:tcBorders>
          </w:tcPr>
          <w:p w14:paraId="1AE881B5" w14:textId="77777777" w:rsidR="007F4A11" w:rsidRPr="007F4A11" w:rsidRDefault="00980C5F" w:rsidP="007F4A11">
            <w:pPr>
              <w:rPr>
                <w:sz w:val="16"/>
                <w:szCs w:val="16"/>
              </w:rPr>
            </w:pPr>
            <w:r w:rsidRPr="007F4A11">
              <w:rPr>
                <w:sz w:val="16"/>
                <w:szCs w:val="16"/>
              </w:rPr>
              <w:t>MBORREL4: Updated for NFC</w:t>
            </w:r>
          </w:p>
        </w:tc>
      </w:tr>
      <w:tr w:rsidR="007F4A11" w:rsidRPr="00294006" w14:paraId="750F2674" w14:textId="77777777" w:rsidTr="0005433F">
        <w:trPr>
          <w:trHeight w:val="187"/>
          <w:jc w:val="center"/>
        </w:trPr>
        <w:tc>
          <w:tcPr>
            <w:tcW w:w="1799" w:type="dxa"/>
            <w:tcBorders>
              <w:left w:val="single" w:sz="6" w:space="0" w:color="auto"/>
              <w:right w:val="single" w:sz="6" w:space="0" w:color="auto"/>
            </w:tcBorders>
          </w:tcPr>
          <w:p w14:paraId="6C752D64"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65B493D" w14:textId="77777777" w:rsidR="007F4A11" w:rsidRPr="007F4A11" w:rsidRDefault="00980C5F" w:rsidP="007F4A11">
            <w:pPr>
              <w:rPr>
                <w:sz w:val="16"/>
                <w:szCs w:val="16"/>
              </w:rPr>
            </w:pPr>
            <w:r w:rsidRPr="007F4A11">
              <w:rPr>
                <w:sz w:val="16"/>
                <w:szCs w:val="16"/>
              </w:rPr>
              <w:t>ENMEM-UC-REQ-162575/D-Admin Key does not restrict Driver Profile associated to MyKey</w:t>
            </w:r>
          </w:p>
        </w:tc>
        <w:tc>
          <w:tcPr>
            <w:tcW w:w="5917" w:type="dxa"/>
            <w:tcBorders>
              <w:top w:val="single" w:sz="6" w:space="0" w:color="auto"/>
              <w:left w:val="single" w:sz="6" w:space="0" w:color="auto"/>
              <w:bottom w:val="single" w:sz="6" w:space="0" w:color="auto"/>
              <w:right w:val="single" w:sz="6" w:space="0" w:color="auto"/>
            </w:tcBorders>
          </w:tcPr>
          <w:p w14:paraId="5715A95D" w14:textId="77777777" w:rsidR="007F4A11" w:rsidRPr="007F4A11" w:rsidRDefault="00980C5F" w:rsidP="007F4A11">
            <w:pPr>
              <w:rPr>
                <w:sz w:val="16"/>
                <w:szCs w:val="16"/>
              </w:rPr>
            </w:pPr>
            <w:r w:rsidRPr="007F4A11">
              <w:rPr>
                <w:sz w:val="16"/>
                <w:szCs w:val="16"/>
              </w:rPr>
              <w:t>MBORREL4: Updated for NFC</w:t>
            </w:r>
          </w:p>
        </w:tc>
      </w:tr>
      <w:tr w:rsidR="007F4A11" w:rsidRPr="00294006" w14:paraId="0D4675FF" w14:textId="77777777" w:rsidTr="0005433F">
        <w:trPr>
          <w:trHeight w:val="187"/>
          <w:jc w:val="center"/>
        </w:trPr>
        <w:tc>
          <w:tcPr>
            <w:tcW w:w="1799" w:type="dxa"/>
            <w:tcBorders>
              <w:left w:val="single" w:sz="6" w:space="0" w:color="auto"/>
              <w:right w:val="single" w:sz="6" w:space="0" w:color="auto"/>
            </w:tcBorders>
          </w:tcPr>
          <w:p w14:paraId="61432FE4"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991327D" w14:textId="77777777" w:rsidR="007F4A11" w:rsidRPr="007F4A11" w:rsidRDefault="00980C5F" w:rsidP="007F4A11">
            <w:pPr>
              <w:rPr>
                <w:sz w:val="16"/>
                <w:szCs w:val="16"/>
              </w:rPr>
            </w:pPr>
            <w:r w:rsidRPr="007F4A11">
              <w:rPr>
                <w:sz w:val="16"/>
                <w:szCs w:val="16"/>
              </w:rPr>
              <w:t>ENMEM-REQ-099694/C-Driver Profile Recall Event</w:t>
            </w:r>
          </w:p>
        </w:tc>
        <w:tc>
          <w:tcPr>
            <w:tcW w:w="5917" w:type="dxa"/>
            <w:tcBorders>
              <w:top w:val="single" w:sz="6" w:space="0" w:color="auto"/>
              <w:left w:val="single" w:sz="6" w:space="0" w:color="auto"/>
              <w:bottom w:val="single" w:sz="6" w:space="0" w:color="auto"/>
              <w:right w:val="single" w:sz="6" w:space="0" w:color="auto"/>
            </w:tcBorders>
          </w:tcPr>
          <w:p w14:paraId="024ADE80" w14:textId="77777777" w:rsidR="007F4A11" w:rsidRPr="007F4A11" w:rsidRDefault="00980C5F" w:rsidP="007F4A11">
            <w:pPr>
              <w:rPr>
                <w:sz w:val="16"/>
                <w:szCs w:val="16"/>
              </w:rPr>
            </w:pPr>
            <w:r w:rsidRPr="007F4A11">
              <w:rPr>
                <w:sz w:val="16"/>
                <w:szCs w:val="16"/>
              </w:rPr>
              <w:t>MBORREL4: Updated for NFC</w:t>
            </w:r>
          </w:p>
        </w:tc>
      </w:tr>
      <w:tr w:rsidR="007F4A11" w:rsidRPr="00294006" w14:paraId="3DBC1A7D" w14:textId="77777777" w:rsidTr="0005433F">
        <w:trPr>
          <w:trHeight w:val="187"/>
          <w:jc w:val="center"/>
        </w:trPr>
        <w:tc>
          <w:tcPr>
            <w:tcW w:w="1799" w:type="dxa"/>
            <w:tcBorders>
              <w:left w:val="single" w:sz="6" w:space="0" w:color="auto"/>
              <w:right w:val="single" w:sz="6" w:space="0" w:color="auto"/>
            </w:tcBorders>
          </w:tcPr>
          <w:p w14:paraId="6329728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1BB366" w14:textId="77777777" w:rsidR="007F4A11" w:rsidRPr="007F4A11" w:rsidRDefault="00980C5F" w:rsidP="007F4A11">
            <w:pPr>
              <w:rPr>
                <w:sz w:val="16"/>
                <w:szCs w:val="16"/>
              </w:rPr>
            </w:pPr>
            <w:r w:rsidRPr="007F4A11">
              <w:rPr>
                <w:sz w:val="16"/>
                <w:szCs w:val="16"/>
              </w:rPr>
              <w:t>ENMEM-REQ-099671/F-Keyfob/Phone/NFC Key Detection for Driver Profile Sign-In</w:t>
            </w:r>
          </w:p>
        </w:tc>
        <w:tc>
          <w:tcPr>
            <w:tcW w:w="5917" w:type="dxa"/>
            <w:tcBorders>
              <w:top w:val="single" w:sz="6" w:space="0" w:color="auto"/>
              <w:left w:val="single" w:sz="6" w:space="0" w:color="auto"/>
              <w:bottom w:val="single" w:sz="6" w:space="0" w:color="auto"/>
              <w:right w:val="single" w:sz="6" w:space="0" w:color="auto"/>
            </w:tcBorders>
          </w:tcPr>
          <w:p w14:paraId="69BE1F1A"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4E4D477B" w14:textId="77777777" w:rsidTr="0005433F">
        <w:trPr>
          <w:trHeight w:val="187"/>
          <w:jc w:val="center"/>
        </w:trPr>
        <w:tc>
          <w:tcPr>
            <w:tcW w:w="1799" w:type="dxa"/>
            <w:tcBorders>
              <w:left w:val="single" w:sz="6" w:space="0" w:color="auto"/>
              <w:right w:val="single" w:sz="6" w:space="0" w:color="auto"/>
            </w:tcBorders>
          </w:tcPr>
          <w:p w14:paraId="7450F26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070D7DF" w14:textId="77777777" w:rsidR="007F4A11" w:rsidRPr="007F4A11" w:rsidRDefault="00980C5F" w:rsidP="007F4A11">
            <w:pPr>
              <w:rPr>
                <w:sz w:val="16"/>
                <w:szCs w:val="16"/>
              </w:rPr>
            </w:pPr>
            <w:r w:rsidRPr="007F4A11">
              <w:rPr>
                <w:sz w:val="16"/>
                <w:szCs w:val="16"/>
              </w:rPr>
              <w:t>ENMEM-REQ-199604/B-Recall Priority</w:t>
            </w:r>
          </w:p>
        </w:tc>
        <w:tc>
          <w:tcPr>
            <w:tcW w:w="5917" w:type="dxa"/>
            <w:tcBorders>
              <w:top w:val="single" w:sz="6" w:space="0" w:color="auto"/>
              <w:left w:val="single" w:sz="6" w:space="0" w:color="auto"/>
              <w:bottom w:val="single" w:sz="6" w:space="0" w:color="auto"/>
              <w:right w:val="single" w:sz="6" w:space="0" w:color="auto"/>
            </w:tcBorders>
          </w:tcPr>
          <w:p w14:paraId="64168085" w14:textId="77777777" w:rsidR="007F4A11" w:rsidRPr="007F4A11" w:rsidRDefault="00980C5F" w:rsidP="007F4A11">
            <w:pPr>
              <w:rPr>
                <w:sz w:val="16"/>
                <w:szCs w:val="16"/>
              </w:rPr>
            </w:pPr>
            <w:r w:rsidRPr="007F4A11">
              <w:rPr>
                <w:sz w:val="16"/>
                <w:szCs w:val="16"/>
              </w:rPr>
              <w:t>MBORREL4: Updated for NFC</w:t>
            </w:r>
          </w:p>
        </w:tc>
      </w:tr>
      <w:tr w:rsidR="007F4A11" w:rsidRPr="00294006" w14:paraId="42CCBD09" w14:textId="77777777" w:rsidTr="0005433F">
        <w:trPr>
          <w:trHeight w:val="187"/>
          <w:jc w:val="center"/>
        </w:trPr>
        <w:tc>
          <w:tcPr>
            <w:tcW w:w="1799" w:type="dxa"/>
            <w:tcBorders>
              <w:left w:val="single" w:sz="6" w:space="0" w:color="auto"/>
              <w:right w:val="single" w:sz="6" w:space="0" w:color="auto"/>
            </w:tcBorders>
          </w:tcPr>
          <w:p w14:paraId="05BC195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260344" w14:textId="77777777" w:rsidR="007F4A11" w:rsidRPr="007F4A11" w:rsidRDefault="00980C5F" w:rsidP="007F4A11">
            <w:pPr>
              <w:rPr>
                <w:sz w:val="16"/>
                <w:szCs w:val="16"/>
              </w:rPr>
            </w:pPr>
            <w:r w:rsidRPr="007F4A11">
              <w:rPr>
                <w:sz w:val="16"/>
                <w:szCs w:val="16"/>
              </w:rPr>
              <w:t xml:space="preserve">ENMEM-ACT-REQ-099384/E-Sign </w:t>
            </w:r>
            <w:proofErr w:type="gramStart"/>
            <w:r w:rsidRPr="007F4A11">
              <w:rPr>
                <w:sz w:val="16"/>
                <w:szCs w:val="16"/>
              </w:rPr>
              <w:t>Into</w:t>
            </w:r>
            <w:proofErr w:type="gramEnd"/>
            <w:r w:rsidRPr="007F4A11">
              <w:rPr>
                <w:sz w:val="16"/>
                <w:szCs w:val="16"/>
              </w:rPr>
              <w:t xml:space="preserve">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7958128E" w14:textId="77777777" w:rsidR="007F4A11" w:rsidRPr="007F4A11" w:rsidRDefault="00980C5F" w:rsidP="007F4A11">
            <w:pPr>
              <w:rPr>
                <w:sz w:val="16"/>
                <w:szCs w:val="16"/>
              </w:rPr>
            </w:pPr>
            <w:r w:rsidRPr="007F4A11">
              <w:rPr>
                <w:sz w:val="16"/>
                <w:szCs w:val="16"/>
              </w:rPr>
              <w:t>MBORREL4: Updated name and diagram for NFC</w:t>
            </w:r>
          </w:p>
        </w:tc>
      </w:tr>
      <w:tr w:rsidR="007F4A11" w:rsidRPr="00294006" w14:paraId="7AC371CD" w14:textId="77777777" w:rsidTr="0005433F">
        <w:trPr>
          <w:trHeight w:val="187"/>
          <w:jc w:val="center"/>
        </w:trPr>
        <w:tc>
          <w:tcPr>
            <w:tcW w:w="1799" w:type="dxa"/>
            <w:tcBorders>
              <w:left w:val="single" w:sz="6" w:space="0" w:color="auto"/>
              <w:right w:val="single" w:sz="6" w:space="0" w:color="auto"/>
            </w:tcBorders>
          </w:tcPr>
          <w:p w14:paraId="437CC80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5129281" w14:textId="77777777" w:rsidR="007F4A11" w:rsidRPr="007F4A11" w:rsidRDefault="00980C5F" w:rsidP="007F4A11">
            <w:pPr>
              <w:rPr>
                <w:sz w:val="16"/>
                <w:szCs w:val="16"/>
              </w:rPr>
            </w:pPr>
            <w:r w:rsidRPr="007F4A11">
              <w:rPr>
                <w:sz w:val="16"/>
                <w:szCs w:val="16"/>
              </w:rPr>
              <w:t xml:space="preserve">ENMEM-SD-REQ-099432/E-Sign </w:t>
            </w:r>
            <w:proofErr w:type="gramStart"/>
            <w:r w:rsidRPr="007F4A11">
              <w:rPr>
                <w:sz w:val="16"/>
                <w:szCs w:val="16"/>
              </w:rPr>
              <w:t>Into</w:t>
            </w:r>
            <w:proofErr w:type="gramEnd"/>
            <w:r w:rsidRPr="007F4A11">
              <w:rPr>
                <w:sz w:val="16"/>
                <w:szCs w:val="16"/>
              </w:rPr>
              <w:t xml:space="preserve"> Driver Profile Via Keyfob/Phone/NFC Key</w:t>
            </w:r>
          </w:p>
        </w:tc>
        <w:tc>
          <w:tcPr>
            <w:tcW w:w="5917" w:type="dxa"/>
            <w:tcBorders>
              <w:top w:val="single" w:sz="6" w:space="0" w:color="auto"/>
              <w:left w:val="single" w:sz="6" w:space="0" w:color="auto"/>
              <w:bottom w:val="single" w:sz="6" w:space="0" w:color="auto"/>
              <w:right w:val="single" w:sz="6" w:space="0" w:color="auto"/>
            </w:tcBorders>
          </w:tcPr>
          <w:p w14:paraId="548B3029" w14:textId="77777777" w:rsidR="007F4A11" w:rsidRPr="007F4A11" w:rsidRDefault="00980C5F" w:rsidP="007F4A11">
            <w:pPr>
              <w:rPr>
                <w:sz w:val="16"/>
                <w:szCs w:val="16"/>
              </w:rPr>
            </w:pPr>
            <w:r w:rsidRPr="007F4A11">
              <w:rPr>
                <w:sz w:val="16"/>
                <w:szCs w:val="16"/>
              </w:rPr>
              <w:t>MBORREL4: Updated name and diagram for NFC</w:t>
            </w:r>
          </w:p>
        </w:tc>
      </w:tr>
      <w:tr w:rsidR="007F4A11" w:rsidRPr="00294006" w14:paraId="4EF8425A" w14:textId="77777777" w:rsidTr="0005433F">
        <w:trPr>
          <w:trHeight w:val="187"/>
          <w:jc w:val="center"/>
        </w:trPr>
        <w:tc>
          <w:tcPr>
            <w:tcW w:w="1799" w:type="dxa"/>
            <w:tcBorders>
              <w:left w:val="single" w:sz="6" w:space="0" w:color="auto"/>
              <w:right w:val="single" w:sz="6" w:space="0" w:color="auto"/>
            </w:tcBorders>
          </w:tcPr>
          <w:p w14:paraId="36F1CEA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5924013" w14:textId="77777777" w:rsidR="007F4A11" w:rsidRPr="007F4A11" w:rsidRDefault="00980C5F" w:rsidP="007F4A11">
            <w:pPr>
              <w:rPr>
                <w:sz w:val="16"/>
                <w:szCs w:val="16"/>
              </w:rPr>
            </w:pPr>
            <w:r w:rsidRPr="007F4A11">
              <w:rPr>
                <w:sz w:val="16"/>
                <w:szCs w:val="16"/>
              </w:rPr>
              <w:t>STR-176719/F-Use Cases</w:t>
            </w:r>
          </w:p>
        </w:tc>
        <w:tc>
          <w:tcPr>
            <w:tcW w:w="5917" w:type="dxa"/>
            <w:tcBorders>
              <w:top w:val="single" w:sz="6" w:space="0" w:color="auto"/>
              <w:left w:val="single" w:sz="6" w:space="0" w:color="auto"/>
              <w:bottom w:val="single" w:sz="6" w:space="0" w:color="auto"/>
              <w:right w:val="single" w:sz="6" w:space="0" w:color="auto"/>
            </w:tcBorders>
          </w:tcPr>
          <w:p w14:paraId="06B0FD76" w14:textId="77777777" w:rsidR="007F4A11" w:rsidRPr="007F4A11" w:rsidRDefault="00980C5F" w:rsidP="007F4A11">
            <w:pPr>
              <w:rPr>
                <w:sz w:val="16"/>
                <w:szCs w:val="16"/>
              </w:rPr>
            </w:pPr>
            <w:r w:rsidRPr="007F4A11">
              <w:rPr>
                <w:sz w:val="16"/>
                <w:szCs w:val="16"/>
              </w:rPr>
              <w:t>MBORREL4: Added REQ-427168</w:t>
            </w:r>
          </w:p>
        </w:tc>
      </w:tr>
      <w:tr w:rsidR="007F4A11" w:rsidRPr="00294006" w14:paraId="3AF54543" w14:textId="77777777" w:rsidTr="0005433F">
        <w:trPr>
          <w:trHeight w:val="187"/>
          <w:jc w:val="center"/>
        </w:trPr>
        <w:tc>
          <w:tcPr>
            <w:tcW w:w="1799" w:type="dxa"/>
            <w:tcBorders>
              <w:left w:val="single" w:sz="6" w:space="0" w:color="auto"/>
              <w:right w:val="single" w:sz="6" w:space="0" w:color="auto"/>
            </w:tcBorders>
          </w:tcPr>
          <w:p w14:paraId="2516502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40E0A16" w14:textId="77777777" w:rsidR="007F4A11" w:rsidRPr="007F4A11" w:rsidRDefault="00980C5F" w:rsidP="007F4A11">
            <w:pPr>
              <w:rPr>
                <w:sz w:val="16"/>
                <w:szCs w:val="16"/>
              </w:rPr>
            </w:pPr>
            <w:r w:rsidRPr="007F4A11">
              <w:rPr>
                <w:sz w:val="16"/>
                <w:szCs w:val="16"/>
              </w:rPr>
              <w:t>ENMEM-UC-REQ-095908/E-Associate Keyfob/Phone/NFC Key to a Driver Profile</w:t>
            </w:r>
          </w:p>
        </w:tc>
        <w:tc>
          <w:tcPr>
            <w:tcW w:w="5917" w:type="dxa"/>
            <w:tcBorders>
              <w:top w:val="single" w:sz="6" w:space="0" w:color="auto"/>
              <w:left w:val="single" w:sz="6" w:space="0" w:color="auto"/>
              <w:bottom w:val="single" w:sz="6" w:space="0" w:color="auto"/>
              <w:right w:val="single" w:sz="6" w:space="0" w:color="auto"/>
            </w:tcBorders>
          </w:tcPr>
          <w:p w14:paraId="09A5DBFE"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05D38EE7" w14:textId="77777777" w:rsidTr="0005433F">
        <w:trPr>
          <w:trHeight w:val="187"/>
          <w:jc w:val="center"/>
        </w:trPr>
        <w:tc>
          <w:tcPr>
            <w:tcW w:w="1799" w:type="dxa"/>
            <w:tcBorders>
              <w:left w:val="single" w:sz="6" w:space="0" w:color="auto"/>
              <w:right w:val="single" w:sz="6" w:space="0" w:color="auto"/>
            </w:tcBorders>
          </w:tcPr>
          <w:p w14:paraId="6E6EF8B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47D14E" w14:textId="77777777" w:rsidR="007F4A11" w:rsidRPr="007F4A11" w:rsidRDefault="00980C5F" w:rsidP="007F4A11">
            <w:pPr>
              <w:rPr>
                <w:sz w:val="16"/>
                <w:szCs w:val="16"/>
              </w:rPr>
            </w:pPr>
            <w:r w:rsidRPr="007F4A11">
              <w:rPr>
                <w:sz w:val="16"/>
                <w:szCs w:val="16"/>
              </w:rPr>
              <w:t>ENMEM-UC-REQ-095925/D-Attempt to Associate Already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083574EE"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2BFA7E79" w14:textId="77777777" w:rsidTr="0005433F">
        <w:trPr>
          <w:trHeight w:val="187"/>
          <w:jc w:val="center"/>
        </w:trPr>
        <w:tc>
          <w:tcPr>
            <w:tcW w:w="1799" w:type="dxa"/>
            <w:tcBorders>
              <w:left w:val="single" w:sz="6" w:space="0" w:color="auto"/>
              <w:right w:val="single" w:sz="6" w:space="0" w:color="auto"/>
            </w:tcBorders>
          </w:tcPr>
          <w:p w14:paraId="201DEF7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795166" w14:textId="77777777" w:rsidR="007F4A11" w:rsidRPr="007F4A11" w:rsidRDefault="00980C5F" w:rsidP="007F4A11">
            <w:pPr>
              <w:rPr>
                <w:sz w:val="16"/>
                <w:szCs w:val="16"/>
              </w:rPr>
            </w:pPr>
            <w:r w:rsidRPr="007F4A11">
              <w:rPr>
                <w:sz w:val="16"/>
                <w:szCs w:val="16"/>
              </w:rPr>
              <w:t>ENMEM-UC-REQ-195889/E-Associate a Keyfob with Incorrect Method</w:t>
            </w:r>
          </w:p>
        </w:tc>
        <w:tc>
          <w:tcPr>
            <w:tcW w:w="5917" w:type="dxa"/>
            <w:tcBorders>
              <w:top w:val="single" w:sz="6" w:space="0" w:color="auto"/>
              <w:left w:val="single" w:sz="6" w:space="0" w:color="auto"/>
              <w:bottom w:val="single" w:sz="6" w:space="0" w:color="auto"/>
              <w:right w:val="single" w:sz="6" w:space="0" w:color="auto"/>
            </w:tcBorders>
          </w:tcPr>
          <w:p w14:paraId="4434785E" w14:textId="77777777" w:rsidR="007F4A11" w:rsidRPr="007F4A11" w:rsidRDefault="00980C5F" w:rsidP="007F4A11">
            <w:pPr>
              <w:rPr>
                <w:sz w:val="16"/>
                <w:szCs w:val="16"/>
              </w:rPr>
            </w:pPr>
            <w:r w:rsidRPr="007F4A11">
              <w:rPr>
                <w:sz w:val="16"/>
                <w:szCs w:val="16"/>
              </w:rPr>
              <w:t>MBORREL4: Updated for NFC</w:t>
            </w:r>
          </w:p>
        </w:tc>
      </w:tr>
      <w:tr w:rsidR="007F4A11" w:rsidRPr="00294006" w14:paraId="40E94763" w14:textId="77777777" w:rsidTr="0005433F">
        <w:trPr>
          <w:trHeight w:val="187"/>
          <w:jc w:val="center"/>
        </w:trPr>
        <w:tc>
          <w:tcPr>
            <w:tcW w:w="1799" w:type="dxa"/>
            <w:tcBorders>
              <w:left w:val="single" w:sz="6" w:space="0" w:color="auto"/>
              <w:right w:val="single" w:sz="6" w:space="0" w:color="auto"/>
            </w:tcBorders>
          </w:tcPr>
          <w:p w14:paraId="43D2B702"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5C39368" w14:textId="77777777" w:rsidR="007F4A11" w:rsidRPr="007F4A11" w:rsidRDefault="00980C5F" w:rsidP="007F4A11">
            <w:pPr>
              <w:rPr>
                <w:sz w:val="16"/>
                <w:szCs w:val="16"/>
              </w:rPr>
            </w:pPr>
            <w:r w:rsidRPr="007F4A11">
              <w:rPr>
                <w:sz w:val="16"/>
                <w:szCs w:val="16"/>
              </w:rPr>
              <w:t>ENMEM-UC-REQ-095927/D-Disassociate Keyfob/Phone/NFC Key from a Driver Profile</w:t>
            </w:r>
          </w:p>
        </w:tc>
        <w:tc>
          <w:tcPr>
            <w:tcW w:w="5917" w:type="dxa"/>
            <w:tcBorders>
              <w:top w:val="single" w:sz="6" w:space="0" w:color="auto"/>
              <w:left w:val="single" w:sz="6" w:space="0" w:color="auto"/>
              <w:bottom w:val="single" w:sz="6" w:space="0" w:color="auto"/>
              <w:right w:val="single" w:sz="6" w:space="0" w:color="auto"/>
            </w:tcBorders>
          </w:tcPr>
          <w:p w14:paraId="3AFAC1CA"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4D36C236" w14:textId="77777777" w:rsidTr="0005433F">
        <w:trPr>
          <w:trHeight w:val="187"/>
          <w:jc w:val="center"/>
        </w:trPr>
        <w:tc>
          <w:tcPr>
            <w:tcW w:w="1799" w:type="dxa"/>
            <w:tcBorders>
              <w:left w:val="single" w:sz="6" w:space="0" w:color="auto"/>
              <w:right w:val="single" w:sz="6" w:space="0" w:color="auto"/>
            </w:tcBorders>
          </w:tcPr>
          <w:p w14:paraId="5064751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8ED8C56" w14:textId="77777777" w:rsidR="007F4A11" w:rsidRPr="007F4A11" w:rsidRDefault="00980C5F" w:rsidP="007F4A11">
            <w:pPr>
              <w:rPr>
                <w:sz w:val="16"/>
                <w:szCs w:val="16"/>
              </w:rPr>
            </w:pPr>
            <w:r w:rsidRPr="007F4A11">
              <w:rPr>
                <w:sz w:val="16"/>
                <w:szCs w:val="16"/>
              </w:rPr>
              <w:t xml:space="preserve">ENMEM-UC-REQ-194188/B-Disassociate </w:t>
            </w:r>
            <w:proofErr w:type="spellStart"/>
            <w:r w:rsidRPr="007F4A11">
              <w:rPr>
                <w:sz w:val="16"/>
                <w:szCs w:val="16"/>
              </w:rPr>
              <w:t>Keyfobs</w:t>
            </w:r>
            <w:proofErr w:type="spellEnd"/>
            <w:r w:rsidRPr="007F4A11">
              <w:rPr>
                <w:sz w:val="16"/>
                <w:szCs w:val="16"/>
              </w:rPr>
              <w:t xml:space="preserve"> from Driver Profiles after </w:t>
            </w:r>
            <w:proofErr w:type="spellStart"/>
            <w:r w:rsidRPr="007F4A11">
              <w:rPr>
                <w:sz w:val="16"/>
                <w:szCs w:val="16"/>
              </w:rPr>
              <w:t>Keyfobs</w:t>
            </w:r>
            <w:proofErr w:type="spellEnd"/>
            <w:r w:rsidRPr="007F4A11">
              <w:rPr>
                <w:sz w:val="16"/>
                <w:szCs w:val="16"/>
              </w:rPr>
              <w:t xml:space="preserve"> Are Erased from a Vehicle</w:t>
            </w:r>
          </w:p>
        </w:tc>
        <w:tc>
          <w:tcPr>
            <w:tcW w:w="5917" w:type="dxa"/>
            <w:tcBorders>
              <w:top w:val="single" w:sz="6" w:space="0" w:color="auto"/>
              <w:left w:val="single" w:sz="6" w:space="0" w:color="auto"/>
              <w:bottom w:val="single" w:sz="6" w:space="0" w:color="auto"/>
              <w:right w:val="single" w:sz="6" w:space="0" w:color="auto"/>
            </w:tcBorders>
          </w:tcPr>
          <w:p w14:paraId="0C2D9EEE" w14:textId="77777777" w:rsidR="007F4A11" w:rsidRPr="007F4A11" w:rsidRDefault="00980C5F" w:rsidP="007F4A11">
            <w:pPr>
              <w:rPr>
                <w:sz w:val="16"/>
                <w:szCs w:val="16"/>
              </w:rPr>
            </w:pPr>
            <w:r w:rsidRPr="007F4A11">
              <w:rPr>
                <w:sz w:val="16"/>
                <w:szCs w:val="16"/>
              </w:rPr>
              <w:t>MBORREL4: Updated referenced req in note</w:t>
            </w:r>
          </w:p>
        </w:tc>
      </w:tr>
      <w:tr w:rsidR="007F4A11" w:rsidRPr="00294006" w14:paraId="106C7C27" w14:textId="77777777" w:rsidTr="0005433F">
        <w:trPr>
          <w:trHeight w:val="187"/>
          <w:jc w:val="center"/>
        </w:trPr>
        <w:tc>
          <w:tcPr>
            <w:tcW w:w="1799" w:type="dxa"/>
            <w:tcBorders>
              <w:left w:val="single" w:sz="6" w:space="0" w:color="auto"/>
              <w:right w:val="single" w:sz="6" w:space="0" w:color="auto"/>
            </w:tcBorders>
          </w:tcPr>
          <w:p w14:paraId="48C582D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3910D3" w14:textId="77777777" w:rsidR="007F4A11" w:rsidRPr="007F4A11" w:rsidRDefault="00980C5F" w:rsidP="007F4A11">
            <w:pPr>
              <w:rPr>
                <w:sz w:val="16"/>
                <w:szCs w:val="16"/>
              </w:rPr>
            </w:pPr>
            <w:r w:rsidRPr="007F4A11">
              <w:rPr>
                <w:sz w:val="16"/>
                <w:szCs w:val="16"/>
              </w:rPr>
              <w:t>ENMEM-UC-REQ-232959/B-Disassociate Phone from Driver Profiles after Phone is Erased/Revoked</w:t>
            </w:r>
          </w:p>
        </w:tc>
        <w:tc>
          <w:tcPr>
            <w:tcW w:w="5917" w:type="dxa"/>
            <w:tcBorders>
              <w:top w:val="single" w:sz="6" w:space="0" w:color="auto"/>
              <w:left w:val="single" w:sz="6" w:space="0" w:color="auto"/>
              <w:bottom w:val="single" w:sz="6" w:space="0" w:color="auto"/>
              <w:right w:val="single" w:sz="6" w:space="0" w:color="auto"/>
            </w:tcBorders>
          </w:tcPr>
          <w:p w14:paraId="14475AA1" w14:textId="77777777" w:rsidR="007F4A11" w:rsidRPr="007F4A11" w:rsidRDefault="00980C5F" w:rsidP="007F4A11">
            <w:pPr>
              <w:rPr>
                <w:sz w:val="16"/>
                <w:szCs w:val="16"/>
              </w:rPr>
            </w:pPr>
            <w:r w:rsidRPr="007F4A11">
              <w:rPr>
                <w:sz w:val="16"/>
                <w:szCs w:val="16"/>
              </w:rPr>
              <w:t>MBORREL4: Updated referenced req in note</w:t>
            </w:r>
          </w:p>
        </w:tc>
      </w:tr>
      <w:tr w:rsidR="007F4A11" w:rsidRPr="00294006" w14:paraId="30E5D903" w14:textId="77777777" w:rsidTr="0005433F">
        <w:trPr>
          <w:trHeight w:val="187"/>
          <w:jc w:val="center"/>
        </w:trPr>
        <w:tc>
          <w:tcPr>
            <w:tcW w:w="1799" w:type="dxa"/>
            <w:tcBorders>
              <w:left w:val="single" w:sz="6" w:space="0" w:color="auto"/>
              <w:right w:val="single" w:sz="6" w:space="0" w:color="auto"/>
            </w:tcBorders>
          </w:tcPr>
          <w:p w14:paraId="2CE3975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231E722" w14:textId="77777777" w:rsidR="007F4A11" w:rsidRPr="007F4A11" w:rsidRDefault="00980C5F" w:rsidP="007F4A11">
            <w:pPr>
              <w:rPr>
                <w:sz w:val="16"/>
                <w:szCs w:val="16"/>
              </w:rPr>
            </w:pPr>
            <w:r w:rsidRPr="007F4A11">
              <w:rPr>
                <w:sz w:val="16"/>
                <w:szCs w:val="16"/>
              </w:rPr>
              <w:t>ENMEM-UC-REQ-427168/A-Disassociate NFC key from Driver Profiles after NFC key is remotely deleted</w:t>
            </w:r>
          </w:p>
        </w:tc>
        <w:tc>
          <w:tcPr>
            <w:tcW w:w="5917" w:type="dxa"/>
            <w:tcBorders>
              <w:top w:val="single" w:sz="6" w:space="0" w:color="auto"/>
              <w:left w:val="single" w:sz="6" w:space="0" w:color="auto"/>
              <w:bottom w:val="single" w:sz="6" w:space="0" w:color="auto"/>
              <w:right w:val="single" w:sz="6" w:space="0" w:color="auto"/>
            </w:tcBorders>
          </w:tcPr>
          <w:p w14:paraId="3F7CC6DD" w14:textId="77777777" w:rsidR="007F4A11" w:rsidRPr="007F4A11" w:rsidRDefault="00980C5F" w:rsidP="007F4A11">
            <w:pPr>
              <w:rPr>
                <w:sz w:val="16"/>
                <w:szCs w:val="16"/>
              </w:rPr>
            </w:pPr>
            <w:r w:rsidRPr="007F4A11">
              <w:rPr>
                <w:sz w:val="16"/>
                <w:szCs w:val="16"/>
              </w:rPr>
              <w:t>MBORREL4: New req.</w:t>
            </w:r>
          </w:p>
        </w:tc>
      </w:tr>
      <w:tr w:rsidR="007F4A11" w:rsidRPr="00294006" w14:paraId="57AE94FD" w14:textId="77777777" w:rsidTr="0005433F">
        <w:trPr>
          <w:trHeight w:val="187"/>
          <w:jc w:val="center"/>
        </w:trPr>
        <w:tc>
          <w:tcPr>
            <w:tcW w:w="1799" w:type="dxa"/>
            <w:tcBorders>
              <w:left w:val="single" w:sz="6" w:space="0" w:color="auto"/>
              <w:right w:val="single" w:sz="6" w:space="0" w:color="auto"/>
            </w:tcBorders>
          </w:tcPr>
          <w:p w14:paraId="7CC321E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4F97922" w14:textId="77777777" w:rsidR="007F4A11" w:rsidRPr="007F4A11" w:rsidRDefault="00980C5F" w:rsidP="007F4A11">
            <w:pPr>
              <w:rPr>
                <w:sz w:val="16"/>
                <w:szCs w:val="16"/>
              </w:rPr>
            </w:pPr>
            <w:r w:rsidRPr="007F4A11">
              <w:rPr>
                <w:sz w:val="16"/>
                <w:szCs w:val="16"/>
              </w:rPr>
              <w:t>ENMEM-UC-REQ-095929/F-Delete a Driver Profile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51A8E6E4" w14:textId="77777777" w:rsidR="007F4A11" w:rsidRPr="007F4A11" w:rsidRDefault="00980C5F" w:rsidP="007F4A11">
            <w:pPr>
              <w:rPr>
                <w:sz w:val="16"/>
                <w:szCs w:val="16"/>
              </w:rPr>
            </w:pPr>
            <w:r w:rsidRPr="007F4A11">
              <w:rPr>
                <w:sz w:val="16"/>
                <w:szCs w:val="16"/>
              </w:rPr>
              <w:t>MBORREL4: Updated for NFC</w:t>
            </w:r>
          </w:p>
        </w:tc>
      </w:tr>
      <w:tr w:rsidR="007F4A11" w:rsidRPr="00294006" w14:paraId="7336EDBD" w14:textId="77777777" w:rsidTr="0005433F">
        <w:trPr>
          <w:trHeight w:val="187"/>
          <w:jc w:val="center"/>
        </w:trPr>
        <w:tc>
          <w:tcPr>
            <w:tcW w:w="1799" w:type="dxa"/>
            <w:tcBorders>
              <w:left w:val="single" w:sz="6" w:space="0" w:color="auto"/>
              <w:right w:val="single" w:sz="6" w:space="0" w:color="auto"/>
            </w:tcBorders>
          </w:tcPr>
          <w:p w14:paraId="5F9697C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49C6BF" w14:textId="77777777" w:rsidR="007F4A11" w:rsidRPr="007F4A11" w:rsidRDefault="00980C5F" w:rsidP="007F4A11">
            <w:pPr>
              <w:rPr>
                <w:sz w:val="16"/>
                <w:szCs w:val="16"/>
              </w:rPr>
            </w:pPr>
            <w:r w:rsidRPr="007F4A11">
              <w:rPr>
                <w:sz w:val="16"/>
                <w:szCs w:val="16"/>
              </w:rPr>
              <w:t>ENMEM-UC-REQ-352158/B-Delete a Driver Profile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3C5A673A" w14:textId="77777777" w:rsidR="007F4A11" w:rsidRPr="007F4A11" w:rsidRDefault="00980C5F" w:rsidP="007F4A11">
            <w:pPr>
              <w:rPr>
                <w:sz w:val="16"/>
                <w:szCs w:val="16"/>
              </w:rPr>
            </w:pPr>
            <w:r w:rsidRPr="007F4A11">
              <w:rPr>
                <w:sz w:val="16"/>
                <w:szCs w:val="16"/>
              </w:rPr>
              <w:t>MBORREL4: Updated for NFC</w:t>
            </w:r>
          </w:p>
        </w:tc>
      </w:tr>
      <w:tr w:rsidR="007F4A11" w:rsidRPr="00294006" w14:paraId="728E8796" w14:textId="77777777" w:rsidTr="0005433F">
        <w:trPr>
          <w:trHeight w:val="187"/>
          <w:jc w:val="center"/>
        </w:trPr>
        <w:tc>
          <w:tcPr>
            <w:tcW w:w="1799" w:type="dxa"/>
            <w:tcBorders>
              <w:left w:val="single" w:sz="6" w:space="0" w:color="auto"/>
              <w:right w:val="single" w:sz="6" w:space="0" w:color="auto"/>
            </w:tcBorders>
          </w:tcPr>
          <w:p w14:paraId="1D4B6B6A"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1648FCE" w14:textId="77777777" w:rsidR="007F4A11" w:rsidRPr="007F4A11" w:rsidRDefault="00980C5F" w:rsidP="007F4A11">
            <w:pPr>
              <w:rPr>
                <w:sz w:val="16"/>
                <w:szCs w:val="16"/>
              </w:rPr>
            </w:pPr>
            <w:r w:rsidRPr="007F4A11">
              <w:rPr>
                <w:sz w:val="16"/>
                <w:szCs w:val="16"/>
              </w:rPr>
              <w:t>ENMEM-UC-REQ-195890/D-Delete All Driver Profiles via Master Reset (with EnhancedMemoryPositionClient)</w:t>
            </w:r>
          </w:p>
        </w:tc>
        <w:tc>
          <w:tcPr>
            <w:tcW w:w="5917" w:type="dxa"/>
            <w:tcBorders>
              <w:top w:val="single" w:sz="6" w:space="0" w:color="auto"/>
              <w:left w:val="single" w:sz="6" w:space="0" w:color="auto"/>
              <w:bottom w:val="single" w:sz="6" w:space="0" w:color="auto"/>
              <w:right w:val="single" w:sz="6" w:space="0" w:color="auto"/>
            </w:tcBorders>
          </w:tcPr>
          <w:p w14:paraId="39EDCAEC" w14:textId="77777777" w:rsidR="007F4A11" w:rsidRPr="007F4A11" w:rsidRDefault="00980C5F" w:rsidP="007F4A11">
            <w:pPr>
              <w:rPr>
                <w:sz w:val="16"/>
                <w:szCs w:val="16"/>
              </w:rPr>
            </w:pPr>
            <w:r w:rsidRPr="007F4A11">
              <w:rPr>
                <w:sz w:val="16"/>
                <w:szCs w:val="16"/>
              </w:rPr>
              <w:t>MBORREL4: Updated for NFC</w:t>
            </w:r>
          </w:p>
        </w:tc>
      </w:tr>
      <w:tr w:rsidR="007F4A11" w:rsidRPr="00294006" w14:paraId="702CBFEE" w14:textId="77777777" w:rsidTr="0005433F">
        <w:trPr>
          <w:trHeight w:val="187"/>
          <w:jc w:val="center"/>
        </w:trPr>
        <w:tc>
          <w:tcPr>
            <w:tcW w:w="1799" w:type="dxa"/>
            <w:tcBorders>
              <w:left w:val="single" w:sz="6" w:space="0" w:color="auto"/>
              <w:right w:val="single" w:sz="6" w:space="0" w:color="auto"/>
            </w:tcBorders>
          </w:tcPr>
          <w:p w14:paraId="60F48D1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D662AF" w14:textId="77777777" w:rsidR="007F4A11" w:rsidRPr="007F4A11" w:rsidRDefault="00980C5F" w:rsidP="007F4A11">
            <w:pPr>
              <w:rPr>
                <w:sz w:val="16"/>
                <w:szCs w:val="16"/>
              </w:rPr>
            </w:pPr>
            <w:r w:rsidRPr="007F4A11">
              <w:rPr>
                <w:sz w:val="16"/>
                <w:szCs w:val="16"/>
              </w:rPr>
              <w:t>ENMEM-UC-REQ-352159/B-Delete All Driver Profiles via Master Reset (without EnhancedMemoryPositionClient)</w:t>
            </w:r>
          </w:p>
        </w:tc>
        <w:tc>
          <w:tcPr>
            <w:tcW w:w="5917" w:type="dxa"/>
            <w:tcBorders>
              <w:top w:val="single" w:sz="6" w:space="0" w:color="auto"/>
              <w:left w:val="single" w:sz="6" w:space="0" w:color="auto"/>
              <w:bottom w:val="single" w:sz="6" w:space="0" w:color="auto"/>
              <w:right w:val="single" w:sz="6" w:space="0" w:color="auto"/>
            </w:tcBorders>
          </w:tcPr>
          <w:p w14:paraId="5B94A28C" w14:textId="77777777" w:rsidR="007F4A11" w:rsidRPr="007F4A11" w:rsidRDefault="00980C5F" w:rsidP="007F4A11">
            <w:pPr>
              <w:rPr>
                <w:sz w:val="16"/>
                <w:szCs w:val="16"/>
              </w:rPr>
            </w:pPr>
            <w:r w:rsidRPr="007F4A11">
              <w:rPr>
                <w:sz w:val="16"/>
                <w:szCs w:val="16"/>
              </w:rPr>
              <w:t>MBORREL4: Updated for NFC</w:t>
            </w:r>
          </w:p>
        </w:tc>
      </w:tr>
      <w:tr w:rsidR="007F4A11" w:rsidRPr="00294006" w14:paraId="1B7D5294" w14:textId="77777777" w:rsidTr="0005433F">
        <w:trPr>
          <w:trHeight w:val="187"/>
          <w:jc w:val="center"/>
        </w:trPr>
        <w:tc>
          <w:tcPr>
            <w:tcW w:w="1799" w:type="dxa"/>
            <w:tcBorders>
              <w:left w:val="single" w:sz="6" w:space="0" w:color="auto"/>
              <w:right w:val="single" w:sz="6" w:space="0" w:color="auto"/>
            </w:tcBorders>
          </w:tcPr>
          <w:p w14:paraId="7FCBFCF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FB40145" w14:textId="77777777" w:rsidR="007F4A11" w:rsidRPr="007F4A11" w:rsidRDefault="00980C5F" w:rsidP="007F4A11">
            <w:pPr>
              <w:rPr>
                <w:sz w:val="16"/>
                <w:szCs w:val="16"/>
              </w:rPr>
            </w:pPr>
            <w:r w:rsidRPr="007F4A11">
              <w:rPr>
                <w:sz w:val="16"/>
                <w:szCs w:val="16"/>
              </w:rPr>
              <w:t>ENMEM-UC-REQ-096802/E-User Aborts or System Cancel Event Occurs During Keyfob/Phone/NFC Key Association Process</w:t>
            </w:r>
          </w:p>
        </w:tc>
        <w:tc>
          <w:tcPr>
            <w:tcW w:w="5917" w:type="dxa"/>
            <w:tcBorders>
              <w:top w:val="single" w:sz="6" w:space="0" w:color="auto"/>
              <w:left w:val="single" w:sz="6" w:space="0" w:color="auto"/>
              <w:bottom w:val="single" w:sz="6" w:space="0" w:color="auto"/>
              <w:right w:val="single" w:sz="6" w:space="0" w:color="auto"/>
            </w:tcBorders>
          </w:tcPr>
          <w:p w14:paraId="47A18BCF"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42A3637B" w14:textId="77777777" w:rsidTr="0005433F">
        <w:trPr>
          <w:trHeight w:val="187"/>
          <w:jc w:val="center"/>
        </w:trPr>
        <w:tc>
          <w:tcPr>
            <w:tcW w:w="1799" w:type="dxa"/>
            <w:tcBorders>
              <w:left w:val="single" w:sz="6" w:space="0" w:color="auto"/>
              <w:right w:val="single" w:sz="6" w:space="0" w:color="auto"/>
            </w:tcBorders>
          </w:tcPr>
          <w:p w14:paraId="31D5AB1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D117B74" w14:textId="77777777" w:rsidR="007F4A11" w:rsidRPr="007F4A11" w:rsidRDefault="00980C5F" w:rsidP="007F4A11">
            <w:pPr>
              <w:rPr>
                <w:sz w:val="16"/>
                <w:szCs w:val="16"/>
              </w:rPr>
            </w:pPr>
            <w:r w:rsidRPr="007F4A11">
              <w:rPr>
                <w:sz w:val="16"/>
                <w:szCs w:val="16"/>
              </w:rPr>
              <w:t>STR-176718/F-Requirements</w:t>
            </w:r>
          </w:p>
        </w:tc>
        <w:tc>
          <w:tcPr>
            <w:tcW w:w="5917" w:type="dxa"/>
            <w:tcBorders>
              <w:top w:val="single" w:sz="6" w:space="0" w:color="auto"/>
              <w:left w:val="single" w:sz="6" w:space="0" w:color="auto"/>
              <w:bottom w:val="single" w:sz="6" w:space="0" w:color="auto"/>
              <w:right w:val="single" w:sz="6" w:space="0" w:color="auto"/>
            </w:tcBorders>
          </w:tcPr>
          <w:p w14:paraId="52B9F2C5" w14:textId="77777777" w:rsidR="007F4A11" w:rsidRPr="007F4A11" w:rsidRDefault="00980C5F" w:rsidP="007F4A11">
            <w:pPr>
              <w:rPr>
                <w:sz w:val="16"/>
                <w:szCs w:val="16"/>
              </w:rPr>
            </w:pPr>
            <w:r w:rsidRPr="007F4A11">
              <w:rPr>
                <w:sz w:val="16"/>
                <w:szCs w:val="16"/>
              </w:rPr>
              <w:t>MBORREL4: Added REQ-427169, REQ-427170. Added 'Displaying NFC Key Association/Name' section and nested reqs</w:t>
            </w:r>
          </w:p>
        </w:tc>
      </w:tr>
      <w:tr w:rsidR="007F4A11" w:rsidRPr="00294006" w14:paraId="5DD0D903" w14:textId="77777777" w:rsidTr="0005433F">
        <w:trPr>
          <w:trHeight w:val="187"/>
          <w:jc w:val="center"/>
        </w:trPr>
        <w:tc>
          <w:tcPr>
            <w:tcW w:w="1799" w:type="dxa"/>
            <w:tcBorders>
              <w:left w:val="single" w:sz="6" w:space="0" w:color="auto"/>
              <w:right w:val="single" w:sz="6" w:space="0" w:color="auto"/>
            </w:tcBorders>
          </w:tcPr>
          <w:p w14:paraId="112C3F7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98AE97B" w14:textId="77777777" w:rsidR="007F4A11" w:rsidRPr="007F4A11" w:rsidRDefault="00980C5F" w:rsidP="007F4A11">
            <w:pPr>
              <w:rPr>
                <w:sz w:val="16"/>
                <w:szCs w:val="16"/>
              </w:rPr>
            </w:pPr>
            <w:r w:rsidRPr="007F4A11">
              <w:rPr>
                <w:sz w:val="16"/>
                <w:szCs w:val="16"/>
              </w:rPr>
              <w:t>ENMEM-REQ-427169/A-Configurable Parameter to Enable NFC HMI</w:t>
            </w:r>
          </w:p>
        </w:tc>
        <w:tc>
          <w:tcPr>
            <w:tcW w:w="5917" w:type="dxa"/>
            <w:tcBorders>
              <w:top w:val="single" w:sz="6" w:space="0" w:color="auto"/>
              <w:left w:val="single" w:sz="6" w:space="0" w:color="auto"/>
              <w:bottom w:val="single" w:sz="6" w:space="0" w:color="auto"/>
              <w:right w:val="single" w:sz="6" w:space="0" w:color="auto"/>
            </w:tcBorders>
          </w:tcPr>
          <w:p w14:paraId="112BF133" w14:textId="77777777" w:rsidR="007F4A11" w:rsidRPr="007F4A11" w:rsidRDefault="00980C5F" w:rsidP="007F4A11">
            <w:pPr>
              <w:rPr>
                <w:sz w:val="16"/>
                <w:szCs w:val="16"/>
              </w:rPr>
            </w:pPr>
            <w:r w:rsidRPr="007F4A11">
              <w:rPr>
                <w:sz w:val="16"/>
                <w:szCs w:val="16"/>
              </w:rPr>
              <w:t>MBORREL4: New req. for NFC</w:t>
            </w:r>
          </w:p>
        </w:tc>
      </w:tr>
      <w:tr w:rsidR="007F4A11" w:rsidRPr="00294006" w14:paraId="581C1079" w14:textId="77777777" w:rsidTr="0005433F">
        <w:trPr>
          <w:trHeight w:val="187"/>
          <w:jc w:val="center"/>
        </w:trPr>
        <w:tc>
          <w:tcPr>
            <w:tcW w:w="1799" w:type="dxa"/>
            <w:tcBorders>
              <w:left w:val="single" w:sz="6" w:space="0" w:color="auto"/>
              <w:right w:val="single" w:sz="6" w:space="0" w:color="auto"/>
            </w:tcBorders>
          </w:tcPr>
          <w:p w14:paraId="30223DB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CA6E928" w14:textId="77777777" w:rsidR="007F4A11" w:rsidRPr="007F4A11" w:rsidRDefault="00980C5F" w:rsidP="007F4A11">
            <w:pPr>
              <w:rPr>
                <w:sz w:val="16"/>
                <w:szCs w:val="16"/>
              </w:rPr>
            </w:pPr>
            <w:r w:rsidRPr="007F4A11">
              <w:rPr>
                <w:sz w:val="16"/>
                <w:szCs w:val="16"/>
              </w:rPr>
              <w:t>ENMEM-REQ-116801/F-Retain Enhanced Memory Settings After Software Reflash</w:t>
            </w:r>
          </w:p>
        </w:tc>
        <w:tc>
          <w:tcPr>
            <w:tcW w:w="5917" w:type="dxa"/>
            <w:tcBorders>
              <w:top w:val="single" w:sz="6" w:space="0" w:color="auto"/>
              <w:left w:val="single" w:sz="6" w:space="0" w:color="auto"/>
              <w:bottom w:val="single" w:sz="6" w:space="0" w:color="auto"/>
              <w:right w:val="single" w:sz="6" w:space="0" w:color="auto"/>
            </w:tcBorders>
          </w:tcPr>
          <w:p w14:paraId="1A4B5C2E" w14:textId="77777777" w:rsidR="007F4A11" w:rsidRPr="007F4A11" w:rsidRDefault="00980C5F" w:rsidP="007F4A11">
            <w:pPr>
              <w:rPr>
                <w:sz w:val="16"/>
                <w:szCs w:val="16"/>
              </w:rPr>
            </w:pPr>
            <w:r w:rsidRPr="007F4A11">
              <w:rPr>
                <w:sz w:val="16"/>
                <w:szCs w:val="16"/>
              </w:rPr>
              <w:t>MBORREL4: Added NFC detail</w:t>
            </w:r>
          </w:p>
        </w:tc>
      </w:tr>
      <w:tr w:rsidR="007F4A11" w:rsidRPr="00294006" w14:paraId="31ED0267" w14:textId="77777777" w:rsidTr="0005433F">
        <w:trPr>
          <w:trHeight w:val="187"/>
          <w:jc w:val="center"/>
        </w:trPr>
        <w:tc>
          <w:tcPr>
            <w:tcW w:w="1799" w:type="dxa"/>
            <w:tcBorders>
              <w:left w:val="single" w:sz="6" w:space="0" w:color="auto"/>
              <w:right w:val="single" w:sz="6" w:space="0" w:color="auto"/>
            </w:tcBorders>
          </w:tcPr>
          <w:p w14:paraId="47B0E1E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7D71CA1" w14:textId="77777777" w:rsidR="007F4A11" w:rsidRPr="007F4A11" w:rsidRDefault="00980C5F" w:rsidP="007F4A11">
            <w:pPr>
              <w:rPr>
                <w:sz w:val="16"/>
                <w:szCs w:val="16"/>
              </w:rPr>
            </w:pPr>
            <w:r w:rsidRPr="007F4A11">
              <w:rPr>
                <w:sz w:val="16"/>
                <w:szCs w:val="16"/>
              </w:rPr>
              <w:t>ENMEM-REQ-116802/H-Profile Creation Interruption</w:t>
            </w:r>
          </w:p>
        </w:tc>
        <w:tc>
          <w:tcPr>
            <w:tcW w:w="5917" w:type="dxa"/>
            <w:tcBorders>
              <w:top w:val="single" w:sz="6" w:space="0" w:color="auto"/>
              <w:left w:val="single" w:sz="6" w:space="0" w:color="auto"/>
              <w:bottom w:val="single" w:sz="6" w:space="0" w:color="auto"/>
              <w:right w:val="single" w:sz="6" w:space="0" w:color="auto"/>
            </w:tcBorders>
          </w:tcPr>
          <w:p w14:paraId="427231CB" w14:textId="77777777" w:rsidR="007F4A11" w:rsidRPr="007F4A11" w:rsidRDefault="00980C5F" w:rsidP="007F4A11">
            <w:pPr>
              <w:rPr>
                <w:sz w:val="16"/>
                <w:szCs w:val="16"/>
              </w:rPr>
            </w:pPr>
            <w:r w:rsidRPr="007F4A11">
              <w:rPr>
                <w:sz w:val="16"/>
                <w:szCs w:val="16"/>
              </w:rPr>
              <w:t>MBORREL4: Updated for NFC</w:t>
            </w:r>
          </w:p>
        </w:tc>
      </w:tr>
      <w:tr w:rsidR="007F4A11" w:rsidRPr="00294006" w14:paraId="5B67FD53" w14:textId="77777777" w:rsidTr="0005433F">
        <w:trPr>
          <w:trHeight w:val="187"/>
          <w:jc w:val="center"/>
        </w:trPr>
        <w:tc>
          <w:tcPr>
            <w:tcW w:w="1799" w:type="dxa"/>
            <w:tcBorders>
              <w:left w:val="single" w:sz="6" w:space="0" w:color="auto"/>
              <w:right w:val="single" w:sz="6" w:space="0" w:color="auto"/>
            </w:tcBorders>
          </w:tcPr>
          <w:p w14:paraId="6C81F21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0318A43" w14:textId="77777777" w:rsidR="007F4A11" w:rsidRPr="007F4A11" w:rsidRDefault="00980C5F"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17921CCF" w14:textId="77777777" w:rsidR="007F4A11" w:rsidRPr="007F4A11" w:rsidRDefault="00980C5F" w:rsidP="007F4A11">
            <w:pPr>
              <w:rPr>
                <w:sz w:val="16"/>
                <w:szCs w:val="16"/>
              </w:rPr>
            </w:pPr>
            <w:r w:rsidRPr="007F4A11">
              <w:rPr>
                <w:sz w:val="16"/>
                <w:szCs w:val="16"/>
              </w:rPr>
              <w:t>MBORREL4: New req. for NFC</w:t>
            </w:r>
          </w:p>
        </w:tc>
      </w:tr>
      <w:tr w:rsidR="007F4A11" w:rsidRPr="00294006" w14:paraId="35FC6356" w14:textId="77777777" w:rsidTr="0005433F">
        <w:trPr>
          <w:trHeight w:val="187"/>
          <w:jc w:val="center"/>
        </w:trPr>
        <w:tc>
          <w:tcPr>
            <w:tcW w:w="1799" w:type="dxa"/>
            <w:tcBorders>
              <w:left w:val="single" w:sz="6" w:space="0" w:color="auto"/>
              <w:right w:val="single" w:sz="6" w:space="0" w:color="auto"/>
            </w:tcBorders>
          </w:tcPr>
          <w:p w14:paraId="3F6E47F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4CBE7BD" w14:textId="77777777" w:rsidR="007F4A11" w:rsidRPr="007F4A11" w:rsidRDefault="00980C5F" w:rsidP="007F4A11">
            <w:pPr>
              <w:rPr>
                <w:sz w:val="16"/>
                <w:szCs w:val="16"/>
              </w:rPr>
            </w:pPr>
            <w:r w:rsidRPr="007F4A11">
              <w:rPr>
                <w:sz w:val="16"/>
                <w:szCs w:val="16"/>
              </w:rPr>
              <w:t>STR-307927/D-Keyfob/Phone/NFC Key Association</w:t>
            </w:r>
          </w:p>
        </w:tc>
        <w:tc>
          <w:tcPr>
            <w:tcW w:w="5917" w:type="dxa"/>
            <w:tcBorders>
              <w:top w:val="single" w:sz="6" w:space="0" w:color="auto"/>
              <w:left w:val="single" w:sz="6" w:space="0" w:color="auto"/>
              <w:bottom w:val="single" w:sz="6" w:space="0" w:color="auto"/>
              <w:right w:val="single" w:sz="6" w:space="0" w:color="auto"/>
            </w:tcBorders>
          </w:tcPr>
          <w:p w14:paraId="1D85EDB1" w14:textId="77777777" w:rsidR="007F4A11" w:rsidRPr="007F4A11" w:rsidRDefault="00980C5F" w:rsidP="007F4A11">
            <w:pPr>
              <w:rPr>
                <w:sz w:val="16"/>
                <w:szCs w:val="16"/>
              </w:rPr>
            </w:pPr>
            <w:r w:rsidRPr="007F4A11">
              <w:rPr>
                <w:sz w:val="16"/>
                <w:szCs w:val="16"/>
              </w:rPr>
              <w:t>MBORREL4: Updated title and description. Added REQ-427323-327</w:t>
            </w:r>
          </w:p>
        </w:tc>
      </w:tr>
      <w:tr w:rsidR="007F4A11" w:rsidRPr="00294006" w14:paraId="55DBE0B6" w14:textId="77777777" w:rsidTr="0005433F">
        <w:trPr>
          <w:trHeight w:val="187"/>
          <w:jc w:val="center"/>
        </w:trPr>
        <w:tc>
          <w:tcPr>
            <w:tcW w:w="1799" w:type="dxa"/>
            <w:tcBorders>
              <w:left w:val="single" w:sz="6" w:space="0" w:color="auto"/>
              <w:right w:val="single" w:sz="6" w:space="0" w:color="auto"/>
            </w:tcBorders>
          </w:tcPr>
          <w:p w14:paraId="2E7BB16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A50DFF5" w14:textId="77777777" w:rsidR="007F4A11" w:rsidRPr="007F4A11" w:rsidRDefault="00980C5F" w:rsidP="007F4A11">
            <w:pPr>
              <w:rPr>
                <w:sz w:val="16"/>
                <w:szCs w:val="16"/>
              </w:rPr>
            </w:pPr>
            <w:r w:rsidRPr="007F4A11">
              <w:rPr>
                <w:sz w:val="16"/>
                <w:szCs w:val="16"/>
              </w:rPr>
              <w:t>ENMEM-REQ-099672/D-Configurable Parameter for Key/Phone/NFC Key Pairing</w:t>
            </w:r>
          </w:p>
        </w:tc>
        <w:tc>
          <w:tcPr>
            <w:tcW w:w="5917" w:type="dxa"/>
            <w:tcBorders>
              <w:top w:val="single" w:sz="6" w:space="0" w:color="auto"/>
              <w:left w:val="single" w:sz="6" w:space="0" w:color="auto"/>
              <w:bottom w:val="single" w:sz="6" w:space="0" w:color="auto"/>
              <w:right w:val="single" w:sz="6" w:space="0" w:color="auto"/>
            </w:tcBorders>
          </w:tcPr>
          <w:p w14:paraId="6BAC8E4C"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2FF9DCA4" w14:textId="77777777" w:rsidTr="0005433F">
        <w:trPr>
          <w:trHeight w:val="187"/>
          <w:jc w:val="center"/>
        </w:trPr>
        <w:tc>
          <w:tcPr>
            <w:tcW w:w="1799" w:type="dxa"/>
            <w:tcBorders>
              <w:left w:val="single" w:sz="6" w:space="0" w:color="auto"/>
              <w:right w:val="single" w:sz="6" w:space="0" w:color="auto"/>
            </w:tcBorders>
          </w:tcPr>
          <w:p w14:paraId="6F487D8E"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B05AFD0" w14:textId="77777777" w:rsidR="007F4A11" w:rsidRPr="007F4A11" w:rsidRDefault="00980C5F" w:rsidP="007F4A11">
            <w:pPr>
              <w:rPr>
                <w:sz w:val="16"/>
                <w:szCs w:val="16"/>
              </w:rPr>
            </w:pPr>
            <w:r w:rsidRPr="007F4A11">
              <w:rPr>
                <w:sz w:val="16"/>
                <w:szCs w:val="16"/>
              </w:rPr>
              <w:t>ENMEM-REQ-427323/A-Maximum Number of NFC Key Associations per Profile</w:t>
            </w:r>
          </w:p>
        </w:tc>
        <w:tc>
          <w:tcPr>
            <w:tcW w:w="5917" w:type="dxa"/>
            <w:tcBorders>
              <w:top w:val="single" w:sz="6" w:space="0" w:color="auto"/>
              <w:left w:val="single" w:sz="6" w:space="0" w:color="auto"/>
              <w:bottom w:val="single" w:sz="6" w:space="0" w:color="auto"/>
              <w:right w:val="single" w:sz="6" w:space="0" w:color="auto"/>
            </w:tcBorders>
          </w:tcPr>
          <w:p w14:paraId="3436A8E3" w14:textId="77777777" w:rsidR="007F4A11" w:rsidRPr="007F4A11" w:rsidRDefault="00980C5F" w:rsidP="007F4A11">
            <w:pPr>
              <w:rPr>
                <w:sz w:val="16"/>
                <w:szCs w:val="16"/>
              </w:rPr>
            </w:pPr>
            <w:r w:rsidRPr="007F4A11">
              <w:rPr>
                <w:sz w:val="16"/>
                <w:szCs w:val="16"/>
              </w:rPr>
              <w:t>MBORREL4: New req. for NFC</w:t>
            </w:r>
          </w:p>
        </w:tc>
      </w:tr>
      <w:tr w:rsidR="007F4A11" w:rsidRPr="00294006" w14:paraId="40B62FC7" w14:textId="77777777" w:rsidTr="0005433F">
        <w:trPr>
          <w:trHeight w:val="187"/>
          <w:jc w:val="center"/>
        </w:trPr>
        <w:tc>
          <w:tcPr>
            <w:tcW w:w="1799" w:type="dxa"/>
            <w:tcBorders>
              <w:left w:val="single" w:sz="6" w:space="0" w:color="auto"/>
              <w:right w:val="single" w:sz="6" w:space="0" w:color="auto"/>
            </w:tcBorders>
          </w:tcPr>
          <w:p w14:paraId="1F9240B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8C89A38" w14:textId="77777777" w:rsidR="007F4A11" w:rsidRPr="007F4A11" w:rsidRDefault="00980C5F" w:rsidP="007F4A11">
            <w:pPr>
              <w:rPr>
                <w:sz w:val="16"/>
                <w:szCs w:val="16"/>
              </w:rPr>
            </w:pPr>
            <w:r w:rsidRPr="007F4A11">
              <w:rPr>
                <w:sz w:val="16"/>
                <w:szCs w:val="16"/>
              </w:rPr>
              <w:t>ENMEM-REQ-427324/A-NFC Key Pairing Mode</w:t>
            </w:r>
          </w:p>
        </w:tc>
        <w:tc>
          <w:tcPr>
            <w:tcW w:w="5917" w:type="dxa"/>
            <w:tcBorders>
              <w:top w:val="single" w:sz="6" w:space="0" w:color="auto"/>
              <w:left w:val="single" w:sz="6" w:space="0" w:color="auto"/>
              <w:bottom w:val="single" w:sz="6" w:space="0" w:color="auto"/>
              <w:right w:val="single" w:sz="6" w:space="0" w:color="auto"/>
            </w:tcBorders>
          </w:tcPr>
          <w:p w14:paraId="52D140F7" w14:textId="77777777" w:rsidR="007F4A11" w:rsidRPr="007F4A11" w:rsidRDefault="00980C5F" w:rsidP="007F4A11">
            <w:pPr>
              <w:rPr>
                <w:sz w:val="16"/>
                <w:szCs w:val="16"/>
              </w:rPr>
            </w:pPr>
            <w:r w:rsidRPr="007F4A11">
              <w:rPr>
                <w:sz w:val="16"/>
                <w:szCs w:val="16"/>
              </w:rPr>
              <w:t>MBORREL4: New req. for NFC</w:t>
            </w:r>
          </w:p>
        </w:tc>
      </w:tr>
      <w:tr w:rsidR="007F4A11" w:rsidRPr="00294006" w14:paraId="30D49F8F" w14:textId="77777777" w:rsidTr="0005433F">
        <w:trPr>
          <w:trHeight w:val="187"/>
          <w:jc w:val="center"/>
        </w:trPr>
        <w:tc>
          <w:tcPr>
            <w:tcW w:w="1799" w:type="dxa"/>
            <w:tcBorders>
              <w:left w:val="single" w:sz="6" w:space="0" w:color="auto"/>
              <w:right w:val="single" w:sz="6" w:space="0" w:color="auto"/>
            </w:tcBorders>
          </w:tcPr>
          <w:p w14:paraId="2853BC4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6B11F0" w14:textId="77777777" w:rsidR="007F4A11" w:rsidRPr="007F4A11" w:rsidRDefault="00980C5F" w:rsidP="007F4A11">
            <w:pPr>
              <w:rPr>
                <w:sz w:val="16"/>
                <w:szCs w:val="16"/>
              </w:rPr>
            </w:pPr>
            <w:r w:rsidRPr="007F4A11">
              <w:rPr>
                <w:sz w:val="16"/>
                <w:szCs w:val="16"/>
              </w:rPr>
              <w:t>ENMEM-REQ-427325/A-NFC Key Association Status</w:t>
            </w:r>
          </w:p>
        </w:tc>
        <w:tc>
          <w:tcPr>
            <w:tcW w:w="5917" w:type="dxa"/>
            <w:tcBorders>
              <w:top w:val="single" w:sz="6" w:space="0" w:color="auto"/>
              <w:left w:val="single" w:sz="6" w:space="0" w:color="auto"/>
              <w:bottom w:val="single" w:sz="6" w:space="0" w:color="auto"/>
              <w:right w:val="single" w:sz="6" w:space="0" w:color="auto"/>
            </w:tcBorders>
          </w:tcPr>
          <w:p w14:paraId="399C00BA" w14:textId="77777777" w:rsidR="007F4A11" w:rsidRPr="007F4A11" w:rsidRDefault="00980C5F" w:rsidP="007F4A11">
            <w:pPr>
              <w:rPr>
                <w:sz w:val="16"/>
                <w:szCs w:val="16"/>
              </w:rPr>
            </w:pPr>
            <w:r w:rsidRPr="007F4A11">
              <w:rPr>
                <w:sz w:val="16"/>
                <w:szCs w:val="16"/>
              </w:rPr>
              <w:t>MBORREL4: New req. for NFC</w:t>
            </w:r>
          </w:p>
        </w:tc>
      </w:tr>
      <w:tr w:rsidR="007F4A11" w:rsidRPr="00294006" w14:paraId="5F76AE31" w14:textId="77777777" w:rsidTr="0005433F">
        <w:trPr>
          <w:trHeight w:val="187"/>
          <w:jc w:val="center"/>
        </w:trPr>
        <w:tc>
          <w:tcPr>
            <w:tcW w:w="1799" w:type="dxa"/>
            <w:tcBorders>
              <w:left w:val="single" w:sz="6" w:space="0" w:color="auto"/>
              <w:right w:val="single" w:sz="6" w:space="0" w:color="auto"/>
            </w:tcBorders>
          </w:tcPr>
          <w:p w14:paraId="67FA0F6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F2EF108" w14:textId="77777777" w:rsidR="007F4A11" w:rsidRPr="007F4A11" w:rsidRDefault="00980C5F" w:rsidP="007F4A11">
            <w:pPr>
              <w:rPr>
                <w:sz w:val="16"/>
                <w:szCs w:val="16"/>
              </w:rPr>
            </w:pPr>
            <w:r w:rsidRPr="007F4A11">
              <w:rPr>
                <w:sz w:val="16"/>
                <w:szCs w:val="16"/>
              </w:rPr>
              <w:t>ENMEM-REQ-427326/A-NFC Key Association - Unauthorized Device Tapped</w:t>
            </w:r>
          </w:p>
        </w:tc>
        <w:tc>
          <w:tcPr>
            <w:tcW w:w="5917" w:type="dxa"/>
            <w:tcBorders>
              <w:top w:val="single" w:sz="6" w:space="0" w:color="auto"/>
              <w:left w:val="single" w:sz="6" w:space="0" w:color="auto"/>
              <w:bottom w:val="single" w:sz="6" w:space="0" w:color="auto"/>
              <w:right w:val="single" w:sz="6" w:space="0" w:color="auto"/>
            </w:tcBorders>
          </w:tcPr>
          <w:p w14:paraId="46E1CCB2" w14:textId="77777777" w:rsidR="007F4A11" w:rsidRPr="007F4A11" w:rsidRDefault="00980C5F" w:rsidP="007F4A11">
            <w:pPr>
              <w:rPr>
                <w:sz w:val="16"/>
                <w:szCs w:val="16"/>
              </w:rPr>
            </w:pPr>
            <w:r w:rsidRPr="007F4A11">
              <w:rPr>
                <w:sz w:val="16"/>
                <w:szCs w:val="16"/>
              </w:rPr>
              <w:t>MBORREL4: New req. for NFC</w:t>
            </w:r>
          </w:p>
        </w:tc>
      </w:tr>
      <w:tr w:rsidR="007F4A11" w:rsidRPr="00294006" w14:paraId="7E341E93" w14:textId="77777777" w:rsidTr="0005433F">
        <w:trPr>
          <w:trHeight w:val="187"/>
          <w:jc w:val="center"/>
        </w:trPr>
        <w:tc>
          <w:tcPr>
            <w:tcW w:w="1799" w:type="dxa"/>
            <w:tcBorders>
              <w:left w:val="single" w:sz="6" w:space="0" w:color="auto"/>
              <w:right w:val="single" w:sz="6" w:space="0" w:color="auto"/>
            </w:tcBorders>
          </w:tcPr>
          <w:p w14:paraId="67056C5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61AE81A" w14:textId="77777777" w:rsidR="007F4A11" w:rsidRPr="007F4A11" w:rsidRDefault="00980C5F" w:rsidP="007F4A11">
            <w:pPr>
              <w:rPr>
                <w:sz w:val="16"/>
                <w:szCs w:val="16"/>
              </w:rPr>
            </w:pPr>
            <w:r w:rsidRPr="007F4A11">
              <w:rPr>
                <w:sz w:val="16"/>
                <w:szCs w:val="16"/>
              </w:rPr>
              <w:t>ENMEM-REQ-234278/B-Detection of a Keyfob/Phone/NFC Key in Opposite Pairing Mode</w:t>
            </w:r>
          </w:p>
        </w:tc>
        <w:tc>
          <w:tcPr>
            <w:tcW w:w="5917" w:type="dxa"/>
            <w:tcBorders>
              <w:top w:val="single" w:sz="6" w:space="0" w:color="auto"/>
              <w:left w:val="single" w:sz="6" w:space="0" w:color="auto"/>
              <w:bottom w:val="single" w:sz="6" w:space="0" w:color="auto"/>
              <w:right w:val="single" w:sz="6" w:space="0" w:color="auto"/>
            </w:tcBorders>
          </w:tcPr>
          <w:p w14:paraId="61470FC0"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63C5ABCB" w14:textId="77777777" w:rsidTr="0005433F">
        <w:trPr>
          <w:trHeight w:val="187"/>
          <w:jc w:val="center"/>
        </w:trPr>
        <w:tc>
          <w:tcPr>
            <w:tcW w:w="1799" w:type="dxa"/>
            <w:tcBorders>
              <w:left w:val="single" w:sz="6" w:space="0" w:color="auto"/>
              <w:right w:val="single" w:sz="6" w:space="0" w:color="auto"/>
            </w:tcBorders>
          </w:tcPr>
          <w:p w14:paraId="3085E7D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C1BCF17" w14:textId="77777777" w:rsidR="007F4A11" w:rsidRPr="007F4A11" w:rsidRDefault="00980C5F" w:rsidP="007F4A11">
            <w:pPr>
              <w:rPr>
                <w:sz w:val="16"/>
                <w:szCs w:val="16"/>
              </w:rPr>
            </w:pPr>
            <w:r w:rsidRPr="007F4A11">
              <w:rPr>
                <w:sz w:val="16"/>
                <w:szCs w:val="16"/>
              </w:rPr>
              <w:t>ENMEM-HMI-REQ-234279/B-Wrong Device Detected HMI</w:t>
            </w:r>
          </w:p>
        </w:tc>
        <w:tc>
          <w:tcPr>
            <w:tcW w:w="5917" w:type="dxa"/>
            <w:tcBorders>
              <w:top w:val="single" w:sz="6" w:space="0" w:color="auto"/>
              <w:left w:val="single" w:sz="6" w:space="0" w:color="auto"/>
              <w:bottom w:val="single" w:sz="6" w:space="0" w:color="auto"/>
              <w:right w:val="single" w:sz="6" w:space="0" w:color="auto"/>
            </w:tcBorders>
          </w:tcPr>
          <w:p w14:paraId="71E470BB" w14:textId="77777777" w:rsidR="007F4A11" w:rsidRPr="007F4A11" w:rsidRDefault="00980C5F" w:rsidP="007F4A11">
            <w:pPr>
              <w:rPr>
                <w:sz w:val="16"/>
                <w:szCs w:val="16"/>
              </w:rPr>
            </w:pPr>
            <w:r w:rsidRPr="007F4A11">
              <w:rPr>
                <w:sz w:val="16"/>
                <w:szCs w:val="16"/>
              </w:rPr>
              <w:t>MBORREL4: Updated for NFC</w:t>
            </w:r>
          </w:p>
        </w:tc>
      </w:tr>
      <w:tr w:rsidR="007F4A11" w:rsidRPr="00294006" w14:paraId="2F7E4D8E" w14:textId="77777777" w:rsidTr="0005433F">
        <w:trPr>
          <w:trHeight w:val="187"/>
          <w:jc w:val="center"/>
        </w:trPr>
        <w:tc>
          <w:tcPr>
            <w:tcW w:w="1799" w:type="dxa"/>
            <w:tcBorders>
              <w:left w:val="single" w:sz="6" w:space="0" w:color="auto"/>
              <w:right w:val="single" w:sz="6" w:space="0" w:color="auto"/>
            </w:tcBorders>
          </w:tcPr>
          <w:p w14:paraId="315C804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4B33050" w14:textId="77777777" w:rsidR="007F4A11" w:rsidRPr="007F4A11" w:rsidRDefault="00980C5F" w:rsidP="007F4A11">
            <w:pPr>
              <w:rPr>
                <w:sz w:val="16"/>
                <w:szCs w:val="16"/>
              </w:rPr>
            </w:pPr>
            <w:r w:rsidRPr="007F4A11">
              <w:rPr>
                <w:sz w:val="16"/>
                <w:szCs w:val="16"/>
              </w:rPr>
              <w:t>ENMEM-REQ-198044/C-Detection of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29515032"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3736A543" w14:textId="77777777" w:rsidTr="0005433F">
        <w:trPr>
          <w:trHeight w:val="187"/>
          <w:jc w:val="center"/>
        </w:trPr>
        <w:tc>
          <w:tcPr>
            <w:tcW w:w="1799" w:type="dxa"/>
            <w:tcBorders>
              <w:left w:val="single" w:sz="6" w:space="0" w:color="auto"/>
              <w:right w:val="single" w:sz="6" w:space="0" w:color="auto"/>
            </w:tcBorders>
          </w:tcPr>
          <w:p w14:paraId="1B720DB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183EF42" w14:textId="77777777" w:rsidR="007F4A11" w:rsidRPr="007F4A11" w:rsidRDefault="00980C5F" w:rsidP="007F4A11">
            <w:pPr>
              <w:rPr>
                <w:sz w:val="16"/>
                <w:szCs w:val="16"/>
              </w:rPr>
            </w:pPr>
            <w:r w:rsidRPr="007F4A11">
              <w:rPr>
                <w:sz w:val="16"/>
                <w:szCs w:val="16"/>
              </w:rPr>
              <w:t>ENMEM-SR-REQ-198055/D-Enhanced Memory HMI Option for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3D7E740B"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1C271572" w14:textId="77777777" w:rsidTr="0005433F">
        <w:trPr>
          <w:trHeight w:val="187"/>
          <w:jc w:val="center"/>
        </w:trPr>
        <w:tc>
          <w:tcPr>
            <w:tcW w:w="1799" w:type="dxa"/>
            <w:tcBorders>
              <w:left w:val="single" w:sz="6" w:space="0" w:color="auto"/>
              <w:right w:val="single" w:sz="6" w:space="0" w:color="auto"/>
            </w:tcBorders>
          </w:tcPr>
          <w:p w14:paraId="466EC36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24BD609" w14:textId="77777777" w:rsidR="007F4A11" w:rsidRPr="007F4A11" w:rsidRDefault="00980C5F" w:rsidP="007F4A11">
            <w:pPr>
              <w:rPr>
                <w:sz w:val="16"/>
                <w:szCs w:val="16"/>
              </w:rPr>
            </w:pPr>
            <w:r w:rsidRPr="007F4A11">
              <w:rPr>
                <w:sz w:val="16"/>
                <w:szCs w:val="16"/>
              </w:rPr>
              <w:t>ENMEM-REQ-427327/A-Overwrite NFC Key</w:t>
            </w:r>
          </w:p>
        </w:tc>
        <w:tc>
          <w:tcPr>
            <w:tcW w:w="5917" w:type="dxa"/>
            <w:tcBorders>
              <w:top w:val="single" w:sz="6" w:space="0" w:color="auto"/>
              <w:left w:val="single" w:sz="6" w:space="0" w:color="auto"/>
              <w:bottom w:val="single" w:sz="6" w:space="0" w:color="auto"/>
              <w:right w:val="single" w:sz="6" w:space="0" w:color="auto"/>
            </w:tcBorders>
          </w:tcPr>
          <w:p w14:paraId="525EDBE7" w14:textId="77777777" w:rsidR="007F4A11" w:rsidRPr="007F4A11" w:rsidRDefault="00980C5F" w:rsidP="007F4A11">
            <w:pPr>
              <w:rPr>
                <w:sz w:val="16"/>
                <w:szCs w:val="16"/>
              </w:rPr>
            </w:pPr>
            <w:r w:rsidRPr="007F4A11">
              <w:rPr>
                <w:sz w:val="16"/>
                <w:szCs w:val="16"/>
              </w:rPr>
              <w:t>MBORREL4: New req. for NFC</w:t>
            </w:r>
          </w:p>
        </w:tc>
      </w:tr>
      <w:tr w:rsidR="007F4A11" w:rsidRPr="00294006" w14:paraId="4C4DC568" w14:textId="77777777" w:rsidTr="0005433F">
        <w:trPr>
          <w:trHeight w:val="187"/>
          <w:jc w:val="center"/>
        </w:trPr>
        <w:tc>
          <w:tcPr>
            <w:tcW w:w="1799" w:type="dxa"/>
            <w:tcBorders>
              <w:left w:val="single" w:sz="6" w:space="0" w:color="auto"/>
              <w:right w:val="single" w:sz="6" w:space="0" w:color="auto"/>
            </w:tcBorders>
          </w:tcPr>
          <w:p w14:paraId="226E78C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31D27C5" w14:textId="77777777" w:rsidR="007F4A11" w:rsidRPr="007F4A11" w:rsidRDefault="00980C5F" w:rsidP="007F4A11">
            <w:pPr>
              <w:rPr>
                <w:sz w:val="16"/>
                <w:szCs w:val="16"/>
              </w:rPr>
            </w:pPr>
            <w:r w:rsidRPr="007F4A11">
              <w:rPr>
                <w:sz w:val="16"/>
                <w:szCs w:val="16"/>
              </w:rPr>
              <w:t>ENMEM-REQ-099690/E-Keyfob/Phone/NFC Key Pairing Failed</w:t>
            </w:r>
          </w:p>
        </w:tc>
        <w:tc>
          <w:tcPr>
            <w:tcW w:w="5917" w:type="dxa"/>
            <w:tcBorders>
              <w:top w:val="single" w:sz="6" w:space="0" w:color="auto"/>
              <w:left w:val="single" w:sz="6" w:space="0" w:color="auto"/>
              <w:bottom w:val="single" w:sz="6" w:space="0" w:color="auto"/>
              <w:right w:val="single" w:sz="6" w:space="0" w:color="auto"/>
            </w:tcBorders>
          </w:tcPr>
          <w:p w14:paraId="108B5522"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035FD323" w14:textId="77777777" w:rsidTr="0005433F">
        <w:trPr>
          <w:trHeight w:val="187"/>
          <w:jc w:val="center"/>
        </w:trPr>
        <w:tc>
          <w:tcPr>
            <w:tcW w:w="1799" w:type="dxa"/>
            <w:tcBorders>
              <w:left w:val="single" w:sz="6" w:space="0" w:color="auto"/>
              <w:right w:val="single" w:sz="6" w:space="0" w:color="auto"/>
            </w:tcBorders>
          </w:tcPr>
          <w:p w14:paraId="5E9AFF4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3FE7C2" w14:textId="77777777" w:rsidR="007F4A11" w:rsidRPr="007F4A11" w:rsidRDefault="00980C5F" w:rsidP="007F4A11">
            <w:pPr>
              <w:rPr>
                <w:sz w:val="16"/>
                <w:szCs w:val="16"/>
              </w:rPr>
            </w:pPr>
            <w:r w:rsidRPr="007F4A11">
              <w:rPr>
                <w:sz w:val="16"/>
                <w:szCs w:val="16"/>
              </w:rPr>
              <w:t>ENMEM-REQ-194169/C-Keyfob/Phone/NFC Key Pairing Timer Expired</w:t>
            </w:r>
          </w:p>
        </w:tc>
        <w:tc>
          <w:tcPr>
            <w:tcW w:w="5917" w:type="dxa"/>
            <w:tcBorders>
              <w:top w:val="single" w:sz="6" w:space="0" w:color="auto"/>
              <w:left w:val="single" w:sz="6" w:space="0" w:color="auto"/>
              <w:bottom w:val="single" w:sz="6" w:space="0" w:color="auto"/>
              <w:right w:val="single" w:sz="6" w:space="0" w:color="auto"/>
            </w:tcBorders>
          </w:tcPr>
          <w:p w14:paraId="5DAAFAAE"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77DEFA33" w14:textId="77777777" w:rsidTr="0005433F">
        <w:trPr>
          <w:trHeight w:val="187"/>
          <w:jc w:val="center"/>
        </w:trPr>
        <w:tc>
          <w:tcPr>
            <w:tcW w:w="1799" w:type="dxa"/>
            <w:tcBorders>
              <w:left w:val="single" w:sz="6" w:space="0" w:color="auto"/>
              <w:right w:val="single" w:sz="6" w:space="0" w:color="auto"/>
            </w:tcBorders>
          </w:tcPr>
          <w:p w14:paraId="0E3384B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97801C7" w14:textId="77777777" w:rsidR="007F4A11" w:rsidRPr="007F4A11" w:rsidRDefault="00980C5F" w:rsidP="007F4A11">
            <w:pPr>
              <w:rPr>
                <w:sz w:val="16"/>
                <w:szCs w:val="16"/>
              </w:rPr>
            </w:pPr>
            <w:r w:rsidRPr="007F4A11">
              <w:rPr>
                <w:sz w:val="16"/>
                <w:szCs w:val="16"/>
              </w:rPr>
              <w:t>ENMEM-TMR-REQ-194101/D-T_FobAssocTotal2</w:t>
            </w:r>
          </w:p>
        </w:tc>
        <w:tc>
          <w:tcPr>
            <w:tcW w:w="5917" w:type="dxa"/>
            <w:tcBorders>
              <w:top w:val="single" w:sz="6" w:space="0" w:color="auto"/>
              <w:left w:val="single" w:sz="6" w:space="0" w:color="auto"/>
              <w:bottom w:val="single" w:sz="6" w:space="0" w:color="auto"/>
              <w:right w:val="single" w:sz="6" w:space="0" w:color="auto"/>
            </w:tcBorders>
          </w:tcPr>
          <w:p w14:paraId="3BE91532" w14:textId="77777777" w:rsidR="007F4A11" w:rsidRPr="007F4A11" w:rsidRDefault="00980C5F" w:rsidP="007F4A11">
            <w:pPr>
              <w:rPr>
                <w:sz w:val="16"/>
                <w:szCs w:val="16"/>
              </w:rPr>
            </w:pPr>
            <w:r w:rsidRPr="007F4A11">
              <w:rPr>
                <w:sz w:val="16"/>
                <w:szCs w:val="16"/>
              </w:rPr>
              <w:t>MBORREL4: Updated for NFC</w:t>
            </w:r>
          </w:p>
        </w:tc>
      </w:tr>
      <w:tr w:rsidR="007F4A11" w:rsidRPr="00294006" w14:paraId="32C74933" w14:textId="77777777" w:rsidTr="0005433F">
        <w:trPr>
          <w:trHeight w:val="187"/>
          <w:jc w:val="center"/>
        </w:trPr>
        <w:tc>
          <w:tcPr>
            <w:tcW w:w="1799" w:type="dxa"/>
            <w:tcBorders>
              <w:left w:val="single" w:sz="6" w:space="0" w:color="auto"/>
              <w:right w:val="single" w:sz="6" w:space="0" w:color="auto"/>
            </w:tcBorders>
          </w:tcPr>
          <w:p w14:paraId="40316AF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E16A0F" w14:textId="77777777" w:rsidR="007F4A11" w:rsidRPr="007F4A11" w:rsidRDefault="00980C5F" w:rsidP="007F4A11">
            <w:pPr>
              <w:rPr>
                <w:sz w:val="16"/>
                <w:szCs w:val="16"/>
              </w:rPr>
            </w:pPr>
            <w:r w:rsidRPr="007F4A11">
              <w:rPr>
                <w:sz w:val="16"/>
                <w:szCs w:val="16"/>
              </w:rPr>
              <w:t>ENMEM-REQ-116804/G-Keyfob/Phone/NFC Key Pairing Error</w:t>
            </w:r>
          </w:p>
        </w:tc>
        <w:tc>
          <w:tcPr>
            <w:tcW w:w="5917" w:type="dxa"/>
            <w:tcBorders>
              <w:top w:val="single" w:sz="6" w:space="0" w:color="auto"/>
              <w:left w:val="single" w:sz="6" w:space="0" w:color="auto"/>
              <w:bottom w:val="single" w:sz="6" w:space="0" w:color="auto"/>
              <w:right w:val="single" w:sz="6" w:space="0" w:color="auto"/>
            </w:tcBorders>
          </w:tcPr>
          <w:p w14:paraId="5CAEA39B"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1FAF1348" w14:textId="77777777" w:rsidTr="0005433F">
        <w:trPr>
          <w:trHeight w:val="187"/>
          <w:jc w:val="center"/>
        </w:trPr>
        <w:tc>
          <w:tcPr>
            <w:tcW w:w="1799" w:type="dxa"/>
            <w:tcBorders>
              <w:left w:val="single" w:sz="6" w:space="0" w:color="auto"/>
              <w:right w:val="single" w:sz="6" w:space="0" w:color="auto"/>
            </w:tcBorders>
          </w:tcPr>
          <w:p w14:paraId="225005D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2FCDA8D" w14:textId="77777777" w:rsidR="007F4A11" w:rsidRPr="007F4A11" w:rsidRDefault="00980C5F" w:rsidP="007F4A11">
            <w:pPr>
              <w:rPr>
                <w:sz w:val="16"/>
                <w:szCs w:val="16"/>
              </w:rPr>
            </w:pPr>
            <w:r w:rsidRPr="007F4A11">
              <w:rPr>
                <w:sz w:val="16"/>
                <w:szCs w:val="16"/>
              </w:rPr>
              <w:t>ENMEM-SR-REQ-212303/D-PersIndex used for Keyfob/Phone/NFC Key Association</w:t>
            </w:r>
          </w:p>
        </w:tc>
        <w:tc>
          <w:tcPr>
            <w:tcW w:w="5917" w:type="dxa"/>
            <w:tcBorders>
              <w:top w:val="single" w:sz="6" w:space="0" w:color="auto"/>
              <w:left w:val="single" w:sz="6" w:space="0" w:color="auto"/>
              <w:bottom w:val="single" w:sz="6" w:space="0" w:color="auto"/>
              <w:right w:val="single" w:sz="6" w:space="0" w:color="auto"/>
            </w:tcBorders>
          </w:tcPr>
          <w:p w14:paraId="69593E11"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52D16F51" w14:textId="77777777" w:rsidTr="0005433F">
        <w:trPr>
          <w:trHeight w:val="187"/>
          <w:jc w:val="center"/>
        </w:trPr>
        <w:tc>
          <w:tcPr>
            <w:tcW w:w="1799" w:type="dxa"/>
            <w:tcBorders>
              <w:left w:val="single" w:sz="6" w:space="0" w:color="auto"/>
              <w:right w:val="single" w:sz="6" w:space="0" w:color="auto"/>
            </w:tcBorders>
          </w:tcPr>
          <w:p w14:paraId="1A83635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D878EB9" w14:textId="77777777" w:rsidR="007F4A11" w:rsidRPr="007F4A11" w:rsidRDefault="00980C5F" w:rsidP="007F4A11">
            <w:pPr>
              <w:rPr>
                <w:sz w:val="16"/>
                <w:szCs w:val="16"/>
              </w:rPr>
            </w:pPr>
            <w:r w:rsidRPr="007F4A11">
              <w:rPr>
                <w:sz w:val="16"/>
                <w:szCs w:val="16"/>
              </w:rPr>
              <w:t>STR-307929/D-Delete Driver Profiles</w:t>
            </w:r>
          </w:p>
        </w:tc>
        <w:tc>
          <w:tcPr>
            <w:tcW w:w="5917" w:type="dxa"/>
            <w:tcBorders>
              <w:top w:val="single" w:sz="6" w:space="0" w:color="auto"/>
              <w:left w:val="single" w:sz="6" w:space="0" w:color="auto"/>
              <w:bottom w:val="single" w:sz="6" w:space="0" w:color="auto"/>
              <w:right w:val="single" w:sz="6" w:space="0" w:color="auto"/>
            </w:tcBorders>
          </w:tcPr>
          <w:p w14:paraId="147B21EE" w14:textId="77777777" w:rsidR="007F4A11" w:rsidRPr="007F4A11" w:rsidRDefault="00980C5F" w:rsidP="007F4A11">
            <w:pPr>
              <w:rPr>
                <w:sz w:val="16"/>
                <w:szCs w:val="16"/>
              </w:rPr>
            </w:pPr>
            <w:r w:rsidRPr="007F4A11">
              <w:rPr>
                <w:sz w:val="16"/>
                <w:szCs w:val="16"/>
              </w:rPr>
              <w:t>MBORREL4: Updated for NFC</w:t>
            </w:r>
          </w:p>
        </w:tc>
      </w:tr>
      <w:tr w:rsidR="007F4A11" w:rsidRPr="00294006" w14:paraId="59BAF100" w14:textId="77777777" w:rsidTr="0005433F">
        <w:trPr>
          <w:trHeight w:val="187"/>
          <w:jc w:val="center"/>
        </w:trPr>
        <w:tc>
          <w:tcPr>
            <w:tcW w:w="1799" w:type="dxa"/>
            <w:tcBorders>
              <w:left w:val="single" w:sz="6" w:space="0" w:color="auto"/>
              <w:right w:val="single" w:sz="6" w:space="0" w:color="auto"/>
            </w:tcBorders>
          </w:tcPr>
          <w:p w14:paraId="47A857A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38A593" w14:textId="77777777" w:rsidR="007F4A11" w:rsidRPr="007F4A11" w:rsidRDefault="00980C5F" w:rsidP="007F4A11">
            <w:pPr>
              <w:rPr>
                <w:sz w:val="16"/>
                <w:szCs w:val="16"/>
              </w:rPr>
            </w:pPr>
            <w:r w:rsidRPr="007F4A11">
              <w:rPr>
                <w:sz w:val="16"/>
                <w:szCs w:val="16"/>
              </w:rPr>
              <w:t>ENMEM-REQ-134465/E-Delete Driver Profile</w:t>
            </w:r>
          </w:p>
        </w:tc>
        <w:tc>
          <w:tcPr>
            <w:tcW w:w="5917" w:type="dxa"/>
            <w:tcBorders>
              <w:top w:val="single" w:sz="6" w:space="0" w:color="auto"/>
              <w:left w:val="single" w:sz="6" w:space="0" w:color="auto"/>
              <w:bottom w:val="single" w:sz="6" w:space="0" w:color="auto"/>
              <w:right w:val="single" w:sz="6" w:space="0" w:color="auto"/>
            </w:tcBorders>
          </w:tcPr>
          <w:p w14:paraId="3834B971" w14:textId="77777777" w:rsidR="007F4A11" w:rsidRPr="007F4A11" w:rsidRDefault="00980C5F" w:rsidP="007F4A11">
            <w:pPr>
              <w:rPr>
                <w:sz w:val="16"/>
                <w:szCs w:val="16"/>
              </w:rPr>
            </w:pPr>
            <w:r w:rsidRPr="007F4A11">
              <w:rPr>
                <w:sz w:val="16"/>
                <w:szCs w:val="16"/>
              </w:rPr>
              <w:t>MBORREL4: Updated for NFC</w:t>
            </w:r>
          </w:p>
        </w:tc>
      </w:tr>
      <w:tr w:rsidR="007F4A11" w:rsidRPr="00294006" w14:paraId="38967E3E" w14:textId="77777777" w:rsidTr="0005433F">
        <w:trPr>
          <w:trHeight w:val="187"/>
          <w:jc w:val="center"/>
        </w:trPr>
        <w:tc>
          <w:tcPr>
            <w:tcW w:w="1799" w:type="dxa"/>
            <w:tcBorders>
              <w:left w:val="single" w:sz="6" w:space="0" w:color="auto"/>
              <w:right w:val="single" w:sz="6" w:space="0" w:color="auto"/>
            </w:tcBorders>
          </w:tcPr>
          <w:p w14:paraId="73BC7BBE"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E413B3" w14:textId="77777777" w:rsidR="007F4A11" w:rsidRPr="007F4A11" w:rsidRDefault="00980C5F" w:rsidP="007F4A11">
            <w:pPr>
              <w:rPr>
                <w:sz w:val="16"/>
                <w:szCs w:val="16"/>
              </w:rPr>
            </w:pPr>
            <w:r w:rsidRPr="007F4A11">
              <w:rPr>
                <w:sz w:val="16"/>
                <w:szCs w:val="16"/>
              </w:rPr>
              <w:t>ENMEM-HMI-REQ-197502/C-Enhanced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68D46E40" w14:textId="77777777" w:rsidR="007F4A11" w:rsidRPr="007F4A11" w:rsidRDefault="00980C5F" w:rsidP="007F4A11">
            <w:pPr>
              <w:rPr>
                <w:sz w:val="16"/>
                <w:szCs w:val="16"/>
              </w:rPr>
            </w:pPr>
            <w:r w:rsidRPr="007F4A11">
              <w:rPr>
                <w:sz w:val="16"/>
                <w:szCs w:val="16"/>
              </w:rPr>
              <w:t>MBORREL4: Updated for NFC</w:t>
            </w:r>
          </w:p>
        </w:tc>
      </w:tr>
      <w:tr w:rsidR="007F4A11" w:rsidRPr="00294006" w14:paraId="6D1CB9F5" w14:textId="77777777" w:rsidTr="0005433F">
        <w:trPr>
          <w:trHeight w:val="187"/>
          <w:jc w:val="center"/>
        </w:trPr>
        <w:tc>
          <w:tcPr>
            <w:tcW w:w="1799" w:type="dxa"/>
            <w:tcBorders>
              <w:left w:val="single" w:sz="6" w:space="0" w:color="auto"/>
              <w:right w:val="single" w:sz="6" w:space="0" w:color="auto"/>
            </w:tcBorders>
          </w:tcPr>
          <w:p w14:paraId="0075E712"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62E4926" w14:textId="77777777" w:rsidR="007F4A11" w:rsidRPr="007F4A11" w:rsidRDefault="00980C5F" w:rsidP="007F4A11">
            <w:pPr>
              <w:rPr>
                <w:sz w:val="16"/>
                <w:szCs w:val="16"/>
              </w:rPr>
            </w:pPr>
            <w:r w:rsidRPr="007F4A11">
              <w:rPr>
                <w:sz w:val="16"/>
                <w:szCs w:val="16"/>
              </w:rPr>
              <w:t>ENMEM-REQ-105569/F-Driver Profiles Deleted During Master Reset</w:t>
            </w:r>
          </w:p>
        </w:tc>
        <w:tc>
          <w:tcPr>
            <w:tcW w:w="5917" w:type="dxa"/>
            <w:tcBorders>
              <w:top w:val="single" w:sz="6" w:space="0" w:color="auto"/>
              <w:left w:val="single" w:sz="6" w:space="0" w:color="auto"/>
              <w:bottom w:val="single" w:sz="6" w:space="0" w:color="auto"/>
              <w:right w:val="single" w:sz="6" w:space="0" w:color="auto"/>
            </w:tcBorders>
          </w:tcPr>
          <w:p w14:paraId="78B905B4" w14:textId="77777777" w:rsidR="007F4A11" w:rsidRPr="007F4A11" w:rsidRDefault="00980C5F" w:rsidP="007F4A11">
            <w:pPr>
              <w:rPr>
                <w:sz w:val="16"/>
                <w:szCs w:val="16"/>
              </w:rPr>
            </w:pPr>
            <w:r w:rsidRPr="007F4A11">
              <w:rPr>
                <w:sz w:val="16"/>
                <w:szCs w:val="16"/>
              </w:rPr>
              <w:t>MBORREL4: Updated for NFC</w:t>
            </w:r>
          </w:p>
        </w:tc>
      </w:tr>
      <w:tr w:rsidR="007F4A11" w:rsidRPr="00294006" w14:paraId="5B70E9F8" w14:textId="77777777" w:rsidTr="0005433F">
        <w:trPr>
          <w:trHeight w:val="187"/>
          <w:jc w:val="center"/>
        </w:trPr>
        <w:tc>
          <w:tcPr>
            <w:tcW w:w="1799" w:type="dxa"/>
            <w:tcBorders>
              <w:left w:val="single" w:sz="6" w:space="0" w:color="auto"/>
              <w:right w:val="single" w:sz="6" w:space="0" w:color="auto"/>
            </w:tcBorders>
          </w:tcPr>
          <w:p w14:paraId="0216D7AE"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15CE270" w14:textId="77777777" w:rsidR="007F4A11" w:rsidRPr="007F4A11" w:rsidRDefault="00980C5F" w:rsidP="007F4A11">
            <w:pPr>
              <w:rPr>
                <w:sz w:val="16"/>
                <w:szCs w:val="16"/>
              </w:rPr>
            </w:pPr>
            <w:r w:rsidRPr="007F4A11">
              <w:rPr>
                <w:sz w:val="16"/>
                <w:szCs w:val="16"/>
              </w:rPr>
              <w:t>STR-307928/D-Keyfob/Phone/NFC Key Disassociation</w:t>
            </w:r>
          </w:p>
        </w:tc>
        <w:tc>
          <w:tcPr>
            <w:tcW w:w="5917" w:type="dxa"/>
            <w:tcBorders>
              <w:top w:val="single" w:sz="6" w:space="0" w:color="auto"/>
              <w:left w:val="single" w:sz="6" w:space="0" w:color="auto"/>
              <w:bottom w:val="single" w:sz="6" w:space="0" w:color="auto"/>
              <w:right w:val="single" w:sz="6" w:space="0" w:color="auto"/>
            </w:tcBorders>
          </w:tcPr>
          <w:p w14:paraId="2367AD52" w14:textId="77777777" w:rsidR="007F4A11" w:rsidRPr="007F4A11" w:rsidRDefault="00980C5F" w:rsidP="007F4A11">
            <w:pPr>
              <w:rPr>
                <w:sz w:val="16"/>
                <w:szCs w:val="16"/>
              </w:rPr>
            </w:pPr>
            <w:r w:rsidRPr="007F4A11">
              <w:rPr>
                <w:sz w:val="16"/>
                <w:szCs w:val="16"/>
              </w:rPr>
              <w:t>MBORREL4: Updated name and description. Added REQ-427170, REQ-427464, REQ-427465</w:t>
            </w:r>
          </w:p>
        </w:tc>
      </w:tr>
      <w:tr w:rsidR="007F4A11" w:rsidRPr="00294006" w14:paraId="4765DA42" w14:textId="77777777" w:rsidTr="0005433F">
        <w:trPr>
          <w:trHeight w:val="187"/>
          <w:jc w:val="center"/>
        </w:trPr>
        <w:tc>
          <w:tcPr>
            <w:tcW w:w="1799" w:type="dxa"/>
            <w:tcBorders>
              <w:left w:val="single" w:sz="6" w:space="0" w:color="auto"/>
              <w:right w:val="single" w:sz="6" w:space="0" w:color="auto"/>
            </w:tcBorders>
          </w:tcPr>
          <w:p w14:paraId="15CCBE5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AAFC582" w14:textId="77777777" w:rsidR="007F4A11" w:rsidRPr="007F4A11" w:rsidRDefault="00980C5F" w:rsidP="007F4A11">
            <w:pPr>
              <w:rPr>
                <w:sz w:val="16"/>
                <w:szCs w:val="16"/>
              </w:rPr>
            </w:pPr>
            <w:r w:rsidRPr="007F4A11">
              <w:rPr>
                <w:sz w:val="16"/>
                <w:szCs w:val="16"/>
              </w:rPr>
              <w:t>ENMEM-REQ-427464/A-Disassociate the NFC Key per User Request</w:t>
            </w:r>
          </w:p>
        </w:tc>
        <w:tc>
          <w:tcPr>
            <w:tcW w:w="5917" w:type="dxa"/>
            <w:tcBorders>
              <w:top w:val="single" w:sz="6" w:space="0" w:color="auto"/>
              <w:left w:val="single" w:sz="6" w:space="0" w:color="auto"/>
              <w:bottom w:val="single" w:sz="6" w:space="0" w:color="auto"/>
              <w:right w:val="single" w:sz="6" w:space="0" w:color="auto"/>
            </w:tcBorders>
          </w:tcPr>
          <w:p w14:paraId="7438F041" w14:textId="77777777" w:rsidR="007F4A11" w:rsidRPr="007F4A11" w:rsidRDefault="00980C5F" w:rsidP="007F4A11">
            <w:pPr>
              <w:rPr>
                <w:sz w:val="16"/>
                <w:szCs w:val="16"/>
              </w:rPr>
            </w:pPr>
            <w:r w:rsidRPr="007F4A11">
              <w:rPr>
                <w:sz w:val="16"/>
                <w:szCs w:val="16"/>
              </w:rPr>
              <w:t>MBORREL4: New req. for NFC</w:t>
            </w:r>
          </w:p>
        </w:tc>
      </w:tr>
      <w:tr w:rsidR="007F4A11" w:rsidRPr="00294006" w14:paraId="6C779A6C" w14:textId="77777777" w:rsidTr="0005433F">
        <w:trPr>
          <w:trHeight w:val="187"/>
          <w:jc w:val="center"/>
        </w:trPr>
        <w:tc>
          <w:tcPr>
            <w:tcW w:w="1799" w:type="dxa"/>
            <w:tcBorders>
              <w:left w:val="single" w:sz="6" w:space="0" w:color="auto"/>
              <w:right w:val="single" w:sz="6" w:space="0" w:color="auto"/>
            </w:tcBorders>
          </w:tcPr>
          <w:p w14:paraId="2972FE8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B9A5D40" w14:textId="77777777" w:rsidR="007F4A11" w:rsidRPr="007F4A11" w:rsidRDefault="00980C5F" w:rsidP="007F4A11">
            <w:pPr>
              <w:rPr>
                <w:sz w:val="16"/>
                <w:szCs w:val="16"/>
              </w:rPr>
            </w:pPr>
            <w:r w:rsidRPr="007F4A11">
              <w:rPr>
                <w:sz w:val="16"/>
                <w:szCs w:val="16"/>
              </w:rPr>
              <w:t>ENMEM-REQ-427465/A-NFC Key Disassociation Status</w:t>
            </w:r>
          </w:p>
        </w:tc>
        <w:tc>
          <w:tcPr>
            <w:tcW w:w="5917" w:type="dxa"/>
            <w:tcBorders>
              <w:top w:val="single" w:sz="6" w:space="0" w:color="auto"/>
              <w:left w:val="single" w:sz="6" w:space="0" w:color="auto"/>
              <w:bottom w:val="single" w:sz="6" w:space="0" w:color="auto"/>
              <w:right w:val="single" w:sz="6" w:space="0" w:color="auto"/>
            </w:tcBorders>
          </w:tcPr>
          <w:p w14:paraId="2BF8378B" w14:textId="77777777" w:rsidR="007F4A11" w:rsidRPr="007F4A11" w:rsidRDefault="00980C5F" w:rsidP="007F4A11">
            <w:pPr>
              <w:rPr>
                <w:sz w:val="16"/>
                <w:szCs w:val="16"/>
              </w:rPr>
            </w:pPr>
            <w:r w:rsidRPr="007F4A11">
              <w:rPr>
                <w:sz w:val="16"/>
                <w:szCs w:val="16"/>
              </w:rPr>
              <w:t>MBORREL4: New req. for NFC</w:t>
            </w:r>
          </w:p>
        </w:tc>
      </w:tr>
      <w:tr w:rsidR="007F4A11" w:rsidRPr="00294006" w14:paraId="00262760" w14:textId="77777777" w:rsidTr="0005433F">
        <w:trPr>
          <w:trHeight w:val="187"/>
          <w:jc w:val="center"/>
        </w:trPr>
        <w:tc>
          <w:tcPr>
            <w:tcW w:w="1799" w:type="dxa"/>
            <w:tcBorders>
              <w:left w:val="single" w:sz="6" w:space="0" w:color="auto"/>
              <w:right w:val="single" w:sz="6" w:space="0" w:color="auto"/>
            </w:tcBorders>
          </w:tcPr>
          <w:p w14:paraId="436C13A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3AAF3B" w14:textId="77777777" w:rsidR="007F4A11" w:rsidRPr="007F4A11" w:rsidRDefault="00980C5F"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7A6141CC" w14:textId="77777777" w:rsidR="007F4A11" w:rsidRPr="007F4A11" w:rsidRDefault="00980C5F" w:rsidP="007F4A11">
            <w:pPr>
              <w:rPr>
                <w:sz w:val="16"/>
                <w:szCs w:val="16"/>
              </w:rPr>
            </w:pPr>
            <w:r w:rsidRPr="007F4A11">
              <w:rPr>
                <w:sz w:val="16"/>
                <w:szCs w:val="16"/>
              </w:rPr>
              <w:t>MBORREL4: New req. for NFC</w:t>
            </w:r>
          </w:p>
        </w:tc>
      </w:tr>
      <w:tr w:rsidR="007F4A11" w:rsidRPr="00294006" w14:paraId="75652944" w14:textId="77777777" w:rsidTr="0005433F">
        <w:trPr>
          <w:trHeight w:val="187"/>
          <w:jc w:val="center"/>
        </w:trPr>
        <w:tc>
          <w:tcPr>
            <w:tcW w:w="1799" w:type="dxa"/>
            <w:tcBorders>
              <w:left w:val="single" w:sz="6" w:space="0" w:color="auto"/>
              <w:right w:val="single" w:sz="6" w:space="0" w:color="auto"/>
            </w:tcBorders>
          </w:tcPr>
          <w:p w14:paraId="52C12F84"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848CA26" w14:textId="77777777" w:rsidR="007F4A11" w:rsidRPr="007F4A11" w:rsidRDefault="00980C5F" w:rsidP="007F4A11">
            <w:pPr>
              <w:rPr>
                <w:sz w:val="16"/>
                <w:szCs w:val="16"/>
              </w:rPr>
            </w:pPr>
            <w:r w:rsidRPr="007F4A11">
              <w:rPr>
                <w:sz w:val="16"/>
                <w:szCs w:val="16"/>
              </w:rPr>
              <w:t>STR-928016/A-Displaying NFC Key Association/Name</w:t>
            </w:r>
          </w:p>
        </w:tc>
        <w:tc>
          <w:tcPr>
            <w:tcW w:w="5917" w:type="dxa"/>
            <w:tcBorders>
              <w:top w:val="single" w:sz="6" w:space="0" w:color="auto"/>
              <w:left w:val="single" w:sz="6" w:space="0" w:color="auto"/>
              <w:bottom w:val="single" w:sz="6" w:space="0" w:color="auto"/>
              <w:right w:val="single" w:sz="6" w:space="0" w:color="auto"/>
            </w:tcBorders>
          </w:tcPr>
          <w:p w14:paraId="7B7FEAF1" w14:textId="77777777" w:rsidR="007F4A11" w:rsidRPr="007F4A11" w:rsidRDefault="00980C5F" w:rsidP="007F4A11">
            <w:pPr>
              <w:rPr>
                <w:sz w:val="16"/>
                <w:szCs w:val="16"/>
              </w:rPr>
            </w:pPr>
            <w:r w:rsidRPr="007F4A11">
              <w:rPr>
                <w:sz w:val="16"/>
                <w:szCs w:val="16"/>
              </w:rPr>
              <w:t>MBORREL4: New section for NFC. Added REQ-427472-475, REQ-427477, REQ-427480</w:t>
            </w:r>
          </w:p>
        </w:tc>
      </w:tr>
      <w:tr w:rsidR="007F4A11" w:rsidRPr="00294006" w14:paraId="56F3C46C" w14:textId="77777777" w:rsidTr="0005433F">
        <w:trPr>
          <w:trHeight w:val="187"/>
          <w:jc w:val="center"/>
        </w:trPr>
        <w:tc>
          <w:tcPr>
            <w:tcW w:w="1799" w:type="dxa"/>
            <w:tcBorders>
              <w:left w:val="single" w:sz="6" w:space="0" w:color="auto"/>
              <w:right w:val="single" w:sz="6" w:space="0" w:color="auto"/>
            </w:tcBorders>
          </w:tcPr>
          <w:p w14:paraId="44ED108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9F4057" w14:textId="77777777" w:rsidR="007F4A11" w:rsidRPr="007F4A11" w:rsidRDefault="00980C5F" w:rsidP="007F4A11">
            <w:pPr>
              <w:rPr>
                <w:sz w:val="16"/>
                <w:szCs w:val="16"/>
              </w:rPr>
            </w:pPr>
            <w:r w:rsidRPr="007F4A11">
              <w:rPr>
                <w:sz w:val="16"/>
                <w:szCs w:val="16"/>
              </w:rPr>
              <w:t>ENMEM-REQ-427472/A-Max NFC Key Associations Reached</w:t>
            </w:r>
          </w:p>
        </w:tc>
        <w:tc>
          <w:tcPr>
            <w:tcW w:w="5917" w:type="dxa"/>
            <w:tcBorders>
              <w:top w:val="single" w:sz="6" w:space="0" w:color="auto"/>
              <w:left w:val="single" w:sz="6" w:space="0" w:color="auto"/>
              <w:bottom w:val="single" w:sz="6" w:space="0" w:color="auto"/>
              <w:right w:val="single" w:sz="6" w:space="0" w:color="auto"/>
            </w:tcBorders>
          </w:tcPr>
          <w:p w14:paraId="59741FC6" w14:textId="77777777" w:rsidR="007F4A11" w:rsidRPr="007F4A11" w:rsidRDefault="00980C5F" w:rsidP="007F4A11">
            <w:pPr>
              <w:rPr>
                <w:sz w:val="16"/>
                <w:szCs w:val="16"/>
              </w:rPr>
            </w:pPr>
            <w:r w:rsidRPr="007F4A11">
              <w:rPr>
                <w:sz w:val="16"/>
                <w:szCs w:val="16"/>
              </w:rPr>
              <w:t>MBORREL4: New req. for NFC</w:t>
            </w:r>
          </w:p>
        </w:tc>
      </w:tr>
      <w:tr w:rsidR="007F4A11" w:rsidRPr="00294006" w14:paraId="25D1AF21" w14:textId="77777777" w:rsidTr="0005433F">
        <w:trPr>
          <w:trHeight w:val="187"/>
          <w:jc w:val="center"/>
        </w:trPr>
        <w:tc>
          <w:tcPr>
            <w:tcW w:w="1799" w:type="dxa"/>
            <w:tcBorders>
              <w:left w:val="single" w:sz="6" w:space="0" w:color="auto"/>
              <w:right w:val="single" w:sz="6" w:space="0" w:color="auto"/>
            </w:tcBorders>
          </w:tcPr>
          <w:p w14:paraId="60C346BD"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E7DA2E4" w14:textId="77777777" w:rsidR="007F4A11" w:rsidRPr="007F4A11" w:rsidRDefault="00980C5F" w:rsidP="007F4A11">
            <w:pPr>
              <w:rPr>
                <w:sz w:val="16"/>
                <w:szCs w:val="16"/>
              </w:rPr>
            </w:pPr>
            <w:r w:rsidRPr="007F4A11">
              <w:rPr>
                <w:sz w:val="16"/>
                <w:szCs w:val="16"/>
              </w:rPr>
              <w:t>ENMEM-REQ-427473/A-Display NFC Key Association</w:t>
            </w:r>
          </w:p>
        </w:tc>
        <w:tc>
          <w:tcPr>
            <w:tcW w:w="5917" w:type="dxa"/>
            <w:tcBorders>
              <w:top w:val="single" w:sz="6" w:space="0" w:color="auto"/>
              <w:left w:val="single" w:sz="6" w:space="0" w:color="auto"/>
              <w:bottom w:val="single" w:sz="6" w:space="0" w:color="auto"/>
              <w:right w:val="single" w:sz="6" w:space="0" w:color="auto"/>
            </w:tcBorders>
          </w:tcPr>
          <w:p w14:paraId="74DEE3AF" w14:textId="77777777" w:rsidR="007F4A11" w:rsidRPr="007F4A11" w:rsidRDefault="00980C5F" w:rsidP="007F4A11">
            <w:pPr>
              <w:rPr>
                <w:sz w:val="16"/>
                <w:szCs w:val="16"/>
              </w:rPr>
            </w:pPr>
            <w:r w:rsidRPr="007F4A11">
              <w:rPr>
                <w:sz w:val="16"/>
                <w:szCs w:val="16"/>
              </w:rPr>
              <w:t>MBORREL4: New req. for NFC</w:t>
            </w:r>
          </w:p>
        </w:tc>
      </w:tr>
      <w:tr w:rsidR="007F4A11" w:rsidRPr="00294006" w14:paraId="747F803F" w14:textId="77777777" w:rsidTr="0005433F">
        <w:trPr>
          <w:trHeight w:val="187"/>
          <w:jc w:val="center"/>
        </w:trPr>
        <w:tc>
          <w:tcPr>
            <w:tcW w:w="1799" w:type="dxa"/>
            <w:tcBorders>
              <w:left w:val="single" w:sz="6" w:space="0" w:color="auto"/>
              <w:right w:val="single" w:sz="6" w:space="0" w:color="auto"/>
            </w:tcBorders>
          </w:tcPr>
          <w:p w14:paraId="783856E2"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46A0A66" w14:textId="77777777" w:rsidR="007F4A11" w:rsidRPr="007F4A11" w:rsidRDefault="00980C5F" w:rsidP="007F4A11">
            <w:pPr>
              <w:rPr>
                <w:sz w:val="16"/>
                <w:szCs w:val="16"/>
              </w:rPr>
            </w:pPr>
            <w:r w:rsidRPr="007F4A11">
              <w:rPr>
                <w:sz w:val="16"/>
                <w:szCs w:val="16"/>
              </w:rPr>
              <w:t>ENMEM-REQ-427474/A-Requesting the NFC Key List</w:t>
            </w:r>
          </w:p>
        </w:tc>
        <w:tc>
          <w:tcPr>
            <w:tcW w:w="5917" w:type="dxa"/>
            <w:tcBorders>
              <w:top w:val="single" w:sz="6" w:space="0" w:color="auto"/>
              <w:left w:val="single" w:sz="6" w:space="0" w:color="auto"/>
              <w:bottom w:val="single" w:sz="6" w:space="0" w:color="auto"/>
              <w:right w:val="single" w:sz="6" w:space="0" w:color="auto"/>
            </w:tcBorders>
          </w:tcPr>
          <w:p w14:paraId="131DACEB" w14:textId="77777777" w:rsidR="007F4A11" w:rsidRPr="007F4A11" w:rsidRDefault="00980C5F" w:rsidP="007F4A11">
            <w:pPr>
              <w:rPr>
                <w:sz w:val="16"/>
                <w:szCs w:val="16"/>
              </w:rPr>
            </w:pPr>
            <w:r w:rsidRPr="007F4A11">
              <w:rPr>
                <w:sz w:val="16"/>
                <w:szCs w:val="16"/>
              </w:rPr>
              <w:t>MBORREL4: New req. for NFC</w:t>
            </w:r>
          </w:p>
        </w:tc>
      </w:tr>
      <w:tr w:rsidR="007F4A11" w:rsidRPr="00294006" w14:paraId="539C30D6" w14:textId="77777777" w:rsidTr="0005433F">
        <w:trPr>
          <w:trHeight w:val="187"/>
          <w:jc w:val="center"/>
        </w:trPr>
        <w:tc>
          <w:tcPr>
            <w:tcW w:w="1799" w:type="dxa"/>
            <w:tcBorders>
              <w:left w:val="single" w:sz="6" w:space="0" w:color="auto"/>
              <w:right w:val="single" w:sz="6" w:space="0" w:color="auto"/>
            </w:tcBorders>
          </w:tcPr>
          <w:p w14:paraId="5A67D8A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EFBB43" w14:textId="77777777" w:rsidR="007F4A11" w:rsidRPr="007F4A11" w:rsidRDefault="00980C5F" w:rsidP="007F4A11">
            <w:pPr>
              <w:rPr>
                <w:sz w:val="16"/>
                <w:szCs w:val="16"/>
              </w:rPr>
            </w:pPr>
            <w:r w:rsidRPr="007F4A11">
              <w:rPr>
                <w:sz w:val="16"/>
                <w:szCs w:val="16"/>
              </w:rPr>
              <w:t>ENMEM-REQ-427475/A-Display Associated NFC Key Names</w:t>
            </w:r>
          </w:p>
        </w:tc>
        <w:tc>
          <w:tcPr>
            <w:tcW w:w="5917" w:type="dxa"/>
            <w:tcBorders>
              <w:top w:val="single" w:sz="6" w:space="0" w:color="auto"/>
              <w:left w:val="single" w:sz="6" w:space="0" w:color="auto"/>
              <w:bottom w:val="single" w:sz="6" w:space="0" w:color="auto"/>
              <w:right w:val="single" w:sz="6" w:space="0" w:color="auto"/>
            </w:tcBorders>
          </w:tcPr>
          <w:p w14:paraId="73EFDA72" w14:textId="77777777" w:rsidR="007F4A11" w:rsidRPr="007F4A11" w:rsidRDefault="00980C5F" w:rsidP="007F4A11">
            <w:pPr>
              <w:rPr>
                <w:sz w:val="16"/>
                <w:szCs w:val="16"/>
              </w:rPr>
            </w:pPr>
            <w:r w:rsidRPr="007F4A11">
              <w:rPr>
                <w:sz w:val="16"/>
                <w:szCs w:val="16"/>
              </w:rPr>
              <w:t>MBORREL4: New req. for NFC</w:t>
            </w:r>
          </w:p>
        </w:tc>
      </w:tr>
      <w:tr w:rsidR="007F4A11" w:rsidRPr="00294006" w14:paraId="7AC7E8CA" w14:textId="77777777" w:rsidTr="0005433F">
        <w:trPr>
          <w:trHeight w:val="187"/>
          <w:jc w:val="center"/>
        </w:trPr>
        <w:tc>
          <w:tcPr>
            <w:tcW w:w="1799" w:type="dxa"/>
            <w:tcBorders>
              <w:left w:val="single" w:sz="6" w:space="0" w:color="auto"/>
              <w:right w:val="single" w:sz="6" w:space="0" w:color="auto"/>
            </w:tcBorders>
          </w:tcPr>
          <w:p w14:paraId="2A0A717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DAF8F09" w14:textId="77777777" w:rsidR="007F4A11" w:rsidRPr="007F4A11" w:rsidRDefault="00980C5F" w:rsidP="007F4A11">
            <w:pPr>
              <w:rPr>
                <w:sz w:val="16"/>
                <w:szCs w:val="16"/>
              </w:rPr>
            </w:pPr>
            <w:r w:rsidRPr="007F4A11">
              <w:rPr>
                <w:sz w:val="16"/>
                <w:szCs w:val="16"/>
              </w:rPr>
              <w:t>ENMEM-REQ-427477/A-Display Associated NFC Key Names - Index Mismatch</w:t>
            </w:r>
          </w:p>
        </w:tc>
        <w:tc>
          <w:tcPr>
            <w:tcW w:w="5917" w:type="dxa"/>
            <w:tcBorders>
              <w:top w:val="single" w:sz="6" w:space="0" w:color="auto"/>
              <w:left w:val="single" w:sz="6" w:space="0" w:color="auto"/>
              <w:bottom w:val="single" w:sz="6" w:space="0" w:color="auto"/>
              <w:right w:val="single" w:sz="6" w:space="0" w:color="auto"/>
            </w:tcBorders>
          </w:tcPr>
          <w:p w14:paraId="030F3DF1" w14:textId="77777777" w:rsidR="007F4A11" w:rsidRPr="007F4A11" w:rsidRDefault="00980C5F" w:rsidP="007F4A11">
            <w:pPr>
              <w:rPr>
                <w:sz w:val="16"/>
                <w:szCs w:val="16"/>
              </w:rPr>
            </w:pPr>
            <w:r w:rsidRPr="007F4A11">
              <w:rPr>
                <w:sz w:val="16"/>
                <w:szCs w:val="16"/>
              </w:rPr>
              <w:t>MBORREL4: New req. for NFC</w:t>
            </w:r>
          </w:p>
        </w:tc>
      </w:tr>
      <w:tr w:rsidR="007F4A11" w:rsidRPr="00294006" w14:paraId="77C62704" w14:textId="77777777" w:rsidTr="0005433F">
        <w:trPr>
          <w:trHeight w:val="187"/>
          <w:jc w:val="center"/>
        </w:trPr>
        <w:tc>
          <w:tcPr>
            <w:tcW w:w="1799" w:type="dxa"/>
            <w:tcBorders>
              <w:left w:val="single" w:sz="6" w:space="0" w:color="auto"/>
              <w:right w:val="single" w:sz="6" w:space="0" w:color="auto"/>
            </w:tcBorders>
          </w:tcPr>
          <w:p w14:paraId="623A8DF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B64FB98" w14:textId="77777777" w:rsidR="007F4A11" w:rsidRPr="007F4A11" w:rsidRDefault="00980C5F" w:rsidP="007F4A11">
            <w:pPr>
              <w:rPr>
                <w:sz w:val="16"/>
                <w:szCs w:val="16"/>
              </w:rPr>
            </w:pPr>
            <w:r w:rsidRPr="007F4A11">
              <w:rPr>
                <w:sz w:val="16"/>
                <w:szCs w:val="16"/>
              </w:rPr>
              <w:t>ENMEM-REQ-427480/A-Update Association when NFC Key is Deleted</w:t>
            </w:r>
          </w:p>
        </w:tc>
        <w:tc>
          <w:tcPr>
            <w:tcW w:w="5917" w:type="dxa"/>
            <w:tcBorders>
              <w:top w:val="single" w:sz="6" w:space="0" w:color="auto"/>
              <w:left w:val="single" w:sz="6" w:space="0" w:color="auto"/>
              <w:bottom w:val="single" w:sz="6" w:space="0" w:color="auto"/>
              <w:right w:val="single" w:sz="6" w:space="0" w:color="auto"/>
            </w:tcBorders>
          </w:tcPr>
          <w:p w14:paraId="6C14DF44" w14:textId="77777777" w:rsidR="007F4A11" w:rsidRPr="007F4A11" w:rsidRDefault="00980C5F" w:rsidP="007F4A11">
            <w:pPr>
              <w:rPr>
                <w:sz w:val="16"/>
                <w:szCs w:val="16"/>
              </w:rPr>
            </w:pPr>
            <w:r w:rsidRPr="007F4A11">
              <w:rPr>
                <w:sz w:val="16"/>
                <w:szCs w:val="16"/>
              </w:rPr>
              <w:t>MBORREL4: New req. for NFC</w:t>
            </w:r>
          </w:p>
        </w:tc>
      </w:tr>
      <w:tr w:rsidR="007F4A11" w:rsidRPr="00294006" w14:paraId="56890DBB" w14:textId="77777777" w:rsidTr="0005433F">
        <w:trPr>
          <w:trHeight w:val="187"/>
          <w:jc w:val="center"/>
        </w:trPr>
        <w:tc>
          <w:tcPr>
            <w:tcW w:w="1799" w:type="dxa"/>
            <w:tcBorders>
              <w:left w:val="single" w:sz="6" w:space="0" w:color="auto"/>
              <w:right w:val="single" w:sz="6" w:space="0" w:color="auto"/>
            </w:tcBorders>
          </w:tcPr>
          <w:p w14:paraId="07D3B34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F9150C8" w14:textId="77777777" w:rsidR="007F4A11" w:rsidRPr="007F4A11" w:rsidRDefault="00980C5F" w:rsidP="007F4A11">
            <w:pPr>
              <w:rPr>
                <w:sz w:val="16"/>
                <w:szCs w:val="16"/>
              </w:rPr>
            </w:pPr>
            <w:r w:rsidRPr="007F4A11">
              <w:rPr>
                <w:sz w:val="16"/>
                <w:szCs w:val="16"/>
              </w:rPr>
              <w:t>STR-176721/D-Activity Diagrams</w:t>
            </w:r>
          </w:p>
        </w:tc>
        <w:tc>
          <w:tcPr>
            <w:tcW w:w="5917" w:type="dxa"/>
            <w:tcBorders>
              <w:top w:val="single" w:sz="6" w:space="0" w:color="auto"/>
              <w:left w:val="single" w:sz="6" w:space="0" w:color="auto"/>
              <w:bottom w:val="single" w:sz="6" w:space="0" w:color="auto"/>
              <w:right w:val="single" w:sz="6" w:space="0" w:color="auto"/>
            </w:tcBorders>
          </w:tcPr>
          <w:p w14:paraId="64D4E604" w14:textId="77777777" w:rsidR="007F4A11" w:rsidRPr="007F4A11" w:rsidRDefault="00980C5F" w:rsidP="007F4A11">
            <w:pPr>
              <w:rPr>
                <w:sz w:val="16"/>
                <w:szCs w:val="16"/>
              </w:rPr>
            </w:pPr>
            <w:r w:rsidRPr="007F4A11">
              <w:rPr>
                <w:sz w:val="16"/>
                <w:szCs w:val="16"/>
              </w:rPr>
              <w:t>MBORREL4: Added REQ-427617, REQ-427798</w:t>
            </w:r>
          </w:p>
        </w:tc>
      </w:tr>
      <w:tr w:rsidR="007F4A11" w:rsidRPr="00294006" w14:paraId="08DF312F" w14:textId="77777777" w:rsidTr="0005433F">
        <w:trPr>
          <w:trHeight w:val="187"/>
          <w:jc w:val="center"/>
        </w:trPr>
        <w:tc>
          <w:tcPr>
            <w:tcW w:w="1799" w:type="dxa"/>
            <w:tcBorders>
              <w:left w:val="single" w:sz="6" w:space="0" w:color="auto"/>
              <w:right w:val="single" w:sz="6" w:space="0" w:color="auto"/>
            </w:tcBorders>
          </w:tcPr>
          <w:p w14:paraId="62E0967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CF8999C" w14:textId="77777777" w:rsidR="007F4A11" w:rsidRPr="007F4A11" w:rsidRDefault="00980C5F" w:rsidP="007F4A11">
            <w:pPr>
              <w:rPr>
                <w:sz w:val="16"/>
                <w:szCs w:val="16"/>
              </w:rPr>
            </w:pPr>
            <w:r w:rsidRPr="007F4A11">
              <w:rPr>
                <w:sz w:val="16"/>
                <w:szCs w:val="16"/>
              </w:rPr>
              <w:t xml:space="preserve">ENMEM-ACT-REQ-427617/A-Associate NFC Key </w:t>
            </w:r>
            <w:proofErr w:type="gramStart"/>
            <w:r w:rsidRPr="007F4A11">
              <w:rPr>
                <w:sz w:val="16"/>
                <w:szCs w:val="16"/>
              </w:rPr>
              <w:t>To</w:t>
            </w:r>
            <w:proofErr w:type="gramEnd"/>
            <w:r w:rsidRPr="007F4A11">
              <w:rPr>
                <w:sz w:val="16"/>
                <w:szCs w:val="16"/>
              </w:rPr>
              <w:t xml:space="preserve"> Driver Profile</w:t>
            </w:r>
          </w:p>
        </w:tc>
        <w:tc>
          <w:tcPr>
            <w:tcW w:w="5917" w:type="dxa"/>
            <w:tcBorders>
              <w:top w:val="single" w:sz="6" w:space="0" w:color="auto"/>
              <w:left w:val="single" w:sz="6" w:space="0" w:color="auto"/>
              <w:bottom w:val="single" w:sz="6" w:space="0" w:color="auto"/>
              <w:right w:val="single" w:sz="6" w:space="0" w:color="auto"/>
            </w:tcBorders>
          </w:tcPr>
          <w:p w14:paraId="4829DBB9" w14:textId="77777777" w:rsidR="007F4A11" w:rsidRPr="007F4A11" w:rsidRDefault="00980C5F" w:rsidP="007F4A11">
            <w:pPr>
              <w:rPr>
                <w:sz w:val="16"/>
                <w:szCs w:val="16"/>
              </w:rPr>
            </w:pPr>
            <w:r w:rsidRPr="007F4A11">
              <w:rPr>
                <w:sz w:val="16"/>
                <w:szCs w:val="16"/>
              </w:rPr>
              <w:t>MBORREL4: New req. for NFC</w:t>
            </w:r>
          </w:p>
        </w:tc>
      </w:tr>
      <w:tr w:rsidR="007F4A11" w:rsidRPr="00294006" w14:paraId="479EBEE7" w14:textId="77777777" w:rsidTr="0005433F">
        <w:trPr>
          <w:trHeight w:val="187"/>
          <w:jc w:val="center"/>
        </w:trPr>
        <w:tc>
          <w:tcPr>
            <w:tcW w:w="1799" w:type="dxa"/>
            <w:tcBorders>
              <w:left w:val="single" w:sz="6" w:space="0" w:color="auto"/>
              <w:right w:val="single" w:sz="6" w:space="0" w:color="auto"/>
            </w:tcBorders>
          </w:tcPr>
          <w:p w14:paraId="756E9DE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FACB236" w14:textId="77777777" w:rsidR="007F4A11" w:rsidRPr="007F4A11" w:rsidRDefault="00980C5F" w:rsidP="007F4A11">
            <w:pPr>
              <w:rPr>
                <w:sz w:val="16"/>
                <w:szCs w:val="16"/>
              </w:rPr>
            </w:pPr>
            <w:r w:rsidRPr="007F4A11">
              <w:rPr>
                <w:sz w:val="16"/>
                <w:szCs w:val="16"/>
              </w:rPr>
              <w:t>ENMEM-ACT-REQ-099379/E-Delete Driver Profile</w:t>
            </w:r>
          </w:p>
        </w:tc>
        <w:tc>
          <w:tcPr>
            <w:tcW w:w="5917" w:type="dxa"/>
            <w:tcBorders>
              <w:top w:val="single" w:sz="6" w:space="0" w:color="auto"/>
              <w:left w:val="single" w:sz="6" w:space="0" w:color="auto"/>
              <w:bottom w:val="single" w:sz="6" w:space="0" w:color="auto"/>
              <w:right w:val="single" w:sz="6" w:space="0" w:color="auto"/>
            </w:tcBorders>
          </w:tcPr>
          <w:p w14:paraId="0F3D8EDF" w14:textId="77777777" w:rsidR="007F4A11" w:rsidRPr="007F4A11" w:rsidRDefault="00980C5F" w:rsidP="007F4A11">
            <w:pPr>
              <w:rPr>
                <w:sz w:val="16"/>
                <w:szCs w:val="16"/>
              </w:rPr>
            </w:pPr>
            <w:r w:rsidRPr="007F4A11">
              <w:rPr>
                <w:sz w:val="16"/>
                <w:szCs w:val="16"/>
              </w:rPr>
              <w:t>MBORREL4: Updated for NFC</w:t>
            </w:r>
          </w:p>
        </w:tc>
      </w:tr>
      <w:tr w:rsidR="007F4A11" w:rsidRPr="00294006" w14:paraId="12F8E40B" w14:textId="77777777" w:rsidTr="0005433F">
        <w:trPr>
          <w:trHeight w:val="187"/>
          <w:jc w:val="center"/>
        </w:trPr>
        <w:tc>
          <w:tcPr>
            <w:tcW w:w="1799" w:type="dxa"/>
            <w:tcBorders>
              <w:left w:val="single" w:sz="6" w:space="0" w:color="auto"/>
              <w:right w:val="single" w:sz="6" w:space="0" w:color="auto"/>
            </w:tcBorders>
          </w:tcPr>
          <w:p w14:paraId="300E7F1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72F0AD2" w14:textId="77777777" w:rsidR="007F4A11" w:rsidRPr="007F4A11" w:rsidRDefault="00980C5F" w:rsidP="007F4A11">
            <w:pPr>
              <w:rPr>
                <w:sz w:val="16"/>
                <w:szCs w:val="16"/>
              </w:rPr>
            </w:pPr>
            <w:r w:rsidRPr="007F4A11">
              <w:rPr>
                <w:sz w:val="16"/>
                <w:szCs w:val="16"/>
              </w:rPr>
              <w:t>ENMEM-ACT-REQ-197508/C-Master Reset</w:t>
            </w:r>
          </w:p>
        </w:tc>
        <w:tc>
          <w:tcPr>
            <w:tcW w:w="5917" w:type="dxa"/>
            <w:tcBorders>
              <w:top w:val="single" w:sz="6" w:space="0" w:color="auto"/>
              <w:left w:val="single" w:sz="6" w:space="0" w:color="auto"/>
              <w:bottom w:val="single" w:sz="6" w:space="0" w:color="auto"/>
              <w:right w:val="single" w:sz="6" w:space="0" w:color="auto"/>
            </w:tcBorders>
          </w:tcPr>
          <w:p w14:paraId="22BEF63A" w14:textId="77777777" w:rsidR="007F4A11" w:rsidRPr="007F4A11" w:rsidRDefault="00980C5F" w:rsidP="007F4A11">
            <w:pPr>
              <w:rPr>
                <w:sz w:val="16"/>
                <w:szCs w:val="16"/>
              </w:rPr>
            </w:pPr>
            <w:r w:rsidRPr="007F4A11">
              <w:rPr>
                <w:sz w:val="16"/>
                <w:szCs w:val="16"/>
              </w:rPr>
              <w:t>MBORREL4: Updated for NFC</w:t>
            </w:r>
          </w:p>
        </w:tc>
      </w:tr>
      <w:tr w:rsidR="007F4A11" w:rsidRPr="00294006" w14:paraId="7E0984EF" w14:textId="77777777" w:rsidTr="0005433F">
        <w:trPr>
          <w:trHeight w:val="187"/>
          <w:jc w:val="center"/>
        </w:trPr>
        <w:tc>
          <w:tcPr>
            <w:tcW w:w="1799" w:type="dxa"/>
            <w:tcBorders>
              <w:left w:val="single" w:sz="6" w:space="0" w:color="auto"/>
              <w:right w:val="single" w:sz="6" w:space="0" w:color="auto"/>
            </w:tcBorders>
          </w:tcPr>
          <w:p w14:paraId="71512CB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22D8DEC" w14:textId="77777777" w:rsidR="007F4A11" w:rsidRPr="007F4A11" w:rsidRDefault="00980C5F" w:rsidP="007F4A11">
            <w:pPr>
              <w:rPr>
                <w:sz w:val="16"/>
                <w:szCs w:val="16"/>
              </w:rPr>
            </w:pPr>
            <w:r w:rsidRPr="007F4A11">
              <w:rPr>
                <w:sz w:val="16"/>
                <w:szCs w:val="16"/>
              </w:rPr>
              <w:t>ENMEM-ACT-REQ-427798/A-Display NFC Key Associations</w:t>
            </w:r>
          </w:p>
        </w:tc>
        <w:tc>
          <w:tcPr>
            <w:tcW w:w="5917" w:type="dxa"/>
            <w:tcBorders>
              <w:top w:val="single" w:sz="6" w:space="0" w:color="auto"/>
              <w:left w:val="single" w:sz="6" w:space="0" w:color="auto"/>
              <w:bottom w:val="single" w:sz="6" w:space="0" w:color="auto"/>
              <w:right w:val="single" w:sz="6" w:space="0" w:color="auto"/>
            </w:tcBorders>
          </w:tcPr>
          <w:p w14:paraId="38AA72F9" w14:textId="77777777" w:rsidR="007F4A11" w:rsidRPr="007F4A11" w:rsidRDefault="00980C5F" w:rsidP="007F4A11">
            <w:pPr>
              <w:rPr>
                <w:sz w:val="16"/>
                <w:szCs w:val="16"/>
              </w:rPr>
            </w:pPr>
            <w:r w:rsidRPr="007F4A11">
              <w:rPr>
                <w:sz w:val="16"/>
                <w:szCs w:val="16"/>
              </w:rPr>
              <w:t>MBORREL4: New req. for NFC</w:t>
            </w:r>
          </w:p>
        </w:tc>
      </w:tr>
      <w:tr w:rsidR="007F4A11" w:rsidRPr="00294006" w14:paraId="4FCAE7FE" w14:textId="77777777" w:rsidTr="0005433F">
        <w:trPr>
          <w:trHeight w:val="187"/>
          <w:jc w:val="center"/>
        </w:trPr>
        <w:tc>
          <w:tcPr>
            <w:tcW w:w="1799" w:type="dxa"/>
            <w:tcBorders>
              <w:left w:val="single" w:sz="6" w:space="0" w:color="auto"/>
              <w:right w:val="single" w:sz="6" w:space="0" w:color="auto"/>
            </w:tcBorders>
          </w:tcPr>
          <w:p w14:paraId="4E3DB3CB"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0274D09" w14:textId="77777777" w:rsidR="007F4A11" w:rsidRPr="007F4A11" w:rsidRDefault="00980C5F" w:rsidP="007F4A11">
            <w:pPr>
              <w:rPr>
                <w:sz w:val="16"/>
                <w:szCs w:val="16"/>
              </w:rPr>
            </w:pPr>
            <w:r w:rsidRPr="007F4A11">
              <w:rPr>
                <w:sz w:val="16"/>
                <w:szCs w:val="16"/>
              </w:rPr>
              <w:t>STR-176722/D-Sequence Diagrams</w:t>
            </w:r>
          </w:p>
        </w:tc>
        <w:tc>
          <w:tcPr>
            <w:tcW w:w="5917" w:type="dxa"/>
            <w:tcBorders>
              <w:top w:val="single" w:sz="6" w:space="0" w:color="auto"/>
              <w:left w:val="single" w:sz="6" w:space="0" w:color="auto"/>
              <w:bottom w:val="single" w:sz="6" w:space="0" w:color="auto"/>
              <w:right w:val="single" w:sz="6" w:space="0" w:color="auto"/>
            </w:tcBorders>
          </w:tcPr>
          <w:p w14:paraId="6EC32763" w14:textId="77777777" w:rsidR="007F4A11" w:rsidRPr="007F4A11" w:rsidRDefault="00980C5F" w:rsidP="007F4A11">
            <w:pPr>
              <w:rPr>
                <w:sz w:val="16"/>
                <w:szCs w:val="16"/>
              </w:rPr>
            </w:pPr>
            <w:r w:rsidRPr="007F4A11">
              <w:rPr>
                <w:sz w:val="16"/>
                <w:szCs w:val="16"/>
              </w:rPr>
              <w:t>MBORREL4: Added REQ-427618, REQ-427619, REQ-427797</w:t>
            </w:r>
          </w:p>
        </w:tc>
      </w:tr>
      <w:tr w:rsidR="007F4A11" w:rsidRPr="00294006" w14:paraId="059A3407" w14:textId="77777777" w:rsidTr="0005433F">
        <w:trPr>
          <w:trHeight w:val="187"/>
          <w:jc w:val="center"/>
        </w:trPr>
        <w:tc>
          <w:tcPr>
            <w:tcW w:w="1799" w:type="dxa"/>
            <w:tcBorders>
              <w:left w:val="single" w:sz="6" w:space="0" w:color="auto"/>
              <w:right w:val="single" w:sz="6" w:space="0" w:color="auto"/>
            </w:tcBorders>
          </w:tcPr>
          <w:p w14:paraId="3632CBD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5C21B3E" w14:textId="77777777" w:rsidR="007F4A11" w:rsidRPr="007F4A11" w:rsidRDefault="00980C5F" w:rsidP="007F4A11">
            <w:pPr>
              <w:rPr>
                <w:sz w:val="16"/>
                <w:szCs w:val="16"/>
              </w:rPr>
            </w:pPr>
            <w:r w:rsidRPr="007F4A11">
              <w:rPr>
                <w:sz w:val="16"/>
                <w:szCs w:val="16"/>
              </w:rPr>
              <w:t>ENMEM-SD-REQ-427618/A-Associate NFC Key</w:t>
            </w:r>
          </w:p>
        </w:tc>
        <w:tc>
          <w:tcPr>
            <w:tcW w:w="5917" w:type="dxa"/>
            <w:tcBorders>
              <w:top w:val="single" w:sz="6" w:space="0" w:color="auto"/>
              <w:left w:val="single" w:sz="6" w:space="0" w:color="auto"/>
              <w:bottom w:val="single" w:sz="6" w:space="0" w:color="auto"/>
              <w:right w:val="single" w:sz="6" w:space="0" w:color="auto"/>
            </w:tcBorders>
          </w:tcPr>
          <w:p w14:paraId="129BFF34" w14:textId="77777777" w:rsidR="007F4A11" w:rsidRPr="007F4A11" w:rsidRDefault="00980C5F" w:rsidP="007F4A11">
            <w:pPr>
              <w:rPr>
                <w:sz w:val="16"/>
                <w:szCs w:val="16"/>
              </w:rPr>
            </w:pPr>
            <w:r w:rsidRPr="007F4A11">
              <w:rPr>
                <w:sz w:val="16"/>
                <w:szCs w:val="16"/>
              </w:rPr>
              <w:t>MBORREL4: New req. for NFC</w:t>
            </w:r>
          </w:p>
        </w:tc>
      </w:tr>
      <w:tr w:rsidR="007F4A11" w:rsidRPr="00294006" w14:paraId="53C7D952" w14:textId="77777777" w:rsidTr="0005433F">
        <w:trPr>
          <w:trHeight w:val="187"/>
          <w:jc w:val="center"/>
        </w:trPr>
        <w:tc>
          <w:tcPr>
            <w:tcW w:w="1799" w:type="dxa"/>
            <w:tcBorders>
              <w:left w:val="single" w:sz="6" w:space="0" w:color="auto"/>
              <w:right w:val="single" w:sz="6" w:space="0" w:color="auto"/>
            </w:tcBorders>
          </w:tcPr>
          <w:p w14:paraId="07CAA49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41A2475" w14:textId="77777777" w:rsidR="007F4A11" w:rsidRPr="007F4A11" w:rsidRDefault="00980C5F" w:rsidP="007F4A11">
            <w:pPr>
              <w:rPr>
                <w:sz w:val="16"/>
                <w:szCs w:val="16"/>
              </w:rPr>
            </w:pPr>
            <w:r w:rsidRPr="007F4A11">
              <w:rPr>
                <w:sz w:val="16"/>
                <w:szCs w:val="16"/>
              </w:rPr>
              <w:t>ENMEM-SD-REQ-427619/A-Disassociate NFC Key</w:t>
            </w:r>
          </w:p>
        </w:tc>
        <w:tc>
          <w:tcPr>
            <w:tcW w:w="5917" w:type="dxa"/>
            <w:tcBorders>
              <w:top w:val="single" w:sz="6" w:space="0" w:color="auto"/>
              <w:left w:val="single" w:sz="6" w:space="0" w:color="auto"/>
              <w:bottom w:val="single" w:sz="6" w:space="0" w:color="auto"/>
              <w:right w:val="single" w:sz="6" w:space="0" w:color="auto"/>
            </w:tcBorders>
          </w:tcPr>
          <w:p w14:paraId="79F554EC" w14:textId="77777777" w:rsidR="007F4A11" w:rsidRPr="007F4A11" w:rsidRDefault="00980C5F" w:rsidP="007F4A11">
            <w:pPr>
              <w:rPr>
                <w:sz w:val="16"/>
                <w:szCs w:val="16"/>
              </w:rPr>
            </w:pPr>
            <w:r w:rsidRPr="007F4A11">
              <w:rPr>
                <w:sz w:val="16"/>
                <w:szCs w:val="16"/>
              </w:rPr>
              <w:t>MBORREL4: New req. for NFC</w:t>
            </w:r>
          </w:p>
        </w:tc>
      </w:tr>
      <w:tr w:rsidR="007F4A11" w:rsidRPr="00294006" w14:paraId="2E2A9434" w14:textId="77777777" w:rsidTr="0005433F">
        <w:trPr>
          <w:trHeight w:val="187"/>
          <w:jc w:val="center"/>
        </w:trPr>
        <w:tc>
          <w:tcPr>
            <w:tcW w:w="1799" w:type="dxa"/>
            <w:tcBorders>
              <w:left w:val="single" w:sz="6" w:space="0" w:color="auto"/>
              <w:right w:val="single" w:sz="6" w:space="0" w:color="auto"/>
            </w:tcBorders>
          </w:tcPr>
          <w:p w14:paraId="34E8F4BC"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80190E2" w14:textId="77777777" w:rsidR="007F4A11" w:rsidRPr="007F4A11" w:rsidRDefault="00980C5F" w:rsidP="007F4A11">
            <w:pPr>
              <w:rPr>
                <w:sz w:val="16"/>
                <w:szCs w:val="16"/>
              </w:rPr>
            </w:pPr>
            <w:r w:rsidRPr="007F4A11">
              <w:rPr>
                <w:sz w:val="16"/>
                <w:szCs w:val="16"/>
              </w:rPr>
              <w:t>ENMEM-SD-REQ-099427/E-Delete Driver Profile</w:t>
            </w:r>
          </w:p>
        </w:tc>
        <w:tc>
          <w:tcPr>
            <w:tcW w:w="5917" w:type="dxa"/>
            <w:tcBorders>
              <w:top w:val="single" w:sz="6" w:space="0" w:color="auto"/>
              <w:left w:val="single" w:sz="6" w:space="0" w:color="auto"/>
              <w:bottom w:val="single" w:sz="6" w:space="0" w:color="auto"/>
              <w:right w:val="single" w:sz="6" w:space="0" w:color="auto"/>
            </w:tcBorders>
          </w:tcPr>
          <w:p w14:paraId="1F201DF9" w14:textId="77777777" w:rsidR="007F4A11" w:rsidRPr="007F4A11" w:rsidRDefault="00980C5F" w:rsidP="007F4A11">
            <w:pPr>
              <w:rPr>
                <w:sz w:val="16"/>
                <w:szCs w:val="16"/>
              </w:rPr>
            </w:pPr>
            <w:r w:rsidRPr="007F4A11">
              <w:rPr>
                <w:sz w:val="16"/>
                <w:szCs w:val="16"/>
              </w:rPr>
              <w:t>MBORREL4: Updated for NFC</w:t>
            </w:r>
          </w:p>
        </w:tc>
      </w:tr>
      <w:tr w:rsidR="007F4A11" w:rsidRPr="00294006" w14:paraId="7017219C" w14:textId="77777777" w:rsidTr="0005433F">
        <w:trPr>
          <w:trHeight w:val="187"/>
          <w:jc w:val="center"/>
        </w:trPr>
        <w:tc>
          <w:tcPr>
            <w:tcW w:w="1799" w:type="dxa"/>
            <w:tcBorders>
              <w:left w:val="single" w:sz="6" w:space="0" w:color="auto"/>
              <w:right w:val="single" w:sz="6" w:space="0" w:color="auto"/>
            </w:tcBorders>
          </w:tcPr>
          <w:p w14:paraId="328451F4"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948C6EC" w14:textId="77777777" w:rsidR="007F4A11" w:rsidRPr="007F4A11" w:rsidRDefault="00980C5F" w:rsidP="007F4A11">
            <w:pPr>
              <w:rPr>
                <w:sz w:val="16"/>
                <w:szCs w:val="16"/>
              </w:rPr>
            </w:pPr>
            <w:r w:rsidRPr="007F4A11">
              <w:rPr>
                <w:sz w:val="16"/>
                <w:szCs w:val="16"/>
              </w:rPr>
              <w:t>ENMEM-SD-REQ-197509/C-Master Reset</w:t>
            </w:r>
          </w:p>
        </w:tc>
        <w:tc>
          <w:tcPr>
            <w:tcW w:w="5917" w:type="dxa"/>
            <w:tcBorders>
              <w:top w:val="single" w:sz="6" w:space="0" w:color="auto"/>
              <w:left w:val="single" w:sz="6" w:space="0" w:color="auto"/>
              <w:bottom w:val="single" w:sz="6" w:space="0" w:color="auto"/>
              <w:right w:val="single" w:sz="6" w:space="0" w:color="auto"/>
            </w:tcBorders>
          </w:tcPr>
          <w:p w14:paraId="180417F0" w14:textId="77777777" w:rsidR="007F4A11" w:rsidRPr="007F4A11" w:rsidRDefault="00980C5F" w:rsidP="007F4A11">
            <w:pPr>
              <w:rPr>
                <w:sz w:val="16"/>
                <w:szCs w:val="16"/>
              </w:rPr>
            </w:pPr>
            <w:r w:rsidRPr="007F4A11">
              <w:rPr>
                <w:sz w:val="16"/>
                <w:szCs w:val="16"/>
              </w:rPr>
              <w:t>MBORREL4: Updated for NFC</w:t>
            </w:r>
          </w:p>
        </w:tc>
      </w:tr>
      <w:tr w:rsidR="007F4A11" w:rsidRPr="00294006" w14:paraId="77478B03" w14:textId="77777777" w:rsidTr="0005433F">
        <w:trPr>
          <w:trHeight w:val="187"/>
          <w:jc w:val="center"/>
        </w:trPr>
        <w:tc>
          <w:tcPr>
            <w:tcW w:w="1799" w:type="dxa"/>
            <w:tcBorders>
              <w:left w:val="single" w:sz="6" w:space="0" w:color="auto"/>
              <w:right w:val="single" w:sz="6" w:space="0" w:color="auto"/>
            </w:tcBorders>
          </w:tcPr>
          <w:p w14:paraId="42714C31"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F84CAA5" w14:textId="77777777" w:rsidR="007F4A11" w:rsidRPr="007F4A11" w:rsidRDefault="00980C5F" w:rsidP="007F4A11">
            <w:pPr>
              <w:rPr>
                <w:sz w:val="16"/>
                <w:szCs w:val="16"/>
              </w:rPr>
            </w:pPr>
            <w:r w:rsidRPr="007F4A11">
              <w:rPr>
                <w:sz w:val="16"/>
                <w:szCs w:val="16"/>
              </w:rPr>
              <w:t>ENMEM-SD-REQ-427797/A-Display NFC Key Associations</w:t>
            </w:r>
          </w:p>
        </w:tc>
        <w:tc>
          <w:tcPr>
            <w:tcW w:w="5917" w:type="dxa"/>
            <w:tcBorders>
              <w:top w:val="single" w:sz="6" w:space="0" w:color="auto"/>
              <w:left w:val="single" w:sz="6" w:space="0" w:color="auto"/>
              <w:bottom w:val="single" w:sz="6" w:space="0" w:color="auto"/>
              <w:right w:val="single" w:sz="6" w:space="0" w:color="auto"/>
            </w:tcBorders>
          </w:tcPr>
          <w:p w14:paraId="745EE36C" w14:textId="77777777" w:rsidR="007F4A11" w:rsidRPr="007F4A11" w:rsidRDefault="00980C5F" w:rsidP="007F4A11">
            <w:pPr>
              <w:rPr>
                <w:sz w:val="16"/>
                <w:szCs w:val="16"/>
              </w:rPr>
            </w:pPr>
            <w:r w:rsidRPr="007F4A11">
              <w:rPr>
                <w:sz w:val="16"/>
                <w:szCs w:val="16"/>
              </w:rPr>
              <w:t>MBORREL4: New req. for NFC</w:t>
            </w:r>
          </w:p>
        </w:tc>
      </w:tr>
      <w:tr w:rsidR="007F4A11" w:rsidRPr="00294006" w14:paraId="5369112D" w14:textId="77777777" w:rsidTr="0005433F">
        <w:trPr>
          <w:trHeight w:val="187"/>
          <w:jc w:val="center"/>
        </w:trPr>
        <w:tc>
          <w:tcPr>
            <w:tcW w:w="1799" w:type="dxa"/>
            <w:tcBorders>
              <w:left w:val="single" w:sz="6" w:space="0" w:color="auto"/>
              <w:right w:val="single" w:sz="6" w:space="0" w:color="auto"/>
            </w:tcBorders>
          </w:tcPr>
          <w:p w14:paraId="0EACD7C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7DE66C7" w14:textId="77777777" w:rsidR="007F4A11" w:rsidRPr="007F4A11" w:rsidRDefault="00980C5F" w:rsidP="007F4A11">
            <w:pPr>
              <w:rPr>
                <w:sz w:val="16"/>
                <w:szCs w:val="16"/>
              </w:rPr>
            </w:pPr>
            <w:r w:rsidRPr="007F4A11">
              <w:rPr>
                <w:sz w:val="16"/>
                <w:szCs w:val="16"/>
              </w:rPr>
              <w:t>STR-297590/F-Requirements</w:t>
            </w:r>
          </w:p>
        </w:tc>
        <w:tc>
          <w:tcPr>
            <w:tcW w:w="5917" w:type="dxa"/>
            <w:tcBorders>
              <w:top w:val="single" w:sz="6" w:space="0" w:color="auto"/>
              <w:left w:val="single" w:sz="6" w:space="0" w:color="auto"/>
              <w:bottom w:val="single" w:sz="6" w:space="0" w:color="auto"/>
              <w:right w:val="single" w:sz="6" w:space="0" w:color="auto"/>
            </w:tcBorders>
          </w:tcPr>
          <w:p w14:paraId="4A199B56" w14:textId="77777777" w:rsidR="007F4A11" w:rsidRPr="007F4A11" w:rsidRDefault="00980C5F" w:rsidP="007F4A11">
            <w:pPr>
              <w:rPr>
                <w:sz w:val="16"/>
                <w:szCs w:val="16"/>
              </w:rPr>
            </w:pPr>
            <w:r w:rsidRPr="007F4A11">
              <w:rPr>
                <w:sz w:val="16"/>
                <w:szCs w:val="16"/>
              </w:rPr>
              <w:t>MBORREL4: Added REQ-427170, REQ-427495</w:t>
            </w:r>
          </w:p>
        </w:tc>
      </w:tr>
      <w:tr w:rsidR="007F4A11" w:rsidRPr="00294006" w14:paraId="44CCDF70" w14:textId="77777777" w:rsidTr="0005433F">
        <w:trPr>
          <w:trHeight w:val="187"/>
          <w:jc w:val="center"/>
        </w:trPr>
        <w:tc>
          <w:tcPr>
            <w:tcW w:w="1799" w:type="dxa"/>
            <w:tcBorders>
              <w:left w:val="single" w:sz="6" w:space="0" w:color="auto"/>
              <w:right w:val="single" w:sz="6" w:space="0" w:color="auto"/>
            </w:tcBorders>
          </w:tcPr>
          <w:p w14:paraId="00C4CA83"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99AAEE" w14:textId="77777777" w:rsidR="007F4A11" w:rsidRPr="007F4A11" w:rsidRDefault="00980C5F" w:rsidP="007F4A11">
            <w:pPr>
              <w:rPr>
                <w:sz w:val="16"/>
                <w:szCs w:val="16"/>
              </w:rPr>
            </w:pPr>
            <w:r w:rsidRPr="007F4A11">
              <w:rPr>
                <w:sz w:val="16"/>
                <w:szCs w:val="16"/>
              </w:rPr>
              <w:t>ENMEM-HMI-REQ-195574/C-HMI Timeout for Overall Keyfob/Phone/NFC Key Pairing Process</w:t>
            </w:r>
          </w:p>
        </w:tc>
        <w:tc>
          <w:tcPr>
            <w:tcW w:w="5917" w:type="dxa"/>
            <w:tcBorders>
              <w:top w:val="single" w:sz="6" w:space="0" w:color="auto"/>
              <w:left w:val="single" w:sz="6" w:space="0" w:color="auto"/>
              <w:bottom w:val="single" w:sz="6" w:space="0" w:color="auto"/>
              <w:right w:val="single" w:sz="6" w:space="0" w:color="auto"/>
            </w:tcBorders>
          </w:tcPr>
          <w:p w14:paraId="5A3F2DCC"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775E8233" w14:textId="77777777" w:rsidTr="0005433F">
        <w:trPr>
          <w:trHeight w:val="187"/>
          <w:jc w:val="center"/>
        </w:trPr>
        <w:tc>
          <w:tcPr>
            <w:tcW w:w="1799" w:type="dxa"/>
            <w:tcBorders>
              <w:left w:val="single" w:sz="6" w:space="0" w:color="auto"/>
              <w:right w:val="single" w:sz="6" w:space="0" w:color="auto"/>
            </w:tcBorders>
          </w:tcPr>
          <w:p w14:paraId="02A49246"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8C3EF3" w14:textId="77777777" w:rsidR="007F4A11" w:rsidRPr="007F4A11" w:rsidRDefault="00980C5F" w:rsidP="007F4A11">
            <w:pPr>
              <w:rPr>
                <w:sz w:val="16"/>
                <w:szCs w:val="16"/>
              </w:rPr>
            </w:pPr>
            <w:r w:rsidRPr="007F4A11">
              <w:rPr>
                <w:sz w:val="16"/>
                <w:szCs w:val="16"/>
              </w:rPr>
              <w:t>ENMEM-TMR-REQ-194098/D-</w:t>
            </w:r>
            <w:proofErr w:type="spellStart"/>
            <w:r w:rsidRPr="007F4A11">
              <w:rPr>
                <w:sz w:val="16"/>
                <w:szCs w:val="16"/>
              </w:rPr>
              <w:t>T_FobAssocTotal</w:t>
            </w:r>
            <w:proofErr w:type="spellEnd"/>
          </w:p>
        </w:tc>
        <w:tc>
          <w:tcPr>
            <w:tcW w:w="5917" w:type="dxa"/>
            <w:tcBorders>
              <w:top w:val="single" w:sz="6" w:space="0" w:color="auto"/>
              <w:left w:val="single" w:sz="6" w:space="0" w:color="auto"/>
              <w:bottom w:val="single" w:sz="6" w:space="0" w:color="auto"/>
              <w:right w:val="single" w:sz="6" w:space="0" w:color="auto"/>
            </w:tcBorders>
          </w:tcPr>
          <w:p w14:paraId="6557E0F8" w14:textId="77777777" w:rsidR="007F4A11" w:rsidRPr="007F4A11" w:rsidRDefault="00980C5F" w:rsidP="007F4A11">
            <w:pPr>
              <w:rPr>
                <w:sz w:val="16"/>
                <w:szCs w:val="16"/>
              </w:rPr>
            </w:pPr>
            <w:r w:rsidRPr="007F4A11">
              <w:rPr>
                <w:sz w:val="16"/>
                <w:szCs w:val="16"/>
              </w:rPr>
              <w:t>MBORREL4: Updated for NFC</w:t>
            </w:r>
          </w:p>
        </w:tc>
      </w:tr>
      <w:tr w:rsidR="007F4A11" w:rsidRPr="00294006" w14:paraId="3E5CA28C" w14:textId="77777777" w:rsidTr="0005433F">
        <w:trPr>
          <w:trHeight w:val="187"/>
          <w:jc w:val="center"/>
        </w:trPr>
        <w:tc>
          <w:tcPr>
            <w:tcW w:w="1799" w:type="dxa"/>
            <w:tcBorders>
              <w:left w:val="single" w:sz="6" w:space="0" w:color="auto"/>
              <w:right w:val="single" w:sz="6" w:space="0" w:color="auto"/>
            </w:tcBorders>
          </w:tcPr>
          <w:p w14:paraId="7FB5E53F"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0289282" w14:textId="77777777" w:rsidR="007F4A11" w:rsidRPr="007F4A11" w:rsidRDefault="00980C5F" w:rsidP="007F4A11">
            <w:pPr>
              <w:rPr>
                <w:sz w:val="16"/>
                <w:szCs w:val="16"/>
              </w:rPr>
            </w:pPr>
            <w:r w:rsidRPr="007F4A11">
              <w:rPr>
                <w:sz w:val="16"/>
                <w:szCs w:val="16"/>
              </w:rPr>
              <w:t>ENMEM-HMI-REQ-195576/C-HMI Timeout for One Keyfob/Phone/NFC Key Pairing Attempt</w:t>
            </w:r>
          </w:p>
        </w:tc>
        <w:tc>
          <w:tcPr>
            <w:tcW w:w="5917" w:type="dxa"/>
            <w:tcBorders>
              <w:top w:val="single" w:sz="6" w:space="0" w:color="auto"/>
              <w:left w:val="single" w:sz="6" w:space="0" w:color="auto"/>
              <w:bottom w:val="single" w:sz="6" w:space="0" w:color="auto"/>
              <w:right w:val="single" w:sz="6" w:space="0" w:color="auto"/>
            </w:tcBorders>
          </w:tcPr>
          <w:p w14:paraId="2F893901"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7E36ED34" w14:textId="77777777" w:rsidTr="0005433F">
        <w:trPr>
          <w:trHeight w:val="187"/>
          <w:jc w:val="center"/>
        </w:trPr>
        <w:tc>
          <w:tcPr>
            <w:tcW w:w="1799" w:type="dxa"/>
            <w:tcBorders>
              <w:left w:val="single" w:sz="6" w:space="0" w:color="auto"/>
              <w:right w:val="single" w:sz="6" w:space="0" w:color="auto"/>
            </w:tcBorders>
          </w:tcPr>
          <w:p w14:paraId="02D4AC2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3DD1F19" w14:textId="77777777" w:rsidR="007F4A11" w:rsidRPr="007F4A11" w:rsidRDefault="00980C5F" w:rsidP="007F4A11">
            <w:pPr>
              <w:rPr>
                <w:sz w:val="16"/>
                <w:szCs w:val="16"/>
              </w:rPr>
            </w:pPr>
            <w:r w:rsidRPr="007F4A11">
              <w:rPr>
                <w:sz w:val="16"/>
                <w:szCs w:val="16"/>
              </w:rPr>
              <w:t>ENMEM-TMR-REQ-194099/D-</w:t>
            </w:r>
            <w:proofErr w:type="spellStart"/>
            <w:r w:rsidRPr="007F4A11">
              <w:rPr>
                <w:sz w:val="16"/>
                <w:szCs w:val="16"/>
              </w:rPr>
              <w:t>T_FobAssocOneTime</w:t>
            </w:r>
            <w:proofErr w:type="spellEnd"/>
          </w:p>
        </w:tc>
        <w:tc>
          <w:tcPr>
            <w:tcW w:w="5917" w:type="dxa"/>
            <w:tcBorders>
              <w:top w:val="single" w:sz="6" w:space="0" w:color="auto"/>
              <w:left w:val="single" w:sz="6" w:space="0" w:color="auto"/>
              <w:bottom w:val="single" w:sz="6" w:space="0" w:color="auto"/>
              <w:right w:val="single" w:sz="6" w:space="0" w:color="auto"/>
            </w:tcBorders>
          </w:tcPr>
          <w:p w14:paraId="44FECE23" w14:textId="77777777" w:rsidR="007F4A11" w:rsidRPr="007F4A11" w:rsidRDefault="00980C5F" w:rsidP="007F4A11">
            <w:pPr>
              <w:rPr>
                <w:sz w:val="16"/>
                <w:szCs w:val="16"/>
              </w:rPr>
            </w:pPr>
            <w:r w:rsidRPr="007F4A11">
              <w:rPr>
                <w:sz w:val="16"/>
                <w:szCs w:val="16"/>
              </w:rPr>
              <w:t>MBORREL4: Updated for NFC</w:t>
            </w:r>
          </w:p>
        </w:tc>
      </w:tr>
      <w:tr w:rsidR="007F4A11" w:rsidRPr="00294006" w14:paraId="36990E23" w14:textId="77777777" w:rsidTr="0005433F">
        <w:trPr>
          <w:trHeight w:val="187"/>
          <w:jc w:val="center"/>
        </w:trPr>
        <w:tc>
          <w:tcPr>
            <w:tcW w:w="1799" w:type="dxa"/>
            <w:tcBorders>
              <w:left w:val="single" w:sz="6" w:space="0" w:color="auto"/>
              <w:right w:val="single" w:sz="6" w:space="0" w:color="auto"/>
            </w:tcBorders>
          </w:tcPr>
          <w:p w14:paraId="1C36D197"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E133E55" w14:textId="77777777" w:rsidR="007F4A11" w:rsidRPr="007F4A11" w:rsidRDefault="00980C5F" w:rsidP="007F4A11">
            <w:pPr>
              <w:rPr>
                <w:sz w:val="16"/>
                <w:szCs w:val="16"/>
              </w:rPr>
            </w:pPr>
            <w:r w:rsidRPr="007F4A11">
              <w:rPr>
                <w:sz w:val="16"/>
                <w:szCs w:val="16"/>
              </w:rPr>
              <w:t>ENMEM-HMI-REQ-195575/C-Number of Retries on HMI for Keyfob/Phone/NFC Key Pairing</w:t>
            </w:r>
          </w:p>
        </w:tc>
        <w:tc>
          <w:tcPr>
            <w:tcW w:w="5917" w:type="dxa"/>
            <w:tcBorders>
              <w:top w:val="single" w:sz="6" w:space="0" w:color="auto"/>
              <w:left w:val="single" w:sz="6" w:space="0" w:color="auto"/>
              <w:bottom w:val="single" w:sz="6" w:space="0" w:color="auto"/>
              <w:right w:val="single" w:sz="6" w:space="0" w:color="auto"/>
            </w:tcBorders>
          </w:tcPr>
          <w:p w14:paraId="434B30B9"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1FF6221C" w14:textId="77777777" w:rsidTr="0005433F">
        <w:trPr>
          <w:trHeight w:val="187"/>
          <w:jc w:val="center"/>
        </w:trPr>
        <w:tc>
          <w:tcPr>
            <w:tcW w:w="1799" w:type="dxa"/>
            <w:tcBorders>
              <w:left w:val="single" w:sz="6" w:space="0" w:color="auto"/>
              <w:right w:val="single" w:sz="6" w:space="0" w:color="auto"/>
            </w:tcBorders>
          </w:tcPr>
          <w:p w14:paraId="28C021E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DE1051D" w14:textId="77777777" w:rsidR="007F4A11" w:rsidRPr="007F4A11" w:rsidRDefault="00980C5F" w:rsidP="007F4A11">
            <w:pPr>
              <w:rPr>
                <w:sz w:val="16"/>
                <w:szCs w:val="16"/>
              </w:rPr>
            </w:pPr>
            <w:r w:rsidRPr="007F4A11">
              <w:rPr>
                <w:sz w:val="16"/>
                <w:szCs w:val="16"/>
              </w:rPr>
              <w:t>ENMEM-REQ-179346/C-</w:t>
            </w:r>
            <w:proofErr w:type="spellStart"/>
            <w:r w:rsidRPr="007F4A11">
              <w:rPr>
                <w:sz w:val="16"/>
                <w:szCs w:val="16"/>
              </w:rPr>
              <w:t>N_NumberOfRetries</w:t>
            </w:r>
            <w:proofErr w:type="spellEnd"/>
          </w:p>
        </w:tc>
        <w:tc>
          <w:tcPr>
            <w:tcW w:w="5917" w:type="dxa"/>
            <w:tcBorders>
              <w:top w:val="single" w:sz="6" w:space="0" w:color="auto"/>
              <w:left w:val="single" w:sz="6" w:space="0" w:color="auto"/>
              <w:bottom w:val="single" w:sz="6" w:space="0" w:color="auto"/>
              <w:right w:val="single" w:sz="6" w:space="0" w:color="auto"/>
            </w:tcBorders>
          </w:tcPr>
          <w:p w14:paraId="6C8E08D7" w14:textId="77777777" w:rsidR="007F4A11" w:rsidRPr="007F4A11" w:rsidRDefault="00980C5F" w:rsidP="007F4A11">
            <w:pPr>
              <w:rPr>
                <w:sz w:val="16"/>
                <w:szCs w:val="16"/>
              </w:rPr>
            </w:pPr>
            <w:r w:rsidRPr="007F4A11">
              <w:rPr>
                <w:sz w:val="16"/>
                <w:szCs w:val="16"/>
              </w:rPr>
              <w:t>MBORREL4: Updated for NFC</w:t>
            </w:r>
          </w:p>
        </w:tc>
      </w:tr>
      <w:tr w:rsidR="007F4A11" w:rsidRPr="00294006" w14:paraId="7B04F940" w14:textId="77777777" w:rsidTr="0005433F">
        <w:trPr>
          <w:trHeight w:val="187"/>
          <w:jc w:val="center"/>
        </w:trPr>
        <w:tc>
          <w:tcPr>
            <w:tcW w:w="1799" w:type="dxa"/>
            <w:tcBorders>
              <w:left w:val="single" w:sz="6" w:space="0" w:color="auto"/>
              <w:right w:val="single" w:sz="6" w:space="0" w:color="auto"/>
            </w:tcBorders>
          </w:tcPr>
          <w:p w14:paraId="40874558"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207C0B26" w14:textId="77777777" w:rsidR="007F4A11" w:rsidRPr="007F4A11" w:rsidRDefault="00980C5F" w:rsidP="007F4A11">
            <w:pPr>
              <w:rPr>
                <w:sz w:val="16"/>
                <w:szCs w:val="16"/>
              </w:rPr>
            </w:pPr>
            <w:r w:rsidRPr="007F4A11">
              <w:rPr>
                <w:sz w:val="16"/>
                <w:szCs w:val="16"/>
              </w:rPr>
              <w:t>ENMEM-HMI-REQ-427170/A-NFC Key HMI Indication</w:t>
            </w:r>
          </w:p>
        </w:tc>
        <w:tc>
          <w:tcPr>
            <w:tcW w:w="5917" w:type="dxa"/>
            <w:tcBorders>
              <w:top w:val="single" w:sz="6" w:space="0" w:color="auto"/>
              <w:left w:val="single" w:sz="6" w:space="0" w:color="auto"/>
              <w:bottom w:val="single" w:sz="6" w:space="0" w:color="auto"/>
              <w:right w:val="single" w:sz="6" w:space="0" w:color="auto"/>
            </w:tcBorders>
          </w:tcPr>
          <w:p w14:paraId="51C483E6" w14:textId="77777777" w:rsidR="007F4A11" w:rsidRPr="007F4A11" w:rsidRDefault="00980C5F" w:rsidP="007F4A11">
            <w:pPr>
              <w:rPr>
                <w:sz w:val="16"/>
                <w:szCs w:val="16"/>
              </w:rPr>
            </w:pPr>
            <w:r w:rsidRPr="007F4A11">
              <w:rPr>
                <w:sz w:val="16"/>
                <w:szCs w:val="16"/>
              </w:rPr>
              <w:t>MBORREL4: New req. for NFC</w:t>
            </w:r>
          </w:p>
        </w:tc>
      </w:tr>
      <w:tr w:rsidR="007F4A11" w:rsidRPr="00294006" w14:paraId="019A6013" w14:textId="77777777" w:rsidTr="0005433F">
        <w:trPr>
          <w:trHeight w:val="187"/>
          <w:jc w:val="center"/>
        </w:trPr>
        <w:tc>
          <w:tcPr>
            <w:tcW w:w="1799" w:type="dxa"/>
            <w:tcBorders>
              <w:left w:val="single" w:sz="6" w:space="0" w:color="auto"/>
              <w:right w:val="single" w:sz="6" w:space="0" w:color="auto"/>
            </w:tcBorders>
          </w:tcPr>
          <w:p w14:paraId="08DAFF45"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547FA6A6" w14:textId="77777777" w:rsidR="007F4A11" w:rsidRPr="007F4A11" w:rsidRDefault="00980C5F" w:rsidP="007F4A11">
            <w:pPr>
              <w:rPr>
                <w:sz w:val="16"/>
                <w:szCs w:val="16"/>
              </w:rPr>
            </w:pPr>
            <w:r w:rsidRPr="007F4A11">
              <w:rPr>
                <w:sz w:val="16"/>
                <w:szCs w:val="16"/>
              </w:rPr>
              <w:t>ENMEM-HMI-REQ-197850/D-Enhanced Memory HMI Indications for Driver Profile</w:t>
            </w:r>
          </w:p>
        </w:tc>
        <w:tc>
          <w:tcPr>
            <w:tcW w:w="5917" w:type="dxa"/>
            <w:tcBorders>
              <w:top w:val="single" w:sz="6" w:space="0" w:color="auto"/>
              <w:left w:val="single" w:sz="6" w:space="0" w:color="auto"/>
              <w:bottom w:val="single" w:sz="6" w:space="0" w:color="auto"/>
              <w:right w:val="single" w:sz="6" w:space="0" w:color="auto"/>
            </w:tcBorders>
          </w:tcPr>
          <w:p w14:paraId="40290B11" w14:textId="77777777" w:rsidR="007F4A11" w:rsidRPr="007F4A11" w:rsidRDefault="00980C5F" w:rsidP="007F4A11">
            <w:pPr>
              <w:rPr>
                <w:sz w:val="16"/>
                <w:szCs w:val="16"/>
              </w:rPr>
            </w:pPr>
            <w:r w:rsidRPr="007F4A11">
              <w:rPr>
                <w:sz w:val="16"/>
                <w:szCs w:val="16"/>
              </w:rPr>
              <w:t>MBORREL4: Updated for NFC</w:t>
            </w:r>
          </w:p>
        </w:tc>
      </w:tr>
      <w:tr w:rsidR="007F4A11" w:rsidRPr="00294006" w14:paraId="5CC718C2" w14:textId="77777777" w:rsidTr="0005433F">
        <w:trPr>
          <w:trHeight w:val="187"/>
          <w:jc w:val="center"/>
        </w:trPr>
        <w:tc>
          <w:tcPr>
            <w:tcW w:w="1799" w:type="dxa"/>
            <w:tcBorders>
              <w:left w:val="single" w:sz="6" w:space="0" w:color="auto"/>
              <w:right w:val="single" w:sz="6" w:space="0" w:color="auto"/>
            </w:tcBorders>
          </w:tcPr>
          <w:p w14:paraId="1A6464AA"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1876843C" w14:textId="77777777" w:rsidR="007F4A11" w:rsidRPr="007F4A11" w:rsidRDefault="00980C5F" w:rsidP="007F4A11">
            <w:pPr>
              <w:rPr>
                <w:sz w:val="16"/>
                <w:szCs w:val="16"/>
              </w:rPr>
            </w:pPr>
            <w:r w:rsidRPr="007F4A11">
              <w:rPr>
                <w:sz w:val="16"/>
                <w:szCs w:val="16"/>
              </w:rPr>
              <w:t>ENMEM-SR-REQ-198055/D-Enhanced Memory HMI Option for Associated Keyfob/Phone/NFC Key</w:t>
            </w:r>
          </w:p>
        </w:tc>
        <w:tc>
          <w:tcPr>
            <w:tcW w:w="5917" w:type="dxa"/>
            <w:tcBorders>
              <w:top w:val="single" w:sz="6" w:space="0" w:color="auto"/>
              <w:left w:val="single" w:sz="6" w:space="0" w:color="auto"/>
              <w:bottom w:val="single" w:sz="6" w:space="0" w:color="auto"/>
              <w:right w:val="single" w:sz="6" w:space="0" w:color="auto"/>
            </w:tcBorders>
          </w:tcPr>
          <w:p w14:paraId="15BBB2CD" w14:textId="77777777" w:rsidR="007F4A11" w:rsidRPr="007F4A11" w:rsidRDefault="00980C5F" w:rsidP="007F4A11">
            <w:pPr>
              <w:rPr>
                <w:sz w:val="16"/>
                <w:szCs w:val="16"/>
              </w:rPr>
            </w:pPr>
            <w:r w:rsidRPr="007F4A11">
              <w:rPr>
                <w:sz w:val="16"/>
                <w:szCs w:val="16"/>
              </w:rPr>
              <w:t>MBORREL4: Updated req. and title for NFC</w:t>
            </w:r>
          </w:p>
        </w:tc>
      </w:tr>
      <w:tr w:rsidR="007F4A11" w:rsidRPr="00294006" w14:paraId="39FE568D" w14:textId="77777777" w:rsidTr="0005433F">
        <w:trPr>
          <w:trHeight w:val="187"/>
          <w:jc w:val="center"/>
        </w:trPr>
        <w:tc>
          <w:tcPr>
            <w:tcW w:w="1799" w:type="dxa"/>
            <w:tcBorders>
              <w:left w:val="single" w:sz="6" w:space="0" w:color="auto"/>
              <w:right w:val="single" w:sz="6" w:space="0" w:color="auto"/>
            </w:tcBorders>
          </w:tcPr>
          <w:p w14:paraId="5D0DA81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6FF6B287" w14:textId="77777777" w:rsidR="007F4A11" w:rsidRPr="007F4A11" w:rsidRDefault="00980C5F" w:rsidP="007F4A11">
            <w:pPr>
              <w:rPr>
                <w:sz w:val="16"/>
                <w:szCs w:val="16"/>
              </w:rPr>
            </w:pPr>
            <w:r w:rsidRPr="007F4A11">
              <w:rPr>
                <w:sz w:val="16"/>
                <w:szCs w:val="16"/>
              </w:rPr>
              <w:t>ENMEM-HMI-REQ-197502/C-Enhanced Memory HMI Indications for Delete a Driver Profile</w:t>
            </w:r>
          </w:p>
        </w:tc>
        <w:tc>
          <w:tcPr>
            <w:tcW w:w="5917" w:type="dxa"/>
            <w:tcBorders>
              <w:top w:val="single" w:sz="6" w:space="0" w:color="auto"/>
              <w:left w:val="single" w:sz="6" w:space="0" w:color="auto"/>
              <w:bottom w:val="single" w:sz="6" w:space="0" w:color="auto"/>
              <w:right w:val="single" w:sz="6" w:space="0" w:color="auto"/>
            </w:tcBorders>
          </w:tcPr>
          <w:p w14:paraId="662BD103" w14:textId="77777777" w:rsidR="007F4A11" w:rsidRPr="007F4A11" w:rsidRDefault="00980C5F" w:rsidP="007F4A11">
            <w:pPr>
              <w:rPr>
                <w:sz w:val="16"/>
                <w:szCs w:val="16"/>
              </w:rPr>
            </w:pPr>
            <w:r w:rsidRPr="007F4A11">
              <w:rPr>
                <w:sz w:val="16"/>
                <w:szCs w:val="16"/>
              </w:rPr>
              <w:t>MBORREL4: Updated for NFC</w:t>
            </w:r>
          </w:p>
        </w:tc>
      </w:tr>
      <w:tr w:rsidR="007F4A11" w:rsidRPr="00294006" w14:paraId="2AF49AE8" w14:textId="77777777" w:rsidTr="0005433F">
        <w:trPr>
          <w:trHeight w:val="187"/>
          <w:jc w:val="center"/>
        </w:trPr>
        <w:tc>
          <w:tcPr>
            <w:tcW w:w="1799" w:type="dxa"/>
            <w:tcBorders>
              <w:left w:val="single" w:sz="6" w:space="0" w:color="auto"/>
              <w:right w:val="single" w:sz="6" w:space="0" w:color="auto"/>
            </w:tcBorders>
          </w:tcPr>
          <w:p w14:paraId="6D4B3FBA"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7AD8C0F9" w14:textId="77777777" w:rsidR="007F4A11" w:rsidRPr="007F4A11" w:rsidRDefault="00980C5F" w:rsidP="007F4A11">
            <w:pPr>
              <w:rPr>
                <w:sz w:val="16"/>
                <w:szCs w:val="16"/>
              </w:rPr>
            </w:pPr>
            <w:r w:rsidRPr="007F4A11">
              <w:rPr>
                <w:sz w:val="16"/>
                <w:szCs w:val="16"/>
              </w:rPr>
              <w:t>ENMEM-HMI-REQ-233260/C-Keyfob, Phone, &amp; NFC Key Association During Profile Creation</w:t>
            </w:r>
          </w:p>
        </w:tc>
        <w:tc>
          <w:tcPr>
            <w:tcW w:w="5917" w:type="dxa"/>
            <w:tcBorders>
              <w:top w:val="single" w:sz="6" w:space="0" w:color="auto"/>
              <w:left w:val="single" w:sz="6" w:space="0" w:color="auto"/>
              <w:bottom w:val="single" w:sz="6" w:space="0" w:color="auto"/>
              <w:right w:val="single" w:sz="6" w:space="0" w:color="auto"/>
            </w:tcBorders>
          </w:tcPr>
          <w:p w14:paraId="686FFAC7" w14:textId="77777777" w:rsidR="007F4A11" w:rsidRPr="007F4A11" w:rsidRDefault="00980C5F" w:rsidP="007F4A11">
            <w:pPr>
              <w:rPr>
                <w:sz w:val="16"/>
                <w:szCs w:val="16"/>
              </w:rPr>
            </w:pPr>
            <w:r w:rsidRPr="007F4A11">
              <w:rPr>
                <w:sz w:val="16"/>
                <w:szCs w:val="16"/>
              </w:rPr>
              <w:t>MBORREL4: Updated to include NFC in the bulleted items</w:t>
            </w:r>
          </w:p>
        </w:tc>
      </w:tr>
      <w:tr w:rsidR="007F4A11" w:rsidRPr="00294006" w14:paraId="07320427" w14:textId="77777777" w:rsidTr="0005433F">
        <w:trPr>
          <w:trHeight w:val="187"/>
          <w:jc w:val="center"/>
        </w:trPr>
        <w:tc>
          <w:tcPr>
            <w:tcW w:w="1799" w:type="dxa"/>
            <w:tcBorders>
              <w:left w:val="single" w:sz="6" w:space="0" w:color="auto"/>
              <w:right w:val="single" w:sz="6" w:space="0" w:color="auto"/>
            </w:tcBorders>
          </w:tcPr>
          <w:p w14:paraId="04E77E5E"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3FE78596" w14:textId="77777777" w:rsidR="007F4A11" w:rsidRPr="007F4A11" w:rsidRDefault="00980C5F" w:rsidP="007F4A11">
            <w:pPr>
              <w:rPr>
                <w:sz w:val="16"/>
                <w:szCs w:val="16"/>
              </w:rPr>
            </w:pPr>
            <w:r w:rsidRPr="007F4A11">
              <w:rPr>
                <w:sz w:val="16"/>
                <w:szCs w:val="16"/>
              </w:rPr>
              <w:t>ENMEM-HMI-REQ-427495/A-Association During Profile Creation - Checkbox Method</w:t>
            </w:r>
          </w:p>
        </w:tc>
        <w:tc>
          <w:tcPr>
            <w:tcW w:w="5917" w:type="dxa"/>
            <w:tcBorders>
              <w:top w:val="single" w:sz="6" w:space="0" w:color="auto"/>
              <w:left w:val="single" w:sz="6" w:space="0" w:color="auto"/>
              <w:bottom w:val="single" w:sz="6" w:space="0" w:color="auto"/>
              <w:right w:val="single" w:sz="6" w:space="0" w:color="auto"/>
            </w:tcBorders>
          </w:tcPr>
          <w:p w14:paraId="2FFC9021" w14:textId="77777777" w:rsidR="007F4A11" w:rsidRPr="007F4A11" w:rsidRDefault="00980C5F" w:rsidP="007F4A11">
            <w:pPr>
              <w:rPr>
                <w:sz w:val="16"/>
                <w:szCs w:val="16"/>
              </w:rPr>
            </w:pPr>
            <w:r w:rsidRPr="007F4A11">
              <w:rPr>
                <w:sz w:val="16"/>
                <w:szCs w:val="16"/>
              </w:rPr>
              <w:t>MBORREL4: New req. for NFC</w:t>
            </w:r>
          </w:p>
        </w:tc>
      </w:tr>
      <w:tr w:rsidR="007F4A11" w:rsidRPr="00294006" w14:paraId="3F657A2C" w14:textId="77777777" w:rsidTr="0005433F">
        <w:trPr>
          <w:trHeight w:val="187"/>
          <w:jc w:val="center"/>
        </w:trPr>
        <w:tc>
          <w:tcPr>
            <w:tcW w:w="1799" w:type="dxa"/>
            <w:tcBorders>
              <w:left w:val="single" w:sz="6" w:space="0" w:color="auto"/>
              <w:right w:val="single" w:sz="6" w:space="0" w:color="auto"/>
            </w:tcBorders>
          </w:tcPr>
          <w:p w14:paraId="24D60E8E"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42F934E1" w14:textId="77777777" w:rsidR="007F4A11" w:rsidRPr="007F4A11" w:rsidRDefault="00980C5F" w:rsidP="007F4A11">
            <w:pPr>
              <w:rPr>
                <w:sz w:val="16"/>
                <w:szCs w:val="16"/>
              </w:rPr>
            </w:pPr>
            <w:r w:rsidRPr="007F4A11">
              <w:rPr>
                <w:sz w:val="16"/>
                <w:szCs w:val="16"/>
              </w:rPr>
              <w:t>ENMEM-HMI-REQ-234279/B-Wrong Device Detected HMI</w:t>
            </w:r>
          </w:p>
        </w:tc>
        <w:tc>
          <w:tcPr>
            <w:tcW w:w="5917" w:type="dxa"/>
            <w:tcBorders>
              <w:top w:val="single" w:sz="6" w:space="0" w:color="auto"/>
              <w:left w:val="single" w:sz="6" w:space="0" w:color="auto"/>
              <w:bottom w:val="single" w:sz="6" w:space="0" w:color="auto"/>
              <w:right w:val="single" w:sz="6" w:space="0" w:color="auto"/>
            </w:tcBorders>
          </w:tcPr>
          <w:p w14:paraId="6D6E66AA" w14:textId="77777777" w:rsidR="007F4A11" w:rsidRPr="007F4A11" w:rsidRDefault="00980C5F" w:rsidP="007F4A11">
            <w:pPr>
              <w:rPr>
                <w:sz w:val="16"/>
                <w:szCs w:val="16"/>
              </w:rPr>
            </w:pPr>
            <w:r w:rsidRPr="007F4A11">
              <w:rPr>
                <w:sz w:val="16"/>
                <w:szCs w:val="16"/>
              </w:rPr>
              <w:t>MBORREL4: Updated for NFC</w:t>
            </w:r>
          </w:p>
        </w:tc>
      </w:tr>
      <w:tr w:rsidR="007F4A11" w:rsidRPr="00294006" w14:paraId="055DCCD8" w14:textId="77777777" w:rsidTr="0005433F">
        <w:trPr>
          <w:trHeight w:val="187"/>
          <w:jc w:val="center"/>
        </w:trPr>
        <w:tc>
          <w:tcPr>
            <w:tcW w:w="1799" w:type="dxa"/>
            <w:tcBorders>
              <w:left w:val="single" w:sz="6" w:space="0" w:color="auto"/>
              <w:bottom w:val="single" w:sz="4" w:space="0" w:color="auto"/>
              <w:right w:val="single" w:sz="6" w:space="0" w:color="auto"/>
            </w:tcBorders>
          </w:tcPr>
          <w:p w14:paraId="330CD1E9" w14:textId="77777777" w:rsidR="007F4A11" w:rsidRDefault="00C73931" w:rsidP="007F4A11">
            <w:pPr>
              <w:rPr>
                <w:rFonts w:cs="Arial"/>
                <w:sz w:val="16"/>
                <w:szCs w:val="16"/>
              </w:rPr>
            </w:pPr>
          </w:p>
        </w:tc>
        <w:tc>
          <w:tcPr>
            <w:tcW w:w="3444" w:type="dxa"/>
            <w:gridSpan w:val="2"/>
            <w:tcBorders>
              <w:top w:val="single" w:sz="6" w:space="0" w:color="auto"/>
              <w:left w:val="single" w:sz="6" w:space="0" w:color="auto"/>
              <w:bottom w:val="single" w:sz="6" w:space="0" w:color="auto"/>
              <w:right w:val="single" w:sz="6" w:space="0" w:color="auto"/>
            </w:tcBorders>
          </w:tcPr>
          <w:p w14:paraId="0DDDAF04" w14:textId="77777777" w:rsidR="007F4A11" w:rsidRPr="007F4A11" w:rsidRDefault="00980C5F" w:rsidP="007F4A11">
            <w:pPr>
              <w:rPr>
                <w:sz w:val="16"/>
                <w:szCs w:val="16"/>
              </w:rPr>
            </w:pPr>
            <w:r w:rsidRPr="007F4A11">
              <w:rPr>
                <w:sz w:val="16"/>
                <w:szCs w:val="16"/>
              </w:rPr>
              <w:t>ENMEM-HMI-REQ-233264/C-Phone Association HMI Option</w:t>
            </w:r>
          </w:p>
        </w:tc>
        <w:tc>
          <w:tcPr>
            <w:tcW w:w="5917" w:type="dxa"/>
            <w:tcBorders>
              <w:top w:val="single" w:sz="6" w:space="0" w:color="auto"/>
              <w:left w:val="single" w:sz="6" w:space="0" w:color="auto"/>
              <w:bottom w:val="single" w:sz="6" w:space="0" w:color="auto"/>
              <w:right w:val="single" w:sz="6" w:space="0" w:color="auto"/>
            </w:tcBorders>
          </w:tcPr>
          <w:p w14:paraId="0C8FD7FD" w14:textId="77777777" w:rsidR="007F4A11" w:rsidRPr="007F4A11" w:rsidRDefault="00980C5F" w:rsidP="007F4A11">
            <w:pPr>
              <w:rPr>
                <w:sz w:val="16"/>
                <w:szCs w:val="16"/>
              </w:rPr>
            </w:pPr>
            <w:r w:rsidRPr="007F4A11">
              <w:rPr>
                <w:sz w:val="16"/>
                <w:szCs w:val="16"/>
              </w:rPr>
              <w:t>wstephe1:  Wording change from "both" to all for popup selection</w:t>
            </w:r>
          </w:p>
        </w:tc>
      </w:tr>
    </w:tbl>
    <w:p w14:paraId="7A883C54" w14:textId="77777777" w:rsidR="00B703CE" w:rsidRDefault="00980C5F" w:rsidP="00F11B33">
      <w:pPr>
        <w:jc w:val="center"/>
        <w:rPr>
          <w:rFonts w:cs="Arial"/>
          <w:b/>
          <w:sz w:val="36"/>
          <w:szCs w:val="36"/>
        </w:rPr>
      </w:pPr>
      <w:r>
        <w:rPr>
          <w:b/>
          <w:sz w:val="36"/>
          <w:szCs w:val="36"/>
        </w:rPr>
        <w:t xml:space="preserve"> </w:t>
      </w:r>
      <w:r>
        <w:rPr>
          <w:b/>
          <w:sz w:val="36"/>
          <w:szCs w:val="36"/>
        </w:rPr>
        <w:br w:type="page"/>
      </w:r>
      <w:r>
        <w:rPr>
          <w:rFonts w:cs="Arial"/>
          <w:b/>
          <w:sz w:val="36"/>
          <w:szCs w:val="36"/>
        </w:rPr>
        <w:lastRenderedPageBreak/>
        <w:t>Table of Contents</w:t>
      </w:r>
    </w:p>
    <w:p w14:paraId="577F55C1" w14:textId="77777777" w:rsidR="00F11B33" w:rsidRDefault="00C73931" w:rsidP="00F11B33">
      <w:pPr>
        <w:jc w:val="center"/>
        <w:rPr>
          <w:rFonts w:cs="Arial"/>
          <w:b/>
          <w:sz w:val="36"/>
          <w:szCs w:val="36"/>
        </w:rPr>
      </w:pPr>
    </w:p>
    <w:p w14:paraId="4B09B50A" w14:textId="77777777" w:rsidR="00AC15C4" w:rsidRDefault="00980C5F">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78592563" w:history="1">
        <w:r w:rsidR="00AC15C4" w:rsidRPr="0023576F">
          <w:rPr>
            <w:rStyle w:val="Hyperlink"/>
            <w:rFonts w:cs="Arial"/>
            <w:bCs/>
            <w:noProof/>
          </w:rPr>
          <w:t>Revision History</w:t>
        </w:r>
        <w:r w:rsidR="00AC15C4">
          <w:rPr>
            <w:noProof/>
            <w:webHidden/>
          </w:rPr>
          <w:tab/>
        </w:r>
        <w:r w:rsidR="00AC15C4">
          <w:rPr>
            <w:noProof/>
            <w:webHidden/>
          </w:rPr>
          <w:fldChar w:fldCharType="begin"/>
        </w:r>
        <w:r w:rsidR="00AC15C4">
          <w:rPr>
            <w:noProof/>
            <w:webHidden/>
          </w:rPr>
          <w:instrText xml:space="preserve"> PAGEREF _Toc78592563 \h </w:instrText>
        </w:r>
        <w:r w:rsidR="00AC15C4">
          <w:rPr>
            <w:noProof/>
            <w:webHidden/>
          </w:rPr>
        </w:r>
        <w:r w:rsidR="00AC15C4">
          <w:rPr>
            <w:noProof/>
            <w:webHidden/>
          </w:rPr>
          <w:fldChar w:fldCharType="separate"/>
        </w:r>
        <w:r w:rsidR="00AC15C4">
          <w:rPr>
            <w:noProof/>
            <w:webHidden/>
          </w:rPr>
          <w:t>2</w:t>
        </w:r>
        <w:r w:rsidR="00AC15C4">
          <w:rPr>
            <w:noProof/>
            <w:webHidden/>
          </w:rPr>
          <w:fldChar w:fldCharType="end"/>
        </w:r>
      </w:hyperlink>
    </w:p>
    <w:p w14:paraId="4E731800" w14:textId="77777777" w:rsidR="00AC15C4" w:rsidRDefault="00C73931">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8592564" w:history="1">
        <w:r w:rsidR="00AC15C4" w:rsidRPr="0023576F">
          <w:rPr>
            <w:rStyle w:val="Hyperlink"/>
            <w:noProof/>
          </w:rPr>
          <w:t>1</w:t>
        </w:r>
        <w:r w:rsidR="00AC15C4">
          <w:rPr>
            <w:rFonts w:asciiTheme="minorHAnsi" w:eastAsiaTheme="minorEastAsia" w:hAnsiTheme="minorHAnsi" w:cstheme="minorBidi"/>
            <w:b w:val="0"/>
            <w:smallCaps w:val="0"/>
            <w:noProof/>
            <w:sz w:val="22"/>
            <w:szCs w:val="22"/>
          </w:rPr>
          <w:tab/>
        </w:r>
        <w:r w:rsidR="00AC15C4" w:rsidRPr="0023576F">
          <w:rPr>
            <w:rStyle w:val="Hyperlink"/>
            <w:noProof/>
          </w:rPr>
          <w:t>Overview</w:t>
        </w:r>
        <w:r w:rsidR="00AC15C4">
          <w:rPr>
            <w:noProof/>
            <w:webHidden/>
          </w:rPr>
          <w:tab/>
        </w:r>
        <w:r w:rsidR="00AC15C4">
          <w:rPr>
            <w:noProof/>
            <w:webHidden/>
          </w:rPr>
          <w:fldChar w:fldCharType="begin"/>
        </w:r>
        <w:r w:rsidR="00AC15C4">
          <w:rPr>
            <w:noProof/>
            <w:webHidden/>
          </w:rPr>
          <w:instrText xml:space="preserve"> PAGEREF _Toc78592564 \h </w:instrText>
        </w:r>
        <w:r w:rsidR="00AC15C4">
          <w:rPr>
            <w:noProof/>
            <w:webHidden/>
          </w:rPr>
        </w:r>
        <w:r w:rsidR="00AC15C4">
          <w:rPr>
            <w:noProof/>
            <w:webHidden/>
          </w:rPr>
          <w:fldChar w:fldCharType="separate"/>
        </w:r>
        <w:r w:rsidR="00AC15C4">
          <w:rPr>
            <w:noProof/>
            <w:webHidden/>
          </w:rPr>
          <w:t>15</w:t>
        </w:r>
        <w:r w:rsidR="00AC15C4">
          <w:rPr>
            <w:noProof/>
            <w:webHidden/>
          </w:rPr>
          <w:fldChar w:fldCharType="end"/>
        </w:r>
      </w:hyperlink>
    </w:p>
    <w:p w14:paraId="306C89E6" w14:textId="77777777" w:rsidR="00AC15C4" w:rsidRDefault="00C73931">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8592565" w:history="1">
        <w:r w:rsidR="00AC15C4" w:rsidRPr="0023576F">
          <w:rPr>
            <w:rStyle w:val="Hyperlink"/>
            <w:noProof/>
          </w:rPr>
          <w:t>2</w:t>
        </w:r>
        <w:r w:rsidR="00AC15C4">
          <w:rPr>
            <w:rFonts w:asciiTheme="minorHAnsi" w:eastAsiaTheme="minorEastAsia" w:hAnsiTheme="minorHAnsi" w:cstheme="minorBidi"/>
            <w:b w:val="0"/>
            <w:smallCaps w:val="0"/>
            <w:noProof/>
            <w:sz w:val="22"/>
            <w:szCs w:val="22"/>
          </w:rPr>
          <w:tab/>
        </w:r>
        <w:r w:rsidR="00AC15C4" w:rsidRPr="0023576F">
          <w:rPr>
            <w:rStyle w:val="Hyperlink"/>
            <w:noProof/>
          </w:rPr>
          <w:t>Architectural Design</w:t>
        </w:r>
        <w:r w:rsidR="00AC15C4">
          <w:rPr>
            <w:noProof/>
            <w:webHidden/>
          </w:rPr>
          <w:tab/>
        </w:r>
        <w:r w:rsidR="00AC15C4">
          <w:rPr>
            <w:noProof/>
            <w:webHidden/>
          </w:rPr>
          <w:fldChar w:fldCharType="begin"/>
        </w:r>
        <w:r w:rsidR="00AC15C4">
          <w:rPr>
            <w:noProof/>
            <w:webHidden/>
          </w:rPr>
          <w:instrText xml:space="preserve"> PAGEREF _Toc78592565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4EF3047C"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66" w:history="1">
        <w:r w:rsidR="00AC15C4" w:rsidRPr="0023576F">
          <w:rPr>
            <w:rStyle w:val="Hyperlink"/>
            <w:noProof/>
          </w:rPr>
          <w:t>2.1</w:t>
        </w:r>
        <w:r w:rsidR="00AC15C4">
          <w:rPr>
            <w:rFonts w:asciiTheme="minorHAnsi" w:eastAsiaTheme="minorEastAsia" w:hAnsiTheme="minorHAnsi" w:cstheme="minorBidi"/>
            <w:i w:val="0"/>
            <w:noProof/>
            <w:sz w:val="22"/>
            <w:szCs w:val="22"/>
          </w:rPr>
          <w:tab/>
        </w:r>
        <w:r w:rsidR="00AC15C4" w:rsidRPr="0023576F">
          <w:rPr>
            <w:rStyle w:val="Hyperlink"/>
            <w:noProof/>
          </w:rPr>
          <w:t>ENMEM-CLD-REQ-099554/D-Enhanced Memory Interface Client - APIM</w:t>
        </w:r>
        <w:r w:rsidR="00AC15C4">
          <w:rPr>
            <w:noProof/>
            <w:webHidden/>
          </w:rPr>
          <w:tab/>
        </w:r>
        <w:r w:rsidR="00AC15C4">
          <w:rPr>
            <w:noProof/>
            <w:webHidden/>
          </w:rPr>
          <w:fldChar w:fldCharType="begin"/>
        </w:r>
        <w:r w:rsidR="00AC15C4">
          <w:rPr>
            <w:noProof/>
            <w:webHidden/>
          </w:rPr>
          <w:instrText xml:space="preserve"> PAGEREF _Toc78592566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5BFFF145"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67" w:history="1">
        <w:r w:rsidR="00AC15C4" w:rsidRPr="0023576F">
          <w:rPr>
            <w:rStyle w:val="Hyperlink"/>
            <w:noProof/>
          </w:rPr>
          <w:t>2.2</w:t>
        </w:r>
        <w:r w:rsidR="00AC15C4">
          <w:rPr>
            <w:rFonts w:asciiTheme="minorHAnsi" w:eastAsiaTheme="minorEastAsia" w:hAnsiTheme="minorHAnsi" w:cstheme="minorBidi"/>
            <w:i w:val="0"/>
            <w:noProof/>
            <w:sz w:val="22"/>
            <w:szCs w:val="22"/>
          </w:rPr>
          <w:tab/>
        </w:r>
        <w:r w:rsidR="00AC15C4" w:rsidRPr="0023576F">
          <w:rPr>
            <w:rStyle w:val="Hyperlink"/>
            <w:noProof/>
          </w:rPr>
          <w:t>ENMEM-CLD-REQ-099555/C-Enhanced Memory Position Client - DSM</w:t>
        </w:r>
        <w:r w:rsidR="00AC15C4">
          <w:rPr>
            <w:noProof/>
            <w:webHidden/>
          </w:rPr>
          <w:tab/>
        </w:r>
        <w:r w:rsidR="00AC15C4">
          <w:rPr>
            <w:noProof/>
            <w:webHidden/>
          </w:rPr>
          <w:fldChar w:fldCharType="begin"/>
        </w:r>
        <w:r w:rsidR="00AC15C4">
          <w:rPr>
            <w:noProof/>
            <w:webHidden/>
          </w:rPr>
          <w:instrText xml:space="preserve"> PAGEREF _Toc78592567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04D7D74F"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68" w:history="1">
        <w:r w:rsidR="00AC15C4" w:rsidRPr="0023576F">
          <w:rPr>
            <w:rStyle w:val="Hyperlink"/>
            <w:noProof/>
          </w:rPr>
          <w:t>2.3</w:t>
        </w:r>
        <w:r w:rsidR="00AC15C4">
          <w:rPr>
            <w:rFonts w:asciiTheme="minorHAnsi" w:eastAsiaTheme="minorEastAsia" w:hAnsiTheme="minorHAnsi" w:cstheme="minorBidi"/>
            <w:i w:val="0"/>
            <w:noProof/>
            <w:sz w:val="22"/>
            <w:szCs w:val="22"/>
          </w:rPr>
          <w:tab/>
        </w:r>
        <w:r w:rsidR="00AC15C4" w:rsidRPr="0023576F">
          <w:rPr>
            <w:rStyle w:val="Hyperlink"/>
            <w:noProof/>
          </w:rPr>
          <w:t>ENMEM-CLD-REQ-099556/F-Enhanced Memory Profile Server - BCM</w:t>
        </w:r>
        <w:r w:rsidR="00AC15C4">
          <w:rPr>
            <w:noProof/>
            <w:webHidden/>
          </w:rPr>
          <w:tab/>
        </w:r>
        <w:r w:rsidR="00AC15C4">
          <w:rPr>
            <w:noProof/>
            <w:webHidden/>
          </w:rPr>
          <w:fldChar w:fldCharType="begin"/>
        </w:r>
        <w:r w:rsidR="00AC15C4">
          <w:rPr>
            <w:noProof/>
            <w:webHidden/>
          </w:rPr>
          <w:instrText xml:space="preserve"> PAGEREF _Toc78592568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676BB31C"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69" w:history="1">
        <w:r w:rsidR="00AC15C4" w:rsidRPr="0023576F">
          <w:rPr>
            <w:rStyle w:val="Hyperlink"/>
            <w:noProof/>
          </w:rPr>
          <w:t>2.4</w:t>
        </w:r>
        <w:r w:rsidR="00AC15C4">
          <w:rPr>
            <w:rFonts w:asciiTheme="minorHAnsi" w:eastAsiaTheme="minorEastAsia" w:hAnsiTheme="minorHAnsi" w:cstheme="minorBidi"/>
            <w:i w:val="0"/>
            <w:noProof/>
            <w:sz w:val="22"/>
            <w:szCs w:val="22"/>
          </w:rPr>
          <w:tab/>
        </w:r>
        <w:r w:rsidR="00AC15C4" w:rsidRPr="0023576F">
          <w:rPr>
            <w:rStyle w:val="Hyperlink"/>
            <w:noProof/>
          </w:rPr>
          <w:t>ENMEM-CLD-REQ-099557/D-Enhanced Memory Server</w:t>
        </w:r>
        <w:r w:rsidR="00AC15C4">
          <w:rPr>
            <w:noProof/>
            <w:webHidden/>
          </w:rPr>
          <w:tab/>
        </w:r>
        <w:r w:rsidR="00AC15C4">
          <w:rPr>
            <w:noProof/>
            <w:webHidden/>
          </w:rPr>
          <w:fldChar w:fldCharType="begin"/>
        </w:r>
        <w:r w:rsidR="00AC15C4">
          <w:rPr>
            <w:noProof/>
            <w:webHidden/>
          </w:rPr>
          <w:instrText xml:space="preserve"> PAGEREF _Toc78592569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29C328F7"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70" w:history="1">
        <w:r w:rsidR="00AC15C4" w:rsidRPr="0023576F">
          <w:rPr>
            <w:rStyle w:val="Hyperlink"/>
            <w:noProof/>
          </w:rPr>
          <w:t>2.5</w:t>
        </w:r>
        <w:r w:rsidR="00AC15C4">
          <w:rPr>
            <w:rFonts w:asciiTheme="minorHAnsi" w:eastAsiaTheme="minorEastAsia" w:hAnsiTheme="minorHAnsi" w:cstheme="minorBidi"/>
            <w:i w:val="0"/>
            <w:noProof/>
            <w:sz w:val="22"/>
            <w:szCs w:val="22"/>
          </w:rPr>
          <w:tab/>
        </w:r>
        <w:r w:rsidR="00AC15C4" w:rsidRPr="0023576F">
          <w:rPr>
            <w:rStyle w:val="Hyperlink"/>
            <w:noProof/>
          </w:rPr>
          <w:t>ENMEM-CLD-REQ-426997/A-Enhanced Memory NFC Server - NFAM</w:t>
        </w:r>
        <w:r w:rsidR="00AC15C4">
          <w:rPr>
            <w:noProof/>
            <w:webHidden/>
          </w:rPr>
          <w:tab/>
        </w:r>
        <w:r w:rsidR="00AC15C4">
          <w:rPr>
            <w:noProof/>
            <w:webHidden/>
          </w:rPr>
          <w:fldChar w:fldCharType="begin"/>
        </w:r>
        <w:r w:rsidR="00AC15C4">
          <w:rPr>
            <w:noProof/>
            <w:webHidden/>
          </w:rPr>
          <w:instrText xml:space="preserve"> PAGEREF _Toc78592570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3F0765DF"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71" w:history="1">
        <w:r w:rsidR="00AC15C4" w:rsidRPr="0023576F">
          <w:rPr>
            <w:rStyle w:val="Hyperlink"/>
            <w:noProof/>
          </w:rPr>
          <w:t>2.6</w:t>
        </w:r>
        <w:r w:rsidR="00AC15C4">
          <w:rPr>
            <w:rFonts w:asciiTheme="minorHAnsi" w:eastAsiaTheme="minorEastAsia" w:hAnsiTheme="minorHAnsi" w:cstheme="minorBidi"/>
            <w:i w:val="0"/>
            <w:noProof/>
            <w:sz w:val="22"/>
            <w:szCs w:val="22"/>
          </w:rPr>
          <w:tab/>
        </w:r>
        <w:r w:rsidR="00AC15C4" w:rsidRPr="0023576F">
          <w:rPr>
            <w:rStyle w:val="Hyperlink"/>
            <w:noProof/>
          </w:rPr>
          <w:t>ENMEM-CLD-REQ-134131/B-Enhanced Memory Server - APIM</w:t>
        </w:r>
        <w:r w:rsidR="00AC15C4">
          <w:rPr>
            <w:noProof/>
            <w:webHidden/>
          </w:rPr>
          <w:tab/>
        </w:r>
        <w:r w:rsidR="00AC15C4">
          <w:rPr>
            <w:noProof/>
            <w:webHidden/>
          </w:rPr>
          <w:fldChar w:fldCharType="begin"/>
        </w:r>
        <w:r w:rsidR="00AC15C4">
          <w:rPr>
            <w:noProof/>
            <w:webHidden/>
          </w:rPr>
          <w:instrText xml:space="preserve"> PAGEREF _Toc78592571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19DBE332"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572" w:history="1">
        <w:r w:rsidR="00AC15C4" w:rsidRPr="0023576F">
          <w:rPr>
            <w:rStyle w:val="Hyperlink"/>
            <w:noProof/>
          </w:rPr>
          <w:t>2.6.1</w:t>
        </w:r>
        <w:r w:rsidR="00AC15C4">
          <w:rPr>
            <w:rFonts w:asciiTheme="minorHAnsi" w:eastAsiaTheme="minorEastAsia" w:hAnsiTheme="minorHAnsi" w:cstheme="minorBidi"/>
            <w:noProof/>
            <w:sz w:val="22"/>
            <w:szCs w:val="22"/>
          </w:rPr>
          <w:tab/>
        </w:r>
        <w:r w:rsidR="00AC15C4" w:rsidRPr="0023576F">
          <w:rPr>
            <w:rStyle w:val="Hyperlink"/>
            <w:noProof/>
          </w:rPr>
          <w:t>ENMEM-FUR-REQ-134134/M-Enhanced Memory Features Supported - APIM</w:t>
        </w:r>
        <w:r w:rsidR="00AC15C4">
          <w:rPr>
            <w:noProof/>
            <w:webHidden/>
          </w:rPr>
          <w:tab/>
        </w:r>
        <w:r w:rsidR="00AC15C4">
          <w:rPr>
            <w:noProof/>
            <w:webHidden/>
          </w:rPr>
          <w:fldChar w:fldCharType="begin"/>
        </w:r>
        <w:r w:rsidR="00AC15C4">
          <w:rPr>
            <w:noProof/>
            <w:webHidden/>
          </w:rPr>
          <w:instrText xml:space="preserve"> PAGEREF _Toc78592572 \h </w:instrText>
        </w:r>
        <w:r w:rsidR="00AC15C4">
          <w:rPr>
            <w:noProof/>
            <w:webHidden/>
          </w:rPr>
        </w:r>
        <w:r w:rsidR="00AC15C4">
          <w:rPr>
            <w:noProof/>
            <w:webHidden/>
          </w:rPr>
          <w:fldChar w:fldCharType="separate"/>
        </w:r>
        <w:r w:rsidR="00AC15C4">
          <w:rPr>
            <w:noProof/>
            <w:webHidden/>
          </w:rPr>
          <w:t>16</w:t>
        </w:r>
        <w:r w:rsidR="00AC15C4">
          <w:rPr>
            <w:noProof/>
            <w:webHidden/>
          </w:rPr>
          <w:fldChar w:fldCharType="end"/>
        </w:r>
      </w:hyperlink>
    </w:p>
    <w:p w14:paraId="23A7BE12"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73" w:history="1">
        <w:r w:rsidR="00AC15C4" w:rsidRPr="0023576F">
          <w:rPr>
            <w:rStyle w:val="Hyperlink"/>
            <w:noProof/>
          </w:rPr>
          <w:t>2.7</w:t>
        </w:r>
        <w:r w:rsidR="00AC15C4">
          <w:rPr>
            <w:rFonts w:asciiTheme="minorHAnsi" w:eastAsiaTheme="minorEastAsia" w:hAnsiTheme="minorHAnsi" w:cstheme="minorBidi"/>
            <w:i w:val="0"/>
            <w:noProof/>
            <w:sz w:val="22"/>
            <w:szCs w:val="22"/>
          </w:rPr>
          <w:tab/>
        </w:r>
        <w:r w:rsidR="00AC15C4" w:rsidRPr="0023576F">
          <w:rPr>
            <w:rStyle w:val="Hyperlink"/>
            <w:noProof/>
          </w:rPr>
          <w:t>EnhancedMemoryInterfaceClient Interface - APIM</w:t>
        </w:r>
        <w:r w:rsidR="00AC15C4">
          <w:rPr>
            <w:noProof/>
            <w:webHidden/>
          </w:rPr>
          <w:tab/>
        </w:r>
        <w:r w:rsidR="00AC15C4">
          <w:rPr>
            <w:noProof/>
            <w:webHidden/>
          </w:rPr>
          <w:fldChar w:fldCharType="begin"/>
        </w:r>
        <w:r w:rsidR="00AC15C4">
          <w:rPr>
            <w:noProof/>
            <w:webHidden/>
          </w:rPr>
          <w:instrText xml:space="preserve"> PAGEREF _Toc78592573 \h </w:instrText>
        </w:r>
        <w:r w:rsidR="00AC15C4">
          <w:rPr>
            <w:noProof/>
            <w:webHidden/>
          </w:rPr>
        </w:r>
        <w:r w:rsidR="00AC15C4">
          <w:rPr>
            <w:noProof/>
            <w:webHidden/>
          </w:rPr>
          <w:fldChar w:fldCharType="separate"/>
        </w:r>
        <w:r w:rsidR="00AC15C4">
          <w:rPr>
            <w:noProof/>
            <w:webHidden/>
          </w:rPr>
          <w:t>20</w:t>
        </w:r>
        <w:r w:rsidR="00AC15C4">
          <w:rPr>
            <w:noProof/>
            <w:webHidden/>
          </w:rPr>
          <w:fldChar w:fldCharType="end"/>
        </w:r>
      </w:hyperlink>
    </w:p>
    <w:p w14:paraId="75338843"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574" w:history="1">
        <w:r w:rsidR="00AC15C4" w:rsidRPr="0023576F">
          <w:rPr>
            <w:rStyle w:val="Hyperlink"/>
            <w:noProof/>
          </w:rPr>
          <w:t>2.7.1</w:t>
        </w:r>
        <w:r w:rsidR="00AC15C4">
          <w:rPr>
            <w:rFonts w:asciiTheme="minorHAnsi" w:eastAsiaTheme="minorEastAsia" w:hAnsiTheme="minorHAnsi" w:cstheme="minorBidi"/>
            <w:noProof/>
            <w:sz w:val="22"/>
            <w:szCs w:val="22"/>
          </w:rPr>
          <w:tab/>
        </w:r>
        <w:r w:rsidR="00AC15C4" w:rsidRPr="0023576F">
          <w:rPr>
            <w:rStyle w:val="Hyperlink"/>
            <w:noProof/>
          </w:rPr>
          <w:t>ENMEM-IIR-REQ-099360/I-EnhancedMemoryInterfaceClient_Tx</w:t>
        </w:r>
        <w:r w:rsidR="00AC15C4">
          <w:rPr>
            <w:noProof/>
            <w:webHidden/>
          </w:rPr>
          <w:tab/>
        </w:r>
        <w:r w:rsidR="00AC15C4">
          <w:rPr>
            <w:noProof/>
            <w:webHidden/>
          </w:rPr>
          <w:fldChar w:fldCharType="begin"/>
        </w:r>
        <w:r w:rsidR="00AC15C4">
          <w:rPr>
            <w:noProof/>
            <w:webHidden/>
          </w:rPr>
          <w:instrText xml:space="preserve"> PAGEREF _Toc78592574 \h </w:instrText>
        </w:r>
        <w:r w:rsidR="00AC15C4">
          <w:rPr>
            <w:noProof/>
            <w:webHidden/>
          </w:rPr>
        </w:r>
        <w:r w:rsidR="00AC15C4">
          <w:rPr>
            <w:noProof/>
            <w:webHidden/>
          </w:rPr>
          <w:fldChar w:fldCharType="separate"/>
        </w:r>
        <w:r w:rsidR="00AC15C4">
          <w:rPr>
            <w:noProof/>
            <w:webHidden/>
          </w:rPr>
          <w:t>20</w:t>
        </w:r>
        <w:r w:rsidR="00AC15C4">
          <w:rPr>
            <w:noProof/>
            <w:webHidden/>
          </w:rPr>
          <w:fldChar w:fldCharType="end"/>
        </w:r>
      </w:hyperlink>
    </w:p>
    <w:p w14:paraId="54FF565E"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575" w:history="1">
        <w:r w:rsidR="00AC15C4" w:rsidRPr="0023576F">
          <w:rPr>
            <w:rStyle w:val="Hyperlink"/>
            <w:noProof/>
          </w:rPr>
          <w:t>2.7.2</w:t>
        </w:r>
        <w:r w:rsidR="00AC15C4">
          <w:rPr>
            <w:rFonts w:asciiTheme="minorHAnsi" w:eastAsiaTheme="minorEastAsia" w:hAnsiTheme="minorHAnsi" w:cstheme="minorBidi"/>
            <w:noProof/>
            <w:sz w:val="22"/>
            <w:szCs w:val="22"/>
          </w:rPr>
          <w:tab/>
        </w:r>
        <w:r w:rsidR="00AC15C4" w:rsidRPr="0023576F">
          <w:rPr>
            <w:rStyle w:val="Hyperlink"/>
            <w:noProof/>
          </w:rPr>
          <w:t>ENMEM-IIR-REQ-099363/H-EnhancedMemoryInterfaceClient_Rx</w:t>
        </w:r>
        <w:r w:rsidR="00AC15C4">
          <w:rPr>
            <w:noProof/>
            <w:webHidden/>
          </w:rPr>
          <w:tab/>
        </w:r>
        <w:r w:rsidR="00AC15C4">
          <w:rPr>
            <w:noProof/>
            <w:webHidden/>
          </w:rPr>
          <w:fldChar w:fldCharType="begin"/>
        </w:r>
        <w:r w:rsidR="00AC15C4">
          <w:rPr>
            <w:noProof/>
            <w:webHidden/>
          </w:rPr>
          <w:instrText xml:space="preserve"> PAGEREF _Toc78592575 \h </w:instrText>
        </w:r>
        <w:r w:rsidR="00AC15C4">
          <w:rPr>
            <w:noProof/>
            <w:webHidden/>
          </w:rPr>
        </w:r>
        <w:r w:rsidR="00AC15C4">
          <w:rPr>
            <w:noProof/>
            <w:webHidden/>
          </w:rPr>
          <w:fldChar w:fldCharType="separate"/>
        </w:r>
        <w:r w:rsidR="00AC15C4">
          <w:rPr>
            <w:noProof/>
            <w:webHidden/>
          </w:rPr>
          <w:t>24</w:t>
        </w:r>
        <w:r w:rsidR="00AC15C4">
          <w:rPr>
            <w:noProof/>
            <w:webHidden/>
          </w:rPr>
          <w:fldChar w:fldCharType="end"/>
        </w:r>
      </w:hyperlink>
    </w:p>
    <w:p w14:paraId="62A140DE"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76" w:history="1">
        <w:r w:rsidR="00AC15C4" w:rsidRPr="0023576F">
          <w:rPr>
            <w:rStyle w:val="Hyperlink"/>
            <w:noProof/>
          </w:rPr>
          <w:t>2.8</w:t>
        </w:r>
        <w:r w:rsidR="00AC15C4">
          <w:rPr>
            <w:rFonts w:asciiTheme="minorHAnsi" w:eastAsiaTheme="minorEastAsia" w:hAnsiTheme="minorHAnsi" w:cstheme="minorBidi"/>
            <w:i w:val="0"/>
            <w:noProof/>
            <w:sz w:val="22"/>
            <w:szCs w:val="22"/>
          </w:rPr>
          <w:tab/>
        </w:r>
        <w:r w:rsidR="00AC15C4" w:rsidRPr="0023576F">
          <w:rPr>
            <w:rStyle w:val="Hyperlink"/>
            <w:noProof/>
          </w:rPr>
          <w:t>EnhancedMemoryServer Interface</w:t>
        </w:r>
        <w:r w:rsidR="00AC15C4">
          <w:rPr>
            <w:noProof/>
            <w:webHidden/>
          </w:rPr>
          <w:tab/>
        </w:r>
        <w:r w:rsidR="00AC15C4">
          <w:rPr>
            <w:noProof/>
            <w:webHidden/>
          </w:rPr>
          <w:fldChar w:fldCharType="begin"/>
        </w:r>
        <w:r w:rsidR="00AC15C4">
          <w:rPr>
            <w:noProof/>
            <w:webHidden/>
          </w:rPr>
          <w:instrText xml:space="preserve"> PAGEREF _Toc78592576 \h </w:instrText>
        </w:r>
        <w:r w:rsidR="00AC15C4">
          <w:rPr>
            <w:noProof/>
            <w:webHidden/>
          </w:rPr>
        </w:r>
        <w:r w:rsidR="00AC15C4">
          <w:rPr>
            <w:noProof/>
            <w:webHidden/>
          </w:rPr>
          <w:fldChar w:fldCharType="separate"/>
        </w:r>
        <w:r w:rsidR="00AC15C4">
          <w:rPr>
            <w:noProof/>
            <w:webHidden/>
          </w:rPr>
          <w:t>32</w:t>
        </w:r>
        <w:r w:rsidR="00AC15C4">
          <w:rPr>
            <w:noProof/>
            <w:webHidden/>
          </w:rPr>
          <w:fldChar w:fldCharType="end"/>
        </w:r>
      </w:hyperlink>
    </w:p>
    <w:p w14:paraId="5F4273FE"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577" w:history="1">
        <w:r w:rsidR="00AC15C4" w:rsidRPr="0023576F">
          <w:rPr>
            <w:rStyle w:val="Hyperlink"/>
            <w:noProof/>
          </w:rPr>
          <w:t>2.8.1</w:t>
        </w:r>
        <w:r w:rsidR="00AC15C4">
          <w:rPr>
            <w:rFonts w:asciiTheme="minorHAnsi" w:eastAsiaTheme="minorEastAsia" w:hAnsiTheme="minorHAnsi" w:cstheme="minorBidi"/>
            <w:noProof/>
            <w:sz w:val="22"/>
            <w:szCs w:val="22"/>
          </w:rPr>
          <w:tab/>
        </w:r>
        <w:r w:rsidR="00AC15C4" w:rsidRPr="0023576F">
          <w:rPr>
            <w:rStyle w:val="Hyperlink"/>
            <w:noProof/>
          </w:rPr>
          <w:t>ENMEM-IIR-REQ-099371/B-EnhancedMemoryServer_Rx</w:t>
        </w:r>
        <w:r w:rsidR="00AC15C4">
          <w:rPr>
            <w:noProof/>
            <w:webHidden/>
          </w:rPr>
          <w:tab/>
        </w:r>
        <w:r w:rsidR="00AC15C4">
          <w:rPr>
            <w:noProof/>
            <w:webHidden/>
          </w:rPr>
          <w:fldChar w:fldCharType="begin"/>
        </w:r>
        <w:r w:rsidR="00AC15C4">
          <w:rPr>
            <w:noProof/>
            <w:webHidden/>
          </w:rPr>
          <w:instrText xml:space="preserve"> PAGEREF _Toc78592577 \h </w:instrText>
        </w:r>
        <w:r w:rsidR="00AC15C4">
          <w:rPr>
            <w:noProof/>
            <w:webHidden/>
          </w:rPr>
        </w:r>
        <w:r w:rsidR="00AC15C4">
          <w:rPr>
            <w:noProof/>
            <w:webHidden/>
          </w:rPr>
          <w:fldChar w:fldCharType="separate"/>
        </w:r>
        <w:r w:rsidR="00AC15C4">
          <w:rPr>
            <w:noProof/>
            <w:webHidden/>
          </w:rPr>
          <w:t>32</w:t>
        </w:r>
        <w:r w:rsidR="00AC15C4">
          <w:rPr>
            <w:noProof/>
            <w:webHidden/>
          </w:rPr>
          <w:fldChar w:fldCharType="end"/>
        </w:r>
      </w:hyperlink>
    </w:p>
    <w:p w14:paraId="1368ADF8" w14:textId="77777777" w:rsidR="00AC15C4" w:rsidRDefault="00C73931">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8592578" w:history="1">
        <w:r w:rsidR="00AC15C4" w:rsidRPr="0023576F">
          <w:rPr>
            <w:rStyle w:val="Hyperlink"/>
            <w:noProof/>
          </w:rPr>
          <w:t>3</w:t>
        </w:r>
        <w:r w:rsidR="00AC15C4">
          <w:rPr>
            <w:rFonts w:asciiTheme="minorHAnsi" w:eastAsiaTheme="minorEastAsia" w:hAnsiTheme="minorHAnsi" w:cstheme="minorBidi"/>
            <w:b w:val="0"/>
            <w:smallCaps w:val="0"/>
            <w:noProof/>
            <w:sz w:val="22"/>
            <w:szCs w:val="22"/>
          </w:rPr>
          <w:tab/>
        </w:r>
        <w:r w:rsidR="00AC15C4" w:rsidRPr="0023576F">
          <w:rPr>
            <w:rStyle w:val="Hyperlink"/>
            <w:noProof/>
          </w:rPr>
          <w:t>General Requirements</w:t>
        </w:r>
        <w:r w:rsidR="00AC15C4">
          <w:rPr>
            <w:noProof/>
            <w:webHidden/>
          </w:rPr>
          <w:tab/>
        </w:r>
        <w:r w:rsidR="00AC15C4">
          <w:rPr>
            <w:noProof/>
            <w:webHidden/>
          </w:rPr>
          <w:fldChar w:fldCharType="begin"/>
        </w:r>
        <w:r w:rsidR="00AC15C4">
          <w:rPr>
            <w:noProof/>
            <w:webHidden/>
          </w:rPr>
          <w:instrText xml:space="preserve"> PAGEREF _Toc78592578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31E6BCA4"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79" w:history="1">
        <w:r w:rsidR="00AC15C4" w:rsidRPr="0023576F">
          <w:rPr>
            <w:rStyle w:val="Hyperlink"/>
            <w:noProof/>
          </w:rPr>
          <w:t>3.1</w:t>
        </w:r>
        <w:r w:rsidR="00AC15C4">
          <w:rPr>
            <w:rFonts w:asciiTheme="minorHAnsi" w:eastAsiaTheme="minorEastAsia" w:hAnsiTheme="minorHAnsi" w:cstheme="minorBidi"/>
            <w:i w:val="0"/>
            <w:noProof/>
            <w:sz w:val="22"/>
            <w:szCs w:val="22"/>
          </w:rPr>
          <w:tab/>
        </w:r>
        <w:r w:rsidR="00AC15C4" w:rsidRPr="0023576F">
          <w:rPr>
            <w:rStyle w:val="Hyperlink"/>
            <w:noProof/>
          </w:rPr>
          <w:t>ENMEM-REQ-116801/F-Retain Enhanced Memory Settings After Software Reflash</w:t>
        </w:r>
        <w:r w:rsidR="00AC15C4">
          <w:rPr>
            <w:noProof/>
            <w:webHidden/>
          </w:rPr>
          <w:tab/>
        </w:r>
        <w:r w:rsidR="00AC15C4">
          <w:rPr>
            <w:noProof/>
            <w:webHidden/>
          </w:rPr>
          <w:fldChar w:fldCharType="begin"/>
        </w:r>
        <w:r w:rsidR="00AC15C4">
          <w:rPr>
            <w:noProof/>
            <w:webHidden/>
          </w:rPr>
          <w:instrText xml:space="preserve"> PAGEREF _Toc78592579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7BDFA63B"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0" w:history="1">
        <w:r w:rsidR="00AC15C4" w:rsidRPr="0023576F">
          <w:rPr>
            <w:rStyle w:val="Hyperlink"/>
            <w:noProof/>
          </w:rPr>
          <w:t>3.2</w:t>
        </w:r>
        <w:r w:rsidR="00AC15C4">
          <w:rPr>
            <w:rFonts w:asciiTheme="minorHAnsi" w:eastAsiaTheme="minorEastAsia" w:hAnsiTheme="minorHAnsi" w:cstheme="minorBidi"/>
            <w:i w:val="0"/>
            <w:noProof/>
            <w:sz w:val="22"/>
            <w:szCs w:val="22"/>
          </w:rPr>
          <w:tab/>
        </w:r>
        <w:r w:rsidR="00AC15C4" w:rsidRPr="0023576F">
          <w:rPr>
            <w:rStyle w:val="Hyperlink"/>
            <w:noProof/>
          </w:rPr>
          <w:t>ENMEM-REQ-206864/B-EnhancedMemoryServers to Retain Settings After Software Reflash</w:t>
        </w:r>
        <w:r w:rsidR="00AC15C4">
          <w:rPr>
            <w:noProof/>
            <w:webHidden/>
          </w:rPr>
          <w:tab/>
        </w:r>
        <w:r w:rsidR="00AC15C4">
          <w:rPr>
            <w:noProof/>
            <w:webHidden/>
          </w:rPr>
          <w:fldChar w:fldCharType="begin"/>
        </w:r>
        <w:r w:rsidR="00AC15C4">
          <w:rPr>
            <w:noProof/>
            <w:webHidden/>
          </w:rPr>
          <w:instrText xml:space="preserve"> PAGEREF _Toc78592580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4DF930A6"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1" w:history="1">
        <w:r w:rsidR="00AC15C4" w:rsidRPr="0023576F">
          <w:rPr>
            <w:rStyle w:val="Hyperlink"/>
            <w:noProof/>
          </w:rPr>
          <w:t>3.3</w:t>
        </w:r>
        <w:r w:rsidR="00AC15C4">
          <w:rPr>
            <w:rFonts w:asciiTheme="minorHAnsi" w:eastAsiaTheme="minorEastAsia" w:hAnsiTheme="minorHAnsi" w:cstheme="minorBidi"/>
            <w:i w:val="0"/>
            <w:noProof/>
            <w:sz w:val="22"/>
            <w:szCs w:val="22"/>
          </w:rPr>
          <w:tab/>
        </w:r>
        <w:r w:rsidR="00AC15C4" w:rsidRPr="0023576F">
          <w:rPr>
            <w:rStyle w:val="Hyperlink"/>
            <w:noProof/>
          </w:rPr>
          <w:t>ENMEM-SR-REQ-207325/A-Updates to Non-Volatile Memory</w:t>
        </w:r>
        <w:r w:rsidR="00AC15C4">
          <w:rPr>
            <w:noProof/>
            <w:webHidden/>
          </w:rPr>
          <w:tab/>
        </w:r>
        <w:r w:rsidR="00AC15C4">
          <w:rPr>
            <w:noProof/>
            <w:webHidden/>
          </w:rPr>
          <w:fldChar w:fldCharType="begin"/>
        </w:r>
        <w:r w:rsidR="00AC15C4">
          <w:rPr>
            <w:noProof/>
            <w:webHidden/>
          </w:rPr>
          <w:instrText xml:space="preserve"> PAGEREF _Toc78592581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6BCC3D06"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2" w:history="1">
        <w:r w:rsidR="00AC15C4" w:rsidRPr="0023576F">
          <w:rPr>
            <w:rStyle w:val="Hyperlink"/>
            <w:noProof/>
          </w:rPr>
          <w:t>3.4</w:t>
        </w:r>
        <w:r w:rsidR="00AC15C4">
          <w:rPr>
            <w:rFonts w:asciiTheme="minorHAnsi" w:eastAsiaTheme="minorEastAsia" w:hAnsiTheme="minorHAnsi" w:cstheme="minorBidi"/>
            <w:i w:val="0"/>
            <w:noProof/>
            <w:sz w:val="22"/>
            <w:szCs w:val="22"/>
          </w:rPr>
          <w:tab/>
        </w:r>
        <w:r w:rsidR="00AC15C4" w:rsidRPr="0023576F">
          <w:rPr>
            <w:rStyle w:val="Hyperlink"/>
            <w:noProof/>
          </w:rPr>
          <w:t>ENMEM-REQ-134099/B-MyKey Takes Precedence Over Driver Profile Settings</w:t>
        </w:r>
        <w:r w:rsidR="00AC15C4">
          <w:rPr>
            <w:noProof/>
            <w:webHidden/>
          </w:rPr>
          <w:tab/>
        </w:r>
        <w:r w:rsidR="00AC15C4">
          <w:rPr>
            <w:noProof/>
            <w:webHidden/>
          </w:rPr>
          <w:fldChar w:fldCharType="begin"/>
        </w:r>
        <w:r w:rsidR="00AC15C4">
          <w:rPr>
            <w:noProof/>
            <w:webHidden/>
          </w:rPr>
          <w:instrText xml:space="preserve"> PAGEREF _Toc78592582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154DFE87"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3" w:history="1">
        <w:r w:rsidR="00AC15C4" w:rsidRPr="0023576F">
          <w:rPr>
            <w:rStyle w:val="Hyperlink"/>
            <w:noProof/>
          </w:rPr>
          <w:t>3.5</w:t>
        </w:r>
        <w:r w:rsidR="00AC15C4">
          <w:rPr>
            <w:rFonts w:asciiTheme="minorHAnsi" w:eastAsiaTheme="minorEastAsia" w:hAnsiTheme="minorHAnsi" w:cstheme="minorBidi"/>
            <w:i w:val="0"/>
            <w:noProof/>
            <w:sz w:val="22"/>
            <w:szCs w:val="22"/>
          </w:rPr>
          <w:tab/>
        </w:r>
        <w:r w:rsidR="00AC15C4" w:rsidRPr="0023576F">
          <w:rPr>
            <w:rStyle w:val="Hyperlink"/>
            <w:noProof/>
          </w:rPr>
          <w:t>ENMEM-REQ-136642/B-Driver Distraction</w:t>
        </w:r>
        <w:r w:rsidR="00AC15C4">
          <w:rPr>
            <w:noProof/>
            <w:webHidden/>
          </w:rPr>
          <w:tab/>
        </w:r>
        <w:r w:rsidR="00AC15C4">
          <w:rPr>
            <w:noProof/>
            <w:webHidden/>
          </w:rPr>
          <w:fldChar w:fldCharType="begin"/>
        </w:r>
        <w:r w:rsidR="00AC15C4">
          <w:rPr>
            <w:noProof/>
            <w:webHidden/>
          </w:rPr>
          <w:instrText xml:space="preserve"> PAGEREF _Toc78592583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6C2A3185"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4" w:history="1">
        <w:r w:rsidR="00AC15C4" w:rsidRPr="0023576F">
          <w:rPr>
            <w:rStyle w:val="Hyperlink"/>
            <w:noProof/>
          </w:rPr>
          <w:t>3.6</w:t>
        </w:r>
        <w:r w:rsidR="00AC15C4">
          <w:rPr>
            <w:rFonts w:asciiTheme="minorHAnsi" w:eastAsiaTheme="minorEastAsia" w:hAnsiTheme="minorHAnsi" w:cstheme="minorBidi"/>
            <w:i w:val="0"/>
            <w:noProof/>
            <w:sz w:val="22"/>
            <w:szCs w:val="22"/>
          </w:rPr>
          <w:tab/>
        </w:r>
        <w:r w:rsidR="00AC15C4" w:rsidRPr="0023576F">
          <w:rPr>
            <w:rStyle w:val="Hyperlink"/>
            <w:noProof/>
          </w:rPr>
          <w:t>ENMEM-REQ-198389/B-Enhanced Memory Ignition Restriction</w:t>
        </w:r>
        <w:r w:rsidR="00AC15C4">
          <w:rPr>
            <w:noProof/>
            <w:webHidden/>
          </w:rPr>
          <w:tab/>
        </w:r>
        <w:r w:rsidR="00AC15C4">
          <w:rPr>
            <w:noProof/>
            <w:webHidden/>
          </w:rPr>
          <w:fldChar w:fldCharType="begin"/>
        </w:r>
        <w:r w:rsidR="00AC15C4">
          <w:rPr>
            <w:noProof/>
            <w:webHidden/>
          </w:rPr>
          <w:instrText xml:space="preserve"> PAGEREF _Toc78592584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29BAA92A"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5" w:history="1">
        <w:r w:rsidR="00AC15C4" w:rsidRPr="0023576F">
          <w:rPr>
            <w:rStyle w:val="Hyperlink"/>
            <w:noProof/>
          </w:rPr>
          <w:t>3.7</w:t>
        </w:r>
        <w:r w:rsidR="00AC15C4">
          <w:rPr>
            <w:rFonts w:asciiTheme="minorHAnsi" w:eastAsiaTheme="minorEastAsia" w:hAnsiTheme="minorHAnsi" w:cstheme="minorBidi"/>
            <w:i w:val="0"/>
            <w:noProof/>
            <w:sz w:val="22"/>
            <w:szCs w:val="22"/>
          </w:rPr>
          <w:tab/>
        </w:r>
        <w:r w:rsidR="00AC15C4" w:rsidRPr="0023576F">
          <w:rPr>
            <w:rStyle w:val="Hyperlink"/>
            <w:noProof/>
          </w:rPr>
          <w:t>ENMEM-REQ-136644/A-Crank Event - Enhanced Memory</w:t>
        </w:r>
        <w:r w:rsidR="00AC15C4">
          <w:rPr>
            <w:noProof/>
            <w:webHidden/>
          </w:rPr>
          <w:tab/>
        </w:r>
        <w:r w:rsidR="00AC15C4">
          <w:rPr>
            <w:noProof/>
            <w:webHidden/>
          </w:rPr>
          <w:fldChar w:fldCharType="begin"/>
        </w:r>
        <w:r w:rsidR="00AC15C4">
          <w:rPr>
            <w:noProof/>
            <w:webHidden/>
          </w:rPr>
          <w:instrText xml:space="preserve"> PAGEREF _Toc78592585 \h </w:instrText>
        </w:r>
        <w:r w:rsidR="00AC15C4">
          <w:rPr>
            <w:noProof/>
            <w:webHidden/>
          </w:rPr>
        </w:r>
        <w:r w:rsidR="00AC15C4">
          <w:rPr>
            <w:noProof/>
            <w:webHidden/>
          </w:rPr>
          <w:fldChar w:fldCharType="separate"/>
        </w:r>
        <w:r w:rsidR="00AC15C4">
          <w:rPr>
            <w:noProof/>
            <w:webHidden/>
          </w:rPr>
          <w:t>34</w:t>
        </w:r>
        <w:r w:rsidR="00AC15C4">
          <w:rPr>
            <w:noProof/>
            <w:webHidden/>
          </w:rPr>
          <w:fldChar w:fldCharType="end"/>
        </w:r>
      </w:hyperlink>
    </w:p>
    <w:p w14:paraId="78F86ED2"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6" w:history="1">
        <w:r w:rsidR="00AC15C4" w:rsidRPr="0023576F">
          <w:rPr>
            <w:rStyle w:val="Hyperlink"/>
            <w:noProof/>
          </w:rPr>
          <w:t>3.8</w:t>
        </w:r>
        <w:r w:rsidR="00AC15C4">
          <w:rPr>
            <w:rFonts w:asciiTheme="minorHAnsi" w:eastAsiaTheme="minorEastAsia" w:hAnsiTheme="minorHAnsi" w:cstheme="minorBidi"/>
            <w:i w:val="0"/>
            <w:noProof/>
            <w:sz w:val="22"/>
            <w:szCs w:val="22"/>
          </w:rPr>
          <w:tab/>
        </w:r>
        <w:r w:rsidR="00AC15C4" w:rsidRPr="0023576F">
          <w:rPr>
            <w:rStyle w:val="Hyperlink"/>
            <w:noProof/>
          </w:rPr>
          <w:t>ENMEM-REQ-136692/C-Enhanced Memory Feature Classification</w:t>
        </w:r>
        <w:r w:rsidR="00AC15C4">
          <w:rPr>
            <w:noProof/>
            <w:webHidden/>
          </w:rPr>
          <w:tab/>
        </w:r>
        <w:r w:rsidR="00AC15C4">
          <w:rPr>
            <w:noProof/>
            <w:webHidden/>
          </w:rPr>
          <w:fldChar w:fldCharType="begin"/>
        </w:r>
        <w:r w:rsidR="00AC15C4">
          <w:rPr>
            <w:noProof/>
            <w:webHidden/>
          </w:rPr>
          <w:instrText xml:space="preserve"> PAGEREF _Toc78592586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6DC061D3"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7" w:history="1">
        <w:r w:rsidR="00AC15C4" w:rsidRPr="0023576F">
          <w:rPr>
            <w:rStyle w:val="Hyperlink"/>
            <w:noProof/>
          </w:rPr>
          <w:t>3.9</w:t>
        </w:r>
        <w:r w:rsidR="00AC15C4">
          <w:rPr>
            <w:rFonts w:asciiTheme="minorHAnsi" w:eastAsiaTheme="minorEastAsia" w:hAnsiTheme="minorHAnsi" w:cstheme="minorBidi"/>
            <w:i w:val="0"/>
            <w:noProof/>
            <w:sz w:val="22"/>
            <w:szCs w:val="22"/>
          </w:rPr>
          <w:tab/>
        </w:r>
        <w:r w:rsidR="00AC15C4" w:rsidRPr="0023576F">
          <w:rPr>
            <w:rStyle w:val="Hyperlink"/>
            <w:noProof/>
          </w:rPr>
          <w:t>ENMEM-SR-REQ-136936/C-Request/Response return to Null state</w:t>
        </w:r>
        <w:r w:rsidR="00AC15C4">
          <w:rPr>
            <w:noProof/>
            <w:webHidden/>
          </w:rPr>
          <w:tab/>
        </w:r>
        <w:r w:rsidR="00AC15C4">
          <w:rPr>
            <w:noProof/>
            <w:webHidden/>
          </w:rPr>
          <w:fldChar w:fldCharType="begin"/>
        </w:r>
        <w:r w:rsidR="00AC15C4">
          <w:rPr>
            <w:noProof/>
            <w:webHidden/>
          </w:rPr>
          <w:instrText xml:space="preserve"> PAGEREF _Toc78592587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0875DF74"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8" w:history="1">
        <w:r w:rsidR="00AC15C4" w:rsidRPr="0023576F">
          <w:rPr>
            <w:rStyle w:val="Hyperlink"/>
            <w:noProof/>
          </w:rPr>
          <w:t>3.10</w:t>
        </w:r>
        <w:r w:rsidR="00AC15C4">
          <w:rPr>
            <w:rFonts w:asciiTheme="minorHAnsi" w:eastAsiaTheme="minorEastAsia" w:hAnsiTheme="minorHAnsi" w:cstheme="minorBidi"/>
            <w:i w:val="0"/>
            <w:noProof/>
            <w:sz w:val="22"/>
            <w:szCs w:val="22"/>
          </w:rPr>
          <w:tab/>
        </w:r>
        <w:r w:rsidR="00AC15C4" w:rsidRPr="0023576F">
          <w:rPr>
            <w:rStyle w:val="Hyperlink"/>
            <w:noProof/>
          </w:rPr>
          <w:t>ENMEM-TMR-REQ-198777/A-T_ReturnToNull</w:t>
        </w:r>
        <w:r w:rsidR="00AC15C4">
          <w:rPr>
            <w:noProof/>
            <w:webHidden/>
          </w:rPr>
          <w:tab/>
        </w:r>
        <w:r w:rsidR="00AC15C4">
          <w:rPr>
            <w:noProof/>
            <w:webHidden/>
          </w:rPr>
          <w:fldChar w:fldCharType="begin"/>
        </w:r>
        <w:r w:rsidR="00AC15C4">
          <w:rPr>
            <w:noProof/>
            <w:webHidden/>
          </w:rPr>
          <w:instrText xml:space="preserve"> PAGEREF _Toc78592588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2D0A2C19"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89" w:history="1">
        <w:r w:rsidR="00AC15C4" w:rsidRPr="0023576F">
          <w:rPr>
            <w:rStyle w:val="Hyperlink"/>
            <w:noProof/>
          </w:rPr>
          <w:t>3.11</w:t>
        </w:r>
        <w:r w:rsidR="00AC15C4">
          <w:rPr>
            <w:rFonts w:asciiTheme="minorHAnsi" w:eastAsiaTheme="minorEastAsia" w:hAnsiTheme="minorHAnsi" w:cstheme="minorBidi"/>
            <w:i w:val="0"/>
            <w:noProof/>
            <w:sz w:val="22"/>
            <w:szCs w:val="22"/>
          </w:rPr>
          <w:tab/>
        </w:r>
        <w:r w:rsidR="00AC15C4" w:rsidRPr="0023576F">
          <w:rPr>
            <w:rStyle w:val="Hyperlink"/>
            <w:noProof/>
          </w:rPr>
          <w:t>ENMEM-SR-REQ-136937/E-Enhanced Memory Feature Inclusion Guidelines</w:t>
        </w:r>
        <w:r w:rsidR="00AC15C4">
          <w:rPr>
            <w:noProof/>
            <w:webHidden/>
          </w:rPr>
          <w:tab/>
        </w:r>
        <w:r w:rsidR="00AC15C4">
          <w:rPr>
            <w:noProof/>
            <w:webHidden/>
          </w:rPr>
          <w:fldChar w:fldCharType="begin"/>
        </w:r>
        <w:r w:rsidR="00AC15C4">
          <w:rPr>
            <w:noProof/>
            <w:webHidden/>
          </w:rPr>
          <w:instrText xml:space="preserve"> PAGEREF _Toc78592589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7A4A9571"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0" w:history="1">
        <w:r w:rsidR="00AC15C4" w:rsidRPr="0023576F">
          <w:rPr>
            <w:rStyle w:val="Hyperlink"/>
            <w:noProof/>
          </w:rPr>
          <w:t>3.12</w:t>
        </w:r>
        <w:r w:rsidR="00AC15C4">
          <w:rPr>
            <w:rFonts w:asciiTheme="minorHAnsi" w:eastAsiaTheme="minorEastAsia" w:hAnsiTheme="minorHAnsi" w:cstheme="minorBidi"/>
            <w:i w:val="0"/>
            <w:noProof/>
            <w:sz w:val="22"/>
            <w:szCs w:val="22"/>
          </w:rPr>
          <w:tab/>
        </w:r>
        <w:r w:rsidR="00AC15C4" w:rsidRPr="0023576F">
          <w:rPr>
            <w:rStyle w:val="Hyperlink"/>
            <w:noProof/>
          </w:rPr>
          <w:t>ENMEM-REQ-137866/A-Recall and Sign-In term consolidation</w:t>
        </w:r>
        <w:r w:rsidR="00AC15C4">
          <w:rPr>
            <w:noProof/>
            <w:webHidden/>
          </w:rPr>
          <w:tab/>
        </w:r>
        <w:r w:rsidR="00AC15C4">
          <w:rPr>
            <w:noProof/>
            <w:webHidden/>
          </w:rPr>
          <w:fldChar w:fldCharType="begin"/>
        </w:r>
        <w:r w:rsidR="00AC15C4">
          <w:rPr>
            <w:noProof/>
            <w:webHidden/>
          </w:rPr>
          <w:instrText xml:space="preserve"> PAGEREF _Toc78592590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1A541281"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1" w:history="1">
        <w:r w:rsidR="00AC15C4" w:rsidRPr="0023576F">
          <w:rPr>
            <w:rStyle w:val="Hyperlink"/>
            <w:noProof/>
          </w:rPr>
          <w:t>3.13</w:t>
        </w:r>
        <w:r w:rsidR="00AC15C4">
          <w:rPr>
            <w:rFonts w:asciiTheme="minorHAnsi" w:eastAsiaTheme="minorEastAsia" w:hAnsiTheme="minorHAnsi" w:cstheme="minorBidi"/>
            <w:i w:val="0"/>
            <w:noProof/>
            <w:sz w:val="22"/>
            <w:szCs w:val="22"/>
          </w:rPr>
          <w:tab/>
        </w:r>
        <w:r w:rsidR="00AC15C4" w:rsidRPr="0023576F">
          <w:rPr>
            <w:rStyle w:val="Hyperlink"/>
            <w:noProof/>
          </w:rPr>
          <w:t>ENMEM-REQ-137867/C-Keyfob/Phone/NFC Association Term Consolidation</w:t>
        </w:r>
        <w:r w:rsidR="00AC15C4">
          <w:rPr>
            <w:noProof/>
            <w:webHidden/>
          </w:rPr>
          <w:tab/>
        </w:r>
        <w:r w:rsidR="00AC15C4">
          <w:rPr>
            <w:noProof/>
            <w:webHidden/>
          </w:rPr>
          <w:fldChar w:fldCharType="begin"/>
        </w:r>
        <w:r w:rsidR="00AC15C4">
          <w:rPr>
            <w:noProof/>
            <w:webHidden/>
          </w:rPr>
          <w:instrText xml:space="preserve"> PAGEREF _Toc78592591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26569B7B"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2" w:history="1">
        <w:r w:rsidR="00AC15C4" w:rsidRPr="0023576F">
          <w:rPr>
            <w:rStyle w:val="Hyperlink"/>
            <w:noProof/>
          </w:rPr>
          <w:t>3.14</w:t>
        </w:r>
        <w:r w:rsidR="00AC15C4">
          <w:rPr>
            <w:rFonts w:asciiTheme="minorHAnsi" w:eastAsiaTheme="minorEastAsia" w:hAnsiTheme="minorHAnsi" w:cstheme="minorBidi"/>
            <w:i w:val="0"/>
            <w:noProof/>
            <w:sz w:val="22"/>
            <w:szCs w:val="22"/>
          </w:rPr>
          <w:tab/>
        </w:r>
        <w:r w:rsidR="00AC15C4" w:rsidRPr="0023576F">
          <w:rPr>
            <w:rStyle w:val="Hyperlink"/>
            <w:noProof/>
          </w:rPr>
          <w:t>ENMEM-REQ-166096/F-Operations Shall Not Recall a Driver Profile</w:t>
        </w:r>
        <w:r w:rsidR="00AC15C4">
          <w:rPr>
            <w:noProof/>
            <w:webHidden/>
          </w:rPr>
          <w:tab/>
        </w:r>
        <w:r w:rsidR="00AC15C4">
          <w:rPr>
            <w:noProof/>
            <w:webHidden/>
          </w:rPr>
          <w:fldChar w:fldCharType="begin"/>
        </w:r>
        <w:r w:rsidR="00AC15C4">
          <w:rPr>
            <w:noProof/>
            <w:webHidden/>
          </w:rPr>
          <w:instrText xml:space="preserve"> PAGEREF _Toc78592592 \h </w:instrText>
        </w:r>
        <w:r w:rsidR="00AC15C4">
          <w:rPr>
            <w:noProof/>
            <w:webHidden/>
          </w:rPr>
        </w:r>
        <w:r w:rsidR="00AC15C4">
          <w:rPr>
            <w:noProof/>
            <w:webHidden/>
          </w:rPr>
          <w:fldChar w:fldCharType="separate"/>
        </w:r>
        <w:r w:rsidR="00AC15C4">
          <w:rPr>
            <w:noProof/>
            <w:webHidden/>
          </w:rPr>
          <w:t>35</w:t>
        </w:r>
        <w:r w:rsidR="00AC15C4">
          <w:rPr>
            <w:noProof/>
            <w:webHidden/>
          </w:rPr>
          <w:fldChar w:fldCharType="end"/>
        </w:r>
      </w:hyperlink>
    </w:p>
    <w:p w14:paraId="6397957F"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3" w:history="1">
        <w:r w:rsidR="00AC15C4" w:rsidRPr="0023576F">
          <w:rPr>
            <w:rStyle w:val="Hyperlink"/>
            <w:noProof/>
          </w:rPr>
          <w:t>3.15</w:t>
        </w:r>
        <w:r w:rsidR="00AC15C4">
          <w:rPr>
            <w:rFonts w:asciiTheme="minorHAnsi" w:eastAsiaTheme="minorEastAsia" w:hAnsiTheme="minorHAnsi" w:cstheme="minorBidi"/>
            <w:i w:val="0"/>
            <w:noProof/>
            <w:sz w:val="22"/>
            <w:szCs w:val="22"/>
          </w:rPr>
          <w:tab/>
        </w:r>
        <w:r w:rsidR="00AC15C4" w:rsidRPr="0023576F">
          <w:rPr>
            <w:rStyle w:val="Hyperlink"/>
            <w:noProof/>
          </w:rPr>
          <w:t>ENMEM-REQ-232557/A-Phone &amp; Phone-As-A-Key</w:t>
        </w:r>
        <w:r w:rsidR="00AC15C4">
          <w:rPr>
            <w:noProof/>
            <w:webHidden/>
          </w:rPr>
          <w:tab/>
        </w:r>
        <w:r w:rsidR="00AC15C4">
          <w:rPr>
            <w:noProof/>
            <w:webHidden/>
          </w:rPr>
          <w:fldChar w:fldCharType="begin"/>
        </w:r>
        <w:r w:rsidR="00AC15C4">
          <w:rPr>
            <w:noProof/>
            <w:webHidden/>
          </w:rPr>
          <w:instrText xml:space="preserve"> PAGEREF _Toc78592593 \h </w:instrText>
        </w:r>
        <w:r w:rsidR="00AC15C4">
          <w:rPr>
            <w:noProof/>
            <w:webHidden/>
          </w:rPr>
        </w:r>
        <w:r w:rsidR="00AC15C4">
          <w:rPr>
            <w:noProof/>
            <w:webHidden/>
          </w:rPr>
          <w:fldChar w:fldCharType="separate"/>
        </w:r>
        <w:r w:rsidR="00AC15C4">
          <w:rPr>
            <w:noProof/>
            <w:webHidden/>
          </w:rPr>
          <w:t>36</w:t>
        </w:r>
        <w:r w:rsidR="00AC15C4">
          <w:rPr>
            <w:noProof/>
            <w:webHidden/>
          </w:rPr>
          <w:fldChar w:fldCharType="end"/>
        </w:r>
      </w:hyperlink>
    </w:p>
    <w:p w14:paraId="494F24D8"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4" w:history="1">
        <w:r w:rsidR="00AC15C4" w:rsidRPr="0023576F">
          <w:rPr>
            <w:rStyle w:val="Hyperlink"/>
            <w:noProof/>
          </w:rPr>
          <w:t>3.16</w:t>
        </w:r>
        <w:r w:rsidR="00AC15C4">
          <w:rPr>
            <w:rFonts w:asciiTheme="minorHAnsi" w:eastAsiaTheme="minorEastAsia" w:hAnsiTheme="minorHAnsi" w:cstheme="minorBidi"/>
            <w:i w:val="0"/>
            <w:noProof/>
            <w:sz w:val="22"/>
            <w:szCs w:val="22"/>
          </w:rPr>
          <w:tab/>
        </w:r>
        <w:r w:rsidR="00AC15C4" w:rsidRPr="0023576F">
          <w:rPr>
            <w:rStyle w:val="Hyperlink"/>
            <w:noProof/>
          </w:rPr>
          <w:t>ENMEM-REQ-347371/A-Determining EnhancedMemoryPositionClient Presence</w:t>
        </w:r>
        <w:r w:rsidR="00AC15C4">
          <w:rPr>
            <w:noProof/>
            <w:webHidden/>
          </w:rPr>
          <w:tab/>
        </w:r>
        <w:r w:rsidR="00AC15C4">
          <w:rPr>
            <w:noProof/>
            <w:webHidden/>
          </w:rPr>
          <w:fldChar w:fldCharType="begin"/>
        </w:r>
        <w:r w:rsidR="00AC15C4">
          <w:rPr>
            <w:noProof/>
            <w:webHidden/>
          </w:rPr>
          <w:instrText xml:space="preserve"> PAGEREF _Toc78592594 \h </w:instrText>
        </w:r>
        <w:r w:rsidR="00AC15C4">
          <w:rPr>
            <w:noProof/>
            <w:webHidden/>
          </w:rPr>
        </w:r>
        <w:r w:rsidR="00AC15C4">
          <w:rPr>
            <w:noProof/>
            <w:webHidden/>
          </w:rPr>
          <w:fldChar w:fldCharType="separate"/>
        </w:r>
        <w:r w:rsidR="00AC15C4">
          <w:rPr>
            <w:noProof/>
            <w:webHidden/>
          </w:rPr>
          <w:t>36</w:t>
        </w:r>
        <w:r w:rsidR="00AC15C4">
          <w:rPr>
            <w:noProof/>
            <w:webHidden/>
          </w:rPr>
          <w:fldChar w:fldCharType="end"/>
        </w:r>
      </w:hyperlink>
    </w:p>
    <w:p w14:paraId="7C454809"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5" w:history="1">
        <w:r w:rsidR="00AC15C4" w:rsidRPr="0023576F">
          <w:rPr>
            <w:rStyle w:val="Hyperlink"/>
            <w:noProof/>
          </w:rPr>
          <w:t>3.17</w:t>
        </w:r>
        <w:r w:rsidR="00AC15C4">
          <w:rPr>
            <w:rFonts w:asciiTheme="minorHAnsi" w:eastAsiaTheme="minorEastAsia" w:hAnsiTheme="minorHAnsi" w:cstheme="minorBidi"/>
            <w:i w:val="0"/>
            <w:noProof/>
            <w:sz w:val="22"/>
            <w:szCs w:val="22"/>
          </w:rPr>
          <w:tab/>
        </w:r>
        <w:r w:rsidR="00AC15C4" w:rsidRPr="0023576F">
          <w:rPr>
            <w:rStyle w:val="Hyperlink"/>
            <w:noProof/>
          </w:rPr>
          <w:t>ENMEM-REQ-427000/A-NFC Key &amp; NFCES</w:t>
        </w:r>
        <w:r w:rsidR="00AC15C4">
          <w:rPr>
            <w:noProof/>
            <w:webHidden/>
          </w:rPr>
          <w:tab/>
        </w:r>
        <w:r w:rsidR="00AC15C4">
          <w:rPr>
            <w:noProof/>
            <w:webHidden/>
          </w:rPr>
          <w:fldChar w:fldCharType="begin"/>
        </w:r>
        <w:r w:rsidR="00AC15C4">
          <w:rPr>
            <w:noProof/>
            <w:webHidden/>
          </w:rPr>
          <w:instrText xml:space="preserve"> PAGEREF _Toc78592595 \h </w:instrText>
        </w:r>
        <w:r w:rsidR="00AC15C4">
          <w:rPr>
            <w:noProof/>
            <w:webHidden/>
          </w:rPr>
        </w:r>
        <w:r w:rsidR="00AC15C4">
          <w:rPr>
            <w:noProof/>
            <w:webHidden/>
          </w:rPr>
          <w:fldChar w:fldCharType="separate"/>
        </w:r>
        <w:r w:rsidR="00AC15C4">
          <w:rPr>
            <w:noProof/>
            <w:webHidden/>
          </w:rPr>
          <w:t>36</w:t>
        </w:r>
        <w:r w:rsidR="00AC15C4">
          <w:rPr>
            <w:noProof/>
            <w:webHidden/>
          </w:rPr>
          <w:fldChar w:fldCharType="end"/>
        </w:r>
      </w:hyperlink>
    </w:p>
    <w:p w14:paraId="08E96BBF" w14:textId="77777777" w:rsidR="00AC15C4" w:rsidRDefault="00C73931">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8592596" w:history="1">
        <w:r w:rsidR="00AC15C4" w:rsidRPr="0023576F">
          <w:rPr>
            <w:rStyle w:val="Hyperlink"/>
            <w:noProof/>
          </w:rPr>
          <w:t>4</w:t>
        </w:r>
        <w:r w:rsidR="00AC15C4">
          <w:rPr>
            <w:rFonts w:asciiTheme="minorHAnsi" w:eastAsiaTheme="minorEastAsia" w:hAnsiTheme="minorHAnsi" w:cstheme="minorBidi"/>
            <w:b w:val="0"/>
            <w:smallCaps w:val="0"/>
            <w:noProof/>
            <w:sz w:val="22"/>
            <w:szCs w:val="22"/>
          </w:rPr>
          <w:tab/>
        </w:r>
        <w:r w:rsidR="00AC15C4" w:rsidRPr="0023576F">
          <w:rPr>
            <w:rStyle w:val="Hyperlink"/>
            <w:noProof/>
          </w:rPr>
          <w:t>Functional Definition</w:t>
        </w:r>
        <w:r w:rsidR="00AC15C4">
          <w:rPr>
            <w:noProof/>
            <w:webHidden/>
          </w:rPr>
          <w:tab/>
        </w:r>
        <w:r w:rsidR="00AC15C4">
          <w:rPr>
            <w:noProof/>
            <w:webHidden/>
          </w:rPr>
          <w:fldChar w:fldCharType="begin"/>
        </w:r>
        <w:r w:rsidR="00AC15C4">
          <w:rPr>
            <w:noProof/>
            <w:webHidden/>
          </w:rPr>
          <w:instrText xml:space="preserve"> PAGEREF _Toc78592596 \h </w:instrText>
        </w:r>
        <w:r w:rsidR="00AC15C4">
          <w:rPr>
            <w:noProof/>
            <w:webHidden/>
          </w:rPr>
        </w:r>
        <w:r w:rsidR="00AC15C4">
          <w:rPr>
            <w:noProof/>
            <w:webHidden/>
          </w:rPr>
          <w:fldChar w:fldCharType="separate"/>
        </w:r>
        <w:r w:rsidR="00AC15C4">
          <w:rPr>
            <w:noProof/>
            <w:webHidden/>
          </w:rPr>
          <w:t>37</w:t>
        </w:r>
        <w:r w:rsidR="00AC15C4">
          <w:rPr>
            <w:noProof/>
            <w:webHidden/>
          </w:rPr>
          <w:fldChar w:fldCharType="end"/>
        </w:r>
      </w:hyperlink>
    </w:p>
    <w:p w14:paraId="7DD73634"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7" w:history="1">
        <w:r w:rsidR="00AC15C4" w:rsidRPr="0023576F">
          <w:rPr>
            <w:rStyle w:val="Hyperlink"/>
            <w:noProof/>
          </w:rPr>
          <w:t>4.1</w:t>
        </w:r>
        <w:r w:rsidR="00AC15C4">
          <w:rPr>
            <w:rFonts w:asciiTheme="minorHAnsi" w:eastAsiaTheme="minorEastAsia" w:hAnsiTheme="minorHAnsi" w:cstheme="minorBidi"/>
            <w:i w:val="0"/>
            <w:noProof/>
            <w:sz w:val="22"/>
            <w:szCs w:val="22"/>
          </w:rPr>
          <w:tab/>
        </w:r>
        <w:r w:rsidR="00AC15C4" w:rsidRPr="0023576F">
          <w:rPr>
            <w:rStyle w:val="Hyperlink"/>
            <w:noProof/>
          </w:rPr>
          <w:t>ENMEM-FUN-REQ-136591/B-System Start-Up and Shut Down</w:t>
        </w:r>
        <w:r w:rsidR="00AC15C4">
          <w:rPr>
            <w:noProof/>
            <w:webHidden/>
          </w:rPr>
          <w:tab/>
        </w:r>
        <w:r w:rsidR="00AC15C4">
          <w:rPr>
            <w:noProof/>
            <w:webHidden/>
          </w:rPr>
          <w:fldChar w:fldCharType="begin"/>
        </w:r>
        <w:r w:rsidR="00AC15C4">
          <w:rPr>
            <w:noProof/>
            <w:webHidden/>
          </w:rPr>
          <w:instrText xml:space="preserve"> PAGEREF _Toc78592597 \h </w:instrText>
        </w:r>
        <w:r w:rsidR="00AC15C4">
          <w:rPr>
            <w:noProof/>
            <w:webHidden/>
          </w:rPr>
        </w:r>
        <w:r w:rsidR="00AC15C4">
          <w:rPr>
            <w:noProof/>
            <w:webHidden/>
          </w:rPr>
          <w:fldChar w:fldCharType="separate"/>
        </w:r>
        <w:r w:rsidR="00AC15C4">
          <w:rPr>
            <w:noProof/>
            <w:webHidden/>
          </w:rPr>
          <w:t>37</w:t>
        </w:r>
        <w:r w:rsidR="00AC15C4">
          <w:rPr>
            <w:noProof/>
            <w:webHidden/>
          </w:rPr>
          <w:fldChar w:fldCharType="end"/>
        </w:r>
      </w:hyperlink>
    </w:p>
    <w:p w14:paraId="44477575"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598" w:history="1">
        <w:r w:rsidR="00AC15C4" w:rsidRPr="0023576F">
          <w:rPr>
            <w:rStyle w:val="Hyperlink"/>
            <w:noProof/>
          </w:rPr>
          <w:t>4.1.1</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_Toc78592598 \h </w:instrText>
        </w:r>
        <w:r w:rsidR="00AC15C4">
          <w:rPr>
            <w:noProof/>
            <w:webHidden/>
          </w:rPr>
        </w:r>
        <w:r w:rsidR="00AC15C4">
          <w:rPr>
            <w:noProof/>
            <w:webHidden/>
          </w:rPr>
          <w:fldChar w:fldCharType="separate"/>
        </w:r>
        <w:r w:rsidR="00AC15C4">
          <w:rPr>
            <w:noProof/>
            <w:webHidden/>
          </w:rPr>
          <w:t>37</w:t>
        </w:r>
        <w:r w:rsidR="00AC15C4">
          <w:rPr>
            <w:noProof/>
            <w:webHidden/>
          </w:rPr>
          <w:fldChar w:fldCharType="end"/>
        </w:r>
      </w:hyperlink>
    </w:p>
    <w:p w14:paraId="0471DA0E"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599" w:history="1">
        <w:r w:rsidR="00AC15C4" w:rsidRPr="0023576F">
          <w:rPr>
            <w:rStyle w:val="Hyperlink"/>
            <w:noProof/>
          </w:rPr>
          <w:t>4.2</w:t>
        </w:r>
        <w:r w:rsidR="00AC15C4">
          <w:rPr>
            <w:rFonts w:asciiTheme="minorHAnsi" w:eastAsiaTheme="minorEastAsia" w:hAnsiTheme="minorHAnsi" w:cstheme="minorBidi"/>
            <w:i w:val="0"/>
            <w:noProof/>
            <w:sz w:val="22"/>
            <w:szCs w:val="22"/>
          </w:rPr>
          <w:tab/>
        </w:r>
        <w:r w:rsidR="00AC15C4" w:rsidRPr="0023576F">
          <w:rPr>
            <w:rStyle w:val="Hyperlink"/>
            <w:noProof/>
          </w:rPr>
          <w:t>ENMEM-FUN-REQ-095956/A-Enable/Disable Driver Profiles</w:t>
        </w:r>
        <w:r w:rsidR="00AC15C4">
          <w:rPr>
            <w:noProof/>
            <w:webHidden/>
          </w:rPr>
          <w:tab/>
        </w:r>
        <w:r w:rsidR="00AC15C4">
          <w:rPr>
            <w:noProof/>
            <w:webHidden/>
          </w:rPr>
          <w:fldChar w:fldCharType="begin"/>
        </w:r>
        <w:r w:rsidR="00AC15C4">
          <w:rPr>
            <w:noProof/>
            <w:webHidden/>
          </w:rPr>
          <w:instrText xml:space="preserve"> PAGEREF _Toc78592599 \h </w:instrText>
        </w:r>
        <w:r w:rsidR="00AC15C4">
          <w:rPr>
            <w:noProof/>
            <w:webHidden/>
          </w:rPr>
        </w:r>
        <w:r w:rsidR="00AC15C4">
          <w:rPr>
            <w:noProof/>
            <w:webHidden/>
          </w:rPr>
          <w:fldChar w:fldCharType="separate"/>
        </w:r>
        <w:r w:rsidR="00AC15C4">
          <w:rPr>
            <w:noProof/>
            <w:webHidden/>
          </w:rPr>
          <w:t>39</w:t>
        </w:r>
        <w:r w:rsidR="00AC15C4">
          <w:rPr>
            <w:noProof/>
            <w:webHidden/>
          </w:rPr>
          <w:fldChar w:fldCharType="end"/>
        </w:r>
      </w:hyperlink>
    </w:p>
    <w:p w14:paraId="1EC708AE"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0" w:history="1">
        <w:r w:rsidR="00AC15C4" w:rsidRPr="0023576F">
          <w:rPr>
            <w:rStyle w:val="Hyperlink"/>
            <w:noProof/>
          </w:rPr>
          <w:t>4.2.1</w:t>
        </w:r>
        <w:r w:rsidR="00AC15C4">
          <w:rPr>
            <w:rFonts w:asciiTheme="minorHAnsi" w:eastAsiaTheme="minorEastAsia" w:hAnsiTheme="minorHAnsi" w:cstheme="minorBidi"/>
            <w:noProof/>
            <w:sz w:val="22"/>
            <w:szCs w:val="22"/>
          </w:rPr>
          <w:tab/>
        </w:r>
        <w:r w:rsidR="00AC15C4" w:rsidRPr="0023576F">
          <w:rPr>
            <w:rStyle w:val="Hyperlink"/>
            <w:noProof/>
          </w:rPr>
          <w:t>Use Cases</w:t>
        </w:r>
        <w:r w:rsidR="00AC15C4">
          <w:rPr>
            <w:noProof/>
            <w:webHidden/>
          </w:rPr>
          <w:tab/>
        </w:r>
        <w:r w:rsidR="00AC15C4">
          <w:rPr>
            <w:noProof/>
            <w:webHidden/>
          </w:rPr>
          <w:fldChar w:fldCharType="begin"/>
        </w:r>
        <w:r w:rsidR="00AC15C4">
          <w:rPr>
            <w:noProof/>
            <w:webHidden/>
          </w:rPr>
          <w:instrText xml:space="preserve"> PAGEREF _Toc78592600 \h </w:instrText>
        </w:r>
        <w:r w:rsidR="00AC15C4">
          <w:rPr>
            <w:noProof/>
            <w:webHidden/>
          </w:rPr>
        </w:r>
        <w:r w:rsidR="00AC15C4">
          <w:rPr>
            <w:noProof/>
            <w:webHidden/>
          </w:rPr>
          <w:fldChar w:fldCharType="separate"/>
        </w:r>
        <w:r w:rsidR="00AC15C4">
          <w:rPr>
            <w:noProof/>
            <w:webHidden/>
          </w:rPr>
          <w:t>39</w:t>
        </w:r>
        <w:r w:rsidR="00AC15C4">
          <w:rPr>
            <w:noProof/>
            <w:webHidden/>
          </w:rPr>
          <w:fldChar w:fldCharType="end"/>
        </w:r>
      </w:hyperlink>
    </w:p>
    <w:p w14:paraId="54A4BA86"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1" w:history="1">
        <w:r w:rsidR="00AC15C4" w:rsidRPr="0023576F">
          <w:rPr>
            <w:rStyle w:val="Hyperlink"/>
            <w:noProof/>
          </w:rPr>
          <w:t>4.2.2</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_Toc78592601 \h </w:instrText>
        </w:r>
        <w:r w:rsidR="00AC15C4">
          <w:rPr>
            <w:noProof/>
            <w:webHidden/>
          </w:rPr>
        </w:r>
        <w:r w:rsidR="00AC15C4">
          <w:rPr>
            <w:noProof/>
            <w:webHidden/>
          </w:rPr>
          <w:fldChar w:fldCharType="separate"/>
        </w:r>
        <w:r w:rsidR="00AC15C4">
          <w:rPr>
            <w:noProof/>
            <w:webHidden/>
          </w:rPr>
          <w:t>40</w:t>
        </w:r>
        <w:r w:rsidR="00AC15C4">
          <w:rPr>
            <w:noProof/>
            <w:webHidden/>
          </w:rPr>
          <w:fldChar w:fldCharType="end"/>
        </w:r>
      </w:hyperlink>
    </w:p>
    <w:p w14:paraId="4E94932D"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2" w:history="1">
        <w:r w:rsidR="00AC15C4" w:rsidRPr="0023576F">
          <w:rPr>
            <w:rStyle w:val="Hyperlink"/>
            <w:noProof/>
          </w:rPr>
          <w:t>4.2.3</w:t>
        </w:r>
        <w:r w:rsidR="00AC15C4">
          <w:rPr>
            <w:rFonts w:asciiTheme="minorHAnsi" w:eastAsiaTheme="minorEastAsia" w:hAnsiTheme="minorHAnsi" w:cstheme="minorBidi"/>
            <w:noProof/>
            <w:sz w:val="22"/>
            <w:szCs w:val="22"/>
          </w:rPr>
          <w:tab/>
        </w:r>
        <w:r w:rsidR="00AC15C4" w:rsidRPr="0023576F">
          <w:rPr>
            <w:rStyle w:val="Hyperlink"/>
            <w:noProof/>
          </w:rPr>
          <w:t>White Box View</w:t>
        </w:r>
        <w:r w:rsidR="00AC15C4">
          <w:rPr>
            <w:noProof/>
            <w:webHidden/>
          </w:rPr>
          <w:tab/>
        </w:r>
        <w:r w:rsidR="00AC15C4">
          <w:rPr>
            <w:noProof/>
            <w:webHidden/>
          </w:rPr>
          <w:fldChar w:fldCharType="begin"/>
        </w:r>
        <w:r w:rsidR="00AC15C4">
          <w:rPr>
            <w:noProof/>
            <w:webHidden/>
          </w:rPr>
          <w:instrText xml:space="preserve"> PAGEREF _Toc78592602 \h </w:instrText>
        </w:r>
        <w:r w:rsidR="00AC15C4">
          <w:rPr>
            <w:noProof/>
            <w:webHidden/>
          </w:rPr>
        </w:r>
        <w:r w:rsidR="00AC15C4">
          <w:rPr>
            <w:noProof/>
            <w:webHidden/>
          </w:rPr>
          <w:fldChar w:fldCharType="separate"/>
        </w:r>
        <w:r w:rsidR="00AC15C4">
          <w:rPr>
            <w:noProof/>
            <w:webHidden/>
          </w:rPr>
          <w:t>42</w:t>
        </w:r>
        <w:r w:rsidR="00AC15C4">
          <w:rPr>
            <w:noProof/>
            <w:webHidden/>
          </w:rPr>
          <w:fldChar w:fldCharType="end"/>
        </w:r>
      </w:hyperlink>
    </w:p>
    <w:p w14:paraId="34DEFFCA"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603" w:history="1">
        <w:r w:rsidR="00AC15C4" w:rsidRPr="0023576F">
          <w:rPr>
            <w:rStyle w:val="Hyperlink"/>
            <w:noProof/>
          </w:rPr>
          <w:t>4.3</w:t>
        </w:r>
        <w:r w:rsidR="00AC15C4">
          <w:rPr>
            <w:rFonts w:asciiTheme="minorHAnsi" w:eastAsiaTheme="minorEastAsia" w:hAnsiTheme="minorHAnsi" w:cstheme="minorBidi"/>
            <w:i w:val="0"/>
            <w:noProof/>
            <w:sz w:val="22"/>
            <w:szCs w:val="22"/>
          </w:rPr>
          <w:tab/>
        </w:r>
        <w:r w:rsidR="00AC15C4" w:rsidRPr="0023576F">
          <w:rPr>
            <w:rStyle w:val="Hyperlink"/>
            <w:noProof/>
          </w:rPr>
          <w:t>ENMEM-FUN-REQ-095957/B-Sign-In/Recall Settings</w:t>
        </w:r>
        <w:r w:rsidR="00AC15C4">
          <w:rPr>
            <w:noProof/>
            <w:webHidden/>
          </w:rPr>
          <w:tab/>
        </w:r>
        <w:r w:rsidR="00AC15C4">
          <w:rPr>
            <w:noProof/>
            <w:webHidden/>
          </w:rPr>
          <w:fldChar w:fldCharType="begin"/>
        </w:r>
        <w:r w:rsidR="00AC15C4">
          <w:rPr>
            <w:noProof/>
            <w:webHidden/>
          </w:rPr>
          <w:instrText xml:space="preserve"> PAGEREF _Toc78592603 \h </w:instrText>
        </w:r>
        <w:r w:rsidR="00AC15C4">
          <w:rPr>
            <w:noProof/>
            <w:webHidden/>
          </w:rPr>
        </w:r>
        <w:r w:rsidR="00AC15C4">
          <w:rPr>
            <w:noProof/>
            <w:webHidden/>
          </w:rPr>
          <w:fldChar w:fldCharType="separate"/>
        </w:r>
        <w:r w:rsidR="00AC15C4">
          <w:rPr>
            <w:noProof/>
            <w:webHidden/>
          </w:rPr>
          <w:t>45</w:t>
        </w:r>
        <w:r w:rsidR="00AC15C4">
          <w:rPr>
            <w:noProof/>
            <w:webHidden/>
          </w:rPr>
          <w:fldChar w:fldCharType="end"/>
        </w:r>
      </w:hyperlink>
    </w:p>
    <w:p w14:paraId="6A07A513"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4" w:history="1">
        <w:r w:rsidR="00AC15C4" w:rsidRPr="0023576F">
          <w:rPr>
            <w:rStyle w:val="Hyperlink"/>
            <w:noProof/>
          </w:rPr>
          <w:t>4.3.1</w:t>
        </w:r>
        <w:r w:rsidR="00AC15C4">
          <w:rPr>
            <w:rFonts w:asciiTheme="minorHAnsi" w:eastAsiaTheme="minorEastAsia" w:hAnsiTheme="minorHAnsi" w:cstheme="minorBidi"/>
            <w:noProof/>
            <w:sz w:val="22"/>
            <w:szCs w:val="22"/>
          </w:rPr>
          <w:tab/>
        </w:r>
        <w:r w:rsidR="00AC15C4" w:rsidRPr="0023576F">
          <w:rPr>
            <w:rStyle w:val="Hyperlink"/>
            <w:noProof/>
          </w:rPr>
          <w:t>Recall Function Description</w:t>
        </w:r>
        <w:r w:rsidR="00AC15C4">
          <w:rPr>
            <w:noProof/>
            <w:webHidden/>
          </w:rPr>
          <w:tab/>
        </w:r>
        <w:r w:rsidR="00AC15C4">
          <w:rPr>
            <w:noProof/>
            <w:webHidden/>
          </w:rPr>
          <w:fldChar w:fldCharType="begin"/>
        </w:r>
        <w:r w:rsidR="00AC15C4">
          <w:rPr>
            <w:noProof/>
            <w:webHidden/>
          </w:rPr>
          <w:instrText xml:space="preserve"> PAGEREF _Toc78592604 \h </w:instrText>
        </w:r>
        <w:r w:rsidR="00AC15C4">
          <w:rPr>
            <w:noProof/>
            <w:webHidden/>
          </w:rPr>
        </w:r>
        <w:r w:rsidR="00AC15C4">
          <w:rPr>
            <w:noProof/>
            <w:webHidden/>
          </w:rPr>
          <w:fldChar w:fldCharType="separate"/>
        </w:r>
        <w:r w:rsidR="00AC15C4">
          <w:rPr>
            <w:noProof/>
            <w:webHidden/>
          </w:rPr>
          <w:t>45</w:t>
        </w:r>
        <w:r w:rsidR="00AC15C4">
          <w:rPr>
            <w:noProof/>
            <w:webHidden/>
          </w:rPr>
          <w:fldChar w:fldCharType="end"/>
        </w:r>
      </w:hyperlink>
    </w:p>
    <w:p w14:paraId="4254A8B0"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5" w:history="1">
        <w:r w:rsidR="00AC15C4" w:rsidRPr="0023576F">
          <w:rPr>
            <w:rStyle w:val="Hyperlink"/>
            <w:noProof/>
          </w:rPr>
          <w:t>4.3.2</w:t>
        </w:r>
        <w:r w:rsidR="00AC15C4">
          <w:rPr>
            <w:rFonts w:asciiTheme="minorHAnsi" w:eastAsiaTheme="minorEastAsia" w:hAnsiTheme="minorHAnsi" w:cstheme="minorBidi"/>
            <w:noProof/>
            <w:sz w:val="22"/>
            <w:szCs w:val="22"/>
          </w:rPr>
          <w:tab/>
        </w:r>
        <w:r w:rsidR="00AC15C4" w:rsidRPr="0023576F">
          <w:rPr>
            <w:rStyle w:val="Hyperlink"/>
            <w:noProof/>
          </w:rPr>
          <w:t>Use Cases</w:t>
        </w:r>
        <w:r w:rsidR="00AC15C4">
          <w:rPr>
            <w:noProof/>
            <w:webHidden/>
          </w:rPr>
          <w:tab/>
        </w:r>
        <w:r w:rsidR="00AC15C4">
          <w:rPr>
            <w:noProof/>
            <w:webHidden/>
          </w:rPr>
          <w:fldChar w:fldCharType="begin"/>
        </w:r>
        <w:r w:rsidR="00AC15C4">
          <w:rPr>
            <w:noProof/>
            <w:webHidden/>
          </w:rPr>
          <w:instrText xml:space="preserve"> PAGEREF _Toc78592605 \h </w:instrText>
        </w:r>
        <w:r w:rsidR="00AC15C4">
          <w:rPr>
            <w:noProof/>
            <w:webHidden/>
          </w:rPr>
        </w:r>
        <w:r w:rsidR="00AC15C4">
          <w:rPr>
            <w:noProof/>
            <w:webHidden/>
          </w:rPr>
          <w:fldChar w:fldCharType="separate"/>
        </w:r>
        <w:r w:rsidR="00AC15C4">
          <w:rPr>
            <w:noProof/>
            <w:webHidden/>
          </w:rPr>
          <w:t>45</w:t>
        </w:r>
        <w:r w:rsidR="00AC15C4">
          <w:rPr>
            <w:noProof/>
            <w:webHidden/>
          </w:rPr>
          <w:fldChar w:fldCharType="end"/>
        </w:r>
      </w:hyperlink>
    </w:p>
    <w:p w14:paraId="44D83929"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6" w:history="1">
        <w:r w:rsidR="00AC15C4" w:rsidRPr="0023576F">
          <w:rPr>
            <w:rStyle w:val="Hyperlink"/>
            <w:noProof/>
          </w:rPr>
          <w:t>4.3.3</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_Toc78592606 \h </w:instrText>
        </w:r>
        <w:r w:rsidR="00AC15C4">
          <w:rPr>
            <w:noProof/>
            <w:webHidden/>
          </w:rPr>
        </w:r>
        <w:r w:rsidR="00AC15C4">
          <w:rPr>
            <w:noProof/>
            <w:webHidden/>
          </w:rPr>
          <w:fldChar w:fldCharType="separate"/>
        </w:r>
        <w:r w:rsidR="00AC15C4">
          <w:rPr>
            <w:noProof/>
            <w:webHidden/>
          </w:rPr>
          <w:t>50</w:t>
        </w:r>
        <w:r w:rsidR="00AC15C4">
          <w:rPr>
            <w:noProof/>
            <w:webHidden/>
          </w:rPr>
          <w:fldChar w:fldCharType="end"/>
        </w:r>
      </w:hyperlink>
    </w:p>
    <w:p w14:paraId="3615AFD7"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7" w:history="1">
        <w:r w:rsidR="00AC15C4" w:rsidRPr="0023576F">
          <w:rPr>
            <w:rStyle w:val="Hyperlink"/>
            <w:noProof/>
          </w:rPr>
          <w:t>4.3.4</w:t>
        </w:r>
        <w:r w:rsidR="00AC15C4">
          <w:rPr>
            <w:rFonts w:asciiTheme="minorHAnsi" w:eastAsiaTheme="minorEastAsia" w:hAnsiTheme="minorHAnsi" w:cstheme="minorBidi"/>
            <w:noProof/>
            <w:sz w:val="22"/>
            <w:szCs w:val="22"/>
          </w:rPr>
          <w:tab/>
        </w:r>
        <w:r w:rsidR="00AC15C4" w:rsidRPr="0023576F">
          <w:rPr>
            <w:rStyle w:val="Hyperlink"/>
            <w:noProof/>
          </w:rPr>
          <w:t>White Box View</w:t>
        </w:r>
        <w:r w:rsidR="00AC15C4">
          <w:rPr>
            <w:noProof/>
            <w:webHidden/>
          </w:rPr>
          <w:tab/>
        </w:r>
        <w:r w:rsidR="00AC15C4">
          <w:rPr>
            <w:noProof/>
            <w:webHidden/>
          </w:rPr>
          <w:fldChar w:fldCharType="begin"/>
        </w:r>
        <w:r w:rsidR="00AC15C4">
          <w:rPr>
            <w:noProof/>
            <w:webHidden/>
          </w:rPr>
          <w:instrText xml:space="preserve"> PAGEREF _Toc78592607 \h </w:instrText>
        </w:r>
        <w:r w:rsidR="00AC15C4">
          <w:rPr>
            <w:noProof/>
            <w:webHidden/>
          </w:rPr>
        </w:r>
        <w:r w:rsidR="00AC15C4">
          <w:rPr>
            <w:noProof/>
            <w:webHidden/>
          </w:rPr>
          <w:fldChar w:fldCharType="separate"/>
        </w:r>
        <w:r w:rsidR="00AC15C4">
          <w:rPr>
            <w:noProof/>
            <w:webHidden/>
          </w:rPr>
          <w:t>54</w:t>
        </w:r>
        <w:r w:rsidR="00AC15C4">
          <w:rPr>
            <w:noProof/>
            <w:webHidden/>
          </w:rPr>
          <w:fldChar w:fldCharType="end"/>
        </w:r>
      </w:hyperlink>
    </w:p>
    <w:p w14:paraId="79078BB1"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608" w:history="1">
        <w:r w:rsidR="00AC15C4" w:rsidRPr="0023576F">
          <w:rPr>
            <w:rStyle w:val="Hyperlink"/>
            <w:noProof/>
          </w:rPr>
          <w:t>4.4</w:t>
        </w:r>
        <w:r w:rsidR="00AC15C4">
          <w:rPr>
            <w:rFonts w:asciiTheme="minorHAnsi" w:eastAsiaTheme="minorEastAsia" w:hAnsiTheme="minorHAnsi" w:cstheme="minorBidi"/>
            <w:i w:val="0"/>
            <w:noProof/>
            <w:sz w:val="22"/>
            <w:szCs w:val="22"/>
          </w:rPr>
          <w:tab/>
        </w:r>
        <w:r w:rsidR="00AC15C4" w:rsidRPr="0023576F">
          <w:rPr>
            <w:rStyle w:val="Hyperlink"/>
            <w:noProof/>
          </w:rPr>
          <w:t>ENMEM-FUN-REQ-095958/A-Store Occupant Position Settings</w:t>
        </w:r>
        <w:r w:rsidR="00AC15C4">
          <w:rPr>
            <w:noProof/>
            <w:webHidden/>
          </w:rPr>
          <w:tab/>
        </w:r>
        <w:r w:rsidR="00AC15C4">
          <w:rPr>
            <w:noProof/>
            <w:webHidden/>
          </w:rPr>
          <w:fldChar w:fldCharType="begin"/>
        </w:r>
        <w:r w:rsidR="00AC15C4">
          <w:rPr>
            <w:noProof/>
            <w:webHidden/>
          </w:rPr>
          <w:instrText xml:space="preserve"> PAGEREF _Toc78592608 \h </w:instrText>
        </w:r>
        <w:r w:rsidR="00AC15C4">
          <w:rPr>
            <w:noProof/>
            <w:webHidden/>
          </w:rPr>
        </w:r>
        <w:r w:rsidR="00AC15C4">
          <w:rPr>
            <w:noProof/>
            <w:webHidden/>
          </w:rPr>
          <w:fldChar w:fldCharType="separate"/>
        </w:r>
        <w:r w:rsidR="00AC15C4">
          <w:rPr>
            <w:noProof/>
            <w:webHidden/>
          </w:rPr>
          <w:t>61</w:t>
        </w:r>
        <w:r w:rsidR="00AC15C4">
          <w:rPr>
            <w:noProof/>
            <w:webHidden/>
          </w:rPr>
          <w:fldChar w:fldCharType="end"/>
        </w:r>
      </w:hyperlink>
    </w:p>
    <w:p w14:paraId="3186F52C"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09" w:history="1">
        <w:r w:rsidR="00AC15C4" w:rsidRPr="0023576F">
          <w:rPr>
            <w:rStyle w:val="Hyperlink"/>
            <w:noProof/>
          </w:rPr>
          <w:t>4.4.1</w:t>
        </w:r>
        <w:r w:rsidR="00AC15C4">
          <w:rPr>
            <w:rFonts w:asciiTheme="minorHAnsi" w:eastAsiaTheme="minorEastAsia" w:hAnsiTheme="minorHAnsi" w:cstheme="minorBidi"/>
            <w:noProof/>
            <w:sz w:val="22"/>
            <w:szCs w:val="22"/>
          </w:rPr>
          <w:tab/>
        </w:r>
        <w:r w:rsidR="00AC15C4" w:rsidRPr="0023576F">
          <w:rPr>
            <w:rStyle w:val="Hyperlink"/>
            <w:noProof/>
          </w:rPr>
          <w:t>Use Cases</w:t>
        </w:r>
        <w:r w:rsidR="00AC15C4">
          <w:rPr>
            <w:noProof/>
            <w:webHidden/>
          </w:rPr>
          <w:tab/>
        </w:r>
        <w:r w:rsidR="00AC15C4">
          <w:rPr>
            <w:noProof/>
            <w:webHidden/>
          </w:rPr>
          <w:fldChar w:fldCharType="begin"/>
        </w:r>
        <w:r w:rsidR="00AC15C4">
          <w:rPr>
            <w:noProof/>
            <w:webHidden/>
          </w:rPr>
          <w:instrText xml:space="preserve"> PAGEREF _Toc78592609 \h </w:instrText>
        </w:r>
        <w:r w:rsidR="00AC15C4">
          <w:rPr>
            <w:noProof/>
            <w:webHidden/>
          </w:rPr>
        </w:r>
        <w:r w:rsidR="00AC15C4">
          <w:rPr>
            <w:noProof/>
            <w:webHidden/>
          </w:rPr>
          <w:fldChar w:fldCharType="separate"/>
        </w:r>
        <w:r w:rsidR="00AC15C4">
          <w:rPr>
            <w:noProof/>
            <w:webHidden/>
          </w:rPr>
          <w:t>61</w:t>
        </w:r>
        <w:r w:rsidR="00AC15C4">
          <w:rPr>
            <w:noProof/>
            <w:webHidden/>
          </w:rPr>
          <w:fldChar w:fldCharType="end"/>
        </w:r>
      </w:hyperlink>
    </w:p>
    <w:p w14:paraId="217853CE"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0" w:history="1">
        <w:r w:rsidR="00AC15C4" w:rsidRPr="0023576F">
          <w:rPr>
            <w:rStyle w:val="Hyperlink"/>
            <w:noProof/>
          </w:rPr>
          <w:t>4.4.2</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_Toc78592610 \h </w:instrText>
        </w:r>
        <w:r w:rsidR="00AC15C4">
          <w:rPr>
            <w:noProof/>
            <w:webHidden/>
          </w:rPr>
        </w:r>
        <w:r w:rsidR="00AC15C4">
          <w:rPr>
            <w:noProof/>
            <w:webHidden/>
          </w:rPr>
          <w:fldChar w:fldCharType="separate"/>
        </w:r>
        <w:r w:rsidR="00AC15C4">
          <w:rPr>
            <w:noProof/>
            <w:webHidden/>
          </w:rPr>
          <w:t>62</w:t>
        </w:r>
        <w:r w:rsidR="00AC15C4">
          <w:rPr>
            <w:noProof/>
            <w:webHidden/>
          </w:rPr>
          <w:fldChar w:fldCharType="end"/>
        </w:r>
      </w:hyperlink>
    </w:p>
    <w:p w14:paraId="2033CFDE"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1" w:history="1">
        <w:r w:rsidR="00AC15C4" w:rsidRPr="0023576F">
          <w:rPr>
            <w:rStyle w:val="Hyperlink"/>
            <w:noProof/>
          </w:rPr>
          <w:t>4.4.3</w:t>
        </w:r>
        <w:r w:rsidR="00AC15C4">
          <w:rPr>
            <w:rFonts w:asciiTheme="minorHAnsi" w:eastAsiaTheme="minorEastAsia" w:hAnsiTheme="minorHAnsi" w:cstheme="minorBidi"/>
            <w:noProof/>
            <w:sz w:val="22"/>
            <w:szCs w:val="22"/>
          </w:rPr>
          <w:tab/>
        </w:r>
        <w:r w:rsidR="00AC15C4" w:rsidRPr="0023576F">
          <w:rPr>
            <w:rStyle w:val="Hyperlink"/>
            <w:noProof/>
          </w:rPr>
          <w:t>White Box View</w:t>
        </w:r>
        <w:r w:rsidR="00AC15C4">
          <w:rPr>
            <w:noProof/>
            <w:webHidden/>
          </w:rPr>
          <w:tab/>
        </w:r>
        <w:r w:rsidR="00AC15C4">
          <w:rPr>
            <w:noProof/>
            <w:webHidden/>
          </w:rPr>
          <w:fldChar w:fldCharType="begin"/>
        </w:r>
        <w:r w:rsidR="00AC15C4">
          <w:rPr>
            <w:noProof/>
            <w:webHidden/>
          </w:rPr>
          <w:instrText xml:space="preserve"> PAGEREF _Toc78592611 \h </w:instrText>
        </w:r>
        <w:r w:rsidR="00AC15C4">
          <w:rPr>
            <w:noProof/>
            <w:webHidden/>
          </w:rPr>
        </w:r>
        <w:r w:rsidR="00AC15C4">
          <w:rPr>
            <w:noProof/>
            <w:webHidden/>
          </w:rPr>
          <w:fldChar w:fldCharType="separate"/>
        </w:r>
        <w:r w:rsidR="00AC15C4">
          <w:rPr>
            <w:noProof/>
            <w:webHidden/>
          </w:rPr>
          <w:t>63</w:t>
        </w:r>
        <w:r w:rsidR="00AC15C4">
          <w:rPr>
            <w:noProof/>
            <w:webHidden/>
          </w:rPr>
          <w:fldChar w:fldCharType="end"/>
        </w:r>
      </w:hyperlink>
    </w:p>
    <w:p w14:paraId="7EBA3CCE"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612" w:history="1">
        <w:r w:rsidR="00AC15C4" w:rsidRPr="0023576F">
          <w:rPr>
            <w:rStyle w:val="Hyperlink"/>
            <w:noProof/>
          </w:rPr>
          <w:t>4.5</w:t>
        </w:r>
        <w:r w:rsidR="00AC15C4">
          <w:rPr>
            <w:rFonts w:asciiTheme="minorHAnsi" w:eastAsiaTheme="minorEastAsia" w:hAnsiTheme="minorHAnsi" w:cstheme="minorBidi"/>
            <w:i w:val="0"/>
            <w:noProof/>
            <w:sz w:val="22"/>
            <w:szCs w:val="22"/>
          </w:rPr>
          <w:tab/>
        </w:r>
        <w:r w:rsidR="00AC15C4" w:rsidRPr="0023576F">
          <w:rPr>
            <w:rStyle w:val="Hyperlink"/>
            <w:noProof/>
          </w:rPr>
          <w:t>ENMEM-FUN-REQ-095959/A-Create/Edit Driver Profile</w:t>
        </w:r>
        <w:r w:rsidR="00AC15C4">
          <w:rPr>
            <w:noProof/>
            <w:webHidden/>
          </w:rPr>
          <w:tab/>
        </w:r>
        <w:r w:rsidR="00AC15C4">
          <w:rPr>
            <w:noProof/>
            <w:webHidden/>
          </w:rPr>
          <w:fldChar w:fldCharType="begin"/>
        </w:r>
        <w:r w:rsidR="00AC15C4">
          <w:rPr>
            <w:noProof/>
            <w:webHidden/>
          </w:rPr>
          <w:instrText xml:space="preserve"> PAGEREF _Toc78592612 \h </w:instrText>
        </w:r>
        <w:r w:rsidR="00AC15C4">
          <w:rPr>
            <w:noProof/>
            <w:webHidden/>
          </w:rPr>
        </w:r>
        <w:r w:rsidR="00AC15C4">
          <w:rPr>
            <w:noProof/>
            <w:webHidden/>
          </w:rPr>
          <w:fldChar w:fldCharType="separate"/>
        </w:r>
        <w:r w:rsidR="00AC15C4">
          <w:rPr>
            <w:noProof/>
            <w:webHidden/>
          </w:rPr>
          <w:t>65</w:t>
        </w:r>
        <w:r w:rsidR="00AC15C4">
          <w:rPr>
            <w:noProof/>
            <w:webHidden/>
          </w:rPr>
          <w:fldChar w:fldCharType="end"/>
        </w:r>
      </w:hyperlink>
    </w:p>
    <w:p w14:paraId="49BB9DC7"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3" w:history="1">
        <w:r w:rsidR="00AC15C4" w:rsidRPr="0023576F">
          <w:rPr>
            <w:rStyle w:val="Hyperlink"/>
            <w:noProof/>
          </w:rPr>
          <w:t>4.5.1</w:t>
        </w:r>
        <w:r w:rsidR="00AC15C4">
          <w:rPr>
            <w:rFonts w:asciiTheme="minorHAnsi" w:eastAsiaTheme="minorEastAsia" w:hAnsiTheme="minorHAnsi" w:cstheme="minorBidi"/>
            <w:noProof/>
            <w:sz w:val="22"/>
            <w:szCs w:val="22"/>
          </w:rPr>
          <w:tab/>
        </w:r>
        <w:r w:rsidR="00AC15C4" w:rsidRPr="0023576F">
          <w:rPr>
            <w:rStyle w:val="Hyperlink"/>
            <w:noProof/>
          </w:rPr>
          <w:t>Use Cases</w:t>
        </w:r>
        <w:r w:rsidR="00AC15C4">
          <w:rPr>
            <w:noProof/>
            <w:webHidden/>
          </w:rPr>
          <w:tab/>
        </w:r>
        <w:r w:rsidR="00AC15C4">
          <w:rPr>
            <w:noProof/>
            <w:webHidden/>
          </w:rPr>
          <w:fldChar w:fldCharType="begin"/>
        </w:r>
        <w:r w:rsidR="00AC15C4">
          <w:rPr>
            <w:noProof/>
            <w:webHidden/>
          </w:rPr>
          <w:instrText xml:space="preserve"> PAGEREF _Toc78592613 \h </w:instrText>
        </w:r>
        <w:r w:rsidR="00AC15C4">
          <w:rPr>
            <w:noProof/>
            <w:webHidden/>
          </w:rPr>
        </w:r>
        <w:r w:rsidR="00AC15C4">
          <w:rPr>
            <w:noProof/>
            <w:webHidden/>
          </w:rPr>
          <w:fldChar w:fldCharType="separate"/>
        </w:r>
        <w:r w:rsidR="00AC15C4">
          <w:rPr>
            <w:noProof/>
            <w:webHidden/>
          </w:rPr>
          <w:t>65</w:t>
        </w:r>
        <w:r w:rsidR="00AC15C4">
          <w:rPr>
            <w:noProof/>
            <w:webHidden/>
          </w:rPr>
          <w:fldChar w:fldCharType="end"/>
        </w:r>
      </w:hyperlink>
    </w:p>
    <w:p w14:paraId="3DA0A758"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4" w:history="1">
        <w:r w:rsidR="00AC15C4" w:rsidRPr="0023576F">
          <w:rPr>
            <w:rStyle w:val="Hyperlink"/>
            <w:noProof/>
          </w:rPr>
          <w:t>4.5.2</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_Toc78592614 \h </w:instrText>
        </w:r>
        <w:r w:rsidR="00AC15C4">
          <w:rPr>
            <w:noProof/>
            <w:webHidden/>
          </w:rPr>
        </w:r>
        <w:r w:rsidR="00AC15C4">
          <w:rPr>
            <w:noProof/>
            <w:webHidden/>
          </w:rPr>
          <w:fldChar w:fldCharType="separate"/>
        </w:r>
        <w:r w:rsidR="00AC15C4">
          <w:rPr>
            <w:noProof/>
            <w:webHidden/>
          </w:rPr>
          <w:t>72</w:t>
        </w:r>
        <w:r w:rsidR="00AC15C4">
          <w:rPr>
            <w:noProof/>
            <w:webHidden/>
          </w:rPr>
          <w:fldChar w:fldCharType="end"/>
        </w:r>
      </w:hyperlink>
    </w:p>
    <w:p w14:paraId="5740C2D1"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5" w:history="1">
        <w:r w:rsidR="00AC15C4" w:rsidRPr="0023576F">
          <w:rPr>
            <w:rStyle w:val="Hyperlink"/>
            <w:noProof/>
          </w:rPr>
          <w:t>4.5.3</w:t>
        </w:r>
        <w:r w:rsidR="00AC15C4">
          <w:rPr>
            <w:rFonts w:asciiTheme="minorHAnsi" w:eastAsiaTheme="minorEastAsia" w:hAnsiTheme="minorHAnsi" w:cstheme="minorBidi"/>
            <w:noProof/>
            <w:sz w:val="22"/>
            <w:szCs w:val="22"/>
          </w:rPr>
          <w:tab/>
        </w:r>
        <w:r w:rsidR="00AC15C4" w:rsidRPr="0023576F">
          <w:rPr>
            <w:rStyle w:val="Hyperlink"/>
            <w:noProof/>
          </w:rPr>
          <w:t>White Box View</w:t>
        </w:r>
        <w:r w:rsidR="00AC15C4">
          <w:rPr>
            <w:noProof/>
            <w:webHidden/>
          </w:rPr>
          <w:tab/>
        </w:r>
        <w:r w:rsidR="00AC15C4">
          <w:rPr>
            <w:noProof/>
            <w:webHidden/>
          </w:rPr>
          <w:fldChar w:fldCharType="begin"/>
        </w:r>
        <w:r w:rsidR="00AC15C4">
          <w:rPr>
            <w:noProof/>
            <w:webHidden/>
          </w:rPr>
          <w:instrText xml:space="preserve"> PAGEREF _Toc78592615 \h </w:instrText>
        </w:r>
        <w:r w:rsidR="00AC15C4">
          <w:rPr>
            <w:noProof/>
            <w:webHidden/>
          </w:rPr>
        </w:r>
        <w:r w:rsidR="00AC15C4">
          <w:rPr>
            <w:noProof/>
            <w:webHidden/>
          </w:rPr>
          <w:fldChar w:fldCharType="separate"/>
        </w:r>
        <w:r w:rsidR="00AC15C4">
          <w:rPr>
            <w:noProof/>
            <w:webHidden/>
          </w:rPr>
          <w:t>91</w:t>
        </w:r>
        <w:r w:rsidR="00AC15C4">
          <w:rPr>
            <w:noProof/>
            <w:webHidden/>
          </w:rPr>
          <w:fldChar w:fldCharType="end"/>
        </w:r>
      </w:hyperlink>
    </w:p>
    <w:p w14:paraId="6A7EC2AF" w14:textId="77777777" w:rsidR="00AC15C4" w:rsidRDefault="00C73931">
      <w:pPr>
        <w:pStyle w:val="TOC2"/>
        <w:tabs>
          <w:tab w:val="left" w:pos="880"/>
          <w:tab w:val="right" w:leader="dot" w:pos="11107"/>
        </w:tabs>
        <w:rPr>
          <w:rFonts w:asciiTheme="minorHAnsi" w:eastAsiaTheme="minorEastAsia" w:hAnsiTheme="minorHAnsi" w:cstheme="minorBidi"/>
          <w:i w:val="0"/>
          <w:noProof/>
          <w:sz w:val="22"/>
          <w:szCs w:val="22"/>
        </w:rPr>
      </w:pPr>
      <w:hyperlink w:anchor="_Toc78592616" w:history="1">
        <w:r w:rsidR="00AC15C4" w:rsidRPr="0023576F">
          <w:rPr>
            <w:rStyle w:val="Hyperlink"/>
            <w:noProof/>
          </w:rPr>
          <w:t>4.6</w:t>
        </w:r>
        <w:r w:rsidR="00AC15C4">
          <w:rPr>
            <w:rFonts w:asciiTheme="minorHAnsi" w:eastAsiaTheme="minorEastAsia" w:hAnsiTheme="minorHAnsi" w:cstheme="minorBidi"/>
            <w:i w:val="0"/>
            <w:noProof/>
            <w:sz w:val="22"/>
            <w:szCs w:val="22"/>
          </w:rPr>
          <w:tab/>
        </w:r>
        <w:r w:rsidR="00AC15C4" w:rsidRPr="0023576F">
          <w:rPr>
            <w:rStyle w:val="Hyperlink"/>
            <w:noProof/>
          </w:rPr>
          <w:t>ENMEM-FUN-REQ-195573/C-EnhancedMemoryInterfaceClient HMI Requirements - APIM</w:t>
        </w:r>
        <w:r w:rsidR="00AC15C4">
          <w:rPr>
            <w:noProof/>
            <w:webHidden/>
          </w:rPr>
          <w:tab/>
        </w:r>
        <w:r w:rsidR="00AC15C4">
          <w:rPr>
            <w:noProof/>
            <w:webHidden/>
          </w:rPr>
          <w:fldChar w:fldCharType="begin"/>
        </w:r>
        <w:r w:rsidR="00AC15C4">
          <w:rPr>
            <w:noProof/>
            <w:webHidden/>
          </w:rPr>
          <w:instrText xml:space="preserve"> PAGEREF _Toc78592616 \h </w:instrText>
        </w:r>
        <w:r w:rsidR="00AC15C4">
          <w:rPr>
            <w:noProof/>
            <w:webHidden/>
          </w:rPr>
        </w:r>
        <w:r w:rsidR="00AC15C4">
          <w:rPr>
            <w:noProof/>
            <w:webHidden/>
          </w:rPr>
          <w:fldChar w:fldCharType="separate"/>
        </w:r>
        <w:r w:rsidR="00AC15C4">
          <w:rPr>
            <w:noProof/>
            <w:webHidden/>
          </w:rPr>
          <w:t>112</w:t>
        </w:r>
        <w:r w:rsidR="00AC15C4">
          <w:rPr>
            <w:noProof/>
            <w:webHidden/>
          </w:rPr>
          <w:fldChar w:fldCharType="end"/>
        </w:r>
      </w:hyperlink>
    </w:p>
    <w:p w14:paraId="1BFFAFF5" w14:textId="77777777" w:rsidR="00AC15C4" w:rsidRDefault="00C73931">
      <w:pPr>
        <w:pStyle w:val="TOC3"/>
        <w:tabs>
          <w:tab w:val="left" w:pos="1100"/>
          <w:tab w:val="right" w:leader="dot" w:pos="11107"/>
        </w:tabs>
        <w:rPr>
          <w:rFonts w:asciiTheme="minorHAnsi" w:eastAsiaTheme="minorEastAsia" w:hAnsiTheme="minorHAnsi" w:cstheme="minorBidi"/>
          <w:noProof/>
          <w:sz w:val="22"/>
          <w:szCs w:val="22"/>
        </w:rPr>
      </w:pPr>
      <w:hyperlink w:anchor="_Toc78592617" w:history="1">
        <w:r w:rsidR="00AC15C4" w:rsidRPr="0023576F">
          <w:rPr>
            <w:rStyle w:val="Hyperlink"/>
            <w:noProof/>
          </w:rPr>
          <w:t>4.6.1</w:t>
        </w:r>
        <w:r w:rsidR="00AC15C4">
          <w:rPr>
            <w:rFonts w:asciiTheme="minorHAnsi" w:eastAsiaTheme="minorEastAsia" w:hAnsiTheme="minorHAnsi" w:cstheme="minorBidi"/>
            <w:noProof/>
            <w:sz w:val="22"/>
            <w:szCs w:val="22"/>
          </w:rPr>
          <w:tab/>
        </w:r>
        <w:r w:rsidR="00AC15C4" w:rsidRPr="0023576F">
          <w:rPr>
            <w:rStyle w:val="Hyperlink"/>
            <w:noProof/>
          </w:rPr>
          <w:t>Requirements</w:t>
        </w:r>
        <w:r w:rsidR="00AC15C4">
          <w:rPr>
            <w:noProof/>
            <w:webHidden/>
          </w:rPr>
          <w:tab/>
        </w:r>
        <w:r w:rsidR="00AC15C4">
          <w:rPr>
            <w:noProof/>
            <w:webHidden/>
          </w:rPr>
          <w:fldChar w:fldCharType="begin"/>
        </w:r>
        <w:r w:rsidR="00AC15C4">
          <w:rPr>
            <w:noProof/>
            <w:webHidden/>
          </w:rPr>
          <w:instrText xml:space="preserve"> PAGEREF _Toc78592617 \h </w:instrText>
        </w:r>
        <w:r w:rsidR="00AC15C4">
          <w:rPr>
            <w:noProof/>
            <w:webHidden/>
          </w:rPr>
        </w:r>
        <w:r w:rsidR="00AC15C4">
          <w:rPr>
            <w:noProof/>
            <w:webHidden/>
          </w:rPr>
          <w:fldChar w:fldCharType="separate"/>
        </w:r>
        <w:r w:rsidR="00AC15C4">
          <w:rPr>
            <w:noProof/>
            <w:webHidden/>
          </w:rPr>
          <w:t>112</w:t>
        </w:r>
        <w:r w:rsidR="00AC15C4">
          <w:rPr>
            <w:noProof/>
            <w:webHidden/>
          </w:rPr>
          <w:fldChar w:fldCharType="end"/>
        </w:r>
      </w:hyperlink>
    </w:p>
    <w:p w14:paraId="3B0E1190" w14:textId="77777777" w:rsidR="00AC15C4" w:rsidRDefault="00C73931">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78592618" w:history="1">
        <w:r w:rsidR="00AC15C4" w:rsidRPr="0023576F">
          <w:rPr>
            <w:rStyle w:val="Hyperlink"/>
            <w:noProof/>
          </w:rPr>
          <w:t>5</w:t>
        </w:r>
        <w:r w:rsidR="00AC15C4">
          <w:rPr>
            <w:rFonts w:asciiTheme="minorHAnsi" w:eastAsiaTheme="minorEastAsia" w:hAnsiTheme="minorHAnsi" w:cstheme="minorBidi"/>
            <w:b w:val="0"/>
            <w:smallCaps w:val="0"/>
            <w:noProof/>
            <w:sz w:val="22"/>
            <w:szCs w:val="22"/>
          </w:rPr>
          <w:tab/>
        </w:r>
        <w:r w:rsidR="00AC15C4" w:rsidRPr="0023576F">
          <w:rPr>
            <w:rStyle w:val="Hyperlink"/>
            <w:noProof/>
          </w:rPr>
          <w:t>Appendix: Reference Documents</w:t>
        </w:r>
        <w:r w:rsidR="00AC15C4">
          <w:rPr>
            <w:noProof/>
            <w:webHidden/>
          </w:rPr>
          <w:tab/>
        </w:r>
        <w:r w:rsidR="00AC15C4">
          <w:rPr>
            <w:noProof/>
            <w:webHidden/>
          </w:rPr>
          <w:fldChar w:fldCharType="begin"/>
        </w:r>
        <w:r w:rsidR="00AC15C4">
          <w:rPr>
            <w:noProof/>
            <w:webHidden/>
          </w:rPr>
          <w:instrText xml:space="preserve"> PAGEREF _Toc78592618 \h </w:instrText>
        </w:r>
        <w:r w:rsidR="00AC15C4">
          <w:rPr>
            <w:noProof/>
            <w:webHidden/>
          </w:rPr>
        </w:r>
        <w:r w:rsidR="00AC15C4">
          <w:rPr>
            <w:noProof/>
            <w:webHidden/>
          </w:rPr>
          <w:fldChar w:fldCharType="separate"/>
        </w:r>
        <w:r w:rsidR="00AC15C4">
          <w:rPr>
            <w:noProof/>
            <w:webHidden/>
          </w:rPr>
          <w:t>117</w:t>
        </w:r>
        <w:r w:rsidR="00AC15C4">
          <w:rPr>
            <w:noProof/>
            <w:webHidden/>
          </w:rPr>
          <w:fldChar w:fldCharType="end"/>
        </w:r>
      </w:hyperlink>
    </w:p>
    <w:p w14:paraId="25C486B3" w14:textId="77777777" w:rsidR="00B703CE" w:rsidRDefault="00980C5F">
      <w:pPr>
        <w:rPr>
          <w:b/>
          <w:sz w:val="36"/>
          <w:szCs w:val="36"/>
        </w:rPr>
      </w:pPr>
      <w:r>
        <w:rPr>
          <w:b/>
          <w:sz w:val="36"/>
          <w:szCs w:val="36"/>
        </w:rPr>
        <w:fldChar w:fldCharType="end"/>
      </w:r>
    </w:p>
    <w:p w14:paraId="7F703C24" w14:textId="77777777" w:rsidR="00B703CE" w:rsidRDefault="00C73931">
      <w:pPr>
        <w:rPr>
          <w:b/>
          <w:sz w:val="36"/>
          <w:szCs w:val="36"/>
        </w:rPr>
      </w:pPr>
    </w:p>
    <w:p w14:paraId="0FC03D59" w14:textId="77777777" w:rsidR="00406F39" w:rsidRDefault="00980C5F" w:rsidP="00AC15C4">
      <w:pPr>
        <w:pStyle w:val="Heading1"/>
      </w:pPr>
      <w:bookmarkStart w:id="5" w:name="_Toc78592564"/>
      <w:r>
        <w:lastRenderedPageBreak/>
        <w:t>Overview</w:t>
      </w:r>
      <w:bookmarkEnd w:id="5"/>
    </w:p>
    <w:p w14:paraId="5CFE3401" w14:textId="77777777" w:rsidR="00822C6F" w:rsidRDefault="00980C5F" w:rsidP="00822C6F">
      <w:r>
        <w:t xml:space="preserve">The Enhanced Memory feature introduces the Driver Profiles concept which extends memory capability of the vehicle. The current memory capability, commonly referred to as “Classic Memory,” only covers things related to driver position such as seat position, exterior mirror position and steering column position. With the addition of a driver profiles the memory capabilities are expanded to include many other settings that may include but are not limited to radio presets, navigation preferences, and drive assist settings. </w:t>
      </w:r>
    </w:p>
    <w:p w14:paraId="1F1DFECE" w14:textId="77777777" w:rsidR="00822C6F" w:rsidRDefault="00C73931" w:rsidP="00822C6F"/>
    <w:p w14:paraId="5CC4E2A6" w14:textId="77777777" w:rsidR="003D6A4B" w:rsidRPr="00822C6F" w:rsidRDefault="00980C5F" w:rsidP="00822C6F">
      <w:r>
        <w:t>Enhanced Memory allows a driver to create a unique profile that, when active, will automatically save included settings and keep those settings associated to this profile. When “Classic Memory” is available on the vehicle, the unique profile will be associated to one of the “Classic Memory” driver seat buttons and the driver can use this button to sign into his/her profile. The driver may also elect to associate a keyfob or phone or NFC Card/Digital Key to his/her profile such that when the unlock button of the chosen keyfob or phone is pressed, or an NFC tap is detected, the driver is automatically signed into his/her associated profile. Additionally, the driver has the option to sign-into his/her profile through the infotainment screen HMI.</w:t>
      </w:r>
    </w:p>
    <w:p w14:paraId="0837F4E4" w14:textId="77777777" w:rsidR="00406F39" w:rsidRDefault="00980C5F" w:rsidP="00AC15C4">
      <w:pPr>
        <w:pStyle w:val="Heading1"/>
      </w:pPr>
      <w:bookmarkStart w:id="6" w:name="_Toc78592565"/>
      <w:r>
        <w:lastRenderedPageBreak/>
        <w:t>Architectural Design</w:t>
      </w:r>
      <w:bookmarkEnd w:id="6"/>
    </w:p>
    <w:p w14:paraId="65BA8899" w14:textId="77777777" w:rsidR="00406F39" w:rsidRDefault="00980C5F" w:rsidP="00AC15C4">
      <w:pPr>
        <w:pStyle w:val="Heading2"/>
      </w:pPr>
      <w:bookmarkStart w:id="7" w:name="_Toc78592566"/>
      <w:r w:rsidRPr="00B9479B">
        <w:t>ENMEM-CLD-REQ-099554/D-Enhanced Memory Interface Client - APIM</w:t>
      </w:r>
      <w:bookmarkEnd w:id="7"/>
    </w:p>
    <w:p w14:paraId="40173125" w14:textId="77777777" w:rsidR="00615A0D" w:rsidRDefault="00C73931" w:rsidP="005132A5">
      <w:pPr>
        <w:rPr>
          <w:rFonts w:cs="Arial"/>
        </w:rPr>
      </w:pPr>
    </w:p>
    <w:p w14:paraId="54C530EE" w14:textId="77777777" w:rsidR="00615A0D" w:rsidRDefault="00980C5F" w:rsidP="00615A0D">
      <w:pPr>
        <w:rPr>
          <w:rFonts w:cs="Arial"/>
        </w:rPr>
      </w:pPr>
      <w:r>
        <w:rPr>
          <w:rFonts w:cs="Arial"/>
        </w:rPr>
        <w:t>The EnhancedMemoryInterfaceClient is responsible for the tasks listed below.</w:t>
      </w:r>
    </w:p>
    <w:p w14:paraId="2BF30828" w14:textId="77777777" w:rsidR="00615A0D" w:rsidRDefault="00980C5F" w:rsidP="00980C5F">
      <w:pPr>
        <w:numPr>
          <w:ilvl w:val="0"/>
          <w:numId w:val="7"/>
        </w:numPr>
        <w:rPr>
          <w:rFonts w:cs="Arial"/>
        </w:rPr>
      </w:pPr>
      <w:r>
        <w:rPr>
          <w:rFonts w:cs="Arial"/>
        </w:rPr>
        <w:t>Offering the user an interface to turn on and off Enhanced Memory feature</w:t>
      </w:r>
    </w:p>
    <w:p w14:paraId="258CBD60" w14:textId="77777777" w:rsidR="00615A0D" w:rsidRDefault="00980C5F" w:rsidP="00980C5F">
      <w:pPr>
        <w:numPr>
          <w:ilvl w:val="0"/>
          <w:numId w:val="7"/>
        </w:numPr>
        <w:rPr>
          <w:rFonts w:cs="Arial"/>
        </w:rPr>
      </w:pPr>
      <w:r>
        <w:rPr>
          <w:rFonts w:cs="Arial"/>
        </w:rPr>
        <w:t xml:space="preserve">Offering the user an interface to create, edit, delete and change Driver Profiles  </w:t>
      </w:r>
    </w:p>
    <w:p w14:paraId="18FF8366" w14:textId="2167AF5F" w:rsidR="00923431" w:rsidRDefault="00923431" w:rsidP="00980C5F">
      <w:pPr>
        <w:numPr>
          <w:ilvl w:val="0"/>
          <w:numId w:val="7"/>
        </w:numPr>
        <w:rPr>
          <w:ins w:id="8" w:author="Borrelli, Matthew (M.T.)" w:date="2021-09-08T09:48:00Z"/>
          <w:rFonts w:cs="Arial"/>
        </w:rPr>
      </w:pPr>
      <w:ins w:id="9" w:author="Borrelli, Matthew (M.T.)" w:date="2021-09-08T09:48:00Z">
        <w:r>
          <w:rPr>
            <w:rFonts w:cs="Arial"/>
          </w:rPr>
          <w:t xml:space="preserve">Offering the user an interface to </w:t>
        </w:r>
        <w:r>
          <w:rPr>
            <w:rFonts w:cs="Arial"/>
          </w:rPr>
          <w:t>save and recall Positional Settings (when conditions met)</w:t>
        </w:r>
      </w:ins>
    </w:p>
    <w:p w14:paraId="2349D35C" w14:textId="236C9E3E" w:rsidR="00615A0D" w:rsidRDefault="00980C5F" w:rsidP="00980C5F">
      <w:pPr>
        <w:numPr>
          <w:ilvl w:val="0"/>
          <w:numId w:val="7"/>
        </w:numPr>
        <w:rPr>
          <w:rFonts w:cs="Arial"/>
        </w:rPr>
      </w:pPr>
      <w:r>
        <w:rPr>
          <w:rFonts w:cs="Arial"/>
        </w:rPr>
        <w:t xml:space="preserve">Displaying information related to the active Driver Profile </w:t>
      </w:r>
    </w:p>
    <w:p w14:paraId="623E2ED6" w14:textId="77777777" w:rsidR="00615A0D" w:rsidRDefault="00980C5F" w:rsidP="00980C5F">
      <w:pPr>
        <w:numPr>
          <w:ilvl w:val="0"/>
          <w:numId w:val="7"/>
        </w:numPr>
        <w:rPr>
          <w:rFonts w:cs="Arial"/>
        </w:rPr>
      </w:pPr>
      <w:r>
        <w:rPr>
          <w:rFonts w:cs="Arial"/>
        </w:rPr>
        <w:t>Providing indications of changes to the active Driver Profile</w:t>
      </w:r>
    </w:p>
    <w:p w14:paraId="0697AD59" w14:textId="77777777" w:rsidR="00615A0D" w:rsidRDefault="00980C5F" w:rsidP="00980C5F">
      <w:pPr>
        <w:numPr>
          <w:ilvl w:val="0"/>
          <w:numId w:val="7"/>
        </w:numPr>
        <w:rPr>
          <w:rFonts w:cs="Arial"/>
        </w:rPr>
      </w:pPr>
      <w:r>
        <w:rPr>
          <w:rFonts w:cs="Arial"/>
        </w:rPr>
        <w:t>Indicating which Driver Profiles have been created (pers1-4 possible) to the vehicle system interface</w:t>
      </w:r>
    </w:p>
    <w:p w14:paraId="03E1EE80" w14:textId="77777777" w:rsidR="00615A0D" w:rsidRDefault="00980C5F" w:rsidP="00980C5F">
      <w:pPr>
        <w:numPr>
          <w:ilvl w:val="0"/>
          <w:numId w:val="7"/>
        </w:numPr>
        <w:rPr>
          <w:rFonts w:cs="Arial"/>
        </w:rPr>
      </w:pPr>
      <w:r>
        <w:rPr>
          <w:rFonts w:cs="Arial"/>
        </w:rPr>
        <w:t>Maintaining the mapping of the created Driver Profile names to the network personality index</w:t>
      </w:r>
    </w:p>
    <w:p w14:paraId="0D875CB3" w14:textId="77777777" w:rsidR="00615A0D" w:rsidRDefault="00C73931" w:rsidP="00615A0D">
      <w:pPr>
        <w:rPr>
          <w:rFonts w:cs="Arial"/>
        </w:rPr>
      </w:pPr>
    </w:p>
    <w:p w14:paraId="1CFBFB59" w14:textId="77777777" w:rsidR="00F260AE" w:rsidRDefault="00980C5F" w:rsidP="005132A5">
      <w:pPr>
        <w:rPr>
          <w:rFonts w:cs="Arial"/>
        </w:rPr>
      </w:pPr>
      <w:r>
        <w:rPr>
          <w:rFonts w:cs="Arial"/>
        </w:rPr>
        <w:t xml:space="preserve">Please review the implementation guide/block diagram to locate </w:t>
      </w:r>
      <w:proofErr w:type="gramStart"/>
      <w:r>
        <w:rPr>
          <w:rFonts w:cs="Arial"/>
        </w:rPr>
        <w:t xml:space="preserve">the  </w:t>
      </w:r>
      <w:proofErr w:type="spellStart"/>
      <w:r>
        <w:rPr>
          <w:rFonts w:cs="Arial"/>
        </w:rPr>
        <w:t>EnhanceMemoryInterfaceClient</w:t>
      </w:r>
      <w:proofErr w:type="spellEnd"/>
      <w:proofErr w:type="gramEnd"/>
      <w:r>
        <w:rPr>
          <w:rFonts w:cs="Arial"/>
        </w:rPr>
        <w:t xml:space="preserve"> class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163004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9E6414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F5A768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E0DB80C" w14:textId="77777777" w:rsidR="00D90FFA" w:rsidRPr="00AC15C4" w:rsidRDefault="00C73931" w:rsidP="0081629B">
            <w:pPr>
              <w:rPr>
                <w:vanish/>
                <w:color w:val="000000" w:themeColor="text1"/>
              </w:rPr>
            </w:pPr>
          </w:p>
        </w:tc>
      </w:tr>
    </w:tbl>
    <w:p w14:paraId="2C830964" w14:textId="77777777" w:rsidR="00406F39" w:rsidRDefault="00980C5F" w:rsidP="00AC15C4">
      <w:pPr>
        <w:pStyle w:val="Heading2"/>
      </w:pPr>
      <w:bookmarkStart w:id="10" w:name="_Toc78592567"/>
      <w:r w:rsidRPr="00B9479B">
        <w:t>ENMEM-CLD-REQ-099555/C-Enhanced Memory Position Client - DSM</w:t>
      </w:r>
      <w:bookmarkEnd w:id="10"/>
    </w:p>
    <w:p w14:paraId="3A0C1912" w14:textId="77777777" w:rsidR="00326A12" w:rsidRDefault="00980C5F" w:rsidP="00326A12">
      <w:pPr>
        <w:rPr>
          <w:rFonts w:cs="Arial"/>
        </w:rPr>
      </w:pPr>
      <w:r>
        <w:rPr>
          <w:rFonts w:cs="Arial"/>
        </w:rPr>
        <w:t>The EnhancedMemoryPositionClient is responsible for the tasks listed below.</w:t>
      </w:r>
    </w:p>
    <w:p w14:paraId="7D2A95E9" w14:textId="77777777" w:rsidR="00326A12" w:rsidRDefault="00980C5F" w:rsidP="00980C5F">
      <w:pPr>
        <w:numPr>
          <w:ilvl w:val="0"/>
          <w:numId w:val="8"/>
        </w:numPr>
        <w:rPr>
          <w:rFonts w:cs="Arial"/>
        </w:rPr>
      </w:pPr>
      <w:r>
        <w:rPr>
          <w:rFonts w:cs="Arial"/>
        </w:rPr>
        <w:t>Maintaining the settings related to driver position and its relation to the active personality profile</w:t>
      </w:r>
    </w:p>
    <w:p w14:paraId="65C60BB2" w14:textId="77777777" w:rsidR="00326A12" w:rsidRDefault="00980C5F" w:rsidP="00980C5F">
      <w:pPr>
        <w:numPr>
          <w:ilvl w:val="0"/>
          <w:numId w:val="8"/>
        </w:numPr>
        <w:rPr>
          <w:rFonts w:cs="Arial"/>
        </w:rPr>
      </w:pPr>
      <w:r>
        <w:rPr>
          <w:rFonts w:cs="Arial"/>
        </w:rPr>
        <w:t>Selecting the proper driver position (seat position, exterior mirror position, steering column position) as determined by the active personality profile signal on the vehicle network interface</w:t>
      </w:r>
    </w:p>
    <w:p w14:paraId="79BB95D6" w14:textId="77777777" w:rsidR="00326A12" w:rsidRDefault="00980C5F" w:rsidP="00980C5F">
      <w:pPr>
        <w:numPr>
          <w:ilvl w:val="0"/>
          <w:numId w:val="8"/>
        </w:numPr>
        <w:rPr>
          <w:rFonts w:cs="Arial"/>
        </w:rPr>
      </w:pPr>
      <w:r>
        <w:rPr>
          <w:rFonts w:cs="Arial"/>
        </w:rPr>
        <w:t xml:space="preserve">Requesting </w:t>
      </w:r>
      <w:proofErr w:type="gramStart"/>
      <w:r>
        <w:rPr>
          <w:rFonts w:cs="Arial"/>
        </w:rPr>
        <w:t>changes</w:t>
      </w:r>
      <w:proofErr w:type="gramEnd"/>
      <w:r>
        <w:rPr>
          <w:rFonts w:cs="Arial"/>
        </w:rPr>
        <w:t xml:space="preserve"> the active personality profile when it detects a memory seat button is pressed</w:t>
      </w:r>
    </w:p>
    <w:p w14:paraId="2C701B58" w14:textId="77777777" w:rsidR="00326A12" w:rsidRPr="00326A12" w:rsidRDefault="00980C5F" w:rsidP="00980C5F">
      <w:pPr>
        <w:numPr>
          <w:ilvl w:val="0"/>
          <w:numId w:val="8"/>
        </w:numPr>
        <w:rPr>
          <w:rFonts w:cs="Arial"/>
        </w:rPr>
      </w:pPr>
      <w:r>
        <w:rPr>
          <w:rFonts w:cs="Arial"/>
        </w:rPr>
        <w:t>Making changes to the position settings when a setting store operation is detected via a memory seat button</w:t>
      </w:r>
    </w:p>
    <w:p w14:paraId="63D5C852" w14:textId="77777777" w:rsidR="00037BED" w:rsidRDefault="00980C5F" w:rsidP="000850F7">
      <w:pPr>
        <w:rPr>
          <w:rFonts w:cs="Arial"/>
        </w:rPr>
      </w:pPr>
      <w:r>
        <w:rPr>
          <w:rFonts w:cs="Arial"/>
        </w:rPr>
        <w:t xml:space="preserve"> </w:t>
      </w:r>
    </w:p>
    <w:p w14:paraId="1B72EB53" w14:textId="77777777" w:rsidR="00037BED" w:rsidRDefault="00980C5F" w:rsidP="000850F7">
      <w:pPr>
        <w:rPr>
          <w:rFonts w:cs="Arial"/>
        </w:rPr>
      </w:pPr>
      <w:r>
        <w:rPr>
          <w:rFonts w:cs="Arial"/>
        </w:rPr>
        <w:t>Please review the implementation guide/block diagram to locate the EnhancedMemoryPositionClient object.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BC4430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BA9A7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95E314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34C8383" w14:textId="77777777" w:rsidR="00D90FFA" w:rsidRPr="00AC15C4" w:rsidRDefault="00C73931" w:rsidP="0081629B">
            <w:pPr>
              <w:rPr>
                <w:vanish/>
                <w:color w:val="000000" w:themeColor="text1"/>
              </w:rPr>
            </w:pPr>
          </w:p>
        </w:tc>
      </w:tr>
    </w:tbl>
    <w:p w14:paraId="7D962259" w14:textId="77777777" w:rsidR="00406F39" w:rsidRDefault="00980C5F" w:rsidP="00AC15C4">
      <w:pPr>
        <w:pStyle w:val="Heading2"/>
      </w:pPr>
      <w:bookmarkStart w:id="11" w:name="_Toc78592568"/>
      <w:r w:rsidRPr="00B9479B">
        <w:t>ENMEM-CLD-REQ-099556/F-Enhanced Memory Profile Server - BCM</w:t>
      </w:r>
      <w:bookmarkEnd w:id="11"/>
    </w:p>
    <w:p w14:paraId="03B0A633" w14:textId="77777777" w:rsidR="00F6008B" w:rsidRDefault="00980C5F" w:rsidP="00F6008B">
      <w:pPr>
        <w:rPr>
          <w:rFonts w:cs="Arial"/>
        </w:rPr>
      </w:pPr>
      <w:r>
        <w:rPr>
          <w:rFonts w:cs="Arial"/>
        </w:rPr>
        <w:t xml:space="preserve">The EnhancedMemoryProfileServer is responsible for the tasks listed below. </w:t>
      </w:r>
    </w:p>
    <w:p w14:paraId="2AE49B5D" w14:textId="77777777" w:rsidR="00F6008B" w:rsidRDefault="00980C5F" w:rsidP="00980C5F">
      <w:pPr>
        <w:numPr>
          <w:ilvl w:val="0"/>
          <w:numId w:val="9"/>
        </w:numPr>
        <w:rPr>
          <w:rFonts w:cs="Arial"/>
        </w:rPr>
      </w:pPr>
      <w:r>
        <w:rPr>
          <w:rFonts w:cs="Arial"/>
        </w:rPr>
        <w:t>Determining the active Driver Profile</w:t>
      </w:r>
    </w:p>
    <w:p w14:paraId="1F291867" w14:textId="77777777" w:rsidR="00F6008B" w:rsidRDefault="00980C5F" w:rsidP="00980C5F">
      <w:pPr>
        <w:numPr>
          <w:ilvl w:val="0"/>
          <w:numId w:val="9"/>
        </w:numPr>
        <w:rPr>
          <w:rFonts w:cs="Arial"/>
        </w:rPr>
      </w:pPr>
      <w:r>
        <w:rPr>
          <w:rFonts w:cs="Arial"/>
        </w:rPr>
        <w:t>Broadcasting the active Driver Profile to vehicle network interface</w:t>
      </w:r>
    </w:p>
    <w:p w14:paraId="0699E430" w14:textId="77777777" w:rsidR="000A1688" w:rsidRDefault="00980C5F" w:rsidP="00980C5F">
      <w:pPr>
        <w:numPr>
          <w:ilvl w:val="0"/>
          <w:numId w:val="10"/>
        </w:numPr>
        <w:rPr>
          <w:rFonts w:cs="Arial"/>
        </w:rPr>
      </w:pPr>
      <w:r>
        <w:rPr>
          <w:rFonts w:cs="Arial"/>
        </w:rPr>
        <w:t>Associating or Disassociating a selected keyfob or phone to/from a selected Driver Profile</w:t>
      </w:r>
      <w:r w:rsidRPr="008A1BBE">
        <w:rPr>
          <w:rFonts w:cs="Arial"/>
        </w:rPr>
        <w:t xml:space="preserve"> </w:t>
      </w:r>
    </w:p>
    <w:p w14:paraId="58D3C4D3" w14:textId="77777777" w:rsidR="00F6008B" w:rsidRPr="000A1688" w:rsidRDefault="00980C5F" w:rsidP="00980C5F">
      <w:pPr>
        <w:numPr>
          <w:ilvl w:val="0"/>
          <w:numId w:val="10"/>
        </w:numPr>
        <w:rPr>
          <w:rFonts w:cs="Arial"/>
        </w:rPr>
      </w:pPr>
      <w:r>
        <w:rPr>
          <w:rFonts w:cs="Arial"/>
        </w:rPr>
        <w:t>Associating or Disassociating a selected NFC key to/from a selected Driver Profile</w:t>
      </w:r>
    </w:p>
    <w:p w14:paraId="4F32C61E" w14:textId="77777777" w:rsidR="00A23853" w:rsidRDefault="00C73931" w:rsidP="001E013B">
      <w:pPr>
        <w:rPr>
          <w:rFonts w:cs="Arial"/>
        </w:rPr>
      </w:pPr>
    </w:p>
    <w:p w14:paraId="69E74337" w14:textId="77777777" w:rsidR="00A23853" w:rsidRDefault="00980C5F" w:rsidP="00BC4DBF">
      <w:r>
        <w:t>Review the implementation guide/block diagram to locate the EnhancedMemoryProfileServer class.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4BA2F6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80A786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A338FB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5B98BC3" w14:textId="77777777" w:rsidR="00D90FFA" w:rsidRPr="00AC15C4" w:rsidRDefault="00C73931" w:rsidP="0081629B">
            <w:pPr>
              <w:rPr>
                <w:vanish/>
                <w:color w:val="000000" w:themeColor="text1"/>
              </w:rPr>
            </w:pPr>
          </w:p>
        </w:tc>
      </w:tr>
    </w:tbl>
    <w:p w14:paraId="071DD540" w14:textId="77777777" w:rsidR="00406F39" w:rsidRDefault="00980C5F" w:rsidP="00AC15C4">
      <w:pPr>
        <w:pStyle w:val="Heading2"/>
      </w:pPr>
      <w:bookmarkStart w:id="12" w:name="_Toc78592569"/>
      <w:r w:rsidRPr="00B9479B">
        <w:t>ENMEM-CLD-REQ-099557/D-Enhanced Memory Server</w:t>
      </w:r>
      <w:bookmarkEnd w:id="12"/>
    </w:p>
    <w:p w14:paraId="1E8AA356" w14:textId="77777777" w:rsidR="005311CD" w:rsidRDefault="00980C5F" w:rsidP="005311CD">
      <w:pPr>
        <w:rPr>
          <w:rFonts w:cs="Arial"/>
        </w:rPr>
      </w:pPr>
      <w:r>
        <w:rPr>
          <w:rFonts w:cs="Arial"/>
        </w:rPr>
        <w:t xml:space="preserve">The </w:t>
      </w:r>
      <w:proofErr w:type="spellStart"/>
      <w:r>
        <w:rPr>
          <w:rFonts w:cs="Arial"/>
        </w:rPr>
        <w:t>EnhancedMemoryServer</w:t>
      </w:r>
      <w:proofErr w:type="spellEnd"/>
      <w:r>
        <w:rPr>
          <w:rFonts w:cs="Arial"/>
        </w:rPr>
        <w:t xml:space="preserve"> is responsible for the tasks listed below.</w:t>
      </w:r>
    </w:p>
    <w:p w14:paraId="47A8DEBA" w14:textId="77777777" w:rsidR="005311CD" w:rsidRDefault="00980C5F" w:rsidP="00980C5F">
      <w:pPr>
        <w:numPr>
          <w:ilvl w:val="0"/>
          <w:numId w:val="11"/>
        </w:numPr>
        <w:rPr>
          <w:rFonts w:cs="Arial"/>
        </w:rPr>
      </w:pPr>
      <w:r>
        <w:rPr>
          <w:rFonts w:cs="Arial"/>
        </w:rPr>
        <w:t xml:space="preserve">Executing settings </w:t>
      </w:r>
      <w:proofErr w:type="gramStart"/>
      <w:r>
        <w:rPr>
          <w:rFonts w:cs="Arial"/>
        </w:rPr>
        <w:t>for  the</w:t>
      </w:r>
      <w:proofErr w:type="gramEnd"/>
      <w:r>
        <w:rPr>
          <w:rFonts w:cs="Arial"/>
        </w:rPr>
        <w:t xml:space="preserve"> active Driver Profile as requested by the vehicle system interface </w:t>
      </w:r>
    </w:p>
    <w:p w14:paraId="34756029" w14:textId="77777777" w:rsidR="001C3A00" w:rsidRDefault="00980C5F" w:rsidP="00980C5F">
      <w:pPr>
        <w:numPr>
          <w:ilvl w:val="0"/>
          <w:numId w:val="11"/>
        </w:numPr>
        <w:rPr>
          <w:rFonts w:cs="Arial"/>
        </w:rPr>
      </w:pPr>
      <w:r>
        <w:rPr>
          <w:rFonts w:cs="Arial"/>
        </w:rPr>
        <w:t xml:space="preserve">Maintaining settings for four separate Driver Profiles and one Vehicle Profile </w:t>
      </w:r>
    </w:p>
    <w:p w14:paraId="15F6CF87" w14:textId="77777777" w:rsidR="001C3A00" w:rsidRDefault="00C73931" w:rsidP="001C3A00">
      <w:pPr>
        <w:ind w:left="360"/>
        <w:rPr>
          <w:rFonts w:cs="Arial"/>
        </w:rPr>
      </w:pPr>
    </w:p>
    <w:p w14:paraId="38841E39" w14:textId="77777777" w:rsidR="005933F1" w:rsidRDefault="00980C5F" w:rsidP="001C3A00">
      <w:pPr>
        <w:rPr>
          <w:rFonts w:cs="Arial"/>
        </w:rPr>
      </w:pPr>
      <w:r w:rsidRPr="001C3A00">
        <w:rPr>
          <w:rFonts w:cs="Arial"/>
        </w:rPr>
        <w:t xml:space="preserve">Please review the implementation guide/ block diagram to locate the </w:t>
      </w:r>
      <w:proofErr w:type="spellStart"/>
      <w:r w:rsidRPr="001C3A00">
        <w:rPr>
          <w:rFonts w:cs="Arial"/>
        </w:rPr>
        <w:t>EnhancedMemoryServer</w:t>
      </w:r>
      <w:proofErr w:type="spellEnd"/>
      <w:r w:rsidRPr="001C3A00">
        <w:rPr>
          <w:rFonts w:cs="Arial"/>
        </w:rPr>
        <w:t xml:space="preserve"> class</w:t>
      </w:r>
      <w:r>
        <w:rPr>
          <w:rFonts w:cs="Arial"/>
        </w:rPr>
        <w:t xml:space="preserve"> </w:t>
      </w:r>
    </w:p>
    <w:p w14:paraId="3F8842AE" w14:textId="77777777" w:rsidR="005311CD" w:rsidRDefault="00C73931" w:rsidP="00843D06">
      <w:pPr>
        <w:rPr>
          <w:rFonts w:cs="Arial"/>
        </w:rPr>
      </w:pPr>
    </w:p>
    <w:p w14:paraId="6972DC1C" w14:textId="77777777" w:rsidR="005933F1" w:rsidRDefault="00C73931">
      <w:pPr>
        <w:jc w:val="both"/>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52B2B0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673024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A81374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41F2953" w14:textId="77777777" w:rsidR="00D90FFA" w:rsidRPr="00AC15C4" w:rsidRDefault="00C73931" w:rsidP="0081629B">
            <w:pPr>
              <w:rPr>
                <w:vanish/>
                <w:color w:val="000000" w:themeColor="text1"/>
              </w:rPr>
            </w:pPr>
          </w:p>
        </w:tc>
      </w:tr>
    </w:tbl>
    <w:p w14:paraId="5A33A997" w14:textId="77777777" w:rsidR="00406F39" w:rsidRDefault="00980C5F" w:rsidP="00AC15C4">
      <w:pPr>
        <w:pStyle w:val="Heading2"/>
      </w:pPr>
      <w:bookmarkStart w:id="13" w:name="_Toc78592570"/>
      <w:r w:rsidRPr="00B9479B">
        <w:t>ENMEM-CLD-REQ-426997/A-Enhanced Memory NFC Server - NFAM</w:t>
      </w:r>
      <w:bookmarkEnd w:id="13"/>
    </w:p>
    <w:p w14:paraId="0AFDE22C" w14:textId="77777777" w:rsidR="00D15662" w:rsidRDefault="00980C5F" w:rsidP="00D15662">
      <w:pPr>
        <w:rPr>
          <w:rFonts w:cs="Arial"/>
        </w:rPr>
      </w:pPr>
      <w:r>
        <w:rPr>
          <w:rFonts w:cs="Arial"/>
        </w:rPr>
        <w:t xml:space="preserve">The </w:t>
      </w:r>
      <w:proofErr w:type="spellStart"/>
      <w:r>
        <w:rPr>
          <w:rFonts w:cs="Arial"/>
        </w:rPr>
        <w:t>EnhancedMemoryNFCServer</w:t>
      </w:r>
      <w:proofErr w:type="spellEnd"/>
      <w:r>
        <w:rPr>
          <w:rFonts w:cs="Arial"/>
        </w:rPr>
        <w:t xml:space="preserve"> is responsible for the tasks listed below. </w:t>
      </w:r>
    </w:p>
    <w:p w14:paraId="48DA5D11" w14:textId="77777777" w:rsidR="00D15662" w:rsidRPr="00D15662" w:rsidRDefault="00980C5F" w:rsidP="00980C5F">
      <w:pPr>
        <w:numPr>
          <w:ilvl w:val="0"/>
          <w:numId w:val="12"/>
        </w:numPr>
        <w:rPr>
          <w:rFonts w:cs="Arial"/>
        </w:rPr>
      </w:pPr>
      <w:r>
        <w:rPr>
          <w:rFonts w:cs="Arial"/>
        </w:rPr>
        <w:t>Broadcasting the NFC key information to vehicle network interface</w:t>
      </w:r>
    </w:p>
    <w:p w14:paraId="7C314005" w14:textId="77777777" w:rsidR="00D15662" w:rsidRDefault="00C73931" w:rsidP="00D15662">
      <w:pPr>
        <w:rPr>
          <w:rFonts w:cs="Arial"/>
        </w:rPr>
      </w:pPr>
    </w:p>
    <w:p w14:paraId="087200C6" w14:textId="77777777" w:rsidR="00500605" w:rsidRDefault="00980C5F" w:rsidP="00D15662">
      <w:r>
        <w:rPr>
          <w:rFonts w:cs="Arial"/>
        </w:rPr>
        <w:t xml:space="preserve">Review the implementation guide/block diagram to locate the </w:t>
      </w:r>
      <w:proofErr w:type="spellStart"/>
      <w:r>
        <w:rPr>
          <w:rFonts w:cs="Arial"/>
        </w:rPr>
        <w:t>EnhancedMemoryNFCServer</w:t>
      </w:r>
      <w:proofErr w:type="spellEnd"/>
      <w:r>
        <w:rPr>
          <w:rFonts w:cs="Arial"/>
        </w:rPr>
        <w:t xml:space="preserve"> class.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CD8449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894504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41D0FA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CBAF9D" w14:textId="77777777" w:rsidR="00D90FFA" w:rsidRPr="00AC15C4" w:rsidRDefault="00C73931" w:rsidP="0081629B">
            <w:pPr>
              <w:rPr>
                <w:vanish/>
                <w:color w:val="000000" w:themeColor="text1"/>
              </w:rPr>
            </w:pPr>
          </w:p>
        </w:tc>
      </w:tr>
    </w:tbl>
    <w:p w14:paraId="09EF1A12" w14:textId="77777777" w:rsidR="00406F39" w:rsidRDefault="00980C5F" w:rsidP="00AC15C4">
      <w:pPr>
        <w:pStyle w:val="Heading2"/>
      </w:pPr>
      <w:bookmarkStart w:id="14" w:name="_Toc78592571"/>
      <w:r w:rsidRPr="00B9479B">
        <w:t>ENMEM-CLD-REQ-134131/B-Enhanced Memory Server - APIM</w:t>
      </w:r>
      <w:bookmarkEnd w:id="14"/>
    </w:p>
    <w:p w14:paraId="34C7DD30"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92EA67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27D3A3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B45122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DB531D2" w14:textId="77777777" w:rsidR="00D90FFA" w:rsidRPr="00AC15C4" w:rsidRDefault="00C73931" w:rsidP="0081629B">
            <w:pPr>
              <w:rPr>
                <w:vanish/>
                <w:color w:val="000000" w:themeColor="text1"/>
              </w:rPr>
            </w:pPr>
          </w:p>
        </w:tc>
      </w:tr>
    </w:tbl>
    <w:p w14:paraId="33D6BD09" w14:textId="77777777" w:rsidR="00AC15C4" w:rsidRPr="00AC15C4" w:rsidRDefault="00AC15C4" w:rsidP="00AC15C4">
      <w:pPr>
        <w:pStyle w:val="Heading3"/>
        <w:rPr>
          <w:b w:val="0"/>
          <w:u w:val="single"/>
        </w:rPr>
      </w:pPr>
      <w:bookmarkStart w:id="15" w:name="_Toc78592572"/>
      <w:r w:rsidRPr="00AC15C4">
        <w:rPr>
          <w:b w:val="0"/>
          <w:u w:val="single"/>
        </w:rPr>
        <w:t>ENMEM-FUR-REQ-134134/M-Enhanced Memory Features Supported - APIM</w:t>
      </w:r>
      <w:bookmarkEnd w:id="15"/>
    </w:p>
    <w:p w14:paraId="501ECBB3" w14:textId="77777777" w:rsidR="00AE06BC" w:rsidRPr="00AE06BC" w:rsidRDefault="00C73931" w:rsidP="00AE06BC"/>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7"/>
        <w:gridCol w:w="3639"/>
        <w:gridCol w:w="2001"/>
        <w:gridCol w:w="3570"/>
      </w:tblGrid>
      <w:tr w:rsidR="00224CFA" w14:paraId="7B21EE5C"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796C2A" w14:textId="77777777" w:rsidR="00224CFA" w:rsidRDefault="00980C5F">
            <w:pPr>
              <w:spacing w:line="276" w:lineRule="auto"/>
              <w:jc w:val="center"/>
              <w:rPr>
                <w:rFonts w:cs="Arial"/>
                <w:b/>
              </w:rPr>
            </w:pPr>
            <w:r>
              <w:rPr>
                <w:rFonts w:cs="Arial"/>
                <w:b/>
              </w:rPr>
              <w:lastRenderedPageBreak/>
              <w:t>Remembered Feature</w:t>
            </w:r>
          </w:p>
        </w:tc>
        <w:tc>
          <w:tcPr>
            <w:tcW w:w="16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3774CD" w14:textId="77777777" w:rsidR="00224CFA" w:rsidRDefault="00980C5F">
            <w:pPr>
              <w:spacing w:line="276" w:lineRule="auto"/>
              <w:jc w:val="center"/>
              <w:rPr>
                <w:rFonts w:cs="Arial"/>
                <w:b/>
              </w:rPr>
            </w:pPr>
            <w:r>
              <w:rPr>
                <w:rFonts w:cs="Arial"/>
                <w:b/>
              </w:rPr>
              <w:t>Remembered Settings</w:t>
            </w:r>
          </w:p>
        </w:tc>
        <w:tc>
          <w:tcPr>
            <w:tcW w:w="90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88CBBD" w14:textId="77777777" w:rsidR="00224CFA" w:rsidRDefault="00980C5F">
            <w:pPr>
              <w:spacing w:line="276" w:lineRule="auto"/>
              <w:jc w:val="center"/>
              <w:rPr>
                <w:rFonts w:cs="Arial"/>
                <w:b/>
              </w:rPr>
            </w:pPr>
            <w:r>
              <w:rPr>
                <w:rFonts w:cs="Arial"/>
                <w:b/>
              </w:rPr>
              <w:t>Affected Module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79FD07D2" w14:textId="77777777" w:rsidR="00224CFA" w:rsidRDefault="00980C5F">
            <w:pPr>
              <w:spacing w:line="276" w:lineRule="auto"/>
              <w:jc w:val="center"/>
              <w:rPr>
                <w:rFonts w:cs="Arial"/>
                <w:b/>
                <w:color w:val="000000"/>
              </w:rPr>
            </w:pPr>
            <w:r>
              <w:rPr>
                <w:rFonts w:cs="Arial"/>
                <w:b/>
                <w:color w:val="000000"/>
              </w:rPr>
              <w:t>Feature Name</w:t>
            </w:r>
          </w:p>
        </w:tc>
      </w:tr>
      <w:tr w:rsidR="00224CFA" w14:paraId="479D2E6B" w14:textId="77777777" w:rsidTr="00171FD6">
        <w:trPr>
          <w:trHeight w:val="70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5FC22EFD" w14:textId="77777777" w:rsidR="00224CFA" w:rsidRDefault="00980C5F">
            <w:pPr>
              <w:spacing w:line="276" w:lineRule="auto"/>
              <w:jc w:val="center"/>
              <w:rPr>
                <w:rFonts w:cs="Arial"/>
              </w:rPr>
            </w:pPr>
            <w:r>
              <w:rPr>
                <w:rFonts w:cs="Arial"/>
              </w:rPr>
              <w:t xml:space="preserve">Screen </w:t>
            </w:r>
            <w:proofErr w:type="gramStart"/>
            <w:r>
              <w:rPr>
                <w:rFonts w:cs="Arial"/>
              </w:rPr>
              <w:t>Display  Settings</w:t>
            </w:r>
            <w:proofErr w:type="gramEnd"/>
            <w:r>
              <w:rPr>
                <w:rFonts w:cs="Arial"/>
              </w:rPr>
              <w:t xml:space="preserve"> &amp; Vehicle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7918B95" w14:textId="77777777" w:rsidR="00224CFA" w:rsidRDefault="00980C5F">
            <w:pPr>
              <w:spacing w:line="276" w:lineRule="auto"/>
              <w:jc w:val="center"/>
              <w:rPr>
                <w:rFonts w:cs="Arial"/>
              </w:rPr>
            </w:pPr>
            <w:r>
              <w:rPr>
                <w:rFonts w:cs="Arial"/>
              </w:rPr>
              <w:t xml:space="preserve">Center Stack Display: Auto Dim, Screen Mode, Brightness, </w:t>
            </w:r>
            <w:proofErr w:type="spellStart"/>
            <w:r>
              <w:rPr>
                <w:rFonts w:cs="Arial"/>
              </w:rPr>
              <w:t>etc</w:t>
            </w:r>
            <w:proofErr w:type="spellEnd"/>
          </w:p>
          <w:p w14:paraId="65A4ADA4" w14:textId="77777777" w:rsidR="00224CFA" w:rsidRDefault="00980C5F">
            <w:pPr>
              <w:spacing w:line="276" w:lineRule="auto"/>
              <w:jc w:val="center"/>
              <w:rPr>
                <w:rFonts w:cs="Arial"/>
              </w:rPr>
            </w:pPr>
            <w:r>
              <w:rPr>
                <w:rFonts w:cs="Arial"/>
              </w:rPr>
              <w:t>Vehicle Setting</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79A65699" w14:textId="77777777" w:rsidR="00224CFA" w:rsidRDefault="00C73931">
            <w:pPr>
              <w:spacing w:line="276" w:lineRule="auto"/>
              <w:rPr>
                <w:rFonts w:asciiTheme="minorHAnsi" w:eastAsiaTheme="minorHAnsi" w:hAnsiTheme="minorHAnsi" w:cstheme="minorBidi"/>
                <w:szCs w:val="22"/>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7D552C9B" w14:textId="77777777" w:rsidR="00224CFA" w:rsidRDefault="00980C5F">
            <w:pPr>
              <w:spacing w:line="276" w:lineRule="auto"/>
              <w:jc w:val="center"/>
              <w:rPr>
                <w:rFonts w:cs="Arial"/>
                <w:color w:val="000000"/>
              </w:rPr>
            </w:pPr>
            <w:r>
              <w:rPr>
                <w:rFonts w:cs="Arial"/>
                <w:color w:val="000000"/>
              </w:rPr>
              <w:t> </w:t>
            </w:r>
          </w:p>
        </w:tc>
      </w:tr>
      <w:tr w:rsidR="00224CFA" w14:paraId="46031189"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40A9F4D"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68E4468" w14:textId="77777777" w:rsidR="00224CFA" w:rsidRDefault="00980C5F">
            <w:pPr>
              <w:spacing w:line="276" w:lineRule="auto"/>
              <w:jc w:val="center"/>
              <w:rPr>
                <w:rFonts w:cs="Arial"/>
              </w:rPr>
            </w:pPr>
            <w:r>
              <w:rPr>
                <w:rFonts w:cs="Arial"/>
              </w:rPr>
              <w:t>Clock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AE3384D"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9F3B8BD" w14:textId="77777777" w:rsidR="00224CFA" w:rsidRDefault="00980C5F">
            <w:pPr>
              <w:spacing w:line="276" w:lineRule="auto"/>
              <w:jc w:val="center"/>
              <w:rPr>
                <w:rFonts w:cs="Arial"/>
              </w:rPr>
            </w:pPr>
            <w:r>
              <w:rPr>
                <w:rFonts w:cs="Arial"/>
              </w:rPr>
              <w:t>Time Zone</w:t>
            </w:r>
          </w:p>
        </w:tc>
      </w:tr>
      <w:tr w:rsidR="00224CFA" w14:paraId="183D031F"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EC49DAA"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7E18E59" w14:textId="77777777" w:rsidR="00224CFA" w:rsidRDefault="00980C5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031ED576"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0EFBD46" w14:textId="77777777" w:rsidR="00224CFA" w:rsidRDefault="00980C5F">
            <w:pPr>
              <w:spacing w:line="276" w:lineRule="auto"/>
              <w:jc w:val="center"/>
              <w:rPr>
                <w:rFonts w:cs="Arial"/>
              </w:rPr>
            </w:pPr>
            <w:r>
              <w:rPr>
                <w:rFonts w:cs="Arial"/>
              </w:rPr>
              <w:t xml:space="preserve">Screen </w:t>
            </w:r>
            <w:r w:rsidRPr="00373C59">
              <w:rPr>
                <w:rFonts w:cs="Arial"/>
              </w:rPr>
              <w:t>mode (</w:t>
            </w:r>
            <w:proofErr w:type="spellStart"/>
            <w:r w:rsidRPr="00373C59">
              <w:rPr>
                <w:rFonts w:cs="Arial"/>
              </w:rPr>
              <w:t>ie</w:t>
            </w:r>
            <w:proofErr w:type="spellEnd"/>
            <w:r w:rsidRPr="00373C59">
              <w:rPr>
                <w:rFonts w:cs="Arial"/>
              </w:rPr>
              <w:t xml:space="preserve"> day/night mode)</w:t>
            </w:r>
          </w:p>
        </w:tc>
      </w:tr>
      <w:tr w:rsidR="00224CFA" w14:paraId="5C8AE964"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7AD7AD3"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54DE431" w14:textId="77777777" w:rsidR="00224CFA" w:rsidRDefault="00980C5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838093D"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8C7300C" w14:textId="77777777" w:rsidR="00224CFA" w:rsidRDefault="00980C5F">
            <w:pPr>
              <w:spacing w:line="276" w:lineRule="auto"/>
              <w:jc w:val="center"/>
              <w:rPr>
                <w:rFonts w:cs="Arial"/>
              </w:rPr>
            </w:pPr>
            <w:r>
              <w:rPr>
                <w:rFonts w:cs="Arial"/>
              </w:rPr>
              <w:t>Auto Dim</w:t>
            </w:r>
          </w:p>
        </w:tc>
      </w:tr>
      <w:tr w:rsidR="00224CFA" w14:paraId="1936AC2C"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8288189"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4FE474D" w14:textId="77777777" w:rsidR="00224CFA" w:rsidRDefault="00980C5F">
            <w:pPr>
              <w:spacing w:line="276" w:lineRule="auto"/>
              <w:jc w:val="center"/>
              <w:rPr>
                <w:rFonts w:cs="Arial"/>
              </w:rPr>
            </w:pPr>
            <w:r>
              <w:rPr>
                <w:rFonts w:cs="Arial"/>
              </w:rPr>
              <w:t>Display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A022957"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F8DCAD" w14:textId="77777777" w:rsidR="00224CFA" w:rsidRDefault="00980C5F">
            <w:pPr>
              <w:spacing w:line="276" w:lineRule="auto"/>
              <w:jc w:val="center"/>
              <w:rPr>
                <w:rFonts w:cs="Arial"/>
              </w:rPr>
            </w:pPr>
            <w:r>
              <w:rPr>
                <w:rFonts w:cs="Arial"/>
              </w:rPr>
              <w:t>Screen Brightness</w:t>
            </w:r>
          </w:p>
        </w:tc>
      </w:tr>
      <w:tr w:rsidR="00224CFA" w14:paraId="6917E514"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177C6DC"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B14CC93" w14:textId="77777777" w:rsidR="00224CFA" w:rsidRDefault="00980C5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7F8F765"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37CF49" w14:textId="77777777" w:rsidR="00224CFA" w:rsidRDefault="00980C5F">
            <w:pPr>
              <w:spacing w:line="276" w:lineRule="auto"/>
              <w:jc w:val="center"/>
              <w:rPr>
                <w:rFonts w:cs="Arial"/>
              </w:rPr>
            </w:pPr>
            <w:r>
              <w:rPr>
                <w:rFonts w:cs="Arial"/>
              </w:rPr>
              <w:t>Sounds - Touchscreen button beep</w:t>
            </w:r>
          </w:p>
        </w:tc>
      </w:tr>
      <w:tr w:rsidR="00224CFA" w14:paraId="35BC657E"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4BC2DFF"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23D6188" w14:textId="77777777" w:rsidR="00224CFA" w:rsidRDefault="00980C5F">
            <w:pPr>
              <w:spacing w:line="276" w:lineRule="auto"/>
              <w:jc w:val="center"/>
              <w:rPr>
                <w:rFonts w:cs="Arial"/>
              </w:rPr>
            </w:pPr>
            <w:r>
              <w:rPr>
                <w:rFonts w:cs="Arial"/>
              </w:rPr>
              <w:t>Touchscreen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7D38CB4" w14:textId="77777777" w:rsidR="00224CFA" w:rsidRDefault="00980C5F">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99741" w14:textId="77777777" w:rsidR="00224CFA" w:rsidRDefault="00980C5F">
            <w:pPr>
              <w:spacing w:line="276" w:lineRule="auto"/>
              <w:jc w:val="center"/>
              <w:rPr>
                <w:rFonts w:cs="Arial"/>
              </w:rPr>
            </w:pPr>
            <w:r>
              <w:rPr>
                <w:rFonts w:cs="Arial"/>
              </w:rPr>
              <w:t>Sounds - EFP Button Beep</w:t>
            </w:r>
          </w:p>
        </w:tc>
      </w:tr>
      <w:tr w:rsidR="00224CFA" w14:paraId="529BE395"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78E5430" w14:textId="77777777" w:rsidR="00224CFA" w:rsidRDefault="00980C5F">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A407EDE" w14:textId="77777777" w:rsidR="00224CFA" w:rsidRDefault="00980C5F">
            <w:pPr>
              <w:spacing w:line="276" w:lineRule="auto"/>
              <w:jc w:val="center"/>
              <w:rPr>
                <w:rFonts w:cs="Arial"/>
              </w:rPr>
            </w:pPr>
            <w:r>
              <w:rPr>
                <w:rFonts w:cs="Arial"/>
              </w:rPr>
              <w:t>Language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74FE4CA" w14:textId="77777777" w:rsidR="00224CFA" w:rsidRDefault="00980C5F">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08E091" w14:textId="77777777" w:rsidR="00224CFA" w:rsidRDefault="00980C5F">
            <w:pPr>
              <w:spacing w:line="276" w:lineRule="auto"/>
              <w:jc w:val="center"/>
              <w:rPr>
                <w:rFonts w:cs="Arial"/>
              </w:rPr>
            </w:pPr>
            <w:r>
              <w:rPr>
                <w:rFonts w:cs="Arial"/>
              </w:rPr>
              <w:t>Language***</w:t>
            </w:r>
          </w:p>
        </w:tc>
      </w:tr>
      <w:tr w:rsidR="00224CFA" w14:paraId="2AC4F218"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1769ADA" w14:textId="77777777" w:rsidR="00224CFA"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E1F8139" w14:textId="77777777" w:rsidR="00224CFA" w:rsidRDefault="00980C5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19AD545B" w14:textId="77777777" w:rsidR="00224CFA" w:rsidRDefault="00980C5F">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89E939" w14:textId="77777777" w:rsidR="00224CFA" w:rsidRDefault="00980C5F">
            <w:pPr>
              <w:spacing w:line="276" w:lineRule="auto"/>
              <w:jc w:val="center"/>
              <w:rPr>
                <w:rFonts w:cs="Arial"/>
              </w:rPr>
            </w:pPr>
            <w:r>
              <w:rPr>
                <w:rFonts w:cs="Arial"/>
              </w:rPr>
              <w:t>Distance Units</w:t>
            </w:r>
          </w:p>
        </w:tc>
      </w:tr>
      <w:tr w:rsidR="00933129" w14:paraId="7A2FD208"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0885A02" w14:textId="77777777" w:rsid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69F1F004" w14:textId="77777777" w:rsidR="00933129" w:rsidRDefault="00980C5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0191BBDF" w14:textId="77777777" w:rsidR="00933129" w:rsidRDefault="00980C5F">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4EE11B80" w14:textId="77777777" w:rsidR="00933129" w:rsidRDefault="00980C5F">
            <w:pPr>
              <w:spacing w:line="276" w:lineRule="auto"/>
              <w:jc w:val="center"/>
              <w:rPr>
                <w:rFonts w:cs="Arial"/>
              </w:rPr>
            </w:pPr>
            <w:r>
              <w:rPr>
                <w:rFonts w:cs="Arial"/>
              </w:rPr>
              <w:t>Clock (12/24 mode)</w:t>
            </w:r>
          </w:p>
          <w:p w14:paraId="2CE8CDE7" w14:textId="77777777" w:rsidR="005900B4" w:rsidRPr="005900B4" w:rsidRDefault="00980C5F">
            <w:pPr>
              <w:spacing w:line="276" w:lineRule="auto"/>
              <w:jc w:val="center"/>
              <w:rPr>
                <w:rFonts w:cs="Arial"/>
              </w:rPr>
            </w:pPr>
            <w:r w:rsidRPr="005900B4">
              <w:rPr>
                <w:rFonts w:cs="Arial"/>
                <w:b/>
                <w:bCs/>
                <w:szCs w:val="18"/>
              </w:rPr>
              <w:t>Note</w:t>
            </w:r>
            <w:r w:rsidRPr="005900B4">
              <w:rPr>
                <w:rFonts w:cs="Arial"/>
                <w:szCs w:val="18"/>
              </w:rPr>
              <w:t>: Starting with MY23 programs</w:t>
            </w:r>
          </w:p>
        </w:tc>
      </w:tr>
      <w:tr w:rsidR="00224CFA" w14:paraId="22A6E8C9"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1799892D" w14:textId="77777777" w:rsidR="00224CFA"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8303805" w14:textId="77777777" w:rsidR="00224CFA" w:rsidRDefault="00980C5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CE20C41" w14:textId="77777777" w:rsidR="00224CFA" w:rsidRDefault="00980C5F">
            <w:pPr>
              <w:spacing w:line="276" w:lineRule="auto"/>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6FCFDF1" w14:textId="77777777" w:rsidR="00224CFA" w:rsidRDefault="00980C5F">
            <w:pPr>
              <w:spacing w:line="276" w:lineRule="auto"/>
              <w:jc w:val="center"/>
              <w:rPr>
                <w:rFonts w:cs="Arial"/>
              </w:rPr>
            </w:pPr>
            <w:r>
              <w:rPr>
                <w:rFonts w:cs="Arial"/>
              </w:rPr>
              <w:t>Temperature Units</w:t>
            </w:r>
          </w:p>
        </w:tc>
      </w:tr>
      <w:tr w:rsidR="00224CFA" w14:paraId="019ED100"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783D1F83" w14:textId="77777777" w:rsidR="00224CFA"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EEE324" w14:textId="77777777" w:rsidR="00224CFA" w:rsidRDefault="00980C5F">
            <w:pPr>
              <w:spacing w:line="276" w:lineRule="auto"/>
              <w:jc w:val="center"/>
              <w:rPr>
                <w:rFonts w:cs="Arial"/>
              </w:rPr>
            </w:pPr>
            <w:r>
              <w:rPr>
                <w:rFonts w:cs="Arial"/>
              </w:rPr>
              <w:t>Vehicle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68CD456" w14:textId="77777777" w:rsidR="00224CFA" w:rsidRDefault="00980C5F">
            <w:pPr>
              <w:spacing w:line="276" w:lineRule="auto"/>
            </w:pPr>
            <w:r>
              <w:rPr>
                <w:rFonts w:cs="Arial"/>
              </w:rPr>
              <w:t>System interface /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3BAD58A" w14:textId="77777777" w:rsidR="00224CFA" w:rsidRDefault="00980C5F">
            <w:pPr>
              <w:spacing w:line="276" w:lineRule="auto"/>
              <w:jc w:val="center"/>
              <w:rPr>
                <w:rFonts w:cs="Arial"/>
              </w:rPr>
            </w:pPr>
            <w:r w:rsidRPr="00A2589B">
              <w:rPr>
                <w:rFonts w:cs="Arial"/>
              </w:rPr>
              <w:t xml:space="preserve">Ambient Lighting** </w:t>
            </w:r>
          </w:p>
        </w:tc>
      </w:tr>
      <w:tr w:rsidR="009D6506" w14:paraId="0B1026BD"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44C49383" w14:textId="77777777" w:rsidR="009D6506"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445BF05E" w14:textId="77777777" w:rsidR="009D6506" w:rsidRDefault="00980C5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16211B0C" w14:textId="77777777" w:rsidR="009D6506" w:rsidRDefault="00980C5F">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0F17471F" w14:textId="77777777" w:rsidR="009D6506" w:rsidRPr="009D6506" w:rsidRDefault="00980C5F" w:rsidP="007F4AD2">
            <w:pPr>
              <w:spacing w:line="276" w:lineRule="auto"/>
              <w:jc w:val="center"/>
              <w:rPr>
                <w:rFonts w:cs="Arial"/>
              </w:rPr>
            </w:pPr>
            <w:r w:rsidRPr="009D6506">
              <w:rPr>
                <w:rFonts w:cs="Arial"/>
              </w:rPr>
              <w:t xml:space="preserve">Enhanced Park Aids </w:t>
            </w:r>
          </w:p>
        </w:tc>
      </w:tr>
      <w:tr w:rsidR="007F4AD2" w14:paraId="0CFC4B50"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05AAD62A" w14:textId="77777777" w:rsidR="007F4AD2"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05E6B0E6" w14:textId="77777777" w:rsidR="007F4AD2" w:rsidRDefault="00980C5F" w:rsidP="000573AB">
            <w:pPr>
              <w:spacing w:line="276" w:lineRule="auto"/>
              <w:jc w:val="center"/>
              <w:rPr>
                <w:rFonts w:cs="Arial"/>
              </w:rPr>
            </w:pPr>
            <w:r>
              <w:rPr>
                <w:rFonts w:cs="Arial"/>
              </w:rPr>
              <w:t>Camera Setting</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7E1D1E66" w14:textId="77777777" w:rsidR="007F4AD2" w:rsidRDefault="00980C5F" w:rsidP="00FE4DBB">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E242DC2" w14:textId="77777777" w:rsidR="007F4AD2" w:rsidRPr="009D6506" w:rsidRDefault="00980C5F" w:rsidP="00FE4DBB">
            <w:pPr>
              <w:spacing w:line="276" w:lineRule="auto"/>
              <w:jc w:val="center"/>
              <w:rPr>
                <w:rFonts w:cs="Arial"/>
              </w:rPr>
            </w:pPr>
            <w:r w:rsidRPr="009D6506">
              <w:rPr>
                <w:rFonts w:cs="Arial"/>
              </w:rPr>
              <w:t>Rear Camera Delay</w:t>
            </w:r>
            <w:r>
              <w:rPr>
                <w:rFonts w:cs="Arial"/>
              </w:rPr>
              <w:t xml:space="preserve"> ON / OFF</w:t>
            </w:r>
          </w:p>
        </w:tc>
      </w:tr>
      <w:tr w:rsidR="007B4E4E" w14:paraId="73D28581" w14:textId="77777777" w:rsidTr="007B4E4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E1FBC0" w14:textId="77777777" w:rsidR="007B4E4E" w:rsidRPr="007B4E4E" w:rsidRDefault="00980C5F" w:rsidP="007B4E4E">
            <w:pPr>
              <w:jc w:val="center"/>
              <w:rPr>
                <w:rFonts w:cs="Arial"/>
              </w:rPr>
            </w:pPr>
            <w:r w:rsidRPr="007B4E4E">
              <w:rPr>
                <w:rFonts w:cs="Arial"/>
              </w:rPr>
              <w:t>Radio Settings - Station presets</w:t>
            </w:r>
          </w:p>
        </w:tc>
        <w:tc>
          <w:tcPr>
            <w:tcW w:w="1638"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983DDBA" w14:textId="77777777" w:rsidR="007B4E4E" w:rsidRPr="007B4E4E" w:rsidRDefault="00980C5F" w:rsidP="007B4E4E">
            <w:pPr>
              <w:jc w:val="center"/>
              <w:rPr>
                <w:rFonts w:cs="Arial"/>
              </w:rPr>
            </w:pPr>
            <w:r w:rsidRPr="007B4E4E">
              <w:rPr>
                <w:rFonts w:cs="Arial"/>
              </w:rPr>
              <w:t>Station Presets (SDARS)</w:t>
            </w:r>
          </w:p>
        </w:tc>
        <w:tc>
          <w:tcPr>
            <w:tcW w:w="90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2DDEE68" w14:textId="77777777" w:rsidR="007B4E4E" w:rsidRPr="007B4E4E" w:rsidRDefault="00C73931" w:rsidP="007B4E4E">
            <w:pPr>
              <w:jc w:val="center"/>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370FCA59" w14:textId="77777777" w:rsidR="007B4E4E" w:rsidRPr="007B4E4E" w:rsidRDefault="00C73931" w:rsidP="007B4E4E">
            <w:pPr>
              <w:spacing w:line="276" w:lineRule="auto"/>
              <w:jc w:val="center"/>
              <w:rPr>
                <w:rFonts w:cs="Arial"/>
              </w:rPr>
            </w:pPr>
          </w:p>
        </w:tc>
      </w:tr>
      <w:tr w:rsidR="007B4E4E" w14:paraId="5C3D5C16" w14:textId="77777777" w:rsidTr="007B4E4E">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E58A983" w14:textId="77777777" w:rsidR="007B4E4E" w:rsidRPr="007B4E4E" w:rsidRDefault="00C73931" w:rsidP="007B4E4E">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5A6BE5F9" w14:textId="77777777" w:rsidR="007B4E4E" w:rsidRPr="007B4E4E" w:rsidRDefault="00980C5F" w:rsidP="007B4E4E">
            <w:pPr>
              <w:spacing w:line="276" w:lineRule="auto"/>
              <w:jc w:val="center"/>
              <w:rPr>
                <w:rFonts w:cs="Arial"/>
              </w:rPr>
            </w:pPr>
            <w:r w:rsidRPr="007B4E4E">
              <w:rPr>
                <w:rFonts w:cs="Arial"/>
              </w:rPr>
              <w:t>Radio Presets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center"/>
          </w:tcPr>
          <w:p w14:paraId="78626422" w14:textId="77777777" w:rsidR="007B4E4E" w:rsidRPr="007B4E4E" w:rsidRDefault="00980C5F" w:rsidP="007B4E4E">
            <w:pPr>
              <w:spacing w:line="276" w:lineRule="auto"/>
              <w:jc w:val="center"/>
              <w:rPr>
                <w:rFonts w:cs="Arial"/>
              </w:rPr>
            </w:pPr>
            <w:r w:rsidRPr="007B4E4E">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71A87505" w14:textId="77777777" w:rsidR="007B4E4E" w:rsidRPr="007B4E4E" w:rsidRDefault="00980C5F" w:rsidP="007B4E4E">
            <w:pPr>
              <w:spacing w:line="276" w:lineRule="auto"/>
              <w:jc w:val="center"/>
              <w:rPr>
                <w:rFonts w:cs="Arial"/>
              </w:rPr>
            </w:pPr>
            <w:r w:rsidRPr="007B4E4E">
              <w:rPr>
                <w:rFonts w:cs="Arial"/>
              </w:rPr>
              <w:t>Sirius IP SID Mapping Table</w:t>
            </w:r>
          </w:p>
          <w:p w14:paraId="669E26A4" w14:textId="77777777" w:rsidR="007B4E4E" w:rsidRPr="007B4E4E" w:rsidRDefault="00980C5F" w:rsidP="007B4E4E">
            <w:pPr>
              <w:spacing w:line="276" w:lineRule="auto"/>
              <w:jc w:val="center"/>
              <w:rPr>
                <w:rFonts w:cs="Arial"/>
              </w:rPr>
            </w:pPr>
            <w:r w:rsidRPr="007B4E4E">
              <w:rPr>
                <w:rFonts w:cs="Arial"/>
              </w:rPr>
              <w:t>(to support/enable IP Channel Radio Preset personalization)</w:t>
            </w:r>
          </w:p>
        </w:tc>
      </w:tr>
      <w:tr w:rsidR="00224CFA" w14:paraId="15927E46" w14:textId="77777777" w:rsidTr="00171FD6">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9029128" w14:textId="77777777" w:rsidR="00224CFA" w:rsidRPr="00933129" w:rsidRDefault="00980C5F">
            <w:pPr>
              <w:spacing w:line="276" w:lineRule="auto"/>
              <w:jc w:val="center"/>
              <w:rPr>
                <w:rFonts w:cs="Arial"/>
              </w:rPr>
            </w:pPr>
            <w:r w:rsidRPr="00933129">
              <w:rPr>
                <w:rFonts w:cs="Arial"/>
              </w:rPr>
              <w:t>Audio / Volume Settings</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32878B37" w14:textId="77777777" w:rsidR="00224CFA" w:rsidRPr="00933129" w:rsidRDefault="00980C5F">
            <w:pPr>
              <w:spacing w:line="276" w:lineRule="auto"/>
              <w:jc w:val="center"/>
              <w:rPr>
                <w:rFonts w:cs="Arial"/>
              </w:rPr>
            </w:pPr>
            <w:r w:rsidRPr="00933129">
              <w:rPr>
                <w:rFonts w:cs="Arial"/>
              </w:rPr>
              <w:t>Audio / Volume Settings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tcPr>
          <w:p w14:paraId="14F49519" w14:textId="77777777" w:rsidR="00224CFA" w:rsidRPr="00933129" w:rsidRDefault="00C73931">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0608AAF0" w14:textId="77777777" w:rsidR="00224CFA" w:rsidRPr="00933129" w:rsidRDefault="00C73931">
            <w:pPr>
              <w:spacing w:line="276" w:lineRule="auto"/>
              <w:jc w:val="center"/>
              <w:rPr>
                <w:rFonts w:cs="Arial"/>
                <w:color w:val="000000"/>
              </w:rPr>
            </w:pPr>
          </w:p>
        </w:tc>
      </w:tr>
      <w:tr w:rsidR="00224CFA" w14:paraId="5925B145" w14:textId="77777777" w:rsidTr="00171FD6">
        <w:trPr>
          <w:trHeight w:val="458"/>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003090A"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7E94A7" w14:textId="77777777" w:rsidR="00224CFA" w:rsidRPr="00933129" w:rsidRDefault="00980C5F">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19CA92"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67D1F47" w14:textId="77777777" w:rsidR="00224CFA" w:rsidRPr="00933129" w:rsidRDefault="00980C5F">
            <w:pPr>
              <w:spacing w:line="276" w:lineRule="auto"/>
              <w:jc w:val="center"/>
              <w:rPr>
                <w:rFonts w:cs="Arial"/>
                <w:color w:val="000000"/>
              </w:rPr>
            </w:pPr>
            <w:r w:rsidRPr="00933129">
              <w:rPr>
                <w:rFonts w:cs="Arial"/>
                <w:color w:val="000000"/>
              </w:rPr>
              <w:t>Speed Compensated Volume</w:t>
            </w:r>
          </w:p>
        </w:tc>
      </w:tr>
      <w:tr w:rsidR="00224CFA" w14:paraId="34FEAF29"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0E930A"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82B9A7C" w14:textId="77777777" w:rsidR="00224CFA" w:rsidRPr="00933129" w:rsidRDefault="00980C5F">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D25532"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5F1B4A4F" w14:textId="77777777" w:rsidR="00224CFA" w:rsidRPr="00933129" w:rsidRDefault="00980C5F">
            <w:pPr>
              <w:spacing w:line="276" w:lineRule="auto"/>
              <w:jc w:val="center"/>
              <w:rPr>
                <w:rFonts w:cs="Arial"/>
                <w:color w:val="000000"/>
              </w:rPr>
            </w:pPr>
            <w:r w:rsidRPr="00933129">
              <w:rPr>
                <w:rFonts w:cs="Arial"/>
                <w:color w:val="000000"/>
              </w:rPr>
              <w:t>Phone Volume</w:t>
            </w:r>
          </w:p>
        </w:tc>
      </w:tr>
      <w:tr w:rsidR="00224CFA" w14:paraId="0D108CD8"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929867"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ED7F75" w14:textId="77777777" w:rsidR="00224CFA" w:rsidRPr="00933129" w:rsidRDefault="00980C5F">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3F95C0"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B60D678" w14:textId="77777777" w:rsidR="00224CFA" w:rsidRPr="00933129" w:rsidRDefault="00980C5F">
            <w:pPr>
              <w:spacing w:line="276" w:lineRule="auto"/>
              <w:jc w:val="center"/>
              <w:rPr>
                <w:rFonts w:cs="Arial"/>
                <w:color w:val="000000"/>
              </w:rPr>
            </w:pPr>
            <w:r w:rsidRPr="00933129">
              <w:rPr>
                <w:rFonts w:cs="Arial"/>
                <w:color w:val="000000"/>
              </w:rPr>
              <w:t>Prompt Volume</w:t>
            </w:r>
          </w:p>
        </w:tc>
      </w:tr>
      <w:tr w:rsidR="00224CFA" w14:paraId="2344F700"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F7E660"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4DDBA7" w14:textId="77777777" w:rsidR="00224CFA" w:rsidRPr="00933129" w:rsidRDefault="00980C5F">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F042ED"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C444CD9" w14:textId="77777777" w:rsidR="00224CFA" w:rsidRPr="00933129" w:rsidRDefault="00980C5F">
            <w:pPr>
              <w:spacing w:line="276" w:lineRule="auto"/>
              <w:jc w:val="center"/>
              <w:rPr>
                <w:rFonts w:cs="Arial"/>
              </w:rPr>
            </w:pPr>
            <w:r w:rsidRPr="00933129">
              <w:rPr>
                <w:rFonts w:cs="Arial"/>
              </w:rPr>
              <w:t>Voice Recognition Volume</w:t>
            </w:r>
          </w:p>
        </w:tc>
      </w:tr>
      <w:tr w:rsidR="00224CFA" w14:paraId="5DA387F9"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C4907F"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E81547" w14:textId="77777777" w:rsidR="00224CFA" w:rsidRPr="00933129" w:rsidRDefault="00980C5F">
            <w:pPr>
              <w:spacing w:line="276" w:lineRule="auto"/>
              <w:jc w:val="center"/>
              <w:rPr>
                <w:rFonts w:cs="Arial"/>
              </w:rPr>
            </w:pPr>
            <w:r w:rsidRPr="00933129">
              <w:rPr>
                <w:rFonts w:cs="Arial"/>
              </w:rPr>
              <w:t>Volume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852705"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336F00A" w14:textId="77777777" w:rsidR="00224CFA" w:rsidRPr="00933129" w:rsidRDefault="00980C5F">
            <w:pPr>
              <w:spacing w:line="276" w:lineRule="auto"/>
              <w:jc w:val="center"/>
              <w:rPr>
                <w:rFonts w:cs="Arial"/>
                <w:color w:val="000000"/>
              </w:rPr>
            </w:pPr>
            <w:r w:rsidRPr="00933129">
              <w:rPr>
                <w:rFonts w:cs="Arial"/>
                <w:color w:val="000000"/>
              </w:rPr>
              <w:t>TA Volume</w:t>
            </w:r>
          </w:p>
        </w:tc>
      </w:tr>
      <w:tr w:rsidR="00224CFA" w14:paraId="27F7DBE6"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A43B37"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808C10"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8A2EE9"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1E36661B" w14:textId="77777777" w:rsidR="00224CFA" w:rsidRPr="00933129" w:rsidRDefault="00980C5F">
            <w:pPr>
              <w:spacing w:line="276" w:lineRule="auto"/>
              <w:jc w:val="center"/>
              <w:rPr>
                <w:rFonts w:cs="Arial"/>
                <w:color w:val="000000"/>
              </w:rPr>
            </w:pPr>
            <w:r w:rsidRPr="00933129">
              <w:rPr>
                <w:rFonts w:cs="Arial"/>
                <w:color w:val="000000"/>
              </w:rPr>
              <w:t>Equalizer Setting - Bass</w:t>
            </w:r>
          </w:p>
        </w:tc>
      </w:tr>
      <w:tr w:rsidR="00224CFA" w14:paraId="0F099459"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ABBC1F8"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0D48DF"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B15D90"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75F5340" w14:textId="77777777" w:rsidR="00224CFA" w:rsidRPr="00933129" w:rsidRDefault="00980C5F">
            <w:pPr>
              <w:spacing w:line="276" w:lineRule="auto"/>
              <w:jc w:val="center"/>
              <w:rPr>
                <w:rFonts w:cs="Arial"/>
                <w:color w:val="000000"/>
              </w:rPr>
            </w:pPr>
            <w:r w:rsidRPr="00933129">
              <w:rPr>
                <w:rFonts w:cs="Arial"/>
                <w:color w:val="000000"/>
              </w:rPr>
              <w:t>Equalizer Setting - Treble</w:t>
            </w:r>
          </w:p>
        </w:tc>
      </w:tr>
      <w:tr w:rsidR="00224CFA" w14:paraId="55DDFEDD"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8CC27D"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0E4367"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3C81FC"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2E5389E6" w14:textId="77777777" w:rsidR="00224CFA" w:rsidRPr="00933129" w:rsidRDefault="00980C5F">
            <w:pPr>
              <w:spacing w:line="276" w:lineRule="auto"/>
              <w:jc w:val="center"/>
              <w:rPr>
                <w:rFonts w:cs="Arial"/>
                <w:color w:val="000000"/>
              </w:rPr>
            </w:pPr>
            <w:r w:rsidRPr="00933129">
              <w:rPr>
                <w:rFonts w:cs="Arial"/>
                <w:color w:val="000000"/>
              </w:rPr>
              <w:t>Equalizer Setting - Balance</w:t>
            </w:r>
          </w:p>
        </w:tc>
      </w:tr>
      <w:tr w:rsidR="00224CFA" w14:paraId="04A0CBE4"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875AF9"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9D182"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A733E8"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6B7F104A" w14:textId="77777777" w:rsidR="00224CFA" w:rsidRPr="00933129" w:rsidRDefault="00980C5F">
            <w:pPr>
              <w:spacing w:line="276" w:lineRule="auto"/>
              <w:jc w:val="center"/>
              <w:rPr>
                <w:rFonts w:cs="Arial"/>
                <w:color w:val="000000"/>
              </w:rPr>
            </w:pPr>
            <w:r w:rsidRPr="00933129">
              <w:rPr>
                <w:rFonts w:cs="Arial"/>
                <w:color w:val="000000"/>
              </w:rPr>
              <w:t>Equalizer Setting - Fade</w:t>
            </w:r>
          </w:p>
        </w:tc>
      </w:tr>
      <w:tr w:rsidR="00224CFA" w14:paraId="4DF92D55"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BA979C"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5714D6"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C7356C"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3C596EB7" w14:textId="77777777" w:rsidR="00224CFA" w:rsidRPr="00933129" w:rsidRDefault="00980C5F">
            <w:pPr>
              <w:spacing w:line="276" w:lineRule="auto"/>
              <w:jc w:val="center"/>
              <w:rPr>
                <w:rFonts w:cs="Arial"/>
                <w:color w:val="000000"/>
              </w:rPr>
            </w:pPr>
            <w:r w:rsidRPr="00933129">
              <w:rPr>
                <w:rFonts w:cs="Arial"/>
                <w:color w:val="000000"/>
              </w:rPr>
              <w:t>Equalizer Setting - Mid</w:t>
            </w:r>
          </w:p>
        </w:tc>
      </w:tr>
      <w:tr w:rsidR="00224CFA" w14:paraId="45832985"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4D0153" w14:textId="77777777" w:rsidR="00224CFA" w:rsidRPr="00933129" w:rsidRDefault="00C73931">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B921" w14:textId="77777777" w:rsidR="00224CFA" w:rsidRPr="00933129" w:rsidRDefault="00980C5F">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22D0BA" w14:textId="77777777" w:rsidR="00224CFA" w:rsidRPr="00933129" w:rsidRDefault="00980C5F">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hideMark/>
          </w:tcPr>
          <w:p w14:paraId="45AE29B7" w14:textId="77777777" w:rsidR="00224CFA" w:rsidRPr="00933129" w:rsidRDefault="00980C5F">
            <w:pPr>
              <w:spacing w:line="276" w:lineRule="auto"/>
              <w:jc w:val="center"/>
              <w:rPr>
                <w:rFonts w:cs="Arial"/>
                <w:color w:val="000000"/>
              </w:rPr>
            </w:pPr>
            <w:r w:rsidRPr="00933129">
              <w:rPr>
                <w:rFonts w:cs="Arial"/>
                <w:color w:val="000000"/>
              </w:rPr>
              <w:t>Audio Occupancy Modes</w:t>
            </w:r>
          </w:p>
        </w:tc>
      </w:tr>
      <w:tr w:rsidR="00387607" w14:paraId="05C1022B"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DCBD90" w14:textId="77777777" w:rsidR="00387607" w:rsidRPr="00933129" w:rsidRDefault="00C73931" w:rsidP="00387607">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612CE1" w14:textId="77777777" w:rsidR="00387607" w:rsidRPr="00933129" w:rsidRDefault="00980C5F" w:rsidP="00387607">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039F55" w14:textId="77777777" w:rsidR="00387607" w:rsidRPr="00933129" w:rsidRDefault="00980C5F" w:rsidP="00387607">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B0479C9" w14:textId="77777777" w:rsidR="00387607" w:rsidRPr="00933129" w:rsidRDefault="00980C5F" w:rsidP="00387607">
            <w:pPr>
              <w:jc w:val="center"/>
            </w:pPr>
            <w:r>
              <w:t>DSP Mode (</w:t>
            </w:r>
            <w:proofErr w:type="spellStart"/>
            <w:r>
              <w:t>ex Surround</w:t>
            </w:r>
            <w:proofErr w:type="spellEnd"/>
            <w:r>
              <w:t xml:space="preserve">, Stereo, </w:t>
            </w:r>
            <w:proofErr w:type="spellStart"/>
            <w:r>
              <w:t>OnStage</w:t>
            </w:r>
            <w:proofErr w:type="spellEnd"/>
            <w:r>
              <w:t xml:space="preserve">, Audience …) </w:t>
            </w:r>
          </w:p>
        </w:tc>
      </w:tr>
      <w:tr w:rsidR="00457253" w14:paraId="0B6E8D53"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7CDF8C" w14:textId="77777777" w:rsidR="00457253" w:rsidRPr="00933129" w:rsidRDefault="00C73931" w:rsidP="0045725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98D2FA" w14:textId="77777777" w:rsidR="00457253" w:rsidRPr="00933129" w:rsidRDefault="00980C5F" w:rsidP="00457253">
            <w:pPr>
              <w:spacing w:line="276" w:lineRule="auto"/>
              <w:jc w:val="center"/>
              <w:rPr>
                <w:rFonts w:cs="Arial"/>
              </w:rPr>
            </w:pPr>
            <w:r w:rsidRPr="00933129">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E2A7DA" w14:textId="77777777" w:rsidR="00457253" w:rsidRPr="00933129" w:rsidRDefault="00980C5F" w:rsidP="00457253">
            <w:pPr>
              <w:spacing w:line="276" w:lineRule="auto"/>
              <w:rPr>
                <w:rFonts w:cs="Arial"/>
              </w:rPr>
            </w:pPr>
            <w:r w:rsidRPr="00933129">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404E004E" w14:textId="77777777" w:rsidR="00457253" w:rsidRPr="00933129" w:rsidRDefault="00980C5F" w:rsidP="00457253">
            <w:pPr>
              <w:spacing w:line="276" w:lineRule="auto"/>
              <w:jc w:val="center"/>
              <w:rPr>
                <w:rFonts w:cs="Arial"/>
                <w:color w:val="000000"/>
              </w:rPr>
            </w:pPr>
            <w:r>
              <w:rPr>
                <w:rFonts w:cs="Arial"/>
                <w:color w:val="000000"/>
              </w:rPr>
              <w:t>Sound Immersion</w:t>
            </w:r>
          </w:p>
        </w:tc>
      </w:tr>
      <w:tr w:rsidR="00CF0B8A" w14:paraId="588DA68D"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306C97" w14:textId="77777777" w:rsidR="00CF0B8A" w:rsidRDefault="00C73931" w:rsidP="00CF0B8A">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C2A29C" w14:textId="77777777" w:rsidR="00CF0B8A" w:rsidRDefault="00980C5F" w:rsidP="00CF0B8A">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E53EFE" w14:textId="77777777" w:rsidR="00CF0B8A" w:rsidRDefault="00980C5F" w:rsidP="00CF0B8A">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19AE8E16" w14:textId="77777777" w:rsidR="00CF0B8A" w:rsidRDefault="00980C5F" w:rsidP="00CF0B8A">
            <w:pPr>
              <w:spacing w:line="276" w:lineRule="auto"/>
              <w:jc w:val="center"/>
              <w:rPr>
                <w:rFonts w:cs="Arial"/>
                <w:color w:val="000000"/>
              </w:rPr>
            </w:pPr>
            <w:r>
              <w:rPr>
                <w:rFonts w:cs="Arial"/>
                <w:color w:val="000000"/>
              </w:rPr>
              <w:t>Propulsion Sound</w:t>
            </w:r>
          </w:p>
        </w:tc>
      </w:tr>
      <w:tr w:rsidR="00CF0B8A" w14:paraId="5CD70BD7" w14:textId="77777777" w:rsidTr="00171FD6">
        <w:trPr>
          <w:trHeight w:val="44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D3B50C7" w14:textId="77777777" w:rsidR="00CF0B8A" w:rsidRDefault="00C73931" w:rsidP="00CF0B8A">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96CF29" w14:textId="77777777" w:rsidR="00CF0B8A" w:rsidRDefault="00980C5F" w:rsidP="00CF0B8A">
            <w:pPr>
              <w:spacing w:line="276" w:lineRule="auto"/>
              <w:jc w:val="center"/>
              <w:rPr>
                <w:rFonts w:cs="Arial"/>
              </w:rPr>
            </w:pPr>
            <w:r>
              <w:rPr>
                <w:rFonts w:cs="Arial"/>
              </w:rPr>
              <w:t>Audio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96552C" w14:textId="77777777" w:rsidR="00CF0B8A" w:rsidRDefault="00980C5F" w:rsidP="00CF0B8A">
            <w:pPr>
              <w:spacing w:line="276" w:lineRule="auto"/>
              <w:rPr>
                <w:rFonts w:cs="Arial"/>
              </w:rPr>
            </w:pPr>
            <w:r>
              <w:rPr>
                <w:rFonts w:cs="Arial"/>
              </w:rPr>
              <w:t>System interface</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center"/>
          </w:tcPr>
          <w:p w14:paraId="754E6DCB" w14:textId="77777777" w:rsidR="00CF0B8A" w:rsidRDefault="00980C5F" w:rsidP="00CF0B8A">
            <w:pPr>
              <w:spacing w:line="276" w:lineRule="auto"/>
              <w:jc w:val="center"/>
              <w:rPr>
                <w:rFonts w:cs="Arial"/>
                <w:color w:val="000000"/>
              </w:rPr>
            </w:pPr>
            <w:r>
              <w:rPr>
                <w:rFonts w:cs="Arial"/>
                <w:color w:val="000000"/>
              </w:rPr>
              <w:t>Tone Touch</w:t>
            </w:r>
          </w:p>
        </w:tc>
      </w:tr>
      <w:tr w:rsidR="00457253" w14:paraId="5398E0BB" w14:textId="77777777" w:rsidTr="00171FD6">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tcPr>
          <w:p w14:paraId="40EE2420" w14:textId="77777777" w:rsidR="00457253" w:rsidRDefault="00980C5F" w:rsidP="00457253">
            <w:pPr>
              <w:spacing w:line="276" w:lineRule="auto"/>
              <w:jc w:val="center"/>
              <w:rPr>
                <w:rFonts w:cs="Arial"/>
              </w:rPr>
            </w:pPr>
            <w:r>
              <w:rPr>
                <w:rFonts w:cs="Arial"/>
              </w:rPr>
              <w:t>Phone</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tcPr>
          <w:p w14:paraId="0AECC47B" w14:textId="77777777" w:rsidR="00457253" w:rsidRDefault="00980C5F" w:rsidP="00457253">
            <w:pPr>
              <w:spacing w:line="276" w:lineRule="auto"/>
              <w:jc w:val="center"/>
              <w:rPr>
                <w:rFonts w:cs="Arial"/>
              </w:rPr>
            </w:pPr>
            <w:r>
              <w:rPr>
                <w:rFonts w:cs="Arial"/>
              </w:rPr>
              <w:t>Phone</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tcPr>
          <w:p w14:paraId="383A68E4" w14:textId="77777777" w:rsidR="00457253" w:rsidRDefault="00C73931" w:rsidP="0045725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3D6D43C" w14:textId="77777777" w:rsidR="00457253" w:rsidRDefault="00C73931" w:rsidP="00457253">
            <w:pPr>
              <w:spacing w:line="276" w:lineRule="auto"/>
              <w:jc w:val="center"/>
              <w:rPr>
                <w:rFonts w:cs="Arial"/>
                <w:color w:val="000000"/>
              </w:rPr>
            </w:pPr>
          </w:p>
        </w:tc>
      </w:tr>
      <w:tr w:rsidR="00457253" w14:paraId="2C31D771" w14:textId="77777777" w:rsidTr="00171FD6">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F24518" w14:textId="77777777" w:rsidR="00457253" w:rsidRDefault="00C73931" w:rsidP="0045725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51776C" w14:textId="77777777" w:rsidR="00457253" w:rsidRDefault="00980C5F" w:rsidP="00457253">
            <w:pPr>
              <w:spacing w:line="276" w:lineRule="auto"/>
              <w:jc w:val="center"/>
              <w:rPr>
                <w:rFonts w:cs="Arial"/>
              </w:rPr>
            </w:pPr>
            <w:r>
              <w:rPr>
                <w:rFonts w:cs="Arial"/>
              </w:rPr>
              <w:t>Favorite Phone</w:t>
            </w:r>
          </w:p>
        </w:tc>
        <w:tc>
          <w:tcPr>
            <w:tcW w:w="90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bottom"/>
          </w:tcPr>
          <w:p w14:paraId="6F5F2B92" w14:textId="77777777" w:rsidR="00457253" w:rsidRDefault="00980C5F" w:rsidP="00457253">
            <w:pPr>
              <w:spacing w:line="276" w:lineRule="auto"/>
              <w:rPr>
                <w:rFonts w:cs="Arial"/>
              </w:rPr>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tcPr>
          <w:p w14:paraId="311768DD" w14:textId="77777777" w:rsidR="00457253" w:rsidRDefault="00980C5F" w:rsidP="00457253">
            <w:pPr>
              <w:spacing w:line="276" w:lineRule="auto"/>
              <w:jc w:val="center"/>
              <w:rPr>
                <w:rFonts w:cs="Arial"/>
                <w:color w:val="000000"/>
              </w:rPr>
            </w:pPr>
            <w:r>
              <w:rPr>
                <w:rFonts w:cs="Arial"/>
                <w:color w:val="000000"/>
              </w:rPr>
              <w:t xml:space="preserve">Favorite Phone </w:t>
            </w:r>
          </w:p>
          <w:p w14:paraId="6A1EC49E" w14:textId="77777777" w:rsidR="00457253" w:rsidRDefault="00980C5F" w:rsidP="00457253">
            <w:pPr>
              <w:spacing w:line="276" w:lineRule="auto"/>
              <w:jc w:val="center"/>
              <w:rPr>
                <w:rFonts w:cs="Arial"/>
                <w:color w:val="000000"/>
              </w:rPr>
            </w:pPr>
            <w:r>
              <w:rPr>
                <w:rFonts w:cs="Arial"/>
                <w:color w:val="000000"/>
              </w:rPr>
              <w:t>(includes phone settings: ring tone,</w:t>
            </w:r>
          </w:p>
          <w:p w14:paraId="3969D58A" w14:textId="77777777" w:rsidR="00457253" w:rsidRDefault="00980C5F" w:rsidP="00457253">
            <w:pPr>
              <w:spacing w:line="276" w:lineRule="auto"/>
              <w:jc w:val="center"/>
              <w:rPr>
                <w:rFonts w:cs="Arial"/>
                <w:color w:val="000000"/>
              </w:rPr>
            </w:pPr>
            <w:r>
              <w:rPr>
                <w:rFonts w:cs="Arial"/>
                <w:color w:val="000000"/>
              </w:rPr>
              <w:t>Phonebook sorting…)</w:t>
            </w:r>
          </w:p>
        </w:tc>
      </w:tr>
      <w:tr w:rsidR="00457253" w14:paraId="536C576B" w14:textId="77777777" w:rsidTr="00171FD6">
        <w:trPr>
          <w:trHeight w:val="690"/>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F22C865" w14:textId="77777777" w:rsidR="00457253" w:rsidRDefault="00980C5F" w:rsidP="00457253">
            <w:pPr>
              <w:spacing w:line="276" w:lineRule="auto"/>
              <w:jc w:val="center"/>
              <w:rPr>
                <w:rFonts w:cs="Arial"/>
              </w:rPr>
            </w:pPr>
            <w:r>
              <w:rPr>
                <w:rFonts w:cs="Arial"/>
              </w:rPr>
              <w:t xml:space="preserve">Voice </w:t>
            </w:r>
            <w:proofErr w:type="gramStart"/>
            <w:r>
              <w:rPr>
                <w:rFonts w:cs="Arial"/>
              </w:rPr>
              <w:t>Recognition  Settings</w:t>
            </w:r>
            <w:proofErr w:type="gramEnd"/>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446E82F6" w14:textId="77777777" w:rsidR="00457253" w:rsidRDefault="00980C5F" w:rsidP="00457253">
            <w:pPr>
              <w:spacing w:line="276" w:lineRule="auto"/>
              <w:jc w:val="center"/>
              <w:rPr>
                <w:rFonts w:cs="Arial"/>
              </w:rPr>
            </w:pPr>
            <w:r>
              <w:rPr>
                <w:rFonts w:cs="Arial"/>
              </w:rPr>
              <w:t>Center Stack Display: Interaction Mode, Confirmation Prompts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5EA30104" w14:textId="77777777" w:rsidR="00457253" w:rsidRDefault="00C73931" w:rsidP="0045725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2E6AD4A4" w14:textId="77777777" w:rsidR="00457253" w:rsidRDefault="00980C5F" w:rsidP="00457253">
            <w:pPr>
              <w:spacing w:line="276" w:lineRule="auto"/>
              <w:jc w:val="center"/>
              <w:rPr>
                <w:rFonts w:cs="Arial"/>
                <w:color w:val="000000"/>
              </w:rPr>
            </w:pPr>
            <w:r>
              <w:rPr>
                <w:rFonts w:cs="Arial"/>
                <w:color w:val="000000"/>
              </w:rPr>
              <w:t> </w:t>
            </w:r>
          </w:p>
        </w:tc>
      </w:tr>
      <w:tr w:rsidR="00457253" w14:paraId="37B5AC4F"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E62746A"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21910D4" w14:textId="77777777" w:rsidR="00457253" w:rsidRDefault="00980C5F" w:rsidP="00457253">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36A7547B" w14:textId="77777777" w:rsidR="00457253" w:rsidRDefault="00980C5F" w:rsidP="00457253">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C60C6C1" w14:textId="77777777" w:rsidR="00457253" w:rsidRPr="004D7105" w:rsidRDefault="00980C5F" w:rsidP="00457253">
            <w:pPr>
              <w:spacing w:line="276" w:lineRule="auto"/>
              <w:jc w:val="center"/>
              <w:rPr>
                <w:rFonts w:cs="Arial"/>
              </w:rPr>
            </w:pPr>
            <w:r w:rsidRPr="004D7105">
              <w:rPr>
                <w:rFonts w:cs="Arial"/>
              </w:rPr>
              <w:t>Voice Recognition – Advance Mode</w:t>
            </w:r>
          </w:p>
        </w:tc>
      </w:tr>
      <w:tr w:rsidR="00457253" w14:paraId="4BD41570" w14:textId="77777777" w:rsidTr="00171FD6">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FA03681"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057CA9B" w14:textId="77777777" w:rsidR="00457253" w:rsidRDefault="00980C5F" w:rsidP="00457253">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hideMark/>
          </w:tcPr>
          <w:p w14:paraId="53046AAF" w14:textId="77777777" w:rsidR="00457253" w:rsidRDefault="00980C5F" w:rsidP="00457253">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B7D9543" w14:textId="77777777" w:rsidR="00457253" w:rsidRPr="004D7105" w:rsidRDefault="00980C5F" w:rsidP="00457253">
            <w:pPr>
              <w:spacing w:line="276" w:lineRule="auto"/>
              <w:jc w:val="center"/>
              <w:rPr>
                <w:rFonts w:cs="Arial"/>
              </w:rPr>
            </w:pPr>
            <w:r w:rsidRPr="004D7105">
              <w:rPr>
                <w:rFonts w:cs="Arial"/>
              </w:rPr>
              <w:t>Voice Recognition – Phone Confirmation</w:t>
            </w:r>
          </w:p>
        </w:tc>
      </w:tr>
      <w:tr w:rsidR="00457253" w14:paraId="56653F4A" w14:textId="77777777" w:rsidTr="00171FD6">
        <w:trPr>
          <w:trHeight w:val="390"/>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22474B52" w14:textId="77777777" w:rsidR="00457253" w:rsidRDefault="00C73931" w:rsidP="0045725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4215644" w14:textId="77777777" w:rsidR="00457253" w:rsidRDefault="00980C5F" w:rsidP="00457253">
            <w:pPr>
              <w:spacing w:line="276" w:lineRule="auto"/>
              <w:jc w:val="center"/>
              <w:rPr>
                <w:rFonts w:cs="Arial"/>
              </w:rPr>
            </w:pPr>
            <w:r>
              <w:rPr>
                <w:rFonts w:cs="Arial"/>
              </w:rPr>
              <w:t>Voice Recognition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vAlign w:val="bottom"/>
          </w:tcPr>
          <w:p w14:paraId="2DF74180" w14:textId="77777777" w:rsidR="00457253" w:rsidRDefault="00980C5F" w:rsidP="00457253">
            <w:pPr>
              <w:spacing w:line="276" w:lineRule="auto"/>
              <w:rPr>
                <w:rFonts w:cs="Arial"/>
              </w:rPr>
            </w:pPr>
            <w:r>
              <w:rPr>
                <w:rFonts w:cs="Arial"/>
              </w:rPr>
              <w:t> 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01989A54" w14:textId="77777777" w:rsidR="00457253" w:rsidRPr="004D7105" w:rsidRDefault="00980C5F" w:rsidP="00457253">
            <w:pPr>
              <w:spacing w:line="276" w:lineRule="auto"/>
              <w:jc w:val="center"/>
              <w:rPr>
                <w:rFonts w:cs="Arial"/>
              </w:rPr>
            </w:pPr>
            <w:r w:rsidRPr="004D7105">
              <w:rPr>
                <w:rFonts w:cs="Arial"/>
              </w:rPr>
              <w:t>Voice Recognition – Voice Command List</w:t>
            </w:r>
          </w:p>
        </w:tc>
      </w:tr>
      <w:tr w:rsidR="00457253" w14:paraId="5FF6760F" w14:textId="77777777" w:rsidTr="00171FD6">
        <w:trPr>
          <w:trHeight w:val="915"/>
          <w:jc w:val="center"/>
        </w:trPr>
        <w:tc>
          <w:tcPr>
            <w:tcW w:w="854"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0539CB43" w14:textId="77777777" w:rsidR="00457253" w:rsidRDefault="00980C5F" w:rsidP="00457253">
            <w:pPr>
              <w:spacing w:line="276" w:lineRule="auto"/>
              <w:jc w:val="center"/>
              <w:rPr>
                <w:rFonts w:cs="Arial"/>
              </w:rPr>
            </w:pPr>
            <w:r>
              <w:rPr>
                <w:rFonts w:cs="Arial"/>
              </w:rPr>
              <w:t xml:space="preserve">Navigation Preferences and Settings </w:t>
            </w:r>
          </w:p>
        </w:tc>
        <w:tc>
          <w:tcPr>
            <w:tcW w:w="1638" w:type="pct"/>
            <w:tcBorders>
              <w:top w:val="single" w:sz="4" w:space="0" w:color="auto"/>
              <w:left w:val="single" w:sz="4" w:space="0" w:color="auto"/>
              <w:bottom w:val="single" w:sz="4" w:space="0" w:color="auto"/>
              <w:right w:val="single" w:sz="4" w:space="0" w:color="auto"/>
            </w:tcBorders>
            <w:shd w:val="clear" w:color="auto" w:fill="BFBFBF"/>
            <w:vAlign w:val="center"/>
            <w:hideMark/>
          </w:tcPr>
          <w:p w14:paraId="15376BF6" w14:textId="77777777" w:rsidR="00457253" w:rsidRDefault="00980C5F" w:rsidP="00457253">
            <w:pPr>
              <w:spacing w:line="276" w:lineRule="auto"/>
              <w:jc w:val="center"/>
              <w:rPr>
                <w:rFonts w:cs="Arial"/>
              </w:rPr>
            </w:pPr>
            <w:r>
              <w:rPr>
                <w:rFonts w:cs="Arial"/>
              </w:rPr>
              <w:t>Center Stack Display: Navigation: Map Preferences, Route Preferences, Navigation Preferences, Traffic Preferences, Avoid Areas.</w:t>
            </w:r>
          </w:p>
        </w:tc>
        <w:tc>
          <w:tcPr>
            <w:tcW w:w="901" w:type="pct"/>
            <w:tcBorders>
              <w:top w:val="single" w:sz="4" w:space="0" w:color="auto"/>
              <w:left w:val="single" w:sz="4" w:space="0" w:color="auto"/>
              <w:bottom w:val="single" w:sz="4" w:space="0" w:color="auto"/>
              <w:right w:val="single" w:sz="4" w:space="0" w:color="auto"/>
            </w:tcBorders>
            <w:shd w:val="clear" w:color="auto" w:fill="BFBFBF"/>
            <w:vAlign w:val="bottom"/>
            <w:hideMark/>
          </w:tcPr>
          <w:p w14:paraId="0A356CB3" w14:textId="77777777" w:rsidR="00457253" w:rsidRDefault="00C73931" w:rsidP="00457253">
            <w:pPr>
              <w:spacing w:line="276" w:lineRule="auto"/>
              <w:rPr>
                <w:rFonts w:cs="Arial"/>
              </w:rPr>
            </w:pPr>
          </w:p>
        </w:tc>
        <w:tc>
          <w:tcPr>
            <w:tcW w:w="1607" w:type="pct"/>
            <w:tcBorders>
              <w:top w:val="single" w:sz="4" w:space="0" w:color="auto"/>
              <w:left w:val="single" w:sz="4" w:space="0" w:color="auto"/>
              <w:bottom w:val="single" w:sz="4" w:space="0" w:color="auto"/>
              <w:right w:val="single" w:sz="4" w:space="0" w:color="auto"/>
            </w:tcBorders>
            <w:shd w:val="clear" w:color="auto" w:fill="FFFFFF"/>
            <w:noWrap/>
            <w:vAlign w:val="bottom"/>
            <w:hideMark/>
          </w:tcPr>
          <w:p w14:paraId="3E97C893" w14:textId="77777777" w:rsidR="00457253" w:rsidRDefault="00980C5F" w:rsidP="00457253">
            <w:pPr>
              <w:spacing w:line="276" w:lineRule="auto"/>
              <w:jc w:val="center"/>
              <w:rPr>
                <w:rFonts w:cs="Arial"/>
                <w:color w:val="000000"/>
              </w:rPr>
            </w:pPr>
            <w:r>
              <w:rPr>
                <w:rFonts w:cs="Arial"/>
                <w:color w:val="000000"/>
              </w:rPr>
              <w:t> </w:t>
            </w:r>
          </w:p>
        </w:tc>
      </w:tr>
      <w:tr w:rsidR="00457253" w14:paraId="6143A35A"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1C024E"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691308C"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0B0025E8"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BAEDDB" w14:textId="77777777" w:rsidR="00457253" w:rsidRDefault="00980C5F" w:rsidP="00457253">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Guidance Prompts</w:t>
            </w:r>
          </w:p>
        </w:tc>
      </w:tr>
      <w:tr w:rsidR="00457253" w14:paraId="587E6DB1"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ADEA7C2"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AD6A52D"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278B982D"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159AE3F" w14:textId="77777777" w:rsidR="00457253" w:rsidRDefault="00980C5F" w:rsidP="00457253">
            <w:pPr>
              <w:spacing w:line="276" w:lineRule="auto"/>
              <w:jc w:val="center"/>
              <w:rPr>
                <w:rFonts w:cs="Arial"/>
              </w:rPr>
            </w:pPr>
            <w:r>
              <w:rPr>
                <w:rFonts w:cs="Arial"/>
              </w:rPr>
              <w:t xml:space="preserve">Nav </w:t>
            </w:r>
            <w:proofErr w:type="spellStart"/>
            <w:r>
              <w:rPr>
                <w:rFonts w:cs="Arial"/>
              </w:rPr>
              <w:t>Prefs</w:t>
            </w:r>
            <w:proofErr w:type="spellEnd"/>
            <w:r>
              <w:rPr>
                <w:rFonts w:cs="Arial"/>
              </w:rPr>
              <w:t xml:space="preserve"> - Parking POI Notification</w:t>
            </w:r>
          </w:p>
        </w:tc>
      </w:tr>
      <w:tr w:rsidR="00457253" w14:paraId="13FD16C9"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5431218"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919E0AE"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0CD7BBA"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6108CFA" w14:textId="77777777" w:rsidR="00457253" w:rsidRDefault="00980C5F" w:rsidP="00457253">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Preferred Route</w:t>
            </w:r>
          </w:p>
        </w:tc>
      </w:tr>
      <w:tr w:rsidR="00457253" w14:paraId="690A82AB"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F5FC6D4"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85B9A7E"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D42A7C4"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12AFBCC" w14:textId="77777777" w:rsidR="00457253" w:rsidRDefault="00980C5F" w:rsidP="00457253">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Freeways</w:t>
            </w:r>
          </w:p>
        </w:tc>
      </w:tr>
      <w:tr w:rsidR="00457253" w14:paraId="4153FD2D"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343D7DA"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CBCA38E"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BDB64DE"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B949E0" w14:textId="77777777" w:rsidR="00457253" w:rsidRDefault="00980C5F" w:rsidP="00457253">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w:t>
            </w:r>
            <w:proofErr w:type="spellStart"/>
            <w:r>
              <w:rPr>
                <w:rFonts w:cs="Arial"/>
              </w:rPr>
              <w:t>Tollroads</w:t>
            </w:r>
            <w:proofErr w:type="spellEnd"/>
          </w:p>
        </w:tc>
      </w:tr>
      <w:tr w:rsidR="00457253" w14:paraId="25F6F2BD"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E248947"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AB35224"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C6317C0"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0931771" w14:textId="77777777" w:rsidR="00457253" w:rsidRDefault="00980C5F" w:rsidP="00457253">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Ferries / Car trains</w:t>
            </w:r>
          </w:p>
        </w:tc>
      </w:tr>
      <w:tr w:rsidR="00457253" w14:paraId="7EB0D3A5"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DCB0858"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10BC21E"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7B22C62F"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019F3F6" w14:textId="77777777" w:rsidR="00457253" w:rsidRDefault="00980C5F" w:rsidP="00457253">
            <w:pPr>
              <w:spacing w:line="276" w:lineRule="auto"/>
              <w:jc w:val="center"/>
              <w:rPr>
                <w:rFonts w:cs="Arial"/>
              </w:rPr>
            </w:pPr>
            <w:r>
              <w:rPr>
                <w:rFonts w:cs="Arial"/>
              </w:rPr>
              <w:t>Route Preferences - Use HOV Lanes</w:t>
            </w:r>
          </w:p>
        </w:tc>
      </w:tr>
      <w:tr w:rsidR="00457253" w14:paraId="1AE175FD"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0B45262"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0C96162"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48A98FAB"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BF96D43" w14:textId="77777777" w:rsidR="00457253" w:rsidRDefault="00980C5F" w:rsidP="00457253">
            <w:pPr>
              <w:spacing w:line="276" w:lineRule="auto"/>
              <w:jc w:val="center"/>
              <w:rPr>
                <w:rFonts w:cs="Arial"/>
              </w:rPr>
            </w:pPr>
            <w:r>
              <w:rPr>
                <w:rFonts w:cs="Arial"/>
              </w:rPr>
              <w:t xml:space="preserve">Route </w:t>
            </w:r>
            <w:proofErr w:type="spellStart"/>
            <w:r>
              <w:rPr>
                <w:rFonts w:cs="Arial"/>
              </w:rPr>
              <w:t>Prefs</w:t>
            </w:r>
            <w:proofErr w:type="spellEnd"/>
            <w:r>
              <w:rPr>
                <w:rFonts w:cs="Arial"/>
              </w:rPr>
              <w:t xml:space="preserve"> - Avoid Tunnels</w:t>
            </w:r>
          </w:p>
        </w:tc>
      </w:tr>
      <w:tr w:rsidR="00457253" w14:paraId="74F58992"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6782BCC"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35167C"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EAC8A09"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C383FD4" w14:textId="77777777" w:rsidR="00457253" w:rsidRDefault="00980C5F" w:rsidP="00457253">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Breadcrumbs</w:t>
            </w:r>
          </w:p>
        </w:tc>
      </w:tr>
      <w:tr w:rsidR="00457253" w14:paraId="724D3C50" w14:textId="77777777" w:rsidTr="00171FD6">
        <w:trPr>
          <w:trHeight w:val="525"/>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AAB92EA"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32FCBA2"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0BA401A3"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DDF8064" w14:textId="77777777" w:rsidR="00457253" w:rsidRDefault="00980C5F" w:rsidP="00457253">
            <w:pPr>
              <w:spacing w:line="276" w:lineRule="auto"/>
              <w:jc w:val="center"/>
              <w:rPr>
                <w:rFonts w:cs="Arial"/>
              </w:rPr>
            </w:pPr>
            <w:r>
              <w:rPr>
                <w:rFonts w:cs="Arial"/>
              </w:rPr>
              <w:t xml:space="preserve">Map </w:t>
            </w:r>
            <w:proofErr w:type="spellStart"/>
            <w:r>
              <w:rPr>
                <w:rFonts w:cs="Arial"/>
              </w:rPr>
              <w:t>Prefs</w:t>
            </w:r>
            <w:proofErr w:type="spellEnd"/>
            <w:r>
              <w:rPr>
                <w:rFonts w:cs="Arial"/>
              </w:rPr>
              <w:t xml:space="preserve"> - Map Content - Point of Interest (POI) Icons</w:t>
            </w:r>
          </w:p>
        </w:tc>
      </w:tr>
      <w:tr w:rsidR="00457253" w14:paraId="67F2744B"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80FCDEA"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15B3F6F"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149D4C5C"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872063" w14:textId="77777777" w:rsidR="00457253" w:rsidRDefault="00980C5F" w:rsidP="00457253">
            <w:pPr>
              <w:spacing w:line="276" w:lineRule="auto"/>
              <w:jc w:val="center"/>
              <w:rPr>
                <w:rFonts w:cs="Arial"/>
              </w:rPr>
            </w:pPr>
            <w:r>
              <w:rPr>
                <w:rFonts w:cs="Arial"/>
              </w:rPr>
              <w:t>POI map overlay</w:t>
            </w:r>
          </w:p>
        </w:tc>
      </w:tr>
      <w:tr w:rsidR="00457253" w14:paraId="5F1A14E3"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B6444AD"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30AB7C1D"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3DC52127"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vAlign w:val="center"/>
            <w:hideMark/>
          </w:tcPr>
          <w:p w14:paraId="4E95ACFC" w14:textId="77777777" w:rsidR="00457253" w:rsidRDefault="00980C5F" w:rsidP="00457253">
            <w:pPr>
              <w:spacing w:line="276" w:lineRule="auto"/>
              <w:jc w:val="center"/>
              <w:rPr>
                <w:rFonts w:cs="Arial"/>
              </w:rPr>
            </w:pPr>
            <w:r>
              <w:rPr>
                <w:rFonts w:cs="Arial"/>
              </w:rPr>
              <w:t>Previous destinations</w:t>
            </w:r>
          </w:p>
        </w:tc>
      </w:tr>
      <w:tr w:rsidR="00457253" w14:paraId="7F7C7B44"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06A04466" w14:textId="77777777" w:rsidR="00457253" w:rsidRDefault="00980C5F" w:rsidP="00457253">
            <w:pPr>
              <w:spacing w:line="276" w:lineRule="auto"/>
              <w:jc w:val="center"/>
              <w:rPr>
                <w:rFonts w:cs="Arial"/>
              </w:rPr>
            </w:pPr>
            <w:r>
              <w:rPr>
                <w:rFonts w:cs="Arial"/>
              </w:rPr>
              <w:t> </w:t>
            </w: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D6CC12A" w14:textId="77777777" w:rsidR="00457253" w:rsidRDefault="00980C5F" w:rsidP="00457253">
            <w:pPr>
              <w:spacing w:line="276" w:lineRule="auto"/>
              <w:jc w:val="center"/>
              <w:rPr>
                <w:rFonts w:cs="Arial"/>
              </w:rPr>
            </w:pPr>
            <w:r>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hideMark/>
          </w:tcPr>
          <w:p w14:paraId="603B465E" w14:textId="77777777" w:rsidR="00457253" w:rsidRDefault="00980C5F" w:rsidP="00457253">
            <w:pPr>
              <w:spacing w:line="276" w:lineRule="auto"/>
            </w:pPr>
            <w:r>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076361" w14:textId="77777777" w:rsidR="00457253" w:rsidRDefault="00980C5F" w:rsidP="00457253">
            <w:pPr>
              <w:spacing w:line="276" w:lineRule="auto"/>
              <w:jc w:val="center"/>
              <w:rPr>
                <w:rFonts w:cs="Arial"/>
              </w:rPr>
            </w:pPr>
            <w:r>
              <w:rPr>
                <w:rFonts w:cs="Arial"/>
              </w:rPr>
              <w:t xml:space="preserve">Traffic </w:t>
            </w:r>
            <w:proofErr w:type="spellStart"/>
            <w:r>
              <w:rPr>
                <w:rFonts w:cs="Arial"/>
              </w:rPr>
              <w:t>Prefs</w:t>
            </w:r>
            <w:proofErr w:type="spellEnd"/>
            <w:r>
              <w:rPr>
                <w:rFonts w:cs="Arial"/>
              </w:rPr>
              <w:t xml:space="preserve"> - traffic (map)</w:t>
            </w:r>
          </w:p>
        </w:tc>
      </w:tr>
      <w:tr w:rsidR="00457253" w14:paraId="4F7C2147" w14:textId="77777777" w:rsidTr="00171FD6">
        <w:trPr>
          <w:trHeight w:val="402"/>
          <w:jc w:val="center"/>
        </w:trPr>
        <w:tc>
          <w:tcPr>
            <w:tcW w:w="854" w:type="pct"/>
            <w:tcBorders>
              <w:top w:val="single" w:sz="4" w:space="0" w:color="auto"/>
              <w:left w:val="single" w:sz="4" w:space="0" w:color="auto"/>
              <w:bottom w:val="single" w:sz="4" w:space="0" w:color="auto"/>
              <w:right w:val="single" w:sz="4" w:space="0" w:color="auto"/>
            </w:tcBorders>
            <w:shd w:val="clear" w:color="auto" w:fill="F2F2F2"/>
            <w:vAlign w:val="center"/>
          </w:tcPr>
          <w:p w14:paraId="6591E9A5" w14:textId="77777777" w:rsidR="00457253" w:rsidRDefault="00C73931" w:rsidP="00457253">
            <w:pPr>
              <w:spacing w:line="276" w:lineRule="auto"/>
              <w:jc w:val="center"/>
              <w:rPr>
                <w:rFonts w:cs="Arial"/>
              </w:rPr>
            </w:pPr>
          </w:p>
        </w:tc>
        <w:tc>
          <w:tcPr>
            <w:tcW w:w="1638" w:type="pct"/>
            <w:tcBorders>
              <w:top w:val="single" w:sz="4" w:space="0" w:color="auto"/>
              <w:left w:val="single" w:sz="4" w:space="0" w:color="auto"/>
              <w:bottom w:val="single" w:sz="4" w:space="0" w:color="auto"/>
              <w:right w:val="single" w:sz="4" w:space="0" w:color="auto"/>
            </w:tcBorders>
            <w:shd w:val="clear" w:color="auto" w:fill="F2F2F2"/>
            <w:vAlign w:val="center"/>
          </w:tcPr>
          <w:p w14:paraId="29BD4838" w14:textId="77777777" w:rsidR="00457253" w:rsidRPr="008A4FB6" w:rsidRDefault="00980C5F" w:rsidP="00457253">
            <w:pPr>
              <w:spacing w:line="276" w:lineRule="auto"/>
              <w:jc w:val="center"/>
              <w:rPr>
                <w:rFonts w:cs="Arial"/>
              </w:rPr>
            </w:pPr>
            <w:r w:rsidRPr="008A4FB6">
              <w:rPr>
                <w:rFonts w:cs="Arial"/>
              </w:rPr>
              <w:t>Navigation Settings</w:t>
            </w:r>
          </w:p>
        </w:tc>
        <w:tc>
          <w:tcPr>
            <w:tcW w:w="901" w:type="pct"/>
            <w:tcBorders>
              <w:top w:val="single" w:sz="4" w:space="0" w:color="auto"/>
              <w:left w:val="single" w:sz="4" w:space="0" w:color="auto"/>
              <w:bottom w:val="single" w:sz="4" w:space="0" w:color="auto"/>
              <w:right w:val="single" w:sz="4" w:space="0" w:color="auto"/>
            </w:tcBorders>
            <w:shd w:val="clear" w:color="auto" w:fill="F2F2F2"/>
          </w:tcPr>
          <w:p w14:paraId="5D8847AF" w14:textId="77777777" w:rsidR="00457253" w:rsidRPr="008A4FB6" w:rsidRDefault="00980C5F" w:rsidP="00457253">
            <w:pPr>
              <w:spacing w:line="276" w:lineRule="auto"/>
              <w:rPr>
                <w:rFonts w:cs="Arial"/>
              </w:rPr>
            </w:pPr>
            <w:r w:rsidRPr="008A4FB6">
              <w:rPr>
                <w:rFonts w:cs="Arial"/>
              </w:rPr>
              <w:t>APIM (Internal)</w:t>
            </w:r>
          </w:p>
        </w:tc>
        <w:tc>
          <w:tcPr>
            <w:tcW w:w="1607" w:type="pct"/>
            <w:tcBorders>
              <w:top w:val="single" w:sz="4" w:space="0" w:color="auto"/>
              <w:left w:val="single" w:sz="4" w:space="0" w:color="auto"/>
              <w:bottom w:val="single" w:sz="4" w:space="0" w:color="auto"/>
              <w:right w:val="single" w:sz="4" w:space="0" w:color="auto"/>
            </w:tcBorders>
            <w:shd w:val="clear" w:color="auto" w:fill="FFFFFF"/>
            <w:vAlign w:val="center"/>
          </w:tcPr>
          <w:p w14:paraId="5032FF62" w14:textId="77777777" w:rsidR="00457253" w:rsidRPr="008A4FB6" w:rsidRDefault="00980C5F" w:rsidP="00457253">
            <w:pPr>
              <w:spacing w:line="276" w:lineRule="auto"/>
              <w:jc w:val="center"/>
              <w:rPr>
                <w:rFonts w:cs="Arial"/>
              </w:rPr>
            </w:pPr>
            <w:r w:rsidRPr="008A4FB6">
              <w:rPr>
                <w:rFonts w:cs="Arial"/>
              </w:rPr>
              <w:t>Dynamic Route Guidance (On/Off)</w:t>
            </w:r>
          </w:p>
        </w:tc>
      </w:tr>
    </w:tbl>
    <w:p w14:paraId="68156FFD" w14:textId="77777777" w:rsidR="00A2589B" w:rsidRDefault="00980C5F" w:rsidP="00980C5F">
      <w:pPr>
        <w:numPr>
          <w:ilvl w:val="0"/>
          <w:numId w:val="13"/>
        </w:numPr>
        <w:rPr>
          <w:rFonts w:cs="Arial"/>
        </w:rPr>
      </w:pPr>
      <w:r w:rsidRPr="007860CF">
        <w:rPr>
          <w:rFonts w:cs="Arial"/>
        </w:rPr>
        <w:t>Note when says “System interface” it can be something as simple as monitoring the status signals which APIM module should be doing already (</w:t>
      </w:r>
      <w:proofErr w:type="spellStart"/>
      <w:r w:rsidRPr="007860CF">
        <w:rPr>
          <w:rFonts w:cs="Arial"/>
        </w:rPr>
        <w:t>ex Audio</w:t>
      </w:r>
      <w:proofErr w:type="spellEnd"/>
      <w:r w:rsidRPr="007860CF">
        <w:rPr>
          <w:rFonts w:cs="Arial"/>
        </w:rPr>
        <w:t xml:space="preserve"> Settings</w:t>
      </w:r>
      <w:r>
        <w:rPr>
          <w:rFonts w:cs="Arial"/>
        </w:rPr>
        <w:t xml:space="preserve">, Vehicle Settings, </w:t>
      </w:r>
      <w:proofErr w:type="gramStart"/>
      <w:r>
        <w:rPr>
          <w:rFonts w:cs="Arial"/>
        </w:rPr>
        <w:t>Volume  periodic</w:t>
      </w:r>
      <w:proofErr w:type="gramEnd"/>
      <w:r>
        <w:rPr>
          <w:rFonts w:cs="Arial"/>
        </w:rPr>
        <w:t xml:space="preserve"> status messages</w:t>
      </w:r>
      <w:r w:rsidRPr="007860CF">
        <w:rPr>
          <w:rFonts w:cs="Arial"/>
        </w:rPr>
        <w:t>)</w:t>
      </w:r>
      <w:r>
        <w:rPr>
          <w:rFonts w:cs="Arial"/>
        </w:rPr>
        <w:t>.  See enhanced memory SPSS functional requirements for how this is done</w:t>
      </w:r>
    </w:p>
    <w:p w14:paraId="19763CE4" w14:textId="77777777" w:rsidR="00224CFA" w:rsidRPr="00A2589B" w:rsidRDefault="00980C5F" w:rsidP="00980C5F">
      <w:pPr>
        <w:numPr>
          <w:ilvl w:val="1"/>
          <w:numId w:val="13"/>
        </w:numPr>
        <w:rPr>
          <w:rFonts w:cs="Arial"/>
        </w:rPr>
      </w:pPr>
      <w:r w:rsidRPr="00A2589B">
        <w:rPr>
          <w:rFonts w:cs="Arial"/>
        </w:rPr>
        <w:t xml:space="preserve">If don’t have an * </w:t>
      </w:r>
      <w:r>
        <w:rPr>
          <w:rFonts w:cs="Arial"/>
        </w:rPr>
        <w:t xml:space="preserve">asterisk(s) </w:t>
      </w:r>
      <w:r w:rsidRPr="00A2589B">
        <w:rPr>
          <w:rFonts w:cs="Arial"/>
        </w:rPr>
        <w:t>next to a feature</w:t>
      </w:r>
      <w:r>
        <w:rPr>
          <w:rFonts w:cs="Arial"/>
        </w:rPr>
        <w:t xml:space="preserve"> name</w:t>
      </w:r>
      <w:r w:rsidRPr="00A2589B">
        <w:rPr>
          <w:rFonts w:cs="Arial"/>
        </w:rPr>
        <w:t xml:space="preserve"> marked as System </w:t>
      </w:r>
      <w:proofErr w:type="gramStart"/>
      <w:r w:rsidRPr="00A2589B">
        <w:rPr>
          <w:rFonts w:cs="Arial"/>
        </w:rPr>
        <w:t>Interface</w:t>
      </w:r>
      <w:proofErr w:type="gramEnd"/>
      <w:r w:rsidRPr="00A2589B">
        <w:rPr>
          <w:rFonts w:cs="Arial"/>
        </w:rPr>
        <w:t xml:space="preserve"> there should be no new requirements that need to be added to the SPSS features/functions.</w:t>
      </w:r>
    </w:p>
    <w:p w14:paraId="680AB398" w14:textId="77777777" w:rsidR="005821C9" w:rsidRPr="00A2589B" w:rsidRDefault="00980C5F" w:rsidP="00980C5F">
      <w:pPr>
        <w:numPr>
          <w:ilvl w:val="0"/>
          <w:numId w:val="13"/>
        </w:numPr>
        <w:rPr>
          <w:rFonts w:cs="Arial"/>
        </w:rPr>
      </w:pPr>
      <w:r w:rsidRPr="00A2589B">
        <w:rPr>
          <w:rFonts w:cs="Arial"/>
        </w:rPr>
        <w:t>** For Ambient Lighting to support enhanced memory see “Ambient Lighting – Variant 2</w:t>
      </w:r>
      <w:r>
        <w:rPr>
          <w:rFonts w:cs="Arial"/>
        </w:rPr>
        <w:t>”</w:t>
      </w:r>
    </w:p>
    <w:p w14:paraId="7D98B3F8" w14:textId="77777777" w:rsidR="00A2589B" w:rsidRPr="00A2589B" w:rsidRDefault="00980C5F" w:rsidP="00980C5F">
      <w:pPr>
        <w:numPr>
          <w:ilvl w:val="0"/>
          <w:numId w:val="13"/>
        </w:numPr>
        <w:rPr>
          <w:rFonts w:cs="Arial"/>
        </w:rPr>
      </w:pPr>
      <w:r w:rsidRPr="00A2589B">
        <w:rPr>
          <w:rFonts w:cs="Arial"/>
        </w:rPr>
        <w:t>*** For Language see SPSS updates for Language and enhanced memory</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2B0585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63D248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31FB98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39EC01" w14:textId="77777777" w:rsidR="00D90FFA" w:rsidRPr="00AC15C4" w:rsidRDefault="00C73931" w:rsidP="0081629B">
            <w:pPr>
              <w:rPr>
                <w:vanish/>
                <w:color w:val="000000" w:themeColor="text1"/>
              </w:rPr>
            </w:pPr>
          </w:p>
        </w:tc>
      </w:tr>
    </w:tbl>
    <w:p w14:paraId="431C6D38" w14:textId="77777777" w:rsidR="008B19BF" w:rsidRDefault="00980C5F">
      <w:pPr>
        <w:spacing w:after="200" w:line="276" w:lineRule="auto"/>
      </w:pPr>
      <w:r>
        <w:br w:type="page"/>
      </w:r>
    </w:p>
    <w:p w14:paraId="3496D1A4" w14:textId="77777777" w:rsidR="00500605" w:rsidRDefault="00C73931" w:rsidP="00500605"/>
    <w:p w14:paraId="18F54152" w14:textId="77777777" w:rsidR="00406F39" w:rsidRDefault="00980C5F" w:rsidP="00AC15C4">
      <w:pPr>
        <w:pStyle w:val="Heading2"/>
      </w:pPr>
      <w:bookmarkStart w:id="16" w:name="_Toc78592573"/>
      <w:r>
        <w:t>EnhancedMemoryInterfaceClient Interface - APIM</w:t>
      </w:r>
      <w:bookmarkEnd w:id="16"/>
    </w:p>
    <w:p w14:paraId="13D797DF" w14:textId="77777777" w:rsidR="00406F39" w:rsidRDefault="00980C5F" w:rsidP="00AC15C4">
      <w:pPr>
        <w:pStyle w:val="Heading3"/>
      </w:pPr>
      <w:bookmarkStart w:id="17" w:name="_Toc78592574"/>
      <w:r w:rsidRPr="00B9479B">
        <w:t>ENMEM-IIR-REQ-099360/I-</w:t>
      </w:r>
      <w:proofErr w:type="spellStart"/>
      <w:r w:rsidRPr="00B9479B">
        <w:t>EnhancedMemoryInterfaceClient_Tx</w:t>
      </w:r>
      <w:bookmarkEnd w:id="17"/>
      <w:proofErr w:type="spellEnd"/>
    </w:p>
    <w:p w14:paraId="50E9F883" w14:textId="77777777" w:rsidR="009638E5" w:rsidRDefault="00980C5F" w:rsidP="009638E5">
      <w:pPr>
        <w:rPr>
          <w:rFonts w:eastAsia="MS Mincho" w:cs="Arial"/>
        </w:rPr>
      </w:pPr>
      <w:r>
        <w:rPr>
          <w:rFonts w:eastAsia="MS Mincho" w:cs="Arial"/>
        </w:rPr>
        <w:t xml:space="preserve">The </w:t>
      </w:r>
      <w:proofErr w:type="spellStart"/>
      <w:r>
        <w:rPr>
          <w:rFonts w:eastAsia="MS Mincho" w:cs="Arial"/>
        </w:rPr>
        <w:t>EnhancedMemoryInterfaceClient_Tx</w:t>
      </w:r>
      <w:proofErr w:type="spellEnd"/>
      <w:r>
        <w:rPr>
          <w:rFonts w:eastAsia="MS Mincho" w:cs="Arial"/>
        </w:rPr>
        <w:t xml:space="preserve"> represents all the Enhanced Memory feature related signals transmitted by the EnhancedMemoryInterfaceClient object. The below table represents the mapping of the logical signal names (as described in this specification) to the global GSDB signal names.</w:t>
      </w:r>
    </w:p>
    <w:p w14:paraId="3AEFA3C4" w14:textId="77777777" w:rsidR="009638E5" w:rsidRDefault="00C73931" w:rsidP="009638E5">
      <w:pPr>
        <w:rPr>
          <w:rFonts w:eastAsia="MS Mincho" w:cs="Arial"/>
        </w:rPr>
      </w:pPr>
    </w:p>
    <w:tbl>
      <w:tblPr>
        <w:tblW w:w="7075" w:type="dxa"/>
        <w:jc w:val="center"/>
        <w:tblLook w:val="04A0" w:firstRow="1" w:lastRow="0" w:firstColumn="1" w:lastColumn="0" w:noHBand="0" w:noVBand="1"/>
      </w:tblPr>
      <w:tblGrid>
        <w:gridCol w:w="2596"/>
        <w:gridCol w:w="1906"/>
        <w:gridCol w:w="2573"/>
      </w:tblGrid>
      <w:tr w:rsidR="009638E5" w:rsidRPr="009638E5" w14:paraId="3BF453F2"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shd w:val="clear" w:color="auto" w:fill="auto"/>
            <w:noWrap/>
            <w:hideMark/>
          </w:tcPr>
          <w:p w14:paraId="166A5871" w14:textId="77777777" w:rsidR="009638E5" w:rsidRPr="009638E5" w:rsidRDefault="00980C5F" w:rsidP="009638E5">
            <w:pPr>
              <w:rPr>
                <w:rFonts w:cs="Arial"/>
                <w:b/>
                <w:bCs/>
                <w:color w:val="000000"/>
              </w:rPr>
            </w:pPr>
            <w:r w:rsidRPr="009638E5">
              <w:rPr>
                <w:rFonts w:cs="Arial"/>
                <w:b/>
                <w:bCs/>
                <w:color w:val="000000"/>
              </w:rPr>
              <w:t>Logical Signal Name</w:t>
            </w:r>
          </w:p>
        </w:tc>
        <w:tc>
          <w:tcPr>
            <w:tcW w:w="1906" w:type="dxa"/>
            <w:tcBorders>
              <w:top w:val="single" w:sz="4" w:space="0" w:color="auto"/>
              <w:left w:val="nil"/>
              <w:bottom w:val="single" w:sz="4" w:space="0" w:color="auto"/>
              <w:right w:val="single" w:sz="4" w:space="0" w:color="auto"/>
            </w:tcBorders>
            <w:shd w:val="clear" w:color="auto" w:fill="auto"/>
            <w:noWrap/>
            <w:hideMark/>
          </w:tcPr>
          <w:p w14:paraId="08CFB069" w14:textId="77777777" w:rsidR="009638E5" w:rsidRPr="009638E5" w:rsidRDefault="00980C5F" w:rsidP="009638E5">
            <w:pPr>
              <w:rPr>
                <w:rFonts w:cs="Arial"/>
                <w:b/>
                <w:bCs/>
                <w:color w:val="000000"/>
              </w:rPr>
            </w:pPr>
            <w:r w:rsidRPr="009638E5">
              <w:rPr>
                <w:rFonts w:cs="Arial"/>
                <w:b/>
                <w:bCs/>
                <w:color w:val="000000"/>
              </w:rPr>
              <w:t>Parameter Name</w:t>
            </w:r>
          </w:p>
        </w:tc>
        <w:tc>
          <w:tcPr>
            <w:tcW w:w="2573" w:type="dxa"/>
            <w:tcBorders>
              <w:top w:val="single" w:sz="4" w:space="0" w:color="auto"/>
              <w:left w:val="nil"/>
              <w:bottom w:val="single" w:sz="4" w:space="0" w:color="auto"/>
              <w:right w:val="single" w:sz="4" w:space="0" w:color="auto"/>
            </w:tcBorders>
            <w:shd w:val="clear" w:color="auto" w:fill="auto"/>
            <w:noWrap/>
            <w:hideMark/>
          </w:tcPr>
          <w:p w14:paraId="22AF58F4" w14:textId="77777777" w:rsidR="009638E5" w:rsidRPr="009638E5" w:rsidRDefault="00980C5F" w:rsidP="009638E5">
            <w:pPr>
              <w:rPr>
                <w:rFonts w:cs="Arial"/>
                <w:b/>
                <w:bCs/>
                <w:color w:val="000000"/>
              </w:rPr>
            </w:pPr>
            <w:r w:rsidRPr="009638E5">
              <w:rPr>
                <w:rFonts w:cs="Arial"/>
                <w:b/>
                <w:bCs/>
                <w:color w:val="000000"/>
              </w:rPr>
              <w:t>GSDB Signal Name</w:t>
            </w:r>
          </w:p>
        </w:tc>
      </w:tr>
      <w:tr w:rsidR="009638E5" w:rsidRPr="009638E5" w14:paraId="7574FC87" w14:textId="77777777" w:rsidTr="00FA060A">
        <w:trPr>
          <w:trHeight w:val="255"/>
          <w:jc w:val="center"/>
        </w:trPr>
        <w:tc>
          <w:tcPr>
            <w:tcW w:w="2596" w:type="dxa"/>
            <w:vMerge w:val="restart"/>
            <w:tcBorders>
              <w:top w:val="nil"/>
              <w:left w:val="single" w:sz="4" w:space="0" w:color="auto"/>
              <w:bottom w:val="nil"/>
              <w:right w:val="single" w:sz="4" w:space="0" w:color="auto"/>
            </w:tcBorders>
            <w:shd w:val="clear" w:color="auto" w:fill="auto"/>
            <w:noWrap/>
            <w:hideMark/>
          </w:tcPr>
          <w:p w14:paraId="27453372" w14:textId="77777777" w:rsidR="009638E5" w:rsidRPr="009638E5" w:rsidRDefault="00980C5F" w:rsidP="009638E5">
            <w:pPr>
              <w:rPr>
                <w:rFonts w:cs="Arial"/>
                <w:color w:val="000000"/>
              </w:rPr>
            </w:pPr>
            <w:proofErr w:type="spellStart"/>
            <w:r w:rsidRPr="009638E5">
              <w:rPr>
                <w:rFonts w:cs="Arial"/>
                <w:color w:val="000000"/>
              </w:rPr>
              <w:t>EnMemProfilePairing_Rq</w:t>
            </w:r>
            <w:proofErr w:type="spellEnd"/>
          </w:p>
        </w:tc>
        <w:tc>
          <w:tcPr>
            <w:tcW w:w="1906" w:type="dxa"/>
            <w:tcBorders>
              <w:top w:val="nil"/>
              <w:left w:val="nil"/>
              <w:bottom w:val="nil"/>
              <w:right w:val="single" w:sz="4" w:space="0" w:color="auto"/>
            </w:tcBorders>
            <w:shd w:val="clear" w:color="auto" w:fill="auto"/>
            <w:noWrap/>
            <w:hideMark/>
          </w:tcPr>
          <w:p w14:paraId="24D36FA9" w14:textId="77777777" w:rsidR="009638E5" w:rsidRPr="009638E5" w:rsidRDefault="00980C5F" w:rsidP="009638E5">
            <w:pPr>
              <w:rPr>
                <w:rFonts w:cs="Arial"/>
                <w:color w:val="000000"/>
              </w:rPr>
            </w:pPr>
            <w:r w:rsidRPr="009638E5">
              <w:rPr>
                <w:rFonts w:cs="Arial"/>
                <w:color w:val="000000"/>
              </w:rPr>
              <w:t xml:space="preserve">PersIndex </w:t>
            </w:r>
          </w:p>
        </w:tc>
        <w:tc>
          <w:tcPr>
            <w:tcW w:w="2573" w:type="dxa"/>
            <w:tcBorders>
              <w:top w:val="nil"/>
              <w:left w:val="nil"/>
              <w:bottom w:val="nil"/>
              <w:right w:val="single" w:sz="4" w:space="0" w:color="auto"/>
            </w:tcBorders>
            <w:shd w:val="clear" w:color="auto" w:fill="auto"/>
            <w:noWrap/>
            <w:hideMark/>
          </w:tcPr>
          <w:p w14:paraId="5E6F78AA" w14:textId="77777777" w:rsidR="009638E5" w:rsidRPr="00F22297" w:rsidRDefault="00980C5F" w:rsidP="009638E5">
            <w:pPr>
              <w:rPr>
                <w:rFonts w:cs="Arial"/>
                <w:color w:val="000000"/>
              </w:rPr>
            </w:pPr>
            <w:proofErr w:type="spellStart"/>
            <w:r w:rsidRPr="00F22297">
              <w:rPr>
                <w:rFonts w:cs="Arial"/>
                <w:color w:val="000000"/>
              </w:rPr>
              <w:t>EmPrflNo_D_Rq</w:t>
            </w:r>
            <w:proofErr w:type="spellEnd"/>
          </w:p>
        </w:tc>
      </w:tr>
      <w:tr w:rsidR="009638E5" w:rsidRPr="009638E5" w14:paraId="01315728" w14:textId="77777777" w:rsidTr="00FA060A">
        <w:trPr>
          <w:trHeight w:val="255"/>
          <w:jc w:val="center"/>
        </w:trPr>
        <w:tc>
          <w:tcPr>
            <w:tcW w:w="2596" w:type="dxa"/>
            <w:vMerge/>
            <w:tcBorders>
              <w:top w:val="nil"/>
              <w:left w:val="single" w:sz="4" w:space="0" w:color="auto"/>
              <w:bottom w:val="nil"/>
              <w:right w:val="single" w:sz="4" w:space="0" w:color="auto"/>
            </w:tcBorders>
            <w:vAlign w:val="center"/>
            <w:hideMark/>
          </w:tcPr>
          <w:p w14:paraId="2408C107" w14:textId="77777777" w:rsidR="009638E5" w:rsidRPr="009638E5" w:rsidRDefault="00C73931" w:rsidP="009638E5">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EE1F84A" w14:textId="77777777" w:rsidR="009638E5" w:rsidRPr="009638E5" w:rsidRDefault="00980C5F" w:rsidP="009638E5">
            <w:pPr>
              <w:rPr>
                <w:rFonts w:cs="Arial"/>
                <w:color w:val="000000"/>
              </w:rPr>
            </w:pPr>
            <w:proofErr w:type="spellStart"/>
            <w:r w:rsidRPr="009638E5">
              <w:rPr>
                <w:rFonts w:cs="Arial"/>
                <w:color w:val="000000"/>
              </w:rPr>
              <w:t>ButtonPairing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3DFF2B6A" w14:textId="77777777" w:rsidR="009638E5" w:rsidRPr="00F22297" w:rsidRDefault="00980C5F" w:rsidP="009638E5">
            <w:pPr>
              <w:rPr>
                <w:rFonts w:cs="Arial"/>
                <w:color w:val="000000"/>
              </w:rPr>
            </w:pPr>
            <w:proofErr w:type="spellStart"/>
            <w:r w:rsidRPr="00F22297">
              <w:rPr>
                <w:rFonts w:cs="Arial"/>
                <w:color w:val="000000"/>
              </w:rPr>
              <w:t>EmPrflButtnAssoc_D_Rq</w:t>
            </w:r>
            <w:proofErr w:type="spellEnd"/>
          </w:p>
        </w:tc>
      </w:tr>
      <w:tr w:rsidR="00FA060A" w:rsidRPr="009638E5" w14:paraId="738960FB" w14:textId="77777777" w:rsidTr="00FA060A">
        <w:trPr>
          <w:trHeight w:val="255"/>
          <w:jc w:val="center"/>
        </w:trPr>
        <w:tc>
          <w:tcPr>
            <w:tcW w:w="2596" w:type="dxa"/>
            <w:vMerge/>
            <w:tcBorders>
              <w:top w:val="nil"/>
              <w:left w:val="single" w:sz="4" w:space="0" w:color="auto"/>
              <w:bottom w:val="nil"/>
              <w:right w:val="single" w:sz="4" w:space="0" w:color="auto"/>
            </w:tcBorders>
            <w:vAlign w:val="center"/>
          </w:tcPr>
          <w:p w14:paraId="5CE93E3F"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tcPr>
          <w:p w14:paraId="7B05D0E0" w14:textId="77777777" w:rsidR="00FA060A" w:rsidRPr="009638E5" w:rsidRDefault="00980C5F" w:rsidP="00FA060A">
            <w:pPr>
              <w:rPr>
                <w:rFonts w:cs="Arial"/>
                <w:color w:val="000000"/>
              </w:rPr>
            </w:pPr>
            <w:r w:rsidRPr="009638E5">
              <w:rPr>
                <w:rFonts w:cs="Arial"/>
                <w:color w:val="000000"/>
              </w:rPr>
              <w:t xml:space="preserve">KeyPairing </w:t>
            </w:r>
          </w:p>
        </w:tc>
        <w:tc>
          <w:tcPr>
            <w:tcW w:w="2573" w:type="dxa"/>
            <w:tcBorders>
              <w:top w:val="single" w:sz="4" w:space="0" w:color="auto"/>
              <w:left w:val="nil"/>
              <w:bottom w:val="nil"/>
              <w:right w:val="single" w:sz="4" w:space="0" w:color="auto"/>
            </w:tcBorders>
            <w:shd w:val="clear" w:color="auto" w:fill="auto"/>
            <w:noWrap/>
          </w:tcPr>
          <w:p w14:paraId="292B0C73" w14:textId="77777777" w:rsidR="00FA060A" w:rsidRPr="00F22297" w:rsidRDefault="00980C5F" w:rsidP="00FA060A">
            <w:pPr>
              <w:rPr>
                <w:rFonts w:cs="Arial"/>
                <w:color w:val="000000"/>
              </w:rPr>
            </w:pPr>
            <w:proofErr w:type="spellStart"/>
            <w:r w:rsidRPr="00F22297">
              <w:rPr>
                <w:rFonts w:cs="Arial"/>
                <w:color w:val="000000"/>
              </w:rPr>
              <w:t>EmPrflKeyAssoc_D_Rq</w:t>
            </w:r>
            <w:proofErr w:type="spellEnd"/>
          </w:p>
        </w:tc>
      </w:tr>
      <w:tr w:rsidR="00FA060A" w:rsidRPr="009638E5" w14:paraId="5388BEA5" w14:textId="77777777" w:rsidTr="00FA060A">
        <w:trPr>
          <w:trHeight w:val="255"/>
          <w:jc w:val="center"/>
        </w:trPr>
        <w:tc>
          <w:tcPr>
            <w:tcW w:w="2596" w:type="dxa"/>
            <w:vMerge/>
            <w:tcBorders>
              <w:top w:val="nil"/>
              <w:left w:val="single" w:sz="4" w:space="0" w:color="auto"/>
              <w:bottom w:val="nil"/>
              <w:right w:val="single" w:sz="4" w:space="0" w:color="auto"/>
            </w:tcBorders>
            <w:vAlign w:val="center"/>
            <w:hideMark/>
          </w:tcPr>
          <w:p w14:paraId="785A68C7"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3F729434" w14:textId="77777777" w:rsidR="00FA060A" w:rsidRPr="00FA060A" w:rsidRDefault="00980C5F" w:rsidP="00FA060A">
            <w:pPr>
              <w:rPr>
                <w:rFonts w:cs="Arial"/>
                <w:szCs w:val="18"/>
              </w:rPr>
            </w:pPr>
            <w:proofErr w:type="spellStart"/>
            <w:r w:rsidRPr="00FA060A">
              <w:rPr>
                <w:rFonts w:cs="Arial"/>
                <w:szCs w:val="18"/>
              </w:rPr>
              <w:t>NFCKeyPairing</w:t>
            </w:r>
            <w:proofErr w:type="spellEnd"/>
          </w:p>
        </w:tc>
        <w:tc>
          <w:tcPr>
            <w:tcW w:w="2573" w:type="dxa"/>
            <w:tcBorders>
              <w:top w:val="single" w:sz="4" w:space="0" w:color="auto"/>
              <w:left w:val="nil"/>
              <w:bottom w:val="nil"/>
              <w:right w:val="single" w:sz="4" w:space="0" w:color="auto"/>
            </w:tcBorders>
            <w:shd w:val="clear" w:color="auto" w:fill="auto"/>
            <w:noWrap/>
            <w:hideMark/>
          </w:tcPr>
          <w:p w14:paraId="29AC56C0" w14:textId="77777777" w:rsidR="00FA060A" w:rsidRPr="00FA060A" w:rsidRDefault="00980C5F" w:rsidP="00FA060A">
            <w:pPr>
              <w:rPr>
                <w:rFonts w:cs="Arial"/>
                <w:szCs w:val="18"/>
              </w:rPr>
            </w:pPr>
            <w:proofErr w:type="spellStart"/>
            <w:r w:rsidRPr="00FA060A">
              <w:rPr>
                <w:rFonts w:cs="Arial"/>
                <w:szCs w:val="18"/>
              </w:rPr>
              <w:t>DgtlKeyPrflAssoc_D_Rq</w:t>
            </w:r>
            <w:proofErr w:type="spellEnd"/>
          </w:p>
        </w:tc>
      </w:tr>
      <w:tr w:rsidR="00FA060A" w:rsidRPr="009638E5" w14:paraId="591D8494"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400690F0" w14:textId="77777777" w:rsidR="00FA060A" w:rsidRPr="009638E5" w:rsidRDefault="00980C5F" w:rsidP="00FA060A">
            <w:pPr>
              <w:rPr>
                <w:rFonts w:cs="Arial"/>
                <w:color w:val="000000"/>
              </w:rPr>
            </w:pPr>
            <w:proofErr w:type="spellStart"/>
            <w:r w:rsidRPr="009638E5">
              <w:rPr>
                <w:rFonts w:cs="Arial"/>
                <w:color w:val="000000"/>
              </w:rPr>
              <w:t>EnhancedMemory_St</w:t>
            </w:r>
            <w:proofErr w:type="spellEnd"/>
          </w:p>
        </w:tc>
        <w:tc>
          <w:tcPr>
            <w:tcW w:w="1906" w:type="dxa"/>
            <w:tcBorders>
              <w:top w:val="single" w:sz="4" w:space="0" w:color="auto"/>
              <w:left w:val="nil"/>
              <w:bottom w:val="nil"/>
              <w:right w:val="single" w:sz="4" w:space="0" w:color="auto"/>
            </w:tcBorders>
            <w:shd w:val="clear" w:color="auto" w:fill="auto"/>
            <w:noWrap/>
          </w:tcPr>
          <w:p w14:paraId="56F32E96" w14:textId="77777777" w:rsidR="00FA060A" w:rsidRPr="009638E5" w:rsidRDefault="00980C5F" w:rsidP="00FA060A">
            <w:pPr>
              <w:rPr>
                <w:rFonts w:cs="Arial"/>
                <w:color w:val="000000"/>
              </w:rPr>
            </w:pPr>
            <w:r w:rsidRPr="009638E5">
              <w:rPr>
                <w:rFonts w:cs="Arial"/>
                <w:color w:val="000000"/>
              </w:rPr>
              <w:t>Status</w:t>
            </w:r>
          </w:p>
        </w:tc>
        <w:tc>
          <w:tcPr>
            <w:tcW w:w="2573" w:type="dxa"/>
            <w:tcBorders>
              <w:top w:val="single" w:sz="4" w:space="0" w:color="auto"/>
              <w:left w:val="nil"/>
              <w:bottom w:val="nil"/>
              <w:right w:val="single" w:sz="4" w:space="0" w:color="auto"/>
            </w:tcBorders>
            <w:shd w:val="clear" w:color="auto" w:fill="auto"/>
            <w:noWrap/>
          </w:tcPr>
          <w:p w14:paraId="4A4F23CE" w14:textId="77777777" w:rsidR="00FA060A" w:rsidRPr="00F22297" w:rsidRDefault="00980C5F" w:rsidP="00FA060A">
            <w:pPr>
              <w:rPr>
                <w:rFonts w:cs="Arial"/>
                <w:color w:val="000000"/>
              </w:rPr>
            </w:pPr>
            <w:proofErr w:type="spellStart"/>
            <w:r w:rsidRPr="00F22297">
              <w:rPr>
                <w:rFonts w:cs="Arial"/>
                <w:color w:val="000000"/>
              </w:rPr>
              <w:t>Em_D_Stat</w:t>
            </w:r>
            <w:proofErr w:type="spellEnd"/>
          </w:p>
        </w:tc>
      </w:tr>
      <w:tr w:rsidR="00FA060A" w:rsidRPr="009638E5" w14:paraId="76B5CDF5"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tcPr>
          <w:p w14:paraId="5C740D70" w14:textId="77777777" w:rsidR="00FA060A" w:rsidRPr="009638E5" w:rsidRDefault="00980C5F" w:rsidP="00FA060A">
            <w:pPr>
              <w:rPr>
                <w:rFonts w:cs="Arial"/>
                <w:color w:val="000000"/>
              </w:rPr>
            </w:pPr>
            <w:proofErr w:type="spellStart"/>
            <w:r w:rsidRPr="009638E5">
              <w:rPr>
                <w:rFonts w:cs="Arial"/>
                <w:color w:val="000000"/>
              </w:rPr>
              <w:t>InfotainmentPersStore_Rq</w:t>
            </w:r>
            <w:proofErr w:type="spellEnd"/>
          </w:p>
        </w:tc>
        <w:tc>
          <w:tcPr>
            <w:tcW w:w="1906" w:type="dxa"/>
            <w:tcBorders>
              <w:top w:val="single" w:sz="4" w:space="0" w:color="auto"/>
              <w:left w:val="nil"/>
              <w:bottom w:val="nil"/>
              <w:right w:val="single" w:sz="4" w:space="0" w:color="auto"/>
            </w:tcBorders>
            <w:shd w:val="clear" w:color="auto" w:fill="auto"/>
            <w:noWrap/>
          </w:tcPr>
          <w:p w14:paraId="6B345C33" w14:textId="77777777" w:rsidR="00FA060A" w:rsidRPr="009638E5" w:rsidRDefault="00980C5F"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tcPr>
          <w:p w14:paraId="52C1FA8D" w14:textId="77777777" w:rsidR="00FA060A" w:rsidRPr="009638E5" w:rsidRDefault="00980C5F" w:rsidP="00FA060A">
            <w:pPr>
              <w:rPr>
                <w:rFonts w:cs="Arial"/>
                <w:color w:val="000000"/>
              </w:rPr>
            </w:pPr>
            <w:proofErr w:type="spellStart"/>
            <w:r w:rsidRPr="009638E5">
              <w:rPr>
                <w:rFonts w:cs="Arial"/>
                <w:color w:val="000000"/>
              </w:rPr>
              <w:t>PersStore_D_Rq</w:t>
            </w:r>
            <w:proofErr w:type="spellEnd"/>
            <w:r w:rsidRPr="009638E5">
              <w:rPr>
                <w:rFonts w:cs="Arial"/>
                <w:color w:val="000000"/>
              </w:rPr>
              <w:t xml:space="preserve"> </w:t>
            </w:r>
          </w:p>
        </w:tc>
      </w:tr>
      <w:tr w:rsidR="00FA060A" w:rsidRPr="009638E5" w14:paraId="065914F9" w14:textId="77777777" w:rsidTr="00FA060A">
        <w:trPr>
          <w:trHeight w:val="255"/>
          <w:jc w:val="center"/>
        </w:trPr>
        <w:tc>
          <w:tcPr>
            <w:tcW w:w="2596" w:type="dxa"/>
            <w:tcBorders>
              <w:top w:val="single" w:sz="4" w:space="0" w:color="auto"/>
              <w:left w:val="single" w:sz="4" w:space="0" w:color="auto"/>
              <w:bottom w:val="nil"/>
              <w:right w:val="single" w:sz="4" w:space="0" w:color="auto"/>
            </w:tcBorders>
            <w:shd w:val="clear" w:color="auto" w:fill="auto"/>
            <w:noWrap/>
            <w:hideMark/>
          </w:tcPr>
          <w:p w14:paraId="37AB2EEF" w14:textId="77777777" w:rsidR="00FA060A" w:rsidRPr="009638E5" w:rsidRDefault="00980C5F" w:rsidP="00FA060A">
            <w:pPr>
              <w:rPr>
                <w:rFonts w:cs="Arial"/>
                <w:color w:val="000000"/>
              </w:rPr>
            </w:pPr>
            <w:proofErr w:type="spellStart"/>
            <w:r w:rsidRPr="009638E5">
              <w:rPr>
                <w:rFonts w:cs="Arial"/>
                <w:color w:val="000000"/>
              </w:rPr>
              <w:t>InfotainmentRecall_Rq</w:t>
            </w:r>
            <w:proofErr w:type="spellEnd"/>
          </w:p>
        </w:tc>
        <w:tc>
          <w:tcPr>
            <w:tcW w:w="1906" w:type="dxa"/>
            <w:tcBorders>
              <w:top w:val="single" w:sz="4" w:space="0" w:color="auto"/>
              <w:left w:val="nil"/>
              <w:bottom w:val="nil"/>
              <w:right w:val="single" w:sz="4" w:space="0" w:color="auto"/>
            </w:tcBorders>
            <w:shd w:val="clear" w:color="auto" w:fill="auto"/>
            <w:noWrap/>
            <w:hideMark/>
          </w:tcPr>
          <w:p w14:paraId="3D345546" w14:textId="77777777" w:rsidR="00FA060A" w:rsidRPr="009638E5" w:rsidRDefault="00980C5F" w:rsidP="00FA060A">
            <w:pPr>
              <w:rPr>
                <w:rFonts w:cs="Arial"/>
                <w:color w:val="000000"/>
              </w:rPr>
            </w:pPr>
            <w:r w:rsidRPr="009638E5">
              <w:rPr>
                <w:rFonts w:cs="Arial"/>
                <w:color w:val="000000"/>
              </w:rPr>
              <w:t>PersIndex</w:t>
            </w:r>
          </w:p>
        </w:tc>
        <w:tc>
          <w:tcPr>
            <w:tcW w:w="2573" w:type="dxa"/>
            <w:tcBorders>
              <w:top w:val="single" w:sz="4" w:space="0" w:color="auto"/>
              <w:left w:val="nil"/>
              <w:bottom w:val="nil"/>
              <w:right w:val="single" w:sz="4" w:space="0" w:color="auto"/>
            </w:tcBorders>
            <w:shd w:val="clear" w:color="auto" w:fill="auto"/>
            <w:noWrap/>
            <w:hideMark/>
          </w:tcPr>
          <w:p w14:paraId="1BB83F17" w14:textId="77777777" w:rsidR="00FA060A" w:rsidRPr="009638E5" w:rsidRDefault="00980C5F" w:rsidP="00FA060A">
            <w:pPr>
              <w:rPr>
                <w:rFonts w:cs="Arial"/>
                <w:color w:val="000000"/>
              </w:rPr>
            </w:pPr>
            <w:proofErr w:type="spellStart"/>
            <w:r w:rsidRPr="009638E5">
              <w:rPr>
                <w:rFonts w:cs="Arial"/>
                <w:color w:val="000000"/>
              </w:rPr>
              <w:t>CntrStk_D_RqRecall</w:t>
            </w:r>
            <w:proofErr w:type="spellEnd"/>
          </w:p>
        </w:tc>
      </w:tr>
      <w:tr w:rsidR="00FA060A" w:rsidRPr="009638E5" w14:paraId="507A815E" w14:textId="77777777" w:rsidTr="00FA060A">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2286501A" w14:textId="77777777" w:rsidR="00FA060A" w:rsidRPr="009638E5" w:rsidRDefault="00980C5F" w:rsidP="00FA060A">
            <w:pPr>
              <w:rPr>
                <w:rFonts w:cs="Arial"/>
                <w:color w:val="000000"/>
              </w:rPr>
            </w:pPr>
            <w:proofErr w:type="spellStart"/>
            <w:r w:rsidRPr="009638E5">
              <w:rPr>
                <w:rFonts w:cs="Arial"/>
                <w:color w:val="000000"/>
              </w:rPr>
              <w:t>PersonalityOptIn_St</w:t>
            </w:r>
            <w:proofErr w:type="spellEnd"/>
          </w:p>
        </w:tc>
        <w:tc>
          <w:tcPr>
            <w:tcW w:w="1906" w:type="dxa"/>
            <w:tcBorders>
              <w:top w:val="single" w:sz="4" w:space="0" w:color="auto"/>
              <w:left w:val="nil"/>
              <w:bottom w:val="nil"/>
              <w:right w:val="single" w:sz="4" w:space="0" w:color="auto"/>
            </w:tcBorders>
            <w:shd w:val="clear" w:color="auto" w:fill="auto"/>
            <w:noWrap/>
            <w:hideMark/>
          </w:tcPr>
          <w:p w14:paraId="15BBBF67" w14:textId="77777777" w:rsidR="00FA060A" w:rsidRPr="009638E5" w:rsidRDefault="00980C5F" w:rsidP="00FA060A">
            <w:pPr>
              <w:rPr>
                <w:rFonts w:cs="Arial"/>
                <w:color w:val="000000"/>
                <w:szCs w:val="22"/>
              </w:rPr>
            </w:pPr>
            <w:r w:rsidRPr="009638E5">
              <w:rPr>
                <w:rFonts w:cs="Arial"/>
                <w:color w:val="000000"/>
                <w:szCs w:val="22"/>
              </w:rPr>
              <w:t>Pers1Status</w:t>
            </w:r>
          </w:p>
        </w:tc>
        <w:tc>
          <w:tcPr>
            <w:tcW w:w="2573" w:type="dxa"/>
            <w:tcBorders>
              <w:top w:val="single" w:sz="4" w:space="0" w:color="auto"/>
              <w:left w:val="nil"/>
              <w:bottom w:val="nil"/>
              <w:right w:val="single" w:sz="4" w:space="0" w:color="auto"/>
            </w:tcBorders>
            <w:shd w:val="clear" w:color="auto" w:fill="auto"/>
            <w:noWrap/>
            <w:hideMark/>
          </w:tcPr>
          <w:p w14:paraId="5EAA909B" w14:textId="77777777" w:rsidR="00FA060A" w:rsidRPr="009638E5" w:rsidRDefault="00980C5F" w:rsidP="00FA060A">
            <w:pPr>
              <w:rPr>
                <w:rFonts w:cs="Arial"/>
                <w:color w:val="000000"/>
              </w:rPr>
            </w:pPr>
            <w:r w:rsidRPr="009638E5">
              <w:rPr>
                <w:rFonts w:cs="Arial"/>
                <w:color w:val="000000"/>
              </w:rPr>
              <w:t xml:space="preserve">Pers1OptIn_B_Stats </w:t>
            </w:r>
          </w:p>
        </w:tc>
      </w:tr>
      <w:tr w:rsidR="00FA060A" w:rsidRPr="009638E5" w14:paraId="535375A1"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06C1E50B"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577C8E11" w14:textId="77777777" w:rsidR="00FA060A" w:rsidRPr="009638E5" w:rsidRDefault="00980C5F" w:rsidP="00FA060A">
            <w:pPr>
              <w:rPr>
                <w:rFonts w:cs="Arial"/>
                <w:color w:val="000000"/>
                <w:szCs w:val="22"/>
              </w:rPr>
            </w:pPr>
            <w:r w:rsidRPr="009638E5">
              <w:rPr>
                <w:rFonts w:cs="Arial"/>
                <w:color w:val="000000"/>
                <w:szCs w:val="22"/>
              </w:rPr>
              <w:t>Pers2Status</w:t>
            </w:r>
          </w:p>
        </w:tc>
        <w:tc>
          <w:tcPr>
            <w:tcW w:w="2573" w:type="dxa"/>
            <w:tcBorders>
              <w:top w:val="single" w:sz="4" w:space="0" w:color="auto"/>
              <w:left w:val="nil"/>
              <w:bottom w:val="nil"/>
              <w:right w:val="single" w:sz="4" w:space="0" w:color="auto"/>
            </w:tcBorders>
            <w:shd w:val="clear" w:color="auto" w:fill="auto"/>
            <w:noWrap/>
            <w:hideMark/>
          </w:tcPr>
          <w:p w14:paraId="60630F6B" w14:textId="77777777" w:rsidR="00FA060A" w:rsidRPr="009638E5" w:rsidRDefault="00980C5F" w:rsidP="00FA060A">
            <w:pPr>
              <w:rPr>
                <w:rFonts w:cs="Arial"/>
                <w:color w:val="000000"/>
              </w:rPr>
            </w:pPr>
            <w:r w:rsidRPr="009638E5">
              <w:rPr>
                <w:rFonts w:cs="Arial"/>
                <w:color w:val="000000"/>
              </w:rPr>
              <w:t xml:space="preserve">Pers2OptIn_B_Stats </w:t>
            </w:r>
          </w:p>
        </w:tc>
      </w:tr>
      <w:tr w:rsidR="00FA060A" w:rsidRPr="009638E5" w14:paraId="583FE57A"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43D481B2"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4A806C32" w14:textId="77777777" w:rsidR="00FA060A" w:rsidRPr="009638E5" w:rsidRDefault="00980C5F" w:rsidP="00FA060A">
            <w:pPr>
              <w:rPr>
                <w:rFonts w:cs="Arial"/>
                <w:color w:val="000000"/>
                <w:szCs w:val="22"/>
              </w:rPr>
            </w:pPr>
            <w:r w:rsidRPr="009638E5">
              <w:rPr>
                <w:rFonts w:cs="Arial"/>
                <w:color w:val="000000"/>
                <w:szCs w:val="22"/>
              </w:rPr>
              <w:t>Pers3Status</w:t>
            </w:r>
          </w:p>
        </w:tc>
        <w:tc>
          <w:tcPr>
            <w:tcW w:w="2573" w:type="dxa"/>
            <w:tcBorders>
              <w:top w:val="single" w:sz="4" w:space="0" w:color="auto"/>
              <w:left w:val="nil"/>
              <w:bottom w:val="nil"/>
              <w:right w:val="single" w:sz="4" w:space="0" w:color="auto"/>
            </w:tcBorders>
            <w:shd w:val="clear" w:color="auto" w:fill="auto"/>
            <w:noWrap/>
            <w:hideMark/>
          </w:tcPr>
          <w:p w14:paraId="3BC38E89" w14:textId="77777777" w:rsidR="00FA060A" w:rsidRPr="009638E5" w:rsidRDefault="00980C5F" w:rsidP="00FA060A">
            <w:pPr>
              <w:rPr>
                <w:rFonts w:cs="Arial"/>
                <w:color w:val="000000"/>
              </w:rPr>
            </w:pPr>
            <w:r w:rsidRPr="009638E5">
              <w:rPr>
                <w:rFonts w:cs="Arial"/>
                <w:color w:val="000000"/>
              </w:rPr>
              <w:t xml:space="preserve">Pers3OptIn_B_Stats </w:t>
            </w:r>
          </w:p>
        </w:tc>
      </w:tr>
      <w:tr w:rsidR="00FA060A" w:rsidRPr="009638E5" w14:paraId="06A1A1C4"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26534CA4"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64B008D1" w14:textId="77777777" w:rsidR="00FA060A" w:rsidRPr="009638E5" w:rsidRDefault="00980C5F" w:rsidP="00FA060A">
            <w:pPr>
              <w:rPr>
                <w:rFonts w:cs="Arial"/>
                <w:color w:val="000000"/>
                <w:szCs w:val="22"/>
              </w:rPr>
            </w:pPr>
            <w:r w:rsidRPr="009638E5">
              <w:rPr>
                <w:rFonts w:cs="Arial"/>
                <w:color w:val="000000"/>
                <w:szCs w:val="22"/>
              </w:rPr>
              <w:t>Pers4Status</w:t>
            </w:r>
          </w:p>
        </w:tc>
        <w:tc>
          <w:tcPr>
            <w:tcW w:w="2573" w:type="dxa"/>
            <w:tcBorders>
              <w:top w:val="single" w:sz="4" w:space="0" w:color="auto"/>
              <w:left w:val="nil"/>
              <w:bottom w:val="nil"/>
              <w:right w:val="single" w:sz="4" w:space="0" w:color="auto"/>
            </w:tcBorders>
            <w:shd w:val="clear" w:color="auto" w:fill="auto"/>
            <w:noWrap/>
            <w:hideMark/>
          </w:tcPr>
          <w:p w14:paraId="504F2094" w14:textId="77777777" w:rsidR="00FA060A" w:rsidRPr="009638E5" w:rsidRDefault="00980C5F" w:rsidP="00FA060A">
            <w:pPr>
              <w:rPr>
                <w:rFonts w:cs="Arial"/>
                <w:color w:val="000000"/>
              </w:rPr>
            </w:pPr>
            <w:r w:rsidRPr="009638E5">
              <w:rPr>
                <w:rFonts w:cs="Arial"/>
                <w:color w:val="000000"/>
              </w:rPr>
              <w:t xml:space="preserve">Pers4OptIn_B_Stats </w:t>
            </w:r>
          </w:p>
        </w:tc>
      </w:tr>
      <w:tr w:rsidR="00FA060A" w:rsidRPr="009638E5" w14:paraId="589BF976" w14:textId="77777777" w:rsidTr="00FA060A">
        <w:trPr>
          <w:trHeight w:val="255"/>
          <w:jc w:val="center"/>
        </w:trPr>
        <w:tc>
          <w:tcPr>
            <w:tcW w:w="2596" w:type="dxa"/>
            <w:vMerge w:val="restart"/>
            <w:tcBorders>
              <w:top w:val="single" w:sz="4" w:space="0" w:color="auto"/>
              <w:left w:val="single" w:sz="4" w:space="0" w:color="auto"/>
              <w:bottom w:val="nil"/>
              <w:right w:val="single" w:sz="4" w:space="0" w:color="auto"/>
            </w:tcBorders>
            <w:shd w:val="clear" w:color="auto" w:fill="auto"/>
            <w:noWrap/>
            <w:hideMark/>
          </w:tcPr>
          <w:p w14:paraId="01C78112" w14:textId="77777777" w:rsidR="00FA060A" w:rsidRPr="009638E5" w:rsidRDefault="00980C5F" w:rsidP="00FA060A">
            <w:pPr>
              <w:rPr>
                <w:rFonts w:cs="Arial"/>
                <w:color w:val="000000"/>
              </w:rPr>
            </w:pPr>
            <w:proofErr w:type="spellStart"/>
            <w:r w:rsidRPr="009638E5">
              <w:rPr>
                <w:rFonts w:cs="Arial"/>
                <w:color w:val="000000"/>
              </w:rPr>
              <w:t>Feature_Rq</w:t>
            </w:r>
            <w:proofErr w:type="spellEnd"/>
          </w:p>
        </w:tc>
        <w:tc>
          <w:tcPr>
            <w:tcW w:w="1906" w:type="dxa"/>
            <w:tcBorders>
              <w:top w:val="single" w:sz="4" w:space="0" w:color="auto"/>
              <w:left w:val="nil"/>
              <w:bottom w:val="nil"/>
              <w:right w:val="single" w:sz="4" w:space="0" w:color="auto"/>
            </w:tcBorders>
            <w:shd w:val="clear" w:color="auto" w:fill="auto"/>
            <w:noWrap/>
            <w:hideMark/>
          </w:tcPr>
          <w:p w14:paraId="5DAF511A" w14:textId="77777777" w:rsidR="00FA060A" w:rsidRPr="009638E5" w:rsidRDefault="00980C5F" w:rsidP="00FA060A">
            <w:pPr>
              <w:rPr>
                <w:rFonts w:cs="Arial"/>
                <w:color w:val="000000"/>
              </w:rPr>
            </w:pPr>
            <w:r w:rsidRPr="009638E5">
              <w:rPr>
                <w:rFonts w:cs="Arial"/>
                <w:color w:val="000000"/>
              </w:rPr>
              <w:t>Operation</w:t>
            </w:r>
          </w:p>
        </w:tc>
        <w:tc>
          <w:tcPr>
            <w:tcW w:w="2573" w:type="dxa"/>
            <w:tcBorders>
              <w:top w:val="single" w:sz="4" w:space="0" w:color="auto"/>
              <w:left w:val="nil"/>
              <w:bottom w:val="nil"/>
              <w:right w:val="single" w:sz="4" w:space="0" w:color="auto"/>
            </w:tcBorders>
            <w:shd w:val="clear" w:color="auto" w:fill="auto"/>
            <w:noWrap/>
            <w:hideMark/>
          </w:tcPr>
          <w:p w14:paraId="29C729D1" w14:textId="77777777" w:rsidR="00FA060A" w:rsidRPr="009638E5" w:rsidRDefault="00980C5F" w:rsidP="00FA060A">
            <w:pPr>
              <w:rPr>
                <w:rFonts w:cs="Arial"/>
                <w:color w:val="000000"/>
              </w:rPr>
            </w:pPr>
            <w:proofErr w:type="spellStart"/>
            <w:r w:rsidRPr="009638E5">
              <w:rPr>
                <w:rFonts w:cs="Arial"/>
                <w:color w:val="000000"/>
              </w:rPr>
              <w:t>CtrStkDsplyOp_D_Rq</w:t>
            </w:r>
            <w:proofErr w:type="spellEnd"/>
          </w:p>
        </w:tc>
      </w:tr>
      <w:tr w:rsidR="00FA060A" w:rsidRPr="009638E5" w14:paraId="0F9CF6C6"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72BE0918"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F6FC6C4" w14:textId="77777777" w:rsidR="00FA060A" w:rsidRPr="009638E5" w:rsidRDefault="00980C5F" w:rsidP="00FA060A">
            <w:pPr>
              <w:rPr>
                <w:rFonts w:cs="Arial"/>
                <w:color w:val="000000"/>
              </w:rPr>
            </w:pPr>
            <w:proofErr w:type="spellStart"/>
            <w:r w:rsidRPr="009638E5">
              <w:rPr>
                <w:rFonts w:cs="Arial"/>
                <w:color w:val="000000"/>
              </w:rPr>
              <w:t>FeatureID</w:t>
            </w:r>
            <w:proofErr w:type="spellEnd"/>
          </w:p>
        </w:tc>
        <w:tc>
          <w:tcPr>
            <w:tcW w:w="2573" w:type="dxa"/>
            <w:tcBorders>
              <w:top w:val="single" w:sz="4" w:space="0" w:color="auto"/>
              <w:left w:val="nil"/>
              <w:bottom w:val="nil"/>
              <w:right w:val="single" w:sz="4" w:space="0" w:color="auto"/>
            </w:tcBorders>
            <w:shd w:val="clear" w:color="auto" w:fill="auto"/>
            <w:noWrap/>
            <w:hideMark/>
          </w:tcPr>
          <w:p w14:paraId="7E294084" w14:textId="77777777" w:rsidR="00FA060A" w:rsidRPr="009638E5" w:rsidRDefault="00980C5F" w:rsidP="00FA060A">
            <w:pPr>
              <w:rPr>
                <w:rFonts w:cs="Arial"/>
                <w:color w:val="000000"/>
              </w:rPr>
            </w:pPr>
            <w:proofErr w:type="spellStart"/>
            <w:r w:rsidRPr="009638E5">
              <w:rPr>
                <w:rFonts w:cs="Arial"/>
                <w:color w:val="000000"/>
              </w:rPr>
              <w:t>CtrStkFeatNoActl</w:t>
            </w:r>
            <w:proofErr w:type="spellEnd"/>
          </w:p>
        </w:tc>
      </w:tr>
      <w:tr w:rsidR="00FA060A" w:rsidRPr="009638E5" w14:paraId="68593206" w14:textId="77777777" w:rsidTr="00FA060A">
        <w:trPr>
          <w:trHeight w:val="255"/>
          <w:jc w:val="center"/>
        </w:trPr>
        <w:tc>
          <w:tcPr>
            <w:tcW w:w="2596" w:type="dxa"/>
            <w:vMerge/>
            <w:tcBorders>
              <w:top w:val="single" w:sz="4" w:space="0" w:color="auto"/>
              <w:left w:val="single" w:sz="4" w:space="0" w:color="auto"/>
              <w:bottom w:val="nil"/>
              <w:right w:val="single" w:sz="4" w:space="0" w:color="auto"/>
            </w:tcBorders>
            <w:vAlign w:val="center"/>
            <w:hideMark/>
          </w:tcPr>
          <w:p w14:paraId="13B3D649" w14:textId="77777777" w:rsidR="00FA060A" w:rsidRPr="009638E5" w:rsidRDefault="00C73931" w:rsidP="00FA060A">
            <w:pPr>
              <w:rPr>
                <w:rFonts w:cs="Arial"/>
                <w:color w:val="000000"/>
              </w:rPr>
            </w:pPr>
          </w:p>
        </w:tc>
        <w:tc>
          <w:tcPr>
            <w:tcW w:w="1906" w:type="dxa"/>
            <w:tcBorders>
              <w:top w:val="single" w:sz="4" w:space="0" w:color="auto"/>
              <w:left w:val="nil"/>
              <w:bottom w:val="nil"/>
              <w:right w:val="single" w:sz="4" w:space="0" w:color="auto"/>
            </w:tcBorders>
            <w:shd w:val="clear" w:color="auto" w:fill="auto"/>
            <w:noWrap/>
            <w:hideMark/>
          </w:tcPr>
          <w:p w14:paraId="75306584" w14:textId="77777777" w:rsidR="00FA060A" w:rsidRPr="009638E5" w:rsidRDefault="00980C5F" w:rsidP="00FA060A">
            <w:pPr>
              <w:rPr>
                <w:rFonts w:cs="Arial"/>
                <w:color w:val="000000"/>
              </w:rPr>
            </w:pPr>
            <w:r w:rsidRPr="009638E5">
              <w:rPr>
                <w:rFonts w:cs="Arial"/>
                <w:color w:val="000000"/>
              </w:rPr>
              <w:t>Configuration</w:t>
            </w:r>
          </w:p>
        </w:tc>
        <w:tc>
          <w:tcPr>
            <w:tcW w:w="2573" w:type="dxa"/>
            <w:tcBorders>
              <w:top w:val="single" w:sz="4" w:space="0" w:color="auto"/>
              <w:left w:val="nil"/>
              <w:bottom w:val="nil"/>
              <w:right w:val="single" w:sz="4" w:space="0" w:color="auto"/>
            </w:tcBorders>
            <w:shd w:val="clear" w:color="auto" w:fill="auto"/>
            <w:noWrap/>
            <w:hideMark/>
          </w:tcPr>
          <w:p w14:paraId="5CB35F3B" w14:textId="77777777" w:rsidR="00FA060A" w:rsidRPr="009638E5" w:rsidRDefault="00980C5F" w:rsidP="00FA060A">
            <w:pPr>
              <w:rPr>
                <w:rFonts w:cs="Arial"/>
                <w:color w:val="000000"/>
              </w:rPr>
            </w:pPr>
            <w:proofErr w:type="spellStart"/>
            <w:r w:rsidRPr="009638E5">
              <w:rPr>
                <w:rFonts w:cs="Arial"/>
                <w:color w:val="000000"/>
              </w:rPr>
              <w:t>CtrStkFeatConfigActl</w:t>
            </w:r>
            <w:proofErr w:type="spellEnd"/>
          </w:p>
        </w:tc>
      </w:tr>
      <w:tr w:rsidR="00FA060A" w:rsidRPr="009638E5" w14:paraId="2A16E8C7" w14:textId="77777777" w:rsidTr="00FA060A">
        <w:trPr>
          <w:trHeight w:val="255"/>
          <w:jc w:val="center"/>
        </w:trPr>
        <w:tc>
          <w:tcPr>
            <w:tcW w:w="2596" w:type="dxa"/>
            <w:vMerge/>
            <w:tcBorders>
              <w:top w:val="single" w:sz="4" w:space="0" w:color="auto"/>
              <w:left w:val="single" w:sz="4" w:space="0" w:color="auto"/>
              <w:bottom w:val="single" w:sz="4" w:space="0" w:color="auto"/>
              <w:right w:val="single" w:sz="4" w:space="0" w:color="auto"/>
            </w:tcBorders>
            <w:vAlign w:val="center"/>
            <w:hideMark/>
          </w:tcPr>
          <w:p w14:paraId="40E0F6FB" w14:textId="77777777" w:rsidR="00FA060A" w:rsidRPr="009638E5" w:rsidRDefault="00C73931" w:rsidP="00FA060A">
            <w:pPr>
              <w:rPr>
                <w:rFonts w:cs="Arial"/>
                <w:color w:val="000000"/>
              </w:rPr>
            </w:pPr>
          </w:p>
        </w:tc>
        <w:tc>
          <w:tcPr>
            <w:tcW w:w="1906" w:type="dxa"/>
            <w:tcBorders>
              <w:top w:val="single" w:sz="4" w:space="0" w:color="auto"/>
              <w:left w:val="nil"/>
              <w:bottom w:val="single" w:sz="4" w:space="0" w:color="auto"/>
              <w:right w:val="single" w:sz="4" w:space="0" w:color="auto"/>
            </w:tcBorders>
            <w:shd w:val="clear" w:color="auto" w:fill="auto"/>
            <w:noWrap/>
            <w:hideMark/>
          </w:tcPr>
          <w:p w14:paraId="116FDD1E" w14:textId="77777777" w:rsidR="00FA060A" w:rsidRPr="009638E5" w:rsidRDefault="00980C5F" w:rsidP="00FA060A">
            <w:pPr>
              <w:rPr>
                <w:rFonts w:cs="Arial"/>
                <w:color w:val="000000"/>
              </w:rPr>
            </w:pPr>
            <w:r w:rsidRPr="009638E5">
              <w:rPr>
                <w:rFonts w:cs="Arial"/>
                <w:color w:val="000000"/>
              </w:rPr>
              <w:t>PersIndex</w:t>
            </w:r>
          </w:p>
        </w:tc>
        <w:tc>
          <w:tcPr>
            <w:tcW w:w="2573" w:type="dxa"/>
            <w:tcBorders>
              <w:top w:val="single" w:sz="4" w:space="0" w:color="auto"/>
              <w:left w:val="nil"/>
              <w:bottom w:val="single" w:sz="4" w:space="0" w:color="auto"/>
              <w:right w:val="single" w:sz="4" w:space="0" w:color="auto"/>
            </w:tcBorders>
            <w:shd w:val="clear" w:color="auto" w:fill="auto"/>
            <w:noWrap/>
            <w:hideMark/>
          </w:tcPr>
          <w:p w14:paraId="0B828AE3" w14:textId="77777777" w:rsidR="00FA060A" w:rsidRPr="009638E5" w:rsidRDefault="00980C5F" w:rsidP="00FA060A">
            <w:pPr>
              <w:rPr>
                <w:rFonts w:cs="Arial"/>
                <w:color w:val="000000"/>
              </w:rPr>
            </w:pPr>
            <w:proofErr w:type="spellStart"/>
            <w:r w:rsidRPr="009638E5">
              <w:rPr>
                <w:rFonts w:cs="Arial"/>
                <w:color w:val="000000"/>
              </w:rPr>
              <w:t>CtrStkPersIndex_D_Actl</w:t>
            </w:r>
            <w:proofErr w:type="spellEnd"/>
          </w:p>
        </w:tc>
      </w:tr>
      <w:tr w:rsidR="00FA060A" w:rsidRPr="009638E5" w14:paraId="1DB2C684"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vAlign w:val="center"/>
          </w:tcPr>
          <w:p w14:paraId="4BECEA9E" w14:textId="77777777" w:rsidR="00FA060A" w:rsidRPr="009638E5" w:rsidRDefault="00980C5F" w:rsidP="00FA060A">
            <w:pPr>
              <w:rPr>
                <w:rFonts w:cs="Arial"/>
                <w:color w:val="000000"/>
              </w:rPr>
            </w:pPr>
            <w:r>
              <w:rPr>
                <w:rFonts w:cs="Arial"/>
                <w:color w:val="000000"/>
              </w:rPr>
              <w:t>FactoryReset_Rq</w:t>
            </w:r>
          </w:p>
        </w:tc>
        <w:tc>
          <w:tcPr>
            <w:tcW w:w="1906" w:type="dxa"/>
            <w:tcBorders>
              <w:top w:val="single" w:sz="4" w:space="0" w:color="auto"/>
              <w:left w:val="nil"/>
              <w:bottom w:val="single" w:sz="4" w:space="0" w:color="auto"/>
              <w:right w:val="single" w:sz="4" w:space="0" w:color="auto"/>
            </w:tcBorders>
            <w:shd w:val="clear" w:color="auto" w:fill="auto"/>
            <w:noWrap/>
          </w:tcPr>
          <w:p w14:paraId="5AF17E72" w14:textId="77777777" w:rsidR="00FA060A" w:rsidRPr="009638E5" w:rsidRDefault="00980C5F" w:rsidP="00FA060A">
            <w:pPr>
              <w:rPr>
                <w:rFonts w:cs="Arial"/>
                <w:color w:val="000000"/>
              </w:rPr>
            </w:pPr>
            <w:r>
              <w:rPr>
                <w:rFonts w:cs="Arial"/>
                <w:color w:val="000000"/>
              </w:rPr>
              <w:t>Type</w:t>
            </w:r>
          </w:p>
        </w:tc>
        <w:tc>
          <w:tcPr>
            <w:tcW w:w="2573" w:type="dxa"/>
            <w:tcBorders>
              <w:top w:val="single" w:sz="4" w:space="0" w:color="auto"/>
              <w:left w:val="nil"/>
              <w:bottom w:val="single" w:sz="4" w:space="0" w:color="auto"/>
              <w:right w:val="single" w:sz="4" w:space="0" w:color="auto"/>
            </w:tcBorders>
            <w:shd w:val="clear" w:color="auto" w:fill="auto"/>
            <w:noWrap/>
          </w:tcPr>
          <w:p w14:paraId="7D8CCD74" w14:textId="77777777" w:rsidR="00FA060A" w:rsidRPr="009638E5" w:rsidRDefault="00980C5F" w:rsidP="00FA060A">
            <w:pPr>
              <w:rPr>
                <w:rFonts w:cs="Arial"/>
                <w:color w:val="000000"/>
              </w:rPr>
            </w:pPr>
            <w:r>
              <w:rPr>
                <w:rFonts w:cs="Arial"/>
                <w:color w:val="000000"/>
              </w:rPr>
              <w:t>SDARS_FactoryReset_Rq</w:t>
            </w:r>
          </w:p>
        </w:tc>
      </w:tr>
      <w:tr w:rsidR="00FA060A" w14:paraId="7D3C3929" w14:textId="77777777" w:rsidTr="00FA060A">
        <w:trPr>
          <w:trHeight w:val="255"/>
          <w:jc w:val="center"/>
        </w:trPr>
        <w:tc>
          <w:tcPr>
            <w:tcW w:w="2596" w:type="dxa"/>
            <w:tcBorders>
              <w:top w:val="single" w:sz="4" w:space="0" w:color="auto"/>
              <w:left w:val="single" w:sz="4" w:space="0" w:color="auto"/>
              <w:bottom w:val="single" w:sz="4" w:space="0" w:color="auto"/>
              <w:right w:val="single" w:sz="4" w:space="0" w:color="auto"/>
            </w:tcBorders>
            <w:vAlign w:val="center"/>
          </w:tcPr>
          <w:p w14:paraId="6E7674AA" w14:textId="77777777" w:rsidR="00FA060A" w:rsidRPr="00FA060A" w:rsidRDefault="00980C5F" w:rsidP="00FA060A">
            <w:pPr>
              <w:rPr>
                <w:rFonts w:cs="Arial"/>
                <w:color w:val="000000"/>
              </w:rPr>
            </w:pPr>
            <w:r>
              <w:rPr>
                <w:rFonts w:cs="Arial"/>
                <w:color w:val="000000"/>
              </w:rPr>
              <w:t>Digital</w:t>
            </w:r>
            <w:r w:rsidRPr="00FA060A">
              <w:rPr>
                <w:rFonts w:cs="Arial"/>
                <w:color w:val="000000"/>
              </w:rPr>
              <w:t>KeyList_Rq</w:t>
            </w:r>
          </w:p>
        </w:tc>
        <w:tc>
          <w:tcPr>
            <w:tcW w:w="1906" w:type="dxa"/>
            <w:tcBorders>
              <w:top w:val="single" w:sz="4" w:space="0" w:color="auto"/>
              <w:left w:val="nil"/>
              <w:bottom w:val="single" w:sz="4" w:space="0" w:color="auto"/>
              <w:right w:val="single" w:sz="4" w:space="0" w:color="auto"/>
            </w:tcBorders>
            <w:shd w:val="clear" w:color="auto" w:fill="auto"/>
            <w:noWrap/>
          </w:tcPr>
          <w:p w14:paraId="51669F3C" w14:textId="77777777" w:rsidR="00FA060A" w:rsidRPr="00FA060A" w:rsidRDefault="00980C5F" w:rsidP="00FA060A">
            <w:pPr>
              <w:rPr>
                <w:rFonts w:cs="Arial"/>
                <w:color w:val="000000"/>
              </w:rPr>
            </w:pPr>
            <w:r w:rsidRPr="00FA060A">
              <w:rPr>
                <w:rFonts w:cs="Arial"/>
                <w:color w:val="000000"/>
              </w:rPr>
              <w:t>See TP SPSS</w:t>
            </w:r>
          </w:p>
        </w:tc>
        <w:tc>
          <w:tcPr>
            <w:tcW w:w="2573" w:type="dxa"/>
            <w:tcBorders>
              <w:top w:val="single" w:sz="4" w:space="0" w:color="auto"/>
              <w:left w:val="nil"/>
              <w:bottom w:val="single" w:sz="4" w:space="0" w:color="auto"/>
              <w:right w:val="single" w:sz="4" w:space="0" w:color="auto"/>
            </w:tcBorders>
            <w:shd w:val="clear" w:color="auto" w:fill="auto"/>
            <w:noWrap/>
          </w:tcPr>
          <w:p w14:paraId="68F795D7" w14:textId="77777777" w:rsidR="00FA060A" w:rsidRPr="00FA060A" w:rsidRDefault="00980C5F" w:rsidP="00FA060A">
            <w:pPr>
              <w:rPr>
                <w:rFonts w:cs="Arial"/>
                <w:color w:val="000000"/>
              </w:rPr>
            </w:pPr>
            <w:r w:rsidRPr="00FA060A">
              <w:rPr>
                <w:rFonts w:cs="Arial"/>
                <w:color w:val="000000"/>
              </w:rPr>
              <w:t>See TP SPSS</w:t>
            </w:r>
          </w:p>
        </w:tc>
      </w:tr>
    </w:tbl>
    <w:p w14:paraId="0A69D4DB" w14:textId="77777777" w:rsidR="00FA060A" w:rsidRDefault="00C73931" w:rsidP="00764A54">
      <w:pPr>
        <w:rPr>
          <w:rFonts w:cs="Arial"/>
        </w:rPr>
      </w:pPr>
    </w:p>
    <w:p w14:paraId="19178BE2" w14:textId="77777777" w:rsidR="00500605" w:rsidRPr="00764A54" w:rsidRDefault="00980C5F" w:rsidP="00500605">
      <w:pPr>
        <w:rPr>
          <w:rFonts w:cs="Arial"/>
        </w:rPr>
      </w:pPr>
      <w:r w:rsidRPr="00764A54">
        <w:rPr>
          <w:rFonts w:cs="Arial"/>
        </w:rPr>
        <w:t>Note:  GSDB signal names are reference only.  The Global Signal Database (GSDB) is the master for all signals.  If there is a conflict bring to the module D&amp;R’s attention.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2A581C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75E2B0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E2DC61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270D87C" w14:textId="77777777" w:rsidR="00D90FFA" w:rsidRPr="00AC15C4" w:rsidRDefault="00C73931" w:rsidP="0081629B">
            <w:pPr>
              <w:rPr>
                <w:vanish/>
                <w:color w:val="000000" w:themeColor="text1"/>
              </w:rPr>
            </w:pPr>
          </w:p>
        </w:tc>
      </w:tr>
    </w:tbl>
    <w:p w14:paraId="0D145CC9" w14:textId="77777777" w:rsidR="00406F39" w:rsidRDefault="00980C5F" w:rsidP="00AC15C4">
      <w:pPr>
        <w:pStyle w:val="Heading4"/>
      </w:pPr>
      <w:r w:rsidRPr="00B9479B">
        <w:t>MD-REQ-099304/E-</w:t>
      </w:r>
      <w:proofErr w:type="spellStart"/>
      <w:r w:rsidRPr="00B9479B">
        <w:t>EnMemProfilePairing_Rq</w:t>
      </w:r>
      <w:proofErr w:type="spellEnd"/>
    </w:p>
    <w:p w14:paraId="61383FFE" w14:textId="77777777" w:rsidR="00EA0090" w:rsidRPr="00285D90" w:rsidRDefault="00980C5F" w:rsidP="00EA0090">
      <w:pPr>
        <w:rPr>
          <w:rFonts w:ascii="Calibri" w:hAnsi="Calibri" w:cs="Calibri"/>
        </w:rPr>
      </w:pPr>
      <w:r w:rsidRPr="00285D90">
        <w:rPr>
          <w:rFonts w:ascii="Calibri" w:hAnsi="Calibri" w:cs="Calibri"/>
        </w:rPr>
        <w:t>Message Type: Request</w:t>
      </w:r>
    </w:p>
    <w:p w14:paraId="45FBDD39" w14:textId="77777777" w:rsidR="00EA0090" w:rsidRPr="00285D90" w:rsidRDefault="00C73931" w:rsidP="00EA0090">
      <w:pPr>
        <w:rPr>
          <w:rFonts w:ascii="Calibri" w:hAnsi="Calibri" w:cs="Calibri"/>
        </w:rPr>
      </w:pPr>
    </w:p>
    <w:p w14:paraId="6A62A766" w14:textId="77777777" w:rsidR="00EA0090" w:rsidRPr="00285D90" w:rsidRDefault="00980C5F" w:rsidP="00EA0090">
      <w:pPr>
        <w:rPr>
          <w:rFonts w:ascii="Calibri" w:hAnsi="Calibri" w:cs="Calibri"/>
        </w:rPr>
      </w:pPr>
      <w:r w:rsidRPr="00285D90">
        <w:rPr>
          <w:rFonts w:ascii="Calibri" w:hAnsi="Calibri" w:cs="Calibri"/>
        </w:rPr>
        <w:t xml:space="preserve">The signal is used to request that the Enhanced Memory Position Client or Enhanced Memory Profile Server make a change to the state of </w:t>
      </w:r>
      <w:r>
        <w:rPr>
          <w:rFonts w:ascii="Calibri" w:hAnsi="Calibri" w:cs="Calibri"/>
        </w:rPr>
        <w:t xml:space="preserve">memory seat button pairing mode, </w:t>
      </w:r>
      <w:r w:rsidRPr="00285D90">
        <w:rPr>
          <w:rFonts w:ascii="Calibri" w:hAnsi="Calibri" w:cs="Calibri"/>
        </w:rPr>
        <w:t>keyfob pairing mode</w:t>
      </w:r>
      <w:r>
        <w:rPr>
          <w:rFonts w:ascii="Calibri" w:hAnsi="Calibri" w:cs="Calibri"/>
        </w:rPr>
        <w:t>, phone pairing mode</w:t>
      </w:r>
      <w:r w:rsidRPr="004551FE">
        <w:rPr>
          <w:rFonts w:ascii="Calibri" w:hAnsi="Calibri" w:cs="Calibri"/>
        </w:rPr>
        <w:t>, or NFC Key pairing mode</w:t>
      </w:r>
      <w:r w:rsidRPr="00285D90">
        <w:rPr>
          <w:rFonts w:ascii="Calibri" w:hAnsi="Calibri" w:cs="Calibri"/>
        </w:rPr>
        <w:t>.</w:t>
      </w:r>
    </w:p>
    <w:p w14:paraId="65BCF022" w14:textId="77777777" w:rsidR="00EA0090" w:rsidRPr="00285D90" w:rsidRDefault="00C73931" w:rsidP="00EA0090">
      <w:pPr>
        <w:rPr>
          <w:rFonts w:ascii="Calibri" w:hAnsi="Calibri" w:cs="Calibri"/>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6"/>
        <w:gridCol w:w="2319"/>
        <w:gridCol w:w="861"/>
        <w:gridCol w:w="3999"/>
      </w:tblGrid>
      <w:tr w:rsidR="00EA0090" w14:paraId="098E2E41" w14:textId="77777777" w:rsidTr="00B8467E">
        <w:trPr>
          <w:jc w:val="center"/>
        </w:trPr>
        <w:tc>
          <w:tcPr>
            <w:tcW w:w="1906" w:type="dxa"/>
          </w:tcPr>
          <w:p w14:paraId="1C5540C4" w14:textId="77777777" w:rsidR="00EA0090" w:rsidRPr="00285D90" w:rsidRDefault="00980C5F" w:rsidP="00BA31A2">
            <w:pPr>
              <w:rPr>
                <w:b/>
              </w:rPr>
            </w:pPr>
            <w:r w:rsidRPr="00285D90">
              <w:rPr>
                <w:b/>
              </w:rPr>
              <w:t>Name</w:t>
            </w:r>
          </w:p>
        </w:tc>
        <w:tc>
          <w:tcPr>
            <w:tcW w:w="2319" w:type="dxa"/>
          </w:tcPr>
          <w:p w14:paraId="0DA24EB6" w14:textId="77777777" w:rsidR="00EA0090" w:rsidRPr="00285D90" w:rsidRDefault="00980C5F" w:rsidP="00BA31A2">
            <w:pPr>
              <w:rPr>
                <w:b/>
              </w:rPr>
            </w:pPr>
            <w:r w:rsidRPr="00285D90">
              <w:rPr>
                <w:b/>
              </w:rPr>
              <w:t>Literals</w:t>
            </w:r>
          </w:p>
        </w:tc>
        <w:tc>
          <w:tcPr>
            <w:tcW w:w="861" w:type="dxa"/>
          </w:tcPr>
          <w:p w14:paraId="26B255BD" w14:textId="77777777" w:rsidR="00EA0090" w:rsidRPr="00285D90" w:rsidRDefault="00980C5F" w:rsidP="00BA31A2">
            <w:pPr>
              <w:rPr>
                <w:b/>
              </w:rPr>
            </w:pPr>
            <w:r w:rsidRPr="00285D90">
              <w:rPr>
                <w:b/>
              </w:rPr>
              <w:t>Value</w:t>
            </w:r>
          </w:p>
        </w:tc>
        <w:tc>
          <w:tcPr>
            <w:tcW w:w="3999" w:type="dxa"/>
          </w:tcPr>
          <w:p w14:paraId="2290014A" w14:textId="77777777" w:rsidR="00EA0090" w:rsidRPr="00285D90" w:rsidRDefault="00980C5F" w:rsidP="00BA31A2">
            <w:pPr>
              <w:rPr>
                <w:b/>
              </w:rPr>
            </w:pPr>
            <w:r w:rsidRPr="00285D90">
              <w:rPr>
                <w:b/>
              </w:rPr>
              <w:t>Description</w:t>
            </w:r>
          </w:p>
        </w:tc>
      </w:tr>
      <w:tr w:rsidR="00EA0090" w14:paraId="18F0AE71" w14:textId="77777777" w:rsidTr="00B8467E">
        <w:trPr>
          <w:jc w:val="center"/>
        </w:trPr>
        <w:tc>
          <w:tcPr>
            <w:tcW w:w="1906" w:type="dxa"/>
          </w:tcPr>
          <w:p w14:paraId="2E913A32" w14:textId="77777777" w:rsidR="00EA0090" w:rsidRDefault="00980C5F" w:rsidP="00BA31A2">
            <w:r>
              <w:t xml:space="preserve">PersIndex </w:t>
            </w:r>
          </w:p>
        </w:tc>
        <w:tc>
          <w:tcPr>
            <w:tcW w:w="2319" w:type="dxa"/>
          </w:tcPr>
          <w:p w14:paraId="14726E0D" w14:textId="77777777" w:rsidR="00EA0090" w:rsidRDefault="00980C5F" w:rsidP="00BA31A2">
            <w:r>
              <w:t>-</w:t>
            </w:r>
          </w:p>
        </w:tc>
        <w:tc>
          <w:tcPr>
            <w:tcW w:w="861" w:type="dxa"/>
          </w:tcPr>
          <w:p w14:paraId="04F4B30E" w14:textId="77777777" w:rsidR="00EA0090" w:rsidRDefault="00980C5F" w:rsidP="00BA31A2">
            <w:r>
              <w:t>-</w:t>
            </w:r>
          </w:p>
        </w:tc>
        <w:tc>
          <w:tcPr>
            <w:tcW w:w="3999" w:type="dxa"/>
          </w:tcPr>
          <w:p w14:paraId="3A85DAC1" w14:textId="77777777" w:rsidR="00EA0090" w:rsidRDefault="00980C5F" w:rsidP="00BA31A2">
            <w:r>
              <w:t>Indicates which Personality Profile the "Pairing" request is referring to.</w:t>
            </w:r>
          </w:p>
          <w:p w14:paraId="3C260092" w14:textId="77777777" w:rsidR="00C74120" w:rsidRDefault="00980C5F" w:rsidP="00BA31A2">
            <w:r w:rsidRPr="00201C26">
              <w:t>Received by</w:t>
            </w:r>
            <w:r>
              <w:t xml:space="preserve"> Enhanced Memory </w:t>
            </w:r>
            <w:r w:rsidRPr="00201C26">
              <w:t>Profile Server only</w:t>
            </w:r>
          </w:p>
        </w:tc>
      </w:tr>
      <w:tr w:rsidR="00EA0090" w14:paraId="711A9093" w14:textId="77777777" w:rsidTr="00B8467E">
        <w:trPr>
          <w:jc w:val="center"/>
        </w:trPr>
        <w:tc>
          <w:tcPr>
            <w:tcW w:w="1906" w:type="dxa"/>
          </w:tcPr>
          <w:p w14:paraId="6460F0E0" w14:textId="77777777" w:rsidR="00EA0090" w:rsidRDefault="00C73931" w:rsidP="00BA31A2"/>
        </w:tc>
        <w:tc>
          <w:tcPr>
            <w:tcW w:w="2319" w:type="dxa"/>
          </w:tcPr>
          <w:p w14:paraId="7605BAAE" w14:textId="77777777" w:rsidR="00EA0090" w:rsidRDefault="00980C5F" w:rsidP="00BA31A2">
            <w:r>
              <w:t>Null</w:t>
            </w:r>
          </w:p>
        </w:tc>
        <w:tc>
          <w:tcPr>
            <w:tcW w:w="861" w:type="dxa"/>
          </w:tcPr>
          <w:p w14:paraId="54D7A856" w14:textId="77777777" w:rsidR="00EA0090" w:rsidRDefault="00980C5F" w:rsidP="00BA31A2">
            <w:r>
              <w:t>0x0</w:t>
            </w:r>
          </w:p>
        </w:tc>
        <w:tc>
          <w:tcPr>
            <w:tcW w:w="3999" w:type="dxa"/>
          </w:tcPr>
          <w:p w14:paraId="7061C048" w14:textId="77777777" w:rsidR="00EA0090" w:rsidRDefault="00C73931" w:rsidP="00BA31A2"/>
        </w:tc>
      </w:tr>
      <w:tr w:rsidR="00EA0090" w14:paraId="00C7635C" w14:textId="77777777" w:rsidTr="00B8467E">
        <w:trPr>
          <w:jc w:val="center"/>
        </w:trPr>
        <w:tc>
          <w:tcPr>
            <w:tcW w:w="1906" w:type="dxa"/>
          </w:tcPr>
          <w:p w14:paraId="23295283" w14:textId="77777777" w:rsidR="00EA0090" w:rsidRDefault="00C73931" w:rsidP="00BA31A2"/>
        </w:tc>
        <w:tc>
          <w:tcPr>
            <w:tcW w:w="2319" w:type="dxa"/>
          </w:tcPr>
          <w:p w14:paraId="034F2FDB" w14:textId="77777777" w:rsidR="00EA0090" w:rsidRDefault="00980C5F" w:rsidP="00BA31A2">
            <w:r>
              <w:t>Pers1</w:t>
            </w:r>
          </w:p>
        </w:tc>
        <w:tc>
          <w:tcPr>
            <w:tcW w:w="861" w:type="dxa"/>
          </w:tcPr>
          <w:p w14:paraId="0FEB83E2" w14:textId="77777777" w:rsidR="00EA0090" w:rsidRDefault="00980C5F" w:rsidP="00BA31A2">
            <w:r>
              <w:t>0x1</w:t>
            </w:r>
          </w:p>
        </w:tc>
        <w:tc>
          <w:tcPr>
            <w:tcW w:w="3999" w:type="dxa"/>
          </w:tcPr>
          <w:p w14:paraId="592F25BB" w14:textId="77777777" w:rsidR="00EA0090" w:rsidRDefault="00C73931" w:rsidP="00BA31A2"/>
        </w:tc>
      </w:tr>
      <w:tr w:rsidR="00EA0090" w14:paraId="097A122A" w14:textId="77777777" w:rsidTr="00B8467E">
        <w:trPr>
          <w:jc w:val="center"/>
        </w:trPr>
        <w:tc>
          <w:tcPr>
            <w:tcW w:w="1906" w:type="dxa"/>
          </w:tcPr>
          <w:p w14:paraId="7C3B6D86" w14:textId="77777777" w:rsidR="00EA0090" w:rsidRDefault="00C73931" w:rsidP="00BA31A2"/>
        </w:tc>
        <w:tc>
          <w:tcPr>
            <w:tcW w:w="2319" w:type="dxa"/>
          </w:tcPr>
          <w:p w14:paraId="0EE5BB39" w14:textId="77777777" w:rsidR="00EA0090" w:rsidRDefault="00980C5F" w:rsidP="00BA31A2">
            <w:r>
              <w:t>Pers2</w:t>
            </w:r>
          </w:p>
        </w:tc>
        <w:tc>
          <w:tcPr>
            <w:tcW w:w="861" w:type="dxa"/>
          </w:tcPr>
          <w:p w14:paraId="1E4C3D5F" w14:textId="77777777" w:rsidR="00EA0090" w:rsidRDefault="00980C5F" w:rsidP="00BA31A2">
            <w:r>
              <w:t>0x2</w:t>
            </w:r>
          </w:p>
        </w:tc>
        <w:tc>
          <w:tcPr>
            <w:tcW w:w="3999" w:type="dxa"/>
          </w:tcPr>
          <w:p w14:paraId="6DDB19CF" w14:textId="77777777" w:rsidR="00EA0090" w:rsidRDefault="00C73931" w:rsidP="00BA31A2"/>
        </w:tc>
      </w:tr>
      <w:tr w:rsidR="00EA0090" w14:paraId="527C2205" w14:textId="77777777" w:rsidTr="00B8467E">
        <w:trPr>
          <w:jc w:val="center"/>
        </w:trPr>
        <w:tc>
          <w:tcPr>
            <w:tcW w:w="1906" w:type="dxa"/>
          </w:tcPr>
          <w:p w14:paraId="2B178164" w14:textId="77777777" w:rsidR="00EA0090" w:rsidRDefault="00C73931" w:rsidP="00BA31A2"/>
        </w:tc>
        <w:tc>
          <w:tcPr>
            <w:tcW w:w="2319" w:type="dxa"/>
          </w:tcPr>
          <w:p w14:paraId="3FCBB2A5" w14:textId="77777777" w:rsidR="00EA0090" w:rsidRDefault="00980C5F" w:rsidP="00BA31A2">
            <w:r>
              <w:t>Pers3</w:t>
            </w:r>
          </w:p>
        </w:tc>
        <w:tc>
          <w:tcPr>
            <w:tcW w:w="861" w:type="dxa"/>
          </w:tcPr>
          <w:p w14:paraId="04912B34" w14:textId="77777777" w:rsidR="00EA0090" w:rsidRDefault="00980C5F" w:rsidP="00BA31A2">
            <w:r>
              <w:t>0x3</w:t>
            </w:r>
          </w:p>
        </w:tc>
        <w:tc>
          <w:tcPr>
            <w:tcW w:w="3999" w:type="dxa"/>
          </w:tcPr>
          <w:p w14:paraId="50331366" w14:textId="77777777" w:rsidR="00EA0090" w:rsidRDefault="00C73931" w:rsidP="00BA31A2"/>
        </w:tc>
      </w:tr>
      <w:tr w:rsidR="00EA0090" w14:paraId="2F01DBC6" w14:textId="77777777" w:rsidTr="00B8467E">
        <w:trPr>
          <w:jc w:val="center"/>
        </w:trPr>
        <w:tc>
          <w:tcPr>
            <w:tcW w:w="1906" w:type="dxa"/>
          </w:tcPr>
          <w:p w14:paraId="7F31FE37" w14:textId="77777777" w:rsidR="00EA0090" w:rsidRDefault="00C73931" w:rsidP="00BA31A2"/>
        </w:tc>
        <w:tc>
          <w:tcPr>
            <w:tcW w:w="2319" w:type="dxa"/>
          </w:tcPr>
          <w:p w14:paraId="3BF29378" w14:textId="77777777" w:rsidR="00EA0090" w:rsidRDefault="00980C5F" w:rsidP="00BA31A2">
            <w:r>
              <w:t>Pers4</w:t>
            </w:r>
          </w:p>
        </w:tc>
        <w:tc>
          <w:tcPr>
            <w:tcW w:w="861" w:type="dxa"/>
          </w:tcPr>
          <w:p w14:paraId="64103670" w14:textId="77777777" w:rsidR="00EA0090" w:rsidRDefault="00980C5F" w:rsidP="00BA31A2">
            <w:r>
              <w:t>0x4</w:t>
            </w:r>
          </w:p>
        </w:tc>
        <w:tc>
          <w:tcPr>
            <w:tcW w:w="3999" w:type="dxa"/>
          </w:tcPr>
          <w:p w14:paraId="5D054A57" w14:textId="77777777" w:rsidR="00EA0090" w:rsidRDefault="00C73931" w:rsidP="00BA31A2"/>
        </w:tc>
      </w:tr>
      <w:tr w:rsidR="00AE7A0D" w14:paraId="09CEA36E" w14:textId="77777777" w:rsidTr="00B8467E">
        <w:trPr>
          <w:jc w:val="center"/>
        </w:trPr>
        <w:tc>
          <w:tcPr>
            <w:tcW w:w="1906" w:type="dxa"/>
          </w:tcPr>
          <w:p w14:paraId="7559118B" w14:textId="77777777" w:rsidR="00AE7A0D" w:rsidRDefault="00C73931" w:rsidP="00BA31A2"/>
        </w:tc>
        <w:tc>
          <w:tcPr>
            <w:tcW w:w="2319" w:type="dxa"/>
          </w:tcPr>
          <w:p w14:paraId="750300CC" w14:textId="77777777" w:rsidR="00AE7A0D" w:rsidRDefault="00980C5F" w:rsidP="00BA31A2">
            <w:proofErr w:type="spellStart"/>
            <w:r>
              <w:t>NotUsed</w:t>
            </w:r>
            <w:proofErr w:type="spellEnd"/>
          </w:p>
        </w:tc>
        <w:tc>
          <w:tcPr>
            <w:tcW w:w="861" w:type="dxa"/>
          </w:tcPr>
          <w:p w14:paraId="0F428354" w14:textId="77777777" w:rsidR="00AE7A0D" w:rsidRDefault="00980C5F" w:rsidP="00BA31A2">
            <w:r>
              <w:t>0x5</w:t>
            </w:r>
          </w:p>
        </w:tc>
        <w:tc>
          <w:tcPr>
            <w:tcW w:w="3999" w:type="dxa"/>
          </w:tcPr>
          <w:p w14:paraId="05B4F2AE" w14:textId="77777777" w:rsidR="00AE7A0D" w:rsidRDefault="00C73931" w:rsidP="00BA31A2"/>
        </w:tc>
      </w:tr>
      <w:tr w:rsidR="00AE7A0D" w14:paraId="74628580" w14:textId="77777777" w:rsidTr="00B8467E">
        <w:trPr>
          <w:jc w:val="center"/>
        </w:trPr>
        <w:tc>
          <w:tcPr>
            <w:tcW w:w="1906" w:type="dxa"/>
          </w:tcPr>
          <w:p w14:paraId="57605880" w14:textId="77777777" w:rsidR="00AE7A0D" w:rsidRDefault="00C73931" w:rsidP="00BA31A2"/>
        </w:tc>
        <w:tc>
          <w:tcPr>
            <w:tcW w:w="2319" w:type="dxa"/>
          </w:tcPr>
          <w:p w14:paraId="2630006A" w14:textId="77777777" w:rsidR="00AE7A0D" w:rsidRDefault="00980C5F" w:rsidP="00BA31A2">
            <w:proofErr w:type="spellStart"/>
            <w:r>
              <w:t>NotUsed</w:t>
            </w:r>
            <w:proofErr w:type="spellEnd"/>
          </w:p>
        </w:tc>
        <w:tc>
          <w:tcPr>
            <w:tcW w:w="861" w:type="dxa"/>
          </w:tcPr>
          <w:p w14:paraId="1A8CBB27" w14:textId="77777777" w:rsidR="00AE7A0D" w:rsidRDefault="00980C5F" w:rsidP="00BA31A2">
            <w:r>
              <w:t>0x6</w:t>
            </w:r>
          </w:p>
        </w:tc>
        <w:tc>
          <w:tcPr>
            <w:tcW w:w="3999" w:type="dxa"/>
          </w:tcPr>
          <w:p w14:paraId="23F47613" w14:textId="77777777" w:rsidR="00AE7A0D" w:rsidRDefault="00C73931" w:rsidP="00BA31A2"/>
        </w:tc>
      </w:tr>
      <w:tr w:rsidR="00AE7A0D" w14:paraId="3592C13C" w14:textId="77777777" w:rsidTr="00B8467E">
        <w:trPr>
          <w:jc w:val="center"/>
        </w:trPr>
        <w:tc>
          <w:tcPr>
            <w:tcW w:w="1906" w:type="dxa"/>
          </w:tcPr>
          <w:p w14:paraId="02A86E19" w14:textId="77777777" w:rsidR="00AE7A0D" w:rsidRDefault="00C73931" w:rsidP="00BA31A2"/>
        </w:tc>
        <w:tc>
          <w:tcPr>
            <w:tcW w:w="2319" w:type="dxa"/>
          </w:tcPr>
          <w:p w14:paraId="12946C75" w14:textId="77777777" w:rsidR="00AE7A0D" w:rsidRDefault="00980C5F" w:rsidP="00BA31A2">
            <w:proofErr w:type="spellStart"/>
            <w:r>
              <w:t>NotUsed</w:t>
            </w:r>
            <w:proofErr w:type="spellEnd"/>
          </w:p>
        </w:tc>
        <w:tc>
          <w:tcPr>
            <w:tcW w:w="861" w:type="dxa"/>
          </w:tcPr>
          <w:p w14:paraId="631180E6" w14:textId="77777777" w:rsidR="00AE7A0D" w:rsidRDefault="00980C5F" w:rsidP="00BA31A2">
            <w:r>
              <w:t>0x7</w:t>
            </w:r>
          </w:p>
        </w:tc>
        <w:tc>
          <w:tcPr>
            <w:tcW w:w="3999" w:type="dxa"/>
          </w:tcPr>
          <w:p w14:paraId="318AD178" w14:textId="77777777" w:rsidR="00AE7A0D" w:rsidRDefault="00C73931" w:rsidP="00BA31A2"/>
        </w:tc>
      </w:tr>
      <w:tr w:rsidR="00EA0090" w14:paraId="0D114B44" w14:textId="77777777" w:rsidTr="00B8467E">
        <w:trPr>
          <w:jc w:val="center"/>
        </w:trPr>
        <w:tc>
          <w:tcPr>
            <w:tcW w:w="1906" w:type="dxa"/>
          </w:tcPr>
          <w:p w14:paraId="5A0BF010" w14:textId="77777777" w:rsidR="00EA0090" w:rsidRDefault="00980C5F" w:rsidP="00BA31A2">
            <w:proofErr w:type="spellStart"/>
            <w:r>
              <w:t>ButtonPairing</w:t>
            </w:r>
            <w:proofErr w:type="spellEnd"/>
            <w:r>
              <w:t xml:space="preserve"> </w:t>
            </w:r>
          </w:p>
        </w:tc>
        <w:tc>
          <w:tcPr>
            <w:tcW w:w="2319" w:type="dxa"/>
          </w:tcPr>
          <w:p w14:paraId="17058AC7" w14:textId="77777777" w:rsidR="00EA0090" w:rsidRDefault="00980C5F" w:rsidP="00BA31A2">
            <w:r>
              <w:t>-</w:t>
            </w:r>
          </w:p>
        </w:tc>
        <w:tc>
          <w:tcPr>
            <w:tcW w:w="861" w:type="dxa"/>
          </w:tcPr>
          <w:p w14:paraId="4AA9BC86" w14:textId="77777777" w:rsidR="00EA0090" w:rsidRDefault="00980C5F" w:rsidP="00BA31A2">
            <w:r>
              <w:t>-</w:t>
            </w:r>
          </w:p>
        </w:tc>
        <w:tc>
          <w:tcPr>
            <w:tcW w:w="3999" w:type="dxa"/>
          </w:tcPr>
          <w:p w14:paraId="6CB23E6A" w14:textId="77777777" w:rsidR="00EA0090" w:rsidRDefault="00980C5F" w:rsidP="00BA31A2">
            <w:r>
              <w:t xml:space="preserve">Indicates the Personality Profile button pairing mode request value. </w:t>
            </w:r>
            <w:r w:rsidRPr="00201C26">
              <w:t>Received by Enhanced Memory Position Client only</w:t>
            </w:r>
          </w:p>
        </w:tc>
      </w:tr>
      <w:tr w:rsidR="00EA0090" w14:paraId="65E559C8" w14:textId="77777777" w:rsidTr="00B8467E">
        <w:trPr>
          <w:jc w:val="center"/>
        </w:trPr>
        <w:tc>
          <w:tcPr>
            <w:tcW w:w="1906" w:type="dxa"/>
          </w:tcPr>
          <w:p w14:paraId="6B8132C3" w14:textId="77777777" w:rsidR="00EA0090" w:rsidRDefault="00C73931" w:rsidP="00BA31A2"/>
        </w:tc>
        <w:tc>
          <w:tcPr>
            <w:tcW w:w="2319" w:type="dxa"/>
          </w:tcPr>
          <w:p w14:paraId="5685527B" w14:textId="77777777" w:rsidR="00EA0090" w:rsidRDefault="00980C5F" w:rsidP="00BA31A2">
            <w:r>
              <w:t>Null</w:t>
            </w:r>
          </w:p>
        </w:tc>
        <w:tc>
          <w:tcPr>
            <w:tcW w:w="861" w:type="dxa"/>
          </w:tcPr>
          <w:p w14:paraId="53BA2B66" w14:textId="77777777" w:rsidR="00EA0090" w:rsidRDefault="00980C5F" w:rsidP="00BA31A2">
            <w:r>
              <w:t>0x0</w:t>
            </w:r>
          </w:p>
        </w:tc>
        <w:tc>
          <w:tcPr>
            <w:tcW w:w="3999" w:type="dxa"/>
          </w:tcPr>
          <w:p w14:paraId="281FC56B" w14:textId="77777777" w:rsidR="00EA0090" w:rsidRDefault="00C73931" w:rsidP="00BA31A2"/>
        </w:tc>
      </w:tr>
      <w:tr w:rsidR="00EA0090" w14:paraId="353F4EDF" w14:textId="77777777" w:rsidTr="00B8467E">
        <w:trPr>
          <w:jc w:val="center"/>
        </w:trPr>
        <w:tc>
          <w:tcPr>
            <w:tcW w:w="1906" w:type="dxa"/>
          </w:tcPr>
          <w:p w14:paraId="2AB24B8A" w14:textId="77777777" w:rsidR="00EA0090" w:rsidRDefault="00C73931" w:rsidP="00BA31A2"/>
        </w:tc>
        <w:tc>
          <w:tcPr>
            <w:tcW w:w="2319" w:type="dxa"/>
          </w:tcPr>
          <w:p w14:paraId="1508A69B" w14:textId="77777777" w:rsidR="00EA0090" w:rsidRDefault="00980C5F" w:rsidP="00BA31A2">
            <w:proofErr w:type="spellStart"/>
            <w:r>
              <w:t>EnterButtonPairing</w:t>
            </w:r>
            <w:proofErr w:type="spellEnd"/>
          </w:p>
        </w:tc>
        <w:tc>
          <w:tcPr>
            <w:tcW w:w="861" w:type="dxa"/>
          </w:tcPr>
          <w:p w14:paraId="07EC4800" w14:textId="77777777" w:rsidR="00EA0090" w:rsidRDefault="00980C5F" w:rsidP="00BA31A2">
            <w:r>
              <w:t>0x1</w:t>
            </w:r>
          </w:p>
        </w:tc>
        <w:tc>
          <w:tcPr>
            <w:tcW w:w="3999" w:type="dxa"/>
          </w:tcPr>
          <w:p w14:paraId="0E92EA9D" w14:textId="77777777" w:rsidR="00EA0090" w:rsidRDefault="00C73931" w:rsidP="00BA31A2"/>
        </w:tc>
      </w:tr>
      <w:tr w:rsidR="00EA0090" w14:paraId="473F365C" w14:textId="77777777" w:rsidTr="00B8467E">
        <w:trPr>
          <w:jc w:val="center"/>
        </w:trPr>
        <w:tc>
          <w:tcPr>
            <w:tcW w:w="1906" w:type="dxa"/>
          </w:tcPr>
          <w:p w14:paraId="58C17F93" w14:textId="77777777" w:rsidR="00EA0090" w:rsidRDefault="00C73931" w:rsidP="00BA31A2"/>
        </w:tc>
        <w:tc>
          <w:tcPr>
            <w:tcW w:w="2319" w:type="dxa"/>
          </w:tcPr>
          <w:p w14:paraId="12481DF2" w14:textId="77777777" w:rsidR="00EA0090" w:rsidRDefault="00980C5F" w:rsidP="00BA31A2">
            <w:proofErr w:type="spellStart"/>
            <w:r>
              <w:t>ExitButtonPairing</w:t>
            </w:r>
            <w:proofErr w:type="spellEnd"/>
          </w:p>
        </w:tc>
        <w:tc>
          <w:tcPr>
            <w:tcW w:w="861" w:type="dxa"/>
          </w:tcPr>
          <w:p w14:paraId="73B183D5" w14:textId="77777777" w:rsidR="00EA0090" w:rsidRDefault="00980C5F" w:rsidP="00BA31A2">
            <w:r>
              <w:t>0x2</w:t>
            </w:r>
          </w:p>
        </w:tc>
        <w:tc>
          <w:tcPr>
            <w:tcW w:w="3999" w:type="dxa"/>
          </w:tcPr>
          <w:p w14:paraId="7C1B880C" w14:textId="77777777" w:rsidR="00EA0090" w:rsidRDefault="00C73931" w:rsidP="00BA31A2"/>
        </w:tc>
      </w:tr>
      <w:tr w:rsidR="00AE7A0D" w14:paraId="57907B71" w14:textId="77777777" w:rsidTr="00B8467E">
        <w:trPr>
          <w:jc w:val="center"/>
        </w:trPr>
        <w:tc>
          <w:tcPr>
            <w:tcW w:w="1906" w:type="dxa"/>
          </w:tcPr>
          <w:p w14:paraId="5F1546F4" w14:textId="77777777" w:rsidR="00AE7A0D" w:rsidRDefault="00C73931" w:rsidP="00BA31A2"/>
        </w:tc>
        <w:tc>
          <w:tcPr>
            <w:tcW w:w="2319" w:type="dxa"/>
          </w:tcPr>
          <w:p w14:paraId="4E4FEF2F" w14:textId="77777777" w:rsidR="00AE7A0D" w:rsidRDefault="00980C5F" w:rsidP="00BA31A2">
            <w:proofErr w:type="spellStart"/>
            <w:r>
              <w:t>NotUsed</w:t>
            </w:r>
            <w:proofErr w:type="spellEnd"/>
          </w:p>
        </w:tc>
        <w:tc>
          <w:tcPr>
            <w:tcW w:w="861" w:type="dxa"/>
          </w:tcPr>
          <w:p w14:paraId="6B97B12B" w14:textId="77777777" w:rsidR="00AE7A0D" w:rsidRDefault="00980C5F" w:rsidP="00BA31A2">
            <w:r>
              <w:t>0x3</w:t>
            </w:r>
          </w:p>
        </w:tc>
        <w:tc>
          <w:tcPr>
            <w:tcW w:w="3999" w:type="dxa"/>
          </w:tcPr>
          <w:p w14:paraId="3574A952" w14:textId="77777777" w:rsidR="00AE7A0D" w:rsidRDefault="00C73931" w:rsidP="00BA31A2"/>
        </w:tc>
      </w:tr>
      <w:tr w:rsidR="00EA0090" w14:paraId="0AA0AE87" w14:textId="77777777" w:rsidTr="00B8467E">
        <w:trPr>
          <w:jc w:val="center"/>
        </w:trPr>
        <w:tc>
          <w:tcPr>
            <w:tcW w:w="1906" w:type="dxa"/>
          </w:tcPr>
          <w:p w14:paraId="5CDC70EC" w14:textId="77777777" w:rsidR="00EA0090" w:rsidRDefault="00980C5F" w:rsidP="00BA31A2">
            <w:r>
              <w:t xml:space="preserve">KeyPairing </w:t>
            </w:r>
          </w:p>
        </w:tc>
        <w:tc>
          <w:tcPr>
            <w:tcW w:w="2319" w:type="dxa"/>
          </w:tcPr>
          <w:p w14:paraId="0FE4E388" w14:textId="77777777" w:rsidR="00EA0090" w:rsidRDefault="00980C5F" w:rsidP="00BA31A2">
            <w:r>
              <w:t>-</w:t>
            </w:r>
          </w:p>
        </w:tc>
        <w:tc>
          <w:tcPr>
            <w:tcW w:w="861" w:type="dxa"/>
          </w:tcPr>
          <w:p w14:paraId="5AF98B0E" w14:textId="77777777" w:rsidR="00EA0090" w:rsidRDefault="00980C5F" w:rsidP="00BA31A2">
            <w:r>
              <w:t>-</w:t>
            </w:r>
          </w:p>
        </w:tc>
        <w:tc>
          <w:tcPr>
            <w:tcW w:w="3999" w:type="dxa"/>
          </w:tcPr>
          <w:p w14:paraId="32589032" w14:textId="77777777" w:rsidR="00EA0090" w:rsidRPr="00201C26" w:rsidRDefault="00980C5F" w:rsidP="00B21C17">
            <w:pPr>
              <w:rPr>
                <w:b/>
              </w:rPr>
            </w:pPr>
            <w:r>
              <w:t xml:space="preserve">Indicates the Personality Profile key fob and phone pairing mode request value. </w:t>
            </w:r>
            <w:r w:rsidRPr="00201C26">
              <w:t>Received by</w:t>
            </w:r>
            <w:r>
              <w:t xml:space="preserve"> Enhanced Memory </w:t>
            </w:r>
            <w:r w:rsidRPr="00201C26">
              <w:t>Profile Server only</w:t>
            </w:r>
          </w:p>
        </w:tc>
      </w:tr>
      <w:tr w:rsidR="00EA0090" w14:paraId="3BE6F6CB" w14:textId="77777777" w:rsidTr="00B8467E">
        <w:trPr>
          <w:jc w:val="center"/>
        </w:trPr>
        <w:tc>
          <w:tcPr>
            <w:tcW w:w="1906" w:type="dxa"/>
          </w:tcPr>
          <w:p w14:paraId="515414C8" w14:textId="77777777" w:rsidR="00EA0090" w:rsidRDefault="00C73931" w:rsidP="00BA31A2"/>
        </w:tc>
        <w:tc>
          <w:tcPr>
            <w:tcW w:w="2319" w:type="dxa"/>
          </w:tcPr>
          <w:p w14:paraId="21AE2F26" w14:textId="77777777" w:rsidR="00EA0090" w:rsidRDefault="00980C5F" w:rsidP="00BA31A2">
            <w:r>
              <w:t>Null</w:t>
            </w:r>
          </w:p>
        </w:tc>
        <w:tc>
          <w:tcPr>
            <w:tcW w:w="861" w:type="dxa"/>
          </w:tcPr>
          <w:p w14:paraId="32538D43" w14:textId="77777777" w:rsidR="00EA0090" w:rsidRDefault="00980C5F" w:rsidP="00BA31A2">
            <w:r>
              <w:t>0x0</w:t>
            </w:r>
          </w:p>
        </w:tc>
        <w:tc>
          <w:tcPr>
            <w:tcW w:w="3999" w:type="dxa"/>
          </w:tcPr>
          <w:p w14:paraId="4A5F0F9E" w14:textId="77777777" w:rsidR="00EA0090" w:rsidRDefault="00C73931" w:rsidP="00BA31A2"/>
        </w:tc>
      </w:tr>
      <w:tr w:rsidR="00EA0090" w14:paraId="0212259A" w14:textId="77777777" w:rsidTr="00B8467E">
        <w:trPr>
          <w:jc w:val="center"/>
        </w:trPr>
        <w:tc>
          <w:tcPr>
            <w:tcW w:w="1906" w:type="dxa"/>
          </w:tcPr>
          <w:p w14:paraId="26968DC8" w14:textId="77777777" w:rsidR="00EA0090" w:rsidRDefault="00C73931" w:rsidP="00BA31A2"/>
        </w:tc>
        <w:tc>
          <w:tcPr>
            <w:tcW w:w="2319" w:type="dxa"/>
          </w:tcPr>
          <w:p w14:paraId="78CA08CB" w14:textId="77777777" w:rsidR="00EA0090" w:rsidRDefault="00980C5F" w:rsidP="00BA31A2">
            <w:proofErr w:type="spellStart"/>
            <w:r>
              <w:t>EnterKeyPairing</w:t>
            </w:r>
            <w:proofErr w:type="spellEnd"/>
          </w:p>
        </w:tc>
        <w:tc>
          <w:tcPr>
            <w:tcW w:w="861" w:type="dxa"/>
          </w:tcPr>
          <w:p w14:paraId="79C05D76" w14:textId="77777777" w:rsidR="00EA0090" w:rsidRDefault="00980C5F" w:rsidP="00BA31A2">
            <w:r>
              <w:t>0x1</w:t>
            </w:r>
          </w:p>
        </w:tc>
        <w:tc>
          <w:tcPr>
            <w:tcW w:w="3999" w:type="dxa"/>
          </w:tcPr>
          <w:p w14:paraId="63CE72AC" w14:textId="77777777" w:rsidR="00EA0090" w:rsidRDefault="00C73931" w:rsidP="00BA31A2"/>
        </w:tc>
      </w:tr>
      <w:tr w:rsidR="00EA0090" w14:paraId="411CB509" w14:textId="77777777" w:rsidTr="00B8467E">
        <w:trPr>
          <w:jc w:val="center"/>
        </w:trPr>
        <w:tc>
          <w:tcPr>
            <w:tcW w:w="1906" w:type="dxa"/>
          </w:tcPr>
          <w:p w14:paraId="0D3934C1" w14:textId="77777777" w:rsidR="00EA0090" w:rsidRDefault="00C73931" w:rsidP="00BA31A2"/>
        </w:tc>
        <w:tc>
          <w:tcPr>
            <w:tcW w:w="2319" w:type="dxa"/>
          </w:tcPr>
          <w:p w14:paraId="66A97F3E" w14:textId="77777777" w:rsidR="00EA0090" w:rsidRDefault="00980C5F" w:rsidP="00BA31A2">
            <w:proofErr w:type="spellStart"/>
            <w:r>
              <w:t>ExitKeyPairing</w:t>
            </w:r>
            <w:proofErr w:type="spellEnd"/>
          </w:p>
        </w:tc>
        <w:tc>
          <w:tcPr>
            <w:tcW w:w="861" w:type="dxa"/>
          </w:tcPr>
          <w:p w14:paraId="0F836806" w14:textId="77777777" w:rsidR="00EA0090" w:rsidRDefault="00980C5F" w:rsidP="00BA31A2">
            <w:r>
              <w:t>0x2</w:t>
            </w:r>
          </w:p>
        </w:tc>
        <w:tc>
          <w:tcPr>
            <w:tcW w:w="3999" w:type="dxa"/>
          </w:tcPr>
          <w:p w14:paraId="3F3A780F" w14:textId="77777777" w:rsidR="00EA0090" w:rsidRDefault="00C73931" w:rsidP="00BA31A2"/>
        </w:tc>
      </w:tr>
      <w:tr w:rsidR="00EA0090" w14:paraId="25637FD6" w14:textId="77777777" w:rsidTr="00B8467E">
        <w:trPr>
          <w:jc w:val="center"/>
        </w:trPr>
        <w:tc>
          <w:tcPr>
            <w:tcW w:w="1906" w:type="dxa"/>
          </w:tcPr>
          <w:p w14:paraId="0559EF18" w14:textId="77777777" w:rsidR="00EA0090" w:rsidRDefault="00C73931" w:rsidP="00BA31A2"/>
        </w:tc>
        <w:tc>
          <w:tcPr>
            <w:tcW w:w="2319" w:type="dxa"/>
          </w:tcPr>
          <w:p w14:paraId="66361082" w14:textId="77777777" w:rsidR="00EA0090" w:rsidRDefault="00980C5F" w:rsidP="00BA31A2">
            <w:proofErr w:type="spellStart"/>
            <w:r>
              <w:t>DisassociateKey</w:t>
            </w:r>
            <w:proofErr w:type="spellEnd"/>
          </w:p>
        </w:tc>
        <w:tc>
          <w:tcPr>
            <w:tcW w:w="861" w:type="dxa"/>
          </w:tcPr>
          <w:p w14:paraId="43242C2F" w14:textId="77777777" w:rsidR="00EA0090" w:rsidRDefault="00980C5F" w:rsidP="00BA31A2">
            <w:r>
              <w:t>0x3</w:t>
            </w:r>
          </w:p>
        </w:tc>
        <w:tc>
          <w:tcPr>
            <w:tcW w:w="3999" w:type="dxa"/>
          </w:tcPr>
          <w:p w14:paraId="5DBFE28F" w14:textId="77777777" w:rsidR="00EA0090" w:rsidRDefault="00C73931" w:rsidP="00BA31A2"/>
        </w:tc>
      </w:tr>
      <w:tr w:rsidR="00EA0090" w14:paraId="7C35766C" w14:textId="77777777" w:rsidTr="00B8467E">
        <w:trPr>
          <w:jc w:val="center"/>
        </w:trPr>
        <w:tc>
          <w:tcPr>
            <w:tcW w:w="1906" w:type="dxa"/>
          </w:tcPr>
          <w:p w14:paraId="752C0031" w14:textId="77777777" w:rsidR="00EA0090" w:rsidRDefault="00C73931" w:rsidP="00BA31A2"/>
        </w:tc>
        <w:tc>
          <w:tcPr>
            <w:tcW w:w="2319" w:type="dxa"/>
          </w:tcPr>
          <w:p w14:paraId="341054A2" w14:textId="77777777" w:rsidR="00EA0090" w:rsidRDefault="00980C5F" w:rsidP="00BA31A2">
            <w:proofErr w:type="spellStart"/>
            <w:r>
              <w:t>OverwriteKey</w:t>
            </w:r>
            <w:proofErr w:type="spellEnd"/>
          </w:p>
        </w:tc>
        <w:tc>
          <w:tcPr>
            <w:tcW w:w="861" w:type="dxa"/>
          </w:tcPr>
          <w:p w14:paraId="718B9600" w14:textId="77777777" w:rsidR="00EA0090" w:rsidRDefault="00980C5F" w:rsidP="00BA31A2">
            <w:r>
              <w:t>0x4</w:t>
            </w:r>
          </w:p>
        </w:tc>
        <w:tc>
          <w:tcPr>
            <w:tcW w:w="3999" w:type="dxa"/>
          </w:tcPr>
          <w:p w14:paraId="13068553" w14:textId="77777777" w:rsidR="00EA0090" w:rsidRDefault="00C73931" w:rsidP="00BA31A2"/>
        </w:tc>
      </w:tr>
      <w:tr w:rsidR="002662A1" w14:paraId="131C1039" w14:textId="77777777" w:rsidTr="00B8467E">
        <w:trPr>
          <w:jc w:val="center"/>
        </w:trPr>
        <w:tc>
          <w:tcPr>
            <w:tcW w:w="1906" w:type="dxa"/>
          </w:tcPr>
          <w:p w14:paraId="2A0D130F" w14:textId="77777777" w:rsidR="002662A1" w:rsidRPr="0097093F" w:rsidRDefault="00C73931" w:rsidP="00BA31A2">
            <w:pPr>
              <w:rPr>
                <w:highlight w:val="yellow"/>
              </w:rPr>
            </w:pPr>
          </w:p>
        </w:tc>
        <w:tc>
          <w:tcPr>
            <w:tcW w:w="2319" w:type="dxa"/>
          </w:tcPr>
          <w:p w14:paraId="52A0E9CF" w14:textId="77777777" w:rsidR="002662A1" w:rsidRPr="008404BE" w:rsidRDefault="00980C5F" w:rsidP="00BA31A2">
            <w:proofErr w:type="spellStart"/>
            <w:r w:rsidRPr="008404BE">
              <w:t>EnterPhonePairing</w:t>
            </w:r>
            <w:proofErr w:type="spellEnd"/>
          </w:p>
        </w:tc>
        <w:tc>
          <w:tcPr>
            <w:tcW w:w="861" w:type="dxa"/>
          </w:tcPr>
          <w:p w14:paraId="02368F5B" w14:textId="77777777" w:rsidR="002662A1" w:rsidRPr="008404BE" w:rsidRDefault="00980C5F" w:rsidP="00BA31A2">
            <w:r w:rsidRPr="008404BE">
              <w:t>0x5</w:t>
            </w:r>
          </w:p>
        </w:tc>
        <w:tc>
          <w:tcPr>
            <w:tcW w:w="3999" w:type="dxa"/>
          </w:tcPr>
          <w:p w14:paraId="022651C8" w14:textId="77777777" w:rsidR="002662A1" w:rsidRPr="0097093F" w:rsidRDefault="00C73931" w:rsidP="00BA31A2">
            <w:pPr>
              <w:rPr>
                <w:highlight w:val="yellow"/>
              </w:rPr>
            </w:pPr>
          </w:p>
        </w:tc>
      </w:tr>
      <w:tr w:rsidR="002662A1" w14:paraId="4F827AFA" w14:textId="77777777" w:rsidTr="00B8467E">
        <w:trPr>
          <w:jc w:val="center"/>
        </w:trPr>
        <w:tc>
          <w:tcPr>
            <w:tcW w:w="1906" w:type="dxa"/>
          </w:tcPr>
          <w:p w14:paraId="36A7056A" w14:textId="77777777" w:rsidR="002662A1" w:rsidRPr="0097093F" w:rsidRDefault="00C73931" w:rsidP="00BA31A2">
            <w:pPr>
              <w:rPr>
                <w:highlight w:val="yellow"/>
              </w:rPr>
            </w:pPr>
          </w:p>
        </w:tc>
        <w:tc>
          <w:tcPr>
            <w:tcW w:w="2319" w:type="dxa"/>
          </w:tcPr>
          <w:p w14:paraId="408773E4" w14:textId="77777777" w:rsidR="002662A1" w:rsidRPr="008404BE" w:rsidRDefault="00980C5F" w:rsidP="00BA31A2">
            <w:proofErr w:type="spellStart"/>
            <w:r w:rsidRPr="008404BE">
              <w:t>DisassociatePhone</w:t>
            </w:r>
            <w:proofErr w:type="spellEnd"/>
          </w:p>
        </w:tc>
        <w:tc>
          <w:tcPr>
            <w:tcW w:w="861" w:type="dxa"/>
          </w:tcPr>
          <w:p w14:paraId="2775C4ED" w14:textId="77777777" w:rsidR="002662A1" w:rsidRPr="008404BE" w:rsidRDefault="00980C5F" w:rsidP="00BA31A2">
            <w:r w:rsidRPr="008404BE">
              <w:t>0x6</w:t>
            </w:r>
          </w:p>
        </w:tc>
        <w:tc>
          <w:tcPr>
            <w:tcW w:w="3999" w:type="dxa"/>
          </w:tcPr>
          <w:p w14:paraId="6C107C6E" w14:textId="77777777" w:rsidR="002662A1" w:rsidRPr="0097093F" w:rsidRDefault="00C73931" w:rsidP="00BA31A2">
            <w:pPr>
              <w:rPr>
                <w:highlight w:val="yellow"/>
              </w:rPr>
            </w:pPr>
          </w:p>
        </w:tc>
      </w:tr>
      <w:tr w:rsidR="009A5D1E" w14:paraId="4C11B3B9"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5BB49BC4" w14:textId="77777777" w:rsidR="004551FE" w:rsidRPr="004551FE" w:rsidRDefault="00980C5F" w:rsidP="004551FE">
            <w:proofErr w:type="spellStart"/>
            <w:r w:rsidRPr="004551FE">
              <w:t>NFCKeyPairing</w:t>
            </w:r>
            <w:proofErr w:type="spellEnd"/>
            <w:r w:rsidRPr="004551FE">
              <w:t xml:space="preserve"> </w:t>
            </w:r>
          </w:p>
        </w:tc>
        <w:tc>
          <w:tcPr>
            <w:tcW w:w="2319" w:type="dxa"/>
            <w:tcBorders>
              <w:top w:val="single" w:sz="4" w:space="0" w:color="auto"/>
              <w:left w:val="single" w:sz="4" w:space="0" w:color="auto"/>
              <w:bottom w:val="single" w:sz="4" w:space="0" w:color="auto"/>
              <w:right w:val="single" w:sz="4" w:space="0" w:color="auto"/>
            </w:tcBorders>
          </w:tcPr>
          <w:p w14:paraId="3AC88AF7" w14:textId="77777777" w:rsidR="004551FE" w:rsidRPr="004551FE" w:rsidRDefault="00980C5F" w:rsidP="004551FE">
            <w:r w:rsidRPr="004551FE">
              <w:t>-</w:t>
            </w:r>
          </w:p>
        </w:tc>
        <w:tc>
          <w:tcPr>
            <w:tcW w:w="861" w:type="dxa"/>
            <w:tcBorders>
              <w:top w:val="single" w:sz="4" w:space="0" w:color="auto"/>
              <w:left w:val="single" w:sz="4" w:space="0" w:color="auto"/>
              <w:bottom w:val="single" w:sz="4" w:space="0" w:color="auto"/>
              <w:right w:val="single" w:sz="4" w:space="0" w:color="auto"/>
            </w:tcBorders>
          </w:tcPr>
          <w:p w14:paraId="3A87FAA0" w14:textId="77777777" w:rsidR="004551FE" w:rsidRPr="004551FE" w:rsidRDefault="00980C5F" w:rsidP="004551FE">
            <w:r w:rsidRPr="004551FE">
              <w:t>-</w:t>
            </w:r>
          </w:p>
        </w:tc>
        <w:tc>
          <w:tcPr>
            <w:tcW w:w="3999" w:type="dxa"/>
            <w:tcBorders>
              <w:top w:val="single" w:sz="4" w:space="0" w:color="auto"/>
              <w:left w:val="single" w:sz="4" w:space="0" w:color="auto"/>
              <w:bottom w:val="single" w:sz="4" w:space="0" w:color="auto"/>
              <w:right w:val="single" w:sz="4" w:space="0" w:color="auto"/>
            </w:tcBorders>
          </w:tcPr>
          <w:p w14:paraId="0DA69E40" w14:textId="77777777" w:rsidR="004551FE" w:rsidRPr="004551FE" w:rsidRDefault="00980C5F" w:rsidP="004551FE">
            <w:r w:rsidRPr="004551FE">
              <w:t>Indicates the Personality Profile NFC key pairing mode request value. Received by Enhanced Memory Profile Server only</w:t>
            </w:r>
          </w:p>
        </w:tc>
      </w:tr>
      <w:tr w:rsidR="009A5D1E" w14:paraId="6FEB9D74"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5E289C11"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56F82C8A" w14:textId="77777777" w:rsidR="004551FE" w:rsidRDefault="00980C5F" w:rsidP="004551FE">
            <w:r>
              <w:t>Null</w:t>
            </w:r>
          </w:p>
        </w:tc>
        <w:tc>
          <w:tcPr>
            <w:tcW w:w="861" w:type="dxa"/>
            <w:tcBorders>
              <w:top w:val="single" w:sz="4" w:space="0" w:color="auto"/>
              <w:left w:val="single" w:sz="4" w:space="0" w:color="auto"/>
              <w:bottom w:val="single" w:sz="4" w:space="0" w:color="auto"/>
              <w:right w:val="single" w:sz="4" w:space="0" w:color="auto"/>
            </w:tcBorders>
          </w:tcPr>
          <w:p w14:paraId="09D18759" w14:textId="77777777" w:rsidR="004551FE" w:rsidRDefault="00980C5F" w:rsidP="004551FE">
            <w:r>
              <w:t>0x0</w:t>
            </w:r>
          </w:p>
        </w:tc>
        <w:tc>
          <w:tcPr>
            <w:tcW w:w="3999" w:type="dxa"/>
            <w:tcBorders>
              <w:top w:val="single" w:sz="4" w:space="0" w:color="auto"/>
              <w:left w:val="single" w:sz="4" w:space="0" w:color="auto"/>
              <w:bottom w:val="single" w:sz="4" w:space="0" w:color="auto"/>
              <w:right w:val="single" w:sz="4" w:space="0" w:color="auto"/>
            </w:tcBorders>
          </w:tcPr>
          <w:p w14:paraId="4642134F" w14:textId="77777777" w:rsidR="004551FE" w:rsidRDefault="00C73931" w:rsidP="004551FE">
            <w:pPr>
              <w:rPr>
                <w:highlight w:val="yellow"/>
              </w:rPr>
            </w:pPr>
          </w:p>
        </w:tc>
      </w:tr>
      <w:tr w:rsidR="009A5D1E" w14:paraId="62678DA6"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D047097"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6E6017A9" w14:textId="77777777" w:rsidR="004551FE" w:rsidRDefault="00980C5F" w:rsidP="004551FE">
            <w:proofErr w:type="spellStart"/>
            <w:r>
              <w:t>EnterKeyPairing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7778A12E" w14:textId="77777777" w:rsidR="004551FE" w:rsidRDefault="00980C5F" w:rsidP="004551FE">
            <w:r>
              <w:t>0x1</w:t>
            </w:r>
          </w:p>
        </w:tc>
        <w:tc>
          <w:tcPr>
            <w:tcW w:w="3999" w:type="dxa"/>
            <w:tcBorders>
              <w:top w:val="single" w:sz="4" w:space="0" w:color="auto"/>
              <w:left w:val="single" w:sz="4" w:space="0" w:color="auto"/>
              <w:bottom w:val="single" w:sz="4" w:space="0" w:color="auto"/>
              <w:right w:val="single" w:sz="4" w:space="0" w:color="auto"/>
            </w:tcBorders>
          </w:tcPr>
          <w:p w14:paraId="69CC6C67" w14:textId="77777777" w:rsidR="004551FE" w:rsidRDefault="00C73931" w:rsidP="004551FE">
            <w:pPr>
              <w:rPr>
                <w:highlight w:val="yellow"/>
              </w:rPr>
            </w:pPr>
          </w:p>
        </w:tc>
      </w:tr>
      <w:tr w:rsidR="009A5D1E" w14:paraId="7EA810A0"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39B1F82A"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7B8A3B72" w14:textId="77777777" w:rsidR="004551FE" w:rsidRDefault="00980C5F" w:rsidP="004551FE">
            <w:proofErr w:type="spellStart"/>
            <w:r>
              <w:t>ExitKeyPairing</w:t>
            </w:r>
            <w:proofErr w:type="spellEnd"/>
          </w:p>
        </w:tc>
        <w:tc>
          <w:tcPr>
            <w:tcW w:w="861" w:type="dxa"/>
            <w:tcBorders>
              <w:top w:val="single" w:sz="4" w:space="0" w:color="auto"/>
              <w:left w:val="single" w:sz="4" w:space="0" w:color="auto"/>
              <w:bottom w:val="single" w:sz="4" w:space="0" w:color="auto"/>
              <w:right w:val="single" w:sz="4" w:space="0" w:color="auto"/>
            </w:tcBorders>
          </w:tcPr>
          <w:p w14:paraId="01177C9A" w14:textId="77777777" w:rsidR="004551FE" w:rsidRDefault="00980C5F" w:rsidP="004551FE">
            <w:r>
              <w:t>0x2</w:t>
            </w:r>
          </w:p>
        </w:tc>
        <w:tc>
          <w:tcPr>
            <w:tcW w:w="3999" w:type="dxa"/>
            <w:tcBorders>
              <w:top w:val="single" w:sz="4" w:space="0" w:color="auto"/>
              <w:left w:val="single" w:sz="4" w:space="0" w:color="auto"/>
              <w:bottom w:val="single" w:sz="4" w:space="0" w:color="auto"/>
              <w:right w:val="single" w:sz="4" w:space="0" w:color="auto"/>
            </w:tcBorders>
          </w:tcPr>
          <w:p w14:paraId="7D13E0E8" w14:textId="77777777" w:rsidR="004551FE" w:rsidRDefault="00C73931" w:rsidP="004551FE">
            <w:pPr>
              <w:rPr>
                <w:highlight w:val="yellow"/>
              </w:rPr>
            </w:pPr>
          </w:p>
        </w:tc>
      </w:tr>
      <w:tr w:rsidR="009A5D1E" w14:paraId="704B68B2"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092C888"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6A23CD5D" w14:textId="77777777" w:rsidR="004551FE" w:rsidRDefault="00980C5F" w:rsidP="004551FE">
            <w:r>
              <w:t>DisassociateKey1</w:t>
            </w:r>
          </w:p>
        </w:tc>
        <w:tc>
          <w:tcPr>
            <w:tcW w:w="861" w:type="dxa"/>
            <w:tcBorders>
              <w:top w:val="single" w:sz="4" w:space="0" w:color="auto"/>
              <w:left w:val="single" w:sz="4" w:space="0" w:color="auto"/>
              <w:bottom w:val="single" w:sz="4" w:space="0" w:color="auto"/>
              <w:right w:val="single" w:sz="4" w:space="0" w:color="auto"/>
            </w:tcBorders>
          </w:tcPr>
          <w:p w14:paraId="7A8A5F52" w14:textId="77777777" w:rsidR="004551FE" w:rsidRDefault="00980C5F" w:rsidP="004551FE">
            <w:r>
              <w:t>0x3</w:t>
            </w:r>
          </w:p>
        </w:tc>
        <w:tc>
          <w:tcPr>
            <w:tcW w:w="3999" w:type="dxa"/>
            <w:tcBorders>
              <w:top w:val="single" w:sz="4" w:space="0" w:color="auto"/>
              <w:left w:val="single" w:sz="4" w:space="0" w:color="auto"/>
              <w:bottom w:val="single" w:sz="4" w:space="0" w:color="auto"/>
              <w:right w:val="single" w:sz="4" w:space="0" w:color="auto"/>
            </w:tcBorders>
          </w:tcPr>
          <w:p w14:paraId="2977B444" w14:textId="77777777" w:rsidR="004551FE" w:rsidRDefault="00C73931" w:rsidP="004551FE">
            <w:pPr>
              <w:rPr>
                <w:highlight w:val="yellow"/>
              </w:rPr>
            </w:pPr>
          </w:p>
        </w:tc>
      </w:tr>
      <w:tr w:rsidR="009A5D1E" w14:paraId="16B0FCFD"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7FC6642"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48EBB38A" w14:textId="77777777" w:rsidR="004551FE" w:rsidRDefault="00980C5F" w:rsidP="004551FE">
            <w:r>
              <w:t>DisassociateKey2</w:t>
            </w:r>
          </w:p>
        </w:tc>
        <w:tc>
          <w:tcPr>
            <w:tcW w:w="861" w:type="dxa"/>
            <w:tcBorders>
              <w:top w:val="single" w:sz="4" w:space="0" w:color="auto"/>
              <w:left w:val="single" w:sz="4" w:space="0" w:color="auto"/>
              <w:bottom w:val="single" w:sz="4" w:space="0" w:color="auto"/>
              <w:right w:val="single" w:sz="4" w:space="0" w:color="auto"/>
            </w:tcBorders>
          </w:tcPr>
          <w:p w14:paraId="15538C81" w14:textId="77777777" w:rsidR="004551FE" w:rsidRDefault="00980C5F" w:rsidP="004551FE">
            <w:r>
              <w:t>0x4</w:t>
            </w:r>
          </w:p>
        </w:tc>
        <w:tc>
          <w:tcPr>
            <w:tcW w:w="3999" w:type="dxa"/>
            <w:tcBorders>
              <w:top w:val="single" w:sz="4" w:space="0" w:color="auto"/>
              <w:left w:val="single" w:sz="4" w:space="0" w:color="auto"/>
              <w:bottom w:val="single" w:sz="4" w:space="0" w:color="auto"/>
              <w:right w:val="single" w:sz="4" w:space="0" w:color="auto"/>
            </w:tcBorders>
          </w:tcPr>
          <w:p w14:paraId="4141DC66" w14:textId="77777777" w:rsidR="004551FE" w:rsidRDefault="00C73931" w:rsidP="004551FE">
            <w:pPr>
              <w:rPr>
                <w:highlight w:val="yellow"/>
              </w:rPr>
            </w:pPr>
          </w:p>
        </w:tc>
      </w:tr>
      <w:tr w:rsidR="009A5D1E" w14:paraId="13647FE0"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EE637C6"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00F673CF" w14:textId="77777777" w:rsidR="004551FE" w:rsidRDefault="00980C5F" w:rsidP="004551FE">
            <w:r>
              <w:t>DisassociateKey3</w:t>
            </w:r>
          </w:p>
        </w:tc>
        <w:tc>
          <w:tcPr>
            <w:tcW w:w="861" w:type="dxa"/>
            <w:tcBorders>
              <w:top w:val="single" w:sz="4" w:space="0" w:color="auto"/>
              <w:left w:val="single" w:sz="4" w:space="0" w:color="auto"/>
              <w:bottom w:val="single" w:sz="4" w:space="0" w:color="auto"/>
              <w:right w:val="single" w:sz="4" w:space="0" w:color="auto"/>
            </w:tcBorders>
          </w:tcPr>
          <w:p w14:paraId="09C58D9E" w14:textId="77777777" w:rsidR="004551FE" w:rsidRDefault="00980C5F" w:rsidP="004551FE">
            <w:r>
              <w:t>0x5</w:t>
            </w:r>
          </w:p>
        </w:tc>
        <w:tc>
          <w:tcPr>
            <w:tcW w:w="3999" w:type="dxa"/>
            <w:tcBorders>
              <w:top w:val="single" w:sz="4" w:space="0" w:color="auto"/>
              <w:left w:val="single" w:sz="4" w:space="0" w:color="auto"/>
              <w:bottom w:val="single" w:sz="4" w:space="0" w:color="auto"/>
              <w:right w:val="single" w:sz="4" w:space="0" w:color="auto"/>
            </w:tcBorders>
          </w:tcPr>
          <w:p w14:paraId="7AD68976" w14:textId="77777777" w:rsidR="004551FE" w:rsidRDefault="00C73931" w:rsidP="004551FE">
            <w:pPr>
              <w:rPr>
                <w:highlight w:val="yellow"/>
              </w:rPr>
            </w:pPr>
          </w:p>
        </w:tc>
      </w:tr>
      <w:tr w:rsidR="009A5D1E" w14:paraId="21B00E7D"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118A63F5"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05296E99" w14:textId="77777777" w:rsidR="004551FE" w:rsidRDefault="00980C5F" w:rsidP="004551FE">
            <w:r>
              <w:t>DisassociateKey4</w:t>
            </w:r>
          </w:p>
        </w:tc>
        <w:tc>
          <w:tcPr>
            <w:tcW w:w="861" w:type="dxa"/>
            <w:tcBorders>
              <w:top w:val="single" w:sz="4" w:space="0" w:color="auto"/>
              <w:left w:val="single" w:sz="4" w:space="0" w:color="auto"/>
              <w:bottom w:val="single" w:sz="4" w:space="0" w:color="auto"/>
              <w:right w:val="single" w:sz="4" w:space="0" w:color="auto"/>
            </w:tcBorders>
          </w:tcPr>
          <w:p w14:paraId="218486BA" w14:textId="77777777" w:rsidR="004551FE" w:rsidRDefault="00980C5F" w:rsidP="004551FE">
            <w:r>
              <w:t>0x6</w:t>
            </w:r>
          </w:p>
        </w:tc>
        <w:tc>
          <w:tcPr>
            <w:tcW w:w="3999" w:type="dxa"/>
            <w:tcBorders>
              <w:top w:val="single" w:sz="4" w:space="0" w:color="auto"/>
              <w:left w:val="single" w:sz="4" w:space="0" w:color="auto"/>
              <w:bottom w:val="single" w:sz="4" w:space="0" w:color="auto"/>
              <w:right w:val="single" w:sz="4" w:space="0" w:color="auto"/>
            </w:tcBorders>
          </w:tcPr>
          <w:p w14:paraId="74314850" w14:textId="77777777" w:rsidR="004551FE" w:rsidRDefault="00C73931" w:rsidP="004551FE">
            <w:pPr>
              <w:rPr>
                <w:highlight w:val="yellow"/>
              </w:rPr>
            </w:pPr>
          </w:p>
        </w:tc>
      </w:tr>
      <w:tr w:rsidR="009A5D1E" w14:paraId="6AC2B38B" w14:textId="77777777" w:rsidTr="00B8467E">
        <w:trPr>
          <w:jc w:val="center"/>
        </w:trPr>
        <w:tc>
          <w:tcPr>
            <w:tcW w:w="1906" w:type="dxa"/>
            <w:tcBorders>
              <w:top w:val="single" w:sz="4" w:space="0" w:color="auto"/>
              <w:left w:val="single" w:sz="4" w:space="0" w:color="auto"/>
              <w:bottom w:val="single" w:sz="4" w:space="0" w:color="auto"/>
              <w:right w:val="single" w:sz="4" w:space="0" w:color="auto"/>
            </w:tcBorders>
          </w:tcPr>
          <w:p w14:paraId="7A289AC3" w14:textId="77777777" w:rsidR="004551FE" w:rsidRDefault="00C73931" w:rsidP="004551FE">
            <w:pPr>
              <w:rPr>
                <w:highlight w:val="yellow"/>
              </w:rPr>
            </w:pPr>
          </w:p>
        </w:tc>
        <w:tc>
          <w:tcPr>
            <w:tcW w:w="2319" w:type="dxa"/>
            <w:tcBorders>
              <w:top w:val="single" w:sz="4" w:space="0" w:color="auto"/>
              <w:left w:val="single" w:sz="4" w:space="0" w:color="auto"/>
              <w:bottom w:val="single" w:sz="4" w:space="0" w:color="auto"/>
              <w:right w:val="single" w:sz="4" w:space="0" w:color="auto"/>
            </w:tcBorders>
          </w:tcPr>
          <w:p w14:paraId="02C62461" w14:textId="77777777" w:rsidR="004551FE" w:rsidRDefault="00980C5F" w:rsidP="004551FE">
            <w:proofErr w:type="spellStart"/>
            <w:r>
              <w:t>OverwriteKey</w:t>
            </w:r>
            <w:proofErr w:type="spellEnd"/>
          </w:p>
        </w:tc>
        <w:tc>
          <w:tcPr>
            <w:tcW w:w="861" w:type="dxa"/>
            <w:tcBorders>
              <w:top w:val="single" w:sz="4" w:space="0" w:color="auto"/>
              <w:left w:val="single" w:sz="4" w:space="0" w:color="auto"/>
              <w:bottom w:val="single" w:sz="4" w:space="0" w:color="auto"/>
              <w:right w:val="single" w:sz="4" w:space="0" w:color="auto"/>
            </w:tcBorders>
          </w:tcPr>
          <w:p w14:paraId="066E4255" w14:textId="77777777" w:rsidR="004551FE" w:rsidRDefault="00980C5F" w:rsidP="004551FE">
            <w:r>
              <w:t>0x7</w:t>
            </w:r>
          </w:p>
        </w:tc>
        <w:tc>
          <w:tcPr>
            <w:tcW w:w="3999" w:type="dxa"/>
            <w:tcBorders>
              <w:top w:val="single" w:sz="4" w:space="0" w:color="auto"/>
              <w:left w:val="single" w:sz="4" w:space="0" w:color="auto"/>
              <w:bottom w:val="single" w:sz="4" w:space="0" w:color="auto"/>
              <w:right w:val="single" w:sz="4" w:space="0" w:color="auto"/>
            </w:tcBorders>
          </w:tcPr>
          <w:p w14:paraId="4EF366FC" w14:textId="77777777" w:rsidR="004551FE" w:rsidRDefault="00C73931" w:rsidP="004551FE">
            <w:pPr>
              <w:rPr>
                <w:highlight w:val="yellow"/>
              </w:rPr>
            </w:pPr>
          </w:p>
        </w:tc>
      </w:tr>
    </w:tbl>
    <w:p w14:paraId="4A6EBC87"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63320E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543698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1BCB75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8209C0" w14:textId="77777777" w:rsidR="00D90FFA" w:rsidRPr="00AC15C4" w:rsidRDefault="00C73931" w:rsidP="0081629B">
            <w:pPr>
              <w:rPr>
                <w:vanish/>
                <w:color w:val="000000" w:themeColor="text1"/>
              </w:rPr>
            </w:pPr>
          </w:p>
        </w:tc>
      </w:tr>
    </w:tbl>
    <w:p w14:paraId="4FD214A4" w14:textId="77777777" w:rsidR="00406F39" w:rsidRDefault="00980C5F" w:rsidP="00AC15C4">
      <w:pPr>
        <w:pStyle w:val="Heading4"/>
      </w:pPr>
      <w:r w:rsidRPr="00B9479B">
        <w:t>MD-REQ-099311/B-</w:t>
      </w:r>
      <w:proofErr w:type="spellStart"/>
      <w:r w:rsidRPr="00B9479B">
        <w:t>EnhancedMemory_St</w:t>
      </w:r>
      <w:proofErr w:type="spellEnd"/>
    </w:p>
    <w:p w14:paraId="496EC37A" w14:textId="77777777" w:rsidR="0082671B" w:rsidRPr="009C4BF5" w:rsidRDefault="00980C5F" w:rsidP="0082671B">
      <w:r w:rsidRPr="009C4BF5">
        <w:t>Message Type: Status</w:t>
      </w:r>
    </w:p>
    <w:p w14:paraId="394DE860" w14:textId="77777777" w:rsidR="0082671B" w:rsidRPr="009C4BF5" w:rsidRDefault="00C73931" w:rsidP="0082671B"/>
    <w:p w14:paraId="7CD88888" w14:textId="77777777" w:rsidR="0082671B" w:rsidRPr="009C4BF5" w:rsidRDefault="00980C5F" w:rsidP="0082671B">
      <w:r w:rsidRPr="009C4BF5">
        <w:t>The signal is used to inform the Enhanced Memory System whether the personality profiles feature is currently active or not.</w:t>
      </w:r>
    </w:p>
    <w:p w14:paraId="19FACB8F" w14:textId="77777777" w:rsidR="0082671B" w:rsidRPr="009C4BF5" w:rsidRDefault="00C73931" w:rsidP="0082671B"/>
    <w:p w14:paraId="455FF40E" w14:textId="77777777" w:rsidR="0082671B" w:rsidRPr="009C4BF5" w:rsidRDefault="00980C5F" w:rsidP="0082671B">
      <w:r w:rsidRPr="009C4BF5">
        <w:t>Notes:</w:t>
      </w:r>
    </w:p>
    <w:p w14:paraId="0D22A564" w14:textId="77777777" w:rsidR="0082671B" w:rsidRPr="009C4BF5" w:rsidRDefault="00980C5F" w:rsidP="0082671B">
      <w:r w:rsidRPr="009C4BF5">
        <w:t>Enhanced Memory Active (enabled) means, Pers1/2/3/4 may be the active personality profile.</w:t>
      </w:r>
    </w:p>
    <w:p w14:paraId="052F9AD0" w14:textId="77777777" w:rsidR="0082671B" w:rsidRPr="009C4BF5" w:rsidRDefault="00980C5F" w:rsidP="0082671B">
      <w:r w:rsidRPr="009C4BF5">
        <w:t>Enhanced Memory Not Active (disabled) me</w:t>
      </w:r>
      <w:r>
        <w:t>a</w:t>
      </w:r>
      <w:r w:rsidRPr="009C4BF5">
        <w:t>ns, only Guest can be the active personality profile.</w:t>
      </w:r>
    </w:p>
    <w:p w14:paraId="0E52DADB" w14:textId="77777777" w:rsidR="0082671B" w:rsidRPr="009C4BF5" w:rsidRDefault="00C73931" w:rsidP="0082671B"/>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82671B" w14:paraId="1CAB1002" w14:textId="77777777" w:rsidTr="0082671B">
        <w:trPr>
          <w:jc w:val="center"/>
        </w:trPr>
        <w:tc>
          <w:tcPr>
            <w:tcW w:w="1024" w:type="dxa"/>
          </w:tcPr>
          <w:p w14:paraId="1BA2CD5E" w14:textId="77777777" w:rsidR="0082671B" w:rsidRPr="009C4BF5" w:rsidRDefault="00980C5F" w:rsidP="00BA31A2">
            <w:pPr>
              <w:rPr>
                <w:b/>
              </w:rPr>
            </w:pPr>
            <w:r w:rsidRPr="009C4BF5">
              <w:rPr>
                <w:b/>
              </w:rPr>
              <w:t>Name</w:t>
            </w:r>
          </w:p>
        </w:tc>
        <w:tc>
          <w:tcPr>
            <w:tcW w:w="1696" w:type="dxa"/>
          </w:tcPr>
          <w:p w14:paraId="4FAD3F67" w14:textId="77777777" w:rsidR="0082671B" w:rsidRPr="009C4BF5" w:rsidRDefault="00980C5F" w:rsidP="00BA31A2">
            <w:pPr>
              <w:rPr>
                <w:b/>
              </w:rPr>
            </w:pPr>
            <w:r w:rsidRPr="009C4BF5">
              <w:rPr>
                <w:b/>
              </w:rPr>
              <w:t>Literals</w:t>
            </w:r>
          </w:p>
        </w:tc>
        <w:tc>
          <w:tcPr>
            <w:tcW w:w="861" w:type="dxa"/>
          </w:tcPr>
          <w:p w14:paraId="44662B5C" w14:textId="77777777" w:rsidR="0082671B" w:rsidRPr="009C4BF5" w:rsidRDefault="00980C5F" w:rsidP="00BA31A2">
            <w:pPr>
              <w:rPr>
                <w:b/>
              </w:rPr>
            </w:pPr>
            <w:r w:rsidRPr="009C4BF5">
              <w:rPr>
                <w:b/>
              </w:rPr>
              <w:t>Value</w:t>
            </w:r>
          </w:p>
        </w:tc>
        <w:tc>
          <w:tcPr>
            <w:tcW w:w="4447" w:type="dxa"/>
          </w:tcPr>
          <w:p w14:paraId="1E9A3334" w14:textId="77777777" w:rsidR="0082671B" w:rsidRPr="009C4BF5" w:rsidRDefault="00980C5F" w:rsidP="00BA31A2">
            <w:pPr>
              <w:rPr>
                <w:b/>
              </w:rPr>
            </w:pPr>
            <w:r w:rsidRPr="009C4BF5">
              <w:rPr>
                <w:b/>
              </w:rPr>
              <w:t>Description</w:t>
            </w:r>
          </w:p>
        </w:tc>
      </w:tr>
      <w:tr w:rsidR="0082671B" w14:paraId="2C3E11BF" w14:textId="77777777" w:rsidTr="0082671B">
        <w:trPr>
          <w:jc w:val="center"/>
        </w:trPr>
        <w:tc>
          <w:tcPr>
            <w:tcW w:w="1024" w:type="dxa"/>
          </w:tcPr>
          <w:p w14:paraId="6991E674" w14:textId="77777777" w:rsidR="0082671B" w:rsidRDefault="00980C5F" w:rsidP="00BA31A2">
            <w:r>
              <w:t xml:space="preserve">Status </w:t>
            </w:r>
          </w:p>
        </w:tc>
        <w:tc>
          <w:tcPr>
            <w:tcW w:w="1696" w:type="dxa"/>
          </w:tcPr>
          <w:p w14:paraId="1D42E628" w14:textId="77777777" w:rsidR="0082671B" w:rsidRDefault="00980C5F" w:rsidP="00BA31A2">
            <w:r>
              <w:t>-</w:t>
            </w:r>
          </w:p>
        </w:tc>
        <w:tc>
          <w:tcPr>
            <w:tcW w:w="861" w:type="dxa"/>
          </w:tcPr>
          <w:p w14:paraId="2A84433B" w14:textId="77777777" w:rsidR="0082671B" w:rsidRDefault="00980C5F" w:rsidP="00BA31A2">
            <w:r>
              <w:t>-</w:t>
            </w:r>
          </w:p>
        </w:tc>
        <w:tc>
          <w:tcPr>
            <w:tcW w:w="4447" w:type="dxa"/>
          </w:tcPr>
          <w:p w14:paraId="2F13F8D7" w14:textId="77777777" w:rsidR="0082671B" w:rsidRDefault="00980C5F" w:rsidP="00BA31A2">
            <w:r>
              <w:t>Indicates the status of the Enhanced Memory feature as selected by the driver.</w:t>
            </w:r>
          </w:p>
        </w:tc>
      </w:tr>
      <w:tr w:rsidR="0082671B" w14:paraId="152C1744" w14:textId="77777777" w:rsidTr="0082671B">
        <w:trPr>
          <w:jc w:val="center"/>
        </w:trPr>
        <w:tc>
          <w:tcPr>
            <w:tcW w:w="1024" w:type="dxa"/>
          </w:tcPr>
          <w:p w14:paraId="643B845B" w14:textId="77777777" w:rsidR="0082671B" w:rsidRDefault="00C73931" w:rsidP="00BA31A2"/>
        </w:tc>
        <w:tc>
          <w:tcPr>
            <w:tcW w:w="1696" w:type="dxa"/>
          </w:tcPr>
          <w:p w14:paraId="5A518B32" w14:textId="77777777" w:rsidR="0082671B" w:rsidRDefault="00980C5F" w:rsidP="00BA31A2">
            <w:r>
              <w:t>Null</w:t>
            </w:r>
          </w:p>
        </w:tc>
        <w:tc>
          <w:tcPr>
            <w:tcW w:w="861" w:type="dxa"/>
          </w:tcPr>
          <w:p w14:paraId="0555EBD6" w14:textId="77777777" w:rsidR="0082671B" w:rsidRDefault="00980C5F" w:rsidP="00BA31A2">
            <w:r>
              <w:t>0x0</w:t>
            </w:r>
          </w:p>
        </w:tc>
        <w:tc>
          <w:tcPr>
            <w:tcW w:w="4447" w:type="dxa"/>
          </w:tcPr>
          <w:p w14:paraId="4C452F15" w14:textId="77777777" w:rsidR="0082671B" w:rsidRDefault="00C73931" w:rsidP="00BA31A2"/>
        </w:tc>
      </w:tr>
      <w:tr w:rsidR="0082671B" w14:paraId="73D9E81C" w14:textId="77777777" w:rsidTr="0082671B">
        <w:trPr>
          <w:jc w:val="center"/>
        </w:trPr>
        <w:tc>
          <w:tcPr>
            <w:tcW w:w="1024" w:type="dxa"/>
          </w:tcPr>
          <w:p w14:paraId="57854EFD" w14:textId="77777777" w:rsidR="0082671B" w:rsidRDefault="00C73931" w:rsidP="00BA31A2"/>
        </w:tc>
        <w:tc>
          <w:tcPr>
            <w:tcW w:w="1696" w:type="dxa"/>
          </w:tcPr>
          <w:p w14:paraId="30341E19" w14:textId="77777777" w:rsidR="0082671B" w:rsidRDefault="00980C5F" w:rsidP="00BA31A2">
            <w:proofErr w:type="spellStart"/>
            <w:r>
              <w:t>ProfilesOn</w:t>
            </w:r>
            <w:proofErr w:type="spellEnd"/>
          </w:p>
        </w:tc>
        <w:tc>
          <w:tcPr>
            <w:tcW w:w="861" w:type="dxa"/>
          </w:tcPr>
          <w:p w14:paraId="5A7364EB" w14:textId="77777777" w:rsidR="0082671B" w:rsidRDefault="00980C5F" w:rsidP="00BA31A2">
            <w:r>
              <w:t>0x1</w:t>
            </w:r>
          </w:p>
        </w:tc>
        <w:tc>
          <w:tcPr>
            <w:tcW w:w="4447" w:type="dxa"/>
          </w:tcPr>
          <w:p w14:paraId="17F38249" w14:textId="77777777" w:rsidR="0082671B" w:rsidRDefault="00C73931" w:rsidP="00BA31A2"/>
        </w:tc>
      </w:tr>
      <w:tr w:rsidR="0082671B" w14:paraId="70A156B9" w14:textId="77777777" w:rsidTr="0082671B">
        <w:trPr>
          <w:jc w:val="center"/>
        </w:trPr>
        <w:tc>
          <w:tcPr>
            <w:tcW w:w="1024" w:type="dxa"/>
          </w:tcPr>
          <w:p w14:paraId="09AA5FDA" w14:textId="77777777" w:rsidR="0082671B" w:rsidRDefault="00C73931" w:rsidP="00BA31A2"/>
        </w:tc>
        <w:tc>
          <w:tcPr>
            <w:tcW w:w="1696" w:type="dxa"/>
          </w:tcPr>
          <w:p w14:paraId="682BF467" w14:textId="77777777" w:rsidR="0082671B" w:rsidRDefault="00980C5F" w:rsidP="00BA31A2">
            <w:proofErr w:type="spellStart"/>
            <w:r>
              <w:t>ProfilesOff</w:t>
            </w:r>
            <w:proofErr w:type="spellEnd"/>
          </w:p>
        </w:tc>
        <w:tc>
          <w:tcPr>
            <w:tcW w:w="861" w:type="dxa"/>
          </w:tcPr>
          <w:p w14:paraId="794BF4D2" w14:textId="77777777" w:rsidR="0082671B" w:rsidRDefault="00980C5F" w:rsidP="00BA31A2">
            <w:r>
              <w:t>0x2</w:t>
            </w:r>
          </w:p>
        </w:tc>
        <w:tc>
          <w:tcPr>
            <w:tcW w:w="4447" w:type="dxa"/>
          </w:tcPr>
          <w:p w14:paraId="71FC2195" w14:textId="77777777" w:rsidR="0082671B" w:rsidRDefault="00C73931" w:rsidP="00BA31A2"/>
        </w:tc>
      </w:tr>
      <w:tr w:rsidR="0082671B" w14:paraId="4C2B0F92" w14:textId="77777777" w:rsidTr="0082671B">
        <w:trPr>
          <w:jc w:val="center"/>
        </w:trPr>
        <w:tc>
          <w:tcPr>
            <w:tcW w:w="1024" w:type="dxa"/>
          </w:tcPr>
          <w:p w14:paraId="7888F250" w14:textId="77777777" w:rsidR="0082671B" w:rsidRDefault="00C73931" w:rsidP="00BA31A2"/>
        </w:tc>
        <w:tc>
          <w:tcPr>
            <w:tcW w:w="1696" w:type="dxa"/>
          </w:tcPr>
          <w:p w14:paraId="38C4D1B0" w14:textId="77777777" w:rsidR="0082671B" w:rsidRDefault="00980C5F" w:rsidP="00BA31A2">
            <w:proofErr w:type="spellStart"/>
            <w:r>
              <w:t>NotSupported</w:t>
            </w:r>
            <w:proofErr w:type="spellEnd"/>
          </w:p>
        </w:tc>
        <w:tc>
          <w:tcPr>
            <w:tcW w:w="861" w:type="dxa"/>
          </w:tcPr>
          <w:p w14:paraId="71AD12B1" w14:textId="77777777" w:rsidR="0082671B" w:rsidRDefault="00980C5F" w:rsidP="00BA31A2">
            <w:r>
              <w:t>0x3</w:t>
            </w:r>
          </w:p>
        </w:tc>
        <w:tc>
          <w:tcPr>
            <w:tcW w:w="4447" w:type="dxa"/>
          </w:tcPr>
          <w:p w14:paraId="17B314A0" w14:textId="77777777" w:rsidR="0082671B" w:rsidRDefault="00C73931" w:rsidP="00BA31A2"/>
        </w:tc>
      </w:tr>
    </w:tbl>
    <w:p w14:paraId="2B013EE3"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0EF94B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9D6650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AFF432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290705" w14:textId="77777777" w:rsidR="00D90FFA" w:rsidRPr="00AC15C4" w:rsidRDefault="00C73931" w:rsidP="0081629B">
            <w:pPr>
              <w:rPr>
                <w:vanish/>
                <w:color w:val="000000" w:themeColor="text1"/>
              </w:rPr>
            </w:pPr>
          </w:p>
        </w:tc>
      </w:tr>
    </w:tbl>
    <w:p w14:paraId="0DBFFE12" w14:textId="77777777" w:rsidR="00406F39" w:rsidRDefault="00980C5F" w:rsidP="00AC15C4">
      <w:pPr>
        <w:pStyle w:val="Heading4"/>
      </w:pPr>
      <w:r w:rsidRPr="00B9479B">
        <w:t>MD-REQ-099305/A-</w:t>
      </w:r>
      <w:proofErr w:type="spellStart"/>
      <w:r w:rsidRPr="00B9479B">
        <w:t>InfotainmentPersStore_Rq</w:t>
      </w:r>
      <w:proofErr w:type="spellEnd"/>
    </w:p>
    <w:p w14:paraId="1982B648" w14:textId="77777777" w:rsidR="00175768" w:rsidRPr="00285D90" w:rsidRDefault="00980C5F" w:rsidP="00175768">
      <w:r w:rsidRPr="00285D90">
        <w:t>Message Type: Request</w:t>
      </w:r>
    </w:p>
    <w:p w14:paraId="4697B568" w14:textId="77777777" w:rsidR="00175768" w:rsidRPr="00285D90" w:rsidRDefault="00C73931" w:rsidP="00175768"/>
    <w:p w14:paraId="45173B09" w14:textId="77777777" w:rsidR="00175768" w:rsidRPr="00285D90" w:rsidRDefault="00980C5F" w:rsidP="00175768">
      <w:r w:rsidRPr="00285D90">
        <w:t>The</w:t>
      </w:r>
      <w:r>
        <w:t xml:space="preserve"> signal is used by the EnhancedMemoryInterface</w:t>
      </w:r>
      <w:r w:rsidRPr="00285D90">
        <w:t xml:space="preserve">Client to request current </w:t>
      </w:r>
      <w:r>
        <w:t xml:space="preserve">Classic Memory </w:t>
      </w:r>
      <w:r w:rsidRPr="00285D90">
        <w:t>settings be stored to the indicated pers</w:t>
      </w:r>
      <w:r>
        <w:t xml:space="preserve">onality profile by the </w:t>
      </w:r>
      <w:proofErr w:type="spellStart"/>
      <w:r>
        <w:t>EnhancedMemory</w:t>
      </w:r>
      <w:r w:rsidRPr="00285D90">
        <w:t>System</w:t>
      </w:r>
      <w:proofErr w:type="spellEnd"/>
      <w:r w:rsidRPr="00285D90">
        <w:t xml:space="preserve"> parts.</w:t>
      </w:r>
    </w:p>
    <w:p w14:paraId="2740A376" w14:textId="77777777" w:rsidR="00175768" w:rsidRPr="00285D90" w:rsidRDefault="00C73931" w:rsidP="00175768"/>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175768" w14:paraId="7BBDB721" w14:textId="77777777" w:rsidTr="00175768">
        <w:trPr>
          <w:jc w:val="center"/>
        </w:trPr>
        <w:tc>
          <w:tcPr>
            <w:tcW w:w="1391" w:type="dxa"/>
          </w:tcPr>
          <w:p w14:paraId="75CB9B83" w14:textId="77777777" w:rsidR="00175768" w:rsidRPr="00285D90" w:rsidRDefault="00980C5F" w:rsidP="00BA31A2">
            <w:pPr>
              <w:rPr>
                <w:b/>
              </w:rPr>
            </w:pPr>
            <w:r w:rsidRPr="00285D90">
              <w:rPr>
                <w:b/>
              </w:rPr>
              <w:t>Name</w:t>
            </w:r>
          </w:p>
        </w:tc>
        <w:tc>
          <w:tcPr>
            <w:tcW w:w="1060" w:type="dxa"/>
          </w:tcPr>
          <w:p w14:paraId="1F19F2E4" w14:textId="77777777" w:rsidR="00175768" w:rsidRPr="00285D90" w:rsidRDefault="00980C5F" w:rsidP="00BA31A2">
            <w:pPr>
              <w:rPr>
                <w:b/>
              </w:rPr>
            </w:pPr>
            <w:r w:rsidRPr="00285D90">
              <w:rPr>
                <w:b/>
              </w:rPr>
              <w:t>Literals</w:t>
            </w:r>
          </w:p>
        </w:tc>
        <w:tc>
          <w:tcPr>
            <w:tcW w:w="861" w:type="dxa"/>
          </w:tcPr>
          <w:p w14:paraId="4187E9DF" w14:textId="77777777" w:rsidR="00175768" w:rsidRPr="00285D90" w:rsidRDefault="00980C5F" w:rsidP="00BA31A2">
            <w:pPr>
              <w:rPr>
                <w:b/>
              </w:rPr>
            </w:pPr>
            <w:r w:rsidRPr="00285D90">
              <w:rPr>
                <w:b/>
              </w:rPr>
              <w:t>Value</w:t>
            </w:r>
          </w:p>
        </w:tc>
        <w:tc>
          <w:tcPr>
            <w:tcW w:w="4176" w:type="dxa"/>
          </w:tcPr>
          <w:p w14:paraId="1623F013" w14:textId="77777777" w:rsidR="00175768" w:rsidRPr="00285D90" w:rsidRDefault="00980C5F" w:rsidP="00BA31A2">
            <w:pPr>
              <w:rPr>
                <w:b/>
              </w:rPr>
            </w:pPr>
            <w:r w:rsidRPr="00285D90">
              <w:rPr>
                <w:b/>
              </w:rPr>
              <w:t>Description</w:t>
            </w:r>
          </w:p>
        </w:tc>
      </w:tr>
      <w:tr w:rsidR="00175768" w14:paraId="21524B5B" w14:textId="77777777" w:rsidTr="00175768">
        <w:trPr>
          <w:jc w:val="center"/>
        </w:trPr>
        <w:tc>
          <w:tcPr>
            <w:tcW w:w="1391" w:type="dxa"/>
          </w:tcPr>
          <w:p w14:paraId="38276FF7" w14:textId="77777777" w:rsidR="00175768" w:rsidRDefault="00980C5F" w:rsidP="00BA31A2">
            <w:r>
              <w:t xml:space="preserve">PersIndex </w:t>
            </w:r>
          </w:p>
        </w:tc>
        <w:tc>
          <w:tcPr>
            <w:tcW w:w="1060" w:type="dxa"/>
          </w:tcPr>
          <w:p w14:paraId="5BFF1DB0" w14:textId="77777777" w:rsidR="00175768" w:rsidRDefault="00980C5F" w:rsidP="00BA31A2">
            <w:r>
              <w:t>-</w:t>
            </w:r>
          </w:p>
        </w:tc>
        <w:tc>
          <w:tcPr>
            <w:tcW w:w="861" w:type="dxa"/>
          </w:tcPr>
          <w:p w14:paraId="6522C34D" w14:textId="77777777" w:rsidR="00175768" w:rsidRDefault="00980C5F" w:rsidP="00BA31A2">
            <w:r>
              <w:t>-</w:t>
            </w:r>
          </w:p>
        </w:tc>
        <w:tc>
          <w:tcPr>
            <w:tcW w:w="4176" w:type="dxa"/>
          </w:tcPr>
          <w:p w14:paraId="01AB3D10" w14:textId="77777777" w:rsidR="00175768" w:rsidRDefault="00980C5F" w:rsidP="00BA31A2">
            <w:r>
              <w:t>Indicates the Personality Profile the requested store operation is referring to.</w:t>
            </w:r>
          </w:p>
        </w:tc>
      </w:tr>
      <w:tr w:rsidR="00175768" w14:paraId="129DE356" w14:textId="77777777" w:rsidTr="00175768">
        <w:trPr>
          <w:jc w:val="center"/>
        </w:trPr>
        <w:tc>
          <w:tcPr>
            <w:tcW w:w="1391" w:type="dxa"/>
          </w:tcPr>
          <w:p w14:paraId="6D21B2E8" w14:textId="77777777" w:rsidR="00175768" w:rsidRDefault="00C73931" w:rsidP="00BA31A2"/>
        </w:tc>
        <w:tc>
          <w:tcPr>
            <w:tcW w:w="1060" w:type="dxa"/>
          </w:tcPr>
          <w:p w14:paraId="40D95EC0" w14:textId="77777777" w:rsidR="00175768" w:rsidRDefault="00980C5F" w:rsidP="00BA31A2">
            <w:r>
              <w:t>Null</w:t>
            </w:r>
          </w:p>
        </w:tc>
        <w:tc>
          <w:tcPr>
            <w:tcW w:w="861" w:type="dxa"/>
          </w:tcPr>
          <w:p w14:paraId="6E14B7F3" w14:textId="77777777" w:rsidR="00175768" w:rsidRDefault="00980C5F" w:rsidP="00BA31A2">
            <w:r>
              <w:t>0x0</w:t>
            </w:r>
          </w:p>
        </w:tc>
        <w:tc>
          <w:tcPr>
            <w:tcW w:w="4176" w:type="dxa"/>
          </w:tcPr>
          <w:p w14:paraId="2BE1DB11" w14:textId="77777777" w:rsidR="00175768" w:rsidRDefault="00C73931" w:rsidP="00BA31A2"/>
        </w:tc>
      </w:tr>
      <w:tr w:rsidR="00175768" w14:paraId="67F90BC9" w14:textId="77777777" w:rsidTr="00175768">
        <w:trPr>
          <w:jc w:val="center"/>
        </w:trPr>
        <w:tc>
          <w:tcPr>
            <w:tcW w:w="1391" w:type="dxa"/>
          </w:tcPr>
          <w:p w14:paraId="4E270AA5" w14:textId="77777777" w:rsidR="00175768" w:rsidRDefault="00C73931" w:rsidP="00BA31A2"/>
        </w:tc>
        <w:tc>
          <w:tcPr>
            <w:tcW w:w="1060" w:type="dxa"/>
          </w:tcPr>
          <w:p w14:paraId="4AD042D1" w14:textId="77777777" w:rsidR="00175768" w:rsidRDefault="00980C5F" w:rsidP="00BA31A2">
            <w:r>
              <w:t>Pers1</w:t>
            </w:r>
          </w:p>
        </w:tc>
        <w:tc>
          <w:tcPr>
            <w:tcW w:w="861" w:type="dxa"/>
          </w:tcPr>
          <w:p w14:paraId="32A034D4" w14:textId="77777777" w:rsidR="00175768" w:rsidRDefault="00980C5F" w:rsidP="00BA31A2">
            <w:r>
              <w:t>0x1</w:t>
            </w:r>
          </w:p>
        </w:tc>
        <w:tc>
          <w:tcPr>
            <w:tcW w:w="4176" w:type="dxa"/>
          </w:tcPr>
          <w:p w14:paraId="471767E1" w14:textId="77777777" w:rsidR="00175768" w:rsidRDefault="00C73931" w:rsidP="00BA31A2"/>
        </w:tc>
      </w:tr>
      <w:tr w:rsidR="00175768" w14:paraId="22098808" w14:textId="77777777" w:rsidTr="00175768">
        <w:trPr>
          <w:jc w:val="center"/>
        </w:trPr>
        <w:tc>
          <w:tcPr>
            <w:tcW w:w="1391" w:type="dxa"/>
          </w:tcPr>
          <w:p w14:paraId="5846112F" w14:textId="77777777" w:rsidR="00175768" w:rsidRDefault="00C73931" w:rsidP="00BA31A2"/>
        </w:tc>
        <w:tc>
          <w:tcPr>
            <w:tcW w:w="1060" w:type="dxa"/>
          </w:tcPr>
          <w:p w14:paraId="130E18E2" w14:textId="77777777" w:rsidR="00175768" w:rsidRDefault="00980C5F" w:rsidP="00BA31A2">
            <w:r>
              <w:t>Pers2</w:t>
            </w:r>
          </w:p>
        </w:tc>
        <w:tc>
          <w:tcPr>
            <w:tcW w:w="861" w:type="dxa"/>
          </w:tcPr>
          <w:p w14:paraId="1EDD63A8" w14:textId="77777777" w:rsidR="00175768" w:rsidRDefault="00980C5F" w:rsidP="00BA31A2">
            <w:r>
              <w:t>0x2</w:t>
            </w:r>
          </w:p>
        </w:tc>
        <w:tc>
          <w:tcPr>
            <w:tcW w:w="4176" w:type="dxa"/>
          </w:tcPr>
          <w:p w14:paraId="2E44D76F" w14:textId="77777777" w:rsidR="00175768" w:rsidRDefault="00C73931" w:rsidP="00BA31A2"/>
        </w:tc>
      </w:tr>
      <w:tr w:rsidR="00175768" w14:paraId="331AF3DD" w14:textId="77777777" w:rsidTr="00175768">
        <w:trPr>
          <w:jc w:val="center"/>
        </w:trPr>
        <w:tc>
          <w:tcPr>
            <w:tcW w:w="1391" w:type="dxa"/>
          </w:tcPr>
          <w:p w14:paraId="62B4520D" w14:textId="77777777" w:rsidR="00175768" w:rsidRDefault="00C73931" w:rsidP="00BA31A2"/>
        </w:tc>
        <w:tc>
          <w:tcPr>
            <w:tcW w:w="1060" w:type="dxa"/>
          </w:tcPr>
          <w:p w14:paraId="3ABCB0F0" w14:textId="77777777" w:rsidR="00175768" w:rsidRDefault="00980C5F" w:rsidP="00BA31A2">
            <w:r>
              <w:t>Pers3</w:t>
            </w:r>
          </w:p>
        </w:tc>
        <w:tc>
          <w:tcPr>
            <w:tcW w:w="861" w:type="dxa"/>
          </w:tcPr>
          <w:p w14:paraId="73DCB675" w14:textId="77777777" w:rsidR="00175768" w:rsidRDefault="00980C5F" w:rsidP="00BA31A2">
            <w:r>
              <w:t>0x3</w:t>
            </w:r>
          </w:p>
        </w:tc>
        <w:tc>
          <w:tcPr>
            <w:tcW w:w="4176" w:type="dxa"/>
          </w:tcPr>
          <w:p w14:paraId="7550AD72" w14:textId="77777777" w:rsidR="00175768" w:rsidRDefault="00C73931" w:rsidP="00BA31A2"/>
        </w:tc>
      </w:tr>
      <w:tr w:rsidR="00175768" w14:paraId="1482081A" w14:textId="77777777" w:rsidTr="00175768">
        <w:trPr>
          <w:jc w:val="center"/>
        </w:trPr>
        <w:tc>
          <w:tcPr>
            <w:tcW w:w="1391" w:type="dxa"/>
          </w:tcPr>
          <w:p w14:paraId="2C0A2C18" w14:textId="77777777" w:rsidR="00175768" w:rsidRDefault="00C73931" w:rsidP="00BA31A2"/>
        </w:tc>
        <w:tc>
          <w:tcPr>
            <w:tcW w:w="1060" w:type="dxa"/>
          </w:tcPr>
          <w:p w14:paraId="1D4A6126" w14:textId="77777777" w:rsidR="00175768" w:rsidRDefault="00980C5F" w:rsidP="00BA31A2">
            <w:r>
              <w:t>Pers4</w:t>
            </w:r>
          </w:p>
        </w:tc>
        <w:tc>
          <w:tcPr>
            <w:tcW w:w="861" w:type="dxa"/>
          </w:tcPr>
          <w:p w14:paraId="497DACC5" w14:textId="77777777" w:rsidR="00175768" w:rsidRDefault="00980C5F" w:rsidP="00BA31A2">
            <w:r>
              <w:t>0x4</w:t>
            </w:r>
          </w:p>
        </w:tc>
        <w:tc>
          <w:tcPr>
            <w:tcW w:w="4176" w:type="dxa"/>
          </w:tcPr>
          <w:p w14:paraId="7559E3B8" w14:textId="77777777" w:rsidR="00175768" w:rsidRDefault="00C73931" w:rsidP="00BA31A2"/>
        </w:tc>
      </w:tr>
      <w:tr w:rsidR="00175768" w14:paraId="6588FDC9" w14:textId="77777777" w:rsidTr="00175768">
        <w:trPr>
          <w:jc w:val="center"/>
        </w:trPr>
        <w:tc>
          <w:tcPr>
            <w:tcW w:w="1391" w:type="dxa"/>
          </w:tcPr>
          <w:p w14:paraId="5B7D8378" w14:textId="77777777" w:rsidR="00175768" w:rsidRDefault="00C73931" w:rsidP="00BA31A2"/>
        </w:tc>
        <w:tc>
          <w:tcPr>
            <w:tcW w:w="1060" w:type="dxa"/>
          </w:tcPr>
          <w:p w14:paraId="79296B02" w14:textId="77777777" w:rsidR="00175768" w:rsidRDefault="00980C5F" w:rsidP="00BA31A2">
            <w:r>
              <w:t>Vehicle</w:t>
            </w:r>
          </w:p>
        </w:tc>
        <w:tc>
          <w:tcPr>
            <w:tcW w:w="861" w:type="dxa"/>
          </w:tcPr>
          <w:p w14:paraId="44FB1274" w14:textId="77777777" w:rsidR="00175768" w:rsidRDefault="00980C5F" w:rsidP="00BA31A2">
            <w:r>
              <w:t>0x5</w:t>
            </w:r>
          </w:p>
        </w:tc>
        <w:tc>
          <w:tcPr>
            <w:tcW w:w="4176" w:type="dxa"/>
          </w:tcPr>
          <w:p w14:paraId="6EFFC72D" w14:textId="77777777" w:rsidR="00175768" w:rsidRDefault="00C73931" w:rsidP="00BA31A2"/>
        </w:tc>
      </w:tr>
    </w:tbl>
    <w:p w14:paraId="537CEC59"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347374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A83F47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A0DED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E21615C" w14:textId="77777777" w:rsidR="00D90FFA" w:rsidRPr="00AC15C4" w:rsidRDefault="00C73931" w:rsidP="0081629B">
            <w:pPr>
              <w:rPr>
                <w:vanish/>
                <w:color w:val="000000" w:themeColor="text1"/>
              </w:rPr>
            </w:pPr>
          </w:p>
        </w:tc>
      </w:tr>
    </w:tbl>
    <w:p w14:paraId="43919E78" w14:textId="77777777" w:rsidR="00406F39" w:rsidRDefault="00980C5F" w:rsidP="00AC15C4">
      <w:pPr>
        <w:pStyle w:val="Heading4"/>
      </w:pPr>
      <w:r w:rsidRPr="00B9479B">
        <w:t>MD-REQ-099308/A-</w:t>
      </w:r>
      <w:proofErr w:type="spellStart"/>
      <w:r w:rsidRPr="00B9479B">
        <w:t>InfotainmentRecall_Rq</w:t>
      </w:r>
      <w:proofErr w:type="spellEnd"/>
    </w:p>
    <w:p w14:paraId="44793CA2" w14:textId="77777777" w:rsidR="00B32E99" w:rsidRPr="009C4BF5" w:rsidRDefault="00980C5F" w:rsidP="00B32E99">
      <w:r w:rsidRPr="009C4BF5">
        <w:t>Message Type: Request</w:t>
      </w:r>
    </w:p>
    <w:p w14:paraId="7A17E0EC" w14:textId="77777777" w:rsidR="00B32E99" w:rsidRPr="009C4BF5" w:rsidRDefault="00C73931" w:rsidP="00B32E99"/>
    <w:p w14:paraId="011CC848" w14:textId="77777777" w:rsidR="00B32E99" w:rsidRPr="009C4BF5" w:rsidRDefault="00980C5F" w:rsidP="00B32E99">
      <w:r w:rsidRPr="009C4BF5">
        <w:t>The signal is used by the Enhanced Memory Interface Client to change the active personality profile to the personality profile indicated in the request.</w:t>
      </w:r>
    </w:p>
    <w:p w14:paraId="483C2016" w14:textId="77777777" w:rsidR="00B32E99" w:rsidRPr="009C4BF5" w:rsidRDefault="00C73931" w:rsidP="00B32E99"/>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B32E99" w14:paraId="29D65BEE" w14:textId="77777777" w:rsidTr="00B32E99">
        <w:trPr>
          <w:jc w:val="center"/>
        </w:trPr>
        <w:tc>
          <w:tcPr>
            <w:tcW w:w="1391" w:type="dxa"/>
          </w:tcPr>
          <w:p w14:paraId="45A7D318" w14:textId="77777777" w:rsidR="00B32E99" w:rsidRPr="009C4BF5" w:rsidRDefault="00980C5F" w:rsidP="00BA31A2">
            <w:pPr>
              <w:rPr>
                <w:b/>
              </w:rPr>
            </w:pPr>
            <w:r w:rsidRPr="009C4BF5">
              <w:rPr>
                <w:b/>
              </w:rPr>
              <w:t>Name</w:t>
            </w:r>
          </w:p>
        </w:tc>
        <w:tc>
          <w:tcPr>
            <w:tcW w:w="1060" w:type="dxa"/>
          </w:tcPr>
          <w:p w14:paraId="525A22A0" w14:textId="77777777" w:rsidR="00B32E99" w:rsidRPr="009C4BF5" w:rsidRDefault="00980C5F" w:rsidP="00BA31A2">
            <w:pPr>
              <w:rPr>
                <w:b/>
              </w:rPr>
            </w:pPr>
            <w:r w:rsidRPr="009C4BF5">
              <w:rPr>
                <w:b/>
              </w:rPr>
              <w:t>Literals</w:t>
            </w:r>
          </w:p>
        </w:tc>
        <w:tc>
          <w:tcPr>
            <w:tcW w:w="861" w:type="dxa"/>
          </w:tcPr>
          <w:p w14:paraId="66EF24F8" w14:textId="77777777" w:rsidR="00B32E99" w:rsidRPr="009C4BF5" w:rsidRDefault="00980C5F" w:rsidP="00BA31A2">
            <w:pPr>
              <w:rPr>
                <w:b/>
              </w:rPr>
            </w:pPr>
            <w:r w:rsidRPr="009C4BF5">
              <w:rPr>
                <w:b/>
              </w:rPr>
              <w:t>Value</w:t>
            </w:r>
          </w:p>
        </w:tc>
        <w:tc>
          <w:tcPr>
            <w:tcW w:w="5121" w:type="dxa"/>
          </w:tcPr>
          <w:p w14:paraId="7F6A3DEB" w14:textId="77777777" w:rsidR="00B32E99" w:rsidRPr="009C4BF5" w:rsidRDefault="00980C5F" w:rsidP="00BA31A2">
            <w:pPr>
              <w:rPr>
                <w:b/>
              </w:rPr>
            </w:pPr>
            <w:r w:rsidRPr="009C4BF5">
              <w:rPr>
                <w:b/>
              </w:rPr>
              <w:t>Description</w:t>
            </w:r>
          </w:p>
        </w:tc>
      </w:tr>
      <w:tr w:rsidR="00B32E99" w14:paraId="7C85F443" w14:textId="77777777" w:rsidTr="00B32E99">
        <w:trPr>
          <w:jc w:val="center"/>
        </w:trPr>
        <w:tc>
          <w:tcPr>
            <w:tcW w:w="1391" w:type="dxa"/>
          </w:tcPr>
          <w:p w14:paraId="1F91812B" w14:textId="77777777" w:rsidR="00B32E99" w:rsidRDefault="00980C5F" w:rsidP="00BA31A2">
            <w:r>
              <w:t xml:space="preserve">PersIndex </w:t>
            </w:r>
          </w:p>
        </w:tc>
        <w:tc>
          <w:tcPr>
            <w:tcW w:w="1060" w:type="dxa"/>
          </w:tcPr>
          <w:p w14:paraId="2C1521F1" w14:textId="77777777" w:rsidR="00B32E99" w:rsidRDefault="00980C5F" w:rsidP="00BA31A2">
            <w:r>
              <w:t>-</w:t>
            </w:r>
          </w:p>
        </w:tc>
        <w:tc>
          <w:tcPr>
            <w:tcW w:w="861" w:type="dxa"/>
          </w:tcPr>
          <w:p w14:paraId="41C3F3CA" w14:textId="77777777" w:rsidR="00B32E99" w:rsidRDefault="00980C5F" w:rsidP="00BA31A2">
            <w:r>
              <w:t>-</w:t>
            </w:r>
          </w:p>
        </w:tc>
        <w:tc>
          <w:tcPr>
            <w:tcW w:w="5121" w:type="dxa"/>
          </w:tcPr>
          <w:p w14:paraId="156C730A" w14:textId="77777777" w:rsidR="00B32E99" w:rsidRDefault="00980C5F" w:rsidP="00BA31A2">
            <w:r>
              <w:t>Indicates the Personality Profile being requested.</w:t>
            </w:r>
          </w:p>
        </w:tc>
      </w:tr>
      <w:tr w:rsidR="00B32E99" w14:paraId="14F0AE3A" w14:textId="77777777" w:rsidTr="00B32E99">
        <w:trPr>
          <w:jc w:val="center"/>
        </w:trPr>
        <w:tc>
          <w:tcPr>
            <w:tcW w:w="1391" w:type="dxa"/>
          </w:tcPr>
          <w:p w14:paraId="39F89FEF" w14:textId="77777777" w:rsidR="00B32E99" w:rsidRDefault="00C73931" w:rsidP="00BA31A2"/>
        </w:tc>
        <w:tc>
          <w:tcPr>
            <w:tcW w:w="1060" w:type="dxa"/>
          </w:tcPr>
          <w:p w14:paraId="121C5564" w14:textId="77777777" w:rsidR="00B32E99" w:rsidRDefault="00980C5F" w:rsidP="00BA31A2">
            <w:r>
              <w:t>Null</w:t>
            </w:r>
          </w:p>
        </w:tc>
        <w:tc>
          <w:tcPr>
            <w:tcW w:w="861" w:type="dxa"/>
          </w:tcPr>
          <w:p w14:paraId="64048E54" w14:textId="77777777" w:rsidR="00B32E99" w:rsidRDefault="00980C5F" w:rsidP="00BA31A2">
            <w:r>
              <w:t>0x0</w:t>
            </w:r>
          </w:p>
        </w:tc>
        <w:tc>
          <w:tcPr>
            <w:tcW w:w="5121" w:type="dxa"/>
          </w:tcPr>
          <w:p w14:paraId="1DD524C7" w14:textId="77777777" w:rsidR="00B32E99" w:rsidRDefault="00C73931" w:rsidP="00BA31A2"/>
        </w:tc>
      </w:tr>
      <w:tr w:rsidR="00B32E99" w14:paraId="0B8729A0" w14:textId="77777777" w:rsidTr="00B32E99">
        <w:trPr>
          <w:jc w:val="center"/>
        </w:trPr>
        <w:tc>
          <w:tcPr>
            <w:tcW w:w="1391" w:type="dxa"/>
          </w:tcPr>
          <w:p w14:paraId="7058A8EE" w14:textId="77777777" w:rsidR="00B32E99" w:rsidRDefault="00C73931" w:rsidP="00BA31A2"/>
        </w:tc>
        <w:tc>
          <w:tcPr>
            <w:tcW w:w="1060" w:type="dxa"/>
          </w:tcPr>
          <w:p w14:paraId="1455A5B4" w14:textId="77777777" w:rsidR="00B32E99" w:rsidRDefault="00980C5F" w:rsidP="00BA31A2">
            <w:r>
              <w:t>Pers1</w:t>
            </w:r>
          </w:p>
        </w:tc>
        <w:tc>
          <w:tcPr>
            <w:tcW w:w="861" w:type="dxa"/>
          </w:tcPr>
          <w:p w14:paraId="34C2ABF4" w14:textId="77777777" w:rsidR="00B32E99" w:rsidRDefault="00980C5F" w:rsidP="00BA31A2">
            <w:r>
              <w:t>0x1</w:t>
            </w:r>
          </w:p>
        </w:tc>
        <w:tc>
          <w:tcPr>
            <w:tcW w:w="5121" w:type="dxa"/>
          </w:tcPr>
          <w:p w14:paraId="2B4B8702" w14:textId="77777777" w:rsidR="00B32E99" w:rsidRDefault="00C73931" w:rsidP="00BA31A2"/>
        </w:tc>
      </w:tr>
      <w:tr w:rsidR="00B32E99" w14:paraId="5921A03C" w14:textId="77777777" w:rsidTr="00B32E99">
        <w:trPr>
          <w:jc w:val="center"/>
        </w:trPr>
        <w:tc>
          <w:tcPr>
            <w:tcW w:w="1391" w:type="dxa"/>
          </w:tcPr>
          <w:p w14:paraId="5B54A70E" w14:textId="77777777" w:rsidR="00B32E99" w:rsidRDefault="00C73931" w:rsidP="00BA31A2"/>
        </w:tc>
        <w:tc>
          <w:tcPr>
            <w:tcW w:w="1060" w:type="dxa"/>
          </w:tcPr>
          <w:p w14:paraId="5999AC4F" w14:textId="77777777" w:rsidR="00B32E99" w:rsidRDefault="00980C5F" w:rsidP="00BA31A2">
            <w:r>
              <w:t>Pers2</w:t>
            </w:r>
          </w:p>
        </w:tc>
        <w:tc>
          <w:tcPr>
            <w:tcW w:w="861" w:type="dxa"/>
          </w:tcPr>
          <w:p w14:paraId="777445F0" w14:textId="77777777" w:rsidR="00B32E99" w:rsidRDefault="00980C5F" w:rsidP="00BA31A2">
            <w:r>
              <w:t>0x2</w:t>
            </w:r>
          </w:p>
        </w:tc>
        <w:tc>
          <w:tcPr>
            <w:tcW w:w="5121" w:type="dxa"/>
          </w:tcPr>
          <w:p w14:paraId="42ABEFF7" w14:textId="77777777" w:rsidR="00B32E99" w:rsidRDefault="00C73931" w:rsidP="00BA31A2"/>
        </w:tc>
      </w:tr>
      <w:tr w:rsidR="00B32E99" w14:paraId="7BA5149A" w14:textId="77777777" w:rsidTr="00B32E99">
        <w:trPr>
          <w:jc w:val="center"/>
        </w:trPr>
        <w:tc>
          <w:tcPr>
            <w:tcW w:w="1391" w:type="dxa"/>
          </w:tcPr>
          <w:p w14:paraId="7A0CFEE7" w14:textId="77777777" w:rsidR="00B32E99" w:rsidRDefault="00C73931" w:rsidP="00BA31A2"/>
        </w:tc>
        <w:tc>
          <w:tcPr>
            <w:tcW w:w="1060" w:type="dxa"/>
          </w:tcPr>
          <w:p w14:paraId="5F9BCD57" w14:textId="77777777" w:rsidR="00B32E99" w:rsidRDefault="00980C5F" w:rsidP="00BA31A2">
            <w:r>
              <w:t>Pers3</w:t>
            </w:r>
          </w:p>
        </w:tc>
        <w:tc>
          <w:tcPr>
            <w:tcW w:w="861" w:type="dxa"/>
          </w:tcPr>
          <w:p w14:paraId="77217252" w14:textId="77777777" w:rsidR="00B32E99" w:rsidRDefault="00980C5F" w:rsidP="00BA31A2">
            <w:r>
              <w:t>0x3</w:t>
            </w:r>
          </w:p>
        </w:tc>
        <w:tc>
          <w:tcPr>
            <w:tcW w:w="5121" w:type="dxa"/>
          </w:tcPr>
          <w:p w14:paraId="592BAD52" w14:textId="77777777" w:rsidR="00B32E99" w:rsidRDefault="00C73931" w:rsidP="00BA31A2"/>
        </w:tc>
      </w:tr>
      <w:tr w:rsidR="00B32E99" w14:paraId="1B7A5486" w14:textId="77777777" w:rsidTr="00B32E99">
        <w:trPr>
          <w:jc w:val="center"/>
        </w:trPr>
        <w:tc>
          <w:tcPr>
            <w:tcW w:w="1391" w:type="dxa"/>
          </w:tcPr>
          <w:p w14:paraId="071454C8" w14:textId="77777777" w:rsidR="00B32E99" w:rsidRDefault="00C73931" w:rsidP="00BA31A2"/>
        </w:tc>
        <w:tc>
          <w:tcPr>
            <w:tcW w:w="1060" w:type="dxa"/>
          </w:tcPr>
          <w:p w14:paraId="32052172" w14:textId="77777777" w:rsidR="00B32E99" w:rsidRDefault="00980C5F" w:rsidP="00BA31A2">
            <w:r>
              <w:t>Pers4</w:t>
            </w:r>
          </w:p>
        </w:tc>
        <w:tc>
          <w:tcPr>
            <w:tcW w:w="861" w:type="dxa"/>
          </w:tcPr>
          <w:p w14:paraId="09E0F360" w14:textId="77777777" w:rsidR="00B32E99" w:rsidRDefault="00980C5F" w:rsidP="00BA31A2">
            <w:r>
              <w:t>0x4</w:t>
            </w:r>
          </w:p>
        </w:tc>
        <w:tc>
          <w:tcPr>
            <w:tcW w:w="5121" w:type="dxa"/>
          </w:tcPr>
          <w:p w14:paraId="15E55F01" w14:textId="77777777" w:rsidR="00B32E99" w:rsidRDefault="00C73931" w:rsidP="00BA31A2"/>
        </w:tc>
      </w:tr>
      <w:tr w:rsidR="00B32E99" w14:paraId="769CC96E" w14:textId="77777777" w:rsidTr="00B32E99">
        <w:trPr>
          <w:jc w:val="center"/>
        </w:trPr>
        <w:tc>
          <w:tcPr>
            <w:tcW w:w="1391" w:type="dxa"/>
          </w:tcPr>
          <w:p w14:paraId="3F096422" w14:textId="77777777" w:rsidR="00B32E99" w:rsidRDefault="00C73931" w:rsidP="00BA31A2"/>
        </w:tc>
        <w:tc>
          <w:tcPr>
            <w:tcW w:w="1060" w:type="dxa"/>
          </w:tcPr>
          <w:p w14:paraId="665342D1" w14:textId="77777777" w:rsidR="00B32E99" w:rsidRDefault="00980C5F" w:rsidP="00BA31A2">
            <w:r>
              <w:t>Vehicle</w:t>
            </w:r>
          </w:p>
        </w:tc>
        <w:tc>
          <w:tcPr>
            <w:tcW w:w="861" w:type="dxa"/>
          </w:tcPr>
          <w:p w14:paraId="23373D4B" w14:textId="77777777" w:rsidR="00B32E99" w:rsidRDefault="00980C5F" w:rsidP="00BA31A2">
            <w:r>
              <w:t>0x5</w:t>
            </w:r>
          </w:p>
        </w:tc>
        <w:tc>
          <w:tcPr>
            <w:tcW w:w="5121" w:type="dxa"/>
          </w:tcPr>
          <w:p w14:paraId="19373945" w14:textId="77777777" w:rsidR="00B32E99" w:rsidRDefault="00C73931" w:rsidP="00BA31A2"/>
        </w:tc>
      </w:tr>
    </w:tbl>
    <w:p w14:paraId="77E87818"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3D1ABE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C5429B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E36E6A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DBC5C8B" w14:textId="77777777" w:rsidR="00D90FFA" w:rsidRPr="00AC15C4" w:rsidRDefault="00C73931" w:rsidP="0081629B">
            <w:pPr>
              <w:rPr>
                <w:vanish/>
                <w:color w:val="000000" w:themeColor="text1"/>
              </w:rPr>
            </w:pPr>
          </w:p>
        </w:tc>
      </w:tr>
    </w:tbl>
    <w:p w14:paraId="6B3AC026" w14:textId="77777777" w:rsidR="00406F39" w:rsidRDefault="00980C5F" w:rsidP="00AC15C4">
      <w:pPr>
        <w:pStyle w:val="Heading4"/>
      </w:pPr>
      <w:r w:rsidRPr="00B9479B">
        <w:t>MD-REQ-099309/A-</w:t>
      </w:r>
      <w:proofErr w:type="spellStart"/>
      <w:r w:rsidRPr="00B9479B">
        <w:t>PersonalityOptIn_St</w:t>
      </w:r>
      <w:proofErr w:type="spellEnd"/>
    </w:p>
    <w:p w14:paraId="47EA4FD7" w14:textId="77777777" w:rsidR="00795671" w:rsidRPr="009C4BF5" w:rsidRDefault="00980C5F" w:rsidP="00795671">
      <w:r w:rsidRPr="009C4BF5">
        <w:t>Message Type: Status</w:t>
      </w:r>
    </w:p>
    <w:p w14:paraId="0305C373" w14:textId="77777777" w:rsidR="00795671" w:rsidRPr="009C4BF5" w:rsidRDefault="00C73931" w:rsidP="00795671"/>
    <w:p w14:paraId="0F27CC2D" w14:textId="77777777" w:rsidR="00795671" w:rsidRPr="009C4BF5" w:rsidRDefault="00980C5F" w:rsidP="00795671">
      <w:r w:rsidRPr="009C4BF5">
        <w:t>The signal is used to inform the Enhanced Memory Profile Server which personality profiles have been created</w:t>
      </w:r>
      <w:r>
        <w:t xml:space="preserve"> (Opted-In)</w:t>
      </w:r>
      <w:r w:rsidRPr="009C4BF5">
        <w:t>.</w:t>
      </w:r>
    </w:p>
    <w:p w14:paraId="04D09313" w14:textId="77777777" w:rsidR="00795671" w:rsidRPr="009C4BF5" w:rsidRDefault="00C73931" w:rsidP="00795671"/>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795671" w14:paraId="31D8C714" w14:textId="77777777" w:rsidTr="00795671">
        <w:trPr>
          <w:jc w:val="center"/>
        </w:trPr>
        <w:tc>
          <w:tcPr>
            <w:tcW w:w="1598" w:type="dxa"/>
          </w:tcPr>
          <w:p w14:paraId="50A6F746" w14:textId="77777777" w:rsidR="00795671" w:rsidRPr="009C4BF5" w:rsidRDefault="00980C5F" w:rsidP="00BA31A2">
            <w:pPr>
              <w:rPr>
                <w:b/>
              </w:rPr>
            </w:pPr>
            <w:r w:rsidRPr="009C4BF5">
              <w:rPr>
                <w:b/>
              </w:rPr>
              <w:t>Name</w:t>
            </w:r>
          </w:p>
        </w:tc>
        <w:tc>
          <w:tcPr>
            <w:tcW w:w="1464" w:type="dxa"/>
          </w:tcPr>
          <w:p w14:paraId="30691B30" w14:textId="77777777" w:rsidR="00795671" w:rsidRPr="009C4BF5" w:rsidRDefault="00980C5F" w:rsidP="00BA31A2">
            <w:pPr>
              <w:rPr>
                <w:b/>
              </w:rPr>
            </w:pPr>
            <w:r w:rsidRPr="009C4BF5">
              <w:rPr>
                <w:b/>
              </w:rPr>
              <w:t>Literals</w:t>
            </w:r>
          </w:p>
        </w:tc>
        <w:tc>
          <w:tcPr>
            <w:tcW w:w="861" w:type="dxa"/>
          </w:tcPr>
          <w:p w14:paraId="4B44C359" w14:textId="77777777" w:rsidR="00795671" w:rsidRPr="009C4BF5" w:rsidRDefault="00980C5F" w:rsidP="00BA31A2">
            <w:pPr>
              <w:rPr>
                <w:b/>
              </w:rPr>
            </w:pPr>
            <w:r w:rsidRPr="009C4BF5">
              <w:rPr>
                <w:b/>
              </w:rPr>
              <w:t>Value</w:t>
            </w:r>
          </w:p>
        </w:tc>
        <w:tc>
          <w:tcPr>
            <w:tcW w:w="4655" w:type="dxa"/>
          </w:tcPr>
          <w:p w14:paraId="28070F0A" w14:textId="77777777" w:rsidR="00795671" w:rsidRPr="009C4BF5" w:rsidRDefault="00980C5F" w:rsidP="00BA31A2">
            <w:pPr>
              <w:rPr>
                <w:b/>
              </w:rPr>
            </w:pPr>
            <w:r w:rsidRPr="009C4BF5">
              <w:rPr>
                <w:b/>
              </w:rPr>
              <w:t>Description</w:t>
            </w:r>
          </w:p>
        </w:tc>
      </w:tr>
      <w:tr w:rsidR="00795671" w14:paraId="0FB54BD7" w14:textId="77777777" w:rsidTr="00795671">
        <w:trPr>
          <w:jc w:val="center"/>
        </w:trPr>
        <w:tc>
          <w:tcPr>
            <w:tcW w:w="1598" w:type="dxa"/>
          </w:tcPr>
          <w:p w14:paraId="645A18F0" w14:textId="77777777" w:rsidR="00795671" w:rsidRDefault="00980C5F" w:rsidP="00BA31A2">
            <w:r>
              <w:t xml:space="preserve">Pers1Status </w:t>
            </w:r>
          </w:p>
        </w:tc>
        <w:tc>
          <w:tcPr>
            <w:tcW w:w="1464" w:type="dxa"/>
          </w:tcPr>
          <w:p w14:paraId="6F7BA4BF" w14:textId="77777777" w:rsidR="00795671" w:rsidRDefault="00980C5F" w:rsidP="00BA31A2">
            <w:r>
              <w:t>-</w:t>
            </w:r>
          </w:p>
        </w:tc>
        <w:tc>
          <w:tcPr>
            <w:tcW w:w="861" w:type="dxa"/>
          </w:tcPr>
          <w:p w14:paraId="756C335C" w14:textId="77777777" w:rsidR="00795671" w:rsidRDefault="00980C5F" w:rsidP="00BA31A2">
            <w:r>
              <w:t>-</w:t>
            </w:r>
          </w:p>
        </w:tc>
        <w:tc>
          <w:tcPr>
            <w:tcW w:w="4655" w:type="dxa"/>
          </w:tcPr>
          <w:p w14:paraId="52FB59EA" w14:textId="77777777" w:rsidR="00795671" w:rsidRDefault="00980C5F" w:rsidP="00BA31A2">
            <w:r>
              <w:t>Indicates Personality Profile 1 Opt-In Status.</w:t>
            </w:r>
          </w:p>
        </w:tc>
      </w:tr>
      <w:tr w:rsidR="00795671" w14:paraId="41733DEE" w14:textId="77777777" w:rsidTr="00795671">
        <w:trPr>
          <w:jc w:val="center"/>
        </w:trPr>
        <w:tc>
          <w:tcPr>
            <w:tcW w:w="1598" w:type="dxa"/>
          </w:tcPr>
          <w:p w14:paraId="392B24D0" w14:textId="77777777" w:rsidR="00795671" w:rsidRDefault="00C73931" w:rsidP="00BA31A2"/>
        </w:tc>
        <w:tc>
          <w:tcPr>
            <w:tcW w:w="1464" w:type="dxa"/>
          </w:tcPr>
          <w:p w14:paraId="473011C2" w14:textId="77777777" w:rsidR="00795671" w:rsidRDefault="00980C5F" w:rsidP="00BA31A2">
            <w:proofErr w:type="spellStart"/>
            <w:r>
              <w:t>NotOptedIn</w:t>
            </w:r>
            <w:proofErr w:type="spellEnd"/>
          </w:p>
        </w:tc>
        <w:tc>
          <w:tcPr>
            <w:tcW w:w="861" w:type="dxa"/>
          </w:tcPr>
          <w:p w14:paraId="1A262349" w14:textId="77777777" w:rsidR="00795671" w:rsidRDefault="00980C5F" w:rsidP="00BA31A2">
            <w:r>
              <w:t>0x0</w:t>
            </w:r>
          </w:p>
        </w:tc>
        <w:tc>
          <w:tcPr>
            <w:tcW w:w="4655" w:type="dxa"/>
          </w:tcPr>
          <w:p w14:paraId="442458E6" w14:textId="77777777" w:rsidR="00795671" w:rsidRDefault="00C73931" w:rsidP="00BA31A2"/>
        </w:tc>
      </w:tr>
      <w:tr w:rsidR="00795671" w14:paraId="618516F9" w14:textId="77777777" w:rsidTr="00795671">
        <w:trPr>
          <w:jc w:val="center"/>
        </w:trPr>
        <w:tc>
          <w:tcPr>
            <w:tcW w:w="1598" w:type="dxa"/>
          </w:tcPr>
          <w:p w14:paraId="7D1BAD26" w14:textId="77777777" w:rsidR="00795671" w:rsidRDefault="00C73931" w:rsidP="00BA31A2"/>
        </w:tc>
        <w:tc>
          <w:tcPr>
            <w:tcW w:w="1464" w:type="dxa"/>
          </w:tcPr>
          <w:p w14:paraId="29CE74E8" w14:textId="77777777" w:rsidR="00795671" w:rsidRDefault="00980C5F" w:rsidP="00BA31A2">
            <w:proofErr w:type="spellStart"/>
            <w:r>
              <w:t>OptedIn</w:t>
            </w:r>
            <w:proofErr w:type="spellEnd"/>
          </w:p>
        </w:tc>
        <w:tc>
          <w:tcPr>
            <w:tcW w:w="861" w:type="dxa"/>
          </w:tcPr>
          <w:p w14:paraId="7067A38C" w14:textId="77777777" w:rsidR="00795671" w:rsidRDefault="00980C5F" w:rsidP="00BA31A2">
            <w:r>
              <w:t>0x1</w:t>
            </w:r>
          </w:p>
        </w:tc>
        <w:tc>
          <w:tcPr>
            <w:tcW w:w="4655" w:type="dxa"/>
          </w:tcPr>
          <w:p w14:paraId="52FA25B3" w14:textId="77777777" w:rsidR="00795671" w:rsidRDefault="00C73931" w:rsidP="00BA31A2"/>
        </w:tc>
      </w:tr>
      <w:tr w:rsidR="00795671" w14:paraId="0DAB9824" w14:textId="77777777" w:rsidTr="00795671">
        <w:trPr>
          <w:jc w:val="center"/>
        </w:trPr>
        <w:tc>
          <w:tcPr>
            <w:tcW w:w="1598" w:type="dxa"/>
          </w:tcPr>
          <w:p w14:paraId="49CF2B38" w14:textId="77777777" w:rsidR="00795671" w:rsidRDefault="00980C5F" w:rsidP="00BA31A2">
            <w:r>
              <w:t xml:space="preserve">Pers2Status </w:t>
            </w:r>
          </w:p>
        </w:tc>
        <w:tc>
          <w:tcPr>
            <w:tcW w:w="1464" w:type="dxa"/>
          </w:tcPr>
          <w:p w14:paraId="2BB9D83D" w14:textId="77777777" w:rsidR="00795671" w:rsidRDefault="00980C5F" w:rsidP="00BA31A2">
            <w:r>
              <w:t>-</w:t>
            </w:r>
          </w:p>
        </w:tc>
        <w:tc>
          <w:tcPr>
            <w:tcW w:w="861" w:type="dxa"/>
          </w:tcPr>
          <w:p w14:paraId="13A96E49" w14:textId="77777777" w:rsidR="00795671" w:rsidRDefault="00980C5F" w:rsidP="00BA31A2">
            <w:r>
              <w:t>-</w:t>
            </w:r>
          </w:p>
        </w:tc>
        <w:tc>
          <w:tcPr>
            <w:tcW w:w="4655" w:type="dxa"/>
          </w:tcPr>
          <w:p w14:paraId="65F89CFE" w14:textId="77777777" w:rsidR="00795671" w:rsidRDefault="00980C5F" w:rsidP="00BA31A2">
            <w:r>
              <w:t>Indicates Personality Profile 2 Opt-In Status.</w:t>
            </w:r>
          </w:p>
        </w:tc>
      </w:tr>
      <w:tr w:rsidR="00795671" w14:paraId="0EF52833" w14:textId="77777777" w:rsidTr="00795671">
        <w:trPr>
          <w:jc w:val="center"/>
        </w:trPr>
        <w:tc>
          <w:tcPr>
            <w:tcW w:w="1598" w:type="dxa"/>
          </w:tcPr>
          <w:p w14:paraId="0AF844B8" w14:textId="77777777" w:rsidR="00795671" w:rsidRDefault="00C73931" w:rsidP="00BA31A2"/>
        </w:tc>
        <w:tc>
          <w:tcPr>
            <w:tcW w:w="1464" w:type="dxa"/>
          </w:tcPr>
          <w:p w14:paraId="7170FDB0" w14:textId="77777777" w:rsidR="00795671" w:rsidRDefault="00980C5F" w:rsidP="00BA31A2">
            <w:proofErr w:type="spellStart"/>
            <w:r>
              <w:t>NotOptedIn</w:t>
            </w:r>
            <w:proofErr w:type="spellEnd"/>
          </w:p>
        </w:tc>
        <w:tc>
          <w:tcPr>
            <w:tcW w:w="861" w:type="dxa"/>
          </w:tcPr>
          <w:p w14:paraId="16C147A5" w14:textId="77777777" w:rsidR="00795671" w:rsidRDefault="00980C5F" w:rsidP="00BA31A2">
            <w:r>
              <w:t>0x0</w:t>
            </w:r>
          </w:p>
        </w:tc>
        <w:tc>
          <w:tcPr>
            <w:tcW w:w="4655" w:type="dxa"/>
          </w:tcPr>
          <w:p w14:paraId="0FE63E6A" w14:textId="77777777" w:rsidR="00795671" w:rsidRDefault="00C73931" w:rsidP="00BA31A2"/>
        </w:tc>
      </w:tr>
      <w:tr w:rsidR="00795671" w14:paraId="5138870D" w14:textId="77777777" w:rsidTr="00795671">
        <w:trPr>
          <w:jc w:val="center"/>
        </w:trPr>
        <w:tc>
          <w:tcPr>
            <w:tcW w:w="1598" w:type="dxa"/>
          </w:tcPr>
          <w:p w14:paraId="6E13EF23" w14:textId="77777777" w:rsidR="00795671" w:rsidRDefault="00C73931" w:rsidP="00BA31A2"/>
        </w:tc>
        <w:tc>
          <w:tcPr>
            <w:tcW w:w="1464" w:type="dxa"/>
          </w:tcPr>
          <w:p w14:paraId="0DC9FDEA" w14:textId="77777777" w:rsidR="00795671" w:rsidRDefault="00980C5F" w:rsidP="00BA31A2">
            <w:proofErr w:type="spellStart"/>
            <w:r>
              <w:t>OptedIn</w:t>
            </w:r>
            <w:proofErr w:type="spellEnd"/>
          </w:p>
        </w:tc>
        <w:tc>
          <w:tcPr>
            <w:tcW w:w="861" w:type="dxa"/>
          </w:tcPr>
          <w:p w14:paraId="191EB893" w14:textId="77777777" w:rsidR="00795671" w:rsidRDefault="00980C5F" w:rsidP="00BA31A2">
            <w:r>
              <w:t>0x1</w:t>
            </w:r>
          </w:p>
        </w:tc>
        <w:tc>
          <w:tcPr>
            <w:tcW w:w="4655" w:type="dxa"/>
          </w:tcPr>
          <w:p w14:paraId="4A9BAC94" w14:textId="77777777" w:rsidR="00795671" w:rsidRDefault="00C73931" w:rsidP="00BA31A2"/>
        </w:tc>
      </w:tr>
      <w:tr w:rsidR="00795671" w14:paraId="61C57169" w14:textId="77777777" w:rsidTr="00795671">
        <w:trPr>
          <w:jc w:val="center"/>
        </w:trPr>
        <w:tc>
          <w:tcPr>
            <w:tcW w:w="1598" w:type="dxa"/>
          </w:tcPr>
          <w:p w14:paraId="00A1DD09" w14:textId="77777777" w:rsidR="00795671" w:rsidRDefault="00980C5F" w:rsidP="00BA31A2">
            <w:r>
              <w:t xml:space="preserve">Pers3Status </w:t>
            </w:r>
          </w:p>
        </w:tc>
        <w:tc>
          <w:tcPr>
            <w:tcW w:w="1464" w:type="dxa"/>
          </w:tcPr>
          <w:p w14:paraId="5CA9578B" w14:textId="77777777" w:rsidR="00795671" w:rsidRDefault="00980C5F" w:rsidP="00BA31A2">
            <w:r>
              <w:t>-</w:t>
            </w:r>
          </w:p>
        </w:tc>
        <w:tc>
          <w:tcPr>
            <w:tcW w:w="861" w:type="dxa"/>
          </w:tcPr>
          <w:p w14:paraId="67904EF4" w14:textId="77777777" w:rsidR="00795671" w:rsidRDefault="00980C5F" w:rsidP="00BA31A2">
            <w:r>
              <w:t>-</w:t>
            </w:r>
          </w:p>
        </w:tc>
        <w:tc>
          <w:tcPr>
            <w:tcW w:w="4655" w:type="dxa"/>
          </w:tcPr>
          <w:p w14:paraId="2631DBAE" w14:textId="77777777" w:rsidR="00795671" w:rsidRDefault="00980C5F" w:rsidP="00BA31A2">
            <w:r>
              <w:t>Indicates Personality Profile 3 Opt-In Status.</w:t>
            </w:r>
          </w:p>
        </w:tc>
      </w:tr>
      <w:tr w:rsidR="00795671" w14:paraId="4BACA637" w14:textId="77777777" w:rsidTr="00795671">
        <w:trPr>
          <w:jc w:val="center"/>
        </w:trPr>
        <w:tc>
          <w:tcPr>
            <w:tcW w:w="1598" w:type="dxa"/>
          </w:tcPr>
          <w:p w14:paraId="6E9CA2C2" w14:textId="77777777" w:rsidR="00795671" w:rsidRDefault="00C73931" w:rsidP="00BA31A2"/>
        </w:tc>
        <w:tc>
          <w:tcPr>
            <w:tcW w:w="1464" w:type="dxa"/>
          </w:tcPr>
          <w:p w14:paraId="0A1CCF9C" w14:textId="77777777" w:rsidR="00795671" w:rsidRDefault="00980C5F" w:rsidP="00BA31A2">
            <w:proofErr w:type="spellStart"/>
            <w:r>
              <w:t>NotOptedIn</w:t>
            </w:r>
            <w:proofErr w:type="spellEnd"/>
          </w:p>
        </w:tc>
        <w:tc>
          <w:tcPr>
            <w:tcW w:w="861" w:type="dxa"/>
          </w:tcPr>
          <w:p w14:paraId="0E555324" w14:textId="77777777" w:rsidR="00795671" w:rsidRDefault="00980C5F" w:rsidP="00BA31A2">
            <w:r>
              <w:t>0x0</w:t>
            </w:r>
          </w:p>
        </w:tc>
        <w:tc>
          <w:tcPr>
            <w:tcW w:w="4655" w:type="dxa"/>
          </w:tcPr>
          <w:p w14:paraId="7A6339C8" w14:textId="77777777" w:rsidR="00795671" w:rsidRDefault="00C73931" w:rsidP="00BA31A2"/>
        </w:tc>
      </w:tr>
      <w:tr w:rsidR="00795671" w14:paraId="7150A8BC" w14:textId="77777777" w:rsidTr="00795671">
        <w:trPr>
          <w:jc w:val="center"/>
        </w:trPr>
        <w:tc>
          <w:tcPr>
            <w:tcW w:w="1598" w:type="dxa"/>
          </w:tcPr>
          <w:p w14:paraId="39716FDC" w14:textId="77777777" w:rsidR="00795671" w:rsidRDefault="00C73931" w:rsidP="00BA31A2"/>
        </w:tc>
        <w:tc>
          <w:tcPr>
            <w:tcW w:w="1464" w:type="dxa"/>
          </w:tcPr>
          <w:p w14:paraId="4FDD29A1" w14:textId="77777777" w:rsidR="00795671" w:rsidRDefault="00980C5F" w:rsidP="00BA31A2">
            <w:proofErr w:type="spellStart"/>
            <w:r>
              <w:t>OptedIn</w:t>
            </w:r>
            <w:proofErr w:type="spellEnd"/>
          </w:p>
        </w:tc>
        <w:tc>
          <w:tcPr>
            <w:tcW w:w="861" w:type="dxa"/>
          </w:tcPr>
          <w:p w14:paraId="7292F61A" w14:textId="77777777" w:rsidR="00795671" w:rsidRDefault="00980C5F" w:rsidP="00BA31A2">
            <w:r>
              <w:t>0x1</w:t>
            </w:r>
          </w:p>
        </w:tc>
        <w:tc>
          <w:tcPr>
            <w:tcW w:w="4655" w:type="dxa"/>
          </w:tcPr>
          <w:p w14:paraId="0AF843E0" w14:textId="77777777" w:rsidR="00795671" w:rsidRDefault="00C73931" w:rsidP="00BA31A2"/>
        </w:tc>
      </w:tr>
      <w:tr w:rsidR="00795671" w14:paraId="6AEFA9E1" w14:textId="77777777" w:rsidTr="00795671">
        <w:trPr>
          <w:jc w:val="center"/>
        </w:trPr>
        <w:tc>
          <w:tcPr>
            <w:tcW w:w="1598" w:type="dxa"/>
          </w:tcPr>
          <w:p w14:paraId="3E6635A0" w14:textId="77777777" w:rsidR="00795671" w:rsidRDefault="00980C5F" w:rsidP="00BA31A2">
            <w:r>
              <w:t xml:space="preserve">Pers4Status </w:t>
            </w:r>
          </w:p>
        </w:tc>
        <w:tc>
          <w:tcPr>
            <w:tcW w:w="1464" w:type="dxa"/>
          </w:tcPr>
          <w:p w14:paraId="72240261" w14:textId="77777777" w:rsidR="00795671" w:rsidRDefault="00980C5F" w:rsidP="00BA31A2">
            <w:r>
              <w:t>-</w:t>
            </w:r>
          </w:p>
        </w:tc>
        <w:tc>
          <w:tcPr>
            <w:tcW w:w="861" w:type="dxa"/>
          </w:tcPr>
          <w:p w14:paraId="6A7C3979" w14:textId="77777777" w:rsidR="00795671" w:rsidRDefault="00980C5F" w:rsidP="00BA31A2">
            <w:r>
              <w:t>-</w:t>
            </w:r>
          </w:p>
        </w:tc>
        <w:tc>
          <w:tcPr>
            <w:tcW w:w="4655" w:type="dxa"/>
          </w:tcPr>
          <w:p w14:paraId="3AB5C913" w14:textId="77777777" w:rsidR="00795671" w:rsidRDefault="00980C5F" w:rsidP="00BA31A2">
            <w:r>
              <w:t>Indicates Personality Profile 4 Opt-In Status.</w:t>
            </w:r>
          </w:p>
        </w:tc>
      </w:tr>
      <w:tr w:rsidR="00795671" w14:paraId="3AC28E6A" w14:textId="77777777" w:rsidTr="00795671">
        <w:trPr>
          <w:jc w:val="center"/>
        </w:trPr>
        <w:tc>
          <w:tcPr>
            <w:tcW w:w="1598" w:type="dxa"/>
          </w:tcPr>
          <w:p w14:paraId="0754FDA0" w14:textId="77777777" w:rsidR="00795671" w:rsidRDefault="00C73931" w:rsidP="00BA31A2"/>
        </w:tc>
        <w:tc>
          <w:tcPr>
            <w:tcW w:w="1464" w:type="dxa"/>
          </w:tcPr>
          <w:p w14:paraId="6292915B" w14:textId="77777777" w:rsidR="00795671" w:rsidRDefault="00980C5F" w:rsidP="00BA31A2">
            <w:proofErr w:type="spellStart"/>
            <w:r>
              <w:t>NotOptedIn</w:t>
            </w:r>
            <w:proofErr w:type="spellEnd"/>
          </w:p>
        </w:tc>
        <w:tc>
          <w:tcPr>
            <w:tcW w:w="861" w:type="dxa"/>
          </w:tcPr>
          <w:p w14:paraId="2BDF2CAC" w14:textId="77777777" w:rsidR="00795671" w:rsidRDefault="00980C5F" w:rsidP="00BA31A2">
            <w:r>
              <w:t>0x0</w:t>
            </w:r>
          </w:p>
        </w:tc>
        <w:tc>
          <w:tcPr>
            <w:tcW w:w="4655" w:type="dxa"/>
          </w:tcPr>
          <w:p w14:paraId="2BC18971" w14:textId="77777777" w:rsidR="00795671" w:rsidRDefault="00C73931" w:rsidP="00BA31A2"/>
        </w:tc>
      </w:tr>
      <w:tr w:rsidR="00795671" w14:paraId="7373754C" w14:textId="77777777" w:rsidTr="00795671">
        <w:trPr>
          <w:jc w:val="center"/>
        </w:trPr>
        <w:tc>
          <w:tcPr>
            <w:tcW w:w="1598" w:type="dxa"/>
          </w:tcPr>
          <w:p w14:paraId="54DE5498" w14:textId="77777777" w:rsidR="00795671" w:rsidRDefault="00C73931" w:rsidP="00BA31A2"/>
        </w:tc>
        <w:tc>
          <w:tcPr>
            <w:tcW w:w="1464" w:type="dxa"/>
          </w:tcPr>
          <w:p w14:paraId="70602E1F" w14:textId="77777777" w:rsidR="00795671" w:rsidRDefault="00980C5F" w:rsidP="00BA31A2">
            <w:proofErr w:type="spellStart"/>
            <w:r>
              <w:t>OptedIn</w:t>
            </w:r>
            <w:proofErr w:type="spellEnd"/>
          </w:p>
        </w:tc>
        <w:tc>
          <w:tcPr>
            <w:tcW w:w="861" w:type="dxa"/>
          </w:tcPr>
          <w:p w14:paraId="34D65279" w14:textId="77777777" w:rsidR="00795671" w:rsidRDefault="00980C5F" w:rsidP="00BA31A2">
            <w:r>
              <w:t>0x1</w:t>
            </w:r>
          </w:p>
        </w:tc>
        <w:tc>
          <w:tcPr>
            <w:tcW w:w="4655" w:type="dxa"/>
          </w:tcPr>
          <w:p w14:paraId="1D26C580" w14:textId="77777777" w:rsidR="00795671" w:rsidRDefault="00C73931" w:rsidP="00BA31A2"/>
        </w:tc>
      </w:tr>
    </w:tbl>
    <w:p w14:paraId="2F67CE7C"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B9060A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C6937D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F4768C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CD84121" w14:textId="77777777" w:rsidR="00D90FFA" w:rsidRPr="00AC15C4" w:rsidRDefault="00C73931" w:rsidP="0081629B">
            <w:pPr>
              <w:rPr>
                <w:vanish/>
                <w:color w:val="000000" w:themeColor="text1"/>
              </w:rPr>
            </w:pPr>
          </w:p>
        </w:tc>
      </w:tr>
    </w:tbl>
    <w:p w14:paraId="218A7ED2" w14:textId="77777777" w:rsidR="00406F39" w:rsidRDefault="00980C5F" w:rsidP="00AC15C4">
      <w:pPr>
        <w:pStyle w:val="Heading4"/>
      </w:pPr>
      <w:r w:rsidRPr="00B9479B">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592FF583" w14:textId="77777777" w:rsidR="00055832" w:rsidRDefault="00980C5F">
      <w:pPr>
        <w:rPr>
          <w:rFonts w:cs="Arial"/>
          <w:szCs w:val="20"/>
        </w:rPr>
      </w:pPr>
      <w:r>
        <w:rPr>
          <w:rFonts w:cs="Arial"/>
          <w:szCs w:val="20"/>
        </w:rPr>
        <w:t>Message Type: Request</w:t>
      </w:r>
    </w:p>
    <w:p w14:paraId="1FEA7769" w14:textId="77777777" w:rsidR="00055832" w:rsidRDefault="00055832">
      <w:pPr>
        <w:rPr>
          <w:rFonts w:cs="Arial"/>
          <w:szCs w:val="20"/>
        </w:rPr>
      </w:pPr>
    </w:p>
    <w:p w14:paraId="00F3C24D" w14:textId="77777777" w:rsidR="00055832" w:rsidRDefault="00980C5F">
      <w:pPr>
        <w:rPr>
          <w:rFonts w:cs="Arial"/>
          <w:szCs w:val="20"/>
        </w:rPr>
      </w:pPr>
      <w:r>
        <w:rPr>
          <w:rFonts w:cs="Arial"/>
          <w:szCs w:val="20"/>
        </w:rPr>
        <w:t xml:space="preserve">Represents the request to command a feature change (select new feature, change feature setting, query features, etc.). </w:t>
      </w:r>
    </w:p>
    <w:p w14:paraId="2271BE92" w14:textId="77777777" w:rsidR="00055832" w:rsidRDefault="00055832">
      <w:pPr>
        <w:rPr>
          <w:rFonts w:cs="Arial"/>
          <w:szCs w:val="20"/>
        </w:rPr>
      </w:pPr>
    </w:p>
    <w:p w14:paraId="00A89C2B" w14:textId="77777777" w:rsidR="00055832" w:rsidRDefault="00980C5F">
      <w:pPr>
        <w:rPr>
          <w:rFonts w:cs="Arial"/>
          <w:szCs w:val="20"/>
        </w:rPr>
      </w:pPr>
      <w:r>
        <w:rPr>
          <w:rFonts w:cs="Arial"/>
          <w:szCs w:val="20"/>
        </w:rPr>
        <w:t>Included Parameters:</w:t>
      </w:r>
    </w:p>
    <w:p w14:paraId="5F7BD448" w14:textId="77777777" w:rsidR="00055832" w:rsidRDefault="00980C5F">
      <w:pPr>
        <w:rPr>
          <w:rFonts w:cs="Arial"/>
          <w:szCs w:val="20"/>
        </w:rPr>
      </w:pPr>
      <w:r>
        <w:rPr>
          <w:rFonts w:cs="Arial"/>
          <w:szCs w:val="20"/>
        </w:rPr>
        <w:t>Operation</w:t>
      </w:r>
    </w:p>
    <w:p w14:paraId="2C8BA843" w14:textId="77777777" w:rsidR="00055832" w:rsidRDefault="00980C5F">
      <w:pPr>
        <w:rPr>
          <w:rFonts w:cs="Arial"/>
          <w:szCs w:val="20"/>
        </w:rPr>
      </w:pPr>
      <w:proofErr w:type="spellStart"/>
      <w:r>
        <w:rPr>
          <w:rFonts w:cs="Arial"/>
          <w:szCs w:val="20"/>
        </w:rPr>
        <w:t>FeatureID</w:t>
      </w:r>
      <w:proofErr w:type="spellEnd"/>
    </w:p>
    <w:p w14:paraId="04C2CE5D" w14:textId="77777777" w:rsidR="00055832" w:rsidRDefault="00980C5F">
      <w:pPr>
        <w:rPr>
          <w:rFonts w:cs="Arial"/>
          <w:szCs w:val="20"/>
        </w:rPr>
      </w:pPr>
      <w:r>
        <w:rPr>
          <w:rFonts w:cs="Arial"/>
          <w:szCs w:val="20"/>
        </w:rPr>
        <w:t>Configuration</w:t>
      </w:r>
    </w:p>
    <w:p w14:paraId="407365DB" w14:textId="77777777" w:rsidR="00055832" w:rsidRDefault="00980C5F">
      <w:pPr>
        <w:rPr>
          <w:rFonts w:cs="Arial"/>
          <w:szCs w:val="20"/>
        </w:rPr>
      </w:pPr>
      <w:r>
        <w:rPr>
          <w:rFonts w:cs="Arial"/>
          <w:szCs w:val="20"/>
        </w:rPr>
        <w:t>PersIndex</w:t>
      </w:r>
    </w:p>
    <w:p w14:paraId="26175282" w14:textId="77777777" w:rsidR="00055832" w:rsidRDefault="00055832">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055832" w14:paraId="2770E7C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7C517CC" w14:textId="77777777" w:rsidR="00055832" w:rsidRDefault="00980C5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0F2ECD65" w14:textId="77777777" w:rsidR="00055832" w:rsidRDefault="00980C5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118A5ED5" w14:textId="77777777" w:rsidR="00055832" w:rsidRDefault="00980C5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0464BB45" w14:textId="77777777" w:rsidR="00055832" w:rsidRDefault="00980C5F">
            <w:pPr>
              <w:rPr>
                <w:rFonts w:cs="Arial"/>
                <w:b/>
                <w:szCs w:val="20"/>
              </w:rPr>
            </w:pPr>
            <w:r>
              <w:rPr>
                <w:rFonts w:cs="Arial"/>
                <w:b/>
                <w:szCs w:val="20"/>
              </w:rPr>
              <w:t>Description</w:t>
            </w:r>
          </w:p>
        </w:tc>
      </w:tr>
      <w:tr w:rsidR="00055832" w14:paraId="39031DDD"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3178D9D2" w14:textId="77777777" w:rsidR="00055832" w:rsidRDefault="00980C5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044911ED"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02417343"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23EF93BA" w14:textId="77777777" w:rsidR="00055832" w:rsidRDefault="00980C5F">
            <w:pPr>
              <w:rPr>
                <w:rFonts w:cs="Arial"/>
                <w:szCs w:val="20"/>
              </w:rPr>
            </w:pPr>
            <w:r>
              <w:rPr>
                <w:rFonts w:cs="Arial"/>
                <w:szCs w:val="20"/>
              </w:rPr>
              <w:t>Type of operation being requested</w:t>
            </w:r>
          </w:p>
        </w:tc>
      </w:tr>
      <w:tr w:rsidR="00055832" w14:paraId="76B9812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79D8937"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1A5EC55" w14:textId="77777777" w:rsidR="00055832" w:rsidRDefault="00980C5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55683B31" w14:textId="77777777" w:rsidR="00055832" w:rsidRDefault="00980C5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1AB39721" w14:textId="77777777" w:rsidR="00055832" w:rsidRDefault="00055832">
            <w:pPr>
              <w:rPr>
                <w:rFonts w:cs="Arial"/>
                <w:szCs w:val="20"/>
              </w:rPr>
            </w:pPr>
          </w:p>
        </w:tc>
      </w:tr>
      <w:tr w:rsidR="00055832" w14:paraId="1835F18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9C05B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D94FE67" w14:textId="77777777" w:rsidR="00055832" w:rsidRDefault="00980C5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27F0679F" w14:textId="77777777" w:rsidR="00055832" w:rsidRDefault="00980C5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4CC40D10" w14:textId="77777777" w:rsidR="00055832" w:rsidRDefault="00055832">
            <w:pPr>
              <w:rPr>
                <w:rFonts w:cs="Arial"/>
                <w:szCs w:val="20"/>
              </w:rPr>
            </w:pPr>
          </w:p>
        </w:tc>
      </w:tr>
      <w:tr w:rsidR="00055832" w14:paraId="747CF77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87FDCA0"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C3FC763" w14:textId="77777777" w:rsidR="00055832" w:rsidRDefault="00980C5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05D0CB9A" w14:textId="77777777" w:rsidR="00055832" w:rsidRDefault="00980C5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61F93FC" w14:textId="77777777" w:rsidR="00055832" w:rsidRDefault="00055832">
            <w:pPr>
              <w:rPr>
                <w:rFonts w:cs="Arial"/>
                <w:szCs w:val="20"/>
              </w:rPr>
            </w:pPr>
          </w:p>
        </w:tc>
      </w:tr>
      <w:tr w:rsidR="00055832" w14:paraId="72C5CF0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92FB1E1"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5C7F090" w14:textId="77777777" w:rsidR="00055832" w:rsidRDefault="00980C5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52648679" w14:textId="77777777" w:rsidR="00055832" w:rsidRDefault="00980C5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7587B8B4" w14:textId="77777777" w:rsidR="00055832" w:rsidRDefault="00055832">
            <w:pPr>
              <w:rPr>
                <w:rFonts w:cs="Arial"/>
                <w:szCs w:val="20"/>
              </w:rPr>
            </w:pPr>
          </w:p>
        </w:tc>
      </w:tr>
      <w:tr w:rsidR="00055832" w14:paraId="5E12E38D"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9A4CA5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1F424E2" w14:textId="77777777" w:rsidR="00055832" w:rsidRDefault="00980C5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7E37B66F" w14:textId="77777777" w:rsidR="00055832" w:rsidRDefault="00980C5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3A5EB357" w14:textId="77777777" w:rsidR="00055832" w:rsidRDefault="00055832">
            <w:pPr>
              <w:rPr>
                <w:rFonts w:cs="Arial"/>
                <w:szCs w:val="20"/>
              </w:rPr>
            </w:pPr>
          </w:p>
        </w:tc>
      </w:tr>
      <w:tr w:rsidR="00055832" w14:paraId="1FC6AD2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5B074F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D84BC71" w14:textId="77777777" w:rsidR="00055832" w:rsidRDefault="00980C5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583E0D2C" w14:textId="77777777" w:rsidR="00055832" w:rsidRDefault="00980C5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5F8C2DD2" w14:textId="77777777" w:rsidR="00055832" w:rsidRDefault="00055832">
            <w:pPr>
              <w:rPr>
                <w:rFonts w:cs="Arial"/>
                <w:szCs w:val="20"/>
              </w:rPr>
            </w:pPr>
          </w:p>
        </w:tc>
      </w:tr>
      <w:tr w:rsidR="00055832" w14:paraId="022BAD0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3ED7F2C"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93471D4" w14:textId="77777777" w:rsidR="00055832" w:rsidRDefault="00980C5F">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1BFFD0B9" w14:textId="77777777" w:rsidR="00055832" w:rsidRDefault="00980C5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3FF7029A" w14:textId="77777777" w:rsidR="00055832" w:rsidRDefault="00055832">
            <w:pPr>
              <w:rPr>
                <w:rFonts w:cs="Arial"/>
                <w:szCs w:val="20"/>
              </w:rPr>
            </w:pPr>
          </w:p>
        </w:tc>
      </w:tr>
      <w:tr w:rsidR="00055832" w14:paraId="0D032DF9"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6099D2A3" w14:textId="77777777" w:rsidR="00055832" w:rsidRDefault="00980C5F">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0832A30B"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9A58FBA"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F8784EB" w14:textId="77777777" w:rsidR="00055832" w:rsidRDefault="00980C5F">
            <w:pPr>
              <w:rPr>
                <w:rFonts w:cs="Arial"/>
                <w:szCs w:val="20"/>
              </w:rPr>
            </w:pPr>
            <w:r>
              <w:rPr>
                <w:rFonts w:cs="Arial"/>
                <w:szCs w:val="20"/>
              </w:rPr>
              <w:t>Feature number being requested</w:t>
            </w:r>
          </w:p>
        </w:tc>
      </w:tr>
      <w:tr w:rsidR="00055832" w14:paraId="419E747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E077403"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0EFA66AB" w14:textId="77777777" w:rsidR="00055832" w:rsidRDefault="00055832">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37415DDA" w14:textId="77777777" w:rsidR="00055832" w:rsidRDefault="00980C5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1BA42B8" w14:textId="77777777" w:rsidR="00055832" w:rsidRDefault="00055832">
            <w:pPr>
              <w:rPr>
                <w:rFonts w:cs="Arial"/>
                <w:szCs w:val="20"/>
              </w:rPr>
            </w:pPr>
          </w:p>
        </w:tc>
      </w:tr>
      <w:tr w:rsidR="00055832" w14:paraId="222209B2"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6E70172" w14:textId="77777777" w:rsidR="00055832" w:rsidRDefault="00980C5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172F7B29"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3949A68"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46F43856" w14:textId="77777777" w:rsidR="00055832" w:rsidRDefault="00980C5F">
            <w:pPr>
              <w:rPr>
                <w:rFonts w:cs="Arial"/>
                <w:szCs w:val="20"/>
              </w:rPr>
            </w:pPr>
            <w:r>
              <w:rPr>
                <w:rFonts w:cs="Arial"/>
                <w:szCs w:val="20"/>
              </w:rPr>
              <w:t>Configuration value being requested</w:t>
            </w:r>
          </w:p>
        </w:tc>
      </w:tr>
      <w:tr w:rsidR="00055832" w14:paraId="2AF32BA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EDAABF6"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7603BBFA" w14:textId="77777777" w:rsidR="00055832" w:rsidRDefault="00055832">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84F6E32" w14:textId="77777777" w:rsidR="00055832" w:rsidRDefault="00980C5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6A4317C1" w14:textId="77777777" w:rsidR="00055832" w:rsidRDefault="00055832">
            <w:pPr>
              <w:rPr>
                <w:rFonts w:cs="Arial"/>
                <w:szCs w:val="20"/>
              </w:rPr>
            </w:pPr>
          </w:p>
        </w:tc>
      </w:tr>
      <w:tr w:rsidR="00055832" w14:paraId="779C1204"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DDF0FD1" w14:textId="77777777" w:rsidR="00055832" w:rsidRDefault="00980C5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016EB6D2"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0F684D5D"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2F6CAFAB" w14:textId="77777777" w:rsidR="00055832" w:rsidRDefault="00980C5F">
            <w:pPr>
              <w:rPr>
                <w:rFonts w:cs="Arial"/>
                <w:szCs w:val="20"/>
              </w:rPr>
            </w:pPr>
            <w:r>
              <w:rPr>
                <w:rFonts w:cs="Arial"/>
                <w:szCs w:val="20"/>
              </w:rPr>
              <w:t>Indicates which personality profile is being accessed</w:t>
            </w:r>
          </w:p>
        </w:tc>
      </w:tr>
      <w:tr w:rsidR="00055832" w14:paraId="5029800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96C124F"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0743AF" w14:textId="77777777" w:rsidR="00055832" w:rsidRDefault="00980C5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6BBC4206" w14:textId="77777777" w:rsidR="00055832" w:rsidRDefault="00980C5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303DDBE4" w14:textId="77777777" w:rsidR="00055832" w:rsidRDefault="00055832">
            <w:pPr>
              <w:rPr>
                <w:rStyle w:val="msoins00"/>
                <w:rFonts w:cs="Arial"/>
              </w:rPr>
            </w:pPr>
          </w:p>
        </w:tc>
      </w:tr>
      <w:tr w:rsidR="00055832" w14:paraId="4CDCC4D3"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321BAA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0035DC9" w14:textId="77777777" w:rsidR="00055832" w:rsidRDefault="00980C5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3C31A0D1" w14:textId="77777777" w:rsidR="00055832" w:rsidRDefault="00980C5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56F33FA0" w14:textId="77777777" w:rsidR="00055832" w:rsidRDefault="00055832">
            <w:pPr>
              <w:rPr>
                <w:rFonts w:cs="Arial"/>
                <w:szCs w:val="20"/>
              </w:rPr>
            </w:pPr>
          </w:p>
        </w:tc>
      </w:tr>
      <w:tr w:rsidR="00055832" w14:paraId="00D7155E"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C77BB7A"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8601595" w14:textId="77777777" w:rsidR="00055832" w:rsidRDefault="00980C5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0928BBF1" w14:textId="77777777" w:rsidR="00055832" w:rsidRDefault="00980C5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7ABEB29C" w14:textId="77777777" w:rsidR="00055832" w:rsidRDefault="00055832">
            <w:pPr>
              <w:rPr>
                <w:rFonts w:cs="Arial"/>
                <w:szCs w:val="20"/>
              </w:rPr>
            </w:pPr>
          </w:p>
        </w:tc>
      </w:tr>
      <w:tr w:rsidR="00055832" w14:paraId="5B503DE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65B7304"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D583F51" w14:textId="77777777" w:rsidR="00055832" w:rsidRDefault="00980C5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0D81C3B8" w14:textId="77777777" w:rsidR="00055832" w:rsidRDefault="00980C5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463E33A6" w14:textId="77777777" w:rsidR="00055832" w:rsidRDefault="00055832">
            <w:pPr>
              <w:rPr>
                <w:rFonts w:cs="Arial"/>
                <w:szCs w:val="20"/>
              </w:rPr>
            </w:pPr>
          </w:p>
        </w:tc>
      </w:tr>
      <w:tr w:rsidR="00055832" w14:paraId="5978334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0645FA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5B73AA1" w14:textId="77777777" w:rsidR="00055832" w:rsidRDefault="00980C5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3150F09B" w14:textId="77777777" w:rsidR="00055832" w:rsidRDefault="00980C5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092B340B" w14:textId="77777777" w:rsidR="00055832" w:rsidRDefault="00055832">
            <w:pPr>
              <w:rPr>
                <w:rFonts w:cs="Arial"/>
                <w:szCs w:val="20"/>
              </w:rPr>
            </w:pPr>
          </w:p>
        </w:tc>
      </w:tr>
      <w:tr w:rsidR="00055832" w14:paraId="7805788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73542E37"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F7DE4BE" w14:textId="77777777" w:rsidR="00055832" w:rsidRDefault="00980C5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BBD5B77" w14:textId="77777777" w:rsidR="00055832" w:rsidRDefault="00980C5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4A6AA33F" w14:textId="77777777" w:rsidR="00055832" w:rsidRDefault="00055832">
            <w:pPr>
              <w:rPr>
                <w:rFonts w:cs="Arial"/>
                <w:szCs w:val="20"/>
              </w:rPr>
            </w:pPr>
          </w:p>
        </w:tc>
      </w:tr>
      <w:tr w:rsidR="00055832" w14:paraId="264FD0E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4ECFE27"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2DED970" w14:textId="77777777" w:rsidR="00055832" w:rsidRDefault="00980C5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0A486B2B" w14:textId="77777777" w:rsidR="00055832" w:rsidRDefault="00980C5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1743FD0E" w14:textId="77777777" w:rsidR="00055832" w:rsidRDefault="00055832">
            <w:pPr>
              <w:rPr>
                <w:rFonts w:cs="Arial"/>
                <w:szCs w:val="20"/>
              </w:rPr>
            </w:pPr>
          </w:p>
        </w:tc>
      </w:tr>
      <w:tr w:rsidR="00055832" w14:paraId="102A302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F0E57C7"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44A6507" w14:textId="77777777" w:rsidR="00055832" w:rsidRDefault="00980C5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7512A16B" w14:textId="77777777" w:rsidR="00055832" w:rsidRDefault="00980C5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66C78AF1" w14:textId="77777777" w:rsidR="00055832" w:rsidRDefault="00055832">
            <w:pPr>
              <w:rPr>
                <w:rFonts w:cs="Arial"/>
                <w:szCs w:val="20"/>
              </w:rPr>
            </w:pPr>
          </w:p>
        </w:tc>
      </w:tr>
    </w:tbl>
    <w:p w14:paraId="3D86BBAF" w14:textId="77777777" w:rsidR="00055832" w:rsidRDefault="00055832">
      <w:pPr>
        <w:rPr>
          <w:rFonts w:cs="Arial"/>
          <w:szCs w:val="20"/>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2E1183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4DB0F2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E625A2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06A0583" w14:textId="77777777" w:rsidR="00D90FFA" w:rsidRPr="00AC15C4" w:rsidRDefault="00C73931" w:rsidP="0081629B">
            <w:pPr>
              <w:rPr>
                <w:vanish/>
                <w:color w:val="000000" w:themeColor="text1"/>
              </w:rPr>
            </w:pPr>
          </w:p>
        </w:tc>
      </w:tr>
    </w:tbl>
    <w:p w14:paraId="7E28F1F6" w14:textId="77777777" w:rsidR="00406F39" w:rsidRDefault="00980C5F" w:rsidP="00AC15C4">
      <w:pPr>
        <w:pStyle w:val="Heading4"/>
      </w:pPr>
      <w:r w:rsidRPr="00B9479B">
        <w:t>MD-REQ-015018/A-FactoryReset_Rq (</w:t>
      </w:r>
      <w:proofErr w:type="spellStart"/>
      <w:r w:rsidRPr="00B9479B">
        <w:t>TcSE</w:t>
      </w:r>
      <w:proofErr w:type="spellEnd"/>
      <w:r w:rsidRPr="00B9479B">
        <w:t xml:space="preserve"> ROIN-284876-1)</w:t>
      </w:r>
    </w:p>
    <w:p w14:paraId="03D7773D" w14:textId="77777777" w:rsidR="00055832" w:rsidRDefault="00980C5F">
      <w:pPr>
        <w:rPr>
          <w:rFonts w:cs="Arial"/>
          <w:szCs w:val="20"/>
        </w:rPr>
      </w:pPr>
      <w:r>
        <w:rPr>
          <w:rFonts w:cs="Arial"/>
          <w:szCs w:val="20"/>
        </w:rPr>
        <w:t>Message Type: Request</w:t>
      </w:r>
    </w:p>
    <w:p w14:paraId="7C05FEDA" w14:textId="77777777" w:rsidR="00055832" w:rsidRDefault="00055832">
      <w:pPr>
        <w:rPr>
          <w:rFonts w:cs="Arial"/>
          <w:szCs w:val="20"/>
        </w:rPr>
      </w:pPr>
    </w:p>
    <w:p w14:paraId="0D0EEB08" w14:textId="77777777" w:rsidR="00055832" w:rsidRDefault="00980C5F">
      <w:pPr>
        <w:rPr>
          <w:rFonts w:cs="Arial"/>
        </w:rPr>
      </w:pPr>
      <w:r>
        <w:rPr>
          <w:rFonts w:cs="Arial"/>
          <w:szCs w:val="20"/>
        </w:rPr>
        <w:t xml:space="preserve">Note: </w:t>
      </w:r>
      <w:r>
        <w:rPr>
          <w:rFonts w:cs="Arial"/>
        </w:rPr>
        <w:t>Reset all user adjustable parameters to the factory default setting.</w:t>
      </w:r>
    </w:p>
    <w:p w14:paraId="105B52DF" w14:textId="77777777" w:rsidR="00055832" w:rsidRDefault="00055832">
      <w:pPr>
        <w:widowControl w:val="0"/>
        <w:adjustRightInd w:val="0"/>
        <w:rPr>
          <w:rFonts w:cs="Arial"/>
          <w:szCs w:val="20"/>
        </w:rPr>
      </w:pPr>
    </w:p>
    <w:p w14:paraId="1A86FAFF" w14:textId="77777777" w:rsidR="00055832" w:rsidRDefault="00055832">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055832" w14:paraId="1B9D8A9F"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4757D523" w14:textId="77777777" w:rsidR="00055832" w:rsidRDefault="00980C5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0F988B04" w14:textId="77777777" w:rsidR="00055832" w:rsidRDefault="00980C5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6A19D01F" w14:textId="77777777" w:rsidR="00055832" w:rsidRDefault="00980C5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7B5233E3" w14:textId="77777777" w:rsidR="00055832" w:rsidRDefault="00980C5F">
            <w:pPr>
              <w:rPr>
                <w:rFonts w:cs="Arial"/>
                <w:szCs w:val="20"/>
              </w:rPr>
            </w:pPr>
            <w:r>
              <w:rPr>
                <w:rFonts w:cs="Arial"/>
                <w:szCs w:val="20"/>
              </w:rPr>
              <w:t>Description</w:t>
            </w:r>
          </w:p>
        </w:tc>
      </w:tr>
      <w:tr w:rsidR="00055832" w14:paraId="0B0B04FF"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05DBB2AF" w14:textId="77777777" w:rsidR="00055832" w:rsidRDefault="00980C5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58628A89" w14:textId="77777777" w:rsidR="00055832" w:rsidRDefault="00980C5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576994FE" w14:textId="77777777" w:rsidR="00055832" w:rsidRDefault="00980C5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0885AB58" w14:textId="77777777" w:rsidR="00055832" w:rsidRDefault="00980C5F">
            <w:pPr>
              <w:rPr>
                <w:rFonts w:cs="Arial"/>
              </w:rPr>
            </w:pPr>
            <w:r>
              <w:rPr>
                <w:rFonts w:cs="Arial"/>
              </w:rPr>
              <w:t>Reset all user adjustable parameters to the factory default setting.</w:t>
            </w:r>
          </w:p>
        </w:tc>
      </w:tr>
      <w:tr w:rsidR="00055832" w14:paraId="6569D370"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40CB5CB0"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54AFB2AA" w14:textId="77777777" w:rsidR="00055832" w:rsidRDefault="00980C5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7365FEB8" w14:textId="77777777" w:rsidR="00055832" w:rsidRDefault="00055832">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AE9C651" w14:textId="77777777" w:rsidR="00055832" w:rsidRDefault="00055832">
            <w:pPr>
              <w:rPr>
                <w:rFonts w:cs="Arial"/>
                <w:szCs w:val="20"/>
              </w:rPr>
            </w:pPr>
          </w:p>
        </w:tc>
      </w:tr>
      <w:tr w:rsidR="00055832" w14:paraId="466196B6"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7E14A81"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08F3F00A" w14:textId="77777777" w:rsidR="00055832" w:rsidRDefault="00980C5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114C5374" w14:textId="77777777" w:rsidR="00055832" w:rsidRDefault="00980C5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382A35E0" w14:textId="77777777" w:rsidR="00055832" w:rsidRDefault="00055832">
            <w:pPr>
              <w:rPr>
                <w:rFonts w:cs="Arial"/>
                <w:szCs w:val="20"/>
              </w:rPr>
            </w:pPr>
          </w:p>
        </w:tc>
      </w:tr>
      <w:tr w:rsidR="00055832" w14:paraId="19FDC5C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28DF90C5"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23C1A870" w14:textId="77777777" w:rsidR="00055832" w:rsidRDefault="00980C5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5767A67B" w14:textId="77777777" w:rsidR="00055832" w:rsidRDefault="00980C5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3E6A95B3" w14:textId="77777777" w:rsidR="00055832" w:rsidRDefault="00055832">
            <w:pPr>
              <w:rPr>
                <w:rFonts w:cs="Arial"/>
                <w:szCs w:val="20"/>
              </w:rPr>
            </w:pPr>
          </w:p>
        </w:tc>
      </w:tr>
      <w:tr w:rsidR="00055832" w14:paraId="104259A3"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7991D4A"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080569FE" w14:textId="77777777" w:rsidR="00055832" w:rsidRDefault="00055832">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52BFDB09" w14:textId="77777777" w:rsidR="00055832" w:rsidRDefault="00055832">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542D717" w14:textId="77777777" w:rsidR="00055832" w:rsidRDefault="00055832">
            <w:pPr>
              <w:rPr>
                <w:rFonts w:cs="Arial"/>
                <w:szCs w:val="20"/>
              </w:rPr>
            </w:pPr>
          </w:p>
        </w:tc>
      </w:tr>
    </w:tbl>
    <w:p w14:paraId="5C75723E" w14:textId="77777777" w:rsidR="00055832" w:rsidRDefault="00055832">
      <w:pPr>
        <w:rPr>
          <w:rFonts w:cs="Arial"/>
          <w:szCs w:val="20"/>
        </w:rPr>
      </w:pPr>
    </w:p>
    <w:p w14:paraId="20AC9EED" w14:textId="77777777" w:rsidR="00055832" w:rsidRDefault="00055832">
      <w:pPr>
        <w:rPr>
          <w:rFonts w:cs="Arial"/>
          <w:szCs w:val="20"/>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D9766B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9599AE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575E02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44CE83A" w14:textId="77777777" w:rsidR="00D90FFA" w:rsidRPr="00AC15C4" w:rsidRDefault="00C73931" w:rsidP="0081629B">
            <w:pPr>
              <w:rPr>
                <w:vanish/>
                <w:color w:val="000000" w:themeColor="text1"/>
              </w:rPr>
            </w:pPr>
          </w:p>
        </w:tc>
      </w:tr>
    </w:tbl>
    <w:p w14:paraId="3625CF6D" w14:textId="77777777" w:rsidR="00406F39" w:rsidRDefault="00980C5F" w:rsidP="00AC15C4">
      <w:pPr>
        <w:pStyle w:val="Heading4"/>
      </w:pPr>
      <w:r w:rsidRPr="00B9479B">
        <w:t>MD-REQ-425793/A-</w:t>
      </w:r>
      <w:proofErr w:type="spellStart"/>
      <w:r w:rsidRPr="00B9479B">
        <w:t>FeatureCopyProfile_Rq</w:t>
      </w:r>
      <w:proofErr w:type="spellEnd"/>
    </w:p>
    <w:p w14:paraId="63936176" w14:textId="77777777" w:rsidR="001356D2" w:rsidRDefault="00980C5F" w:rsidP="001356D2">
      <w:pPr>
        <w:rPr>
          <w:rFonts w:cs="Arial"/>
        </w:rPr>
      </w:pPr>
      <w:r>
        <w:rPr>
          <w:rFonts w:cs="Arial"/>
        </w:rPr>
        <w:t>Message Type: VIP Internal Request</w:t>
      </w:r>
    </w:p>
    <w:p w14:paraId="280ED60B" w14:textId="77777777" w:rsidR="001356D2" w:rsidRDefault="00C73931" w:rsidP="001356D2">
      <w:pPr>
        <w:rPr>
          <w:rFonts w:cs="Arial"/>
        </w:rPr>
      </w:pPr>
    </w:p>
    <w:p w14:paraId="5C36263B" w14:textId="77777777" w:rsidR="001356D2" w:rsidRDefault="00980C5F" w:rsidP="001356D2">
      <w:pPr>
        <w:rPr>
          <w:rFonts w:cs="Arial"/>
        </w:rPr>
      </w:pPr>
      <w:r>
        <w:rPr>
          <w:rFonts w:cs="Arial"/>
        </w:rPr>
        <w:t>This request is sent internally to VIP from CCPU to perform a copy of a given Personality Index.</w:t>
      </w:r>
    </w:p>
    <w:p w14:paraId="24659527" w14:textId="77777777" w:rsidR="001356D2" w:rsidRDefault="00980C5F" w:rsidP="001356D2">
      <w:pPr>
        <w:rPr>
          <w:rFonts w:cs="Arial"/>
        </w:rPr>
      </w:pPr>
      <w:r>
        <w:rPr>
          <w:rFonts w:cs="Arial"/>
        </w:rPr>
        <w:t xml:space="preserve"> </w:t>
      </w:r>
    </w:p>
    <w:tbl>
      <w:tblPr>
        <w:tblW w:w="970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840"/>
        <w:gridCol w:w="720"/>
        <w:gridCol w:w="1026"/>
        <w:gridCol w:w="756"/>
        <w:gridCol w:w="696"/>
        <w:gridCol w:w="845"/>
        <w:gridCol w:w="1039"/>
        <w:gridCol w:w="884"/>
        <w:gridCol w:w="899"/>
      </w:tblGrid>
      <w:tr w:rsidR="001356D2" w14:paraId="65C8306F"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6817CC56" w14:textId="77777777" w:rsidR="001356D2" w:rsidRDefault="00980C5F">
            <w:pPr>
              <w:spacing w:line="256" w:lineRule="auto"/>
              <w:jc w:val="center"/>
              <w:rPr>
                <w:rFonts w:cs="Arial"/>
                <w:b/>
                <w:bCs/>
                <w:snapToGrid w:val="0"/>
                <w:sz w:val="18"/>
                <w:szCs w:val="18"/>
              </w:rPr>
            </w:pPr>
            <w:r>
              <w:rPr>
                <w:rFonts w:cs="Arial"/>
                <w:b/>
                <w:bCs/>
                <w:snapToGrid w:val="0"/>
                <w:sz w:val="18"/>
                <w:szCs w:val="18"/>
              </w:rPr>
              <w:t>Signal Name</w:t>
            </w:r>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7406F0E8" w14:textId="77777777" w:rsidR="001356D2" w:rsidRDefault="00980C5F">
            <w:pPr>
              <w:spacing w:line="256" w:lineRule="auto"/>
              <w:jc w:val="center"/>
              <w:rPr>
                <w:rFonts w:cs="Arial"/>
                <w:b/>
                <w:bCs/>
                <w:snapToGrid w:val="0"/>
                <w:sz w:val="18"/>
                <w:szCs w:val="18"/>
              </w:rPr>
            </w:pPr>
            <w:r>
              <w:rPr>
                <w:rFonts w:cs="Arial"/>
                <w:b/>
                <w:bCs/>
                <w:snapToGrid w:val="0"/>
                <w:sz w:val="18"/>
                <w:szCs w:val="18"/>
              </w:rPr>
              <w:t>Size (bits)</w:t>
            </w: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954E32D" w14:textId="77777777" w:rsidR="001356D2" w:rsidRDefault="00980C5F">
            <w:pPr>
              <w:spacing w:line="256" w:lineRule="auto"/>
              <w:jc w:val="center"/>
              <w:rPr>
                <w:rFonts w:cs="Arial"/>
                <w:b/>
                <w:bCs/>
                <w:snapToGrid w:val="0"/>
                <w:sz w:val="18"/>
                <w:szCs w:val="18"/>
              </w:rPr>
            </w:pPr>
            <w:r>
              <w:rPr>
                <w:rFonts w:cs="Arial"/>
                <w:b/>
                <w:bCs/>
                <w:snapToGrid w:val="0"/>
                <w:sz w:val="18"/>
                <w:szCs w:val="18"/>
              </w:rPr>
              <w:t>Detail</w:t>
            </w: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589C0898" w14:textId="77777777" w:rsidR="001356D2" w:rsidRDefault="00980C5F">
            <w:pPr>
              <w:spacing w:line="256" w:lineRule="auto"/>
              <w:jc w:val="center"/>
              <w:rPr>
                <w:rFonts w:cs="Arial"/>
                <w:b/>
                <w:bCs/>
                <w:snapToGrid w:val="0"/>
                <w:sz w:val="18"/>
                <w:szCs w:val="18"/>
              </w:rPr>
            </w:pPr>
            <w:r>
              <w:rPr>
                <w:rFonts w:cs="Arial"/>
                <w:b/>
                <w:bCs/>
                <w:snapToGrid w:val="0"/>
                <w:sz w:val="18"/>
                <w:szCs w:val="18"/>
              </w:rPr>
              <w:t>Units</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7502817D" w14:textId="77777777" w:rsidR="001356D2" w:rsidRDefault="00980C5F">
            <w:pPr>
              <w:spacing w:line="256" w:lineRule="auto"/>
              <w:jc w:val="center"/>
              <w:rPr>
                <w:rFonts w:cs="Arial"/>
                <w:b/>
                <w:bCs/>
                <w:snapToGrid w:val="0"/>
                <w:sz w:val="18"/>
                <w:szCs w:val="18"/>
              </w:rPr>
            </w:pPr>
            <w:r>
              <w:rPr>
                <w:rFonts w:cs="Arial"/>
                <w:b/>
                <w:bCs/>
                <w:snapToGrid w:val="0"/>
                <w:sz w:val="18"/>
                <w:szCs w:val="18"/>
              </w:rPr>
              <w:t>Res.</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7C2E832E" w14:textId="77777777" w:rsidR="001356D2" w:rsidRDefault="00980C5F">
            <w:pPr>
              <w:spacing w:line="256" w:lineRule="auto"/>
              <w:jc w:val="center"/>
              <w:rPr>
                <w:rFonts w:cs="Arial"/>
                <w:b/>
                <w:bCs/>
                <w:snapToGrid w:val="0"/>
                <w:sz w:val="18"/>
                <w:szCs w:val="18"/>
              </w:rPr>
            </w:pPr>
            <w:r>
              <w:rPr>
                <w:rFonts w:cs="Arial"/>
                <w:b/>
                <w:bCs/>
                <w:snapToGrid w:val="0"/>
                <w:sz w:val="18"/>
                <w:szCs w:val="18"/>
              </w:rPr>
              <w:t>Offset</w:t>
            </w: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1F6B75C5" w14:textId="77777777" w:rsidR="001356D2" w:rsidRDefault="00980C5F">
            <w:pPr>
              <w:spacing w:line="256" w:lineRule="auto"/>
              <w:jc w:val="center"/>
              <w:rPr>
                <w:rFonts w:cs="Arial"/>
                <w:b/>
                <w:bCs/>
                <w:snapToGrid w:val="0"/>
                <w:sz w:val="18"/>
                <w:szCs w:val="18"/>
              </w:rPr>
            </w:pPr>
            <w:r>
              <w:rPr>
                <w:rFonts w:cs="Arial"/>
                <w:b/>
                <w:bCs/>
                <w:snapToGrid w:val="0"/>
                <w:sz w:val="18"/>
                <w:szCs w:val="18"/>
              </w:rPr>
              <w:t>State Encoded</w:t>
            </w: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7891DC5B" w14:textId="77777777" w:rsidR="001356D2" w:rsidRDefault="00980C5F">
            <w:pPr>
              <w:spacing w:line="256" w:lineRule="auto"/>
              <w:jc w:val="center"/>
              <w:rPr>
                <w:rFonts w:cs="Arial"/>
                <w:b/>
                <w:bCs/>
                <w:snapToGrid w:val="0"/>
                <w:sz w:val="18"/>
                <w:szCs w:val="18"/>
              </w:rPr>
            </w:pPr>
            <w:r>
              <w:rPr>
                <w:rFonts w:cs="Arial"/>
                <w:b/>
                <w:bCs/>
                <w:snapToGrid w:val="0"/>
                <w:sz w:val="18"/>
                <w:szCs w:val="18"/>
              </w:rPr>
              <w:t>Min</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0EBF8E71" w14:textId="77777777" w:rsidR="001356D2" w:rsidRDefault="00980C5F">
            <w:pPr>
              <w:spacing w:line="256" w:lineRule="auto"/>
              <w:jc w:val="center"/>
              <w:rPr>
                <w:rFonts w:cs="Arial"/>
                <w:b/>
                <w:bCs/>
                <w:snapToGrid w:val="0"/>
                <w:sz w:val="18"/>
                <w:szCs w:val="18"/>
              </w:rPr>
            </w:pPr>
            <w:r>
              <w:rPr>
                <w:rFonts w:cs="Arial"/>
                <w:b/>
                <w:bCs/>
                <w:snapToGrid w:val="0"/>
                <w:sz w:val="18"/>
                <w:szCs w:val="18"/>
              </w:rPr>
              <w:t>Max</w:t>
            </w:r>
          </w:p>
        </w:tc>
      </w:tr>
      <w:tr w:rsidR="001356D2" w14:paraId="3E2AC148"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hideMark/>
          </w:tcPr>
          <w:p w14:paraId="4BF6F2AE" w14:textId="77777777" w:rsidR="001356D2" w:rsidRDefault="00980C5F">
            <w:pPr>
              <w:spacing w:line="256" w:lineRule="auto"/>
              <w:jc w:val="center"/>
              <w:rPr>
                <w:rFonts w:cs="Arial"/>
                <w:bCs/>
                <w:snapToGrid w:val="0"/>
                <w:sz w:val="18"/>
                <w:szCs w:val="18"/>
              </w:rPr>
            </w:pPr>
            <w:proofErr w:type="spellStart"/>
            <w:r>
              <w:t>FeatureCopyProfile_Rq</w:t>
            </w:r>
            <w:proofErr w:type="spellEnd"/>
          </w:p>
        </w:tc>
        <w:tc>
          <w:tcPr>
            <w:tcW w:w="720" w:type="dxa"/>
            <w:tcBorders>
              <w:top w:val="single" w:sz="6" w:space="0" w:color="000000"/>
              <w:left w:val="single" w:sz="6" w:space="0" w:color="000000"/>
              <w:bottom w:val="single" w:sz="6" w:space="0" w:color="000000"/>
              <w:right w:val="single" w:sz="6" w:space="0" w:color="000000"/>
            </w:tcBorders>
            <w:vAlign w:val="center"/>
            <w:hideMark/>
          </w:tcPr>
          <w:p w14:paraId="5BC8EDAD" w14:textId="77777777" w:rsidR="001356D2" w:rsidRDefault="00980C5F">
            <w:pPr>
              <w:spacing w:line="256" w:lineRule="auto"/>
              <w:jc w:val="center"/>
              <w:rPr>
                <w:rFonts w:cs="Arial"/>
                <w:bCs/>
                <w:snapToGrid w:val="0"/>
              </w:rPr>
            </w:pPr>
            <w:r>
              <w:rPr>
                <w:rFonts w:cs="Arial"/>
                <w:bCs/>
                <w:snapToGrid w:val="0"/>
              </w:rPr>
              <w:t>3</w:t>
            </w:r>
          </w:p>
        </w:tc>
        <w:tc>
          <w:tcPr>
            <w:tcW w:w="1027" w:type="dxa"/>
            <w:tcBorders>
              <w:top w:val="single" w:sz="6" w:space="0" w:color="000000"/>
              <w:left w:val="single" w:sz="6" w:space="0" w:color="000000"/>
              <w:bottom w:val="single" w:sz="6" w:space="0" w:color="000000"/>
              <w:right w:val="single" w:sz="6" w:space="0" w:color="000000"/>
            </w:tcBorders>
            <w:vAlign w:val="center"/>
          </w:tcPr>
          <w:p w14:paraId="4652F857" w14:textId="77777777" w:rsidR="001356D2" w:rsidRDefault="00C73931">
            <w:pPr>
              <w:spacing w:line="256" w:lineRule="auto"/>
              <w:jc w:val="center"/>
              <w:rPr>
                <w:rFonts w:cs="Arial"/>
                <w:bCs/>
                <w:snapToGrid w:val="0"/>
              </w:rPr>
            </w:pPr>
          </w:p>
        </w:tc>
        <w:tc>
          <w:tcPr>
            <w:tcW w:w="756" w:type="dxa"/>
            <w:tcBorders>
              <w:top w:val="single" w:sz="6" w:space="0" w:color="000000"/>
              <w:left w:val="single" w:sz="6" w:space="0" w:color="000000"/>
              <w:bottom w:val="single" w:sz="6" w:space="0" w:color="000000"/>
              <w:right w:val="single" w:sz="6" w:space="0" w:color="000000"/>
            </w:tcBorders>
            <w:vAlign w:val="center"/>
            <w:hideMark/>
          </w:tcPr>
          <w:p w14:paraId="780DEA0F" w14:textId="77777777" w:rsidR="001356D2" w:rsidRDefault="00980C5F">
            <w:pPr>
              <w:spacing w:line="256" w:lineRule="auto"/>
              <w:jc w:val="center"/>
              <w:rPr>
                <w:rFonts w:cs="Arial"/>
                <w:bCs/>
                <w:snapToGrid w:val="0"/>
              </w:rPr>
            </w:pPr>
            <w:r>
              <w:rPr>
                <w:rFonts w:cs="Arial"/>
                <w:bCs/>
                <w:snapToGrid w:val="0"/>
              </w:rPr>
              <w:t>SED</w:t>
            </w:r>
          </w:p>
        </w:tc>
        <w:tc>
          <w:tcPr>
            <w:tcW w:w="696" w:type="dxa"/>
            <w:tcBorders>
              <w:top w:val="single" w:sz="6" w:space="0" w:color="000000"/>
              <w:left w:val="single" w:sz="6" w:space="0" w:color="000000"/>
              <w:bottom w:val="single" w:sz="6" w:space="0" w:color="000000"/>
              <w:right w:val="single" w:sz="6" w:space="0" w:color="000000"/>
            </w:tcBorders>
            <w:vAlign w:val="center"/>
            <w:hideMark/>
          </w:tcPr>
          <w:p w14:paraId="48D93417" w14:textId="77777777" w:rsidR="001356D2" w:rsidRDefault="00980C5F">
            <w:pPr>
              <w:spacing w:line="256" w:lineRule="auto"/>
              <w:jc w:val="center"/>
              <w:rPr>
                <w:rFonts w:cs="Arial"/>
                <w:bCs/>
                <w:snapToGrid w:val="0"/>
              </w:rPr>
            </w:pPr>
            <w:r>
              <w:rPr>
                <w:rFonts w:cs="Arial"/>
                <w:bCs/>
                <w:snapToGrid w:val="0"/>
              </w:rPr>
              <w:t>1</w:t>
            </w:r>
          </w:p>
        </w:tc>
        <w:tc>
          <w:tcPr>
            <w:tcW w:w="846" w:type="dxa"/>
            <w:tcBorders>
              <w:top w:val="single" w:sz="6" w:space="0" w:color="000000"/>
              <w:left w:val="single" w:sz="6" w:space="0" w:color="000000"/>
              <w:bottom w:val="single" w:sz="6" w:space="0" w:color="000000"/>
              <w:right w:val="single" w:sz="6" w:space="0" w:color="000000"/>
            </w:tcBorders>
            <w:vAlign w:val="center"/>
            <w:hideMark/>
          </w:tcPr>
          <w:p w14:paraId="4FB02CE6" w14:textId="77777777" w:rsidR="001356D2" w:rsidRDefault="00980C5F">
            <w:pPr>
              <w:spacing w:line="256" w:lineRule="auto"/>
              <w:jc w:val="center"/>
              <w:rPr>
                <w:rFonts w:cs="Arial"/>
                <w:bCs/>
                <w:snapToGrid w:val="0"/>
              </w:rPr>
            </w:pPr>
            <w:r>
              <w:rPr>
                <w:rFonts w:cs="Arial"/>
                <w:bCs/>
                <w:snapToGrid w:val="0"/>
              </w:rPr>
              <w:t>0</w:t>
            </w:r>
          </w:p>
        </w:tc>
        <w:tc>
          <w:tcPr>
            <w:tcW w:w="1040" w:type="dxa"/>
            <w:tcBorders>
              <w:top w:val="single" w:sz="6" w:space="0" w:color="000000"/>
              <w:left w:val="single" w:sz="6" w:space="0" w:color="000000"/>
              <w:bottom w:val="single" w:sz="6" w:space="0" w:color="000000"/>
              <w:right w:val="single" w:sz="6" w:space="0" w:color="000000"/>
            </w:tcBorders>
            <w:vAlign w:val="center"/>
          </w:tcPr>
          <w:p w14:paraId="34B74587" w14:textId="77777777" w:rsidR="001356D2" w:rsidRDefault="00C73931">
            <w:pPr>
              <w:spacing w:line="256" w:lineRule="auto"/>
              <w:jc w:val="center"/>
              <w:rPr>
                <w:rFonts w:cs="Arial"/>
                <w:bCs/>
                <w:snapToGrid w:val="0"/>
              </w:rPr>
            </w:pPr>
          </w:p>
        </w:tc>
        <w:tc>
          <w:tcPr>
            <w:tcW w:w="885" w:type="dxa"/>
            <w:tcBorders>
              <w:top w:val="single" w:sz="6" w:space="0" w:color="000000"/>
              <w:left w:val="single" w:sz="6" w:space="0" w:color="000000"/>
              <w:bottom w:val="single" w:sz="6" w:space="0" w:color="000000"/>
              <w:right w:val="single" w:sz="6" w:space="0" w:color="000000"/>
            </w:tcBorders>
            <w:vAlign w:val="center"/>
            <w:hideMark/>
          </w:tcPr>
          <w:p w14:paraId="75F31AF1" w14:textId="77777777" w:rsidR="001356D2" w:rsidRDefault="00980C5F">
            <w:pPr>
              <w:spacing w:line="256" w:lineRule="auto"/>
              <w:jc w:val="center"/>
              <w:rPr>
                <w:rFonts w:cs="Arial"/>
                <w:bCs/>
                <w:snapToGrid w:val="0"/>
              </w:rPr>
            </w:pPr>
            <w:r>
              <w:rPr>
                <w:rFonts w:cs="Arial"/>
                <w:bCs/>
                <w:snapToGrid w:val="0"/>
              </w:rPr>
              <w:t>0 (0x0)</w:t>
            </w:r>
          </w:p>
        </w:tc>
        <w:tc>
          <w:tcPr>
            <w:tcW w:w="900" w:type="dxa"/>
            <w:tcBorders>
              <w:top w:val="single" w:sz="6" w:space="0" w:color="000000"/>
              <w:left w:val="single" w:sz="6" w:space="0" w:color="000000"/>
              <w:bottom w:val="single" w:sz="6" w:space="0" w:color="000000"/>
              <w:right w:val="single" w:sz="6" w:space="0" w:color="000000"/>
            </w:tcBorders>
            <w:vAlign w:val="center"/>
            <w:hideMark/>
          </w:tcPr>
          <w:p w14:paraId="0A5D73A9" w14:textId="77777777" w:rsidR="001356D2" w:rsidRDefault="00980C5F">
            <w:pPr>
              <w:spacing w:line="256" w:lineRule="auto"/>
              <w:jc w:val="center"/>
              <w:rPr>
                <w:rFonts w:cs="Arial"/>
                <w:bCs/>
                <w:snapToGrid w:val="0"/>
              </w:rPr>
            </w:pPr>
            <w:r>
              <w:rPr>
                <w:rFonts w:cs="Arial"/>
                <w:bCs/>
                <w:snapToGrid w:val="0"/>
              </w:rPr>
              <w:t>1 (0x7)</w:t>
            </w:r>
          </w:p>
        </w:tc>
      </w:tr>
      <w:tr w:rsidR="001356D2" w14:paraId="31B8422D" w14:textId="77777777" w:rsidTr="001356D2">
        <w:trPr>
          <w:trHeight w:val="188"/>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0945CB6A"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55995655"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7691D6E3" w14:textId="77777777" w:rsidR="001356D2" w:rsidRDefault="00980C5F">
            <w:pPr>
              <w:spacing w:line="256" w:lineRule="auto"/>
              <w:jc w:val="center"/>
              <w:rPr>
                <w:rFonts w:cs="Arial"/>
                <w:bCs/>
                <w:snapToGrid w:val="0"/>
              </w:rPr>
            </w:pPr>
            <w:r>
              <w:rPr>
                <w:rFonts w:cs="Arial"/>
                <w:bCs/>
                <w:snapToGrid w:val="0"/>
              </w:rPr>
              <w:t>PERS_1</w:t>
            </w:r>
          </w:p>
        </w:tc>
        <w:tc>
          <w:tcPr>
            <w:tcW w:w="756" w:type="dxa"/>
            <w:tcBorders>
              <w:top w:val="single" w:sz="6" w:space="0" w:color="000000"/>
              <w:left w:val="single" w:sz="6" w:space="0" w:color="000000"/>
              <w:bottom w:val="single" w:sz="6" w:space="0" w:color="000000"/>
              <w:right w:val="single" w:sz="6" w:space="0" w:color="000000"/>
            </w:tcBorders>
            <w:vAlign w:val="center"/>
          </w:tcPr>
          <w:p w14:paraId="53EDC4C4"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63A2683F"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688618F1"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7B77D081" w14:textId="77777777" w:rsidR="001356D2" w:rsidRDefault="00980C5F">
            <w:pPr>
              <w:spacing w:line="256" w:lineRule="auto"/>
              <w:jc w:val="center"/>
              <w:rPr>
                <w:rFonts w:cs="Arial"/>
                <w:bCs/>
                <w:snapToGrid w:val="0"/>
              </w:rPr>
            </w:pPr>
            <w:r>
              <w:rPr>
                <w:rFonts w:cs="Arial"/>
                <w:bCs/>
                <w:snapToGrid w:val="0"/>
              </w:rPr>
              <w:t>0 (0x0)</w:t>
            </w:r>
          </w:p>
        </w:tc>
        <w:tc>
          <w:tcPr>
            <w:tcW w:w="885" w:type="dxa"/>
            <w:tcBorders>
              <w:top w:val="single" w:sz="6" w:space="0" w:color="000000"/>
              <w:left w:val="single" w:sz="6" w:space="0" w:color="000000"/>
              <w:bottom w:val="single" w:sz="6" w:space="0" w:color="000000"/>
              <w:right w:val="single" w:sz="6" w:space="0" w:color="000000"/>
            </w:tcBorders>
            <w:vAlign w:val="center"/>
          </w:tcPr>
          <w:p w14:paraId="3E86E7D7"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5878EA10" w14:textId="77777777" w:rsidR="001356D2" w:rsidRDefault="00C73931">
            <w:pPr>
              <w:spacing w:line="256" w:lineRule="auto"/>
              <w:jc w:val="center"/>
              <w:rPr>
                <w:rFonts w:cs="Arial"/>
                <w:bCs/>
                <w:snapToGrid w:val="0"/>
              </w:rPr>
            </w:pPr>
          </w:p>
        </w:tc>
      </w:tr>
      <w:tr w:rsidR="001356D2" w14:paraId="16172C61"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04CF9470"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2A7E493B"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9CC2D48" w14:textId="77777777" w:rsidR="001356D2" w:rsidRDefault="00980C5F">
            <w:pPr>
              <w:spacing w:line="256" w:lineRule="auto"/>
              <w:jc w:val="center"/>
              <w:rPr>
                <w:rFonts w:cs="Arial"/>
                <w:bCs/>
                <w:snapToGrid w:val="0"/>
              </w:rPr>
            </w:pPr>
            <w:r>
              <w:rPr>
                <w:rFonts w:cs="Arial"/>
                <w:bCs/>
                <w:snapToGrid w:val="0"/>
              </w:rPr>
              <w:t>PERS_2</w:t>
            </w:r>
          </w:p>
        </w:tc>
        <w:tc>
          <w:tcPr>
            <w:tcW w:w="756" w:type="dxa"/>
            <w:tcBorders>
              <w:top w:val="single" w:sz="6" w:space="0" w:color="000000"/>
              <w:left w:val="single" w:sz="6" w:space="0" w:color="000000"/>
              <w:bottom w:val="single" w:sz="6" w:space="0" w:color="000000"/>
              <w:right w:val="single" w:sz="6" w:space="0" w:color="000000"/>
            </w:tcBorders>
            <w:vAlign w:val="center"/>
          </w:tcPr>
          <w:p w14:paraId="38F1FC9F"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367534F5"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497D62A3"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6A3DD391" w14:textId="77777777" w:rsidR="001356D2" w:rsidRDefault="00980C5F">
            <w:pPr>
              <w:spacing w:line="256" w:lineRule="auto"/>
              <w:jc w:val="center"/>
              <w:rPr>
                <w:rFonts w:cs="Arial"/>
                <w:bCs/>
                <w:snapToGrid w:val="0"/>
              </w:rPr>
            </w:pPr>
            <w:r>
              <w:rPr>
                <w:rFonts w:cs="Arial"/>
                <w:bCs/>
                <w:snapToGrid w:val="0"/>
              </w:rPr>
              <w:t>1 (0x1)</w:t>
            </w:r>
          </w:p>
        </w:tc>
        <w:tc>
          <w:tcPr>
            <w:tcW w:w="885" w:type="dxa"/>
            <w:tcBorders>
              <w:top w:val="single" w:sz="6" w:space="0" w:color="000000"/>
              <w:left w:val="single" w:sz="6" w:space="0" w:color="000000"/>
              <w:bottom w:val="single" w:sz="6" w:space="0" w:color="000000"/>
              <w:right w:val="single" w:sz="6" w:space="0" w:color="000000"/>
            </w:tcBorders>
            <w:vAlign w:val="center"/>
          </w:tcPr>
          <w:p w14:paraId="60EA3F09"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581228D" w14:textId="77777777" w:rsidR="001356D2" w:rsidRDefault="00C73931">
            <w:pPr>
              <w:spacing w:line="256" w:lineRule="auto"/>
              <w:jc w:val="center"/>
              <w:rPr>
                <w:rFonts w:cs="Arial"/>
                <w:bCs/>
                <w:snapToGrid w:val="0"/>
              </w:rPr>
            </w:pPr>
          </w:p>
        </w:tc>
      </w:tr>
      <w:tr w:rsidR="001356D2" w14:paraId="5D899410"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120E3EB6"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47888BCE"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5C6846CF" w14:textId="77777777" w:rsidR="001356D2" w:rsidRDefault="00980C5F">
            <w:pPr>
              <w:spacing w:line="256" w:lineRule="auto"/>
              <w:jc w:val="center"/>
              <w:rPr>
                <w:rFonts w:cs="Arial"/>
                <w:bCs/>
                <w:snapToGrid w:val="0"/>
              </w:rPr>
            </w:pPr>
            <w:r>
              <w:rPr>
                <w:rFonts w:cs="Arial"/>
                <w:bCs/>
                <w:snapToGrid w:val="0"/>
              </w:rPr>
              <w:t>PERS_3</w:t>
            </w:r>
          </w:p>
        </w:tc>
        <w:tc>
          <w:tcPr>
            <w:tcW w:w="756" w:type="dxa"/>
            <w:tcBorders>
              <w:top w:val="single" w:sz="6" w:space="0" w:color="000000"/>
              <w:left w:val="single" w:sz="6" w:space="0" w:color="000000"/>
              <w:bottom w:val="single" w:sz="6" w:space="0" w:color="000000"/>
              <w:right w:val="single" w:sz="6" w:space="0" w:color="000000"/>
            </w:tcBorders>
            <w:vAlign w:val="center"/>
          </w:tcPr>
          <w:p w14:paraId="27715F66"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43658A9F"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2983C2F1"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3EDA4E79" w14:textId="77777777" w:rsidR="001356D2" w:rsidRDefault="00980C5F">
            <w:pPr>
              <w:spacing w:line="256" w:lineRule="auto"/>
              <w:jc w:val="center"/>
              <w:rPr>
                <w:rFonts w:cs="Arial"/>
                <w:bCs/>
                <w:snapToGrid w:val="0"/>
              </w:rPr>
            </w:pPr>
            <w:r>
              <w:rPr>
                <w:rFonts w:cs="Arial"/>
                <w:bCs/>
                <w:snapToGrid w:val="0"/>
              </w:rPr>
              <w:t>2 (0x2)</w:t>
            </w:r>
          </w:p>
        </w:tc>
        <w:tc>
          <w:tcPr>
            <w:tcW w:w="885" w:type="dxa"/>
            <w:tcBorders>
              <w:top w:val="single" w:sz="6" w:space="0" w:color="000000"/>
              <w:left w:val="single" w:sz="6" w:space="0" w:color="000000"/>
              <w:bottom w:val="single" w:sz="6" w:space="0" w:color="000000"/>
              <w:right w:val="single" w:sz="6" w:space="0" w:color="000000"/>
            </w:tcBorders>
            <w:vAlign w:val="center"/>
          </w:tcPr>
          <w:p w14:paraId="58015744"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467DA757" w14:textId="77777777" w:rsidR="001356D2" w:rsidRDefault="00C73931">
            <w:pPr>
              <w:spacing w:line="256" w:lineRule="auto"/>
              <w:jc w:val="center"/>
              <w:rPr>
                <w:rFonts w:cs="Arial"/>
                <w:bCs/>
                <w:snapToGrid w:val="0"/>
              </w:rPr>
            </w:pPr>
          </w:p>
        </w:tc>
      </w:tr>
      <w:tr w:rsidR="001356D2" w14:paraId="772EC0AC"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02021364"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24AE942F"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58779309" w14:textId="77777777" w:rsidR="001356D2" w:rsidRDefault="00980C5F">
            <w:pPr>
              <w:spacing w:line="256" w:lineRule="auto"/>
              <w:jc w:val="center"/>
              <w:rPr>
                <w:rFonts w:cs="Arial"/>
                <w:bCs/>
                <w:snapToGrid w:val="0"/>
              </w:rPr>
            </w:pPr>
            <w:r>
              <w:rPr>
                <w:rFonts w:cs="Arial"/>
                <w:bCs/>
                <w:snapToGrid w:val="0"/>
              </w:rPr>
              <w:t>PERS_4</w:t>
            </w:r>
          </w:p>
        </w:tc>
        <w:tc>
          <w:tcPr>
            <w:tcW w:w="756" w:type="dxa"/>
            <w:tcBorders>
              <w:top w:val="single" w:sz="6" w:space="0" w:color="000000"/>
              <w:left w:val="single" w:sz="6" w:space="0" w:color="000000"/>
              <w:bottom w:val="single" w:sz="6" w:space="0" w:color="000000"/>
              <w:right w:val="single" w:sz="6" w:space="0" w:color="000000"/>
            </w:tcBorders>
            <w:vAlign w:val="center"/>
          </w:tcPr>
          <w:p w14:paraId="7E50A771"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77349ED2"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38BDD966"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6649E250" w14:textId="77777777" w:rsidR="001356D2" w:rsidRDefault="00980C5F">
            <w:pPr>
              <w:spacing w:line="256" w:lineRule="auto"/>
              <w:jc w:val="center"/>
              <w:rPr>
                <w:rFonts w:cs="Arial"/>
                <w:bCs/>
                <w:snapToGrid w:val="0"/>
              </w:rPr>
            </w:pPr>
            <w:r>
              <w:rPr>
                <w:rFonts w:cs="Arial"/>
                <w:bCs/>
                <w:snapToGrid w:val="0"/>
              </w:rPr>
              <w:t>3 (0x3)</w:t>
            </w:r>
          </w:p>
        </w:tc>
        <w:tc>
          <w:tcPr>
            <w:tcW w:w="885" w:type="dxa"/>
            <w:tcBorders>
              <w:top w:val="single" w:sz="6" w:space="0" w:color="000000"/>
              <w:left w:val="single" w:sz="6" w:space="0" w:color="000000"/>
              <w:bottom w:val="single" w:sz="6" w:space="0" w:color="000000"/>
              <w:right w:val="single" w:sz="6" w:space="0" w:color="000000"/>
            </w:tcBorders>
            <w:vAlign w:val="center"/>
          </w:tcPr>
          <w:p w14:paraId="3B7C031C"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1F90202A" w14:textId="77777777" w:rsidR="001356D2" w:rsidRDefault="00C73931">
            <w:pPr>
              <w:spacing w:line="256" w:lineRule="auto"/>
              <w:jc w:val="center"/>
              <w:rPr>
                <w:rFonts w:cs="Arial"/>
                <w:bCs/>
                <w:snapToGrid w:val="0"/>
              </w:rPr>
            </w:pPr>
          </w:p>
        </w:tc>
      </w:tr>
      <w:tr w:rsidR="001356D2" w14:paraId="19483F87"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57A28962"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117D5B08"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111A0100" w14:textId="77777777" w:rsidR="001356D2" w:rsidRDefault="00980C5F">
            <w:pPr>
              <w:spacing w:line="256" w:lineRule="auto"/>
              <w:jc w:val="center"/>
              <w:rPr>
                <w:rFonts w:cs="Arial"/>
                <w:bCs/>
                <w:snapToGrid w:val="0"/>
              </w:rPr>
            </w:pPr>
            <w:r>
              <w:rPr>
                <w:rFonts w:cs="Arial"/>
                <w:bCs/>
                <w:snapToGrid w:val="0"/>
              </w:rPr>
              <w:t>Vehicle</w:t>
            </w:r>
          </w:p>
        </w:tc>
        <w:tc>
          <w:tcPr>
            <w:tcW w:w="756" w:type="dxa"/>
            <w:tcBorders>
              <w:top w:val="single" w:sz="6" w:space="0" w:color="000000"/>
              <w:left w:val="single" w:sz="6" w:space="0" w:color="000000"/>
              <w:bottom w:val="single" w:sz="6" w:space="0" w:color="000000"/>
              <w:right w:val="single" w:sz="6" w:space="0" w:color="000000"/>
            </w:tcBorders>
            <w:vAlign w:val="center"/>
          </w:tcPr>
          <w:p w14:paraId="2DA50E3B"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301FADE0"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4A5E25F1"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18E277E7" w14:textId="77777777" w:rsidR="001356D2" w:rsidRDefault="00980C5F">
            <w:pPr>
              <w:spacing w:line="256" w:lineRule="auto"/>
              <w:jc w:val="center"/>
              <w:rPr>
                <w:rFonts w:cs="Arial"/>
                <w:bCs/>
                <w:snapToGrid w:val="0"/>
              </w:rPr>
            </w:pPr>
            <w:r>
              <w:rPr>
                <w:rFonts w:cs="Arial"/>
                <w:bCs/>
                <w:snapToGrid w:val="0"/>
              </w:rPr>
              <w:t>4 (0x4)</w:t>
            </w:r>
          </w:p>
        </w:tc>
        <w:tc>
          <w:tcPr>
            <w:tcW w:w="885" w:type="dxa"/>
            <w:tcBorders>
              <w:top w:val="single" w:sz="6" w:space="0" w:color="000000"/>
              <w:left w:val="single" w:sz="6" w:space="0" w:color="000000"/>
              <w:bottom w:val="single" w:sz="6" w:space="0" w:color="000000"/>
              <w:right w:val="single" w:sz="6" w:space="0" w:color="000000"/>
            </w:tcBorders>
            <w:vAlign w:val="center"/>
          </w:tcPr>
          <w:p w14:paraId="431E9B3B"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0835F6C3" w14:textId="77777777" w:rsidR="001356D2" w:rsidRDefault="00C73931">
            <w:pPr>
              <w:spacing w:line="256" w:lineRule="auto"/>
              <w:jc w:val="center"/>
              <w:rPr>
                <w:rFonts w:cs="Arial"/>
                <w:bCs/>
                <w:snapToGrid w:val="0"/>
              </w:rPr>
            </w:pPr>
          </w:p>
        </w:tc>
      </w:tr>
      <w:tr w:rsidR="001356D2" w14:paraId="0F21E36C"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03B9E9B9"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0E482338"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007BD9FD" w14:textId="77777777" w:rsidR="001356D2" w:rsidRDefault="00980C5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2A666CB1"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36649B78"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4CAD0F6A"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26353C50" w14:textId="77777777" w:rsidR="001356D2" w:rsidRDefault="00980C5F">
            <w:pPr>
              <w:spacing w:line="256" w:lineRule="auto"/>
              <w:jc w:val="center"/>
              <w:rPr>
                <w:rFonts w:cs="Arial"/>
                <w:bCs/>
                <w:snapToGrid w:val="0"/>
              </w:rPr>
            </w:pPr>
            <w:r>
              <w:rPr>
                <w:rFonts w:cs="Arial"/>
                <w:bCs/>
                <w:snapToGrid w:val="0"/>
              </w:rPr>
              <w:t>5 (0x5)</w:t>
            </w:r>
          </w:p>
        </w:tc>
        <w:tc>
          <w:tcPr>
            <w:tcW w:w="885" w:type="dxa"/>
            <w:tcBorders>
              <w:top w:val="single" w:sz="6" w:space="0" w:color="000000"/>
              <w:left w:val="single" w:sz="6" w:space="0" w:color="000000"/>
              <w:bottom w:val="single" w:sz="6" w:space="0" w:color="000000"/>
              <w:right w:val="single" w:sz="6" w:space="0" w:color="000000"/>
            </w:tcBorders>
            <w:vAlign w:val="center"/>
          </w:tcPr>
          <w:p w14:paraId="635784A1"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2F87FDD7" w14:textId="77777777" w:rsidR="001356D2" w:rsidRDefault="00C73931">
            <w:pPr>
              <w:spacing w:line="256" w:lineRule="auto"/>
              <w:jc w:val="center"/>
              <w:rPr>
                <w:rFonts w:cs="Arial"/>
                <w:bCs/>
                <w:snapToGrid w:val="0"/>
              </w:rPr>
            </w:pPr>
          </w:p>
        </w:tc>
      </w:tr>
      <w:tr w:rsidR="001356D2" w14:paraId="31A5427A"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221E5032"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7FF75D36"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4FBFD2A8" w14:textId="77777777" w:rsidR="001356D2" w:rsidRDefault="00980C5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0D01628F"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092EAE2B"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5EDC4D29"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4488F7CF" w14:textId="77777777" w:rsidR="001356D2" w:rsidRDefault="00980C5F">
            <w:pPr>
              <w:spacing w:line="256" w:lineRule="auto"/>
              <w:jc w:val="center"/>
              <w:rPr>
                <w:rFonts w:cs="Arial"/>
                <w:bCs/>
                <w:snapToGrid w:val="0"/>
              </w:rPr>
            </w:pPr>
            <w:r>
              <w:rPr>
                <w:rFonts w:cs="Arial"/>
                <w:bCs/>
                <w:snapToGrid w:val="0"/>
              </w:rPr>
              <w:t>6 (0x6)</w:t>
            </w:r>
          </w:p>
        </w:tc>
        <w:tc>
          <w:tcPr>
            <w:tcW w:w="885" w:type="dxa"/>
            <w:tcBorders>
              <w:top w:val="single" w:sz="6" w:space="0" w:color="000000"/>
              <w:left w:val="single" w:sz="6" w:space="0" w:color="000000"/>
              <w:bottom w:val="single" w:sz="6" w:space="0" w:color="000000"/>
              <w:right w:val="single" w:sz="6" w:space="0" w:color="000000"/>
            </w:tcBorders>
            <w:vAlign w:val="center"/>
          </w:tcPr>
          <w:p w14:paraId="559798D7"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33CF4560" w14:textId="77777777" w:rsidR="001356D2" w:rsidRDefault="00C73931">
            <w:pPr>
              <w:spacing w:line="256" w:lineRule="auto"/>
              <w:jc w:val="center"/>
              <w:rPr>
                <w:rFonts w:cs="Arial"/>
                <w:bCs/>
                <w:snapToGrid w:val="0"/>
              </w:rPr>
            </w:pPr>
          </w:p>
        </w:tc>
      </w:tr>
      <w:tr w:rsidR="001356D2" w14:paraId="144AE73A" w14:textId="77777777" w:rsidTr="001356D2">
        <w:trPr>
          <w:jc w:val="center"/>
        </w:trPr>
        <w:tc>
          <w:tcPr>
            <w:tcW w:w="2842" w:type="dxa"/>
            <w:tcBorders>
              <w:top w:val="single" w:sz="6" w:space="0" w:color="000000"/>
              <w:left w:val="single" w:sz="6" w:space="0" w:color="000000"/>
              <w:bottom w:val="single" w:sz="6" w:space="0" w:color="000000"/>
              <w:right w:val="single" w:sz="6" w:space="0" w:color="000000"/>
            </w:tcBorders>
            <w:vAlign w:val="center"/>
          </w:tcPr>
          <w:p w14:paraId="2BF40A8E" w14:textId="77777777" w:rsidR="001356D2" w:rsidRDefault="00C73931">
            <w:pPr>
              <w:spacing w:line="256" w:lineRule="auto"/>
              <w:jc w:val="center"/>
              <w:rPr>
                <w:rFonts w:cs="Arial"/>
                <w:bCs/>
                <w:snapToGrid w:val="0"/>
                <w:sz w:val="18"/>
                <w:szCs w:val="18"/>
              </w:rPr>
            </w:pPr>
          </w:p>
        </w:tc>
        <w:tc>
          <w:tcPr>
            <w:tcW w:w="720" w:type="dxa"/>
            <w:tcBorders>
              <w:top w:val="single" w:sz="6" w:space="0" w:color="000000"/>
              <w:left w:val="single" w:sz="6" w:space="0" w:color="000000"/>
              <w:bottom w:val="single" w:sz="6" w:space="0" w:color="000000"/>
              <w:right w:val="single" w:sz="6" w:space="0" w:color="000000"/>
            </w:tcBorders>
            <w:vAlign w:val="center"/>
          </w:tcPr>
          <w:p w14:paraId="4C45A0F5" w14:textId="77777777" w:rsidR="001356D2" w:rsidRDefault="00C73931">
            <w:pPr>
              <w:spacing w:line="256" w:lineRule="auto"/>
              <w:jc w:val="center"/>
              <w:rPr>
                <w:rFonts w:cs="Arial"/>
                <w:bCs/>
                <w:snapToGrid w:val="0"/>
              </w:rPr>
            </w:pPr>
          </w:p>
        </w:tc>
        <w:tc>
          <w:tcPr>
            <w:tcW w:w="1027" w:type="dxa"/>
            <w:tcBorders>
              <w:top w:val="single" w:sz="6" w:space="0" w:color="000000"/>
              <w:left w:val="single" w:sz="6" w:space="0" w:color="000000"/>
              <w:bottom w:val="single" w:sz="6" w:space="0" w:color="000000"/>
              <w:right w:val="single" w:sz="6" w:space="0" w:color="000000"/>
            </w:tcBorders>
            <w:vAlign w:val="center"/>
            <w:hideMark/>
          </w:tcPr>
          <w:p w14:paraId="263CB9C3" w14:textId="77777777" w:rsidR="001356D2" w:rsidRDefault="00980C5F">
            <w:pPr>
              <w:spacing w:line="256" w:lineRule="auto"/>
              <w:jc w:val="center"/>
              <w:rPr>
                <w:rFonts w:cs="Arial"/>
                <w:bCs/>
                <w:snapToGrid w:val="0"/>
              </w:rPr>
            </w:pPr>
            <w:r>
              <w:rPr>
                <w:rFonts w:cs="Arial"/>
                <w:bCs/>
                <w:snapToGrid w:val="0"/>
              </w:rPr>
              <w:t>Unused</w:t>
            </w:r>
          </w:p>
        </w:tc>
        <w:tc>
          <w:tcPr>
            <w:tcW w:w="756" w:type="dxa"/>
            <w:tcBorders>
              <w:top w:val="single" w:sz="6" w:space="0" w:color="000000"/>
              <w:left w:val="single" w:sz="6" w:space="0" w:color="000000"/>
              <w:bottom w:val="single" w:sz="6" w:space="0" w:color="000000"/>
              <w:right w:val="single" w:sz="6" w:space="0" w:color="000000"/>
            </w:tcBorders>
            <w:vAlign w:val="center"/>
          </w:tcPr>
          <w:p w14:paraId="02AF30C1" w14:textId="77777777" w:rsidR="001356D2" w:rsidRDefault="00C73931">
            <w:pPr>
              <w:spacing w:line="256" w:lineRule="auto"/>
              <w:jc w:val="center"/>
              <w:rPr>
                <w:rFonts w:cs="Arial"/>
                <w:bCs/>
                <w:snapToGrid w:val="0"/>
              </w:rPr>
            </w:pPr>
          </w:p>
        </w:tc>
        <w:tc>
          <w:tcPr>
            <w:tcW w:w="696" w:type="dxa"/>
            <w:tcBorders>
              <w:top w:val="single" w:sz="6" w:space="0" w:color="000000"/>
              <w:left w:val="single" w:sz="6" w:space="0" w:color="000000"/>
              <w:bottom w:val="single" w:sz="6" w:space="0" w:color="000000"/>
              <w:right w:val="single" w:sz="6" w:space="0" w:color="000000"/>
            </w:tcBorders>
            <w:vAlign w:val="center"/>
          </w:tcPr>
          <w:p w14:paraId="15EE1776" w14:textId="77777777" w:rsidR="001356D2" w:rsidRDefault="00C73931">
            <w:pPr>
              <w:spacing w:line="256" w:lineRule="auto"/>
              <w:jc w:val="center"/>
              <w:rPr>
                <w:rFonts w:cs="Arial"/>
                <w:bCs/>
                <w:snapToGrid w:val="0"/>
              </w:rPr>
            </w:pPr>
          </w:p>
        </w:tc>
        <w:tc>
          <w:tcPr>
            <w:tcW w:w="846" w:type="dxa"/>
            <w:tcBorders>
              <w:top w:val="single" w:sz="6" w:space="0" w:color="000000"/>
              <w:left w:val="single" w:sz="6" w:space="0" w:color="000000"/>
              <w:bottom w:val="single" w:sz="6" w:space="0" w:color="000000"/>
              <w:right w:val="single" w:sz="6" w:space="0" w:color="000000"/>
            </w:tcBorders>
            <w:vAlign w:val="center"/>
          </w:tcPr>
          <w:p w14:paraId="6A06B7F3" w14:textId="77777777" w:rsidR="001356D2" w:rsidRDefault="00C73931">
            <w:pPr>
              <w:spacing w:line="256" w:lineRule="auto"/>
              <w:jc w:val="center"/>
              <w:rPr>
                <w:rFonts w:cs="Arial"/>
                <w:bCs/>
                <w:snapToGrid w:val="0"/>
              </w:rPr>
            </w:pPr>
          </w:p>
        </w:tc>
        <w:tc>
          <w:tcPr>
            <w:tcW w:w="1040" w:type="dxa"/>
            <w:tcBorders>
              <w:top w:val="single" w:sz="6" w:space="0" w:color="000000"/>
              <w:left w:val="single" w:sz="6" w:space="0" w:color="000000"/>
              <w:bottom w:val="single" w:sz="6" w:space="0" w:color="000000"/>
              <w:right w:val="single" w:sz="6" w:space="0" w:color="000000"/>
            </w:tcBorders>
            <w:vAlign w:val="center"/>
            <w:hideMark/>
          </w:tcPr>
          <w:p w14:paraId="1ECBCAF5" w14:textId="77777777" w:rsidR="001356D2" w:rsidRDefault="00980C5F">
            <w:pPr>
              <w:spacing w:line="256" w:lineRule="auto"/>
              <w:jc w:val="center"/>
              <w:rPr>
                <w:rFonts w:cs="Arial"/>
                <w:bCs/>
                <w:snapToGrid w:val="0"/>
              </w:rPr>
            </w:pPr>
            <w:r>
              <w:rPr>
                <w:rFonts w:cs="Arial"/>
                <w:bCs/>
                <w:snapToGrid w:val="0"/>
              </w:rPr>
              <w:t>7 (0x7)</w:t>
            </w:r>
          </w:p>
        </w:tc>
        <w:tc>
          <w:tcPr>
            <w:tcW w:w="885" w:type="dxa"/>
            <w:tcBorders>
              <w:top w:val="single" w:sz="6" w:space="0" w:color="000000"/>
              <w:left w:val="single" w:sz="6" w:space="0" w:color="000000"/>
              <w:bottom w:val="single" w:sz="6" w:space="0" w:color="000000"/>
              <w:right w:val="single" w:sz="6" w:space="0" w:color="000000"/>
            </w:tcBorders>
            <w:vAlign w:val="center"/>
          </w:tcPr>
          <w:p w14:paraId="0B35DF24" w14:textId="77777777" w:rsidR="001356D2" w:rsidRDefault="00C73931">
            <w:pPr>
              <w:spacing w:line="256" w:lineRule="auto"/>
              <w:jc w:val="center"/>
              <w:rPr>
                <w:rFonts w:cs="Arial"/>
                <w:bCs/>
                <w:snapToGrid w:val="0"/>
              </w:rPr>
            </w:pPr>
          </w:p>
        </w:tc>
        <w:tc>
          <w:tcPr>
            <w:tcW w:w="900" w:type="dxa"/>
            <w:tcBorders>
              <w:top w:val="single" w:sz="6" w:space="0" w:color="000000"/>
              <w:left w:val="single" w:sz="6" w:space="0" w:color="000000"/>
              <w:bottom w:val="single" w:sz="6" w:space="0" w:color="000000"/>
              <w:right w:val="single" w:sz="6" w:space="0" w:color="000000"/>
            </w:tcBorders>
            <w:vAlign w:val="center"/>
          </w:tcPr>
          <w:p w14:paraId="2CBE1C28" w14:textId="77777777" w:rsidR="001356D2" w:rsidRDefault="00C73931">
            <w:pPr>
              <w:spacing w:line="256" w:lineRule="auto"/>
              <w:jc w:val="center"/>
              <w:rPr>
                <w:rFonts w:cs="Arial"/>
                <w:bCs/>
                <w:snapToGrid w:val="0"/>
              </w:rPr>
            </w:pPr>
          </w:p>
        </w:tc>
      </w:tr>
    </w:tbl>
    <w:p w14:paraId="1895547E" w14:textId="77777777" w:rsidR="00500605" w:rsidRDefault="00C73931" w:rsidP="001356D2"/>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265AA9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3D736F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2331A5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14DD6B7" w14:textId="77777777" w:rsidR="00D90FFA" w:rsidRPr="00AC15C4" w:rsidRDefault="00C73931" w:rsidP="0081629B">
            <w:pPr>
              <w:rPr>
                <w:vanish/>
                <w:color w:val="000000" w:themeColor="text1"/>
              </w:rPr>
            </w:pPr>
          </w:p>
        </w:tc>
      </w:tr>
    </w:tbl>
    <w:p w14:paraId="0D86A984" w14:textId="77777777" w:rsidR="00406F39" w:rsidRDefault="00980C5F" w:rsidP="00AC15C4">
      <w:pPr>
        <w:pStyle w:val="Heading4"/>
      </w:pPr>
      <w:r w:rsidRPr="00B9479B">
        <w:lastRenderedPageBreak/>
        <w:t>MD-REQ-404938/B-DigitalKeyList_Rq</w:t>
      </w:r>
    </w:p>
    <w:p w14:paraId="0221F6FD" w14:textId="77777777" w:rsidR="00EF4E05" w:rsidRDefault="00980C5F" w:rsidP="00EF4E05">
      <w:r>
        <w:t>Message Type: Request</w:t>
      </w:r>
    </w:p>
    <w:p w14:paraId="6C0CE6B4" w14:textId="77777777" w:rsidR="00EF4E05" w:rsidRDefault="00C73931" w:rsidP="00EF4E05"/>
    <w:p w14:paraId="45FB7A55" w14:textId="77777777" w:rsidR="00EF4E05" w:rsidRDefault="00980C5F" w:rsidP="00EF4E05">
      <w:r>
        <w:t xml:space="preserve">This signal is used to request the </w:t>
      </w:r>
      <w:r>
        <w:rPr>
          <w:rFonts w:cs="Arial"/>
        </w:rPr>
        <w:t>Digital</w:t>
      </w:r>
      <w:r>
        <w:t xml:space="preserve"> Key List from the NFCESServer.</w:t>
      </w:r>
    </w:p>
    <w:p w14:paraId="5B90F1DC" w14:textId="77777777" w:rsidR="00EF4E05" w:rsidRDefault="00C73931" w:rsidP="00EF4E05"/>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2520"/>
        <w:gridCol w:w="1440"/>
        <w:gridCol w:w="3632"/>
      </w:tblGrid>
      <w:tr w:rsidR="00EF4E05" w14:paraId="733C29A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29B5CBC" w14:textId="77777777" w:rsidR="00EF4E05" w:rsidRDefault="00980C5F" w:rsidP="0057767F">
            <w:pPr>
              <w:spacing w:line="276" w:lineRule="auto"/>
              <w:rPr>
                <w:b/>
              </w:rPr>
            </w:pPr>
            <w:r>
              <w:rPr>
                <w:b/>
              </w:rPr>
              <w:t>Name</w:t>
            </w:r>
          </w:p>
        </w:tc>
        <w:tc>
          <w:tcPr>
            <w:tcW w:w="2520" w:type="dxa"/>
            <w:tcBorders>
              <w:top w:val="single" w:sz="4" w:space="0" w:color="auto"/>
              <w:left w:val="single" w:sz="4" w:space="0" w:color="auto"/>
              <w:bottom w:val="single" w:sz="4" w:space="0" w:color="auto"/>
              <w:right w:val="single" w:sz="4" w:space="0" w:color="auto"/>
            </w:tcBorders>
            <w:hideMark/>
          </w:tcPr>
          <w:p w14:paraId="7D419400" w14:textId="77777777" w:rsidR="00EF4E05" w:rsidRDefault="00980C5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57D7BFEE" w14:textId="77777777" w:rsidR="00EF4E05" w:rsidRDefault="00980C5F" w:rsidP="0057767F">
            <w:pPr>
              <w:spacing w:line="276" w:lineRule="auto"/>
              <w:rPr>
                <w:b/>
              </w:rPr>
            </w:pPr>
            <w:r>
              <w:rPr>
                <w:b/>
              </w:rPr>
              <w:t>Value</w:t>
            </w:r>
          </w:p>
        </w:tc>
        <w:tc>
          <w:tcPr>
            <w:tcW w:w="3632" w:type="dxa"/>
            <w:tcBorders>
              <w:top w:val="single" w:sz="4" w:space="0" w:color="auto"/>
              <w:left w:val="single" w:sz="4" w:space="0" w:color="auto"/>
              <w:bottom w:val="single" w:sz="4" w:space="0" w:color="auto"/>
              <w:right w:val="single" w:sz="4" w:space="0" w:color="auto"/>
            </w:tcBorders>
            <w:hideMark/>
          </w:tcPr>
          <w:p w14:paraId="0AEAF816" w14:textId="77777777" w:rsidR="00EF4E05" w:rsidRDefault="00980C5F" w:rsidP="0057767F">
            <w:pPr>
              <w:spacing w:line="276" w:lineRule="auto"/>
              <w:rPr>
                <w:b/>
              </w:rPr>
            </w:pPr>
            <w:r>
              <w:rPr>
                <w:b/>
              </w:rPr>
              <w:t>Description</w:t>
            </w:r>
          </w:p>
        </w:tc>
      </w:tr>
      <w:tr w:rsidR="00EF4E05" w14:paraId="5527A191"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617A8D6" w14:textId="77777777" w:rsidR="00EF4E05" w:rsidRDefault="00980C5F" w:rsidP="0057767F">
            <w:pPr>
              <w:spacing w:line="276" w:lineRule="auto"/>
            </w:pPr>
            <w:r>
              <w:t>OpCode</w:t>
            </w:r>
          </w:p>
        </w:tc>
        <w:tc>
          <w:tcPr>
            <w:tcW w:w="2520" w:type="dxa"/>
            <w:tcBorders>
              <w:top w:val="single" w:sz="4" w:space="0" w:color="auto"/>
              <w:left w:val="single" w:sz="4" w:space="0" w:color="auto"/>
              <w:bottom w:val="single" w:sz="4" w:space="0" w:color="auto"/>
              <w:right w:val="single" w:sz="4" w:space="0" w:color="auto"/>
            </w:tcBorders>
            <w:hideMark/>
          </w:tcPr>
          <w:p w14:paraId="34B5159A" w14:textId="77777777" w:rsidR="00EF4E05" w:rsidRDefault="00980C5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220A7217" w14:textId="77777777" w:rsidR="00EF4E05" w:rsidRDefault="00980C5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hideMark/>
          </w:tcPr>
          <w:p w14:paraId="05C7983A" w14:textId="77777777" w:rsidR="00EF4E05" w:rsidRDefault="00980C5F" w:rsidP="0057767F">
            <w:pPr>
              <w:spacing w:line="276" w:lineRule="auto"/>
            </w:pPr>
            <w:r>
              <w:t>Describes which opcode is being requested</w:t>
            </w:r>
          </w:p>
        </w:tc>
      </w:tr>
      <w:tr w:rsidR="00EF4E05" w14:paraId="2FEA355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6C6E0FDD" w14:textId="77777777" w:rsidR="00EF4E05" w:rsidRDefault="00980C5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55638978" w14:textId="77777777" w:rsidR="00EF4E05" w:rsidRDefault="00980C5F" w:rsidP="0057767F">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669DA7EB" w14:textId="77777777" w:rsidR="00EF4E05" w:rsidRDefault="00980C5F" w:rsidP="0057767F">
            <w:pPr>
              <w:spacing w:line="276" w:lineRule="auto"/>
            </w:pPr>
            <w:r w:rsidRPr="00D460C8">
              <w:rPr>
                <w:rFonts w:cs="Arial"/>
              </w:rPr>
              <w:t>0x00</w:t>
            </w:r>
          </w:p>
        </w:tc>
        <w:tc>
          <w:tcPr>
            <w:tcW w:w="3632" w:type="dxa"/>
            <w:tcBorders>
              <w:top w:val="single" w:sz="4" w:space="0" w:color="auto"/>
              <w:left w:val="single" w:sz="4" w:space="0" w:color="auto"/>
              <w:bottom w:val="single" w:sz="4" w:space="0" w:color="auto"/>
              <w:right w:val="single" w:sz="4" w:space="0" w:color="auto"/>
            </w:tcBorders>
            <w:hideMark/>
          </w:tcPr>
          <w:p w14:paraId="493FCEB8" w14:textId="77777777" w:rsidR="00EF4E05" w:rsidRDefault="00980C5F" w:rsidP="0057767F">
            <w:pPr>
              <w:spacing w:line="276" w:lineRule="auto"/>
            </w:pPr>
            <w:r>
              <w:t> </w:t>
            </w:r>
          </w:p>
        </w:tc>
      </w:tr>
      <w:tr w:rsidR="00EF4E05" w14:paraId="2D0BAFA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hideMark/>
          </w:tcPr>
          <w:p w14:paraId="470D5C44" w14:textId="77777777" w:rsidR="00EF4E05" w:rsidRDefault="00980C5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66997ABC" w14:textId="77777777" w:rsidR="00EF4E05" w:rsidRDefault="00980C5F" w:rsidP="0057767F">
            <w:pPr>
              <w:spacing w:line="276" w:lineRule="auto"/>
            </w:pPr>
            <w:r>
              <w:rPr>
                <w:rFonts w:cs="Arial"/>
              </w:rPr>
              <w:t>Read</w:t>
            </w:r>
          </w:p>
        </w:tc>
        <w:tc>
          <w:tcPr>
            <w:tcW w:w="1440" w:type="dxa"/>
            <w:tcBorders>
              <w:top w:val="single" w:sz="4" w:space="0" w:color="auto"/>
              <w:left w:val="single" w:sz="4" w:space="0" w:color="auto"/>
              <w:bottom w:val="single" w:sz="4" w:space="0" w:color="auto"/>
              <w:right w:val="single" w:sz="4" w:space="0" w:color="auto"/>
            </w:tcBorders>
            <w:hideMark/>
          </w:tcPr>
          <w:p w14:paraId="29067CED" w14:textId="77777777" w:rsidR="00EF4E05" w:rsidRDefault="00980C5F" w:rsidP="0057767F">
            <w:pPr>
              <w:spacing w:line="276" w:lineRule="auto"/>
            </w:pPr>
            <w:r w:rsidRPr="00D460C8">
              <w:rPr>
                <w:rFonts w:cs="Arial"/>
              </w:rPr>
              <w:t>0x01</w:t>
            </w:r>
          </w:p>
        </w:tc>
        <w:tc>
          <w:tcPr>
            <w:tcW w:w="3632" w:type="dxa"/>
            <w:tcBorders>
              <w:top w:val="single" w:sz="4" w:space="0" w:color="auto"/>
              <w:left w:val="single" w:sz="4" w:space="0" w:color="auto"/>
              <w:bottom w:val="single" w:sz="4" w:space="0" w:color="auto"/>
              <w:right w:val="single" w:sz="4" w:space="0" w:color="auto"/>
            </w:tcBorders>
            <w:hideMark/>
          </w:tcPr>
          <w:p w14:paraId="78F368E2" w14:textId="77777777" w:rsidR="00EF4E05" w:rsidRDefault="00C73931" w:rsidP="0057767F">
            <w:pPr>
              <w:spacing w:line="276" w:lineRule="auto"/>
              <w:rPr>
                <w:rFonts w:asciiTheme="minorHAnsi" w:eastAsiaTheme="minorHAnsi" w:hAnsiTheme="minorHAnsi"/>
                <w:szCs w:val="22"/>
              </w:rPr>
            </w:pPr>
          </w:p>
        </w:tc>
      </w:tr>
      <w:tr w:rsidR="00760E3C" w14:paraId="5038DE85" w14:textId="77777777" w:rsidTr="00760E3C">
        <w:trPr>
          <w:jc w:val="center"/>
        </w:trPr>
        <w:tc>
          <w:tcPr>
            <w:tcW w:w="1975" w:type="dxa"/>
            <w:tcBorders>
              <w:top w:val="single" w:sz="4" w:space="0" w:color="auto"/>
              <w:left w:val="single" w:sz="4" w:space="0" w:color="auto"/>
              <w:bottom w:val="single" w:sz="4" w:space="0" w:color="auto"/>
              <w:right w:val="single" w:sz="4" w:space="0" w:color="auto"/>
            </w:tcBorders>
            <w:hideMark/>
          </w:tcPr>
          <w:p w14:paraId="345F1FD8" w14:textId="77777777" w:rsidR="00760E3C" w:rsidRDefault="00980C5F" w:rsidP="00760E3C">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40556A73" w14:textId="77777777" w:rsidR="00760E3C" w:rsidRDefault="00980C5F" w:rsidP="00760E3C">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27E19479" w14:textId="77777777" w:rsidR="00760E3C" w:rsidRDefault="00980C5F" w:rsidP="00760E3C">
            <w:pPr>
              <w:spacing w:line="276" w:lineRule="auto"/>
            </w:pPr>
            <w:r w:rsidRPr="00D460C8">
              <w:rPr>
                <w:rFonts w:cs="Arial"/>
              </w:rPr>
              <w:t>0x0</w:t>
            </w:r>
            <w:r>
              <w:rPr>
                <w:rFonts w:cs="Arial"/>
              </w:rPr>
              <w:t>2 - 0xFF</w:t>
            </w:r>
          </w:p>
        </w:tc>
        <w:tc>
          <w:tcPr>
            <w:tcW w:w="3632" w:type="dxa"/>
            <w:tcBorders>
              <w:top w:val="single" w:sz="4" w:space="0" w:color="auto"/>
              <w:left w:val="single" w:sz="4" w:space="0" w:color="auto"/>
              <w:bottom w:val="single" w:sz="4" w:space="0" w:color="auto"/>
              <w:right w:val="single" w:sz="4" w:space="0" w:color="auto"/>
            </w:tcBorders>
            <w:hideMark/>
          </w:tcPr>
          <w:p w14:paraId="14099F81" w14:textId="77777777" w:rsidR="00760E3C" w:rsidRDefault="00C73931" w:rsidP="00760E3C">
            <w:pPr>
              <w:spacing w:line="276" w:lineRule="auto"/>
              <w:rPr>
                <w:rFonts w:asciiTheme="minorHAnsi" w:eastAsiaTheme="minorHAnsi" w:hAnsiTheme="minorHAnsi"/>
                <w:szCs w:val="22"/>
              </w:rPr>
            </w:pPr>
          </w:p>
        </w:tc>
      </w:tr>
      <w:tr w:rsidR="00EF4E05" w14:paraId="09A9009A"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0BD792C"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FDE5331" w14:textId="77777777" w:rsidR="00EF4E05" w:rsidRDefault="00C73931"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3F2A6035" w14:textId="77777777" w:rsidR="00EF4E05" w:rsidRDefault="00C73931"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7B9B030" w14:textId="77777777" w:rsidR="00EF4E05" w:rsidRDefault="00C73931" w:rsidP="0057767F">
            <w:pPr>
              <w:spacing w:line="276" w:lineRule="auto"/>
              <w:rPr>
                <w:rFonts w:asciiTheme="minorHAnsi" w:eastAsiaTheme="minorHAnsi" w:hAnsiTheme="minorHAnsi"/>
                <w:szCs w:val="22"/>
              </w:rPr>
            </w:pPr>
          </w:p>
        </w:tc>
      </w:tr>
      <w:tr w:rsidR="00EF4E05" w14:paraId="4CF34818"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388BB49" w14:textId="77777777" w:rsidR="00EF4E05" w:rsidRDefault="00980C5F" w:rsidP="0057767F">
            <w:pPr>
              <w:spacing w:line="276" w:lineRule="auto"/>
            </w:pPr>
            <w:proofErr w:type="spellStart"/>
            <w:r w:rsidRPr="00760E3C">
              <w:t>NumberOfItems</w:t>
            </w:r>
            <w:proofErr w:type="spellEnd"/>
          </w:p>
        </w:tc>
        <w:tc>
          <w:tcPr>
            <w:tcW w:w="2520" w:type="dxa"/>
            <w:tcBorders>
              <w:top w:val="single" w:sz="4" w:space="0" w:color="auto"/>
              <w:left w:val="single" w:sz="4" w:space="0" w:color="auto"/>
              <w:bottom w:val="single" w:sz="4" w:space="0" w:color="auto"/>
              <w:right w:val="single" w:sz="4" w:space="0" w:color="auto"/>
            </w:tcBorders>
          </w:tcPr>
          <w:p w14:paraId="1F85A0DC" w14:textId="77777777" w:rsidR="00EF4E05" w:rsidRDefault="00980C5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6478DA62" w14:textId="77777777" w:rsidR="00EF4E05" w:rsidRDefault="00980C5F" w:rsidP="0057767F">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tcPr>
          <w:p w14:paraId="0B5EBFDD" w14:textId="77777777" w:rsidR="00EF4E05" w:rsidRDefault="00980C5F" w:rsidP="0057767F">
            <w:pPr>
              <w:spacing w:line="276" w:lineRule="auto"/>
              <w:rPr>
                <w:rFonts w:asciiTheme="minorHAnsi" w:eastAsiaTheme="minorHAnsi" w:hAnsiTheme="minorHAnsi"/>
                <w:szCs w:val="22"/>
              </w:rPr>
            </w:pPr>
            <w:r>
              <w:t>The number of items being requested</w:t>
            </w:r>
          </w:p>
        </w:tc>
      </w:tr>
      <w:tr w:rsidR="00EF4E05" w14:paraId="0BDC6F66" w14:textId="77777777" w:rsidTr="00B410B8">
        <w:trPr>
          <w:jc w:val="center"/>
        </w:trPr>
        <w:tc>
          <w:tcPr>
            <w:tcW w:w="1975" w:type="dxa"/>
            <w:tcBorders>
              <w:top w:val="single" w:sz="4" w:space="0" w:color="auto"/>
              <w:left w:val="single" w:sz="4" w:space="0" w:color="auto"/>
              <w:bottom w:val="single" w:sz="4" w:space="0" w:color="auto"/>
              <w:right w:val="single" w:sz="4" w:space="0" w:color="auto"/>
            </w:tcBorders>
            <w:hideMark/>
          </w:tcPr>
          <w:p w14:paraId="2C218D26" w14:textId="77777777" w:rsidR="00EF4E05" w:rsidRDefault="00980C5F" w:rsidP="0057767F">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1E30A8C6" w14:textId="77777777" w:rsidR="00EF4E05" w:rsidRDefault="00980C5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4BC76FB9" w14:textId="77777777" w:rsidR="00EF4E05" w:rsidRDefault="00980C5F" w:rsidP="0057767F">
            <w:pPr>
              <w:spacing w:line="276" w:lineRule="auto"/>
            </w:pPr>
            <w:r>
              <w:t>0x00</w:t>
            </w:r>
          </w:p>
        </w:tc>
        <w:tc>
          <w:tcPr>
            <w:tcW w:w="3632" w:type="dxa"/>
            <w:tcBorders>
              <w:top w:val="single" w:sz="4" w:space="0" w:color="auto"/>
              <w:left w:val="single" w:sz="4" w:space="0" w:color="auto"/>
              <w:bottom w:val="single" w:sz="4" w:space="0" w:color="auto"/>
              <w:right w:val="single" w:sz="4" w:space="0" w:color="auto"/>
            </w:tcBorders>
          </w:tcPr>
          <w:p w14:paraId="3D15E419" w14:textId="77777777" w:rsidR="00EF4E05" w:rsidRDefault="00C73931" w:rsidP="0057767F">
            <w:pPr>
              <w:spacing w:line="276" w:lineRule="auto"/>
            </w:pPr>
          </w:p>
        </w:tc>
      </w:tr>
      <w:tr w:rsidR="00EF4E05" w14:paraId="02039B47"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2AA4724"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977F48F" w14:textId="77777777" w:rsidR="00EF4E05" w:rsidRDefault="00980C5F" w:rsidP="0057767F">
            <w:pPr>
              <w:spacing w:line="276" w:lineRule="auto"/>
            </w:pPr>
            <w:r>
              <w:t>1</w:t>
            </w:r>
          </w:p>
        </w:tc>
        <w:tc>
          <w:tcPr>
            <w:tcW w:w="1440" w:type="dxa"/>
            <w:tcBorders>
              <w:top w:val="single" w:sz="4" w:space="0" w:color="auto"/>
              <w:left w:val="single" w:sz="4" w:space="0" w:color="auto"/>
              <w:bottom w:val="single" w:sz="4" w:space="0" w:color="auto"/>
              <w:right w:val="single" w:sz="4" w:space="0" w:color="auto"/>
            </w:tcBorders>
          </w:tcPr>
          <w:p w14:paraId="09EE12E8" w14:textId="77777777" w:rsidR="00EF4E05" w:rsidRDefault="00980C5F" w:rsidP="0057767F">
            <w:pPr>
              <w:spacing w:line="276" w:lineRule="auto"/>
            </w:pPr>
            <w:r>
              <w:t>0x01</w:t>
            </w:r>
          </w:p>
        </w:tc>
        <w:tc>
          <w:tcPr>
            <w:tcW w:w="3632" w:type="dxa"/>
            <w:tcBorders>
              <w:top w:val="single" w:sz="4" w:space="0" w:color="auto"/>
              <w:left w:val="single" w:sz="4" w:space="0" w:color="auto"/>
              <w:bottom w:val="single" w:sz="4" w:space="0" w:color="auto"/>
              <w:right w:val="single" w:sz="4" w:space="0" w:color="auto"/>
            </w:tcBorders>
          </w:tcPr>
          <w:p w14:paraId="0D57F2A0" w14:textId="77777777" w:rsidR="00EF4E05" w:rsidRDefault="00C73931" w:rsidP="0057767F">
            <w:pPr>
              <w:spacing w:line="276" w:lineRule="auto"/>
            </w:pPr>
          </w:p>
        </w:tc>
      </w:tr>
      <w:tr w:rsidR="00EF4E05" w14:paraId="1CB43180"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5F689A47"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AF38B6F" w14:textId="77777777" w:rsidR="00EF4E05" w:rsidRDefault="00980C5F" w:rsidP="0057767F">
            <w:pPr>
              <w:spacing w:line="276" w:lineRule="auto"/>
            </w:pPr>
            <w:r>
              <w:t>2</w:t>
            </w:r>
          </w:p>
        </w:tc>
        <w:tc>
          <w:tcPr>
            <w:tcW w:w="1440" w:type="dxa"/>
            <w:tcBorders>
              <w:top w:val="single" w:sz="4" w:space="0" w:color="auto"/>
              <w:left w:val="single" w:sz="4" w:space="0" w:color="auto"/>
              <w:bottom w:val="single" w:sz="4" w:space="0" w:color="auto"/>
              <w:right w:val="single" w:sz="4" w:space="0" w:color="auto"/>
            </w:tcBorders>
          </w:tcPr>
          <w:p w14:paraId="7C38F28B" w14:textId="77777777" w:rsidR="00EF4E05" w:rsidRDefault="00980C5F" w:rsidP="0057767F">
            <w:pPr>
              <w:spacing w:line="276" w:lineRule="auto"/>
            </w:pPr>
            <w:r>
              <w:t>0x02</w:t>
            </w:r>
          </w:p>
        </w:tc>
        <w:tc>
          <w:tcPr>
            <w:tcW w:w="3632" w:type="dxa"/>
            <w:tcBorders>
              <w:top w:val="single" w:sz="4" w:space="0" w:color="auto"/>
              <w:left w:val="single" w:sz="4" w:space="0" w:color="auto"/>
              <w:bottom w:val="single" w:sz="4" w:space="0" w:color="auto"/>
              <w:right w:val="single" w:sz="4" w:space="0" w:color="auto"/>
            </w:tcBorders>
          </w:tcPr>
          <w:p w14:paraId="2FBDBACE" w14:textId="77777777" w:rsidR="00EF4E05" w:rsidRDefault="00C73931" w:rsidP="0057767F">
            <w:pPr>
              <w:spacing w:line="276" w:lineRule="auto"/>
            </w:pPr>
          </w:p>
        </w:tc>
      </w:tr>
      <w:tr w:rsidR="00EF4E05" w14:paraId="7F7A529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7DBCBF9"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62CEC71" w14:textId="77777777" w:rsidR="00EF4E05" w:rsidRDefault="00980C5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147794DA" w14:textId="77777777" w:rsidR="00EF4E05" w:rsidRDefault="00C73931"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4A9634F4" w14:textId="77777777" w:rsidR="00EF4E05" w:rsidRDefault="00C73931" w:rsidP="0057767F">
            <w:pPr>
              <w:spacing w:line="276" w:lineRule="auto"/>
            </w:pPr>
          </w:p>
        </w:tc>
      </w:tr>
      <w:tr w:rsidR="00EF4E05" w14:paraId="5717A0EF"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12BFAF3F"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EB2BA82" w14:textId="77777777" w:rsidR="00EF4E05" w:rsidRDefault="00980C5F" w:rsidP="0057767F">
            <w:pPr>
              <w:spacing w:line="276" w:lineRule="auto"/>
            </w:pPr>
            <w:r>
              <w:t>254</w:t>
            </w:r>
          </w:p>
        </w:tc>
        <w:tc>
          <w:tcPr>
            <w:tcW w:w="1440" w:type="dxa"/>
            <w:tcBorders>
              <w:top w:val="single" w:sz="4" w:space="0" w:color="auto"/>
              <w:left w:val="single" w:sz="4" w:space="0" w:color="auto"/>
              <w:bottom w:val="single" w:sz="4" w:space="0" w:color="auto"/>
              <w:right w:val="single" w:sz="4" w:space="0" w:color="auto"/>
            </w:tcBorders>
          </w:tcPr>
          <w:p w14:paraId="09A9F707" w14:textId="77777777" w:rsidR="00EF4E05" w:rsidRDefault="00980C5F" w:rsidP="0057767F">
            <w:pPr>
              <w:spacing w:line="276" w:lineRule="auto"/>
            </w:pPr>
            <w:r>
              <w:t>0xFE</w:t>
            </w:r>
          </w:p>
        </w:tc>
        <w:tc>
          <w:tcPr>
            <w:tcW w:w="3632" w:type="dxa"/>
            <w:tcBorders>
              <w:top w:val="single" w:sz="4" w:space="0" w:color="auto"/>
              <w:left w:val="single" w:sz="4" w:space="0" w:color="auto"/>
              <w:bottom w:val="single" w:sz="4" w:space="0" w:color="auto"/>
              <w:right w:val="single" w:sz="4" w:space="0" w:color="auto"/>
            </w:tcBorders>
          </w:tcPr>
          <w:p w14:paraId="58768D4D" w14:textId="77777777" w:rsidR="00EF4E05" w:rsidRDefault="00C73931" w:rsidP="0057767F">
            <w:pPr>
              <w:spacing w:line="276" w:lineRule="auto"/>
            </w:pPr>
          </w:p>
        </w:tc>
      </w:tr>
      <w:tr w:rsidR="00EF4E05" w14:paraId="48B9416C"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085C21F"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674FC2C" w14:textId="77777777" w:rsidR="00EF4E05" w:rsidRDefault="00980C5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30FB06D1" w14:textId="77777777" w:rsidR="00EF4E05" w:rsidRDefault="00980C5F" w:rsidP="0057767F">
            <w:pPr>
              <w:spacing w:line="276" w:lineRule="auto"/>
            </w:pPr>
            <w:r>
              <w:t>0xFF</w:t>
            </w:r>
          </w:p>
        </w:tc>
        <w:tc>
          <w:tcPr>
            <w:tcW w:w="3632" w:type="dxa"/>
            <w:tcBorders>
              <w:top w:val="single" w:sz="4" w:space="0" w:color="auto"/>
              <w:left w:val="single" w:sz="4" w:space="0" w:color="auto"/>
              <w:bottom w:val="single" w:sz="4" w:space="0" w:color="auto"/>
              <w:right w:val="single" w:sz="4" w:space="0" w:color="auto"/>
            </w:tcBorders>
          </w:tcPr>
          <w:p w14:paraId="294149CF" w14:textId="77777777" w:rsidR="00EF4E05" w:rsidRDefault="00C73931" w:rsidP="0057767F">
            <w:pPr>
              <w:spacing w:line="276" w:lineRule="auto"/>
            </w:pPr>
          </w:p>
        </w:tc>
      </w:tr>
      <w:tr w:rsidR="00EF4E05" w14:paraId="36B42B7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60FA10F" w14:textId="77777777" w:rsidR="00EF4E05" w:rsidRDefault="00C73931" w:rsidP="0057767F">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20A2613E" w14:textId="77777777" w:rsidR="00EF4E05" w:rsidRDefault="00C73931"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1079421F" w14:textId="77777777" w:rsidR="00EF4E05" w:rsidRDefault="00C73931" w:rsidP="0057767F">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16EA5464" w14:textId="77777777" w:rsidR="00EF4E05" w:rsidRDefault="00C73931" w:rsidP="0057767F">
            <w:pPr>
              <w:spacing w:line="276" w:lineRule="auto"/>
            </w:pPr>
          </w:p>
        </w:tc>
      </w:tr>
      <w:tr w:rsidR="00EF4E05" w14:paraId="77E83019"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38F525DD" w14:textId="77777777" w:rsidR="00EF4E05" w:rsidRDefault="00980C5F" w:rsidP="0057767F">
            <w:pPr>
              <w:spacing w:line="276" w:lineRule="auto"/>
            </w:pPr>
            <w:proofErr w:type="spellStart"/>
            <w:r>
              <w:t>StartIndex</w:t>
            </w:r>
            <w:proofErr w:type="spellEnd"/>
          </w:p>
        </w:tc>
        <w:tc>
          <w:tcPr>
            <w:tcW w:w="2520" w:type="dxa"/>
            <w:tcBorders>
              <w:top w:val="single" w:sz="4" w:space="0" w:color="auto"/>
              <w:left w:val="single" w:sz="4" w:space="0" w:color="auto"/>
              <w:bottom w:val="single" w:sz="4" w:space="0" w:color="auto"/>
              <w:right w:val="single" w:sz="4" w:space="0" w:color="auto"/>
            </w:tcBorders>
          </w:tcPr>
          <w:p w14:paraId="2FBA65C1" w14:textId="77777777" w:rsidR="00EF4E05" w:rsidRPr="00891839" w:rsidRDefault="00980C5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CDE681E" w14:textId="77777777" w:rsidR="00EF4E05" w:rsidRPr="00D460C8" w:rsidRDefault="00980C5F" w:rsidP="0057767F">
            <w:pPr>
              <w:spacing w:line="276" w:lineRule="auto"/>
              <w:rPr>
                <w:rFonts w:cs="Arial"/>
              </w:rPr>
            </w:pPr>
            <w:r>
              <w:rPr>
                <w:rFonts w:cs="Arial"/>
              </w:rPr>
              <w:t>-</w:t>
            </w:r>
          </w:p>
        </w:tc>
        <w:tc>
          <w:tcPr>
            <w:tcW w:w="3632" w:type="dxa"/>
            <w:tcBorders>
              <w:top w:val="single" w:sz="4" w:space="0" w:color="auto"/>
              <w:left w:val="single" w:sz="4" w:space="0" w:color="auto"/>
              <w:bottom w:val="single" w:sz="4" w:space="0" w:color="auto"/>
              <w:right w:val="single" w:sz="4" w:space="0" w:color="auto"/>
            </w:tcBorders>
          </w:tcPr>
          <w:p w14:paraId="1B4D19EC" w14:textId="77777777" w:rsidR="00EF4E05" w:rsidRDefault="00980C5F" w:rsidP="0057767F">
            <w:pPr>
              <w:spacing w:line="276" w:lineRule="auto"/>
            </w:pPr>
            <w:r>
              <w:t>The position in the list from which the request shall start</w:t>
            </w:r>
          </w:p>
        </w:tc>
      </w:tr>
      <w:tr w:rsidR="007B7220" w14:paraId="655E1D0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218A2638"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BE904FD" w14:textId="77777777" w:rsidR="007B7220" w:rsidRPr="00891839" w:rsidRDefault="00980C5F" w:rsidP="007B7220">
            <w:pPr>
              <w:spacing w:line="276" w:lineRule="auto"/>
              <w:rPr>
                <w:rFonts w:cs="Arial"/>
              </w:rPr>
            </w:pPr>
            <w:r>
              <w:t>Invalid</w:t>
            </w:r>
          </w:p>
        </w:tc>
        <w:tc>
          <w:tcPr>
            <w:tcW w:w="1440" w:type="dxa"/>
            <w:tcBorders>
              <w:top w:val="single" w:sz="4" w:space="0" w:color="auto"/>
              <w:left w:val="single" w:sz="4" w:space="0" w:color="auto"/>
              <w:bottom w:val="single" w:sz="4" w:space="0" w:color="auto"/>
              <w:right w:val="single" w:sz="4" w:space="0" w:color="auto"/>
            </w:tcBorders>
          </w:tcPr>
          <w:p w14:paraId="45714529" w14:textId="77777777" w:rsidR="007B7220" w:rsidRPr="00D460C8" w:rsidRDefault="00980C5F" w:rsidP="007B7220">
            <w:pPr>
              <w:spacing w:line="276" w:lineRule="auto"/>
              <w:rPr>
                <w:rFonts w:cs="Arial"/>
              </w:rPr>
            </w:pPr>
            <w:r>
              <w:t>0x00</w:t>
            </w:r>
          </w:p>
        </w:tc>
        <w:tc>
          <w:tcPr>
            <w:tcW w:w="3632" w:type="dxa"/>
            <w:tcBorders>
              <w:top w:val="single" w:sz="4" w:space="0" w:color="auto"/>
              <w:left w:val="single" w:sz="4" w:space="0" w:color="auto"/>
              <w:bottom w:val="single" w:sz="4" w:space="0" w:color="auto"/>
              <w:right w:val="single" w:sz="4" w:space="0" w:color="auto"/>
            </w:tcBorders>
          </w:tcPr>
          <w:p w14:paraId="25771B46" w14:textId="77777777" w:rsidR="007B7220" w:rsidRDefault="00C73931" w:rsidP="007B7220">
            <w:pPr>
              <w:spacing w:line="276" w:lineRule="auto"/>
            </w:pPr>
          </w:p>
        </w:tc>
      </w:tr>
      <w:tr w:rsidR="007B7220" w14:paraId="1863E965"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68D66A5"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9A7A97F" w14:textId="77777777" w:rsidR="007B7220" w:rsidRPr="00891839" w:rsidRDefault="00980C5F" w:rsidP="007B7220">
            <w:pPr>
              <w:spacing w:line="276" w:lineRule="auto"/>
              <w:rPr>
                <w:rFonts w:cs="Arial"/>
              </w:rPr>
            </w:pPr>
            <w:r>
              <w:t>1</w:t>
            </w:r>
          </w:p>
        </w:tc>
        <w:tc>
          <w:tcPr>
            <w:tcW w:w="1440" w:type="dxa"/>
            <w:tcBorders>
              <w:top w:val="single" w:sz="4" w:space="0" w:color="auto"/>
              <w:left w:val="single" w:sz="4" w:space="0" w:color="auto"/>
              <w:bottom w:val="single" w:sz="4" w:space="0" w:color="auto"/>
              <w:right w:val="single" w:sz="4" w:space="0" w:color="auto"/>
            </w:tcBorders>
          </w:tcPr>
          <w:p w14:paraId="101E5A03" w14:textId="77777777" w:rsidR="007B7220" w:rsidRPr="00D460C8" w:rsidRDefault="00980C5F" w:rsidP="007B7220">
            <w:pPr>
              <w:spacing w:line="276" w:lineRule="auto"/>
              <w:rPr>
                <w:rFonts w:cs="Arial"/>
              </w:rPr>
            </w:pPr>
            <w:r>
              <w:t>0x01</w:t>
            </w:r>
          </w:p>
        </w:tc>
        <w:tc>
          <w:tcPr>
            <w:tcW w:w="3632" w:type="dxa"/>
            <w:tcBorders>
              <w:top w:val="single" w:sz="4" w:space="0" w:color="auto"/>
              <w:left w:val="single" w:sz="4" w:space="0" w:color="auto"/>
              <w:bottom w:val="single" w:sz="4" w:space="0" w:color="auto"/>
              <w:right w:val="single" w:sz="4" w:space="0" w:color="auto"/>
            </w:tcBorders>
          </w:tcPr>
          <w:p w14:paraId="776FD5A4" w14:textId="77777777" w:rsidR="007B7220" w:rsidRDefault="00C73931" w:rsidP="007B7220">
            <w:pPr>
              <w:spacing w:line="276" w:lineRule="auto"/>
            </w:pPr>
          </w:p>
        </w:tc>
      </w:tr>
      <w:tr w:rsidR="007B7220" w14:paraId="0B818FC1"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4BFD820F"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7736665" w14:textId="77777777" w:rsidR="007B7220" w:rsidRPr="00891839" w:rsidRDefault="00980C5F" w:rsidP="007B7220">
            <w:pPr>
              <w:spacing w:line="276" w:lineRule="auto"/>
              <w:rPr>
                <w:rFonts w:cs="Arial"/>
              </w:rPr>
            </w:pPr>
            <w:r>
              <w:t>2</w:t>
            </w:r>
          </w:p>
        </w:tc>
        <w:tc>
          <w:tcPr>
            <w:tcW w:w="1440" w:type="dxa"/>
            <w:tcBorders>
              <w:top w:val="single" w:sz="4" w:space="0" w:color="auto"/>
              <w:left w:val="single" w:sz="4" w:space="0" w:color="auto"/>
              <w:bottom w:val="single" w:sz="4" w:space="0" w:color="auto"/>
              <w:right w:val="single" w:sz="4" w:space="0" w:color="auto"/>
            </w:tcBorders>
          </w:tcPr>
          <w:p w14:paraId="012C0E95" w14:textId="77777777" w:rsidR="007B7220" w:rsidRPr="00D460C8" w:rsidRDefault="00980C5F" w:rsidP="007B7220">
            <w:pPr>
              <w:spacing w:line="276" w:lineRule="auto"/>
              <w:rPr>
                <w:rFonts w:cs="Arial"/>
              </w:rPr>
            </w:pPr>
            <w:r>
              <w:t>0x02</w:t>
            </w:r>
          </w:p>
        </w:tc>
        <w:tc>
          <w:tcPr>
            <w:tcW w:w="3632" w:type="dxa"/>
            <w:tcBorders>
              <w:top w:val="single" w:sz="4" w:space="0" w:color="auto"/>
              <w:left w:val="single" w:sz="4" w:space="0" w:color="auto"/>
              <w:bottom w:val="single" w:sz="4" w:space="0" w:color="auto"/>
              <w:right w:val="single" w:sz="4" w:space="0" w:color="auto"/>
            </w:tcBorders>
          </w:tcPr>
          <w:p w14:paraId="12380E19" w14:textId="77777777" w:rsidR="007B7220" w:rsidRDefault="00C73931" w:rsidP="007B7220">
            <w:pPr>
              <w:spacing w:line="276" w:lineRule="auto"/>
            </w:pPr>
          </w:p>
        </w:tc>
      </w:tr>
      <w:tr w:rsidR="007B7220" w14:paraId="648C9F96"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474A6B6"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A2C49CF" w14:textId="77777777" w:rsidR="007B7220" w:rsidRPr="00891839" w:rsidRDefault="00980C5F" w:rsidP="007B7220">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60183013" w14:textId="77777777" w:rsidR="007B7220" w:rsidRPr="00D460C8" w:rsidRDefault="00C73931" w:rsidP="007B7220">
            <w:pPr>
              <w:spacing w:line="276" w:lineRule="auto"/>
              <w:rPr>
                <w:rFonts w:cs="Arial"/>
              </w:rPr>
            </w:pPr>
          </w:p>
        </w:tc>
        <w:tc>
          <w:tcPr>
            <w:tcW w:w="3632" w:type="dxa"/>
            <w:tcBorders>
              <w:top w:val="single" w:sz="4" w:space="0" w:color="auto"/>
              <w:left w:val="single" w:sz="4" w:space="0" w:color="auto"/>
              <w:bottom w:val="single" w:sz="4" w:space="0" w:color="auto"/>
              <w:right w:val="single" w:sz="4" w:space="0" w:color="auto"/>
            </w:tcBorders>
          </w:tcPr>
          <w:p w14:paraId="1AF92EFF" w14:textId="77777777" w:rsidR="007B7220" w:rsidRDefault="00C73931" w:rsidP="007B7220">
            <w:pPr>
              <w:spacing w:line="276" w:lineRule="auto"/>
            </w:pPr>
          </w:p>
        </w:tc>
      </w:tr>
      <w:tr w:rsidR="007B7220" w14:paraId="727E1FCD"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01D32B1E"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D29C769" w14:textId="77777777" w:rsidR="007B7220" w:rsidRPr="00891839" w:rsidRDefault="00980C5F" w:rsidP="007B7220">
            <w:pPr>
              <w:spacing w:line="276" w:lineRule="auto"/>
              <w:rPr>
                <w:rFonts w:cs="Arial"/>
              </w:rPr>
            </w:pPr>
            <w:r>
              <w:t>254</w:t>
            </w:r>
          </w:p>
        </w:tc>
        <w:tc>
          <w:tcPr>
            <w:tcW w:w="1440" w:type="dxa"/>
            <w:tcBorders>
              <w:top w:val="single" w:sz="4" w:space="0" w:color="auto"/>
              <w:left w:val="single" w:sz="4" w:space="0" w:color="auto"/>
              <w:bottom w:val="single" w:sz="4" w:space="0" w:color="auto"/>
              <w:right w:val="single" w:sz="4" w:space="0" w:color="auto"/>
            </w:tcBorders>
          </w:tcPr>
          <w:p w14:paraId="66D3D2BF" w14:textId="77777777" w:rsidR="007B7220" w:rsidRPr="00D460C8" w:rsidRDefault="00980C5F" w:rsidP="007B7220">
            <w:pPr>
              <w:spacing w:line="276" w:lineRule="auto"/>
              <w:rPr>
                <w:rFonts w:cs="Arial"/>
              </w:rPr>
            </w:pPr>
            <w:r>
              <w:t>0xFE</w:t>
            </w:r>
          </w:p>
        </w:tc>
        <w:tc>
          <w:tcPr>
            <w:tcW w:w="3632" w:type="dxa"/>
            <w:tcBorders>
              <w:top w:val="single" w:sz="4" w:space="0" w:color="auto"/>
              <w:left w:val="single" w:sz="4" w:space="0" w:color="auto"/>
              <w:bottom w:val="single" w:sz="4" w:space="0" w:color="auto"/>
              <w:right w:val="single" w:sz="4" w:space="0" w:color="auto"/>
            </w:tcBorders>
          </w:tcPr>
          <w:p w14:paraId="6748E4CB" w14:textId="77777777" w:rsidR="007B7220" w:rsidRDefault="00C73931" w:rsidP="007B7220">
            <w:pPr>
              <w:spacing w:line="276" w:lineRule="auto"/>
            </w:pPr>
          </w:p>
        </w:tc>
      </w:tr>
      <w:tr w:rsidR="007B7220" w14:paraId="5B923833" w14:textId="77777777" w:rsidTr="0057767F">
        <w:trPr>
          <w:jc w:val="center"/>
        </w:trPr>
        <w:tc>
          <w:tcPr>
            <w:tcW w:w="1975" w:type="dxa"/>
            <w:tcBorders>
              <w:top w:val="single" w:sz="4" w:space="0" w:color="auto"/>
              <w:left w:val="single" w:sz="4" w:space="0" w:color="auto"/>
              <w:bottom w:val="single" w:sz="4" w:space="0" w:color="auto"/>
              <w:right w:val="single" w:sz="4" w:space="0" w:color="auto"/>
            </w:tcBorders>
          </w:tcPr>
          <w:p w14:paraId="6B96F66D" w14:textId="77777777" w:rsidR="007B7220" w:rsidRDefault="00C73931" w:rsidP="007B72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978B6A6" w14:textId="77777777" w:rsidR="007B7220" w:rsidRPr="00891839" w:rsidRDefault="00980C5F" w:rsidP="007B7220">
            <w:pPr>
              <w:spacing w:line="276" w:lineRule="auto"/>
              <w:rPr>
                <w:rFonts w:cs="Arial"/>
              </w:rPr>
            </w:pPr>
            <w:r>
              <w:t>No Entry</w:t>
            </w:r>
          </w:p>
        </w:tc>
        <w:tc>
          <w:tcPr>
            <w:tcW w:w="1440" w:type="dxa"/>
            <w:tcBorders>
              <w:top w:val="single" w:sz="4" w:space="0" w:color="auto"/>
              <w:left w:val="single" w:sz="4" w:space="0" w:color="auto"/>
              <w:bottom w:val="single" w:sz="4" w:space="0" w:color="auto"/>
              <w:right w:val="single" w:sz="4" w:space="0" w:color="auto"/>
            </w:tcBorders>
          </w:tcPr>
          <w:p w14:paraId="4703CC4E" w14:textId="77777777" w:rsidR="007B7220" w:rsidRPr="00D460C8" w:rsidRDefault="00980C5F" w:rsidP="007B7220">
            <w:pPr>
              <w:spacing w:line="276" w:lineRule="auto"/>
              <w:rPr>
                <w:rFonts w:cs="Arial"/>
              </w:rPr>
            </w:pPr>
            <w:r>
              <w:t>0xFF</w:t>
            </w:r>
          </w:p>
        </w:tc>
        <w:tc>
          <w:tcPr>
            <w:tcW w:w="3632" w:type="dxa"/>
            <w:tcBorders>
              <w:top w:val="single" w:sz="4" w:space="0" w:color="auto"/>
              <w:left w:val="single" w:sz="4" w:space="0" w:color="auto"/>
              <w:bottom w:val="single" w:sz="4" w:space="0" w:color="auto"/>
              <w:right w:val="single" w:sz="4" w:space="0" w:color="auto"/>
            </w:tcBorders>
          </w:tcPr>
          <w:p w14:paraId="77C1A98B" w14:textId="77777777" w:rsidR="007B7220" w:rsidRDefault="00C73931" w:rsidP="007B7220">
            <w:pPr>
              <w:spacing w:line="276" w:lineRule="auto"/>
            </w:pPr>
          </w:p>
        </w:tc>
      </w:tr>
    </w:tbl>
    <w:p w14:paraId="1382DC5D" w14:textId="77777777" w:rsidR="0002671A" w:rsidRDefault="00C73931"/>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BF559E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E4C9B7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F6870F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E87EBA9" w14:textId="77777777" w:rsidR="00D90FFA" w:rsidRPr="00AC15C4" w:rsidRDefault="00C73931" w:rsidP="0081629B">
            <w:pPr>
              <w:rPr>
                <w:vanish/>
                <w:color w:val="000000" w:themeColor="text1"/>
              </w:rPr>
            </w:pPr>
          </w:p>
        </w:tc>
      </w:tr>
    </w:tbl>
    <w:p w14:paraId="34C25A8B" w14:textId="77777777" w:rsidR="00406F39" w:rsidRDefault="00980C5F" w:rsidP="00AC15C4">
      <w:pPr>
        <w:pStyle w:val="Heading3"/>
      </w:pPr>
      <w:bookmarkStart w:id="18" w:name="_Toc78592575"/>
      <w:r w:rsidRPr="00B9479B">
        <w:t>ENMEM-IIR-REQ-099363/H-</w:t>
      </w:r>
      <w:proofErr w:type="spellStart"/>
      <w:r w:rsidRPr="00B9479B">
        <w:t>EnhancedMemoryInterfaceClient_Rx</w:t>
      </w:r>
      <w:bookmarkEnd w:id="18"/>
      <w:proofErr w:type="spellEnd"/>
    </w:p>
    <w:p w14:paraId="1F1863C9" w14:textId="77777777" w:rsidR="00500605" w:rsidRDefault="00980C5F" w:rsidP="00500605">
      <w:pPr>
        <w:rPr>
          <w:rFonts w:eastAsia="MS Mincho" w:cs="Arial"/>
        </w:rPr>
      </w:pPr>
      <w:r>
        <w:rPr>
          <w:rFonts w:eastAsia="MS Mincho" w:cs="Arial"/>
        </w:rPr>
        <w:t xml:space="preserve">The </w:t>
      </w:r>
      <w:proofErr w:type="spellStart"/>
      <w:r>
        <w:rPr>
          <w:rFonts w:eastAsia="MS Mincho" w:cs="Arial"/>
        </w:rPr>
        <w:t>EnhancedMemoryInterfaceClient_Rx</w:t>
      </w:r>
      <w:proofErr w:type="spellEnd"/>
      <w:r>
        <w:rPr>
          <w:rFonts w:eastAsia="MS Mincho" w:cs="Arial"/>
        </w:rPr>
        <w:t xml:space="preserve"> represents all the Enhanced Memory feature related signals received by the EnhancedMemoryInterfaceClient object. The below table represents the mapping of the logical signal names (as described in this specification) to the global GSDB signal names.</w:t>
      </w:r>
    </w:p>
    <w:p w14:paraId="05B8CEF8" w14:textId="77777777" w:rsidR="006571A1" w:rsidRDefault="00C73931" w:rsidP="00500605">
      <w:pPr>
        <w:rPr>
          <w:rFonts w:eastAsia="MS Mincho" w:cs="Arial"/>
        </w:rPr>
      </w:pPr>
    </w:p>
    <w:tbl>
      <w:tblPr>
        <w:tblW w:w="7229" w:type="dxa"/>
        <w:jc w:val="center"/>
        <w:tblLook w:val="04A0" w:firstRow="1" w:lastRow="0" w:firstColumn="1" w:lastColumn="0" w:noHBand="0" w:noVBand="1"/>
      </w:tblPr>
      <w:tblGrid>
        <w:gridCol w:w="2817"/>
        <w:gridCol w:w="1984"/>
        <w:gridCol w:w="2529"/>
      </w:tblGrid>
      <w:tr w:rsidR="006571A1" w:rsidRPr="006571A1" w14:paraId="60805251"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8B55F" w14:textId="77777777" w:rsidR="006571A1" w:rsidRPr="006571A1" w:rsidRDefault="00980C5F" w:rsidP="00C679E6">
            <w:pPr>
              <w:rPr>
                <w:rFonts w:cs="Arial"/>
                <w:b/>
                <w:bCs/>
                <w:color w:val="000000"/>
              </w:rPr>
            </w:pPr>
            <w:r w:rsidRPr="006571A1">
              <w:rPr>
                <w:rFonts w:cs="Arial"/>
                <w:b/>
                <w:bCs/>
                <w:color w:val="000000"/>
              </w:rPr>
              <w:t>Logical Signal Name</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0382B69C" w14:textId="77777777" w:rsidR="006571A1" w:rsidRPr="006571A1" w:rsidRDefault="00980C5F" w:rsidP="00C679E6">
            <w:pPr>
              <w:rPr>
                <w:rFonts w:cs="Arial"/>
                <w:b/>
                <w:bCs/>
                <w:color w:val="000000"/>
              </w:rPr>
            </w:pPr>
            <w:r w:rsidRPr="006571A1">
              <w:rPr>
                <w:rFonts w:cs="Arial"/>
                <w:b/>
                <w:bCs/>
                <w:color w:val="000000"/>
              </w:rPr>
              <w:t>Parameter Name</w:t>
            </w:r>
          </w:p>
        </w:tc>
        <w:tc>
          <w:tcPr>
            <w:tcW w:w="2428" w:type="dxa"/>
            <w:tcBorders>
              <w:top w:val="single" w:sz="4" w:space="0" w:color="auto"/>
              <w:left w:val="nil"/>
              <w:bottom w:val="single" w:sz="4" w:space="0" w:color="auto"/>
              <w:right w:val="single" w:sz="4" w:space="0" w:color="auto"/>
            </w:tcBorders>
            <w:shd w:val="clear" w:color="auto" w:fill="auto"/>
            <w:noWrap/>
            <w:vAlign w:val="center"/>
            <w:hideMark/>
          </w:tcPr>
          <w:p w14:paraId="48A441E2" w14:textId="77777777" w:rsidR="006571A1" w:rsidRPr="006571A1" w:rsidRDefault="00980C5F" w:rsidP="00C679E6">
            <w:pPr>
              <w:rPr>
                <w:rFonts w:cs="Arial"/>
                <w:b/>
                <w:bCs/>
                <w:color w:val="000000"/>
              </w:rPr>
            </w:pPr>
            <w:r w:rsidRPr="006571A1">
              <w:rPr>
                <w:rFonts w:cs="Arial"/>
                <w:b/>
                <w:bCs/>
                <w:color w:val="000000"/>
              </w:rPr>
              <w:t>GSDB Signal Name</w:t>
            </w:r>
          </w:p>
        </w:tc>
      </w:tr>
      <w:tr w:rsidR="00D5726A" w:rsidRPr="006571A1" w14:paraId="51E92C89"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E2D7C0" w14:textId="77777777" w:rsidR="00D5726A" w:rsidRPr="006571A1" w:rsidRDefault="00980C5F" w:rsidP="00C679E6">
            <w:pPr>
              <w:rPr>
                <w:rFonts w:cs="Arial"/>
                <w:color w:val="000000"/>
              </w:rPr>
            </w:pPr>
            <w:proofErr w:type="spellStart"/>
            <w:r w:rsidRPr="006571A1">
              <w:rPr>
                <w:rFonts w:cs="Arial"/>
                <w:color w:val="000000"/>
              </w:rPr>
              <w:t>ActivePersonality_St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A7BB0EC" w14:textId="77777777" w:rsidR="00D5726A" w:rsidRPr="006571A1" w:rsidRDefault="00980C5F" w:rsidP="00C679E6">
            <w:pPr>
              <w:rPr>
                <w:rFonts w:cs="Arial"/>
                <w:color w:val="000000"/>
              </w:rPr>
            </w:pPr>
            <w:r w:rsidRPr="006571A1">
              <w:rPr>
                <w:rFonts w:cs="Arial"/>
                <w:color w:val="000000"/>
              </w:rPr>
              <w:t>PersIndex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63F3536" w14:textId="77777777" w:rsidR="00D5726A" w:rsidRPr="00624806" w:rsidRDefault="00980C5F" w:rsidP="00C679E6">
            <w:pPr>
              <w:rPr>
                <w:rFonts w:cs="Arial"/>
                <w:color w:val="000000"/>
              </w:rPr>
            </w:pPr>
            <w:proofErr w:type="spellStart"/>
            <w:r w:rsidRPr="00624806">
              <w:rPr>
                <w:rFonts w:cs="Arial"/>
                <w:color w:val="000000"/>
              </w:rPr>
              <w:t>PersNo_D_Actl</w:t>
            </w:r>
            <w:proofErr w:type="spellEnd"/>
            <w:r w:rsidRPr="00624806">
              <w:rPr>
                <w:rFonts w:cs="Arial"/>
                <w:color w:val="000000"/>
              </w:rPr>
              <w:t xml:space="preserve"> </w:t>
            </w:r>
          </w:p>
        </w:tc>
      </w:tr>
      <w:tr w:rsidR="00D5726A" w:rsidRPr="00784E39" w14:paraId="4886DCCF" w14:textId="77777777" w:rsidTr="00EA344E">
        <w:trPr>
          <w:trHeight w:val="255"/>
          <w:jc w:val="center"/>
        </w:trPr>
        <w:tc>
          <w:tcPr>
            <w:tcW w:w="2817" w:type="dxa"/>
            <w:tcBorders>
              <w:top w:val="single" w:sz="4" w:space="0" w:color="auto"/>
              <w:left w:val="single" w:sz="4" w:space="0" w:color="auto"/>
              <w:bottom w:val="nil"/>
              <w:right w:val="single" w:sz="4" w:space="0" w:color="auto"/>
            </w:tcBorders>
            <w:shd w:val="clear" w:color="auto" w:fill="auto"/>
            <w:noWrap/>
            <w:vAlign w:val="center"/>
            <w:hideMark/>
          </w:tcPr>
          <w:p w14:paraId="795E6E64" w14:textId="77777777" w:rsidR="00D5726A" w:rsidRPr="00784E39" w:rsidRDefault="00980C5F" w:rsidP="00C679E6">
            <w:pPr>
              <w:rPr>
                <w:rFonts w:cs="Arial"/>
                <w:color w:val="000000"/>
              </w:rPr>
            </w:pPr>
            <w:proofErr w:type="spellStart"/>
            <w:r w:rsidRPr="00784E39">
              <w:rPr>
                <w:rFonts w:cs="Arial"/>
                <w:color w:val="000000"/>
              </w:rPr>
              <w:t>EnMemButtonPairing_St</w:t>
            </w:r>
            <w:proofErr w:type="spellEnd"/>
          </w:p>
        </w:tc>
        <w:tc>
          <w:tcPr>
            <w:tcW w:w="1984" w:type="dxa"/>
            <w:tcBorders>
              <w:top w:val="single" w:sz="4" w:space="0" w:color="auto"/>
              <w:left w:val="nil"/>
              <w:bottom w:val="nil"/>
              <w:right w:val="single" w:sz="4" w:space="0" w:color="auto"/>
            </w:tcBorders>
            <w:shd w:val="clear" w:color="auto" w:fill="auto"/>
            <w:noWrap/>
            <w:vAlign w:val="center"/>
            <w:hideMark/>
          </w:tcPr>
          <w:p w14:paraId="36BDDE60" w14:textId="77777777" w:rsidR="00D5726A" w:rsidRPr="00784E39" w:rsidRDefault="00980C5F" w:rsidP="00C679E6">
            <w:pPr>
              <w:rPr>
                <w:rFonts w:cs="Arial"/>
                <w:color w:val="000000"/>
              </w:rPr>
            </w:pPr>
            <w:proofErr w:type="spellStart"/>
            <w:r w:rsidRPr="00784E39">
              <w:rPr>
                <w:rFonts w:cs="Arial"/>
                <w:color w:val="000000"/>
              </w:rPr>
              <w:t>ButtonPairing</w:t>
            </w:r>
            <w:proofErr w:type="spellEnd"/>
            <w:r w:rsidRPr="00784E39">
              <w:rPr>
                <w:rFonts w:cs="Arial"/>
                <w:color w:val="000000"/>
              </w:rPr>
              <w:t xml:space="preserve"> </w:t>
            </w:r>
          </w:p>
        </w:tc>
        <w:tc>
          <w:tcPr>
            <w:tcW w:w="2428" w:type="dxa"/>
            <w:tcBorders>
              <w:top w:val="single" w:sz="4" w:space="0" w:color="auto"/>
              <w:left w:val="nil"/>
              <w:bottom w:val="nil"/>
              <w:right w:val="single" w:sz="4" w:space="0" w:color="auto"/>
            </w:tcBorders>
            <w:shd w:val="clear" w:color="auto" w:fill="auto"/>
            <w:noWrap/>
            <w:vAlign w:val="center"/>
            <w:hideMark/>
          </w:tcPr>
          <w:p w14:paraId="2D08E005" w14:textId="77777777" w:rsidR="00D5726A" w:rsidRPr="00784E39" w:rsidRDefault="00980C5F" w:rsidP="00C679E6">
            <w:pPr>
              <w:rPr>
                <w:rFonts w:cs="Arial"/>
                <w:color w:val="000000"/>
              </w:rPr>
            </w:pPr>
            <w:proofErr w:type="spellStart"/>
            <w:r w:rsidRPr="00784E39">
              <w:rPr>
                <w:rFonts w:cs="Arial"/>
                <w:color w:val="000000"/>
              </w:rPr>
              <w:t>EmButtn_D_Stat</w:t>
            </w:r>
            <w:proofErr w:type="spellEnd"/>
          </w:p>
        </w:tc>
      </w:tr>
      <w:tr w:rsidR="00D5726A" w:rsidRPr="00784E39" w14:paraId="7614D3CA" w14:textId="77777777" w:rsidTr="00EA344E">
        <w:trPr>
          <w:trHeight w:val="255"/>
          <w:jc w:val="center"/>
        </w:trPr>
        <w:tc>
          <w:tcPr>
            <w:tcW w:w="2817"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78D1C57E" w14:textId="77777777" w:rsidR="00D5726A" w:rsidRPr="00784E39" w:rsidRDefault="00980C5F" w:rsidP="00C679E6">
            <w:pPr>
              <w:rPr>
                <w:rFonts w:cs="Arial"/>
                <w:color w:val="000000"/>
              </w:rPr>
            </w:pPr>
            <w:r w:rsidRPr="00784E39">
              <w:rPr>
                <w:rFonts w:cs="Arial"/>
                <w:color w:val="000000"/>
              </w:rPr>
              <w:t>EnMemKeyPairing_St</w:t>
            </w:r>
          </w:p>
        </w:tc>
        <w:tc>
          <w:tcPr>
            <w:tcW w:w="1984" w:type="dxa"/>
            <w:tcBorders>
              <w:top w:val="single" w:sz="4" w:space="0" w:color="auto"/>
              <w:left w:val="nil"/>
              <w:bottom w:val="nil"/>
              <w:right w:val="single" w:sz="4" w:space="0" w:color="auto"/>
            </w:tcBorders>
            <w:shd w:val="clear" w:color="auto" w:fill="auto"/>
            <w:noWrap/>
            <w:vAlign w:val="center"/>
            <w:hideMark/>
          </w:tcPr>
          <w:p w14:paraId="229259E0" w14:textId="77777777" w:rsidR="00D5726A" w:rsidRPr="00784E39" w:rsidRDefault="00980C5F" w:rsidP="00C679E6">
            <w:pPr>
              <w:rPr>
                <w:rFonts w:cs="Arial"/>
                <w:color w:val="000000"/>
              </w:rPr>
            </w:pPr>
            <w:r w:rsidRPr="00784E39">
              <w:rPr>
                <w:rFonts w:cs="Arial"/>
                <w:color w:val="000000"/>
              </w:rPr>
              <w:t>PersIndex</w:t>
            </w:r>
          </w:p>
        </w:tc>
        <w:tc>
          <w:tcPr>
            <w:tcW w:w="2428" w:type="dxa"/>
            <w:tcBorders>
              <w:top w:val="single" w:sz="4" w:space="0" w:color="auto"/>
              <w:left w:val="nil"/>
              <w:bottom w:val="nil"/>
              <w:right w:val="single" w:sz="4" w:space="0" w:color="auto"/>
            </w:tcBorders>
            <w:shd w:val="clear" w:color="auto" w:fill="auto"/>
            <w:noWrap/>
            <w:vAlign w:val="center"/>
            <w:hideMark/>
          </w:tcPr>
          <w:p w14:paraId="638EBDD1" w14:textId="77777777" w:rsidR="00D5726A" w:rsidRPr="00784E39" w:rsidRDefault="00980C5F" w:rsidP="00C679E6">
            <w:pPr>
              <w:rPr>
                <w:rFonts w:cs="Arial"/>
                <w:color w:val="000000"/>
              </w:rPr>
            </w:pPr>
            <w:proofErr w:type="spellStart"/>
            <w:r w:rsidRPr="00784E39">
              <w:rPr>
                <w:rFonts w:cs="Arial"/>
                <w:color w:val="000000"/>
              </w:rPr>
              <w:t>EmPrflNo_D_Stat</w:t>
            </w:r>
            <w:proofErr w:type="spellEnd"/>
          </w:p>
        </w:tc>
      </w:tr>
      <w:tr w:rsidR="00D5726A" w:rsidRPr="00784E39" w14:paraId="5B8C58CE" w14:textId="77777777" w:rsidTr="00EA344E">
        <w:trPr>
          <w:trHeight w:val="255"/>
          <w:jc w:val="center"/>
        </w:trPr>
        <w:tc>
          <w:tcPr>
            <w:tcW w:w="2817" w:type="dxa"/>
            <w:vMerge/>
            <w:tcBorders>
              <w:top w:val="single" w:sz="4" w:space="0" w:color="auto"/>
              <w:left w:val="single" w:sz="4" w:space="0" w:color="auto"/>
              <w:bottom w:val="nil"/>
              <w:right w:val="single" w:sz="4" w:space="0" w:color="auto"/>
            </w:tcBorders>
            <w:vAlign w:val="center"/>
            <w:hideMark/>
          </w:tcPr>
          <w:p w14:paraId="180DD68F" w14:textId="77777777" w:rsidR="00D5726A" w:rsidRPr="00784E39" w:rsidRDefault="00C73931" w:rsidP="00C679E6">
            <w:pPr>
              <w:rPr>
                <w:rFonts w:cs="Arial"/>
                <w:color w:val="000000"/>
              </w:rPr>
            </w:pPr>
          </w:p>
        </w:tc>
        <w:tc>
          <w:tcPr>
            <w:tcW w:w="1984" w:type="dxa"/>
            <w:tcBorders>
              <w:top w:val="single" w:sz="4" w:space="0" w:color="auto"/>
              <w:left w:val="nil"/>
              <w:bottom w:val="nil"/>
              <w:right w:val="single" w:sz="4" w:space="0" w:color="auto"/>
            </w:tcBorders>
            <w:shd w:val="clear" w:color="auto" w:fill="auto"/>
            <w:noWrap/>
            <w:vAlign w:val="center"/>
            <w:hideMark/>
          </w:tcPr>
          <w:p w14:paraId="65ECEE42" w14:textId="77777777" w:rsidR="00D5726A" w:rsidRPr="00784E39" w:rsidRDefault="00980C5F" w:rsidP="00C679E6">
            <w:pPr>
              <w:rPr>
                <w:rFonts w:cs="Arial"/>
                <w:color w:val="000000"/>
              </w:rPr>
            </w:pPr>
            <w:r w:rsidRPr="00784E39">
              <w:rPr>
                <w:rFonts w:cs="Arial"/>
                <w:color w:val="000000"/>
              </w:rPr>
              <w:t>KeyPairing</w:t>
            </w:r>
          </w:p>
        </w:tc>
        <w:tc>
          <w:tcPr>
            <w:tcW w:w="2428" w:type="dxa"/>
            <w:tcBorders>
              <w:top w:val="single" w:sz="4" w:space="0" w:color="auto"/>
              <w:left w:val="nil"/>
              <w:bottom w:val="nil"/>
              <w:right w:val="single" w:sz="4" w:space="0" w:color="auto"/>
            </w:tcBorders>
            <w:shd w:val="clear" w:color="auto" w:fill="auto"/>
            <w:noWrap/>
            <w:vAlign w:val="center"/>
            <w:hideMark/>
          </w:tcPr>
          <w:p w14:paraId="4D7D50AA" w14:textId="77777777" w:rsidR="00D5726A" w:rsidRPr="00784E39" w:rsidRDefault="00980C5F" w:rsidP="00C679E6">
            <w:pPr>
              <w:rPr>
                <w:rFonts w:cs="Arial"/>
                <w:color w:val="000000"/>
              </w:rPr>
            </w:pPr>
            <w:proofErr w:type="spellStart"/>
            <w:r w:rsidRPr="00784E39">
              <w:rPr>
                <w:rFonts w:cs="Arial"/>
                <w:color w:val="000000"/>
              </w:rPr>
              <w:t>EmPrflKeyAssoc_D_Stat</w:t>
            </w:r>
            <w:proofErr w:type="spellEnd"/>
          </w:p>
        </w:tc>
      </w:tr>
      <w:tr w:rsidR="00D5726A" w:rsidRPr="00784E39" w14:paraId="372B0879"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37C8E1" w14:textId="77777777" w:rsidR="00D5726A" w:rsidRPr="00784E39" w:rsidRDefault="00980C5F" w:rsidP="00C679E6">
            <w:pPr>
              <w:rPr>
                <w:rFonts w:cs="Arial"/>
                <w:color w:val="000000"/>
              </w:rPr>
            </w:pPr>
            <w:r w:rsidRPr="00784E39">
              <w:rPr>
                <w:rFonts w:cs="Arial"/>
                <w:color w:val="000000"/>
              </w:rPr>
              <w:t>InfotainmentPersStore_St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212224C0" w14:textId="77777777" w:rsidR="00D5726A" w:rsidRPr="00784E39" w:rsidRDefault="00980C5F" w:rsidP="00C679E6">
            <w:pPr>
              <w:rPr>
                <w:rFonts w:cs="Arial"/>
                <w:color w:val="000000"/>
              </w:rPr>
            </w:pPr>
            <w:r w:rsidRPr="00784E39">
              <w:rPr>
                <w:rFonts w:cs="Arial"/>
                <w:color w:val="000000"/>
              </w:rPr>
              <w:t>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35E89864" w14:textId="77777777" w:rsidR="00D5726A" w:rsidRPr="00784E39" w:rsidRDefault="00980C5F" w:rsidP="00C679E6">
            <w:pPr>
              <w:rPr>
                <w:rFonts w:cs="Arial"/>
                <w:color w:val="000000"/>
              </w:rPr>
            </w:pPr>
            <w:proofErr w:type="spellStart"/>
            <w:r w:rsidRPr="00784E39">
              <w:rPr>
                <w:rFonts w:cs="Arial"/>
                <w:color w:val="000000"/>
              </w:rPr>
              <w:t>PersStore_D_Actl</w:t>
            </w:r>
            <w:proofErr w:type="spellEnd"/>
            <w:r w:rsidRPr="00784E39">
              <w:rPr>
                <w:rFonts w:cs="Arial"/>
                <w:color w:val="000000"/>
              </w:rPr>
              <w:t xml:space="preserve"> </w:t>
            </w:r>
          </w:p>
        </w:tc>
      </w:tr>
      <w:tr w:rsidR="00D5726A" w:rsidRPr="00784E39" w14:paraId="684E3CC2"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0E320" w14:textId="77777777" w:rsidR="00D5726A" w:rsidRPr="00784E39" w:rsidRDefault="00980C5F" w:rsidP="00C679E6">
            <w:pPr>
              <w:rPr>
                <w:rFonts w:cs="Arial"/>
                <w:color w:val="000000"/>
              </w:rPr>
            </w:pPr>
            <w:proofErr w:type="spellStart"/>
            <w:r w:rsidRPr="00784E39">
              <w:rPr>
                <w:rFonts w:cs="Arial"/>
                <w:color w:val="000000"/>
              </w:rPr>
              <w:t>PersonalityRecallCount_St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1C45FBF3" w14:textId="77777777" w:rsidR="00D5726A" w:rsidRPr="00784E39" w:rsidRDefault="00980C5F" w:rsidP="00C679E6">
            <w:pPr>
              <w:rPr>
                <w:rFonts w:cs="Arial"/>
                <w:color w:val="000000"/>
              </w:rPr>
            </w:pPr>
            <w:proofErr w:type="spellStart"/>
            <w:r w:rsidRPr="00784E39">
              <w:rPr>
                <w:rFonts w:cs="Arial"/>
                <w:color w:val="000000"/>
              </w:rPr>
              <w:t>CountValue</w:t>
            </w:r>
            <w:proofErr w:type="spellEnd"/>
          </w:p>
        </w:tc>
        <w:tc>
          <w:tcPr>
            <w:tcW w:w="2428" w:type="dxa"/>
            <w:tcBorders>
              <w:top w:val="single" w:sz="4" w:space="0" w:color="auto"/>
              <w:left w:val="nil"/>
              <w:bottom w:val="single" w:sz="4" w:space="0" w:color="auto"/>
              <w:right w:val="single" w:sz="4" w:space="0" w:color="auto"/>
            </w:tcBorders>
            <w:shd w:val="clear" w:color="auto" w:fill="auto"/>
            <w:noWrap/>
            <w:vAlign w:val="center"/>
            <w:hideMark/>
          </w:tcPr>
          <w:p w14:paraId="43DF4B08" w14:textId="77777777" w:rsidR="00D5726A" w:rsidRPr="00784E39" w:rsidRDefault="00980C5F" w:rsidP="00C679E6">
            <w:pPr>
              <w:rPr>
                <w:rFonts w:cs="Arial"/>
                <w:color w:val="000000"/>
              </w:rPr>
            </w:pPr>
            <w:proofErr w:type="spellStart"/>
            <w:r w:rsidRPr="00784E39">
              <w:rPr>
                <w:rFonts w:cs="Arial"/>
                <w:color w:val="000000"/>
              </w:rPr>
              <w:t>RecallEvent_No_Cnt</w:t>
            </w:r>
            <w:proofErr w:type="spellEnd"/>
          </w:p>
        </w:tc>
      </w:tr>
      <w:tr w:rsidR="00FB5D69" w:rsidRPr="00784E39" w14:paraId="5A71BCD5" w14:textId="77777777" w:rsidTr="00EA344E">
        <w:trPr>
          <w:trHeight w:val="255"/>
          <w:jc w:val="center"/>
        </w:trPr>
        <w:tc>
          <w:tcPr>
            <w:tcW w:w="2817" w:type="dxa"/>
            <w:vMerge w:val="restart"/>
            <w:tcBorders>
              <w:top w:val="single" w:sz="4" w:space="0" w:color="auto"/>
              <w:left w:val="single" w:sz="4" w:space="0" w:color="auto"/>
              <w:right w:val="single" w:sz="4" w:space="0" w:color="auto"/>
            </w:tcBorders>
            <w:shd w:val="clear" w:color="auto" w:fill="auto"/>
            <w:noWrap/>
            <w:vAlign w:val="center"/>
          </w:tcPr>
          <w:p w14:paraId="1C7DC9ED" w14:textId="77777777" w:rsidR="00FB5D69" w:rsidRPr="00784E39" w:rsidRDefault="00980C5F" w:rsidP="00C679E6">
            <w:pPr>
              <w:rPr>
                <w:rFonts w:cs="Arial"/>
              </w:rPr>
            </w:pPr>
            <w:r w:rsidRPr="00784E39">
              <w:rPr>
                <w:rFonts w:cs="Arial"/>
                <w:color w:val="000000"/>
              </w:rPr>
              <w:t>PersKeyPairing_St</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20B84EB5" w14:textId="77777777" w:rsidR="00FB5D69" w:rsidRPr="00784E39" w:rsidRDefault="00980C5F" w:rsidP="00C679E6">
            <w:pPr>
              <w:rPr>
                <w:rFonts w:cs="Arial"/>
                <w:color w:val="000000"/>
              </w:rPr>
            </w:pPr>
            <w:r w:rsidRPr="00784E39">
              <w:rPr>
                <w:rFonts w:cs="Arial"/>
                <w:color w:val="000000"/>
              </w:rPr>
              <w:t>Pers1KeyStatus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9B045C7" w14:textId="77777777" w:rsidR="00FB5D69" w:rsidRPr="00784E39" w:rsidRDefault="00980C5F" w:rsidP="00C679E6">
            <w:pPr>
              <w:rPr>
                <w:rFonts w:cs="Arial"/>
                <w:color w:val="000000"/>
              </w:rPr>
            </w:pPr>
            <w:r w:rsidRPr="00784E39">
              <w:rPr>
                <w:rFonts w:cs="Arial"/>
                <w:color w:val="000000"/>
              </w:rPr>
              <w:t>Pers1Key_D_Stat</w:t>
            </w:r>
          </w:p>
        </w:tc>
      </w:tr>
      <w:tr w:rsidR="00FB5D69" w:rsidRPr="00784E39" w14:paraId="050507FC" w14:textId="77777777" w:rsidTr="00EA344E">
        <w:trPr>
          <w:trHeight w:val="255"/>
          <w:jc w:val="center"/>
        </w:trPr>
        <w:tc>
          <w:tcPr>
            <w:tcW w:w="2817" w:type="dxa"/>
            <w:vMerge/>
            <w:tcBorders>
              <w:left w:val="single" w:sz="4" w:space="0" w:color="auto"/>
              <w:right w:val="single" w:sz="4" w:space="0" w:color="auto"/>
            </w:tcBorders>
            <w:shd w:val="clear" w:color="auto" w:fill="auto"/>
            <w:noWrap/>
            <w:vAlign w:val="center"/>
          </w:tcPr>
          <w:p w14:paraId="5866138A" w14:textId="77777777" w:rsidR="00FB5D69" w:rsidRPr="00784E39"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F087F01" w14:textId="77777777" w:rsidR="00FB5D69" w:rsidRPr="00784E39" w:rsidRDefault="00980C5F" w:rsidP="00C679E6">
            <w:pPr>
              <w:rPr>
                <w:rFonts w:cs="Arial"/>
                <w:color w:val="000000"/>
              </w:rPr>
            </w:pPr>
            <w:r w:rsidRPr="00784E39">
              <w:rPr>
                <w:rFonts w:cs="Arial"/>
                <w:color w:val="000000"/>
              </w:rPr>
              <w:t>Pers2KeyStatus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63FD3C74" w14:textId="77777777" w:rsidR="00FB5D69" w:rsidRPr="00784E39" w:rsidRDefault="00980C5F" w:rsidP="00C679E6">
            <w:pPr>
              <w:rPr>
                <w:rFonts w:cs="Arial"/>
                <w:color w:val="000000"/>
              </w:rPr>
            </w:pPr>
            <w:r w:rsidRPr="00784E39">
              <w:rPr>
                <w:rFonts w:cs="Arial"/>
                <w:color w:val="000000"/>
              </w:rPr>
              <w:t>Pers2Key_D_Stat</w:t>
            </w:r>
          </w:p>
        </w:tc>
      </w:tr>
      <w:tr w:rsidR="00FB5D69" w:rsidRPr="00784E39" w14:paraId="4485CF9E" w14:textId="77777777" w:rsidTr="00EA344E">
        <w:trPr>
          <w:trHeight w:val="255"/>
          <w:jc w:val="center"/>
        </w:trPr>
        <w:tc>
          <w:tcPr>
            <w:tcW w:w="2817" w:type="dxa"/>
            <w:vMerge/>
            <w:tcBorders>
              <w:left w:val="single" w:sz="4" w:space="0" w:color="auto"/>
              <w:right w:val="single" w:sz="4" w:space="0" w:color="auto"/>
            </w:tcBorders>
            <w:shd w:val="clear" w:color="auto" w:fill="auto"/>
            <w:noWrap/>
            <w:vAlign w:val="center"/>
          </w:tcPr>
          <w:p w14:paraId="2D0FF9DB" w14:textId="77777777" w:rsidR="00FB5D69" w:rsidRPr="00784E39"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8F11FF2" w14:textId="77777777" w:rsidR="00FB5D69" w:rsidRPr="00784E39" w:rsidRDefault="00980C5F" w:rsidP="00C679E6">
            <w:pPr>
              <w:rPr>
                <w:rFonts w:cs="Arial"/>
                <w:color w:val="000000"/>
              </w:rPr>
            </w:pPr>
            <w:r w:rsidRPr="00784E39">
              <w:rPr>
                <w:rFonts w:cs="Arial"/>
                <w:color w:val="000000"/>
              </w:rPr>
              <w:t>Pers3KeyStatus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35637B81" w14:textId="77777777" w:rsidR="00FB5D69" w:rsidRPr="00784E39" w:rsidRDefault="00980C5F" w:rsidP="00C679E6">
            <w:pPr>
              <w:rPr>
                <w:rFonts w:cs="Arial"/>
                <w:color w:val="000000"/>
              </w:rPr>
            </w:pPr>
            <w:r w:rsidRPr="00784E39">
              <w:rPr>
                <w:rFonts w:cs="Arial"/>
                <w:color w:val="000000"/>
              </w:rPr>
              <w:t>Pers3Key_D_Stat</w:t>
            </w:r>
          </w:p>
        </w:tc>
      </w:tr>
      <w:tr w:rsidR="00FB5D69" w:rsidRPr="006571A1" w14:paraId="00339149" w14:textId="77777777" w:rsidTr="00EA344E">
        <w:trPr>
          <w:trHeight w:val="255"/>
          <w:jc w:val="center"/>
        </w:trPr>
        <w:tc>
          <w:tcPr>
            <w:tcW w:w="2817" w:type="dxa"/>
            <w:vMerge/>
            <w:tcBorders>
              <w:left w:val="single" w:sz="4" w:space="0" w:color="auto"/>
              <w:bottom w:val="single" w:sz="4" w:space="0" w:color="auto"/>
              <w:right w:val="single" w:sz="4" w:space="0" w:color="auto"/>
            </w:tcBorders>
            <w:shd w:val="clear" w:color="auto" w:fill="auto"/>
            <w:noWrap/>
            <w:vAlign w:val="center"/>
          </w:tcPr>
          <w:p w14:paraId="5C7AAC60" w14:textId="77777777" w:rsidR="00FB5D69" w:rsidRPr="00784E39"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6933BFC1" w14:textId="77777777" w:rsidR="00FB5D69" w:rsidRPr="00784E39" w:rsidRDefault="00980C5F" w:rsidP="00C679E6">
            <w:pPr>
              <w:rPr>
                <w:rFonts w:cs="Arial"/>
                <w:color w:val="000000"/>
              </w:rPr>
            </w:pPr>
            <w:r w:rsidRPr="00784E39">
              <w:rPr>
                <w:rFonts w:cs="Arial"/>
                <w:color w:val="000000"/>
              </w:rPr>
              <w:t>Pers4KeyStatus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01504A00" w14:textId="77777777" w:rsidR="00FB5D69" w:rsidRPr="00FB5D69" w:rsidRDefault="00980C5F" w:rsidP="00C679E6">
            <w:pPr>
              <w:rPr>
                <w:rFonts w:cs="Arial"/>
                <w:color w:val="000000"/>
              </w:rPr>
            </w:pPr>
            <w:r w:rsidRPr="00784E39">
              <w:rPr>
                <w:rFonts w:cs="Arial"/>
                <w:color w:val="000000"/>
              </w:rPr>
              <w:t>Pers4Key_D_Stat</w:t>
            </w:r>
          </w:p>
        </w:tc>
      </w:tr>
      <w:tr w:rsidR="004C0EBD" w:rsidRPr="006571A1" w14:paraId="10DB0194" w14:textId="77777777" w:rsidTr="00EA344E">
        <w:trPr>
          <w:trHeight w:val="255"/>
          <w:jc w:val="center"/>
        </w:trPr>
        <w:tc>
          <w:tcPr>
            <w:tcW w:w="281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559423C" w14:textId="77777777" w:rsidR="004C0EBD" w:rsidRPr="00967EE7" w:rsidRDefault="00980C5F" w:rsidP="00C679E6">
            <w:pPr>
              <w:rPr>
                <w:rFonts w:cs="Arial"/>
              </w:rPr>
            </w:pPr>
            <w:proofErr w:type="spellStart"/>
            <w:r w:rsidRPr="00967EE7">
              <w:rPr>
                <w:rFonts w:cs="Arial"/>
                <w:color w:val="000000"/>
              </w:rPr>
              <w:t>PersPhonePairing_St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C4EDD49" w14:textId="77777777" w:rsidR="004C0EBD" w:rsidRPr="00967EE7" w:rsidRDefault="00980C5F" w:rsidP="00C679E6">
            <w:pPr>
              <w:rPr>
                <w:rFonts w:cs="Arial"/>
                <w:color w:val="000000"/>
              </w:rPr>
            </w:pPr>
            <w:r w:rsidRPr="00967EE7">
              <w:rPr>
                <w:rFonts w:cs="Arial"/>
                <w:color w:val="000000"/>
              </w:rPr>
              <w:t>Pers1PhoneStatus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88C13A8" w14:textId="77777777" w:rsidR="004C0EBD" w:rsidRPr="00967EE7" w:rsidRDefault="00980C5F" w:rsidP="00C679E6">
            <w:pPr>
              <w:rPr>
                <w:rFonts w:cs="Arial"/>
                <w:color w:val="000000"/>
              </w:rPr>
            </w:pPr>
            <w:r w:rsidRPr="00967EE7">
              <w:rPr>
                <w:rFonts w:cs="Arial"/>
                <w:color w:val="000000"/>
              </w:rPr>
              <w:t>Pers1Phone_D_Stat</w:t>
            </w:r>
          </w:p>
        </w:tc>
      </w:tr>
      <w:tr w:rsidR="004C0EBD" w:rsidRPr="006571A1" w14:paraId="5B627CCD" w14:textId="77777777" w:rsidTr="00EA344E">
        <w:trPr>
          <w:trHeight w:val="255"/>
          <w:jc w:val="center"/>
        </w:trPr>
        <w:tc>
          <w:tcPr>
            <w:tcW w:w="281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3CD853AC" w14:textId="77777777" w:rsidR="004C0EBD" w:rsidRPr="00967EE7"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520EBD35" w14:textId="77777777" w:rsidR="004C0EBD" w:rsidRPr="00967EE7" w:rsidRDefault="00980C5F" w:rsidP="00C679E6">
            <w:pPr>
              <w:rPr>
                <w:rFonts w:cs="Arial"/>
                <w:color w:val="000000"/>
              </w:rPr>
            </w:pPr>
            <w:r w:rsidRPr="00967EE7">
              <w:rPr>
                <w:rFonts w:cs="Arial"/>
                <w:color w:val="000000"/>
              </w:rPr>
              <w:t>Pers2PhoneStatus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A7D7E49" w14:textId="77777777" w:rsidR="004C0EBD" w:rsidRPr="00967EE7" w:rsidRDefault="00980C5F" w:rsidP="00C679E6">
            <w:pPr>
              <w:rPr>
                <w:rFonts w:cs="Arial"/>
                <w:color w:val="000000"/>
              </w:rPr>
            </w:pPr>
            <w:r w:rsidRPr="00967EE7">
              <w:rPr>
                <w:rFonts w:cs="Arial"/>
                <w:color w:val="000000"/>
              </w:rPr>
              <w:t>Pers2Phone_D_Stat</w:t>
            </w:r>
          </w:p>
        </w:tc>
      </w:tr>
      <w:tr w:rsidR="004C0EBD" w:rsidRPr="006571A1" w14:paraId="7B659A92" w14:textId="77777777" w:rsidTr="00EA344E">
        <w:trPr>
          <w:trHeight w:val="255"/>
          <w:jc w:val="center"/>
        </w:trPr>
        <w:tc>
          <w:tcPr>
            <w:tcW w:w="281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6C5AACD8" w14:textId="77777777" w:rsidR="004C0EBD" w:rsidRPr="00967EE7"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6DA5DBA5" w14:textId="77777777" w:rsidR="004C0EBD" w:rsidRPr="00967EE7" w:rsidRDefault="00980C5F" w:rsidP="00C679E6">
            <w:pPr>
              <w:rPr>
                <w:rFonts w:cs="Arial"/>
                <w:color w:val="000000"/>
              </w:rPr>
            </w:pPr>
            <w:r w:rsidRPr="00967EE7">
              <w:rPr>
                <w:rFonts w:cs="Arial"/>
                <w:color w:val="000000"/>
              </w:rPr>
              <w:t>Pers3PhoneStatus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0EE8287A" w14:textId="77777777" w:rsidR="004C0EBD" w:rsidRPr="00967EE7" w:rsidRDefault="00980C5F" w:rsidP="00C679E6">
            <w:pPr>
              <w:rPr>
                <w:rFonts w:cs="Arial"/>
                <w:color w:val="000000"/>
              </w:rPr>
            </w:pPr>
            <w:r w:rsidRPr="00967EE7">
              <w:rPr>
                <w:rFonts w:cs="Arial"/>
                <w:color w:val="000000"/>
              </w:rPr>
              <w:t>Pers3Phone_D_Stat</w:t>
            </w:r>
          </w:p>
        </w:tc>
      </w:tr>
      <w:tr w:rsidR="004C0EBD" w:rsidRPr="006571A1" w14:paraId="71489059" w14:textId="77777777" w:rsidTr="00EA344E">
        <w:trPr>
          <w:trHeight w:val="255"/>
          <w:jc w:val="center"/>
        </w:trPr>
        <w:tc>
          <w:tcPr>
            <w:tcW w:w="2817" w:type="dxa"/>
            <w:vMerge/>
            <w:tcBorders>
              <w:top w:val="single" w:sz="4" w:space="0" w:color="auto"/>
              <w:left w:val="single" w:sz="4" w:space="0" w:color="auto"/>
              <w:bottom w:val="single" w:sz="4" w:space="0" w:color="auto"/>
              <w:right w:val="single" w:sz="4" w:space="0" w:color="auto"/>
            </w:tcBorders>
            <w:shd w:val="clear" w:color="auto" w:fill="auto"/>
            <w:noWrap/>
            <w:vAlign w:val="center"/>
          </w:tcPr>
          <w:p w14:paraId="03E7D378" w14:textId="77777777" w:rsidR="004C0EBD" w:rsidRPr="00967EE7" w:rsidRDefault="00C73931" w:rsidP="00C679E6"/>
        </w:tc>
        <w:tc>
          <w:tcPr>
            <w:tcW w:w="1984" w:type="dxa"/>
            <w:tcBorders>
              <w:top w:val="single" w:sz="4" w:space="0" w:color="auto"/>
              <w:left w:val="nil"/>
              <w:bottom w:val="single" w:sz="4" w:space="0" w:color="auto"/>
              <w:right w:val="single" w:sz="4" w:space="0" w:color="auto"/>
            </w:tcBorders>
            <w:shd w:val="clear" w:color="auto" w:fill="auto"/>
            <w:noWrap/>
            <w:vAlign w:val="center"/>
          </w:tcPr>
          <w:p w14:paraId="6FA862F4" w14:textId="77777777" w:rsidR="004C0EBD" w:rsidRPr="00967EE7" w:rsidRDefault="00980C5F" w:rsidP="00C679E6">
            <w:pPr>
              <w:rPr>
                <w:rFonts w:cs="Arial"/>
                <w:color w:val="000000"/>
              </w:rPr>
            </w:pPr>
            <w:r w:rsidRPr="00967EE7">
              <w:rPr>
                <w:rFonts w:cs="Arial"/>
                <w:color w:val="000000"/>
              </w:rPr>
              <w:t>Pers4PhoneStatus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29E92BF8" w14:textId="77777777" w:rsidR="004C0EBD" w:rsidRPr="00967EE7" w:rsidRDefault="00980C5F" w:rsidP="00C679E6">
            <w:pPr>
              <w:rPr>
                <w:rFonts w:cs="Arial"/>
                <w:color w:val="000000"/>
              </w:rPr>
            </w:pPr>
            <w:r w:rsidRPr="00967EE7">
              <w:rPr>
                <w:rFonts w:cs="Arial"/>
                <w:color w:val="000000"/>
              </w:rPr>
              <w:t>Pers4Phone_D_Stat</w:t>
            </w:r>
          </w:p>
        </w:tc>
      </w:tr>
      <w:tr w:rsidR="00E40FF2" w14:paraId="044BAD18" w14:textId="77777777" w:rsidTr="00EA344E">
        <w:trPr>
          <w:trHeight w:val="255"/>
          <w:jc w:val="center"/>
        </w:trPr>
        <w:tc>
          <w:tcPr>
            <w:tcW w:w="2817" w:type="dxa"/>
            <w:vMerge w:val="restart"/>
            <w:tcBorders>
              <w:top w:val="single" w:sz="4" w:space="0" w:color="auto"/>
              <w:left w:val="single" w:sz="4" w:space="0" w:color="auto"/>
              <w:right w:val="single" w:sz="4" w:space="0" w:color="auto"/>
            </w:tcBorders>
            <w:shd w:val="clear" w:color="auto" w:fill="auto"/>
            <w:noWrap/>
            <w:vAlign w:val="center"/>
          </w:tcPr>
          <w:p w14:paraId="07D69C93" w14:textId="77777777" w:rsidR="00E40FF2" w:rsidRPr="00E40FF2" w:rsidRDefault="00980C5F" w:rsidP="00E40FF2">
            <w:pPr>
              <w:tabs>
                <w:tab w:val="right" w:pos="2380"/>
              </w:tabs>
              <w:rPr>
                <w:rFonts w:cs="Arial"/>
              </w:rPr>
            </w:pPr>
            <w:proofErr w:type="spellStart"/>
            <w:r w:rsidRPr="00E40FF2">
              <w:rPr>
                <w:rFonts w:cs="Arial"/>
              </w:rPr>
              <w:t>PersNFCKeyPairing_St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4F4158CA" w14:textId="77777777" w:rsidR="00E40FF2" w:rsidRPr="00E40FF2" w:rsidRDefault="00980C5F" w:rsidP="00E40FF2">
            <w:pPr>
              <w:rPr>
                <w:rFonts w:cs="Arial"/>
                <w:color w:val="000000"/>
              </w:rPr>
            </w:pPr>
            <w:r w:rsidRPr="00E40FF2">
              <w:rPr>
                <w:rFonts w:cs="Arial"/>
                <w:color w:val="000000"/>
              </w:rPr>
              <w:t>PersIndex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8F82FBA" w14:textId="77777777" w:rsidR="00E40FF2" w:rsidRPr="00E40FF2" w:rsidRDefault="00980C5F" w:rsidP="00E40FF2">
            <w:pPr>
              <w:rPr>
                <w:rFonts w:cs="Arial"/>
                <w:color w:val="000000"/>
              </w:rPr>
            </w:pPr>
            <w:proofErr w:type="spellStart"/>
            <w:r w:rsidRPr="00E40FF2">
              <w:rPr>
                <w:rFonts w:cs="Arial"/>
                <w:color w:val="000000"/>
              </w:rPr>
              <w:t>PersPrfl_D_Stat</w:t>
            </w:r>
            <w:proofErr w:type="spellEnd"/>
          </w:p>
        </w:tc>
      </w:tr>
      <w:tr w:rsidR="00E40FF2" w14:paraId="6874C72E" w14:textId="77777777" w:rsidTr="00EA344E">
        <w:trPr>
          <w:trHeight w:val="255"/>
          <w:jc w:val="center"/>
        </w:trPr>
        <w:tc>
          <w:tcPr>
            <w:tcW w:w="2817" w:type="dxa"/>
            <w:vMerge/>
            <w:tcBorders>
              <w:left w:val="single" w:sz="4" w:space="0" w:color="auto"/>
              <w:right w:val="single" w:sz="4" w:space="0" w:color="auto"/>
            </w:tcBorders>
            <w:shd w:val="clear" w:color="auto" w:fill="auto"/>
            <w:noWrap/>
            <w:vAlign w:val="center"/>
          </w:tcPr>
          <w:p w14:paraId="663C1FDF" w14:textId="77777777" w:rsidR="00E40FF2" w:rsidRPr="00E40FF2" w:rsidRDefault="00C73931"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2B9FAA05" w14:textId="77777777" w:rsidR="00E40FF2" w:rsidRPr="00E40FF2" w:rsidRDefault="00980C5F" w:rsidP="00E40FF2">
            <w:pPr>
              <w:rPr>
                <w:rFonts w:cs="Arial"/>
                <w:color w:val="000000"/>
              </w:rPr>
            </w:pPr>
            <w:r w:rsidRPr="00E40FF2">
              <w:rPr>
                <w:rFonts w:cs="Arial"/>
                <w:color w:val="000000"/>
              </w:rPr>
              <w:t>PersNFCKey1Index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274A4CE5" w14:textId="77777777" w:rsidR="00E40FF2" w:rsidRPr="00E40FF2" w:rsidRDefault="00980C5F" w:rsidP="00E40FF2">
            <w:pPr>
              <w:rPr>
                <w:rFonts w:cs="Arial"/>
                <w:color w:val="000000"/>
              </w:rPr>
            </w:pPr>
            <w:r w:rsidRPr="00E40FF2">
              <w:rPr>
                <w:rFonts w:cs="Arial"/>
                <w:color w:val="000000"/>
              </w:rPr>
              <w:t>PersDgtlKey1_D_Stat</w:t>
            </w:r>
          </w:p>
        </w:tc>
      </w:tr>
      <w:tr w:rsidR="00E40FF2" w14:paraId="1600B2F8" w14:textId="77777777" w:rsidTr="00EA344E">
        <w:trPr>
          <w:trHeight w:val="255"/>
          <w:jc w:val="center"/>
        </w:trPr>
        <w:tc>
          <w:tcPr>
            <w:tcW w:w="2817" w:type="dxa"/>
            <w:vMerge/>
            <w:tcBorders>
              <w:left w:val="single" w:sz="4" w:space="0" w:color="auto"/>
              <w:right w:val="single" w:sz="4" w:space="0" w:color="auto"/>
            </w:tcBorders>
            <w:shd w:val="clear" w:color="auto" w:fill="auto"/>
            <w:noWrap/>
            <w:vAlign w:val="center"/>
          </w:tcPr>
          <w:p w14:paraId="630A0F51" w14:textId="77777777" w:rsidR="00E40FF2" w:rsidRPr="00E40FF2" w:rsidRDefault="00C73931"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3FA8DF0" w14:textId="77777777" w:rsidR="00E40FF2" w:rsidRPr="00E40FF2" w:rsidRDefault="00980C5F" w:rsidP="00E40FF2">
            <w:pPr>
              <w:rPr>
                <w:rFonts w:cs="Arial"/>
                <w:color w:val="000000"/>
              </w:rPr>
            </w:pPr>
            <w:r w:rsidRPr="00E40FF2">
              <w:rPr>
                <w:rFonts w:cs="Arial"/>
                <w:color w:val="000000"/>
              </w:rPr>
              <w:t>PersNFCKey2Index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0E23FF2A" w14:textId="77777777" w:rsidR="00E40FF2" w:rsidRPr="00E40FF2" w:rsidRDefault="00980C5F" w:rsidP="00E40FF2">
            <w:pPr>
              <w:rPr>
                <w:rFonts w:cs="Arial"/>
                <w:color w:val="000000"/>
              </w:rPr>
            </w:pPr>
            <w:r w:rsidRPr="00E40FF2">
              <w:rPr>
                <w:rFonts w:cs="Arial"/>
                <w:color w:val="000000"/>
              </w:rPr>
              <w:t>PersDgtlKey2_D_Stat</w:t>
            </w:r>
          </w:p>
        </w:tc>
      </w:tr>
      <w:tr w:rsidR="00E40FF2" w14:paraId="01EC7C35" w14:textId="77777777" w:rsidTr="00EA344E">
        <w:trPr>
          <w:trHeight w:val="255"/>
          <w:jc w:val="center"/>
        </w:trPr>
        <w:tc>
          <w:tcPr>
            <w:tcW w:w="2817" w:type="dxa"/>
            <w:vMerge/>
            <w:tcBorders>
              <w:left w:val="single" w:sz="4" w:space="0" w:color="auto"/>
              <w:right w:val="single" w:sz="4" w:space="0" w:color="auto"/>
            </w:tcBorders>
            <w:shd w:val="clear" w:color="auto" w:fill="auto"/>
            <w:noWrap/>
            <w:vAlign w:val="center"/>
          </w:tcPr>
          <w:p w14:paraId="33DE9D3A" w14:textId="77777777" w:rsidR="00E40FF2" w:rsidRPr="00E40FF2" w:rsidRDefault="00C73931"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7E427855" w14:textId="77777777" w:rsidR="00E40FF2" w:rsidRPr="00E40FF2" w:rsidRDefault="00980C5F" w:rsidP="00E40FF2">
            <w:pPr>
              <w:rPr>
                <w:rFonts w:cs="Arial"/>
                <w:color w:val="000000"/>
              </w:rPr>
            </w:pPr>
            <w:r w:rsidRPr="00E40FF2">
              <w:rPr>
                <w:rFonts w:cs="Arial"/>
                <w:color w:val="000000"/>
              </w:rPr>
              <w:t>PersNFCKey3Index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570F52E8" w14:textId="77777777" w:rsidR="00E40FF2" w:rsidRPr="00E40FF2" w:rsidRDefault="00980C5F" w:rsidP="00E40FF2">
            <w:pPr>
              <w:rPr>
                <w:rFonts w:cs="Arial"/>
                <w:color w:val="000000"/>
              </w:rPr>
            </w:pPr>
            <w:r w:rsidRPr="00E40FF2">
              <w:rPr>
                <w:rFonts w:cs="Arial"/>
                <w:color w:val="000000"/>
              </w:rPr>
              <w:t>PersDgtlKey3_D_Stat</w:t>
            </w:r>
          </w:p>
        </w:tc>
      </w:tr>
      <w:tr w:rsidR="00E40FF2" w14:paraId="3F6DB832" w14:textId="77777777" w:rsidTr="00EA344E">
        <w:trPr>
          <w:trHeight w:val="255"/>
          <w:jc w:val="center"/>
        </w:trPr>
        <w:tc>
          <w:tcPr>
            <w:tcW w:w="2817" w:type="dxa"/>
            <w:vMerge/>
            <w:tcBorders>
              <w:left w:val="single" w:sz="4" w:space="0" w:color="auto"/>
              <w:bottom w:val="single" w:sz="4" w:space="0" w:color="auto"/>
              <w:right w:val="single" w:sz="4" w:space="0" w:color="auto"/>
            </w:tcBorders>
            <w:shd w:val="clear" w:color="auto" w:fill="auto"/>
            <w:noWrap/>
            <w:vAlign w:val="center"/>
          </w:tcPr>
          <w:p w14:paraId="68659C46" w14:textId="77777777" w:rsidR="00E40FF2" w:rsidRPr="00E40FF2" w:rsidRDefault="00C73931" w:rsidP="00E40FF2">
            <w:pPr>
              <w:tabs>
                <w:tab w:val="right" w:pos="2380"/>
              </w:tabs>
              <w:rPr>
                <w:rFonts w:cs="Arial"/>
              </w:rPr>
            </w:pP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D290AEB" w14:textId="77777777" w:rsidR="00E40FF2" w:rsidRPr="00E40FF2" w:rsidRDefault="00980C5F" w:rsidP="00E40FF2">
            <w:pPr>
              <w:rPr>
                <w:rFonts w:cs="Arial"/>
                <w:color w:val="000000"/>
              </w:rPr>
            </w:pPr>
            <w:r w:rsidRPr="00E40FF2">
              <w:rPr>
                <w:rFonts w:cs="Arial"/>
                <w:color w:val="000000"/>
              </w:rPr>
              <w:t>PersNFCKey4Index</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A94898D" w14:textId="77777777" w:rsidR="00E40FF2" w:rsidRPr="00E40FF2" w:rsidRDefault="00980C5F" w:rsidP="00E40FF2">
            <w:pPr>
              <w:rPr>
                <w:rFonts w:cs="Arial"/>
                <w:color w:val="000000"/>
              </w:rPr>
            </w:pPr>
            <w:r w:rsidRPr="00E40FF2">
              <w:rPr>
                <w:rFonts w:cs="Arial"/>
                <w:color w:val="000000"/>
              </w:rPr>
              <w:t>PersDgtlKey4_D_Stat</w:t>
            </w:r>
          </w:p>
        </w:tc>
      </w:tr>
      <w:tr w:rsidR="00E40FF2" w14:paraId="633C3604"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402510" w14:textId="77777777" w:rsidR="00E40FF2" w:rsidRPr="00E40FF2" w:rsidRDefault="00980C5F" w:rsidP="00E40FF2">
            <w:pPr>
              <w:tabs>
                <w:tab w:val="right" w:pos="2380"/>
              </w:tabs>
              <w:rPr>
                <w:rFonts w:cs="Arial"/>
              </w:rPr>
            </w:pPr>
            <w:proofErr w:type="spellStart"/>
            <w:r w:rsidRPr="00E40FF2">
              <w:rPr>
                <w:rFonts w:cs="Arial"/>
              </w:rPr>
              <w:t>PaakConnection_St</w:t>
            </w:r>
            <w:proofErr w:type="spellEnd"/>
            <w:r w:rsidRPr="00E40FF2">
              <w:rPr>
                <w:rFonts w:cs="Arial"/>
              </w:rPr>
              <w:tab/>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0ADABAEC" w14:textId="77777777" w:rsidR="00E40FF2" w:rsidRPr="00E40FF2" w:rsidRDefault="00980C5F" w:rsidP="00E40FF2">
            <w:pPr>
              <w:rPr>
                <w:rFonts w:cs="Arial"/>
                <w:color w:val="000000"/>
              </w:rPr>
            </w:pPr>
            <w:r w:rsidRPr="00E40FF2">
              <w:rPr>
                <w:rFonts w:cs="Arial"/>
                <w:color w:val="000000"/>
              </w:rPr>
              <w:t>Status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044196A0" w14:textId="77777777" w:rsidR="00E40FF2" w:rsidRPr="00E40FF2" w:rsidRDefault="00980C5F" w:rsidP="00E40FF2">
            <w:pPr>
              <w:rPr>
                <w:rFonts w:cs="Arial"/>
                <w:color w:val="000000"/>
              </w:rPr>
            </w:pPr>
            <w:proofErr w:type="spellStart"/>
            <w:r w:rsidRPr="00E40FF2">
              <w:rPr>
                <w:rFonts w:cs="Arial"/>
                <w:color w:val="000000"/>
              </w:rPr>
              <w:t>PaakCnnct_D_Stat</w:t>
            </w:r>
            <w:proofErr w:type="spellEnd"/>
          </w:p>
        </w:tc>
      </w:tr>
      <w:tr w:rsidR="00E40FF2" w14:paraId="2393CDB8"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112A5" w14:textId="77777777" w:rsidR="00E40FF2" w:rsidRPr="00E40FF2" w:rsidRDefault="00980C5F" w:rsidP="00E40FF2">
            <w:pPr>
              <w:tabs>
                <w:tab w:val="right" w:pos="2380"/>
              </w:tabs>
              <w:rPr>
                <w:rFonts w:cs="Arial"/>
              </w:rPr>
            </w:pPr>
            <w:r>
              <w:rPr>
                <w:rFonts w:cs="Arial"/>
              </w:rPr>
              <w:t>DigitalKey</w:t>
            </w:r>
            <w:r w:rsidRPr="00E40FF2">
              <w:rPr>
                <w:rFonts w:cs="Arial"/>
              </w:rPr>
              <w:t>List_Rsp</w:t>
            </w:r>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1664F998" w14:textId="77777777" w:rsidR="00E40FF2" w:rsidRPr="00E40FF2" w:rsidRDefault="00980C5F" w:rsidP="00E40FF2">
            <w:pPr>
              <w:rPr>
                <w:rFonts w:cs="Arial"/>
                <w:color w:val="000000"/>
              </w:rPr>
            </w:pPr>
            <w:r w:rsidRPr="00E40FF2">
              <w:rPr>
                <w:rFonts w:cs="Arial"/>
                <w:color w:val="000000"/>
              </w:rPr>
              <w:t>See TP SPSS</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3AC7F1CB" w14:textId="77777777" w:rsidR="00E40FF2" w:rsidRPr="00E40FF2" w:rsidRDefault="00980C5F" w:rsidP="00E40FF2">
            <w:pPr>
              <w:rPr>
                <w:rFonts w:cs="Arial"/>
                <w:color w:val="000000"/>
              </w:rPr>
            </w:pPr>
            <w:r w:rsidRPr="00E40FF2">
              <w:rPr>
                <w:rFonts w:cs="Arial"/>
                <w:color w:val="000000"/>
              </w:rPr>
              <w:t>See TP SPSS</w:t>
            </w:r>
          </w:p>
        </w:tc>
      </w:tr>
      <w:tr w:rsidR="00E40FF2" w14:paraId="24A6E640"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47BE91" w14:textId="77777777" w:rsidR="00E40FF2" w:rsidRPr="00E40FF2" w:rsidRDefault="00980C5F" w:rsidP="00E40FF2">
            <w:pPr>
              <w:tabs>
                <w:tab w:val="right" w:pos="2380"/>
              </w:tabs>
              <w:rPr>
                <w:rFonts w:cs="Arial"/>
              </w:rPr>
            </w:pPr>
            <w:proofErr w:type="spellStart"/>
            <w:r w:rsidRPr="00E40FF2">
              <w:rPr>
                <w:rFonts w:cs="Arial"/>
              </w:rPr>
              <w:t>NFCDeviceTapPaired_St</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7366BFC0" w14:textId="77777777" w:rsidR="00E40FF2" w:rsidRPr="00E40FF2" w:rsidRDefault="00980C5F" w:rsidP="00E40FF2">
            <w:pPr>
              <w:rPr>
                <w:rFonts w:cs="Arial"/>
                <w:color w:val="000000"/>
              </w:rPr>
            </w:pPr>
            <w:r w:rsidRPr="00E40FF2">
              <w:rPr>
                <w:rFonts w:cs="Arial"/>
                <w:color w:val="000000"/>
              </w:rPr>
              <w:t>Type</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7D72B5A" w14:textId="77777777" w:rsidR="00E40FF2" w:rsidRPr="00E40FF2" w:rsidRDefault="00980C5F" w:rsidP="00E40FF2">
            <w:pPr>
              <w:rPr>
                <w:rFonts w:cs="Arial"/>
                <w:color w:val="000000"/>
              </w:rPr>
            </w:pPr>
            <w:proofErr w:type="spellStart"/>
            <w:r w:rsidRPr="00E40FF2">
              <w:rPr>
                <w:rFonts w:cs="Arial"/>
                <w:color w:val="000000"/>
              </w:rPr>
              <w:t>NfcDevcTapPrd_B_Stat</w:t>
            </w:r>
            <w:proofErr w:type="spellEnd"/>
          </w:p>
        </w:tc>
      </w:tr>
      <w:tr w:rsidR="00E40FF2" w14:paraId="3EE14345" w14:textId="77777777" w:rsidTr="00EA344E">
        <w:trPr>
          <w:trHeight w:val="255"/>
          <w:jc w:val="center"/>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DBF4D3" w14:textId="77777777" w:rsidR="00E40FF2" w:rsidRPr="00E40FF2" w:rsidRDefault="00980C5F" w:rsidP="00E40FF2">
            <w:pPr>
              <w:tabs>
                <w:tab w:val="right" w:pos="2380"/>
              </w:tabs>
              <w:rPr>
                <w:rFonts w:cs="Arial"/>
              </w:rPr>
            </w:pPr>
            <w:proofErr w:type="spellStart"/>
            <w:r w:rsidRPr="00E40FF2">
              <w:rPr>
                <w:rFonts w:cs="Arial"/>
              </w:rPr>
              <w:t>NFCDeviceTap_Rq</w:t>
            </w:r>
            <w:proofErr w:type="spellEnd"/>
          </w:p>
        </w:tc>
        <w:tc>
          <w:tcPr>
            <w:tcW w:w="1984" w:type="dxa"/>
            <w:tcBorders>
              <w:top w:val="single" w:sz="4" w:space="0" w:color="auto"/>
              <w:left w:val="nil"/>
              <w:bottom w:val="single" w:sz="4" w:space="0" w:color="auto"/>
              <w:right w:val="single" w:sz="4" w:space="0" w:color="auto"/>
            </w:tcBorders>
            <w:shd w:val="clear" w:color="auto" w:fill="auto"/>
            <w:noWrap/>
            <w:vAlign w:val="center"/>
          </w:tcPr>
          <w:p w14:paraId="5E4C18BE" w14:textId="77777777" w:rsidR="00E40FF2" w:rsidRPr="00E40FF2" w:rsidRDefault="00980C5F" w:rsidP="00E40FF2">
            <w:pPr>
              <w:rPr>
                <w:rFonts w:cs="Arial"/>
                <w:color w:val="000000"/>
              </w:rPr>
            </w:pPr>
            <w:r w:rsidRPr="00E40FF2">
              <w:rPr>
                <w:rFonts w:cs="Arial"/>
                <w:color w:val="000000"/>
              </w:rPr>
              <w:t>Type</w:t>
            </w:r>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285E25EA" w14:textId="77777777" w:rsidR="00E40FF2" w:rsidRPr="00E40FF2" w:rsidRDefault="00980C5F" w:rsidP="00E40FF2">
            <w:pPr>
              <w:rPr>
                <w:rFonts w:cs="Arial"/>
                <w:color w:val="000000"/>
              </w:rPr>
            </w:pPr>
            <w:bookmarkStart w:id="19" w:name="_Hlk74655990"/>
            <w:r w:rsidRPr="00E40FF2">
              <w:rPr>
                <w:rFonts w:cs="Arial"/>
                <w:color w:val="000000"/>
              </w:rPr>
              <w:t>NfcDevcTap2_No_Rq</w:t>
            </w:r>
            <w:bookmarkEnd w:id="19"/>
          </w:p>
        </w:tc>
      </w:tr>
      <w:tr w:rsidR="00EA344E" w14:paraId="2A23C18B" w14:textId="77777777" w:rsidTr="00EA344E">
        <w:trPr>
          <w:trHeight w:val="255"/>
          <w:jc w:val="center"/>
          <w:ins w:id="20" w:author="Borrelli, Matthew (M.T.)" w:date="2021-09-03T15:07: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1A3C899A" w14:textId="29476B43" w:rsidR="00EA344E" w:rsidRPr="00E40FF2" w:rsidRDefault="00EA344E" w:rsidP="00EA344E">
            <w:pPr>
              <w:tabs>
                <w:tab w:val="right" w:pos="2380"/>
              </w:tabs>
              <w:rPr>
                <w:ins w:id="21" w:author="Borrelli, Matthew (M.T.)" w:date="2021-09-03T15:07:00Z"/>
                <w:rFonts w:cs="Arial"/>
              </w:rPr>
            </w:pPr>
            <w:proofErr w:type="spellStart"/>
            <w:ins w:id="22" w:author="Borrelli, Matthew (M.T.)" w:date="2021-09-03T15:08:00Z">
              <w:r w:rsidRPr="00285B22">
                <w:t>MirrorAutoSaveLeft_St</w:t>
              </w:r>
              <w:proofErr w:type="spellEnd"/>
              <w:r w:rsidRPr="00285B22">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1F778707" w14:textId="46FBC437" w:rsidR="00EA344E" w:rsidRPr="00E40FF2" w:rsidRDefault="00EA344E" w:rsidP="00EA344E">
            <w:pPr>
              <w:rPr>
                <w:ins w:id="23" w:author="Borrelli, Matthew (M.T.)" w:date="2021-09-03T15:07:00Z"/>
                <w:rFonts w:cs="Arial"/>
                <w:color w:val="000000"/>
              </w:rPr>
            </w:pPr>
            <w:ins w:id="24"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783E638" w14:textId="43FDF3BF" w:rsidR="00EA344E" w:rsidRPr="00E40FF2" w:rsidRDefault="00923431" w:rsidP="00EA344E">
            <w:pPr>
              <w:rPr>
                <w:ins w:id="25" w:author="Borrelli, Matthew (M.T.)" w:date="2021-09-03T15:07:00Z"/>
                <w:rFonts w:cs="Arial"/>
                <w:color w:val="000000"/>
              </w:rPr>
            </w:pPr>
            <w:proofErr w:type="spellStart"/>
            <w:ins w:id="26" w:author="Borrelli, Matthew (M.T.)" w:date="2021-09-08T09:50:00Z">
              <w:r w:rsidRPr="00923431">
                <w:rPr>
                  <w:rFonts w:cs="Arial"/>
                  <w:color w:val="000000"/>
                </w:rPr>
                <w:t>MrorAutoSavLeft_D_Stat</w:t>
              </w:r>
            </w:ins>
            <w:proofErr w:type="spellEnd"/>
          </w:p>
        </w:tc>
      </w:tr>
      <w:tr w:rsidR="00EA344E" w14:paraId="4B814771" w14:textId="77777777" w:rsidTr="00EA344E">
        <w:trPr>
          <w:trHeight w:val="255"/>
          <w:jc w:val="center"/>
          <w:ins w:id="27" w:author="Borrelli, Matthew (M.T.)" w:date="2021-09-03T15:07: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2233EB6B" w14:textId="33EABF6F" w:rsidR="00EA344E" w:rsidRPr="00E40FF2" w:rsidRDefault="00EA344E" w:rsidP="00EA344E">
            <w:pPr>
              <w:tabs>
                <w:tab w:val="right" w:pos="2380"/>
              </w:tabs>
              <w:rPr>
                <w:ins w:id="28" w:author="Borrelli, Matthew (M.T.)" w:date="2021-09-03T15:07:00Z"/>
                <w:rFonts w:cs="Arial"/>
              </w:rPr>
            </w:pPr>
            <w:proofErr w:type="spellStart"/>
            <w:ins w:id="29" w:author="Borrelli, Matthew (M.T.)" w:date="2021-09-03T15:08:00Z">
              <w:r w:rsidRPr="00285B22">
                <w:t>MirrorAutoSaveRight_St</w:t>
              </w:r>
              <w:proofErr w:type="spellEnd"/>
              <w:r w:rsidRPr="00285B22">
                <w:rPr>
                  <w:rFonts w:cs="Arial"/>
                </w:rPr>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3CDB3D24" w14:textId="43A33F28" w:rsidR="00EA344E" w:rsidRPr="00E40FF2" w:rsidRDefault="00EA344E" w:rsidP="00EA344E">
            <w:pPr>
              <w:rPr>
                <w:ins w:id="30" w:author="Borrelli, Matthew (M.T.)" w:date="2021-09-03T15:07:00Z"/>
                <w:rFonts w:cs="Arial"/>
                <w:color w:val="000000"/>
              </w:rPr>
            </w:pPr>
            <w:ins w:id="31"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1C55CAE" w14:textId="0C0D0A10" w:rsidR="00EA344E" w:rsidRPr="00E40FF2" w:rsidRDefault="00923431" w:rsidP="00EA344E">
            <w:pPr>
              <w:rPr>
                <w:ins w:id="32" w:author="Borrelli, Matthew (M.T.)" w:date="2021-09-03T15:07:00Z"/>
                <w:rFonts w:cs="Arial"/>
                <w:color w:val="000000"/>
              </w:rPr>
            </w:pPr>
            <w:proofErr w:type="spellStart"/>
            <w:ins w:id="33" w:author="Borrelli, Matthew (M.T.)" w:date="2021-09-08T09:50:00Z">
              <w:r w:rsidRPr="00923431">
                <w:rPr>
                  <w:rFonts w:cs="Arial"/>
                  <w:color w:val="000000"/>
                </w:rPr>
                <w:t>MrorAutoSavRght_D_Stat</w:t>
              </w:r>
            </w:ins>
            <w:proofErr w:type="spellEnd"/>
          </w:p>
        </w:tc>
      </w:tr>
      <w:tr w:rsidR="00EA344E" w14:paraId="7F4E6599" w14:textId="77777777" w:rsidTr="00EA344E">
        <w:trPr>
          <w:trHeight w:val="255"/>
          <w:jc w:val="center"/>
          <w:ins w:id="34" w:author="Borrelli, Matthew (M.T.)" w:date="2021-09-03T15:07: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4F3159F3" w14:textId="4FBED3D9" w:rsidR="00EA344E" w:rsidRPr="00E40FF2" w:rsidRDefault="00EA344E" w:rsidP="00EA344E">
            <w:pPr>
              <w:tabs>
                <w:tab w:val="right" w:pos="2380"/>
              </w:tabs>
              <w:rPr>
                <w:ins w:id="35" w:author="Borrelli, Matthew (M.T.)" w:date="2021-09-03T15:07:00Z"/>
                <w:rFonts w:cs="Arial"/>
              </w:rPr>
            </w:pPr>
            <w:proofErr w:type="spellStart"/>
            <w:ins w:id="36" w:author="Borrelli, Matthew (M.T.)" w:date="2021-09-03T15:08:00Z">
              <w:r w:rsidRPr="00285B22">
                <w:t>PedalAutoSave_St</w:t>
              </w:r>
              <w:proofErr w:type="spellEnd"/>
              <w:r w:rsidRPr="00285B22">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33549BBD" w14:textId="68BABED1" w:rsidR="00EA344E" w:rsidRPr="00E40FF2" w:rsidRDefault="00EA344E" w:rsidP="00EA344E">
            <w:pPr>
              <w:rPr>
                <w:ins w:id="37" w:author="Borrelli, Matthew (M.T.)" w:date="2021-09-03T15:07:00Z"/>
                <w:rFonts w:cs="Arial"/>
                <w:color w:val="000000"/>
              </w:rPr>
            </w:pPr>
            <w:ins w:id="38"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4FE7810B" w14:textId="62465504" w:rsidR="00EA344E" w:rsidRPr="00E40FF2" w:rsidRDefault="00923431" w:rsidP="00EA344E">
            <w:pPr>
              <w:rPr>
                <w:ins w:id="39" w:author="Borrelli, Matthew (M.T.)" w:date="2021-09-03T15:07:00Z"/>
                <w:rFonts w:cs="Arial"/>
                <w:color w:val="000000"/>
              </w:rPr>
            </w:pPr>
            <w:proofErr w:type="spellStart"/>
            <w:ins w:id="40" w:author="Borrelli, Matthew (M.T.)" w:date="2021-09-08T09:50:00Z">
              <w:r w:rsidRPr="00923431">
                <w:rPr>
                  <w:rFonts w:cs="Arial"/>
                  <w:color w:val="000000"/>
                </w:rPr>
                <w:t>PdlAutoSav_D_Stat</w:t>
              </w:r>
            </w:ins>
            <w:proofErr w:type="spellEnd"/>
          </w:p>
        </w:tc>
      </w:tr>
      <w:tr w:rsidR="00EA344E" w14:paraId="0B1FB341" w14:textId="77777777" w:rsidTr="00EA344E">
        <w:trPr>
          <w:trHeight w:val="255"/>
          <w:jc w:val="center"/>
          <w:ins w:id="41" w:author="Borrelli, Matthew (M.T.)" w:date="2021-09-03T15:07: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3A041610" w14:textId="66D21375" w:rsidR="00EA344E" w:rsidRPr="00E40FF2" w:rsidRDefault="00EA344E" w:rsidP="00EA344E">
            <w:pPr>
              <w:tabs>
                <w:tab w:val="right" w:pos="2380"/>
              </w:tabs>
              <w:rPr>
                <w:ins w:id="42" w:author="Borrelli, Matthew (M.T.)" w:date="2021-09-03T15:07:00Z"/>
                <w:rFonts w:cs="Arial"/>
              </w:rPr>
            </w:pPr>
            <w:proofErr w:type="spellStart"/>
            <w:ins w:id="43" w:author="Borrelli, Matthew (M.T.)" w:date="2021-09-03T15:08:00Z">
              <w:r w:rsidRPr="00285B22">
                <w:t>SteeringAutoSave_St</w:t>
              </w:r>
              <w:proofErr w:type="spellEnd"/>
              <w:r w:rsidRPr="00285B22">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49CF2C58" w14:textId="5F37373C" w:rsidR="00EA344E" w:rsidRPr="00E40FF2" w:rsidRDefault="00EA344E" w:rsidP="00EA344E">
            <w:pPr>
              <w:rPr>
                <w:ins w:id="44" w:author="Borrelli, Matthew (M.T.)" w:date="2021-09-03T15:07:00Z"/>
                <w:rFonts w:cs="Arial"/>
                <w:color w:val="000000"/>
              </w:rPr>
            </w:pPr>
            <w:ins w:id="45"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2BE4FF37" w14:textId="57CAD602" w:rsidR="00EA344E" w:rsidRPr="00E40FF2" w:rsidRDefault="00923431" w:rsidP="00EA344E">
            <w:pPr>
              <w:rPr>
                <w:ins w:id="46" w:author="Borrelli, Matthew (M.T.)" w:date="2021-09-03T15:07:00Z"/>
                <w:rFonts w:cs="Arial"/>
                <w:color w:val="000000"/>
              </w:rPr>
            </w:pPr>
            <w:proofErr w:type="spellStart"/>
            <w:ins w:id="47" w:author="Borrelli, Matthew (M.T.)" w:date="2021-09-08T09:50:00Z">
              <w:r w:rsidRPr="00923431">
                <w:rPr>
                  <w:rFonts w:cs="Arial"/>
                  <w:color w:val="000000"/>
                </w:rPr>
                <w:t>SteAutoSav_D_Stat</w:t>
              </w:r>
            </w:ins>
            <w:proofErr w:type="spellEnd"/>
          </w:p>
        </w:tc>
      </w:tr>
      <w:tr w:rsidR="00EA344E" w14:paraId="22D6A558" w14:textId="77777777" w:rsidTr="00EA344E">
        <w:trPr>
          <w:trHeight w:val="255"/>
          <w:jc w:val="center"/>
          <w:ins w:id="48" w:author="Borrelli, Matthew (M.T.)" w:date="2021-09-03T15:08: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14476BE7" w14:textId="2441515D" w:rsidR="00EA344E" w:rsidRPr="00E40FF2" w:rsidRDefault="00EA344E" w:rsidP="00EA344E">
            <w:pPr>
              <w:tabs>
                <w:tab w:val="right" w:pos="2380"/>
              </w:tabs>
              <w:rPr>
                <w:ins w:id="49" w:author="Borrelli, Matthew (M.T.)" w:date="2021-09-03T15:08:00Z"/>
                <w:rFonts w:cs="Arial"/>
              </w:rPr>
            </w:pPr>
            <w:proofErr w:type="spellStart"/>
            <w:ins w:id="50" w:author="Borrelli, Matthew (M.T.)" w:date="2021-09-03T15:08:00Z">
              <w:r w:rsidRPr="00285B22">
                <w:t>DriverSeatAutoSave_St</w:t>
              </w:r>
              <w:proofErr w:type="spellEnd"/>
              <w:r w:rsidRPr="00285B22">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1303296E" w14:textId="644ED46F" w:rsidR="00EA344E" w:rsidRPr="00E40FF2" w:rsidRDefault="00EA344E" w:rsidP="00EA344E">
            <w:pPr>
              <w:rPr>
                <w:ins w:id="51" w:author="Borrelli, Matthew (M.T.)" w:date="2021-09-03T15:08:00Z"/>
                <w:rFonts w:cs="Arial"/>
                <w:color w:val="000000"/>
              </w:rPr>
            </w:pPr>
            <w:ins w:id="52"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7B591063" w14:textId="2CA9547A" w:rsidR="00EA344E" w:rsidRPr="00E40FF2" w:rsidRDefault="00923431" w:rsidP="00EA344E">
            <w:pPr>
              <w:rPr>
                <w:ins w:id="53" w:author="Borrelli, Matthew (M.T.)" w:date="2021-09-03T15:08:00Z"/>
                <w:rFonts w:cs="Arial"/>
                <w:color w:val="000000"/>
              </w:rPr>
            </w:pPr>
            <w:proofErr w:type="spellStart"/>
            <w:ins w:id="54" w:author="Borrelli, Matthew (M.T.)" w:date="2021-09-08T09:50:00Z">
              <w:r w:rsidRPr="00923431">
                <w:rPr>
                  <w:rFonts w:cs="Arial"/>
                  <w:color w:val="000000"/>
                </w:rPr>
                <w:t>SeatAutoSavDrv_D_Stat</w:t>
              </w:r>
            </w:ins>
            <w:proofErr w:type="spellEnd"/>
          </w:p>
        </w:tc>
      </w:tr>
      <w:tr w:rsidR="00EA344E" w14:paraId="268D525A" w14:textId="77777777" w:rsidTr="00EA344E">
        <w:trPr>
          <w:trHeight w:val="255"/>
          <w:jc w:val="center"/>
          <w:ins w:id="55" w:author="Borrelli, Matthew (M.T.)" w:date="2021-09-03T15:08:00Z"/>
        </w:trPr>
        <w:tc>
          <w:tcPr>
            <w:tcW w:w="2817" w:type="dxa"/>
            <w:tcBorders>
              <w:top w:val="single" w:sz="4" w:space="0" w:color="auto"/>
              <w:left w:val="single" w:sz="4" w:space="0" w:color="auto"/>
              <w:bottom w:val="single" w:sz="4" w:space="0" w:color="auto"/>
              <w:right w:val="single" w:sz="4" w:space="0" w:color="auto"/>
            </w:tcBorders>
            <w:shd w:val="clear" w:color="auto" w:fill="auto"/>
            <w:noWrap/>
          </w:tcPr>
          <w:p w14:paraId="2FCD6A41" w14:textId="78DB18CD" w:rsidR="00EA344E" w:rsidRPr="00E40FF2" w:rsidRDefault="00EA344E" w:rsidP="00EA344E">
            <w:pPr>
              <w:tabs>
                <w:tab w:val="right" w:pos="2380"/>
              </w:tabs>
              <w:rPr>
                <w:ins w:id="56" w:author="Borrelli, Matthew (M.T.)" w:date="2021-09-03T15:08:00Z"/>
                <w:rFonts w:cs="Arial"/>
              </w:rPr>
            </w:pPr>
            <w:proofErr w:type="spellStart"/>
            <w:ins w:id="57" w:author="Borrelli, Matthew (M.T.)" w:date="2021-09-03T15:08:00Z">
              <w:r w:rsidRPr="00285B22">
                <w:t>DriverMcsAutoSaveDriver_St</w:t>
              </w:r>
              <w:proofErr w:type="spellEnd"/>
              <w:r w:rsidRPr="00285B22">
                <w:t xml:space="preserve"> </w:t>
              </w:r>
            </w:ins>
          </w:p>
        </w:tc>
        <w:tc>
          <w:tcPr>
            <w:tcW w:w="1984" w:type="dxa"/>
            <w:tcBorders>
              <w:top w:val="single" w:sz="4" w:space="0" w:color="auto"/>
              <w:left w:val="nil"/>
              <w:bottom w:val="single" w:sz="4" w:space="0" w:color="auto"/>
              <w:right w:val="single" w:sz="4" w:space="0" w:color="auto"/>
            </w:tcBorders>
            <w:shd w:val="clear" w:color="auto" w:fill="auto"/>
            <w:noWrap/>
          </w:tcPr>
          <w:p w14:paraId="767215DA" w14:textId="3F3885C9" w:rsidR="00EA344E" w:rsidRPr="00E40FF2" w:rsidRDefault="00EA344E" w:rsidP="00EA344E">
            <w:pPr>
              <w:rPr>
                <w:ins w:id="58" w:author="Borrelli, Matthew (M.T.)" w:date="2021-09-03T15:08:00Z"/>
                <w:rFonts w:cs="Arial"/>
                <w:color w:val="000000"/>
              </w:rPr>
            </w:pPr>
            <w:ins w:id="59" w:author="Borrelli, Matthew (M.T.)" w:date="2021-09-03T15:09:00Z">
              <w:r w:rsidRPr="00AF72FB">
                <w:rPr>
                  <w:rFonts w:cs="Arial"/>
                  <w:color w:val="000000"/>
                </w:rPr>
                <w:t>Type</w:t>
              </w:r>
            </w:ins>
          </w:p>
        </w:tc>
        <w:tc>
          <w:tcPr>
            <w:tcW w:w="2428" w:type="dxa"/>
            <w:tcBorders>
              <w:top w:val="single" w:sz="4" w:space="0" w:color="auto"/>
              <w:left w:val="nil"/>
              <w:bottom w:val="single" w:sz="4" w:space="0" w:color="auto"/>
              <w:right w:val="single" w:sz="4" w:space="0" w:color="auto"/>
            </w:tcBorders>
            <w:shd w:val="clear" w:color="auto" w:fill="auto"/>
            <w:noWrap/>
            <w:vAlign w:val="center"/>
          </w:tcPr>
          <w:p w14:paraId="11BD4F06" w14:textId="431DE65D" w:rsidR="00EA344E" w:rsidRPr="00E40FF2" w:rsidRDefault="00923431" w:rsidP="00EA344E">
            <w:pPr>
              <w:rPr>
                <w:ins w:id="60" w:author="Borrelli, Matthew (M.T.)" w:date="2021-09-03T15:08:00Z"/>
                <w:rFonts w:cs="Arial"/>
                <w:color w:val="000000"/>
              </w:rPr>
            </w:pPr>
            <w:proofErr w:type="spellStart"/>
            <w:ins w:id="61" w:author="Borrelli, Matthew (M.T.)" w:date="2021-09-08T09:49:00Z">
              <w:r w:rsidRPr="00923431">
                <w:rPr>
                  <w:rFonts w:cs="Arial"/>
                  <w:color w:val="000000"/>
                </w:rPr>
                <w:t>StmsAutoSavDrv_D_Stat</w:t>
              </w:r>
            </w:ins>
            <w:proofErr w:type="spellEnd"/>
          </w:p>
        </w:tc>
      </w:tr>
    </w:tbl>
    <w:p w14:paraId="62DE8FEC" w14:textId="77777777" w:rsidR="00326283" w:rsidRDefault="00C73931" w:rsidP="006571A1">
      <w:pPr>
        <w:rPr>
          <w:rFonts w:cs="Arial"/>
        </w:rPr>
      </w:pPr>
    </w:p>
    <w:p w14:paraId="0F44331E" w14:textId="77777777" w:rsidR="006571A1" w:rsidRPr="00326283" w:rsidRDefault="00980C5F" w:rsidP="006571A1">
      <w:pPr>
        <w:rPr>
          <w:rFonts w:cs="Arial"/>
        </w:rPr>
      </w:pPr>
      <w:r w:rsidRPr="00EF543D">
        <w:rPr>
          <w:rFonts w:cs="Arial"/>
        </w:rPr>
        <w:t>Note:  GSDB signal names are reference only.  The Global Signal Database (GSDB) is the master for all signals.  If there is a conflict bring to the module D&amp;R’s attention.</w:t>
      </w:r>
      <w:r>
        <w:rPr>
          <w:rFonts w:cs="Arial"/>
        </w:rPr>
        <w:t xml:space="preserve">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3D0A8D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669CC5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B9C1DC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6E99F96" w14:textId="77777777" w:rsidR="00D90FFA" w:rsidRPr="00AC15C4" w:rsidRDefault="00C73931" w:rsidP="0081629B">
            <w:pPr>
              <w:rPr>
                <w:vanish/>
                <w:color w:val="000000" w:themeColor="text1"/>
              </w:rPr>
            </w:pPr>
          </w:p>
        </w:tc>
      </w:tr>
    </w:tbl>
    <w:p w14:paraId="0F2F1E6F" w14:textId="77777777" w:rsidR="00406F39" w:rsidRDefault="00980C5F" w:rsidP="00AC15C4">
      <w:pPr>
        <w:pStyle w:val="Heading4"/>
      </w:pPr>
      <w:r w:rsidRPr="00B9479B">
        <w:t>MD-REQ-099354/E-</w:t>
      </w:r>
      <w:proofErr w:type="spellStart"/>
      <w:r w:rsidRPr="00B9479B">
        <w:t>ActivePersonality_St</w:t>
      </w:r>
      <w:proofErr w:type="spellEnd"/>
    </w:p>
    <w:p w14:paraId="1DAF3236" w14:textId="77777777" w:rsidR="00F73296" w:rsidRPr="00E40509" w:rsidRDefault="00980C5F" w:rsidP="00F73296">
      <w:r w:rsidRPr="00E40509">
        <w:t>Message Type: Status</w:t>
      </w:r>
    </w:p>
    <w:p w14:paraId="652609B2" w14:textId="77777777" w:rsidR="00F73296" w:rsidRPr="00E40509" w:rsidRDefault="00C73931" w:rsidP="00F73296"/>
    <w:p w14:paraId="7F4EE7D3" w14:textId="77777777" w:rsidR="00F73296" w:rsidRPr="00E40509" w:rsidRDefault="00980C5F" w:rsidP="00F73296">
      <w:r w:rsidRPr="00E40509">
        <w:t>The signal is used to inform the Enhanced Memory System which personality profile is currently active.</w:t>
      </w:r>
    </w:p>
    <w:p w14:paraId="112074A7" w14:textId="77777777" w:rsidR="00F73296" w:rsidRPr="00E40509" w:rsidRDefault="00C73931"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6286723A" w14:textId="77777777" w:rsidTr="00834CFA">
        <w:trPr>
          <w:jc w:val="center"/>
        </w:trPr>
        <w:tc>
          <w:tcPr>
            <w:tcW w:w="1391" w:type="dxa"/>
          </w:tcPr>
          <w:p w14:paraId="2527ECD5" w14:textId="77777777" w:rsidR="00F73296" w:rsidRPr="00E40509" w:rsidRDefault="00980C5F" w:rsidP="00BA31A2">
            <w:pPr>
              <w:rPr>
                <w:b/>
              </w:rPr>
            </w:pPr>
            <w:r w:rsidRPr="00E40509">
              <w:rPr>
                <w:b/>
              </w:rPr>
              <w:t>Name</w:t>
            </w:r>
          </w:p>
        </w:tc>
        <w:tc>
          <w:tcPr>
            <w:tcW w:w="1732" w:type="dxa"/>
          </w:tcPr>
          <w:p w14:paraId="07B569C5" w14:textId="77777777" w:rsidR="00F73296" w:rsidRPr="00E40509" w:rsidRDefault="00980C5F" w:rsidP="00BA31A2">
            <w:pPr>
              <w:rPr>
                <w:b/>
              </w:rPr>
            </w:pPr>
            <w:r w:rsidRPr="00E40509">
              <w:rPr>
                <w:b/>
              </w:rPr>
              <w:t>Literals</w:t>
            </w:r>
          </w:p>
        </w:tc>
        <w:tc>
          <w:tcPr>
            <w:tcW w:w="810" w:type="dxa"/>
          </w:tcPr>
          <w:p w14:paraId="55A75B7E" w14:textId="77777777" w:rsidR="00F73296" w:rsidRPr="00E40509" w:rsidRDefault="00980C5F" w:rsidP="00BA31A2">
            <w:pPr>
              <w:rPr>
                <w:b/>
              </w:rPr>
            </w:pPr>
            <w:r w:rsidRPr="00E40509">
              <w:rPr>
                <w:b/>
              </w:rPr>
              <w:t>Value</w:t>
            </w:r>
          </w:p>
        </w:tc>
        <w:tc>
          <w:tcPr>
            <w:tcW w:w="5013" w:type="dxa"/>
          </w:tcPr>
          <w:p w14:paraId="106DE211" w14:textId="77777777" w:rsidR="00F73296" w:rsidRPr="00E40509" w:rsidRDefault="00980C5F" w:rsidP="00BA31A2">
            <w:pPr>
              <w:rPr>
                <w:b/>
              </w:rPr>
            </w:pPr>
            <w:r w:rsidRPr="00E40509">
              <w:rPr>
                <w:b/>
              </w:rPr>
              <w:t>Description</w:t>
            </w:r>
          </w:p>
        </w:tc>
      </w:tr>
      <w:tr w:rsidR="00F73296" w14:paraId="571B51EC" w14:textId="77777777" w:rsidTr="00834CFA">
        <w:trPr>
          <w:jc w:val="center"/>
        </w:trPr>
        <w:tc>
          <w:tcPr>
            <w:tcW w:w="1391" w:type="dxa"/>
          </w:tcPr>
          <w:p w14:paraId="5AD902EB" w14:textId="77777777" w:rsidR="00F73296" w:rsidRDefault="00980C5F" w:rsidP="00BA31A2">
            <w:r>
              <w:t xml:space="preserve">PersIndex </w:t>
            </w:r>
          </w:p>
        </w:tc>
        <w:tc>
          <w:tcPr>
            <w:tcW w:w="1732" w:type="dxa"/>
          </w:tcPr>
          <w:p w14:paraId="5251E822" w14:textId="77777777" w:rsidR="00F73296" w:rsidRDefault="00980C5F" w:rsidP="00BA31A2">
            <w:r>
              <w:t>-</w:t>
            </w:r>
          </w:p>
        </w:tc>
        <w:tc>
          <w:tcPr>
            <w:tcW w:w="810" w:type="dxa"/>
          </w:tcPr>
          <w:p w14:paraId="2B43365F" w14:textId="77777777" w:rsidR="00F73296" w:rsidRDefault="00980C5F" w:rsidP="00BA31A2">
            <w:r>
              <w:t>-</w:t>
            </w:r>
          </w:p>
        </w:tc>
        <w:tc>
          <w:tcPr>
            <w:tcW w:w="5013" w:type="dxa"/>
          </w:tcPr>
          <w:p w14:paraId="4C89A211" w14:textId="77777777" w:rsidR="00F73296" w:rsidRDefault="00980C5F" w:rsidP="00BA31A2">
            <w:r>
              <w:t>Indicates which Personality Profile is currently active.</w:t>
            </w:r>
          </w:p>
        </w:tc>
      </w:tr>
      <w:tr w:rsidR="004613AA" w14:paraId="22C99F59" w14:textId="77777777" w:rsidTr="00834CFA">
        <w:trPr>
          <w:jc w:val="center"/>
        </w:trPr>
        <w:tc>
          <w:tcPr>
            <w:tcW w:w="1391" w:type="dxa"/>
          </w:tcPr>
          <w:p w14:paraId="4E22AC37" w14:textId="77777777" w:rsidR="004613AA" w:rsidRDefault="00C73931" w:rsidP="00BA31A2"/>
        </w:tc>
        <w:tc>
          <w:tcPr>
            <w:tcW w:w="1732" w:type="dxa"/>
          </w:tcPr>
          <w:p w14:paraId="23359FE3" w14:textId="77777777" w:rsidR="004613AA" w:rsidRDefault="00980C5F" w:rsidP="00153966">
            <w:r>
              <w:t>Pers1</w:t>
            </w:r>
          </w:p>
        </w:tc>
        <w:tc>
          <w:tcPr>
            <w:tcW w:w="810" w:type="dxa"/>
          </w:tcPr>
          <w:p w14:paraId="5B437C23" w14:textId="77777777" w:rsidR="004613AA" w:rsidRDefault="00980C5F" w:rsidP="00BA31A2">
            <w:r>
              <w:t>0x0</w:t>
            </w:r>
          </w:p>
        </w:tc>
        <w:tc>
          <w:tcPr>
            <w:tcW w:w="5013" w:type="dxa"/>
          </w:tcPr>
          <w:p w14:paraId="46FE3F27" w14:textId="77777777" w:rsidR="004613AA" w:rsidRDefault="00C73931" w:rsidP="00BA31A2"/>
        </w:tc>
      </w:tr>
      <w:tr w:rsidR="004613AA" w14:paraId="6BE470F1" w14:textId="77777777" w:rsidTr="00834CFA">
        <w:trPr>
          <w:jc w:val="center"/>
        </w:trPr>
        <w:tc>
          <w:tcPr>
            <w:tcW w:w="1391" w:type="dxa"/>
          </w:tcPr>
          <w:p w14:paraId="2BF2ED8E" w14:textId="77777777" w:rsidR="004613AA" w:rsidRDefault="00C73931" w:rsidP="00BA31A2"/>
        </w:tc>
        <w:tc>
          <w:tcPr>
            <w:tcW w:w="1732" w:type="dxa"/>
          </w:tcPr>
          <w:p w14:paraId="21901A5C" w14:textId="77777777" w:rsidR="004613AA" w:rsidRDefault="00980C5F" w:rsidP="00153966">
            <w:r>
              <w:t>Pers2</w:t>
            </w:r>
          </w:p>
        </w:tc>
        <w:tc>
          <w:tcPr>
            <w:tcW w:w="810" w:type="dxa"/>
          </w:tcPr>
          <w:p w14:paraId="304FF09F" w14:textId="77777777" w:rsidR="004613AA" w:rsidRDefault="00980C5F" w:rsidP="00BA31A2">
            <w:r>
              <w:t>0x1</w:t>
            </w:r>
          </w:p>
        </w:tc>
        <w:tc>
          <w:tcPr>
            <w:tcW w:w="5013" w:type="dxa"/>
          </w:tcPr>
          <w:p w14:paraId="05CEDC42" w14:textId="77777777" w:rsidR="004613AA" w:rsidRDefault="00C73931" w:rsidP="00BA31A2"/>
        </w:tc>
      </w:tr>
      <w:tr w:rsidR="004613AA" w14:paraId="05EC99B6" w14:textId="77777777" w:rsidTr="00834CFA">
        <w:trPr>
          <w:jc w:val="center"/>
        </w:trPr>
        <w:tc>
          <w:tcPr>
            <w:tcW w:w="1391" w:type="dxa"/>
          </w:tcPr>
          <w:p w14:paraId="35CDCAC2" w14:textId="77777777" w:rsidR="004613AA" w:rsidRDefault="00C73931" w:rsidP="00BA31A2"/>
        </w:tc>
        <w:tc>
          <w:tcPr>
            <w:tcW w:w="1732" w:type="dxa"/>
          </w:tcPr>
          <w:p w14:paraId="32E83C09" w14:textId="77777777" w:rsidR="004613AA" w:rsidRDefault="00980C5F" w:rsidP="00153966">
            <w:r>
              <w:t>Pers3</w:t>
            </w:r>
          </w:p>
        </w:tc>
        <w:tc>
          <w:tcPr>
            <w:tcW w:w="810" w:type="dxa"/>
          </w:tcPr>
          <w:p w14:paraId="1253EAA8" w14:textId="77777777" w:rsidR="004613AA" w:rsidRDefault="00980C5F" w:rsidP="00BA31A2">
            <w:r>
              <w:t>0x2</w:t>
            </w:r>
          </w:p>
        </w:tc>
        <w:tc>
          <w:tcPr>
            <w:tcW w:w="5013" w:type="dxa"/>
          </w:tcPr>
          <w:p w14:paraId="385DEA27" w14:textId="77777777" w:rsidR="004613AA" w:rsidRDefault="00C73931" w:rsidP="00BA31A2"/>
        </w:tc>
      </w:tr>
      <w:tr w:rsidR="004613AA" w14:paraId="44D656B2" w14:textId="77777777" w:rsidTr="00834CFA">
        <w:trPr>
          <w:jc w:val="center"/>
        </w:trPr>
        <w:tc>
          <w:tcPr>
            <w:tcW w:w="1391" w:type="dxa"/>
          </w:tcPr>
          <w:p w14:paraId="60D18FCA" w14:textId="77777777" w:rsidR="004613AA" w:rsidRDefault="00C73931" w:rsidP="00BA31A2"/>
        </w:tc>
        <w:tc>
          <w:tcPr>
            <w:tcW w:w="1732" w:type="dxa"/>
          </w:tcPr>
          <w:p w14:paraId="62862CD2" w14:textId="77777777" w:rsidR="004613AA" w:rsidRDefault="00980C5F" w:rsidP="00153966">
            <w:r>
              <w:t>Pers4</w:t>
            </w:r>
          </w:p>
        </w:tc>
        <w:tc>
          <w:tcPr>
            <w:tcW w:w="810" w:type="dxa"/>
          </w:tcPr>
          <w:p w14:paraId="50725878" w14:textId="77777777" w:rsidR="004613AA" w:rsidRDefault="00980C5F" w:rsidP="00BA31A2">
            <w:r>
              <w:t>0x3</w:t>
            </w:r>
          </w:p>
        </w:tc>
        <w:tc>
          <w:tcPr>
            <w:tcW w:w="5013" w:type="dxa"/>
          </w:tcPr>
          <w:p w14:paraId="4DB8C7D0" w14:textId="77777777" w:rsidR="004613AA" w:rsidRDefault="00C73931" w:rsidP="00BA31A2"/>
        </w:tc>
      </w:tr>
      <w:tr w:rsidR="004613AA" w14:paraId="77A66664" w14:textId="77777777" w:rsidTr="00834CFA">
        <w:trPr>
          <w:jc w:val="center"/>
        </w:trPr>
        <w:tc>
          <w:tcPr>
            <w:tcW w:w="1391" w:type="dxa"/>
          </w:tcPr>
          <w:p w14:paraId="6DC8C639" w14:textId="77777777" w:rsidR="004613AA" w:rsidRDefault="00C73931" w:rsidP="00BA31A2"/>
        </w:tc>
        <w:tc>
          <w:tcPr>
            <w:tcW w:w="1732" w:type="dxa"/>
          </w:tcPr>
          <w:p w14:paraId="4A69778F" w14:textId="77777777" w:rsidR="004613AA" w:rsidRDefault="00980C5F" w:rsidP="00153966">
            <w:r>
              <w:t>Vehicle</w:t>
            </w:r>
          </w:p>
        </w:tc>
        <w:tc>
          <w:tcPr>
            <w:tcW w:w="810" w:type="dxa"/>
          </w:tcPr>
          <w:p w14:paraId="4B1C96B8" w14:textId="77777777" w:rsidR="004613AA" w:rsidRDefault="00980C5F" w:rsidP="00BA31A2">
            <w:r>
              <w:t>0x4</w:t>
            </w:r>
          </w:p>
        </w:tc>
        <w:tc>
          <w:tcPr>
            <w:tcW w:w="5013" w:type="dxa"/>
          </w:tcPr>
          <w:p w14:paraId="22CEEEA8" w14:textId="77777777" w:rsidR="004613AA" w:rsidRDefault="00C73931" w:rsidP="00BA31A2"/>
        </w:tc>
      </w:tr>
      <w:tr w:rsidR="00F73296" w14:paraId="138B4BAC" w14:textId="77777777" w:rsidTr="00834CFA">
        <w:trPr>
          <w:jc w:val="center"/>
        </w:trPr>
        <w:tc>
          <w:tcPr>
            <w:tcW w:w="1391" w:type="dxa"/>
          </w:tcPr>
          <w:p w14:paraId="45B2EF7B" w14:textId="77777777" w:rsidR="00F73296" w:rsidRDefault="00C73931" w:rsidP="00BA31A2"/>
        </w:tc>
        <w:tc>
          <w:tcPr>
            <w:tcW w:w="1732" w:type="dxa"/>
          </w:tcPr>
          <w:p w14:paraId="7C9A23E9" w14:textId="77777777" w:rsidR="00F73296" w:rsidRDefault="00980C5F" w:rsidP="00BA31A2">
            <w:proofErr w:type="spellStart"/>
            <w:r>
              <w:t>NotDetermined</w:t>
            </w:r>
            <w:proofErr w:type="spellEnd"/>
          </w:p>
        </w:tc>
        <w:tc>
          <w:tcPr>
            <w:tcW w:w="810" w:type="dxa"/>
          </w:tcPr>
          <w:p w14:paraId="4060A6DE" w14:textId="77777777" w:rsidR="00F73296" w:rsidRDefault="00980C5F" w:rsidP="00BA31A2">
            <w:r>
              <w:t>0x5</w:t>
            </w:r>
          </w:p>
        </w:tc>
        <w:tc>
          <w:tcPr>
            <w:tcW w:w="5013" w:type="dxa"/>
          </w:tcPr>
          <w:p w14:paraId="56EE6AFD" w14:textId="77777777" w:rsidR="00F73296" w:rsidRDefault="00C73931" w:rsidP="00BA31A2"/>
        </w:tc>
      </w:tr>
      <w:tr w:rsidR="00E97CF6" w14:paraId="3C932D5D" w14:textId="77777777" w:rsidTr="00834CFA">
        <w:trPr>
          <w:jc w:val="center"/>
        </w:trPr>
        <w:tc>
          <w:tcPr>
            <w:tcW w:w="1391" w:type="dxa"/>
          </w:tcPr>
          <w:p w14:paraId="61E2BE34" w14:textId="77777777" w:rsidR="00E97CF6" w:rsidRDefault="00C73931" w:rsidP="00BA31A2"/>
        </w:tc>
        <w:tc>
          <w:tcPr>
            <w:tcW w:w="1732" w:type="dxa"/>
          </w:tcPr>
          <w:p w14:paraId="52A7BDFC" w14:textId="77777777" w:rsidR="00E97CF6" w:rsidRDefault="00980C5F" w:rsidP="00BA31A2">
            <w:proofErr w:type="spellStart"/>
            <w:r>
              <w:t>NotUsed</w:t>
            </w:r>
            <w:proofErr w:type="spellEnd"/>
          </w:p>
        </w:tc>
        <w:tc>
          <w:tcPr>
            <w:tcW w:w="810" w:type="dxa"/>
          </w:tcPr>
          <w:p w14:paraId="0830585F" w14:textId="77777777" w:rsidR="00E97CF6" w:rsidRDefault="00980C5F" w:rsidP="00BA31A2">
            <w:r>
              <w:t>0x6</w:t>
            </w:r>
          </w:p>
        </w:tc>
        <w:tc>
          <w:tcPr>
            <w:tcW w:w="5013" w:type="dxa"/>
          </w:tcPr>
          <w:p w14:paraId="41BAF699" w14:textId="77777777" w:rsidR="00E97CF6" w:rsidRDefault="00C73931" w:rsidP="00BA31A2"/>
        </w:tc>
      </w:tr>
      <w:tr w:rsidR="00E97CF6" w14:paraId="451707F6" w14:textId="77777777" w:rsidTr="00834CFA">
        <w:trPr>
          <w:jc w:val="center"/>
        </w:trPr>
        <w:tc>
          <w:tcPr>
            <w:tcW w:w="1391" w:type="dxa"/>
          </w:tcPr>
          <w:p w14:paraId="75402432" w14:textId="77777777" w:rsidR="00E97CF6" w:rsidRDefault="00C73931" w:rsidP="00BA31A2"/>
        </w:tc>
        <w:tc>
          <w:tcPr>
            <w:tcW w:w="1732" w:type="dxa"/>
          </w:tcPr>
          <w:p w14:paraId="38B98315" w14:textId="77777777" w:rsidR="00E97CF6" w:rsidRDefault="00980C5F" w:rsidP="00BA31A2">
            <w:proofErr w:type="spellStart"/>
            <w:r>
              <w:t>NotUsed</w:t>
            </w:r>
            <w:proofErr w:type="spellEnd"/>
          </w:p>
        </w:tc>
        <w:tc>
          <w:tcPr>
            <w:tcW w:w="810" w:type="dxa"/>
          </w:tcPr>
          <w:p w14:paraId="3FE68C47" w14:textId="77777777" w:rsidR="00E97CF6" w:rsidRDefault="00980C5F" w:rsidP="00BA31A2">
            <w:r>
              <w:t>0x7</w:t>
            </w:r>
          </w:p>
        </w:tc>
        <w:tc>
          <w:tcPr>
            <w:tcW w:w="5013" w:type="dxa"/>
          </w:tcPr>
          <w:p w14:paraId="0AA05CDC" w14:textId="77777777" w:rsidR="00E97CF6" w:rsidRDefault="00C73931" w:rsidP="00BA31A2"/>
        </w:tc>
      </w:tr>
    </w:tbl>
    <w:p w14:paraId="1F99505F"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391D6D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7AD047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3F5AFB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EB24F6" w14:textId="77777777" w:rsidR="00D90FFA" w:rsidRPr="00AC15C4" w:rsidRDefault="00C73931" w:rsidP="0081629B">
            <w:pPr>
              <w:rPr>
                <w:vanish/>
                <w:color w:val="000000" w:themeColor="text1"/>
              </w:rPr>
            </w:pPr>
          </w:p>
        </w:tc>
      </w:tr>
    </w:tbl>
    <w:p w14:paraId="13629164" w14:textId="77777777" w:rsidR="00406F39" w:rsidRDefault="00980C5F" w:rsidP="00AC15C4">
      <w:pPr>
        <w:pStyle w:val="Heading4"/>
      </w:pPr>
      <w:r w:rsidRPr="00B9479B">
        <w:t>MD-REQ-099312/A-</w:t>
      </w:r>
      <w:proofErr w:type="spellStart"/>
      <w:r w:rsidRPr="00B9479B">
        <w:t>EnMemButtonPairing_St</w:t>
      </w:r>
      <w:proofErr w:type="spellEnd"/>
    </w:p>
    <w:p w14:paraId="47706C9D" w14:textId="77777777" w:rsidR="00470A8A" w:rsidRPr="008B4CBE" w:rsidRDefault="00980C5F" w:rsidP="00470A8A">
      <w:pPr>
        <w:rPr>
          <w:rFonts w:ascii="Calibri" w:hAnsi="Calibri" w:cs="Calibri"/>
        </w:rPr>
      </w:pPr>
      <w:r w:rsidRPr="008B4CBE">
        <w:rPr>
          <w:rFonts w:ascii="Calibri" w:hAnsi="Calibri" w:cs="Calibri"/>
        </w:rPr>
        <w:t>Message Type: Status</w:t>
      </w:r>
    </w:p>
    <w:p w14:paraId="3F03A138" w14:textId="77777777" w:rsidR="00470A8A" w:rsidRPr="008B4CBE" w:rsidRDefault="00C73931" w:rsidP="00470A8A">
      <w:pPr>
        <w:rPr>
          <w:rFonts w:ascii="Calibri" w:hAnsi="Calibri" w:cs="Calibri"/>
        </w:rPr>
      </w:pPr>
    </w:p>
    <w:p w14:paraId="094CC78D" w14:textId="77777777" w:rsidR="00470A8A" w:rsidRPr="008B4CBE" w:rsidRDefault="00980C5F" w:rsidP="00470A8A">
      <w:pPr>
        <w:rPr>
          <w:rFonts w:ascii="Calibri" w:hAnsi="Calibri" w:cs="Calibri"/>
        </w:rPr>
      </w:pPr>
      <w:r w:rsidRPr="008B4CBE">
        <w:rPr>
          <w:rFonts w:ascii="Calibri" w:hAnsi="Calibri" w:cs="Calibri"/>
        </w:rPr>
        <w:t>The signal is used to inform the Enhanced Memory Interface Client the status of memory seat button pairing mode.</w:t>
      </w:r>
    </w:p>
    <w:p w14:paraId="61901668" w14:textId="77777777" w:rsidR="00470A8A" w:rsidRPr="008B4CBE" w:rsidRDefault="00C73931" w:rsidP="00470A8A">
      <w:pPr>
        <w:rPr>
          <w:rFonts w:ascii="Calibri" w:hAnsi="Calibri" w:cs="Calibri"/>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470A8A" w14:paraId="6278C336" w14:textId="77777777" w:rsidTr="00470A8A">
        <w:trPr>
          <w:jc w:val="center"/>
        </w:trPr>
        <w:tc>
          <w:tcPr>
            <w:tcW w:w="1721" w:type="dxa"/>
          </w:tcPr>
          <w:p w14:paraId="6FB877BC" w14:textId="77777777" w:rsidR="00470A8A" w:rsidRPr="008B4CBE" w:rsidRDefault="00980C5F" w:rsidP="00BA31A2">
            <w:pPr>
              <w:rPr>
                <w:b/>
              </w:rPr>
            </w:pPr>
            <w:r w:rsidRPr="008B4CBE">
              <w:rPr>
                <w:b/>
              </w:rPr>
              <w:t>Name</w:t>
            </w:r>
          </w:p>
        </w:tc>
        <w:tc>
          <w:tcPr>
            <w:tcW w:w="2430" w:type="dxa"/>
          </w:tcPr>
          <w:p w14:paraId="12D64CFA" w14:textId="77777777" w:rsidR="00470A8A" w:rsidRPr="008B4CBE" w:rsidRDefault="00980C5F" w:rsidP="00BA31A2">
            <w:pPr>
              <w:rPr>
                <w:b/>
              </w:rPr>
            </w:pPr>
            <w:r w:rsidRPr="008B4CBE">
              <w:rPr>
                <w:b/>
              </w:rPr>
              <w:t>Literals</w:t>
            </w:r>
          </w:p>
        </w:tc>
        <w:tc>
          <w:tcPr>
            <w:tcW w:w="861" w:type="dxa"/>
          </w:tcPr>
          <w:p w14:paraId="4253D907" w14:textId="77777777" w:rsidR="00470A8A" w:rsidRPr="008B4CBE" w:rsidRDefault="00980C5F" w:rsidP="00BA31A2">
            <w:pPr>
              <w:rPr>
                <w:b/>
              </w:rPr>
            </w:pPr>
            <w:r w:rsidRPr="008B4CBE">
              <w:rPr>
                <w:b/>
              </w:rPr>
              <w:t>Value</w:t>
            </w:r>
          </w:p>
        </w:tc>
        <w:tc>
          <w:tcPr>
            <w:tcW w:w="4276" w:type="dxa"/>
          </w:tcPr>
          <w:p w14:paraId="25B9C2F4" w14:textId="77777777" w:rsidR="00470A8A" w:rsidRPr="008B4CBE" w:rsidRDefault="00980C5F" w:rsidP="00BA31A2">
            <w:pPr>
              <w:rPr>
                <w:b/>
              </w:rPr>
            </w:pPr>
            <w:r w:rsidRPr="008B4CBE">
              <w:rPr>
                <w:b/>
              </w:rPr>
              <w:t>Description</w:t>
            </w:r>
          </w:p>
        </w:tc>
      </w:tr>
      <w:tr w:rsidR="00470A8A" w14:paraId="444FC46B" w14:textId="77777777" w:rsidTr="00470A8A">
        <w:trPr>
          <w:jc w:val="center"/>
        </w:trPr>
        <w:tc>
          <w:tcPr>
            <w:tcW w:w="1721" w:type="dxa"/>
          </w:tcPr>
          <w:p w14:paraId="4DE5CDC7" w14:textId="77777777" w:rsidR="00470A8A" w:rsidRDefault="00980C5F" w:rsidP="00BA31A2">
            <w:proofErr w:type="spellStart"/>
            <w:r>
              <w:t>ButtonPairing</w:t>
            </w:r>
            <w:proofErr w:type="spellEnd"/>
            <w:r>
              <w:t xml:space="preserve"> </w:t>
            </w:r>
          </w:p>
        </w:tc>
        <w:tc>
          <w:tcPr>
            <w:tcW w:w="2430" w:type="dxa"/>
          </w:tcPr>
          <w:p w14:paraId="041418FF" w14:textId="77777777" w:rsidR="00470A8A" w:rsidRDefault="00980C5F" w:rsidP="00BA31A2">
            <w:r>
              <w:t>-</w:t>
            </w:r>
          </w:p>
        </w:tc>
        <w:tc>
          <w:tcPr>
            <w:tcW w:w="861" w:type="dxa"/>
          </w:tcPr>
          <w:p w14:paraId="120FAFFA" w14:textId="77777777" w:rsidR="00470A8A" w:rsidRDefault="00980C5F" w:rsidP="00BA31A2">
            <w:r>
              <w:t>-</w:t>
            </w:r>
          </w:p>
        </w:tc>
        <w:tc>
          <w:tcPr>
            <w:tcW w:w="4276" w:type="dxa"/>
          </w:tcPr>
          <w:p w14:paraId="7EDECC47" w14:textId="77777777" w:rsidR="00470A8A" w:rsidRDefault="00980C5F" w:rsidP="00BA31A2">
            <w:r w:rsidRPr="00470A8A">
              <w:t>Indicates the Personality Profile memory seat button pairing mode status value.</w:t>
            </w:r>
          </w:p>
        </w:tc>
      </w:tr>
      <w:tr w:rsidR="00470A8A" w14:paraId="2757F22B" w14:textId="77777777" w:rsidTr="00470A8A">
        <w:trPr>
          <w:jc w:val="center"/>
        </w:trPr>
        <w:tc>
          <w:tcPr>
            <w:tcW w:w="1721" w:type="dxa"/>
          </w:tcPr>
          <w:p w14:paraId="432F03D4" w14:textId="77777777" w:rsidR="00470A8A" w:rsidRDefault="00C73931" w:rsidP="00BA31A2"/>
        </w:tc>
        <w:tc>
          <w:tcPr>
            <w:tcW w:w="2430" w:type="dxa"/>
          </w:tcPr>
          <w:p w14:paraId="7DB2B660" w14:textId="77777777" w:rsidR="00470A8A" w:rsidRDefault="00980C5F" w:rsidP="00BA31A2">
            <w:r>
              <w:t>Null</w:t>
            </w:r>
          </w:p>
        </w:tc>
        <w:tc>
          <w:tcPr>
            <w:tcW w:w="861" w:type="dxa"/>
          </w:tcPr>
          <w:p w14:paraId="4C0B8353" w14:textId="77777777" w:rsidR="00470A8A" w:rsidRDefault="00980C5F" w:rsidP="00BA31A2">
            <w:r>
              <w:t>0x0</w:t>
            </w:r>
          </w:p>
        </w:tc>
        <w:tc>
          <w:tcPr>
            <w:tcW w:w="4276" w:type="dxa"/>
          </w:tcPr>
          <w:p w14:paraId="70B9EA21" w14:textId="77777777" w:rsidR="00470A8A" w:rsidRDefault="00C73931" w:rsidP="00BA31A2"/>
        </w:tc>
      </w:tr>
      <w:tr w:rsidR="00470A8A" w14:paraId="052EC7AE" w14:textId="77777777" w:rsidTr="00470A8A">
        <w:trPr>
          <w:jc w:val="center"/>
        </w:trPr>
        <w:tc>
          <w:tcPr>
            <w:tcW w:w="1721" w:type="dxa"/>
          </w:tcPr>
          <w:p w14:paraId="73F230F6" w14:textId="77777777" w:rsidR="00470A8A" w:rsidRDefault="00C73931" w:rsidP="00BA31A2"/>
        </w:tc>
        <w:tc>
          <w:tcPr>
            <w:tcW w:w="2430" w:type="dxa"/>
          </w:tcPr>
          <w:p w14:paraId="2D4D494D" w14:textId="77777777" w:rsidR="00470A8A" w:rsidRDefault="00980C5F" w:rsidP="00BA31A2">
            <w:r>
              <w:t>Button1Pressed</w:t>
            </w:r>
          </w:p>
        </w:tc>
        <w:tc>
          <w:tcPr>
            <w:tcW w:w="861" w:type="dxa"/>
          </w:tcPr>
          <w:p w14:paraId="0901D33C" w14:textId="77777777" w:rsidR="00470A8A" w:rsidRDefault="00980C5F" w:rsidP="00BA31A2">
            <w:r>
              <w:t>0x1</w:t>
            </w:r>
          </w:p>
        </w:tc>
        <w:tc>
          <w:tcPr>
            <w:tcW w:w="4276" w:type="dxa"/>
          </w:tcPr>
          <w:p w14:paraId="26116A7B" w14:textId="77777777" w:rsidR="00470A8A" w:rsidRDefault="00C73931" w:rsidP="00BA31A2"/>
        </w:tc>
      </w:tr>
      <w:tr w:rsidR="00470A8A" w14:paraId="62945681" w14:textId="77777777" w:rsidTr="00470A8A">
        <w:trPr>
          <w:jc w:val="center"/>
        </w:trPr>
        <w:tc>
          <w:tcPr>
            <w:tcW w:w="1721" w:type="dxa"/>
          </w:tcPr>
          <w:p w14:paraId="6EAF0D43" w14:textId="77777777" w:rsidR="00470A8A" w:rsidRDefault="00C73931" w:rsidP="00BA31A2"/>
        </w:tc>
        <w:tc>
          <w:tcPr>
            <w:tcW w:w="2430" w:type="dxa"/>
          </w:tcPr>
          <w:p w14:paraId="4C9CC63D" w14:textId="77777777" w:rsidR="00470A8A" w:rsidRDefault="00980C5F" w:rsidP="00BA31A2">
            <w:r>
              <w:t>Button2Pressed</w:t>
            </w:r>
          </w:p>
        </w:tc>
        <w:tc>
          <w:tcPr>
            <w:tcW w:w="861" w:type="dxa"/>
          </w:tcPr>
          <w:p w14:paraId="356DF897" w14:textId="77777777" w:rsidR="00470A8A" w:rsidRDefault="00980C5F" w:rsidP="00BA31A2">
            <w:r>
              <w:t>0x2</w:t>
            </w:r>
          </w:p>
        </w:tc>
        <w:tc>
          <w:tcPr>
            <w:tcW w:w="4276" w:type="dxa"/>
          </w:tcPr>
          <w:p w14:paraId="56E677F2" w14:textId="77777777" w:rsidR="00470A8A" w:rsidRDefault="00C73931" w:rsidP="00BA31A2"/>
        </w:tc>
      </w:tr>
      <w:tr w:rsidR="00470A8A" w14:paraId="58586E87" w14:textId="77777777" w:rsidTr="00470A8A">
        <w:trPr>
          <w:jc w:val="center"/>
        </w:trPr>
        <w:tc>
          <w:tcPr>
            <w:tcW w:w="1721" w:type="dxa"/>
          </w:tcPr>
          <w:p w14:paraId="6FC779AA" w14:textId="77777777" w:rsidR="00470A8A" w:rsidRDefault="00C73931" w:rsidP="00BA31A2"/>
        </w:tc>
        <w:tc>
          <w:tcPr>
            <w:tcW w:w="2430" w:type="dxa"/>
          </w:tcPr>
          <w:p w14:paraId="529350B0" w14:textId="77777777" w:rsidR="00470A8A" w:rsidRDefault="00980C5F" w:rsidP="00BA31A2">
            <w:r>
              <w:t>Button3Pressed</w:t>
            </w:r>
          </w:p>
        </w:tc>
        <w:tc>
          <w:tcPr>
            <w:tcW w:w="861" w:type="dxa"/>
          </w:tcPr>
          <w:p w14:paraId="788B595C" w14:textId="77777777" w:rsidR="00470A8A" w:rsidRDefault="00980C5F" w:rsidP="00BA31A2">
            <w:r>
              <w:t>0x3</w:t>
            </w:r>
          </w:p>
        </w:tc>
        <w:tc>
          <w:tcPr>
            <w:tcW w:w="4276" w:type="dxa"/>
          </w:tcPr>
          <w:p w14:paraId="14F00E11" w14:textId="77777777" w:rsidR="00470A8A" w:rsidRDefault="00C73931" w:rsidP="00BA31A2"/>
        </w:tc>
      </w:tr>
      <w:tr w:rsidR="00470A8A" w14:paraId="092AA98D" w14:textId="77777777" w:rsidTr="00470A8A">
        <w:trPr>
          <w:jc w:val="center"/>
        </w:trPr>
        <w:tc>
          <w:tcPr>
            <w:tcW w:w="1721" w:type="dxa"/>
          </w:tcPr>
          <w:p w14:paraId="53950E67" w14:textId="77777777" w:rsidR="00470A8A" w:rsidRDefault="00C73931" w:rsidP="00BA31A2"/>
        </w:tc>
        <w:tc>
          <w:tcPr>
            <w:tcW w:w="2430" w:type="dxa"/>
          </w:tcPr>
          <w:p w14:paraId="18566BB3" w14:textId="77777777" w:rsidR="00470A8A" w:rsidRDefault="00980C5F" w:rsidP="00BA31A2">
            <w:r>
              <w:t>Button4Pressed</w:t>
            </w:r>
          </w:p>
        </w:tc>
        <w:tc>
          <w:tcPr>
            <w:tcW w:w="861" w:type="dxa"/>
          </w:tcPr>
          <w:p w14:paraId="466E632E" w14:textId="77777777" w:rsidR="00470A8A" w:rsidRDefault="00980C5F" w:rsidP="00BA31A2">
            <w:r>
              <w:t>0x4</w:t>
            </w:r>
          </w:p>
        </w:tc>
        <w:tc>
          <w:tcPr>
            <w:tcW w:w="4276" w:type="dxa"/>
          </w:tcPr>
          <w:p w14:paraId="13DFBB8C" w14:textId="77777777" w:rsidR="00470A8A" w:rsidRDefault="00C73931" w:rsidP="00BA31A2"/>
        </w:tc>
      </w:tr>
      <w:tr w:rsidR="00470A8A" w14:paraId="04EB5F60" w14:textId="77777777" w:rsidTr="00470A8A">
        <w:trPr>
          <w:jc w:val="center"/>
        </w:trPr>
        <w:tc>
          <w:tcPr>
            <w:tcW w:w="1721" w:type="dxa"/>
          </w:tcPr>
          <w:p w14:paraId="44B748D5" w14:textId="77777777" w:rsidR="00470A8A" w:rsidRDefault="00C73931" w:rsidP="00BA31A2"/>
        </w:tc>
        <w:tc>
          <w:tcPr>
            <w:tcW w:w="2430" w:type="dxa"/>
          </w:tcPr>
          <w:p w14:paraId="4671FF93" w14:textId="77777777" w:rsidR="00470A8A" w:rsidRDefault="00980C5F" w:rsidP="00BA31A2">
            <w:proofErr w:type="spellStart"/>
            <w:r>
              <w:t>ButtonPairingEntered</w:t>
            </w:r>
            <w:proofErr w:type="spellEnd"/>
          </w:p>
        </w:tc>
        <w:tc>
          <w:tcPr>
            <w:tcW w:w="861" w:type="dxa"/>
          </w:tcPr>
          <w:p w14:paraId="1E668F55" w14:textId="77777777" w:rsidR="00470A8A" w:rsidRDefault="00980C5F" w:rsidP="00BA31A2">
            <w:r>
              <w:t>0x5</w:t>
            </w:r>
          </w:p>
        </w:tc>
        <w:tc>
          <w:tcPr>
            <w:tcW w:w="4276" w:type="dxa"/>
          </w:tcPr>
          <w:p w14:paraId="5F957D0E" w14:textId="77777777" w:rsidR="00470A8A" w:rsidRDefault="00C73931" w:rsidP="00BA31A2"/>
        </w:tc>
      </w:tr>
      <w:tr w:rsidR="00470A8A" w14:paraId="6D3DE0DA" w14:textId="77777777" w:rsidTr="00470A8A">
        <w:trPr>
          <w:jc w:val="center"/>
        </w:trPr>
        <w:tc>
          <w:tcPr>
            <w:tcW w:w="1721" w:type="dxa"/>
          </w:tcPr>
          <w:p w14:paraId="54B69ED2" w14:textId="77777777" w:rsidR="00470A8A" w:rsidRDefault="00C73931" w:rsidP="00BA31A2"/>
        </w:tc>
        <w:tc>
          <w:tcPr>
            <w:tcW w:w="2430" w:type="dxa"/>
          </w:tcPr>
          <w:p w14:paraId="7CF7B9EC" w14:textId="77777777" w:rsidR="00470A8A" w:rsidRDefault="00980C5F" w:rsidP="00BA31A2">
            <w:proofErr w:type="spellStart"/>
            <w:r>
              <w:t>ButtonPairingExited</w:t>
            </w:r>
            <w:proofErr w:type="spellEnd"/>
          </w:p>
        </w:tc>
        <w:tc>
          <w:tcPr>
            <w:tcW w:w="861" w:type="dxa"/>
          </w:tcPr>
          <w:p w14:paraId="46A4988E" w14:textId="77777777" w:rsidR="00470A8A" w:rsidRDefault="00980C5F" w:rsidP="00BA31A2">
            <w:r>
              <w:t>0x6</w:t>
            </w:r>
          </w:p>
        </w:tc>
        <w:tc>
          <w:tcPr>
            <w:tcW w:w="4276" w:type="dxa"/>
          </w:tcPr>
          <w:p w14:paraId="337D6950" w14:textId="77777777" w:rsidR="00470A8A" w:rsidRDefault="00C73931" w:rsidP="00BA31A2"/>
        </w:tc>
      </w:tr>
      <w:tr w:rsidR="00470A8A" w14:paraId="3C1C2EBB" w14:textId="77777777" w:rsidTr="00470A8A">
        <w:trPr>
          <w:jc w:val="center"/>
        </w:trPr>
        <w:tc>
          <w:tcPr>
            <w:tcW w:w="1721" w:type="dxa"/>
          </w:tcPr>
          <w:p w14:paraId="79E7ED46" w14:textId="77777777" w:rsidR="00470A8A" w:rsidRDefault="00C73931" w:rsidP="00BA31A2"/>
        </w:tc>
        <w:tc>
          <w:tcPr>
            <w:tcW w:w="2430" w:type="dxa"/>
          </w:tcPr>
          <w:p w14:paraId="51868DCA" w14:textId="77777777" w:rsidR="00470A8A" w:rsidRDefault="00980C5F" w:rsidP="00BA31A2">
            <w:proofErr w:type="spellStart"/>
            <w:r>
              <w:t>ButtonPairingFailed</w:t>
            </w:r>
            <w:proofErr w:type="spellEnd"/>
          </w:p>
        </w:tc>
        <w:tc>
          <w:tcPr>
            <w:tcW w:w="861" w:type="dxa"/>
          </w:tcPr>
          <w:p w14:paraId="31FA65DC" w14:textId="77777777" w:rsidR="00470A8A" w:rsidRDefault="00980C5F" w:rsidP="00BA31A2">
            <w:r>
              <w:t>0x7</w:t>
            </w:r>
          </w:p>
        </w:tc>
        <w:tc>
          <w:tcPr>
            <w:tcW w:w="4276" w:type="dxa"/>
          </w:tcPr>
          <w:p w14:paraId="6E227CD7" w14:textId="77777777" w:rsidR="00470A8A" w:rsidRDefault="00C73931" w:rsidP="00BA31A2"/>
        </w:tc>
      </w:tr>
    </w:tbl>
    <w:p w14:paraId="203981B2"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1A178A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931414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5F8C87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A9DE220" w14:textId="77777777" w:rsidR="00D90FFA" w:rsidRPr="00AC15C4" w:rsidRDefault="00C73931" w:rsidP="0081629B">
            <w:pPr>
              <w:rPr>
                <w:vanish/>
                <w:color w:val="000000" w:themeColor="text1"/>
              </w:rPr>
            </w:pPr>
          </w:p>
        </w:tc>
      </w:tr>
    </w:tbl>
    <w:p w14:paraId="442EFA62" w14:textId="77777777" w:rsidR="00406F39" w:rsidRDefault="00980C5F" w:rsidP="00AC15C4">
      <w:pPr>
        <w:pStyle w:val="Heading4"/>
      </w:pPr>
      <w:r w:rsidRPr="00B9479B">
        <w:lastRenderedPageBreak/>
        <w:t>MD-REQ-099352/D-EnMemKeyPairing_St</w:t>
      </w:r>
    </w:p>
    <w:p w14:paraId="59485F30" w14:textId="77777777" w:rsidR="0025386C" w:rsidRDefault="00980C5F" w:rsidP="006960B2">
      <w:pPr>
        <w:rPr>
          <w:rFonts w:ascii="Calibri" w:hAnsi="Calibri" w:cs="Calibri"/>
        </w:rPr>
      </w:pPr>
      <w:r>
        <w:rPr>
          <w:rFonts w:ascii="Calibri" w:hAnsi="Calibri" w:cs="Calibri"/>
        </w:rPr>
        <w:t>Method Type: Status</w:t>
      </w:r>
    </w:p>
    <w:p w14:paraId="48788942" w14:textId="77777777" w:rsidR="0025386C" w:rsidRDefault="00C73931" w:rsidP="006960B2">
      <w:pPr>
        <w:rPr>
          <w:rFonts w:ascii="Calibri" w:hAnsi="Calibri" w:cs="Calibri"/>
        </w:rPr>
      </w:pPr>
    </w:p>
    <w:p w14:paraId="53367421" w14:textId="77777777" w:rsidR="006960B2" w:rsidRPr="008B4CBE" w:rsidRDefault="00980C5F" w:rsidP="006960B2">
      <w:pPr>
        <w:rPr>
          <w:rFonts w:ascii="Calibri" w:hAnsi="Calibri" w:cs="Calibri"/>
        </w:rPr>
      </w:pPr>
      <w:r w:rsidRPr="008B4CBE">
        <w:rPr>
          <w:rFonts w:ascii="Calibri" w:hAnsi="Calibri" w:cs="Calibri"/>
        </w:rPr>
        <w:t>The signal is used to inform the Enhanced Memory Interface Client the status of key fob</w:t>
      </w:r>
      <w:r>
        <w:rPr>
          <w:rFonts w:ascii="Calibri" w:hAnsi="Calibri" w:cs="Calibri"/>
        </w:rPr>
        <w:t xml:space="preserve">, phone, and NFC </w:t>
      </w:r>
      <w:r w:rsidRPr="008B4CBE">
        <w:rPr>
          <w:rFonts w:ascii="Calibri" w:hAnsi="Calibri" w:cs="Calibri"/>
        </w:rPr>
        <w:t>pairing mode</w:t>
      </w:r>
      <w:r>
        <w:rPr>
          <w:rFonts w:ascii="Calibri" w:hAnsi="Calibri" w:cs="Calibri"/>
        </w:rPr>
        <w:t>s</w:t>
      </w:r>
      <w:r w:rsidRPr="008B4CBE">
        <w:rPr>
          <w:rFonts w:ascii="Calibri" w:hAnsi="Calibri" w:cs="Calibri"/>
        </w:rPr>
        <w:t>.</w:t>
      </w:r>
    </w:p>
    <w:p w14:paraId="6B11F6F1" w14:textId="77777777" w:rsidR="006960B2" w:rsidRPr="008B4CBE" w:rsidRDefault="00C73931" w:rsidP="006960B2">
      <w:pPr>
        <w:rPr>
          <w:rFonts w:ascii="Calibri" w:hAnsi="Calibri" w:cs="Calibri"/>
        </w:rPr>
      </w:pPr>
    </w:p>
    <w:tbl>
      <w:tblPr>
        <w:tblW w:w="9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81"/>
        <w:gridCol w:w="861"/>
        <w:gridCol w:w="4208"/>
      </w:tblGrid>
      <w:tr w:rsidR="006960B2" w14:paraId="606DD095" w14:textId="77777777" w:rsidTr="00B020EF">
        <w:trPr>
          <w:jc w:val="center"/>
        </w:trPr>
        <w:tc>
          <w:tcPr>
            <w:tcW w:w="1464" w:type="dxa"/>
          </w:tcPr>
          <w:p w14:paraId="2B3B7D67" w14:textId="77777777" w:rsidR="006960B2" w:rsidRPr="008B4CBE" w:rsidRDefault="00980C5F" w:rsidP="00BA31A2">
            <w:pPr>
              <w:rPr>
                <w:b/>
              </w:rPr>
            </w:pPr>
            <w:r w:rsidRPr="008B4CBE">
              <w:rPr>
                <w:b/>
              </w:rPr>
              <w:t>Name</w:t>
            </w:r>
          </w:p>
        </w:tc>
        <w:tc>
          <w:tcPr>
            <w:tcW w:w="2581" w:type="dxa"/>
          </w:tcPr>
          <w:p w14:paraId="2446AA04" w14:textId="77777777" w:rsidR="006960B2" w:rsidRPr="008B4CBE" w:rsidRDefault="00980C5F" w:rsidP="00BA31A2">
            <w:pPr>
              <w:rPr>
                <w:b/>
              </w:rPr>
            </w:pPr>
            <w:r w:rsidRPr="008B4CBE">
              <w:rPr>
                <w:b/>
              </w:rPr>
              <w:t>Literals</w:t>
            </w:r>
          </w:p>
        </w:tc>
        <w:tc>
          <w:tcPr>
            <w:tcW w:w="861" w:type="dxa"/>
          </w:tcPr>
          <w:p w14:paraId="45F52DE0" w14:textId="77777777" w:rsidR="006960B2" w:rsidRPr="008B4CBE" w:rsidRDefault="00980C5F" w:rsidP="00BA31A2">
            <w:pPr>
              <w:rPr>
                <w:b/>
              </w:rPr>
            </w:pPr>
            <w:r w:rsidRPr="008B4CBE">
              <w:rPr>
                <w:b/>
              </w:rPr>
              <w:t>Value</w:t>
            </w:r>
          </w:p>
        </w:tc>
        <w:tc>
          <w:tcPr>
            <w:tcW w:w="4208" w:type="dxa"/>
          </w:tcPr>
          <w:p w14:paraId="69EDBCB8" w14:textId="77777777" w:rsidR="006960B2" w:rsidRPr="008B4CBE" w:rsidRDefault="00980C5F" w:rsidP="00BA31A2">
            <w:pPr>
              <w:rPr>
                <w:b/>
              </w:rPr>
            </w:pPr>
            <w:r w:rsidRPr="008B4CBE">
              <w:rPr>
                <w:b/>
              </w:rPr>
              <w:t>Description</w:t>
            </w:r>
          </w:p>
        </w:tc>
      </w:tr>
      <w:tr w:rsidR="006960B2" w14:paraId="63EFD252" w14:textId="77777777" w:rsidTr="00B020EF">
        <w:trPr>
          <w:jc w:val="center"/>
        </w:trPr>
        <w:tc>
          <w:tcPr>
            <w:tcW w:w="1464" w:type="dxa"/>
          </w:tcPr>
          <w:p w14:paraId="6FE7D9FD" w14:textId="77777777" w:rsidR="006960B2" w:rsidRDefault="00980C5F" w:rsidP="00BA31A2">
            <w:r>
              <w:t xml:space="preserve">PersIndex </w:t>
            </w:r>
          </w:p>
        </w:tc>
        <w:tc>
          <w:tcPr>
            <w:tcW w:w="2581" w:type="dxa"/>
          </w:tcPr>
          <w:p w14:paraId="2CA2B466" w14:textId="77777777" w:rsidR="006960B2" w:rsidRDefault="00980C5F" w:rsidP="00BA31A2">
            <w:r>
              <w:t>-</w:t>
            </w:r>
          </w:p>
        </w:tc>
        <w:tc>
          <w:tcPr>
            <w:tcW w:w="861" w:type="dxa"/>
          </w:tcPr>
          <w:p w14:paraId="78EF7FB3" w14:textId="77777777" w:rsidR="006960B2" w:rsidRDefault="00980C5F" w:rsidP="00BA31A2">
            <w:r>
              <w:t>-</w:t>
            </w:r>
          </w:p>
        </w:tc>
        <w:tc>
          <w:tcPr>
            <w:tcW w:w="4208" w:type="dxa"/>
          </w:tcPr>
          <w:p w14:paraId="1702DD48" w14:textId="77777777" w:rsidR="006960B2" w:rsidRDefault="00980C5F" w:rsidP="00BA31A2">
            <w:r>
              <w:t>Indicates which Personality Profile the "Pairing" status is referring to.</w:t>
            </w:r>
          </w:p>
        </w:tc>
      </w:tr>
      <w:tr w:rsidR="006960B2" w14:paraId="3E150ED5" w14:textId="77777777" w:rsidTr="00B020EF">
        <w:trPr>
          <w:jc w:val="center"/>
        </w:trPr>
        <w:tc>
          <w:tcPr>
            <w:tcW w:w="1464" w:type="dxa"/>
          </w:tcPr>
          <w:p w14:paraId="0264725A" w14:textId="77777777" w:rsidR="006960B2" w:rsidRDefault="00C73931" w:rsidP="00BA31A2"/>
        </w:tc>
        <w:tc>
          <w:tcPr>
            <w:tcW w:w="2581" w:type="dxa"/>
          </w:tcPr>
          <w:p w14:paraId="6283A303" w14:textId="77777777" w:rsidR="006960B2" w:rsidRDefault="00980C5F" w:rsidP="00BA31A2">
            <w:r>
              <w:t>Null</w:t>
            </w:r>
          </w:p>
        </w:tc>
        <w:tc>
          <w:tcPr>
            <w:tcW w:w="861" w:type="dxa"/>
          </w:tcPr>
          <w:p w14:paraId="6F118C65" w14:textId="77777777" w:rsidR="006960B2" w:rsidRDefault="00980C5F" w:rsidP="00BA31A2">
            <w:r>
              <w:t>0x0</w:t>
            </w:r>
          </w:p>
        </w:tc>
        <w:tc>
          <w:tcPr>
            <w:tcW w:w="4208" w:type="dxa"/>
          </w:tcPr>
          <w:p w14:paraId="0F43FB86" w14:textId="77777777" w:rsidR="006960B2" w:rsidRDefault="00C73931" w:rsidP="00BA31A2"/>
        </w:tc>
      </w:tr>
      <w:tr w:rsidR="006960B2" w14:paraId="3FB0BB79" w14:textId="77777777" w:rsidTr="00B020EF">
        <w:trPr>
          <w:jc w:val="center"/>
        </w:trPr>
        <w:tc>
          <w:tcPr>
            <w:tcW w:w="1464" w:type="dxa"/>
          </w:tcPr>
          <w:p w14:paraId="48E6E256" w14:textId="77777777" w:rsidR="006960B2" w:rsidRDefault="00C73931" w:rsidP="00BA31A2"/>
        </w:tc>
        <w:tc>
          <w:tcPr>
            <w:tcW w:w="2581" w:type="dxa"/>
          </w:tcPr>
          <w:p w14:paraId="5C85D8BA" w14:textId="77777777" w:rsidR="006960B2" w:rsidRDefault="00980C5F" w:rsidP="00BA31A2">
            <w:r>
              <w:t>Pers1</w:t>
            </w:r>
          </w:p>
        </w:tc>
        <w:tc>
          <w:tcPr>
            <w:tcW w:w="861" w:type="dxa"/>
          </w:tcPr>
          <w:p w14:paraId="15D84F75" w14:textId="77777777" w:rsidR="006960B2" w:rsidRDefault="00980C5F" w:rsidP="00BA31A2">
            <w:r>
              <w:t>0x1</w:t>
            </w:r>
          </w:p>
        </w:tc>
        <w:tc>
          <w:tcPr>
            <w:tcW w:w="4208" w:type="dxa"/>
          </w:tcPr>
          <w:p w14:paraId="266D06F5" w14:textId="77777777" w:rsidR="006960B2" w:rsidRDefault="00C73931" w:rsidP="00BA31A2"/>
        </w:tc>
      </w:tr>
      <w:tr w:rsidR="006960B2" w14:paraId="74F9802F" w14:textId="77777777" w:rsidTr="00B020EF">
        <w:trPr>
          <w:jc w:val="center"/>
        </w:trPr>
        <w:tc>
          <w:tcPr>
            <w:tcW w:w="1464" w:type="dxa"/>
          </w:tcPr>
          <w:p w14:paraId="7A14DBF5" w14:textId="77777777" w:rsidR="006960B2" w:rsidRDefault="00C73931" w:rsidP="00BA31A2"/>
        </w:tc>
        <w:tc>
          <w:tcPr>
            <w:tcW w:w="2581" w:type="dxa"/>
          </w:tcPr>
          <w:p w14:paraId="0D473F64" w14:textId="77777777" w:rsidR="006960B2" w:rsidRDefault="00980C5F" w:rsidP="00BA31A2">
            <w:r>
              <w:t>Pers2</w:t>
            </w:r>
          </w:p>
        </w:tc>
        <w:tc>
          <w:tcPr>
            <w:tcW w:w="861" w:type="dxa"/>
          </w:tcPr>
          <w:p w14:paraId="01579CB3" w14:textId="77777777" w:rsidR="006960B2" w:rsidRDefault="00980C5F" w:rsidP="00BA31A2">
            <w:r>
              <w:t>0x2</w:t>
            </w:r>
          </w:p>
        </w:tc>
        <w:tc>
          <w:tcPr>
            <w:tcW w:w="4208" w:type="dxa"/>
          </w:tcPr>
          <w:p w14:paraId="19232971" w14:textId="77777777" w:rsidR="006960B2" w:rsidRDefault="00C73931" w:rsidP="00BA31A2"/>
        </w:tc>
      </w:tr>
      <w:tr w:rsidR="006960B2" w14:paraId="509EFF36" w14:textId="77777777" w:rsidTr="00B020EF">
        <w:trPr>
          <w:jc w:val="center"/>
        </w:trPr>
        <w:tc>
          <w:tcPr>
            <w:tcW w:w="1464" w:type="dxa"/>
          </w:tcPr>
          <w:p w14:paraId="22B76FE4" w14:textId="77777777" w:rsidR="006960B2" w:rsidRDefault="00C73931" w:rsidP="00BA31A2"/>
        </w:tc>
        <w:tc>
          <w:tcPr>
            <w:tcW w:w="2581" w:type="dxa"/>
          </w:tcPr>
          <w:p w14:paraId="724C53C5" w14:textId="77777777" w:rsidR="006960B2" w:rsidRDefault="00980C5F" w:rsidP="00BA31A2">
            <w:r>
              <w:t>Pers3</w:t>
            </w:r>
          </w:p>
        </w:tc>
        <w:tc>
          <w:tcPr>
            <w:tcW w:w="861" w:type="dxa"/>
          </w:tcPr>
          <w:p w14:paraId="75369384" w14:textId="77777777" w:rsidR="006960B2" w:rsidRDefault="00980C5F" w:rsidP="00BA31A2">
            <w:r>
              <w:t>0x3</w:t>
            </w:r>
          </w:p>
        </w:tc>
        <w:tc>
          <w:tcPr>
            <w:tcW w:w="4208" w:type="dxa"/>
          </w:tcPr>
          <w:p w14:paraId="49C61EF8" w14:textId="77777777" w:rsidR="006960B2" w:rsidRDefault="00C73931" w:rsidP="00BA31A2"/>
        </w:tc>
      </w:tr>
      <w:tr w:rsidR="006960B2" w14:paraId="23738E75" w14:textId="77777777" w:rsidTr="00B020EF">
        <w:trPr>
          <w:jc w:val="center"/>
        </w:trPr>
        <w:tc>
          <w:tcPr>
            <w:tcW w:w="1464" w:type="dxa"/>
          </w:tcPr>
          <w:p w14:paraId="7EB1A2C4" w14:textId="77777777" w:rsidR="006960B2" w:rsidRDefault="00C73931" w:rsidP="00BA31A2"/>
        </w:tc>
        <w:tc>
          <w:tcPr>
            <w:tcW w:w="2581" w:type="dxa"/>
          </w:tcPr>
          <w:p w14:paraId="7FBE2579" w14:textId="77777777" w:rsidR="006960B2" w:rsidRDefault="00980C5F" w:rsidP="00BA31A2">
            <w:r>
              <w:t>Pers4</w:t>
            </w:r>
          </w:p>
        </w:tc>
        <w:tc>
          <w:tcPr>
            <w:tcW w:w="861" w:type="dxa"/>
          </w:tcPr>
          <w:p w14:paraId="3CB07EEE" w14:textId="77777777" w:rsidR="006960B2" w:rsidRDefault="00980C5F" w:rsidP="00BA31A2">
            <w:r>
              <w:t>0x4</w:t>
            </w:r>
          </w:p>
        </w:tc>
        <w:tc>
          <w:tcPr>
            <w:tcW w:w="4208" w:type="dxa"/>
          </w:tcPr>
          <w:p w14:paraId="5A02408F" w14:textId="77777777" w:rsidR="006960B2" w:rsidRDefault="00C73931" w:rsidP="00BA31A2"/>
        </w:tc>
      </w:tr>
      <w:tr w:rsidR="001A09F2" w14:paraId="47E245AF" w14:textId="77777777" w:rsidTr="00B020EF">
        <w:trPr>
          <w:jc w:val="center"/>
        </w:trPr>
        <w:tc>
          <w:tcPr>
            <w:tcW w:w="1464" w:type="dxa"/>
          </w:tcPr>
          <w:p w14:paraId="232CF68C" w14:textId="77777777" w:rsidR="001A09F2" w:rsidRDefault="00C73931" w:rsidP="00BA31A2"/>
        </w:tc>
        <w:tc>
          <w:tcPr>
            <w:tcW w:w="2581" w:type="dxa"/>
          </w:tcPr>
          <w:p w14:paraId="0EFB1CBF" w14:textId="77777777" w:rsidR="001A09F2" w:rsidRDefault="00980C5F" w:rsidP="00BA31A2">
            <w:proofErr w:type="spellStart"/>
            <w:r>
              <w:t>NotUsed</w:t>
            </w:r>
            <w:proofErr w:type="spellEnd"/>
          </w:p>
        </w:tc>
        <w:tc>
          <w:tcPr>
            <w:tcW w:w="861" w:type="dxa"/>
          </w:tcPr>
          <w:p w14:paraId="528A9497" w14:textId="77777777" w:rsidR="001A09F2" w:rsidRDefault="00980C5F" w:rsidP="00BA31A2">
            <w:r>
              <w:t>0x5</w:t>
            </w:r>
          </w:p>
        </w:tc>
        <w:tc>
          <w:tcPr>
            <w:tcW w:w="4208" w:type="dxa"/>
          </w:tcPr>
          <w:p w14:paraId="29735074" w14:textId="77777777" w:rsidR="001A09F2" w:rsidRDefault="00C73931" w:rsidP="00BA31A2"/>
        </w:tc>
      </w:tr>
      <w:tr w:rsidR="001A09F2" w14:paraId="37B4AC3C" w14:textId="77777777" w:rsidTr="00B020EF">
        <w:trPr>
          <w:jc w:val="center"/>
        </w:trPr>
        <w:tc>
          <w:tcPr>
            <w:tcW w:w="1464" w:type="dxa"/>
          </w:tcPr>
          <w:p w14:paraId="4E9838B8" w14:textId="77777777" w:rsidR="001A09F2" w:rsidRDefault="00C73931" w:rsidP="00BA31A2"/>
        </w:tc>
        <w:tc>
          <w:tcPr>
            <w:tcW w:w="2581" w:type="dxa"/>
          </w:tcPr>
          <w:p w14:paraId="40C4C522" w14:textId="77777777" w:rsidR="001A09F2" w:rsidRDefault="00980C5F" w:rsidP="00BA31A2">
            <w:proofErr w:type="spellStart"/>
            <w:r>
              <w:t>NotUsed</w:t>
            </w:r>
            <w:proofErr w:type="spellEnd"/>
          </w:p>
        </w:tc>
        <w:tc>
          <w:tcPr>
            <w:tcW w:w="861" w:type="dxa"/>
          </w:tcPr>
          <w:p w14:paraId="57CB7E78" w14:textId="77777777" w:rsidR="001A09F2" w:rsidRDefault="00980C5F" w:rsidP="00BA31A2">
            <w:r>
              <w:t>0x6</w:t>
            </w:r>
          </w:p>
        </w:tc>
        <w:tc>
          <w:tcPr>
            <w:tcW w:w="4208" w:type="dxa"/>
          </w:tcPr>
          <w:p w14:paraId="34BFA89F" w14:textId="77777777" w:rsidR="001A09F2" w:rsidRDefault="00C73931" w:rsidP="00BA31A2"/>
        </w:tc>
      </w:tr>
      <w:tr w:rsidR="001A09F2" w14:paraId="53C28145" w14:textId="77777777" w:rsidTr="00B020EF">
        <w:trPr>
          <w:jc w:val="center"/>
        </w:trPr>
        <w:tc>
          <w:tcPr>
            <w:tcW w:w="1464" w:type="dxa"/>
          </w:tcPr>
          <w:p w14:paraId="294056C9" w14:textId="77777777" w:rsidR="001A09F2" w:rsidRDefault="00C73931" w:rsidP="00BA31A2"/>
        </w:tc>
        <w:tc>
          <w:tcPr>
            <w:tcW w:w="2581" w:type="dxa"/>
          </w:tcPr>
          <w:p w14:paraId="244E2075" w14:textId="77777777" w:rsidR="001A09F2" w:rsidRDefault="00980C5F" w:rsidP="00BA31A2">
            <w:proofErr w:type="spellStart"/>
            <w:r>
              <w:t>NotUsed</w:t>
            </w:r>
            <w:proofErr w:type="spellEnd"/>
          </w:p>
        </w:tc>
        <w:tc>
          <w:tcPr>
            <w:tcW w:w="861" w:type="dxa"/>
          </w:tcPr>
          <w:p w14:paraId="643FEE43" w14:textId="77777777" w:rsidR="001A09F2" w:rsidRDefault="00980C5F" w:rsidP="00BA31A2">
            <w:r>
              <w:t>0x7</w:t>
            </w:r>
          </w:p>
        </w:tc>
        <w:tc>
          <w:tcPr>
            <w:tcW w:w="4208" w:type="dxa"/>
          </w:tcPr>
          <w:p w14:paraId="03A45E4E" w14:textId="77777777" w:rsidR="001A09F2" w:rsidRDefault="00C73931" w:rsidP="00BA31A2"/>
        </w:tc>
      </w:tr>
      <w:tr w:rsidR="006960B2" w14:paraId="03808DA0" w14:textId="77777777" w:rsidTr="00B020EF">
        <w:trPr>
          <w:jc w:val="center"/>
        </w:trPr>
        <w:tc>
          <w:tcPr>
            <w:tcW w:w="1464" w:type="dxa"/>
          </w:tcPr>
          <w:p w14:paraId="67E610FA" w14:textId="77777777" w:rsidR="006960B2" w:rsidRDefault="00980C5F" w:rsidP="00BA31A2">
            <w:r>
              <w:t xml:space="preserve">KeyPairing </w:t>
            </w:r>
          </w:p>
        </w:tc>
        <w:tc>
          <w:tcPr>
            <w:tcW w:w="2581" w:type="dxa"/>
          </w:tcPr>
          <w:p w14:paraId="002629A8" w14:textId="77777777" w:rsidR="006960B2" w:rsidRDefault="00980C5F" w:rsidP="00BA31A2">
            <w:r>
              <w:t>-</w:t>
            </w:r>
          </w:p>
        </w:tc>
        <w:tc>
          <w:tcPr>
            <w:tcW w:w="861" w:type="dxa"/>
          </w:tcPr>
          <w:p w14:paraId="5318B58C" w14:textId="77777777" w:rsidR="006960B2" w:rsidRDefault="00980C5F" w:rsidP="00BA31A2">
            <w:r>
              <w:t>-</w:t>
            </w:r>
          </w:p>
        </w:tc>
        <w:tc>
          <w:tcPr>
            <w:tcW w:w="4208" w:type="dxa"/>
          </w:tcPr>
          <w:p w14:paraId="75F99971" w14:textId="77777777" w:rsidR="006960B2" w:rsidRDefault="00980C5F" w:rsidP="00BA31A2">
            <w:r>
              <w:t>Indicates the Personality Profile key fob, phone, and NFC Key pairing mode status value.</w:t>
            </w:r>
          </w:p>
        </w:tc>
      </w:tr>
      <w:tr w:rsidR="006960B2" w14:paraId="181FA06B" w14:textId="77777777" w:rsidTr="00B020EF">
        <w:trPr>
          <w:jc w:val="center"/>
        </w:trPr>
        <w:tc>
          <w:tcPr>
            <w:tcW w:w="1464" w:type="dxa"/>
          </w:tcPr>
          <w:p w14:paraId="75C5D31E" w14:textId="77777777" w:rsidR="006960B2" w:rsidRDefault="00C73931" w:rsidP="00BA31A2"/>
        </w:tc>
        <w:tc>
          <w:tcPr>
            <w:tcW w:w="2581" w:type="dxa"/>
          </w:tcPr>
          <w:p w14:paraId="4141153E" w14:textId="77777777" w:rsidR="006960B2" w:rsidRDefault="00980C5F" w:rsidP="00BA31A2">
            <w:r>
              <w:t>Null</w:t>
            </w:r>
          </w:p>
        </w:tc>
        <w:tc>
          <w:tcPr>
            <w:tcW w:w="861" w:type="dxa"/>
          </w:tcPr>
          <w:p w14:paraId="78D8C25D" w14:textId="77777777" w:rsidR="006960B2" w:rsidRDefault="00980C5F" w:rsidP="00BA31A2">
            <w:r>
              <w:t>0x0</w:t>
            </w:r>
          </w:p>
        </w:tc>
        <w:tc>
          <w:tcPr>
            <w:tcW w:w="4208" w:type="dxa"/>
          </w:tcPr>
          <w:p w14:paraId="2EA557A2" w14:textId="77777777" w:rsidR="006960B2" w:rsidRDefault="00C73931" w:rsidP="00BA31A2"/>
        </w:tc>
      </w:tr>
      <w:tr w:rsidR="006960B2" w14:paraId="127991ED" w14:textId="77777777" w:rsidTr="00B020EF">
        <w:trPr>
          <w:jc w:val="center"/>
        </w:trPr>
        <w:tc>
          <w:tcPr>
            <w:tcW w:w="1464" w:type="dxa"/>
          </w:tcPr>
          <w:p w14:paraId="1059F60D" w14:textId="77777777" w:rsidR="006960B2" w:rsidRDefault="00C73931" w:rsidP="00BA31A2"/>
        </w:tc>
        <w:tc>
          <w:tcPr>
            <w:tcW w:w="2581" w:type="dxa"/>
          </w:tcPr>
          <w:p w14:paraId="664107A5" w14:textId="77777777" w:rsidR="006960B2" w:rsidRDefault="00980C5F" w:rsidP="00BA31A2">
            <w:proofErr w:type="spellStart"/>
            <w:r>
              <w:t>KeyPairingEntered</w:t>
            </w:r>
            <w:proofErr w:type="spellEnd"/>
          </w:p>
        </w:tc>
        <w:tc>
          <w:tcPr>
            <w:tcW w:w="861" w:type="dxa"/>
          </w:tcPr>
          <w:p w14:paraId="67CF2440" w14:textId="77777777" w:rsidR="006960B2" w:rsidRDefault="00980C5F" w:rsidP="00BA31A2">
            <w:r>
              <w:t>0x1</w:t>
            </w:r>
          </w:p>
        </w:tc>
        <w:tc>
          <w:tcPr>
            <w:tcW w:w="4208" w:type="dxa"/>
          </w:tcPr>
          <w:p w14:paraId="10AE86E4" w14:textId="77777777" w:rsidR="006960B2" w:rsidRDefault="00C73931" w:rsidP="00BA31A2"/>
        </w:tc>
      </w:tr>
      <w:tr w:rsidR="006960B2" w14:paraId="1BE5BB5A" w14:textId="77777777" w:rsidTr="00B020EF">
        <w:trPr>
          <w:jc w:val="center"/>
        </w:trPr>
        <w:tc>
          <w:tcPr>
            <w:tcW w:w="1464" w:type="dxa"/>
          </w:tcPr>
          <w:p w14:paraId="5CDFF44F" w14:textId="77777777" w:rsidR="006960B2" w:rsidRDefault="00C73931" w:rsidP="00BA31A2"/>
        </w:tc>
        <w:tc>
          <w:tcPr>
            <w:tcW w:w="2581" w:type="dxa"/>
          </w:tcPr>
          <w:p w14:paraId="16AC51EB" w14:textId="77777777" w:rsidR="006960B2" w:rsidRDefault="00980C5F" w:rsidP="00BA31A2">
            <w:proofErr w:type="spellStart"/>
            <w:r>
              <w:t>KeyPairingExited</w:t>
            </w:r>
            <w:proofErr w:type="spellEnd"/>
          </w:p>
        </w:tc>
        <w:tc>
          <w:tcPr>
            <w:tcW w:w="861" w:type="dxa"/>
          </w:tcPr>
          <w:p w14:paraId="6BCF6854" w14:textId="77777777" w:rsidR="006960B2" w:rsidRDefault="00980C5F" w:rsidP="00BA31A2">
            <w:r>
              <w:t>0x2</w:t>
            </w:r>
          </w:p>
        </w:tc>
        <w:tc>
          <w:tcPr>
            <w:tcW w:w="4208" w:type="dxa"/>
          </w:tcPr>
          <w:p w14:paraId="0EE2550E" w14:textId="77777777" w:rsidR="006960B2" w:rsidRDefault="00C73931" w:rsidP="00BA31A2"/>
        </w:tc>
      </w:tr>
      <w:tr w:rsidR="006960B2" w14:paraId="6DD37A2D" w14:textId="77777777" w:rsidTr="00B020EF">
        <w:trPr>
          <w:jc w:val="center"/>
        </w:trPr>
        <w:tc>
          <w:tcPr>
            <w:tcW w:w="1464" w:type="dxa"/>
          </w:tcPr>
          <w:p w14:paraId="57512730" w14:textId="77777777" w:rsidR="006960B2" w:rsidRDefault="00C73931" w:rsidP="00BA31A2"/>
        </w:tc>
        <w:tc>
          <w:tcPr>
            <w:tcW w:w="2581" w:type="dxa"/>
          </w:tcPr>
          <w:p w14:paraId="5F593ED1" w14:textId="77777777" w:rsidR="006960B2" w:rsidRDefault="00980C5F" w:rsidP="00BA31A2">
            <w:r>
              <w:t>KeyDisassociated</w:t>
            </w:r>
          </w:p>
        </w:tc>
        <w:tc>
          <w:tcPr>
            <w:tcW w:w="861" w:type="dxa"/>
          </w:tcPr>
          <w:p w14:paraId="7DCBC4B8" w14:textId="77777777" w:rsidR="006960B2" w:rsidRDefault="00980C5F" w:rsidP="00BA31A2">
            <w:r>
              <w:t>0x3</w:t>
            </w:r>
          </w:p>
        </w:tc>
        <w:tc>
          <w:tcPr>
            <w:tcW w:w="4208" w:type="dxa"/>
          </w:tcPr>
          <w:p w14:paraId="0D46BD29" w14:textId="77777777" w:rsidR="006960B2" w:rsidRDefault="00C73931" w:rsidP="00BA31A2"/>
        </w:tc>
      </w:tr>
      <w:tr w:rsidR="006960B2" w14:paraId="4AFE0757" w14:textId="77777777" w:rsidTr="00B020EF">
        <w:trPr>
          <w:jc w:val="center"/>
        </w:trPr>
        <w:tc>
          <w:tcPr>
            <w:tcW w:w="1464" w:type="dxa"/>
          </w:tcPr>
          <w:p w14:paraId="6502F799" w14:textId="77777777" w:rsidR="006960B2" w:rsidRDefault="00C73931" w:rsidP="00BA31A2"/>
        </w:tc>
        <w:tc>
          <w:tcPr>
            <w:tcW w:w="2581" w:type="dxa"/>
          </w:tcPr>
          <w:p w14:paraId="3DE18E1C" w14:textId="77777777" w:rsidR="006960B2" w:rsidRDefault="00980C5F" w:rsidP="00BA31A2">
            <w:proofErr w:type="spellStart"/>
            <w:r>
              <w:t>KeyAlreadyInUse</w:t>
            </w:r>
            <w:proofErr w:type="spellEnd"/>
          </w:p>
        </w:tc>
        <w:tc>
          <w:tcPr>
            <w:tcW w:w="861" w:type="dxa"/>
          </w:tcPr>
          <w:p w14:paraId="1115A6BC" w14:textId="77777777" w:rsidR="006960B2" w:rsidRDefault="00980C5F" w:rsidP="00BA31A2">
            <w:r>
              <w:t>0x4</w:t>
            </w:r>
          </w:p>
        </w:tc>
        <w:tc>
          <w:tcPr>
            <w:tcW w:w="4208" w:type="dxa"/>
          </w:tcPr>
          <w:p w14:paraId="06AA369E" w14:textId="77777777" w:rsidR="006960B2" w:rsidRDefault="00C73931" w:rsidP="00BA31A2"/>
        </w:tc>
      </w:tr>
      <w:tr w:rsidR="006960B2" w14:paraId="6313D2AD" w14:textId="77777777" w:rsidTr="00B020EF">
        <w:trPr>
          <w:jc w:val="center"/>
        </w:trPr>
        <w:tc>
          <w:tcPr>
            <w:tcW w:w="1464" w:type="dxa"/>
          </w:tcPr>
          <w:p w14:paraId="0E6C7A70" w14:textId="77777777" w:rsidR="006960B2" w:rsidRDefault="00C73931" w:rsidP="00BA31A2"/>
        </w:tc>
        <w:tc>
          <w:tcPr>
            <w:tcW w:w="2581" w:type="dxa"/>
          </w:tcPr>
          <w:p w14:paraId="72A1C864" w14:textId="77777777" w:rsidR="006960B2" w:rsidRDefault="00980C5F" w:rsidP="00BA31A2">
            <w:proofErr w:type="spellStart"/>
            <w:r>
              <w:t>KeyAssociateSuccess</w:t>
            </w:r>
            <w:proofErr w:type="spellEnd"/>
          </w:p>
        </w:tc>
        <w:tc>
          <w:tcPr>
            <w:tcW w:w="861" w:type="dxa"/>
          </w:tcPr>
          <w:p w14:paraId="43919CE3" w14:textId="77777777" w:rsidR="006960B2" w:rsidRDefault="00980C5F" w:rsidP="002C4A62">
            <w:r>
              <w:t>0x5</w:t>
            </w:r>
          </w:p>
        </w:tc>
        <w:tc>
          <w:tcPr>
            <w:tcW w:w="4208" w:type="dxa"/>
          </w:tcPr>
          <w:p w14:paraId="443C9458" w14:textId="77777777" w:rsidR="006960B2" w:rsidRDefault="00C73931" w:rsidP="00BA31A2"/>
        </w:tc>
      </w:tr>
      <w:tr w:rsidR="006960B2" w14:paraId="757E7E8F" w14:textId="77777777" w:rsidTr="00B020EF">
        <w:trPr>
          <w:jc w:val="center"/>
        </w:trPr>
        <w:tc>
          <w:tcPr>
            <w:tcW w:w="1464" w:type="dxa"/>
          </w:tcPr>
          <w:p w14:paraId="0A862778" w14:textId="77777777" w:rsidR="006960B2" w:rsidRDefault="00C73931" w:rsidP="00BA31A2"/>
        </w:tc>
        <w:tc>
          <w:tcPr>
            <w:tcW w:w="2581" w:type="dxa"/>
          </w:tcPr>
          <w:p w14:paraId="57A4DA4B" w14:textId="77777777" w:rsidR="006960B2" w:rsidRDefault="00980C5F" w:rsidP="00BA31A2">
            <w:proofErr w:type="spellStart"/>
            <w:r>
              <w:t>KeyAssociateFailed</w:t>
            </w:r>
            <w:proofErr w:type="spellEnd"/>
          </w:p>
        </w:tc>
        <w:tc>
          <w:tcPr>
            <w:tcW w:w="861" w:type="dxa"/>
          </w:tcPr>
          <w:p w14:paraId="6A5755D2" w14:textId="77777777" w:rsidR="006960B2" w:rsidRDefault="00980C5F" w:rsidP="002C4A62">
            <w:r>
              <w:t>0x6</w:t>
            </w:r>
          </w:p>
        </w:tc>
        <w:tc>
          <w:tcPr>
            <w:tcW w:w="4208" w:type="dxa"/>
          </w:tcPr>
          <w:p w14:paraId="33844CAE" w14:textId="77777777" w:rsidR="006960B2" w:rsidRDefault="00C73931" w:rsidP="00BA31A2"/>
        </w:tc>
      </w:tr>
      <w:tr w:rsidR="006960B2" w14:paraId="72A86B8A" w14:textId="77777777" w:rsidTr="00B020EF">
        <w:trPr>
          <w:jc w:val="center"/>
        </w:trPr>
        <w:tc>
          <w:tcPr>
            <w:tcW w:w="1464" w:type="dxa"/>
          </w:tcPr>
          <w:p w14:paraId="10CA1B81" w14:textId="77777777" w:rsidR="006960B2" w:rsidRDefault="00C73931" w:rsidP="00BA31A2"/>
        </w:tc>
        <w:tc>
          <w:tcPr>
            <w:tcW w:w="2581" w:type="dxa"/>
          </w:tcPr>
          <w:p w14:paraId="348DD88A" w14:textId="77777777" w:rsidR="006960B2" w:rsidRPr="008130E5" w:rsidRDefault="00980C5F" w:rsidP="00BA31A2">
            <w:proofErr w:type="spellStart"/>
            <w:r w:rsidRPr="008130E5">
              <w:t>WrongDeviceSelected</w:t>
            </w:r>
            <w:proofErr w:type="spellEnd"/>
          </w:p>
        </w:tc>
        <w:tc>
          <w:tcPr>
            <w:tcW w:w="861" w:type="dxa"/>
          </w:tcPr>
          <w:p w14:paraId="40B8F435" w14:textId="77777777" w:rsidR="006960B2" w:rsidRPr="008130E5" w:rsidRDefault="00980C5F" w:rsidP="00BA31A2">
            <w:r w:rsidRPr="008130E5">
              <w:t>0x7</w:t>
            </w:r>
          </w:p>
        </w:tc>
        <w:tc>
          <w:tcPr>
            <w:tcW w:w="4208" w:type="dxa"/>
          </w:tcPr>
          <w:p w14:paraId="127D7970" w14:textId="77777777" w:rsidR="006960B2" w:rsidRDefault="00C73931" w:rsidP="00BA31A2"/>
        </w:tc>
      </w:tr>
    </w:tbl>
    <w:p w14:paraId="423293A1"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225A21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56632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84A472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8C7E934" w14:textId="77777777" w:rsidR="00D90FFA" w:rsidRPr="00AC15C4" w:rsidRDefault="00C73931" w:rsidP="0081629B">
            <w:pPr>
              <w:rPr>
                <w:vanish/>
                <w:color w:val="000000" w:themeColor="text1"/>
              </w:rPr>
            </w:pPr>
          </w:p>
        </w:tc>
      </w:tr>
    </w:tbl>
    <w:p w14:paraId="7499A100" w14:textId="77777777" w:rsidR="00406F39" w:rsidRDefault="00980C5F" w:rsidP="00AC15C4">
      <w:pPr>
        <w:pStyle w:val="Heading4"/>
      </w:pPr>
      <w:r w:rsidRPr="00B9479B">
        <w:t>MD-REQ-099349/A-InfotainmentPersStore_St</w:t>
      </w:r>
    </w:p>
    <w:p w14:paraId="44C26F6A" w14:textId="77777777" w:rsidR="005D0B56" w:rsidRPr="008B4CBE" w:rsidRDefault="00980C5F" w:rsidP="005D0B56">
      <w:r w:rsidRPr="008B4CBE">
        <w:t>Message Type: Status</w:t>
      </w:r>
    </w:p>
    <w:p w14:paraId="72391D6E" w14:textId="77777777" w:rsidR="005D0B56" w:rsidRPr="008B4CBE" w:rsidRDefault="00C73931" w:rsidP="005D0B56"/>
    <w:p w14:paraId="142B02B2" w14:textId="77777777" w:rsidR="005D0B56" w:rsidRPr="008B4CBE" w:rsidRDefault="00980C5F" w:rsidP="005D0B56">
      <w:r w:rsidRPr="008B4CBE">
        <w:t>The signal is used to inform the Enhanced Memory Interface Client the status of a requested store event.</w:t>
      </w:r>
    </w:p>
    <w:p w14:paraId="51131259" w14:textId="77777777" w:rsidR="005D0B56" w:rsidRPr="008B4CBE" w:rsidRDefault="00C73931" w:rsidP="005D0B56"/>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5D0B56" w14:paraId="722A7872" w14:textId="77777777" w:rsidTr="005D0B56">
        <w:trPr>
          <w:jc w:val="center"/>
        </w:trPr>
        <w:tc>
          <w:tcPr>
            <w:tcW w:w="1024" w:type="dxa"/>
          </w:tcPr>
          <w:p w14:paraId="63B3B633" w14:textId="77777777" w:rsidR="005D0B56" w:rsidRPr="008B4CBE" w:rsidRDefault="00980C5F" w:rsidP="00BA31A2">
            <w:pPr>
              <w:rPr>
                <w:b/>
              </w:rPr>
            </w:pPr>
            <w:r w:rsidRPr="008B4CBE">
              <w:rPr>
                <w:b/>
              </w:rPr>
              <w:t>Name</w:t>
            </w:r>
          </w:p>
        </w:tc>
        <w:tc>
          <w:tcPr>
            <w:tcW w:w="1403" w:type="dxa"/>
          </w:tcPr>
          <w:p w14:paraId="0061A284" w14:textId="77777777" w:rsidR="005D0B56" w:rsidRPr="008B4CBE" w:rsidRDefault="00980C5F" w:rsidP="00BA31A2">
            <w:pPr>
              <w:rPr>
                <w:b/>
              </w:rPr>
            </w:pPr>
            <w:r w:rsidRPr="008B4CBE">
              <w:rPr>
                <w:b/>
              </w:rPr>
              <w:t>Literals</w:t>
            </w:r>
          </w:p>
        </w:tc>
        <w:tc>
          <w:tcPr>
            <w:tcW w:w="861" w:type="dxa"/>
          </w:tcPr>
          <w:p w14:paraId="3CA44937" w14:textId="77777777" w:rsidR="005D0B56" w:rsidRPr="008B4CBE" w:rsidRDefault="00980C5F" w:rsidP="00BA31A2">
            <w:pPr>
              <w:rPr>
                <w:b/>
              </w:rPr>
            </w:pPr>
            <w:r w:rsidRPr="008B4CBE">
              <w:rPr>
                <w:b/>
              </w:rPr>
              <w:t>Value</w:t>
            </w:r>
          </w:p>
        </w:tc>
        <w:tc>
          <w:tcPr>
            <w:tcW w:w="3570" w:type="dxa"/>
          </w:tcPr>
          <w:p w14:paraId="0599A3B8" w14:textId="77777777" w:rsidR="005D0B56" w:rsidRPr="008B4CBE" w:rsidRDefault="00980C5F" w:rsidP="00BA31A2">
            <w:pPr>
              <w:rPr>
                <w:b/>
              </w:rPr>
            </w:pPr>
            <w:r w:rsidRPr="008B4CBE">
              <w:rPr>
                <w:b/>
              </w:rPr>
              <w:t>Description</w:t>
            </w:r>
          </w:p>
        </w:tc>
      </w:tr>
      <w:tr w:rsidR="005D0B56" w14:paraId="63CB8533" w14:textId="77777777" w:rsidTr="005D0B56">
        <w:trPr>
          <w:jc w:val="center"/>
        </w:trPr>
        <w:tc>
          <w:tcPr>
            <w:tcW w:w="1024" w:type="dxa"/>
          </w:tcPr>
          <w:p w14:paraId="625BACDE" w14:textId="77777777" w:rsidR="005D0B56" w:rsidRDefault="00980C5F" w:rsidP="00BA31A2">
            <w:r>
              <w:t xml:space="preserve">Status </w:t>
            </w:r>
          </w:p>
        </w:tc>
        <w:tc>
          <w:tcPr>
            <w:tcW w:w="1403" w:type="dxa"/>
          </w:tcPr>
          <w:p w14:paraId="72039970" w14:textId="77777777" w:rsidR="005D0B56" w:rsidRDefault="00980C5F" w:rsidP="00BA31A2">
            <w:r>
              <w:t>-</w:t>
            </w:r>
          </w:p>
        </w:tc>
        <w:tc>
          <w:tcPr>
            <w:tcW w:w="861" w:type="dxa"/>
          </w:tcPr>
          <w:p w14:paraId="0F2240E5" w14:textId="77777777" w:rsidR="005D0B56" w:rsidRDefault="00980C5F" w:rsidP="00BA31A2">
            <w:r>
              <w:t>-</w:t>
            </w:r>
          </w:p>
        </w:tc>
        <w:tc>
          <w:tcPr>
            <w:tcW w:w="3570" w:type="dxa"/>
          </w:tcPr>
          <w:p w14:paraId="3020578D" w14:textId="77777777" w:rsidR="005D0B56" w:rsidRDefault="00980C5F" w:rsidP="00BA31A2">
            <w:r>
              <w:t>Indicates the Personality Profile the store operation completed for.</w:t>
            </w:r>
          </w:p>
        </w:tc>
      </w:tr>
      <w:tr w:rsidR="005D0B56" w14:paraId="3008D3DF" w14:textId="77777777" w:rsidTr="005D0B56">
        <w:trPr>
          <w:jc w:val="center"/>
        </w:trPr>
        <w:tc>
          <w:tcPr>
            <w:tcW w:w="1024" w:type="dxa"/>
          </w:tcPr>
          <w:p w14:paraId="11C1F296" w14:textId="77777777" w:rsidR="005D0B56" w:rsidRDefault="00C73931" w:rsidP="00BA31A2"/>
        </w:tc>
        <w:tc>
          <w:tcPr>
            <w:tcW w:w="1403" w:type="dxa"/>
          </w:tcPr>
          <w:p w14:paraId="58841E09" w14:textId="77777777" w:rsidR="005D0B56" w:rsidRDefault="00980C5F" w:rsidP="00BA31A2">
            <w:r>
              <w:t>Complete</w:t>
            </w:r>
          </w:p>
        </w:tc>
        <w:tc>
          <w:tcPr>
            <w:tcW w:w="861" w:type="dxa"/>
          </w:tcPr>
          <w:p w14:paraId="5F812C4A" w14:textId="77777777" w:rsidR="005D0B56" w:rsidRDefault="00980C5F" w:rsidP="00BA31A2">
            <w:r>
              <w:t>0x0</w:t>
            </w:r>
          </w:p>
        </w:tc>
        <w:tc>
          <w:tcPr>
            <w:tcW w:w="3570" w:type="dxa"/>
          </w:tcPr>
          <w:p w14:paraId="798CF7BC" w14:textId="77777777" w:rsidR="005D0B56" w:rsidRDefault="00C73931" w:rsidP="00BA31A2"/>
        </w:tc>
      </w:tr>
      <w:tr w:rsidR="005D0B56" w14:paraId="26978442" w14:textId="77777777" w:rsidTr="005D0B56">
        <w:trPr>
          <w:jc w:val="center"/>
        </w:trPr>
        <w:tc>
          <w:tcPr>
            <w:tcW w:w="1024" w:type="dxa"/>
          </w:tcPr>
          <w:p w14:paraId="5DB4CD21" w14:textId="77777777" w:rsidR="005D0B56" w:rsidRDefault="00C73931" w:rsidP="00BA31A2"/>
        </w:tc>
        <w:tc>
          <w:tcPr>
            <w:tcW w:w="1403" w:type="dxa"/>
          </w:tcPr>
          <w:p w14:paraId="7C2E50E3" w14:textId="77777777" w:rsidR="005D0B56" w:rsidRDefault="00980C5F" w:rsidP="00BA31A2">
            <w:r>
              <w:t>InProgress</w:t>
            </w:r>
          </w:p>
        </w:tc>
        <w:tc>
          <w:tcPr>
            <w:tcW w:w="861" w:type="dxa"/>
          </w:tcPr>
          <w:p w14:paraId="17E215DE" w14:textId="77777777" w:rsidR="005D0B56" w:rsidRDefault="00980C5F" w:rsidP="00BA31A2">
            <w:r>
              <w:t>0x1</w:t>
            </w:r>
          </w:p>
        </w:tc>
        <w:tc>
          <w:tcPr>
            <w:tcW w:w="3570" w:type="dxa"/>
          </w:tcPr>
          <w:p w14:paraId="576DB3CC" w14:textId="77777777" w:rsidR="005D0B56" w:rsidRDefault="00C73931" w:rsidP="00BA31A2"/>
        </w:tc>
      </w:tr>
      <w:tr w:rsidR="005D0B56" w14:paraId="786F133A" w14:textId="77777777" w:rsidTr="005D0B56">
        <w:trPr>
          <w:jc w:val="center"/>
        </w:trPr>
        <w:tc>
          <w:tcPr>
            <w:tcW w:w="1024" w:type="dxa"/>
          </w:tcPr>
          <w:p w14:paraId="1DB9A814" w14:textId="77777777" w:rsidR="005D0B56" w:rsidRDefault="00C73931" w:rsidP="00BA31A2"/>
        </w:tc>
        <w:tc>
          <w:tcPr>
            <w:tcW w:w="1403" w:type="dxa"/>
          </w:tcPr>
          <w:p w14:paraId="7671C168" w14:textId="77777777" w:rsidR="005D0B56" w:rsidRDefault="00980C5F" w:rsidP="00BA31A2">
            <w:r>
              <w:t>Null</w:t>
            </w:r>
          </w:p>
        </w:tc>
        <w:tc>
          <w:tcPr>
            <w:tcW w:w="861" w:type="dxa"/>
          </w:tcPr>
          <w:p w14:paraId="0515B130" w14:textId="77777777" w:rsidR="005D0B56" w:rsidRDefault="00980C5F" w:rsidP="00BA31A2">
            <w:r>
              <w:t>0x2</w:t>
            </w:r>
          </w:p>
        </w:tc>
        <w:tc>
          <w:tcPr>
            <w:tcW w:w="3570" w:type="dxa"/>
          </w:tcPr>
          <w:p w14:paraId="2C3B4266" w14:textId="77777777" w:rsidR="005D0B56" w:rsidRDefault="00C73931" w:rsidP="00BA31A2"/>
        </w:tc>
      </w:tr>
    </w:tbl>
    <w:p w14:paraId="58417F8C"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23929C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3C6F1D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5DC7A4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604EBF2" w14:textId="77777777" w:rsidR="00D90FFA" w:rsidRPr="00AC15C4" w:rsidRDefault="00C73931" w:rsidP="0081629B">
            <w:pPr>
              <w:rPr>
                <w:vanish/>
                <w:color w:val="000000" w:themeColor="text1"/>
              </w:rPr>
            </w:pPr>
          </w:p>
        </w:tc>
      </w:tr>
    </w:tbl>
    <w:p w14:paraId="364BEE0E" w14:textId="77777777" w:rsidR="00406F39" w:rsidRDefault="00980C5F" w:rsidP="00AC15C4">
      <w:pPr>
        <w:pStyle w:val="Heading4"/>
      </w:pPr>
      <w:r w:rsidRPr="00B9479B">
        <w:t>MD-REQ-099356/A-</w:t>
      </w:r>
      <w:proofErr w:type="spellStart"/>
      <w:r w:rsidRPr="00B9479B">
        <w:t>PersonalityRecallCount_St</w:t>
      </w:r>
      <w:proofErr w:type="spellEnd"/>
    </w:p>
    <w:p w14:paraId="19F85705" w14:textId="77777777" w:rsidR="00A52A56" w:rsidRPr="00E40509" w:rsidRDefault="00980C5F" w:rsidP="00A52A56">
      <w:r w:rsidRPr="00E40509">
        <w:t>Message Type: Status</w:t>
      </w:r>
    </w:p>
    <w:p w14:paraId="672F1CAD" w14:textId="77777777" w:rsidR="00A52A56" w:rsidRPr="00E40509" w:rsidRDefault="00C73931" w:rsidP="00A52A56"/>
    <w:p w14:paraId="156C0C17" w14:textId="77777777" w:rsidR="00A52A56" w:rsidRPr="00E40509" w:rsidRDefault="00980C5F" w:rsidP="00A52A56">
      <w:r w:rsidRPr="00E40509">
        <w:t>The signal is used to inform the Enhanced Memory System a change in personality profile has occurred (counter is incremented each time a profile change occurs).</w:t>
      </w:r>
    </w:p>
    <w:p w14:paraId="6D188FC4" w14:textId="77777777" w:rsidR="00A52A56" w:rsidRPr="00E40509" w:rsidRDefault="00C73931"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4A772FCB" w14:textId="77777777" w:rsidTr="00A52A56">
        <w:trPr>
          <w:jc w:val="center"/>
        </w:trPr>
        <w:tc>
          <w:tcPr>
            <w:tcW w:w="1611" w:type="dxa"/>
          </w:tcPr>
          <w:p w14:paraId="625041FF" w14:textId="77777777" w:rsidR="00A52A56" w:rsidRPr="00E40509" w:rsidRDefault="00980C5F" w:rsidP="00BA31A2">
            <w:pPr>
              <w:rPr>
                <w:b/>
              </w:rPr>
            </w:pPr>
            <w:r w:rsidRPr="00E40509">
              <w:rPr>
                <w:b/>
              </w:rPr>
              <w:t>Name</w:t>
            </w:r>
          </w:p>
        </w:tc>
        <w:tc>
          <w:tcPr>
            <w:tcW w:w="1039" w:type="dxa"/>
          </w:tcPr>
          <w:p w14:paraId="3C00ADC7" w14:textId="77777777" w:rsidR="00A52A56" w:rsidRPr="00E40509" w:rsidRDefault="00980C5F" w:rsidP="00BA31A2">
            <w:pPr>
              <w:rPr>
                <w:b/>
              </w:rPr>
            </w:pPr>
            <w:r w:rsidRPr="00E40509">
              <w:rPr>
                <w:b/>
              </w:rPr>
              <w:t>Literals</w:t>
            </w:r>
          </w:p>
        </w:tc>
        <w:tc>
          <w:tcPr>
            <w:tcW w:w="861" w:type="dxa"/>
          </w:tcPr>
          <w:p w14:paraId="0117727B" w14:textId="77777777" w:rsidR="00A52A56" w:rsidRPr="00E40509" w:rsidRDefault="00980C5F" w:rsidP="00BA31A2">
            <w:pPr>
              <w:rPr>
                <w:b/>
              </w:rPr>
            </w:pPr>
            <w:r w:rsidRPr="00E40509">
              <w:rPr>
                <w:b/>
              </w:rPr>
              <w:t>Value</w:t>
            </w:r>
          </w:p>
        </w:tc>
        <w:tc>
          <w:tcPr>
            <w:tcW w:w="3257" w:type="dxa"/>
          </w:tcPr>
          <w:p w14:paraId="7B8F7B39" w14:textId="77777777" w:rsidR="00A52A56" w:rsidRPr="00E40509" w:rsidRDefault="00980C5F" w:rsidP="00BA31A2">
            <w:pPr>
              <w:rPr>
                <w:b/>
              </w:rPr>
            </w:pPr>
            <w:r w:rsidRPr="00E40509">
              <w:rPr>
                <w:b/>
              </w:rPr>
              <w:t>Description</w:t>
            </w:r>
          </w:p>
        </w:tc>
      </w:tr>
      <w:tr w:rsidR="00A52A56" w14:paraId="3078D40A" w14:textId="77777777" w:rsidTr="00A52A56">
        <w:trPr>
          <w:jc w:val="center"/>
        </w:trPr>
        <w:tc>
          <w:tcPr>
            <w:tcW w:w="1611" w:type="dxa"/>
          </w:tcPr>
          <w:p w14:paraId="59716E50" w14:textId="77777777" w:rsidR="00A52A56" w:rsidRDefault="00980C5F" w:rsidP="00BA31A2">
            <w:proofErr w:type="spellStart"/>
            <w:r>
              <w:t>CountValue</w:t>
            </w:r>
            <w:proofErr w:type="spellEnd"/>
            <w:r>
              <w:t xml:space="preserve"> </w:t>
            </w:r>
          </w:p>
        </w:tc>
        <w:tc>
          <w:tcPr>
            <w:tcW w:w="1039" w:type="dxa"/>
          </w:tcPr>
          <w:p w14:paraId="6FA1DEA8" w14:textId="77777777" w:rsidR="00A52A56" w:rsidRDefault="00980C5F" w:rsidP="00BA31A2">
            <w:r>
              <w:t>-</w:t>
            </w:r>
          </w:p>
        </w:tc>
        <w:tc>
          <w:tcPr>
            <w:tcW w:w="861" w:type="dxa"/>
          </w:tcPr>
          <w:p w14:paraId="2FE7CCF1" w14:textId="77777777" w:rsidR="00A52A56" w:rsidRDefault="00980C5F" w:rsidP="00BA31A2">
            <w:r>
              <w:t>-</w:t>
            </w:r>
          </w:p>
        </w:tc>
        <w:tc>
          <w:tcPr>
            <w:tcW w:w="3257" w:type="dxa"/>
          </w:tcPr>
          <w:p w14:paraId="6AAE0168" w14:textId="77777777" w:rsidR="00A52A56" w:rsidRDefault="00980C5F" w:rsidP="00BA31A2">
            <w:r>
              <w:t>Increment indicates a change to active personality profile.</w:t>
            </w:r>
          </w:p>
        </w:tc>
      </w:tr>
      <w:tr w:rsidR="00A52A56" w14:paraId="6616E7CF" w14:textId="77777777" w:rsidTr="00A52A56">
        <w:trPr>
          <w:jc w:val="center"/>
        </w:trPr>
        <w:tc>
          <w:tcPr>
            <w:tcW w:w="1611" w:type="dxa"/>
          </w:tcPr>
          <w:p w14:paraId="266B54A2" w14:textId="77777777" w:rsidR="00A52A56" w:rsidRDefault="00C73931" w:rsidP="00BA31A2"/>
        </w:tc>
        <w:tc>
          <w:tcPr>
            <w:tcW w:w="1039" w:type="dxa"/>
          </w:tcPr>
          <w:p w14:paraId="7E9A8BE3" w14:textId="77777777" w:rsidR="00A52A56" w:rsidRDefault="00980C5F" w:rsidP="00BA31A2">
            <w:r>
              <w:t>0</w:t>
            </w:r>
          </w:p>
        </w:tc>
        <w:tc>
          <w:tcPr>
            <w:tcW w:w="861" w:type="dxa"/>
          </w:tcPr>
          <w:p w14:paraId="09F576C8" w14:textId="77777777" w:rsidR="00A52A56" w:rsidRDefault="00980C5F" w:rsidP="00BA31A2">
            <w:r>
              <w:t>0x0</w:t>
            </w:r>
          </w:p>
        </w:tc>
        <w:tc>
          <w:tcPr>
            <w:tcW w:w="3257" w:type="dxa"/>
          </w:tcPr>
          <w:p w14:paraId="28DA9F1D" w14:textId="77777777" w:rsidR="00A52A56" w:rsidRDefault="00C73931" w:rsidP="00BA31A2"/>
        </w:tc>
      </w:tr>
      <w:tr w:rsidR="00A52A56" w14:paraId="33C530B0" w14:textId="77777777" w:rsidTr="00A52A56">
        <w:trPr>
          <w:jc w:val="center"/>
        </w:trPr>
        <w:tc>
          <w:tcPr>
            <w:tcW w:w="1611" w:type="dxa"/>
          </w:tcPr>
          <w:p w14:paraId="17C7ECF5" w14:textId="77777777" w:rsidR="00A52A56" w:rsidRDefault="00C73931" w:rsidP="00BA31A2"/>
        </w:tc>
        <w:tc>
          <w:tcPr>
            <w:tcW w:w="1039" w:type="dxa"/>
          </w:tcPr>
          <w:p w14:paraId="6BDA3709" w14:textId="77777777" w:rsidR="00A52A56" w:rsidRDefault="00980C5F" w:rsidP="00BA31A2">
            <w:r>
              <w:t>1</w:t>
            </w:r>
          </w:p>
        </w:tc>
        <w:tc>
          <w:tcPr>
            <w:tcW w:w="861" w:type="dxa"/>
          </w:tcPr>
          <w:p w14:paraId="2D7E51C7" w14:textId="77777777" w:rsidR="00A52A56" w:rsidRDefault="00980C5F" w:rsidP="00BA31A2">
            <w:r>
              <w:t>0x1</w:t>
            </w:r>
          </w:p>
        </w:tc>
        <w:tc>
          <w:tcPr>
            <w:tcW w:w="3257" w:type="dxa"/>
          </w:tcPr>
          <w:p w14:paraId="6213FC5C" w14:textId="77777777" w:rsidR="00A52A56" w:rsidRDefault="00C73931" w:rsidP="00BA31A2"/>
        </w:tc>
      </w:tr>
      <w:tr w:rsidR="00A52A56" w14:paraId="1BBEE142" w14:textId="77777777" w:rsidTr="00A52A56">
        <w:trPr>
          <w:jc w:val="center"/>
        </w:trPr>
        <w:tc>
          <w:tcPr>
            <w:tcW w:w="1611" w:type="dxa"/>
          </w:tcPr>
          <w:p w14:paraId="2EE98C8E" w14:textId="77777777" w:rsidR="00A52A56" w:rsidRDefault="00C73931" w:rsidP="00BA31A2"/>
        </w:tc>
        <w:tc>
          <w:tcPr>
            <w:tcW w:w="1039" w:type="dxa"/>
          </w:tcPr>
          <w:p w14:paraId="50C1FB67" w14:textId="77777777" w:rsidR="00A52A56" w:rsidRDefault="00980C5F" w:rsidP="00BA31A2">
            <w:r>
              <w:t>…</w:t>
            </w:r>
          </w:p>
        </w:tc>
        <w:tc>
          <w:tcPr>
            <w:tcW w:w="861" w:type="dxa"/>
          </w:tcPr>
          <w:p w14:paraId="3CD673C3" w14:textId="77777777" w:rsidR="00A52A56" w:rsidRDefault="00C73931" w:rsidP="00BA31A2"/>
        </w:tc>
        <w:tc>
          <w:tcPr>
            <w:tcW w:w="3257" w:type="dxa"/>
          </w:tcPr>
          <w:p w14:paraId="0A23D569" w14:textId="77777777" w:rsidR="00A52A56" w:rsidRDefault="00C73931" w:rsidP="00BA31A2"/>
        </w:tc>
      </w:tr>
      <w:tr w:rsidR="00A52A56" w14:paraId="21F7E170" w14:textId="77777777" w:rsidTr="00A52A56">
        <w:trPr>
          <w:jc w:val="center"/>
        </w:trPr>
        <w:tc>
          <w:tcPr>
            <w:tcW w:w="1611" w:type="dxa"/>
          </w:tcPr>
          <w:p w14:paraId="04D458BA" w14:textId="77777777" w:rsidR="00A52A56" w:rsidRDefault="00C73931" w:rsidP="00BA31A2"/>
        </w:tc>
        <w:tc>
          <w:tcPr>
            <w:tcW w:w="1039" w:type="dxa"/>
          </w:tcPr>
          <w:p w14:paraId="615C9070" w14:textId="77777777" w:rsidR="00A52A56" w:rsidRDefault="00980C5F" w:rsidP="00BA31A2">
            <w:r>
              <w:t>255</w:t>
            </w:r>
          </w:p>
        </w:tc>
        <w:tc>
          <w:tcPr>
            <w:tcW w:w="861" w:type="dxa"/>
          </w:tcPr>
          <w:p w14:paraId="371E13B8" w14:textId="77777777" w:rsidR="00A52A56" w:rsidRDefault="00980C5F" w:rsidP="00BA31A2">
            <w:r>
              <w:t>0xFF</w:t>
            </w:r>
          </w:p>
        </w:tc>
        <w:tc>
          <w:tcPr>
            <w:tcW w:w="3257" w:type="dxa"/>
          </w:tcPr>
          <w:p w14:paraId="17E75D6D" w14:textId="77777777" w:rsidR="00A52A56" w:rsidRDefault="00C73931" w:rsidP="00BA31A2"/>
        </w:tc>
      </w:tr>
    </w:tbl>
    <w:p w14:paraId="3D903A10"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9E8678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110506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3DCF86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3D8EBDA" w14:textId="77777777" w:rsidR="00D90FFA" w:rsidRPr="00AC15C4" w:rsidRDefault="00C73931" w:rsidP="0081629B">
            <w:pPr>
              <w:rPr>
                <w:vanish/>
                <w:color w:val="000000" w:themeColor="text1"/>
              </w:rPr>
            </w:pPr>
          </w:p>
        </w:tc>
      </w:tr>
    </w:tbl>
    <w:p w14:paraId="2F32DBD7" w14:textId="77777777" w:rsidR="00406F39" w:rsidRDefault="00980C5F" w:rsidP="00AC15C4">
      <w:pPr>
        <w:pStyle w:val="Heading4"/>
      </w:pPr>
      <w:r w:rsidRPr="00B9479B">
        <w:lastRenderedPageBreak/>
        <w:t>MD-REQ-197231/A-PersKeyPairing_St</w:t>
      </w:r>
    </w:p>
    <w:p w14:paraId="4D289F12" w14:textId="77777777" w:rsidR="00795671" w:rsidRPr="009C4BF5" w:rsidRDefault="00980C5F" w:rsidP="00795671">
      <w:r w:rsidRPr="009C4BF5">
        <w:t>Message Type: Status</w:t>
      </w:r>
    </w:p>
    <w:p w14:paraId="2A6B58D2" w14:textId="77777777" w:rsidR="00795671" w:rsidRPr="009C4BF5" w:rsidRDefault="00C73931" w:rsidP="00795671"/>
    <w:p w14:paraId="733B3D9D" w14:textId="77777777" w:rsidR="005643E4" w:rsidRDefault="00980C5F" w:rsidP="005643E4">
      <w:r>
        <w:t>The signal is used to inform the EnhancedMemoryInterfaceClient if a personality profile has a keyfob associated to it or not.</w:t>
      </w:r>
    </w:p>
    <w:p w14:paraId="42B79B42" w14:textId="77777777" w:rsidR="00795671" w:rsidRPr="009C4BF5" w:rsidRDefault="00C73931" w:rsidP="00795671"/>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795671" w14:paraId="2414930B" w14:textId="77777777" w:rsidTr="009E6BFE">
        <w:trPr>
          <w:jc w:val="center"/>
        </w:trPr>
        <w:tc>
          <w:tcPr>
            <w:tcW w:w="1977" w:type="dxa"/>
          </w:tcPr>
          <w:p w14:paraId="18CC0A1F" w14:textId="77777777" w:rsidR="00795671" w:rsidRPr="009C4BF5" w:rsidRDefault="00980C5F" w:rsidP="00BA31A2">
            <w:pPr>
              <w:rPr>
                <w:b/>
              </w:rPr>
            </w:pPr>
            <w:r w:rsidRPr="009C4BF5">
              <w:rPr>
                <w:b/>
              </w:rPr>
              <w:t>Name</w:t>
            </w:r>
          </w:p>
        </w:tc>
        <w:tc>
          <w:tcPr>
            <w:tcW w:w="2259" w:type="dxa"/>
          </w:tcPr>
          <w:p w14:paraId="66AD0440" w14:textId="77777777" w:rsidR="00795671" w:rsidRPr="009C4BF5" w:rsidRDefault="00980C5F" w:rsidP="00BA31A2">
            <w:pPr>
              <w:rPr>
                <w:b/>
              </w:rPr>
            </w:pPr>
            <w:r w:rsidRPr="009C4BF5">
              <w:rPr>
                <w:b/>
              </w:rPr>
              <w:t>Literals</w:t>
            </w:r>
          </w:p>
        </w:tc>
        <w:tc>
          <w:tcPr>
            <w:tcW w:w="857" w:type="dxa"/>
          </w:tcPr>
          <w:p w14:paraId="168905E9" w14:textId="77777777" w:rsidR="00795671" w:rsidRPr="009C4BF5" w:rsidRDefault="00980C5F" w:rsidP="00BA31A2">
            <w:pPr>
              <w:rPr>
                <w:b/>
              </w:rPr>
            </w:pPr>
            <w:r w:rsidRPr="009C4BF5">
              <w:rPr>
                <w:b/>
              </w:rPr>
              <w:t>Value</w:t>
            </w:r>
          </w:p>
        </w:tc>
        <w:tc>
          <w:tcPr>
            <w:tcW w:w="3619" w:type="dxa"/>
          </w:tcPr>
          <w:p w14:paraId="21B47C62" w14:textId="77777777" w:rsidR="00795671" w:rsidRPr="009C4BF5" w:rsidRDefault="00980C5F" w:rsidP="00BA31A2">
            <w:pPr>
              <w:rPr>
                <w:b/>
              </w:rPr>
            </w:pPr>
            <w:r w:rsidRPr="009C4BF5">
              <w:rPr>
                <w:b/>
              </w:rPr>
              <w:t>Description</w:t>
            </w:r>
          </w:p>
        </w:tc>
      </w:tr>
      <w:tr w:rsidR="005643E4" w14:paraId="192EED9D" w14:textId="77777777" w:rsidTr="009E6BFE">
        <w:trPr>
          <w:trHeight w:hRule="exact" w:val="576"/>
          <w:jc w:val="center"/>
        </w:trPr>
        <w:tc>
          <w:tcPr>
            <w:tcW w:w="1977" w:type="dxa"/>
            <w:vAlign w:val="bottom"/>
          </w:tcPr>
          <w:p w14:paraId="4459E5DC" w14:textId="77777777" w:rsidR="005643E4" w:rsidRPr="009E6BFE" w:rsidRDefault="00980C5F" w:rsidP="009E6BFE">
            <w:pPr>
              <w:spacing w:after="200" w:line="276" w:lineRule="auto"/>
              <w:rPr>
                <w:szCs w:val="22"/>
              </w:rPr>
            </w:pPr>
            <w:r>
              <w:t>Pers1KeyStatus</w:t>
            </w:r>
          </w:p>
        </w:tc>
        <w:tc>
          <w:tcPr>
            <w:tcW w:w="2259" w:type="dxa"/>
          </w:tcPr>
          <w:p w14:paraId="47D41318" w14:textId="77777777" w:rsidR="005643E4" w:rsidRDefault="00980C5F">
            <w:pPr>
              <w:spacing w:after="200" w:line="276" w:lineRule="auto"/>
              <w:rPr>
                <w:szCs w:val="22"/>
              </w:rPr>
            </w:pPr>
            <w:r>
              <w:t>-</w:t>
            </w:r>
          </w:p>
        </w:tc>
        <w:tc>
          <w:tcPr>
            <w:tcW w:w="857" w:type="dxa"/>
          </w:tcPr>
          <w:p w14:paraId="2DED6852" w14:textId="77777777" w:rsidR="005643E4" w:rsidRDefault="00980C5F">
            <w:pPr>
              <w:spacing w:after="200" w:line="276" w:lineRule="auto"/>
              <w:rPr>
                <w:szCs w:val="22"/>
              </w:rPr>
            </w:pPr>
            <w:r>
              <w:t>-</w:t>
            </w:r>
          </w:p>
        </w:tc>
        <w:tc>
          <w:tcPr>
            <w:tcW w:w="3619" w:type="dxa"/>
          </w:tcPr>
          <w:p w14:paraId="07C7DB26" w14:textId="77777777" w:rsidR="005643E4" w:rsidRDefault="00980C5F" w:rsidP="009D433E">
            <w:pPr>
              <w:spacing w:after="200" w:line="276" w:lineRule="auto"/>
              <w:rPr>
                <w:szCs w:val="22"/>
              </w:rPr>
            </w:pPr>
            <w:r w:rsidRPr="009D433E">
              <w:t xml:space="preserve">Indicates Personality Profile 1 </w:t>
            </w:r>
            <w:r>
              <w:t xml:space="preserve">Keyfob Association </w:t>
            </w:r>
            <w:r w:rsidRPr="009D433E">
              <w:t>Status.</w:t>
            </w:r>
          </w:p>
        </w:tc>
      </w:tr>
      <w:tr w:rsidR="005643E4" w14:paraId="4E9BB8FD" w14:textId="77777777" w:rsidTr="009E6BFE">
        <w:trPr>
          <w:trHeight w:hRule="exact" w:val="288"/>
          <w:jc w:val="center"/>
        </w:trPr>
        <w:tc>
          <w:tcPr>
            <w:tcW w:w="1977" w:type="dxa"/>
            <w:vAlign w:val="bottom"/>
          </w:tcPr>
          <w:p w14:paraId="385E6B57" w14:textId="77777777" w:rsidR="005643E4" w:rsidRDefault="00C73931" w:rsidP="009E6BFE">
            <w:pPr>
              <w:spacing w:after="200" w:line="276" w:lineRule="auto"/>
              <w:rPr>
                <w:szCs w:val="22"/>
              </w:rPr>
            </w:pPr>
          </w:p>
        </w:tc>
        <w:tc>
          <w:tcPr>
            <w:tcW w:w="2259" w:type="dxa"/>
          </w:tcPr>
          <w:p w14:paraId="1948B124" w14:textId="77777777" w:rsidR="005643E4" w:rsidRDefault="00980C5F">
            <w:pPr>
              <w:spacing w:after="200" w:line="276" w:lineRule="auto"/>
              <w:rPr>
                <w:szCs w:val="22"/>
              </w:rPr>
            </w:pPr>
            <w:r>
              <w:t>Null</w:t>
            </w:r>
          </w:p>
        </w:tc>
        <w:tc>
          <w:tcPr>
            <w:tcW w:w="857" w:type="dxa"/>
          </w:tcPr>
          <w:p w14:paraId="14C05EF7" w14:textId="77777777" w:rsidR="005643E4" w:rsidRDefault="00980C5F">
            <w:pPr>
              <w:spacing w:after="200" w:line="276" w:lineRule="auto"/>
              <w:rPr>
                <w:szCs w:val="22"/>
              </w:rPr>
            </w:pPr>
            <w:r>
              <w:t>0x0</w:t>
            </w:r>
          </w:p>
        </w:tc>
        <w:tc>
          <w:tcPr>
            <w:tcW w:w="3619" w:type="dxa"/>
          </w:tcPr>
          <w:p w14:paraId="3307D5A4" w14:textId="77777777" w:rsidR="005643E4" w:rsidRDefault="00C73931">
            <w:pPr>
              <w:spacing w:after="200" w:line="276" w:lineRule="auto"/>
              <w:rPr>
                <w:szCs w:val="22"/>
              </w:rPr>
            </w:pPr>
          </w:p>
        </w:tc>
      </w:tr>
      <w:tr w:rsidR="005643E4" w14:paraId="24B1A291" w14:textId="77777777" w:rsidTr="009E6BFE">
        <w:trPr>
          <w:trHeight w:hRule="exact" w:val="288"/>
          <w:jc w:val="center"/>
        </w:trPr>
        <w:tc>
          <w:tcPr>
            <w:tcW w:w="1977" w:type="dxa"/>
            <w:vAlign w:val="bottom"/>
          </w:tcPr>
          <w:p w14:paraId="47149588" w14:textId="77777777" w:rsidR="005643E4" w:rsidRDefault="00C73931" w:rsidP="009E6BFE">
            <w:pPr>
              <w:spacing w:after="200" w:line="276" w:lineRule="auto"/>
              <w:rPr>
                <w:szCs w:val="22"/>
              </w:rPr>
            </w:pPr>
          </w:p>
        </w:tc>
        <w:tc>
          <w:tcPr>
            <w:tcW w:w="2259" w:type="dxa"/>
          </w:tcPr>
          <w:p w14:paraId="7BB95127" w14:textId="77777777" w:rsidR="005643E4" w:rsidRDefault="00980C5F">
            <w:pPr>
              <w:spacing w:after="200" w:line="276" w:lineRule="auto"/>
              <w:rPr>
                <w:szCs w:val="22"/>
              </w:rPr>
            </w:pPr>
            <w:r>
              <w:t>Key Associated</w:t>
            </w:r>
          </w:p>
        </w:tc>
        <w:tc>
          <w:tcPr>
            <w:tcW w:w="857" w:type="dxa"/>
          </w:tcPr>
          <w:p w14:paraId="0F6B41B4" w14:textId="77777777" w:rsidR="005643E4" w:rsidRDefault="00980C5F">
            <w:pPr>
              <w:spacing w:after="200" w:line="276" w:lineRule="auto"/>
              <w:rPr>
                <w:szCs w:val="22"/>
              </w:rPr>
            </w:pPr>
            <w:r>
              <w:t>0x1</w:t>
            </w:r>
          </w:p>
        </w:tc>
        <w:tc>
          <w:tcPr>
            <w:tcW w:w="3619" w:type="dxa"/>
          </w:tcPr>
          <w:p w14:paraId="20C445AC" w14:textId="77777777" w:rsidR="005643E4" w:rsidRDefault="00C73931">
            <w:pPr>
              <w:spacing w:after="200" w:line="276" w:lineRule="auto"/>
              <w:rPr>
                <w:szCs w:val="22"/>
              </w:rPr>
            </w:pPr>
          </w:p>
        </w:tc>
      </w:tr>
      <w:tr w:rsidR="005643E4" w14:paraId="36CE9647" w14:textId="77777777" w:rsidTr="009E6BFE">
        <w:trPr>
          <w:trHeight w:hRule="exact" w:val="288"/>
          <w:jc w:val="center"/>
        </w:trPr>
        <w:tc>
          <w:tcPr>
            <w:tcW w:w="1977" w:type="dxa"/>
            <w:vAlign w:val="bottom"/>
          </w:tcPr>
          <w:p w14:paraId="4DB6484D" w14:textId="77777777" w:rsidR="005643E4" w:rsidRDefault="00C73931" w:rsidP="009E6BFE">
            <w:pPr>
              <w:spacing w:after="200" w:line="276" w:lineRule="auto"/>
              <w:rPr>
                <w:szCs w:val="22"/>
              </w:rPr>
            </w:pPr>
          </w:p>
        </w:tc>
        <w:tc>
          <w:tcPr>
            <w:tcW w:w="2259" w:type="dxa"/>
          </w:tcPr>
          <w:p w14:paraId="65009194" w14:textId="77777777" w:rsidR="005643E4" w:rsidRDefault="00980C5F">
            <w:pPr>
              <w:spacing w:after="200" w:line="276" w:lineRule="auto"/>
              <w:rPr>
                <w:szCs w:val="22"/>
              </w:rPr>
            </w:pPr>
            <w:r>
              <w:t>Key Not Associated</w:t>
            </w:r>
          </w:p>
        </w:tc>
        <w:tc>
          <w:tcPr>
            <w:tcW w:w="857" w:type="dxa"/>
          </w:tcPr>
          <w:p w14:paraId="61DDD246" w14:textId="77777777" w:rsidR="005643E4" w:rsidRDefault="00980C5F">
            <w:pPr>
              <w:spacing w:after="200" w:line="276" w:lineRule="auto"/>
              <w:rPr>
                <w:szCs w:val="22"/>
              </w:rPr>
            </w:pPr>
            <w:r>
              <w:t>0x2</w:t>
            </w:r>
          </w:p>
        </w:tc>
        <w:tc>
          <w:tcPr>
            <w:tcW w:w="3619" w:type="dxa"/>
          </w:tcPr>
          <w:p w14:paraId="15D8BCC5" w14:textId="77777777" w:rsidR="005643E4" w:rsidRDefault="00C73931">
            <w:pPr>
              <w:spacing w:after="200" w:line="276" w:lineRule="auto"/>
              <w:rPr>
                <w:szCs w:val="22"/>
              </w:rPr>
            </w:pPr>
          </w:p>
        </w:tc>
      </w:tr>
      <w:tr w:rsidR="005643E4" w14:paraId="089B50AC" w14:textId="77777777" w:rsidTr="009E6BFE">
        <w:trPr>
          <w:trHeight w:hRule="exact" w:val="288"/>
          <w:jc w:val="center"/>
        </w:trPr>
        <w:tc>
          <w:tcPr>
            <w:tcW w:w="1977" w:type="dxa"/>
            <w:vAlign w:val="bottom"/>
          </w:tcPr>
          <w:p w14:paraId="2E67EAED" w14:textId="77777777" w:rsidR="005643E4" w:rsidRDefault="00C73931" w:rsidP="009E6BFE">
            <w:pPr>
              <w:spacing w:after="200" w:line="276" w:lineRule="auto"/>
              <w:rPr>
                <w:szCs w:val="22"/>
              </w:rPr>
            </w:pPr>
          </w:p>
        </w:tc>
        <w:tc>
          <w:tcPr>
            <w:tcW w:w="2259" w:type="dxa"/>
          </w:tcPr>
          <w:p w14:paraId="63AC445C" w14:textId="77777777" w:rsidR="005643E4" w:rsidRDefault="00980C5F">
            <w:pPr>
              <w:spacing w:after="200" w:line="276" w:lineRule="auto"/>
              <w:rPr>
                <w:szCs w:val="22"/>
              </w:rPr>
            </w:pPr>
            <w:r>
              <w:t>Reserved</w:t>
            </w:r>
          </w:p>
        </w:tc>
        <w:tc>
          <w:tcPr>
            <w:tcW w:w="857" w:type="dxa"/>
          </w:tcPr>
          <w:p w14:paraId="62C77B73" w14:textId="77777777" w:rsidR="005643E4" w:rsidRDefault="00980C5F">
            <w:pPr>
              <w:spacing w:after="200" w:line="276" w:lineRule="auto"/>
              <w:rPr>
                <w:szCs w:val="22"/>
              </w:rPr>
            </w:pPr>
            <w:r>
              <w:t>0x3</w:t>
            </w:r>
          </w:p>
        </w:tc>
        <w:tc>
          <w:tcPr>
            <w:tcW w:w="3619" w:type="dxa"/>
          </w:tcPr>
          <w:p w14:paraId="19D7D88D" w14:textId="77777777" w:rsidR="005643E4" w:rsidRDefault="00C73931">
            <w:pPr>
              <w:spacing w:after="200" w:line="276" w:lineRule="auto"/>
              <w:rPr>
                <w:szCs w:val="22"/>
              </w:rPr>
            </w:pPr>
          </w:p>
        </w:tc>
      </w:tr>
      <w:tr w:rsidR="005643E4" w14:paraId="734B44C2" w14:textId="77777777" w:rsidTr="009E6BFE">
        <w:trPr>
          <w:trHeight w:hRule="exact" w:val="576"/>
          <w:jc w:val="center"/>
        </w:trPr>
        <w:tc>
          <w:tcPr>
            <w:tcW w:w="1977" w:type="dxa"/>
            <w:vAlign w:val="bottom"/>
          </w:tcPr>
          <w:p w14:paraId="497299D8" w14:textId="77777777" w:rsidR="005643E4" w:rsidRDefault="00980C5F" w:rsidP="009E6BFE">
            <w:pPr>
              <w:spacing w:after="200" w:line="276" w:lineRule="auto"/>
              <w:rPr>
                <w:szCs w:val="22"/>
              </w:rPr>
            </w:pPr>
            <w:r>
              <w:t>Pers2KeyStatus</w:t>
            </w:r>
          </w:p>
        </w:tc>
        <w:tc>
          <w:tcPr>
            <w:tcW w:w="2259" w:type="dxa"/>
          </w:tcPr>
          <w:p w14:paraId="4C84D89F" w14:textId="77777777" w:rsidR="005643E4" w:rsidRDefault="00980C5F">
            <w:pPr>
              <w:spacing w:after="200" w:line="276" w:lineRule="auto"/>
              <w:rPr>
                <w:szCs w:val="22"/>
              </w:rPr>
            </w:pPr>
            <w:r>
              <w:t>-</w:t>
            </w:r>
          </w:p>
        </w:tc>
        <w:tc>
          <w:tcPr>
            <w:tcW w:w="857" w:type="dxa"/>
          </w:tcPr>
          <w:p w14:paraId="1F772DD8" w14:textId="77777777" w:rsidR="005643E4" w:rsidRDefault="00980C5F">
            <w:pPr>
              <w:spacing w:after="200" w:line="276" w:lineRule="auto"/>
              <w:rPr>
                <w:szCs w:val="22"/>
              </w:rPr>
            </w:pPr>
            <w:r>
              <w:t>-</w:t>
            </w:r>
          </w:p>
        </w:tc>
        <w:tc>
          <w:tcPr>
            <w:tcW w:w="3619" w:type="dxa"/>
          </w:tcPr>
          <w:p w14:paraId="3A268864" w14:textId="77777777" w:rsidR="005643E4" w:rsidRDefault="00980C5F" w:rsidP="009D433E">
            <w:pPr>
              <w:spacing w:after="200" w:line="276" w:lineRule="auto"/>
              <w:rPr>
                <w:szCs w:val="22"/>
              </w:rPr>
            </w:pPr>
            <w:r w:rsidRPr="009D433E">
              <w:t xml:space="preserve">Indicates Personality Profile </w:t>
            </w:r>
            <w:r>
              <w:t>2</w:t>
            </w:r>
            <w:r w:rsidRPr="009D433E">
              <w:t xml:space="preserve"> </w:t>
            </w:r>
            <w:r>
              <w:t xml:space="preserve">Keyfob Association </w:t>
            </w:r>
            <w:r w:rsidRPr="009D433E">
              <w:t>Status.</w:t>
            </w:r>
          </w:p>
        </w:tc>
      </w:tr>
      <w:tr w:rsidR="005643E4" w14:paraId="71A5B6FC" w14:textId="77777777" w:rsidTr="009E6BFE">
        <w:trPr>
          <w:trHeight w:hRule="exact" w:val="288"/>
          <w:jc w:val="center"/>
        </w:trPr>
        <w:tc>
          <w:tcPr>
            <w:tcW w:w="1977" w:type="dxa"/>
            <w:vAlign w:val="bottom"/>
          </w:tcPr>
          <w:p w14:paraId="2999BDEA" w14:textId="77777777" w:rsidR="005643E4" w:rsidRDefault="00C73931" w:rsidP="009E6BFE">
            <w:pPr>
              <w:spacing w:after="200" w:line="276" w:lineRule="auto"/>
              <w:rPr>
                <w:szCs w:val="22"/>
              </w:rPr>
            </w:pPr>
          </w:p>
        </w:tc>
        <w:tc>
          <w:tcPr>
            <w:tcW w:w="2259" w:type="dxa"/>
          </w:tcPr>
          <w:p w14:paraId="0A17822B" w14:textId="77777777" w:rsidR="005643E4" w:rsidRDefault="00980C5F">
            <w:pPr>
              <w:spacing w:after="200" w:line="276" w:lineRule="auto"/>
              <w:rPr>
                <w:szCs w:val="22"/>
              </w:rPr>
            </w:pPr>
            <w:r>
              <w:t>Null</w:t>
            </w:r>
          </w:p>
        </w:tc>
        <w:tc>
          <w:tcPr>
            <w:tcW w:w="857" w:type="dxa"/>
          </w:tcPr>
          <w:p w14:paraId="42E95C06" w14:textId="77777777" w:rsidR="005643E4" w:rsidRDefault="00980C5F">
            <w:pPr>
              <w:spacing w:after="200" w:line="276" w:lineRule="auto"/>
              <w:rPr>
                <w:szCs w:val="22"/>
              </w:rPr>
            </w:pPr>
            <w:r>
              <w:t>0x0</w:t>
            </w:r>
          </w:p>
        </w:tc>
        <w:tc>
          <w:tcPr>
            <w:tcW w:w="3619" w:type="dxa"/>
          </w:tcPr>
          <w:p w14:paraId="0D7C390F" w14:textId="77777777" w:rsidR="005643E4" w:rsidRDefault="00C73931">
            <w:pPr>
              <w:spacing w:after="200" w:line="276" w:lineRule="auto"/>
              <w:rPr>
                <w:szCs w:val="22"/>
              </w:rPr>
            </w:pPr>
          </w:p>
        </w:tc>
      </w:tr>
      <w:tr w:rsidR="005643E4" w14:paraId="54FDB9B4" w14:textId="77777777" w:rsidTr="009E6BFE">
        <w:trPr>
          <w:trHeight w:hRule="exact" w:val="288"/>
          <w:jc w:val="center"/>
        </w:trPr>
        <w:tc>
          <w:tcPr>
            <w:tcW w:w="1977" w:type="dxa"/>
            <w:vAlign w:val="bottom"/>
          </w:tcPr>
          <w:p w14:paraId="7D69C6C6" w14:textId="77777777" w:rsidR="005643E4" w:rsidRDefault="00C73931" w:rsidP="009E6BFE">
            <w:pPr>
              <w:spacing w:after="200" w:line="276" w:lineRule="auto"/>
              <w:rPr>
                <w:szCs w:val="22"/>
              </w:rPr>
            </w:pPr>
          </w:p>
        </w:tc>
        <w:tc>
          <w:tcPr>
            <w:tcW w:w="2259" w:type="dxa"/>
          </w:tcPr>
          <w:p w14:paraId="5DFB830D" w14:textId="77777777" w:rsidR="005643E4" w:rsidRDefault="00980C5F">
            <w:pPr>
              <w:spacing w:after="200" w:line="276" w:lineRule="auto"/>
              <w:rPr>
                <w:szCs w:val="22"/>
              </w:rPr>
            </w:pPr>
            <w:r>
              <w:t>Key Associated</w:t>
            </w:r>
          </w:p>
        </w:tc>
        <w:tc>
          <w:tcPr>
            <w:tcW w:w="857" w:type="dxa"/>
          </w:tcPr>
          <w:p w14:paraId="14DF83EF" w14:textId="77777777" w:rsidR="005643E4" w:rsidRDefault="00980C5F">
            <w:pPr>
              <w:spacing w:after="200" w:line="276" w:lineRule="auto"/>
              <w:rPr>
                <w:szCs w:val="22"/>
              </w:rPr>
            </w:pPr>
            <w:r>
              <w:t>0x1</w:t>
            </w:r>
          </w:p>
        </w:tc>
        <w:tc>
          <w:tcPr>
            <w:tcW w:w="3619" w:type="dxa"/>
          </w:tcPr>
          <w:p w14:paraId="5DD5251D" w14:textId="77777777" w:rsidR="005643E4" w:rsidRDefault="00C73931">
            <w:pPr>
              <w:spacing w:after="200" w:line="276" w:lineRule="auto"/>
              <w:rPr>
                <w:szCs w:val="22"/>
              </w:rPr>
            </w:pPr>
          </w:p>
        </w:tc>
      </w:tr>
      <w:tr w:rsidR="005643E4" w14:paraId="027656BF" w14:textId="77777777" w:rsidTr="009E6BFE">
        <w:trPr>
          <w:trHeight w:hRule="exact" w:val="288"/>
          <w:jc w:val="center"/>
        </w:trPr>
        <w:tc>
          <w:tcPr>
            <w:tcW w:w="1977" w:type="dxa"/>
            <w:vAlign w:val="bottom"/>
          </w:tcPr>
          <w:p w14:paraId="24CA0502" w14:textId="77777777" w:rsidR="005643E4" w:rsidRDefault="00C73931" w:rsidP="009E6BFE">
            <w:pPr>
              <w:spacing w:after="200" w:line="276" w:lineRule="auto"/>
              <w:rPr>
                <w:szCs w:val="22"/>
              </w:rPr>
            </w:pPr>
          </w:p>
        </w:tc>
        <w:tc>
          <w:tcPr>
            <w:tcW w:w="2259" w:type="dxa"/>
          </w:tcPr>
          <w:p w14:paraId="752EF6AA" w14:textId="77777777" w:rsidR="005643E4" w:rsidRDefault="00980C5F">
            <w:pPr>
              <w:spacing w:after="200" w:line="276" w:lineRule="auto"/>
              <w:rPr>
                <w:szCs w:val="22"/>
              </w:rPr>
            </w:pPr>
            <w:r>
              <w:t>Key Not Associated</w:t>
            </w:r>
          </w:p>
        </w:tc>
        <w:tc>
          <w:tcPr>
            <w:tcW w:w="857" w:type="dxa"/>
          </w:tcPr>
          <w:p w14:paraId="25B9C8E7" w14:textId="77777777" w:rsidR="005643E4" w:rsidRDefault="00980C5F">
            <w:pPr>
              <w:spacing w:after="200" w:line="276" w:lineRule="auto"/>
              <w:rPr>
                <w:szCs w:val="22"/>
              </w:rPr>
            </w:pPr>
            <w:r>
              <w:t>0x2</w:t>
            </w:r>
          </w:p>
        </w:tc>
        <w:tc>
          <w:tcPr>
            <w:tcW w:w="3619" w:type="dxa"/>
          </w:tcPr>
          <w:p w14:paraId="635D042E" w14:textId="77777777" w:rsidR="005643E4" w:rsidRDefault="00C73931">
            <w:pPr>
              <w:spacing w:after="200" w:line="276" w:lineRule="auto"/>
              <w:rPr>
                <w:szCs w:val="22"/>
              </w:rPr>
            </w:pPr>
          </w:p>
        </w:tc>
      </w:tr>
      <w:tr w:rsidR="005643E4" w14:paraId="721F85C8" w14:textId="77777777" w:rsidTr="009E6BFE">
        <w:trPr>
          <w:trHeight w:hRule="exact" w:val="288"/>
          <w:jc w:val="center"/>
        </w:trPr>
        <w:tc>
          <w:tcPr>
            <w:tcW w:w="1977" w:type="dxa"/>
            <w:vAlign w:val="bottom"/>
          </w:tcPr>
          <w:p w14:paraId="10EA7E6F" w14:textId="77777777" w:rsidR="005643E4" w:rsidRDefault="00C73931" w:rsidP="009E6BFE">
            <w:pPr>
              <w:spacing w:after="200" w:line="276" w:lineRule="auto"/>
              <w:rPr>
                <w:szCs w:val="22"/>
              </w:rPr>
            </w:pPr>
          </w:p>
        </w:tc>
        <w:tc>
          <w:tcPr>
            <w:tcW w:w="2259" w:type="dxa"/>
          </w:tcPr>
          <w:p w14:paraId="0F011FC7" w14:textId="77777777" w:rsidR="005643E4" w:rsidRDefault="00980C5F">
            <w:pPr>
              <w:spacing w:after="200" w:line="276" w:lineRule="auto"/>
              <w:rPr>
                <w:szCs w:val="22"/>
              </w:rPr>
            </w:pPr>
            <w:r>
              <w:t>Reserved</w:t>
            </w:r>
          </w:p>
        </w:tc>
        <w:tc>
          <w:tcPr>
            <w:tcW w:w="857" w:type="dxa"/>
          </w:tcPr>
          <w:p w14:paraId="392CC94B" w14:textId="77777777" w:rsidR="005643E4" w:rsidRDefault="00980C5F">
            <w:pPr>
              <w:spacing w:after="200" w:line="276" w:lineRule="auto"/>
              <w:rPr>
                <w:szCs w:val="22"/>
              </w:rPr>
            </w:pPr>
            <w:r>
              <w:t>0x3</w:t>
            </w:r>
          </w:p>
        </w:tc>
        <w:tc>
          <w:tcPr>
            <w:tcW w:w="3619" w:type="dxa"/>
          </w:tcPr>
          <w:p w14:paraId="06331E56" w14:textId="77777777" w:rsidR="005643E4" w:rsidRDefault="00C73931">
            <w:pPr>
              <w:spacing w:after="200" w:line="276" w:lineRule="auto"/>
              <w:rPr>
                <w:szCs w:val="22"/>
              </w:rPr>
            </w:pPr>
          </w:p>
        </w:tc>
      </w:tr>
      <w:tr w:rsidR="005643E4" w14:paraId="5CD13AF8" w14:textId="77777777" w:rsidTr="009E6BFE">
        <w:trPr>
          <w:trHeight w:hRule="exact" w:val="576"/>
          <w:jc w:val="center"/>
        </w:trPr>
        <w:tc>
          <w:tcPr>
            <w:tcW w:w="1977" w:type="dxa"/>
            <w:vAlign w:val="bottom"/>
          </w:tcPr>
          <w:p w14:paraId="3E5C40DE" w14:textId="77777777" w:rsidR="005643E4" w:rsidRDefault="00980C5F" w:rsidP="009E6BFE">
            <w:pPr>
              <w:spacing w:after="200" w:line="276" w:lineRule="auto"/>
              <w:rPr>
                <w:szCs w:val="22"/>
              </w:rPr>
            </w:pPr>
            <w:r>
              <w:t>Pers3KeyStatus</w:t>
            </w:r>
          </w:p>
        </w:tc>
        <w:tc>
          <w:tcPr>
            <w:tcW w:w="2259" w:type="dxa"/>
          </w:tcPr>
          <w:p w14:paraId="74315E2F" w14:textId="77777777" w:rsidR="005643E4" w:rsidRDefault="00980C5F">
            <w:pPr>
              <w:spacing w:after="200" w:line="276" w:lineRule="auto"/>
              <w:rPr>
                <w:szCs w:val="22"/>
              </w:rPr>
            </w:pPr>
            <w:r>
              <w:t>-</w:t>
            </w:r>
          </w:p>
        </w:tc>
        <w:tc>
          <w:tcPr>
            <w:tcW w:w="857" w:type="dxa"/>
          </w:tcPr>
          <w:p w14:paraId="24F7339A" w14:textId="77777777" w:rsidR="005643E4" w:rsidRDefault="00980C5F">
            <w:pPr>
              <w:spacing w:after="200" w:line="276" w:lineRule="auto"/>
              <w:rPr>
                <w:szCs w:val="22"/>
              </w:rPr>
            </w:pPr>
            <w:r>
              <w:t>-</w:t>
            </w:r>
          </w:p>
        </w:tc>
        <w:tc>
          <w:tcPr>
            <w:tcW w:w="3619" w:type="dxa"/>
          </w:tcPr>
          <w:p w14:paraId="3A835E9B" w14:textId="77777777" w:rsidR="005643E4" w:rsidRDefault="00980C5F" w:rsidP="009D433E">
            <w:pPr>
              <w:spacing w:after="200" w:line="276" w:lineRule="auto"/>
              <w:rPr>
                <w:szCs w:val="22"/>
              </w:rPr>
            </w:pPr>
            <w:r w:rsidRPr="009D433E">
              <w:t xml:space="preserve">Indicates Personality Profile </w:t>
            </w:r>
            <w:r>
              <w:t>3</w:t>
            </w:r>
            <w:r w:rsidRPr="009D433E">
              <w:t xml:space="preserve"> </w:t>
            </w:r>
            <w:r>
              <w:t xml:space="preserve">Keyfob Association </w:t>
            </w:r>
            <w:r w:rsidRPr="009D433E">
              <w:t>Status.</w:t>
            </w:r>
          </w:p>
        </w:tc>
      </w:tr>
      <w:tr w:rsidR="005643E4" w14:paraId="39FB924E" w14:textId="77777777" w:rsidTr="009E6BFE">
        <w:trPr>
          <w:trHeight w:hRule="exact" w:val="288"/>
          <w:jc w:val="center"/>
        </w:trPr>
        <w:tc>
          <w:tcPr>
            <w:tcW w:w="1977" w:type="dxa"/>
            <w:vAlign w:val="bottom"/>
          </w:tcPr>
          <w:p w14:paraId="61D0340D" w14:textId="77777777" w:rsidR="005643E4" w:rsidRDefault="00C73931" w:rsidP="009E6BFE">
            <w:pPr>
              <w:spacing w:after="200" w:line="276" w:lineRule="auto"/>
              <w:rPr>
                <w:szCs w:val="22"/>
              </w:rPr>
            </w:pPr>
          </w:p>
        </w:tc>
        <w:tc>
          <w:tcPr>
            <w:tcW w:w="2259" w:type="dxa"/>
          </w:tcPr>
          <w:p w14:paraId="0B69CF83" w14:textId="77777777" w:rsidR="005643E4" w:rsidRDefault="00980C5F">
            <w:pPr>
              <w:spacing w:after="200" w:line="276" w:lineRule="auto"/>
              <w:rPr>
                <w:szCs w:val="22"/>
              </w:rPr>
            </w:pPr>
            <w:r>
              <w:t>Null</w:t>
            </w:r>
          </w:p>
        </w:tc>
        <w:tc>
          <w:tcPr>
            <w:tcW w:w="857" w:type="dxa"/>
          </w:tcPr>
          <w:p w14:paraId="754A8092" w14:textId="77777777" w:rsidR="005643E4" w:rsidRDefault="00980C5F">
            <w:pPr>
              <w:spacing w:after="200" w:line="276" w:lineRule="auto"/>
              <w:rPr>
                <w:szCs w:val="22"/>
              </w:rPr>
            </w:pPr>
            <w:r>
              <w:t>0x0</w:t>
            </w:r>
          </w:p>
        </w:tc>
        <w:tc>
          <w:tcPr>
            <w:tcW w:w="3619" w:type="dxa"/>
          </w:tcPr>
          <w:p w14:paraId="463352C8" w14:textId="77777777" w:rsidR="005643E4" w:rsidRDefault="00C73931">
            <w:pPr>
              <w:spacing w:after="200" w:line="276" w:lineRule="auto"/>
              <w:rPr>
                <w:szCs w:val="22"/>
              </w:rPr>
            </w:pPr>
          </w:p>
        </w:tc>
      </w:tr>
      <w:tr w:rsidR="005643E4" w14:paraId="7CAA0799" w14:textId="77777777" w:rsidTr="009E6BFE">
        <w:trPr>
          <w:trHeight w:hRule="exact" w:val="288"/>
          <w:jc w:val="center"/>
        </w:trPr>
        <w:tc>
          <w:tcPr>
            <w:tcW w:w="1977" w:type="dxa"/>
            <w:vAlign w:val="bottom"/>
          </w:tcPr>
          <w:p w14:paraId="03289767" w14:textId="77777777" w:rsidR="005643E4" w:rsidRDefault="00C73931" w:rsidP="009E6BFE">
            <w:pPr>
              <w:spacing w:after="200" w:line="276" w:lineRule="auto"/>
              <w:rPr>
                <w:szCs w:val="22"/>
              </w:rPr>
            </w:pPr>
          </w:p>
        </w:tc>
        <w:tc>
          <w:tcPr>
            <w:tcW w:w="2259" w:type="dxa"/>
          </w:tcPr>
          <w:p w14:paraId="4744EE75" w14:textId="77777777" w:rsidR="005643E4" w:rsidRDefault="00980C5F">
            <w:pPr>
              <w:spacing w:after="200" w:line="276" w:lineRule="auto"/>
              <w:rPr>
                <w:szCs w:val="22"/>
              </w:rPr>
            </w:pPr>
            <w:r>
              <w:t>Key Associated</w:t>
            </w:r>
          </w:p>
        </w:tc>
        <w:tc>
          <w:tcPr>
            <w:tcW w:w="857" w:type="dxa"/>
          </w:tcPr>
          <w:p w14:paraId="3A7CE682" w14:textId="77777777" w:rsidR="005643E4" w:rsidRDefault="00980C5F">
            <w:pPr>
              <w:spacing w:after="200" w:line="276" w:lineRule="auto"/>
              <w:rPr>
                <w:szCs w:val="22"/>
              </w:rPr>
            </w:pPr>
            <w:r>
              <w:t>0x1</w:t>
            </w:r>
          </w:p>
        </w:tc>
        <w:tc>
          <w:tcPr>
            <w:tcW w:w="3619" w:type="dxa"/>
          </w:tcPr>
          <w:p w14:paraId="64A3D833" w14:textId="77777777" w:rsidR="005643E4" w:rsidRDefault="00C73931">
            <w:pPr>
              <w:spacing w:after="200" w:line="276" w:lineRule="auto"/>
              <w:rPr>
                <w:szCs w:val="22"/>
              </w:rPr>
            </w:pPr>
          </w:p>
        </w:tc>
      </w:tr>
      <w:tr w:rsidR="005643E4" w14:paraId="756BEE53" w14:textId="77777777" w:rsidTr="009E6BFE">
        <w:trPr>
          <w:trHeight w:hRule="exact" w:val="288"/>
          <w:jc w:val="center"/>
        </w:trPr>
        <w:tc>
          <w:tcPr>
            <w:tcW w:w="1977" w:type="dxa"/>
            <w:vAlign w:val="bottom"/>
          </w:tcPr>
          <w:p w14:paraId="21F26814" w14:textId="77777777" w:rsidR="005643E4" w:rsidRDefault="00C73931" w:rsidP="009E6BFE">
            <w:pPr>
              <w:spacing w:after="200" w:line="276" w:lineRule="auto"/>
              <w:rPr>
                <w:szCs w:val="22"/>
              </w:rPr>
            </w:pPr>
          </w:p>
        </w:tc>
        <w:tc>
          <w:tcPr>
            <w:tcW w:w="2259" w:type="dxa"/>
          </w:tcPr>
          <w:p w14:paraId="6B8F8587" w14:textId="77777777" w:rsidR="005643E4" w:rsidRDefault="00980C5F">
            <w:pPr>
              <w:spacing w:after="200" w:line="276" w:lineRule="auto"/>
              <w:rPr>
                <w:szCs w:val="22"/>
              </w:rPr>
            </w:pPr>
            <w:r>
              <w:t>Key Not Associated</w:t>
            </w:r>
          </w:p>
        </w:tc>
        <w:tc>
          <w:tcPr>
            <w:tcW w:w="857" w:type="dxa"/>
          </w:tcPr>
          <w:p w14:paraId="7C028A12" w14:textId="77777777" w:rsidR="005643E4" w:rsidRDefault="00980C5F">
            <w:pPr>
              <w:spacing w:after="200" w:line="276" w:lineRule="auto"/>
              <w:rPr>
                <w:szCs w:val="22"/>
              </w:rPr>
            </w:pPr>
            <w:r>
              <w:t>0x2</w:t>
            </w:r>
          </w:p>
        </w:tc>
        <w:tc>
          <w:tcPr>
            <w:tcW w:w="3619" w:type="dxa"/>
          </w:tcPr>
          <w:p w14:paraId="0877C276" w14:textId="77777777" w:rsidR="005643E4" w:rsidRDefault="00C73931">
            <w:pPr>
              <w:spacing w:after="200" w:line="276" w:lineRule="auto"/>
              <w:rPr>
                <w:szCs w:val="22"/>
              </w:rPr>
            </w:pPr>
          </w:p>
        </w:tc>
      </w:tr>
      <w:tr w:rsidR="005643E4" w14:paraId="4A4EEC6D" w14:textId="77777777" w:rsidTr="009E6BFE">
        <w:trPr>
          <w:trHeight w:hRule="exact" w:val="288"/>
          <w:jc w:val="center"/>
        </w:trPr>
        <w:tc>
          <w:tcPr>
            <w:tcW w:w="1977" w:type="dxa"/>
            <w:vAlign w:val="bottom"/>
          </w:tcPr>
          <w:p w14:paraId="48A2CE9A" w14:textId="77777777" w:rsidR="005643E4" w:rsidRDefault="00C73931" w:rsidP="009E6BFE">
            <w:pPr>
              <w:spacing w:after="200" w:line="276" w:lineRule="auto"/>
              <w:rPr>
                <w:szCs w:val="22"/>
              </w:rPr>
            </w:pPr>
          </w:p>
        </w:tc>
        <w:tc>
          <w:tcPr>
            <w:tcW w:w="2259" w:type="dxa"/>
          </w:tcPr>
          <w:p w14:paraId="28DCCBE1" w14:textId="77777777" w:rsidR="005643E4" w:rsidRDefault="00980C5F">
            <w:pPr>
              <w:spacing w:after="200" w:line="276" w:lineRule="auto"/>
              <w:rPr>
                <w:szCs w:val="22"/>
              </w:rPr>
            </w:pPr>
            <w:r>
              <w:t>Reserved</w:t>
            </w:r>
          </w:p>
        </w:tc>
        <w:tc>
          <w:tcPr>
            <w:tcW w:w="857" w:type="dxa"/>
          </w:tcPr>
          <w:p w14:paraId="398639BA" w14:textId="77777777" w:rsidR="005643E4" w:rsidRDefault="00980C5F">
            <w:pPr>
              <w:spacing w:after="200" w:line="276" w:lineRule="auto"/>
              <w:rPr>
                <w:szCs w:val="22"/>
              </w:rPr>
            </w:pPr>
            <w:r>
              <w:t>0x3</w:t>
            </w:r>
          </w:p>
        </w:tc>
        <w:tc>
          <w:tcPr>
            <w:tcW w:w="3619" w:type="dxa"/>
          </w:tcPr>
          <w:p w14:paraId="6D6156E1" w14:textId="77777777" w:rsidR="005643E4" w:rsidRDefault="00C73931">
            <w:pPr>
              <w:spacing w:after="200" w:line="276" w:lineRule="auto"/>
              <w:rPr>
                <w:szCs w:val="22"/>
              </w:rPr>
            </w:pPr>
          </w:p>
        </w:tc>
      </w:tr>
      <w:tr w:rsidR="005643E4" w14:paraId="15284FE0" w14:textId="77777777" w:rsidTr="009E6BFE">
        <w:trPr>
          <w:trHeight w:hRule="exact" w:val="576"/>
          <w:jc w:val="center"/>
        </w:trPr>
        <w:tc>
          <w:tcPr>
            <w:tcW w:w="1977" w:type="dxa"/>
            <w:vAlign w:val="bottom"/>
          </w:tcPr>
          <w:p w14:paraId="50D0E0A5" w14:textId="77777777" w:rsidR="005643E4" w:rsidRDefault="00980C5F" w:rsidP="009E6BFE">
            <w:pPr>
              <w:spacing w:after="200" w:line="276" w:lineRule="auto"/>
              <w:rPr>
                <w:szCs w:val="22"/>
              </w:rPr>
            </w:pPr>
            <w:r>
              <w:t>Pers4KeyStatus</w:t>
            </w:r>
          </w:p>
        </w:tc>
        <w:tc>
          <w:tcPr>
            <w:tcW w:w="2259" w:type="dxa"/>
          </w:tcPr>
          <w:p w14:paraId="78470BFB" w14:textId="77777777" w:rsidR="005643E4" w:rsidRDefault="00980C5F">
            <w:pPr>
              <w:spacing w:after="200" w:line="276" w:lineRule="auto"/>
              <w:rPr>
                <w:szCs w:val="22"/>
              </w:rPr>
            </w:pPr>
            <w:r>
              <w:t>-</w:t>
            </w:r>
          </w:p>
        </w:tc>
        <w:tc>
          <w:tcPr>
            <w:tcW w:w="857" w:type="dxa"/>
          </w:tcPr>
          <w:p w14:paraId="58A3878E" w14:textId="77777777" w:rsidR="005643E4" w:rsidRDefault="00980C5F">
            <w:pPr>
              <w:spacing w:after="200" w:line="276" w:lineRule="auto"/>
              <w:rPr>
                <w:szCs w:val="22"/>
              </w:rPr>
            </w:pPr>
            <w:r>
              <w:t>-</w:t>
            </w:r>
          </w:p>
        </w:tc>
        <w:tc>
          <w:tcPr>
            <w:tcW w:w="3619" w:type="dxa"/>
          </w:tcPr>
          <w:p w14:paraId="149437AB" w14:textId="77777777" w:rsidR="005643E4" w:rsidRDefault="00980C5F" w:rsidP="009D433E">
            <w:pPr>
              <w:spacing w:after="200" w:line="276" w:lineRule="auto"/>
              <w:rPr>
                <w:szCs w:val="22"/>
              </w:rPr>
            </w:pPr>
            <w:r w:rsidRPr="009D433E">
              <w:t xml:space="preserve">Indicates Personality Profile </w:t>
            </w:r>
            <w:r>
              <w:t>4</w:t>
            </w:r>
            <w:r w:rsidRPr="009D433E">
              <w:t xml:space="preserve"> </w:t>
            </w:r>
            <w:r>
              <w:t xml:space="preserve">Keyfob Association </w:t>
            </w:r>
            <w:r w:rsidRPr="009D433E">
              <w:t>Status.</w:t>
            </w:r>
          </w:p>
        </w:tc>
      </w:tr>
      <w:tr w:rsidR="005643E4" w14:paraId="212D8610" w14:textId="77777777" w:rsidTr="009E6BFE">
        <w:trPr>
          <w:trHeight w:hRule="exact" w:val="288"/>
          <w:jc w:val="center"/>
        </w:trPr>
        <w:tc>
          <w:tcPr>
            <w:tcW w:w="1977" w:type="dxa"/>
            <w:vAlign w:val="bottom"/>
          </w:tcPr>
          <w:p w14:paraId="468CF30E" w14:textId="77777777" w:rsidR="005643E4" w:rsidRDefault="00C73931" w:rsidP="009E6BFE">
            <w:pPr>
              <w:spacing w:after="200" w:line="276" w:lineRule="auto"/>
              <w:rPr>
                <w:szCs w:val="22"/>
              </w:rPr>
            </w:pPr>
          </w:p>
        </w:tc>
        <w:tc>
          <w:tcPr>
            <w:tcW w:w="2259" w:type="dxa"/>
          </w:tcPr>
          <w:p w14:paraId="28554025" w14:textId="77777777" w:rsidR="005643E4" w:rsidRDefault="00980C5F">
            <w:pPr>
              <w:spacing w:after="200" w:line="276" w:lineRule="auto"/>
              <w:rPr>
                <w:szCs w:val="22"/>
              </w:rPr>
            </w:pPr>
            <w:r>
              <w:t>Null</w:t>
            </w:r>
          </w:p>
        </w:tc>
        <w:tc>
          <w:tcPr>
            <w:tcW w:w="857" w:type="dxa"/>
          </w:tcPr>
          <w:p w14:paraId="698AA009" w14:textId="77777777" w:rsidR="005643E4" w:rsidRDefault="00980C5F">
            <w:pPr>
              <w:spacing w:after="200" w:line="276" w:lineRule="auto"/>
              <w:rPr>
                <w:szCs w:val="22"/>
              </w:rPr>
            </w:pPr>
            <w:r>
              <w:t>0x0</w:t>
            </w:r>
          </w:p>
        </w:tc>
        <w:tc>
          <w:tcPr>
            <w:tcW w:w="3619" w:type="dxa"/>
          </w:tcPr>
          <w:p w14:paraId="062A55E2" w14:textId="77777777" w:rsidR="005643E4" w:rsidRDefault="00C73931">
            <w:pPr>
              <w:spacing w:after="200" w:line="276" w:lineRule="auto"/>
              <w:rPr>
                <w:szCs w:val="22"/>
              </w:rPr>
            </w:pPr>
          </w:p>
        </w:tc>
      </w:tr>
      <w:tr w:rsidR="005643E4" w14:paraId="7107ABB1" w14:textId="77777777" w:rsidTr="009E6BFE">
        <w:trPr>
          <w:trHeight w:hRule="exact" w:val="288"/>
          <w:jc w:val="center"/>
        </w:trPr>
        <w:tc>
          <w:tcPr>
            <w:tcW w:w="1977" w:type="dxa"/>
            <w:vAlign w:val="bottom"/>
          </w:tcPr>
          <w:p w14:paraId="6A7CC7CF" w14:textId="77777777" w:rsidR="005643E4" w:rsidRDefault="00C73931" w:rsidP="009E6BFE">
            <w:pPr>
              <w:spacing w:after="200" w:line="276" w:lineRule="auto"/>
              <w:rPr>
                <w:szCs w:val="22"/>
              </w:rPr>
            </w:pPr>
          </w:p>
        </w:tc>
        <w:tc>
          <w:tcPr>
            <w:tcW w:w="2259" w:type="dxa"/>
          </w:tcPr>
          <w:p w14:paraId="500A52A6" w14:textId="77777777" w:rsidR="005643E4" w:rsidRDefault="00980C5F">
            <w:pPr>
              <w:spacing w:after="200" w:line="276" w:lineRule="auto"/>
              <w:rPr>
                <w:szCs w:val="22"/>
              </w:rPr>
            </w:pPr>
            <w:r>
              <w:t>Key Associated</w:t>
            </w:r>
          </w:p>
        </w:tc>
        <w:tc>
          <w:tcPr>
            <w:tcW w:w="857" w:type="dxa"/>
          </w:tcPr>
          <w:p w14:paraId="37118D36" w14:textId="77777777" w:rsidR="005643E4" w:rsidRDefault="00980C5F">
            <w:pPr>
              <w:spacing w:after="200" w:line="276" w:lineRule="auto"/>
              <w:rPr>
                <w:szCs w:val="22"/>
              </w:rPr>
            </w:pPr>
            <w:r>
              <w:t>0x1</w:t>
            </w:r>
          </w:p>
        </w:tc>
        <w:tc>
          <w:tcPr>
            <w:tcW w:w="3619" w:type="dxa"/>
          </w:tcPr>
          <w:p w14:paraId="37632177" w14:textId="77777777" w:rsidR="005643E4" w:rsidRDefault="00C73931">
            <w:pPr>
              <w:spacing w:after="200" w:line="276" w:lineRule="auto"/>
              <w:rPr>
                <w:szCs w:val="22"/>
              </w:rPr>
            </w:pPr>
          </w:p>
        </w:tc>
      </w:tr>
      <w:tr w:rsidR="005643E4" w14:paraId="435C7B57" w14:textId="77777777" w:rsidTr="009E6BFE">
        <w:trPr>
          <w:trHeight w:hRule="exact" w:val="288"/>
          <w:jc w:val="center"/>
        </w:trPr>
        <w:tc>
          <w:tcPr>
            <w:tcW w:w="1977" w:type="dxa"/>
            <w:vAlign w:val="bottom"/>
          </w:tcPr>
          <w:p w14:paraId="4E52A0DB" w14:textId="77777777" w:rsidR="005643E4" w:rsidRDefault="00C73931" w:rsidP="009E6BFE">
            <w:pPr>
              <w:spacing w:after="200" w:line="276" w:lineRule="auto"/>
              <w:rPr>
                <w:szCs w:val="22"/>
              </w:rPr>
            </w:pPr>
          </w:p>
        </w:tc>
        <w:tc>
          <w:tcPr>
            <w:tcW w:w="2259" w:type="dxa"/>
          </w:tcPr>
          <w:p w14:paraId="52F1DFA1" w14:textId="77777777" w:rsidR="005643E4" w:rsidRDefault="00980C5F">
            <w:pPr>
              <w:spacing w:after="200" w:line="276" w:lineRule="auto"/>
              <w:rPr>
                <w:szCs w:val="22"/>
              </w:rPr>
            </w:pPr>
            <w:r>
              <w:t>Key Not Associated</w:t>
            </w:r>
          </w:p>
        </w:tc>
        <w:tc>
          <w:tcPr>
            <w:tcW w:w="857" w:type="dxa"/>
          </w:tcPr>
          <w:p w14:paraId="241CF6D0" w14:textId="77777777" w:rsidR="005643E4" w:rsidRDefault="00980C5F">
            <w:pPr>
              <w:spacing w:after="200" w:line="276" w:lineRule="auto"/>
              <w:rPr>
                <w:szCs w:val="22"/>
              </w:rPr>
            </w:pPr>
            <w:r>
              <w:t>0x2</w:t>
            </w:r>
          </w:p>
        </w:tc>
        <w:tc>
          <w:tcPr>
            <w:tcW w:w="3619" w:type="dxa"/>
          </w:tcPr>
          <w:p w14:paraId="06353C71" w14:textId="77777777" w:rsidR="005643E4" w:rsidRDefault="00C73931">
            <w:pPr>
              <w:spacing w:after="200" w:line="276" w:lineRule="auto"/>
              <w:rPr>
                <w:szCs w:val="22"/>
              </w:rPr>
            </w:pPr>
          </w:p>
        </w:tc>
      </w:tr>
      <w:tr w:rsidR="005643E4" w14:paraId="5E2A1D23" w14:textId="77777777" w:rsidTr="009E6BFE">
        <w:trPr>
          <w:trHeight w:hRule="exact" w:val="288"/>
          <w:jc w:val="center"/>
        </w:trPr>
        <w:tc>
          <w:tcPr>
            <w:tcW w:w="1977" w:type="dxa"/>
            <w:vAlign w:val="bottom"/>
          </w:tcPr>
          <w:p w14:paraId="4DF48C99" w14:textId="77777777" w:rsidR="005643E4" w:rsidRDefault="00C73931" w:rsidP="009E6BFE">
            <w:pPr>
              <w:spacing w:after="200" w:line="276" w:lineRule="auto"/>
              <w:rPr>
                <w:szCs w:val="22"/>
              </w:rPr>
            </w:pPr>
          </w:p>
        </w:tc>
        <w:tc>
          <w:tcPr>
            <w:tcW w:w="2259" w:type="dxa"/>
          </w:tcPr>
          <w:p w14:paraId="39C2BB2D" w14:textId="77777777" w:rsidR="005643E4" w:rsidRDefault="00980C5F">
            <w:pPr>
              <w:spacing w:after="200" w:line="276" w:lineRule="auto"/>
              <w:rPr>
                <w:szCs w:val="22"/>
              </w:rPr>
            </w:pPr>
            <w:r>
              <w:t>Reserved</w:t>
            </w:r>
          </w:p>
        </w:tc>
        <w:tc>
          <w:tcPr>
            <w:tcW w:w="857" w:type="dxa"/>
          </w:tcPr>
          <w:p w14:paraId="7E936EE8" w14:textId="77777777" w:rsidR="005643E4" w:rsidRDefault="00980C5F">
            <w:pPr>
              <w:spacing w:after="200" w:line="276" w:lineRule="auto"/>
              <w:rPr>
                <w:szCs w:val="22"/>
              </w:rPr>
            </w:pPr>
            <w:r>
              <w:t>0x3</w:t>
            </w:r>
          </w:p>
        </w:tc>
        <w:tc>
          <w:tcPr>
            <w:tcW w:w="3619" w:type="dxa"/>
          </w:tcPr>
          <w:p w14:paraId="7912B802" w14:textId="77777777" w:rsidR="005643E4" w:rsidRDefault="00C73931">
            <w:pPr>
              <w:spacing w:after="200" w:line="276" w:lineRule="auto"/>
              <w:rPr>
                <w:szCs w:val="22"/>
              </w:rPr>
            </w:pPr>
          </w:p>
        </w:tc>
      </w:tr>
    </w:tbl>
    <w:p w14:paraId="10AC9DA9" w14:textId="77777777" w:rsidR="00500605" w:rsidRDefault="00980C5F" w:rsidP="005643E4">
      <w:pPr>
        <w:tabs>
          <w:tab w:val="left" w:pos="6300"/>
        </w:tabs>
      </w:pPr>
      <w:r>
        <w:tab/>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949B90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9291CF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258967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4D08D5" w14:textId="77777777" w:rsidR="00D90FFA" w:rsidRPr="00AC15C4" w:rsidRDefault="00C73931" w:rsidP="0081629B">
            <w:pPr>
              <w:rPr>
                <w:vanish/>
                <w:color w:val="000000" w:themeColor="text1"/>
              </w:rPr>
            </w:pPr>
          </w:p>
        </w:tc>
      </w:tr>
    </w:tbl>
    <w:p w14:paraId="3B903655" w14:textId="77777777" w:rsidR="00406F39" w:rsidRDefault="00980C5F" w:rsidP="00AC15C4">
      <w:pPr>
        <w:pStyle w:val="Heading4"/>
      </w:pPr>
      <w:r w:rsidRPr="00B9479B">
        <w:t>MD-REQ-233493/A-</w:t>
      </w:r>
      <w:proofErr w:type="spellStart"/>
      <w:r w:rsidRPr="00B9479B">
        <w:t>PersPhonePairing_St</w:t>
      </w:r>
      <w:proofErr w:type="spellEnd"/>
    </w:p>
    <w:p w14:paraId="26812715" w14:textId="77777777" w:rsidR="00795671" w:rsidRPr="00485940" w:rsidRDefault="00980C5F" w:rsidP="00795671">
      <w:r w:rsidRPr="00485940">
        <w:t>Message Type: Status</w:t>
      </w:r>
    </w:p>
    <w:p w14:paraId="43C5200E" w14:textId="77777777" w:rsidR="00795671" w:rsidRPr="00485940" w:rsidRDefault="00C73931" w:rsidP="00795671"/>
    <w:p w14:paraId="7C6B813D" w14:textId="77777777" w:rsidR="005643E4" w:rsidRPr="00485940" w:rsidRDefault="00980C5F" w:rsidP="005643E4">
      <w:r w:rsidRPr="00485940">
        <w:t>The signal is used to inform the EnhancedMemoryInterfaceClient if a personality profile has a phone (or phones) associated to it or not.</w:t>
      </w:r>
    </w:p>
    <w:p w14:paraId="4349FE4A" w14:textId="77777777" w:rsidR="00795671" w:rsidRPr="00485940" w:rsidRDefault="00C73931" w:rsidP="00795671"/>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795671" w:rsidRPr="00485940" w14:paraId="00F95B8D" w14:textId="77777777" w:rsidTr="006C3788">
        <w:trPr>
          <w:jc w:val="center"/>
        </w:trPr>
        <w:tc>
          <w:tcPr>
            <w:tcW w:w="2211" w:type="dxa"/>
          </w:tcPr>
          <w:p w14:paraId="08AD43EA" w14:textId="77777777" w:rsidR="00795671" w:rsidRPr="00485940" w:rsidRDefault="00980C5F" w:rsidP="00BA31A2">
            <w:pPr>
              <w:rPr>
                <w:b/>
              </w:rPr>
            </w:pPr>
            <w:r w:rsidRPr="00485940">
              <w:rPr>
                <w:b/>
              </w:rPr>
              <w:t>Name</w:t>
            </w:r>
          </w:p>
        </w:tc>
        <w:tc>
          <w:tcPr>
            <w:tcW w:w="2816" w:type="dxa"/>
          </w:tcPr>
          <w:p w14:paraId="7A13121D" w14:textId="77777777" w:rsidR="00795671" w:rsidRPr="00485940" w:rsidRDefault="00980C5F" w:rsidP="00BA31A2">
            <w:pPr>
              <w:rPr>
                <w:b/>
              </w:rPr>
            </w:pPr>
            <w:r w:rsidRPr="00485940">
              <w:rPr>
                <w:b/>
              </w:rPr>
              <w:t>Literals</w:t>
            </w:r>
          </w:p>
        </w:tc>
        <w:tc>
          <w:tcPr>
            <w:tcW w:w="810" w:type="dxa"/>
          </w:tcPr>
          <w:p w14:paraId="48AAE5E2" w14:textId="77777777" w:rsidR="00795671" w:rsidRPr="00485940" w:rsidRDefault="00980C5F" w:rsidP="00BA31A2">
            <w:pPr>
              <w:rPr>
                <w:b/>
              </w:rPr>
            </w:pPr>
            <w:r w:rsidRPr="00485940">
              <w:rPr>
                <w:b/>
              </w:rPr>
              <w:t>Value</w:t>
            </w:r>
          </w:p>
        </w:tc>
        <w:tc>
          <w:tcPr>
            <w:tcW w:w="3316" w:type="dxa"/>
          </w:tcPr>
          <w:p w14:paraId="5F41F8F9" w14:textId="77777777" w:rsidR="00795671" w:rsidRPr="00485940" w:rsidRDefault="00980C5F" w:rsidP="00BA31A2">
            <w:pPr>
              <w:rPr>
                <w:b/>
              </w:rPr>
            </w:pPr>
            <w:r w:rsidRPr="00485940">
              <w:rPr>
                <w:b/>
              </w:rPr>
              <w:t>Description</w:t>
            </w:r>
          </w:p>
        </w:tc>
      </w:tr>
      <w:tr w:rsidR="005643E4" w:rsidRPr="00485940" w14:paraId="516FEBFF" w14:textId="77777777" w:rsidTr="006C3788">
        <w:trPr>
          <w:trHeight w:hRule="exact" w:val="576"/>
          <w:jc w:val="center"/>
        </w:trPr>
        <w:tc>
          <w:tcPr>
            <w:tcW w:w="2211" w:type="dxa"/>
            <w:vAlign w:val="bottom"/>
          </w:tcPr>
          <w:p w14:paraId="7939E3B2" w14:textId="77777777" w:rsidR="005643E4" w:rsidRPr="00485940" w:rsidRDefault="00980C5F" w:rsidP="006C3788">
            <w:pPr>
              <w:spacing w:after="200" w:line="276" w:lineRule="auto"/>
              <w:rPr>
                <w:szCs w:val="22"/>
              </w:rPr>
            </w:pPr>
            <w:r w:rsidRPr="00485940">
              <w:t>Pers1PhoneStatus</w:t>
            </w:r>
          </w:p>
        </w:tc>
        <w:tc>
          <w:tcPr>
            <w:tcW w:w="2816" w:type="dxa"/>
          </w:tcPr>
          <w:p w14:paraId="3CE11BB3" w14:textId="77777777" w:rsidR="005643E4" w:rsidRPr="00485940" w:rsidRDefault="00980C5F">
            <w:pPr>
              <w:spacing w:after="200" w:line="276" w:lineRule="auto"/>
              <w:rPr>
                <w:szCs w:val="22"/>
              </w:rPr>
            </w:pPr>
            <w:r w:rsidRPr="00485940">
              <w:t>-</w:t>
            </w:r>
          </w:p>
        </w:tc>
        <w:tc>
          <w:tcPr>
            <w:tcW w:w="810" w:type="dxa"/>
          </w:tcPr>
          <w:p w14:paraId="22F086F5" w14:textId="77777777" w:rsidR="005643E4" w:rsidRPr="00485940" w:rsidRDefault="00980C5F">
            <w:pPr>
              <w:spacing w:after="200" w:line="276" w:lineRule="auto"/>
              <w:rPr>
                <w:szCs w:val="22"/>
              </w:rPr>
            </w:pPr>
            <w:r w:rsidRPr="00485940">
              <w:t>-</w:t>
            </w:r>
          </w:p>
        </w:tc>
        <w:tc>
          <w:tcPr>
            <w:tcW w:w="3316" w:type="dxa"/>
          </w:tcPr>
          <w:p w14:paraId="0076322F" w14:textId="77777777" w:rsidR="005643E4" w:rsidRPr="00485940" w:rsidRDefault="00980C5F" w:rsidP="006C3788">
            <w:pPr>
              <w:spacing w:after="200" w:line="276" w:lineRule="auto"/>
              <w:rPr>
                <w:szCs w:val="22"/>
              </w:rPr>
            </w:pPr>
            <w:r w:rsidRPr="00485940">
              <w:t>Indicates Personality Profile 1 Phone Association Status.</w:t>
            </w:r>
          </w:p>
        </w:tc>
      </w:tr>
      <w:tr w:rsidR="005643E4" w:rsidRPr="00485940" w14:paraId="4892A021" w14:textId="77777777" w:rsidTr="006C3788">
        <w:trPr>
          <w:trHeight w:hRule="exact" w:val="288"/>
          <w:jc w:val="center"/>
        </w:trPr>
        <w:tc>
          <w:tcPr>
            <w:tcW w:w="2211" w:type="dxa"/>
            <w:vAlign w:val="bottom"/>
          </w:tcPr>
          <w:p w14:paraId="4DBD74F2" w14:textId="77777777" w:rsidR="005643E4" w:rsidRPr="00485940" w:rsidRDefault="00C73931" w:rsidP="009E6BFE">
            <w:pPr>
              <w:spacing w:after="200" w:line="276" w:lineRule="auto"/>
              <w:rPr>
                <w:szCs w:val="22"/>
              </w:rPr>
            </w:pPr>
          </w:p>
        </w:tc>
        <w:tc>
          <w:tcPr>
            <w:tcW w:w="2816" w:type="dxa"/>
          </w:tcPr>
          <w:p w14:paraId="783C4F03" w14:textId="77777777" w:rsidR="005643E4" w:rsidRPr="00485940" w:rsidRDefault="00980C5F" w:rsidP="006C3788">
            <w:pPr>
              <w:spacing w:after="200" w:line="276" w:lineRule="auto"/>
              <w:rPr>
                <w:szCs w:val="22"/>
              </w:rPr>
            </w:pPr>
            <w:r w:rsidRPr="00485940">
              <w:t>No Phones Associated</w:t>
            </w:r>
          </w:p>
        </w:tc>
        <w:tc>
          <w:tcPr>
            <w:tcW w:w="810" w:type="dxa"/>
          </w:tcPr>
          <w:p w14:paraId="3CB023E5" w14:textId="77777777" w:rsidR="005643E4" w:rsidRPr="00485940" w:rsidRDefault="00980C5F">
            <w:pPr>
              <w:spacing w:after="200" w:line="276" w:lineRule="auto"/>
              <w:rPr>
                <w:szCs w:val="22"/>
              </w:rPr>
            </w:pPr>
            <w:r w:rsidRPr="00485940">
              <w:t>0x0</w:t>
            </w:r>
          </w:p>
        </w:tc>
        <w:tc>
          <w:tcPr>
            <w:tcW w:w="3316" w:type="dxa"/>
          </w:tcPr>
          <w:p w14:paraId="4C5DE122" w14:textId="77777777" w:rsidR="005643E4" w:rsidRPr="00485940" w:rsidRDefault="00C73931">
            <w:pPr>
              <w:spacing w:after="200" w:line="276" w:lineRule="auto"/>
              <w:rPr>
                <w:szCs w:val="22"/>
              </w:rPr>
            </w:pPr>
          </w:p>
        </w:tc>
      </w:tr>
      <w:tr w:rsidR="006C3788" w:rsidRPr="00485940" w14:paraId="71D39952" w14:textId="77777777" w:rsidTr="006C3788">
        <w:trPr>
          <w:trHeight w:hRule="exact" w:val="288"/>
          <w:jc w:val="center"/>
        </w:trPr>
        <w:tc>
          <w:tcPr>
            <w:tcW w:w="2211" w:type="dxa"/>
            <w:vAlign w:val="bottom"/>
          </w:tcPr>
          <w:p w14:paraId="3C15F678" w14:textId="77777777" w:rsidR="006C3788" w:rsidRPr="00485940" w:rsidRDefault="00C73931" w:rsidP="009E6BFE">
            <w:pPr>
              <w:spacing w:after="200" w:line="276" w:lineRule="auto"/>
              <w:rPr>
                <w:szCs w:val="22"/>
              </w:rPr>
            </w:pPr>
          </w:p>
        </w:tc>
        <w:tc>
          <w:tcPr>
            <w:tcW w:w="2816" w:type="dxa"/>
          </w:tcPr>
          <w:p w14:paraId="319D2353" w14:textId="77777777" w:rsidR="006C3788" w:rsidRPr="00485940" w:rsidRDefault="00980C5F" w:rsidP="00A56AF6">
            <w:r w:rsidRPr="00485940">
              <w:t>One Phone Associated</w:t>
            </w:r>
          </w:p>
        </w:tc>
        <w:tc>
          <w:tcPr>
            <w:tcW w:w="810" w:type="dxa"/>
          </w:tcPr>
          <w:p w14:paraId="7460F6CC" w14:textId="77777777" w:rsidR="006C3788" w:rsidRPr="00485940" w:rsidRDefault="00980C5F">
            <w:pPr>
              <w:spacing w:after="200" w:line="276" w:lineRule="auto"/>
              <w:rPr>
                <w:szCs w:val="22"/>
              </w:rPr>
            </w:pPr>
            <w:r w:rsidRPr="00485940">
              <w:t>0x1</w:t>
            </w:r>
          </w:p>
        </w:tc>
        <w:tc>
          <w:tcPr>
            <w:tcW w:w="3316" w:type="dxa"/>
          </w:tcPr>
          <w:p w14:paraId="46E8F389" w14:textId="77777777" w:rsidR="006C3788" w:rsidRPr="00485940" w:rsidRDefault="00C73931">
            <w:pPr>
              <w:spacing w:after="200" w:line="276" w:lineRule="auto"/>
              <w:rPr>
                <w:szCs w:val="22"/>
              </w:rPr>
            </w:pPr>
          </w:p>
        </w:tc>
      </w:tr>
      <w:tr w:rsidR="006C3788" w:rsidRPr="00485940" w14:paraId="394AACA9" w14:textId="77777777" w:rsidTr="006C3788">
        <w:trPr>
          <w:trHeight w:hRule="exact" w:val="288"/>
          <w:jc w:val="center"/>
        </w:trPr>
        <w:tc>
          <w:tcPr>
            <w:tcW w:w="2211" w:type="dxa"/>
            <w:vAlign w:val="bottom"/>
          </w:tcPr>
          <w:p w14:paraId="5DADD4BA" w14:textId="77777777" w:rsidR="006C3788" w:rsidRPr="00485940" w:rsidRDefault="00C73931" w:rsidP="009E6BFE">
            <w:pPr>
              <w:spacing w:after="200" w:line="276" w:lineRule="auto"/>
              <w:rPr>
                <w:szCs w:val="22"/>
              </w:rPr>
            </w:pPr>
          </w:p>
        </w:tc>
        <w:tc>
          <w:tcPr>
            <w:tcW w:w="2816" w:type="dxa"/>
          </w:tcPr>
          <w:p w14:paraId="70C6B9CF" w14:textId="77777777" w:rsidR="006C3788" w:rsidRPr="00485940" w:rsidRDefault="00980C5F" w:rsidP="00A56AF6">
            <w:r w:rsidRPr="00485940">
              <w:t>Two Phones Associated</w:t>
            </w:r>
          </w:p>
        </w:tc>
        <w:tc>
          <w:tcPr>
            <w:tcW w:w="810" w:type="dxa"/>
          </w:tcPr>
          <w:p w14:paraId="12D33D07" w14:textId="77777777" w:rsidR="006C3788" w:rsidRPr="00485940" w:rsidRDefault="00980C5F">
            <w:pPr>
              <w:spacing w:after="200" w:line="276" w:lineRule="auto"/>
              <w:rPr>
                <w:szCs w:val="22"/>
              </w:rPr>
            </w:pPr>
            <w:r w:rsidRPr="00485940">
              <w:t>0x2</w:t>
            </w:r>
          </w:p>
        </w:tc>
        <w:tc>
          <w:tcPr>
            <w:tcW w:w="3316" w:type="dxa"/>
          </w:tcPr>
          <w:p w14:paraId="4CD8EEB6" w14:textId="77777777" w:rsidR="006C3788" w:rsidRPr="00485940" w:rsidRDefault="00C73931">
            <w:pPr>
              <w:spacing w:after="200" w:line="276" w:lineRule="auto"/>
              <w:rPr>
                <w:szCs w:val="22"/>
              </w:rPr>
            </w:pPr>
          </w:p>
        </w:tc>
      </w:tr>
      <w:tr w:rsidR="006C3788" w:rsidRPr="00485940" w14:paraId="01D12196" w14:textId="77777777" w:rsidTr="006C3788">
        <w:trPr>
          <w:trHeight w:hRule="exact" w:val="288"/>
          <w:jc w:val="center"/>
        </w:trPr>
        <w:tc>
          <w:tcPr>
            <w:tcW w:w="2211" w:type="dxa"/>
            <w:vAlign w:val="bottom"/>
          </w:tcPr>
          <w:p w14:paraId="00CEA27F" w14:textId="77777777" w:rsidR="006C3788" w:rsidRPr="00485940" w:rsidRDefault="00C73931" w:rsidP="009E6BFE">
            <w:pPr>
              <w:spacing w:after="200" w:line="276" w:lineRule="auto"/>
              <w:rPr>
                <w:szCs w:val="22"/>
              </w:rPr>
            </w:pPr>
          </w:p>
        </w:tc>
        <w:tc>
          <w:tcPr>
            <w:tcW w:w="2816" w:type="dxa"/>
          </w:tcPr>
          <w:p w14:paraId="123C801C" w14:textId="77777777" w:rsidR="006C3788" w:rsidRPr="00485940" w:rsidRDefault="00980C5F" w:rsidP="00A56AF6">
            <w:r w:rsidRPr="00485940">
              <w:t>Three Phones Associated</w:t>
            </w:r>
          </w:p>
        </w:tc>
        <w:tc>
          <w:tcPr>
            <w:tcW w:w="810" w:type="dxa"/>
          </w:tcPr>
          <w:p w14:paraId="360B7ED3" w14:textId="77777777" w:rsidR="006C3788" w:rsidRPr="00485940" w:rsidRDefault="00980C5F">
            <w:pPr>
              <w:spacing w:after="200" w:line="276" w:lineRule="auto"/>
              <w:rPr>
                <w:szCs w:val="22"/>
              </w:rPr>
            </w:pPr>
            <w:r w:rsidRPr="00485940">
              <w:t>0x3</w:t>
            </w:r>
          </w:p>
        </w:tc>
        <w:tc>
          <w:tcPr>
            <w:tcW w:w="3316" w:type="dxa"/>
          </w:tcPr>
          <w:p w14:paraId="720D4306" w14:textId="77777777" w:rsidR="006C3788" w:rsidRPr="00485940" w:rsidRDefault="00C73931">
            <w:pPr>
              <w:spacing w:after="200" w:line="276" w:lineRule="auto"/>
              <w:rPr>
                <w:szCs w:val="22"/>
              </w:rPr>
            </w:pPr>
          </w:p>
        </w:tc>
      </w:tr>
      <w:tr w:rsidR="006C3788" w:rsidRPr="00485940" w14:paraId="21FFC6E1" w14:textId="77777777" w:rsidTr="006C3788">
        <w:trPr>
          <w:trHeight w:hRule="exact" w:val="288"/>
          <w:jc w:val="center"/>
        </w:trPr>
        <w:tc>
          <w:tcPr>
            <w:tcW w:w="2211" w:type="dxa"/>
            <w:vAlign w:val="bottom"/>
          </w:tcPr>
          <w:p w14:paraId="4F023A41" w14:textId="77777777" w:rsidR="006C3788" w:rsidRPr="00485940" w:rsidRDefault="00C73931" w:rsidP="009E6BFE">
            <w:pPr>
              <w:spacing w:after="200" w:line="276" w:lineRule="auto"/>
              <w:rPr>
                <w:szCs w:val="22"/>
              </w:rPr>
            </w:pPr>
          </w:p>
        </w:tc>
        <w:tc>
          <w:tcPr>
            <w:tcW w:w="2816" w:type="dxa"/>
          </w:tcPr>
          <w:p w14:paraId="2381A363" w14:textId="77777777" w:rsidR="006C3788" w:rsidRPr="00485940" w:rsidRDefault="00980C5F" w:rsidP="00A56AF6">
            <w:r w:rsidRPr="00485940">
              <w:t>Four Phones Associated</w:t>
            </w:r>
          </w:p>
        </w:tc>
        <w:tc>
          <w:tcPr>
            <w:tcW w:w="810" w:type="dxa"/>
          </w:tcPr>
          <w:p w14:paraId="3F65DA4B" w14:textId="77777777" w:rsidR="006C3788" w:rsidRPr="00485940" w:rsidRDefault="00980C5F">
            <w:pPr>
              <w:spacing w:after="200" w:line="276" w:lineRule="auto"/>
            </w:pPr>
            <w:r w:rsidRPr="00485940">
              <w:t>0x4</w:t>
            </w:r>
          </w:p>
        </w:tc>
        <w:tc>
          <w:tcPr>
            <w:tcW w:w="3316" w:type="dxa"/>
          </w:tcPr>
          <w:p w14:paraId="4174341B" w14:textId="77777777" w:rsidR="006C3788" w:rsidRPr="00485940" w:rsidRDefault="00C73931">
            <w:pPr>
              <w:spacing w:after="200" w:line="276" w:lineRule="auto"/>
              <w:rPr>
                <w:szCs w:val="22"/>
              </w:rPr>
            </w:pPr>
          </w:p>
        </w:tc>
      </w:tr>
      <w:tr w:rsidR="006C3788" w:rsidRPr="00485940" w14:paraId="6D4BE025" w14:textId="77777777" w:rsidTr="006C3788">
        <w:trPr>
          <w:trHeight w:hRule="exact" w:val="288"/>
          <w:jc w:val="center"/>
        </w:trPr>
        <w:tc>
          <w:tcPr>
            <w:tcW w:w="2211" w:type="dxa"/>
            <w:vAlign w:val="bottom"/>
          </w:tcPr>
          <w:p w14:paraId="6C7D5BC2" w14:textId="77777777" w:rsidR="006C3788" w:rsidRPr="00485940" w:rsidRDefault="00C73931" w:rsidP="009E6BFE">
            <w:pPr>
              <w:spacing w:after="200" w:line="276" w:lineRule="auto"/>
              <w:rPr>
                <w:szCs w:val="22"/>
              </w:rPr>
            </w:pPr>
          </w:p>
        </w:tc>
        <w:tc>
          <w:tcPr>
            <w:tcW w:w="2816" w:type="dxa"/>
          </w:tcPr>
          <w:p w14:paraId="20362042" w14:textId="77777777" w:rsidR="006C3788" w:rsidRPr="00485940" w:rsidRDefault="00980C5F" w:rsidP="00A56AF6">
            <w:r w:rsidRPr="00485940">
              <w:t>Five Phones Associated</w:t>
            </w:r>
          </w:p>
        </w:tc>
        <w:tc>
          <w:tcPr>
            <w:tcW w:w="810" w:type="dxa"/>
          </w:tcPr>
          <w:p w14:paraId="57804457" w14:textId="77777777" w:rsidR="006C3788" w:rsidRPr="00485940" w:rsidRDefault="00980C5F">
            <w:pPr>
              <w:spacing w:after="200" w:line="276" w:lineRule="auto"/>
            </w:pPr>
            <w:r w:rsidRPr="00485940">
              <w:t>0x5</w:t>
            </w:r>
          </w:p>
        </w:tc>
        <w:tc>
          <w:tcPr>
            <w:tcW w:w="3316" w:type="dxa"/>
          </w:tcPr>
          <w:p w14:paraId="6ECA9891" w14:textId="77777777" w:rsidR="006C3788" w:rsidRPr="00485940" w:rsidRDefault="00C73931">
            <w:pPr>
              <w:spacing w:after="200" w:line="276" w:lineRule="auto"/>
              <w:rPr>
                <w:szCs w:val="22"/>
              </w:rPr>
            </w:pPr>
          </w:p>
        </w:tc>
      </w:tr>
      <w:tr w:rsidR="006C3788" w:rsidRPr="00485940" w14:paraId="5F06DC44" w14:textId="77777777" w:rsidTr="006C3788">
        <w:trPr>
          <w:trHeight w:hRule="exact" w:val="288"/>
          <w:jc w:val="center"/>
        </w:trPr>
        <w:tc>
          <w:tcPr>
            <w:tcW w:w="2211" w:type="dxa"/>
            <w:vAlign w:val="bottom"/>
          </w:tcPr>
          <w:p w14:paraId="12E2D3D2" w14:textId="77777777" w:rsidR="006C3788" w:rsidRPr="00485940" w:rsidRDefault="00C73931" w:rsidP="009E6BFE">
            <w:pPr>
              <w:spacing w:after="200" w:line="276" w:lineRule="auto"/>
              <w:rPr>
                <w:szCs w:val="22"/>
              </w:rPr>
            </w:pPr>
          </w:p>
        </w:tc>
        <w:tc>
          <w:tcPr>
            <w:tcW w:w="2816" w:type="dxa"/>
          </w:tcPr>
          <w:p w14:paraId="22E4D3D1" w14:textId="77777777" w:rsidR="006C3788" w:rsidRPr="00485940" w:rsidRDefault="00980C5F" w:rsidP="00A56AF6">
            <w:r w:rsidRPr="00485940">
              <w:t>Six Phones Associated</w:t>
            </w:r>
          </w:p>
        </w:tc>
        <w:tc>
          <w:tcPr>
            <w:tcW w:w="810" w:type="dxa"/>
          </w:tcPr>
          <w:p w14:paraId="3F9EB911" w14:textId="77777777" w:rsidR="006C3788" w:rsidRPr="00485940" w:rsidRDefault="00980C5F">
            <w:pPr>
              <w:spacing w:after="200" w:line="276" w:lineRule="auto"/>
            </w:pPr>
            <w:r w:rsidRPr="00485940">
              <w:t>0x6</w:t>
            </w:r>
          </w:p>
        </w:tc>
        <w:tc>
          <w:tcPr>
            <w:tcW w:w="3316" w:type="dxa"/>
          </w:tcPr>
          <w:p w14:paraId="472E873C" w14:textId="77777777" w:rsidR="006C3788" w:rsidRPr="00485940" w:rsidRDefault="00C73931">
            <w:pPr>
              <w:spacing w:after="200" w:line="276" w:lineRule="auto"/>
              <w:rPr>
                <w:szCs w:val="22"/>
              </w:rPr>
            </w:pPr>
          </w:p>
        </w:tc>
      </w:tr>
      <w:tr w:rsidR="006C3788" w:rsidRPr="00485940" w14:paraId="490142DC" w14:textId="77777777" w:rsidTr="006C3788">
        <w:trPr>
          <w:trHeight w:hRule="exact" w:val="288"/>
          <w:jc w:val="center"/>
        </w:trPr>
        <w:tc>
          <w:tcPr>
            <w:tcW w:w="2211" w:type="dxa"/>
            <w:vAlign w:val="bottom"/>
          </w:tcPr>
          <w:p w14:paraId="253D03E2" w14:textId="77777777" w:rsidR="006C3788" w:rsidRPr="00485940" w:rsidRDefault="00C73931" w:rsidP="009E6BFE">
            <w:pPr>
              <w:spacing w:after="200" w:line="276" w:lineRule="auto"/>
              <w:rPr>
                <w:szCs w:val="22"/>
              </w:rPr>
            </w:pPr>
          </w:p>
        </w:tc>
        <w:tc>
          <w:tcPr>
            <w:tcW w:w="2816" w:type="dxa"/>
          </w:tcPr>
          <w:p w14:paraId="30CAAD26" w14:textId="77777777" w:rsidR="006C3788" w:rsidRPr="00485940" w:rsidRDefault="00980C5F" w:rsidP="00961726">
            <w:r w:rsidRPr="00485940">
              <w:t>Seven Phones Associated</w:t>
            </w:r>
          </w:p>
        </w:tc>
        <w:tc>
          <w:tcPr>
            <w:tcW w:w="810" w:type="dxa"/>
          </w:tcPr>
          <w:p w14:paraId="6A615F8C" w14:textId="77777777" w:rsidR="006C3788" w:rsidRPr="00485940" w:rsidRDefault="00980C5F" w:rsidP="006C3788">
            <w:pPr>
              <w:spacing w:after="200" w:line="276" w:lineRule="auto"/>
            </w:pPr>
            <w:r w:rsidRPr="00485940">
              <w:t>0x7</w:t>
            </w:r>
          </w:p>
        </w:tc>
        <w:tc>
          <w:tcPr>
            <w:tcW w:w="3316" w:type="dxa"/>
          </w:tcPr>
          <w:p w14:paraId="349B6869" w14:textId="77777777" w:rsidR="006C3788" w:rsidRPr="00485940" w:rsidRDefault="00C73931" w:rsidP="00961726">
            <w:pPr>
              <w:spacing w:after="200" w:line="276" w:lineRule="auto"/>
              <w:rPr>
                <w:szCs w:val="22"/>
              </w:rPr>
            </w:pPr>
          </w:p>
        </w:tc>
      </w:tr>
      <w:tr w:rsidR="006C3788" w:rsidRPr="00485940" w14:paraId="71526B3E" w14:textId="77777777" w:rsidTr="006C3788">
        <w:trPr>
          <w:trHeight w:hRule="exact" w:val="576"/>
          <w:jc w:val="center"/>
        </w:trPr>
        <w:tc>
          <w:tcPr>
            <w:tcW w:w="2211" w:type="dxa"/>
            <w:vAlign w:val="bottom"/>
          </w:tcPr>
          <w:p w14:paraId="506ECD09" w14:textId="77777777" w:rsidR="006C3788" w:rsidRPr="00485940" w:rsidRDefault="00980C5F" w:rsidP="006C3788">
            <w:pPr>
              <w:spacing w:after="200" w:line="276" w:lineRule="auto"/>
              <w:rPr>
                <w:szCs w:val="22"/>
              </w:rPr>
            </w:pPr>
            <w:r w:rsidRPr="00485940">
              <w:lastRenderedPageBreak/>
              <w:t>Pers2PhoneStatus</w:t>
            </w:r>
          </w:p>
        </w:tc>
        <w:tc>
          <w:tcPr>
            <w:tcW w:w="2816" w:type="dxa"/>
          </w:tcPr>
          <w:p w14:paraId="45BCA750" w14:textId="77777777" w:rsidR="006C3788" w:rsidRPr="00485940" w:rsidRDefault="00980C5F">
            <w:pPr>
              <w:spacing w:after="200" w:line="276" w:lineRule="auto"/>
              <w:rPr>
                <w:szCs w:val="22"/>
              </w:rPr>
            </w:pPr>
            <w:r w:rsidRPr="00485940">
              <w:t>-</w:t>
            </w:r>
          </w:p>
        </w:tc>
        <w:tc>
          <w:tcPr>
            <w:tcW w:w="810" w:type="dxa"/>
          </w:tcPr>
          <w:p w14:paraId="716B881E" w14:textId="77777777" w:rsidR="006C3788" w:rsidRPr="00485940" w:rsidRDefault="00980C5F">
            <w:pPr>
              <w:spacing w:after="200" w:line="276" w:lineRule="auto"/>
              <w:rPr>
                <w:szCs w:val="22"/>
              </w:rPr>
            </w:pPr>
            <w:r w:rsidRPr="00485940">
              <w:t>-</w:t>
            </w:r>
          </w:p>
        </w:tc>
        <w:tc>
          <w:tcPr>
            <w:tcW w:w="3316" w:type="dxa"/>
          </w:tcPr>
          <w:p w14:paraId="4551E1DB" w14:textId="77777777" w:rsidR="006C3788" w:rsidRPr="00485940" w:rsidRDefault="00980C5F" w:rsidP="009D433E">
            <w:pPr>
              <w:spacing w:after="200" w:line="276" w:lineRule="auto"/>
              <w:rPr>
                <w:szCs w:val="22"/>
              </w:rPr>
            </w:pPr>
            <w:r w:rsidRPr="00485940">
              <w:t>Indicates Personality Profile 2 Phone Association Status.</w:t>
            </w:r>
          </w:p>
        </w:tc>
      </w:tr>
      <w:tr w:rsidR="00FA342F" w:rsidRPr="00485940" w14:paraId="6945EA2D" w14:textId="77777777" w:rsidTr="006C3788">
        <w:trPr>
          <w:trHeight w:hRule="exact" w:val="288"/>
          <w:jc w:val="center"/>
        </w:trPr>
        <w:tc>
          <w:tcPr>
            <w:tcW w:w="2211" w:type="dxa"/>
            <w:vAlign w:val="bottom"/>
          </w:tcPr>
          <w:p w14:paraId="01E91DD1" w14:textId="77777777" w:rsidR="00FA342F" w:rsidRPr="00485940" w:rsidRDefault="00C73931" w:rsidP="009E6BFE">
            <w:pPr>
              <w:spacing w:after="200" w:line="276" w:lineRule="auto"/>
              <w:rPr>
                <w:szCs w:val="22"/>
              </w:rPr>
            </w:pPr>
          </w:p>
        </w:tc>
        <w:tc>
          <w:tcPr>
            <w:tcW w:w="2816" w:type="dxa"/>
          </w:tcPr>
          <w:p w14:paraId="67298ACE" w14:textId="77777777" w:rsidR="00FA342F" w:rsidRPr="00485940" w:rsidRDefault="00980C5F" w:rsidP="00961726">
            <w:pPr>
              <w:spacing w:after="200" w:line="276" w:lineRule="auto"/>
              <w:rPr>
                <w:szCs w:val="22"/>
              </w:rPr>
            </w:pPr>
            <w:r w:rsidRPr="00485940">
              <w:t>No Phones Associated</w:t>
            </w:r>
          </w:p>
        </w:tc>
        <w:tc>
          <w:tcPr>
            <w:tcW w:w="810" w:type="dxa"/>
          </w:tcPr>
          <w:p w14:paraId="3FBEDD4D" w14:textId="77777777" w:rsidR="00FA342F" w:rsidRPr="00485940" w:rsidRDefault="00980C5F" w:rsidP="00961726">
            <w:pPr>
              <w:spacing w:after="200" w:line="276" w:lineRule="auto"/>
              <w:rPr>
                <w:szCs w:val="22"/>
              </w:rPr>
            </w:pPr>
            <w:r w:rsidRPr="00485940">
              <w:t>0x0</w:t>
            </w:r>
          </w:p>
        </w:tc>
        <w:tc>
          <w:tcPr>
            <w:tcW w:w="3316" w:type="dxa"/>
          </w:tcPr>
          <w:p w14:paraId="183CA300" w14:textId="77777777" w:rsidR="00FA342F" w:rsidRPr="00485940" w:rsidRDefault="00C73931" w:rsidP="00961726">
            <w:pPr>
              <w:spacing w:after="200" w:line="276" w:lineRule="auto"/>
              <w:rPr>
                <w:szCs w:val="22"/>
              </w:rPr>
            </w:pPr>
          </w:p>
        </w:tc>
      </w:tr>
      <w:tr w:rsidR="00FA342F" w:rsidRPr="00485940" w14:paraId="629A9466" w14:textId="77777777" w:rsidTr="006C3788">
        <w:trPr>
          <w:trHeight w:hRule="exact" w:val="288"/>
          <w:jc w:val="center"/>
        </w:trPr>
        <w:tc>
          <w:tcPr>
            <w:tcW w:w="2211" w:type="dxa"/>
            <w:vAlign w:val="bottom"/>
          </w:tcPr>
          <w:p w14:paraId="3A359C83" w14:textId="77777777" w:rsidR="00FA342F" w:rsidRPr="00485940" w:rsidRDefault="00C73931" w:rsidP="009E6BFE">
            <w:pPr>
              <w:spacing w:after="200" w:line="276" w:lineRule="auto"/>
              <w:rPr>
                <w:szCs w:val="22"/>
              </w:rPr>
            </w:pPr>
          </w:p>
        </w:tc>
        <w:tc>
          <w:tcPr>
            <w:tcW w:w="2816" w:type="dxa"/>
          </w:tcPr>
          <w:p w14:paraId="35C2111A" w14:textId="77777777" w:rsidR="00FA342F" w:rsidRPr="00485940" w:rsidRDefault="00980C5F" w:rsidP="00961726">
            <w:r w:rsidRPr="00485940">
              <w:t>One Phone Associated</w:t>
            </w:r>
          </w:p>
        </w:tc>
        <w:tc>
          <w:tcPr>
            <w:tcW w:w="810" w:type="dxa"/>
          </w:tcPr>
          <w:p w14:paraId="7116DF2B" w14:textId="77777777" w:rsidR="00FA342F" w:rsidRPr="00485940" w:rsidRDefault="00980C5F" w:rsidP="00961726">
            <w:pPr>
              <w:spacing w:after="200" w:line="276" w:lineRule="auto"/>
              <w:rPr>
                <w:szCs w:val="22"/>
              </w:rPr>
            </w:pPr>
            <w:r w:rsidRPr="00485940">
              <w:t>0x1</w:t>
            </w:r>
          </w:p>
        </w:tc>
        <w:tc>
          <w:tcPr>
            <w:tcW w:w="3316" w:type="dxa"/>
          </w:tcPr>
          <w:p w14:paraId="157C74D4" w14:textId="77777777" w:rsidR="00FA342F" w:rsidRPr="00485940" w:rsidRDefault="00C73931" w:rsidP="00961726">
            <w:pPr>
              <w:spacing w:after="200" w:line="276" w:lineRule="auto"/>
              <w:rPr>
                <w:szCs w:val="22"/>
              </w:rPr>
            </w:pPr>
          </w:p>
        </w:tc>
      </w:tr>
      <w:tr w:rsidR="00FA342F" w:rsidRPr="00485940" w14:paraId="01EB23C3" w14:textId="77777777" w:rsidTr="006C3788">
        <w:trPr>
          <w:trHeight w:hRule="exact" w:val="288"/>
          <w:jc w:val="center"/>
        </w:trPr>
        <w:tc>
          <w:tcPr>
            <w:tcW w:w="2211" w:type="dxa"/>
            <w:vAlign w:val="bottom"/>
          </w:tcPr>
          <w:p w14:paraId="5F3BED69" w14:textId="77777777" w:rsidR="00FA342F" w:rsidRPr="00485940" w:rsidRDefault="00C73931" w:rsidP="009E6BFE">
            <w:pPr>
              <w:spacing w:after="200" w:line="276" w:lineRule="auto"/>
              <w:rPr>
                <w:szCs w:val="22"/>
              </w:rPr>
            </w:pPr>
          </w:p>
        </w:tc>
        <w:tc>
          <w:tcPr>
            <w:tcW w:w="2816" w:type="dxa"/>
          </w:tcPr>
          <w:p w14:paraId="190FC59D" w14:textId="77777777" w:rsidR="00FA342F" w:rsidRPr="00485940" w:rsidRDefault="00980C5F" w:rsidP="00961726">
            <w:r w:rsidRPr="00485940">
              <w:t>Two Phones Associated</w:t>
            </w:r>
          </w:p>
        </w:tc>
        <w:tc>
          <w:tcPr>
            <w:tcW w:w="810" w:type="dxa"/>
          </w:tcPr>
          <w:p w14:paraId="0D1CE42A" w14:textId="77777777" w:rsidR="00FA342F" w:rsidRPr="00485940" w:rsidRDefault="00980C5F" w:rsidP="00961726">
            <w:pPr>
              <w:spacing w:after="200" w:line="276" w:lineRule="auto"/>
              <w:rPr>
                <w:szCs w:val="22"/>
              </w:rPr>
            </w:pPr>
            <w:r w:rsidRPr="00485940">
              <w:t>0x2</w:t>
            </w:r>
          </w:p>
        </w:tc>
        <w:tc>
          <w:tcPr>
            <w:tcW w:w="3316" w:type="dxa"/>
          </w:tcPr>
          <w:p w14:paraId="2869E7B7" w14:textId="77777777" w:rsidR="00FA342F" w:rsidRPr="00485940" w:rsidRDefault="00C73931" w:rsidP="00961726">
            <w:pPr>
              <w:spacing w:after="200" w:line="276" w:lineRule="auto"/>
              <w:rPr>
                <w:szCs w:val="22"/>
              </w:rPr>
            </w:pPr>
          </w:p>
        </w:tc>
      </w:tr>
      <w:tr w:rsidR="00FA342F" w:rsidRPr="00485940" w14:paraId="42308449" w14:textId="77777777" w:rsidTr="006C3788">
        <w:trPr>
          <w:trHeight w:hRule="exact" w:val="288"/>
          <w:jc w:val="center"/>
        </w:trPr>
        <w:tc>
          <w:tcPr>
            <w:tcW w:w="2211" w:type="dxa"/>
            <w:vAlign w:val="bottom"/>
          </w:tcPr>
          <w:p w14:paraId="34C79FDF" w14:textId="77777777" w:rsidR="00FA342F" w:rsidRPr="00485940" w:rsidRDefault="00C73931" w:rsidP="009E6BFE">
            <w:pPr>
              <w:spacing w:after="200" w:line="276" w:lineRule="auto"/>
              <w:rPr>
                <w:szCs w:val="22"/>
              </w:rPr>
            </w:pPr>
          </w:p>
        </w:tc>
        <w:tc>
          <w:tcPr>
            <w:tcW w:w="2816" w:type="dxa"/>
          </w:tcPr>
          <w:p w14:paraId="694CF20C" w14:textId="77777777" w:rsidR="00FA342F" w:rsidRPr="00485940" w:rsidRDefault="00980C5F" w:rsidP="00961726">
            <w:r w:rsidRPr="00485940">
              <w:t>Three Phones Associated</w:t>
            </w:r>
          </w:p>
        </w:tc>
        <w:tc>
          <w:tcPr>
            <w:tcW w:w="810" w:type="dxa"/>
          </w:tcPr>
          <w:p w14:paraId="47EEA481" w14:textId="77777777" w:rsidR="00FA342F" w:rsidRPr="00485940" w:rsidRDefault="00980C5F" w:rsidP="00961726">
            <w:pPr>
              <w:spacing w:after="200" w:line="276" w:lineRule="auto"/>
              <w:rPr>
                <w:szCs w:val="22"/>
              </w:rPr>
            </w:pPr>
            <w:r w:rsidRPr="00485940">
              <w:t>0x3</w:t>
            </w:r>
          </w:p>
        </w:tc>
        <w:tc>
          <w:tcPr>
            <w:tcW w:w="3316" w:type="dxa"/>
          </w:tcPr>
          <w:p w14:paraId="2929C327" w14:textId="77777777" w:rsidR="00FA342F" w:rsidRPr="00485940" w:rsidRDefault="00C73931" w:rsidP="00961726">
            <w:pPr>
              <w:spacing w:after="200" w:line="276" w:lineRule="auto"/>
              <w:rPr>
                <w:szCs w:val="22"/>
              </w:rPr>
            </w:pPr>
          </w:p>
        </w:tc>
      </w:tr>
      <w:tr w:rsidR="00FA342F" w:rsidRPr="00485940" w14:paraId="1919CCC1" w14:textId="77777777" w:rsidTr="006C3788">
        <w:trPr>
          <w:trHeight w:hRule="exact" w:val="288"/>
          <w:jc w:val="center"/>
        </w:trPr>
        <w:tc>
          <w:tcPr>
            <w:tcW w:w="2211" w:type="dxa"/>
            <w:vAlign w:val="bottom"/>
          </w:tcPr>
          <w:p w14:paraId="5A4FCB8B" w14:textId="77777777" w:rsidR="00FA342F" w:rsidRPr="00485940" w:rsidRDefault="00C73931" w:rsidP="009E6BFE">
            <w:pPr>
              <w:spacing w:after="200" w:line="276" w:lineRule="auto"/>
              <w:rPr>
                <w:szCs w:val="22"/>
              </w:rPr>
            </w:pPr>
          </w:p>
        </w:tc>
        <w:tc>
          <w:tcPr>
            <w:tcW w:w="2816" w:type="dxa"/>
          </w:tcPr>
          <w:p w14:paraId="42408A55" w14:textId="77777777" w:rsidR="00FA342F" w:rsidRPr="00485940" w:rsidRDefault="00980C5F" w:rsidP="00961726">
            <w:r w:rsidRPr="00485940">
              <w:t>Four Phones Associated</w:t>
            </w:r>
          </w:p>
        </w:tc>
        <w:tc>
          <w:tcPr>
            <w:tcW w:w="810" w:type="dxa"/>
          </w:tcPr>
          <w:p w14:paraId="4107BBDD" w14:textId="77777777" w:rsidR="00FA342F" w:rsidRPr="00485940" w:rsidRDefault="00980C5F" w:rsidP="00961726">
            <w:pPr>
              <w:spacing w:after="200" w:line="276" w:lineRule="auto"/>
            </w:pPr>
            <w:r w:rsidRPr="00485940">
              <w:t>0x4</w:t>
            </w:r>
          </w:p>
        </w:tc>
        <w:tc>
          <w:tcPr>
            <w:tcW w:w="3316" w:type="dxa"/>
          </w:tcPr>
          <w:p w14:paraId="60BEF715" w14:textId="77777777" w:rsidR="00FA342F" w:rsidRPr="00485940" w:rsidRDefault="00C73931" w:rsidP="00961726">
            <w:pPr>
              <w:spacing w:after="200" w:line="276" w:lineRule="auto"/>
              <w:rPr>
                <w:szCs w:val="22"/>
              </w:rPr>
            </w:pPr>
          </w:p>
        </w:tc>
      </w:tr>
      <w:tr w:rsidR="00FA342F" w:rsidRPr="00485940" w14:paraId="36257B45" w14:textId="77777777" w:rsidTr="006C3788">
        <w:trPr>
          <w:trHeight w:hRule="exact" w:val="288"/>
          <w:jc w:val="center"/>
        </w:trPr>
        <w:tc>
          <w:tcPr>
            <w:tcW w:w="2211" w:type="dxa"/>
            <w:vAlign w:val="bottom"/>
          </w:tcPr>
          <w:p w14:paraId="0DD0BFB7" w14:textId="77777777" w:rsidR="00FA342F" w:rsidRPr="00485940" w:rsidRDefault="00C73931" w:rsidP="009E6BFE">
            <w:pPr>
              <w:spacing w:after="200" w:line="276" w:lineRule="auto"/>
              <w:rPr>
                <w:szCs w:val="22"/>
              </w:rPr>
            </w:pPr>
          </w:p>
        </w:tc>
        <w:tc>
          <w:tcPr>
            <w:tcW w:w="2816" w:type="dxa"/>
          </w:tcPr>
          <w:p w14:paraId="1C577A6B" w14:textId="77777777" w:rsidR="00FA342F" w:rsidRPr="00485940" w:rsidRDefault="00980C5F" w:rsidP="00961726">
            <w:r w:rsidRPr="00485940">
              <w:t>Five Phones Associated</w:t>
            </w:r>
          </w:p>
        </w:tc>
        <w:tc>
          <w:tcPr>
            <w:tcW w:w="810" w:type="dxa"/>
          </w:tcPr>
          <w:p w14:paraId="6300116B" w14:textId="77777777" w:rsidR="00FA342F" w:rsidRPr="00485940" w:rsidRDefault="00980C5F" w:rsidP="00961726">
            <w:pPr>
              <w:spacing w:after="200" w:line="276" w:lineRule="auto"/>
            </w:pPr>
            <w:r w:rsidRPr="00485940">
              <w:t>0x5</w:t>
            </w:r>
          </w:p>
        </w:tc>
        <w:tc>
          <w:tcPr>
            <w:tcW w:w="3316" w:type="dxa"/>
          </w:tcPr>
          <w:p w14:paraId="14A918B4" w14:textId="77777777" w:rsidR="00FA342F" w:rsidRPr="00485940" w:rsidRDefault="00C73931" w:rsidP="00961726">
            <w:pPr>
              <w:spacing w:after="200" w:line="276" w:lineRule="auto"/>
              <w:rPr>
                <w:szCs w:val="22"/>
              </w:rPr>
            </w:pPr>
          </w:p>
        </w:tc>
      </w:tr>
      <w:tr w:rsidR="00FA342F" w:rsidRPr="00485940" w14:paraId="7061838D" w14:textId="77777777" w:rsidTr="006C3788">
        <w:trPr>
          <w:trHeight w:hRule="exact" w:val="288"/>
          <w:jc w:val="center"/>
        </w:trPr>
        <w:tc>
          <w:tcPr>
            <w:tcW w:w="2211" w:type="dxa"/>
            <w:vAlign w:val="bottom"/>
          </w:tcPr>
          <w:p w14:paraId="56F6E3A7" w14:textId="77777777" w:rsidR="00FA342F" w:rsidRPr="00485940" w:rsidRDefault="00C73931" w:rsidP="009E6BFE">
            <w:pPr>
              <w:spacing w:after="200" w:line="276" w:lineRule="auto"/>
              <w:rPr>
                <w:szCs w:val="22"/>
              </w:rPr>
            </w:pPr>
          </w:p>
        </w:tc>
        <w:tc>
          <w:tcPr>
            <w:tcW w:w="2816" w:type="dxa"/>
          </w:tcPr>
          <w:p w14:paraId="5888527C" w14:textId="77777777" w:rsidR="00FA342F" w:rsidRPr="00485940" w:rsidRDefault="00980C5F" w:rsidP="00961726">
            <w:r w:rsidRPr="00485940">
              <w:t>Six Phones Associated</w:t>
            </w:r>
          </w:p>
        </w:tc>
        <w:tc>
          <w:tcPr>
            <w:tcW w:w="810" w:type="dxa"/>
          </w:tcPr>
          <w:p w14:paraId="00D15091" w14:textId="77777777" w:rsidR="00FA342F" w:rsidRPr="00485940" w:rsidRDefault="00980C5F" w:rsidP="00961726">
            <w:pPr>
              <w:spacing w:after="200" w:line="276" w:lineRule="auto"/>
            </w:pPr>
            <w:r w:rsidRPr="00485940">
              <w:t>0x6</w:t>
            </w:r>
          </w:p>
        </w:tc>
        <w:tc>
          <w:tcPr>
            <w:tcW w:w="3316" w:type="dxa"/>
          </w:tcPr>
          <w:p w14:paraId="790C8544" w14:textId="77777777" w:rsidR="00FA342F" w:rsidRPr="00485940" w:rsidRDefault="00C73931" w:rsidP="00961726">
            <w:pPr>
              <w:spacing w:after="200" w:line="276" w:lineRule="auto"/>
              <w:rPr>
                <w:szCs w:val="22"/>
              </w:rPr>
            </w:pPr>
          </w:p>
        </w:tc>
      </w:tr>
      <w:tr w:rsidR="00FA342F" w:rsidRPr="00485940" w14:paraId="7635CEDD" w14:textId="77777777" w:rsidTr="006C3788">
        <w:trPr>
          <w:trHeight w:hRule="exact" w:val="288"/>
          <w:jc w:val="center"/>
        </w:trPr>
        <w:tc>
          <w:tcPr>
            <w:tcW w:w="2211" w:type="dxa"/>
            <w:vAlign w:val="bottom"/>
          </w:tcPr>
          <w:p w14:paraId="6800BBB8" w14:textId="77777777" w:rsidR="00FA342F" w:rsidRPr="00485940" w:rsidRDefault="00C73931" w:rsidP="009E6BFE">
            <w:pPr>
              <w:spacing w:after="200" w:line="276" w:lineRule="auto"/>
              <w:rPr>
                <w:szCs w:val="22"/>
              </w:rPr>
            </w:pPr>
          </w:p>
        </w:tc>
        <w:tc>
          <w:tcPr>
            <w:tcW w:w="2816" w:type="dxa"/>
          </w:tcPr>
          <w:p w14:paraId="7F2E79A7" w14:textId="77777777" w:rsidR="00FA342F" w:rsidRPr="00485940" w:rsidRDefault="00980C5F" w:rsidP="00961726">
            <w:r w:rsidRPr="00485940">
              <w:t>Seven Phones Associated</w:t>
            </w:r>
          </w:p>
        </w:tc>
        <w:tc>
          <w:tcPr>
            <w:tcW w:w="810" w:type="dxa"/>
          </w:tcPr>
          <w:p w14:paraId="34FDE684" w14:textId="77777777" w:rsidR="00FA342F" w:rsidRPr="00485940" w:rsidRDefault="00980C5F" w:rsidP="00961726">
            <w:pPr>
              <w:spacing w:after="200" w:line="276" w:lineRule="auto"/>
            </w:pPr>
            <w:r w:rsidRPr="00485940">
              <w:t>0x7</w:t>
            </w:r>
          </w:p>
        </w:tc>
        <w:tc>
          <w:tcPr>
            <w:tcW w:w="3316" w:type="dxa"/>
          </w:tcPr>
          <w:p w14:paraId="0B8130B2" w14:textId="77777777" w:rsidR="00FA342F" w:rsidRPr="00485940" w:rsidRDefault="00C73931" w:rsidP="00961726">
            <w:pPr>
              <w:spacing w:after="200" w:line="276" w:lineRule="auto"/>
              <w:rPr>
                <w:szCs w:val="22"/>
              </w:rPr>
            </w:pPr>
          </w:p>
        </w:tc>
      </w:tr>
      <w:tr w:rsidR="006C3788" w:rsidRPr="00485940" w14:paraId="2301F521" w14:textId="77777777" w:rsidTr="006C3788">
        <w:trPr>
          <w:trHeight w:hRule="exact" w:val="576"/>
          <w:jc w:val="center"/>
        </w:trPr>
        <w:tc>
          <w:tcPr>
            <w:tcW w:w="2211" w:type="dxa"/>
            <w:vAlign w:val="bottom"/>
          </w:tcPr>
          <w:p w14:paraId="094DE8F4" w14:textId="77777777" w:rsidR="006C3788" w:rsidRPr="00485940" w:rsidRDefault="00980C5F" w:rsidP="006C3788">
            <w:pPr>
              <w:spacing w:after="200" w:line="276" w:lineRule="auto"/>
              <w:rPr>
                <w:szCs w:val="22"/>
              </w:rPr>
            </w:pPr>
            <w:r w:rsidRPr="00485940">
              <w:t>Pers3PhoneStatus</w:t>
            </w:r>
          </w:p>
        </w:tc>
        <w:tc>
          <w:tcPr>
            <w:tcW w:w="2816" w:type="dxa"/>
          </w:tcPr>
          <w:p w14:paraId="0CEE8514" w14:textId="77777777" w:rsidR="006C3788" w:rsidRPr="00485940" w:rsidRDefault="00980C5F">
            <w:pPr>
              <w:spacing w:after="200" w:line="276" w:lineRule="auto"/>
              <w:rPr>
                <w:szCs w:val="22"/>
              </w:rPr>
            </w:pPr>
            <w:r w:rsidRPr="00485940">
              <w:t>-</w:t>
            </w:r>
          </w:p>
        </w:tc>
        <w:tc>
          <w:tcPr>
            <w:tcW w:w="810" w:type="dxa"/>
          </w:tcPr>
          <w:p w14:paraId="3573F8BA" w14:textId="77777777" w:rsidR="006C3788" w:rsidRPr="00485940" w:rsidRDefault="00980C5F">
            <w:pPr>
              <w:spacing w:after="200" w:line="276" w:lineRule="auto"/>
              <w:rPr>
                <w:szCs w:val="22"/>
              </w:rPr>
            </w:pPr>
            <w:r w:rsidRPr="00485940">
              <w:t>-</w:t>
            </w:r>
          </w:p>
        </w:tc>
        <w:tc>
          <w:tcPr>
            <w:tcW w:w="3316" w:type="dxa"/>
          </w:tcPr>
          <w:p w14:paraId="3D19D4B5" w14:textId="77777777" w:rsidR="006C3788" w:rsidRPr="00485940" w:rsidRDefault="00980C5F" w:rsidP="009D433E">
            <w:pPr>
              <w:spacing w:after="200" w:line="276" w:lineRule="auto"/>
              <w:rPr>
                <w:szCs w:val="22"/>
              </w:rPr>
            </w:pPr>
            <w:r w:rsidRPr="00485940">
              <w:t>Indicates Personality Profile 3 Phone Association Status.</w:t>
            </w:r>
          </w:p>
        </w:tc>
      </w:tr>
      <w:tr w:rsidR="00FA342F" w:rsidRPr="00485940" w14:paraId="3C9BD24C" w14:textId="77777777" w:rsidTr="006C3788">
        <w:trPr>
          <w:trHeight w:hRule="exact" w:val="288"/>
          <w:jc w:val="center"/>
        </w:trPr>
        <w:tc>
          <w:tcPr>
            <w:tcW w:w="2211" w:type="dxa"/>
            <w:vAlign w:val="bottom"/>
          </w:tcPr>
          <w:p w14:paraId="1D25B082" w14:textId="77777777" w:rsidR="00FA342F" w:rsidRPr="00485940" w:rsidRDefault="00C73931" w:rsidP="009E6BFE">
            <w:pPr>
              <w:spacing w:after="200" w:line="276" w:lineRule="auto"/>
              <w:rPr>
                <w:szCs w:val="22"/>
              </w:rPr>
            </w:pPr>
          </w:p>
        </w:tc>
        <w:tc>
          <w:tcPr>
            <w:tcW w:w="2816" w:type="dxa"/>
          </w:tcPr>
          <w:p w14:paraId="49F12393" w14:textId="77777777" w:rsidR="00FA342F" w:rsidRPr="00485940" w:rsidRDefault="00980C5F" w:rsidP="00961726">
            <w:pPr>
              <w:spacing w:after="200" w:line="276" w:lineRule="auto"/>
              <w:rPr>
                <w:szCs w:val="22"/>
              </w:rPr>
            </w:pPr>
            <w:r w:rsidRPr="00485940">
              <w:t>No Phones Associated</w:t>
            </w:r>
          </w:p>
        </w:tc>
        <w:tc>
          <w:tcPr>
            <w:tcW w:w="810" w:type="dxa"/>
          </w:tcPr>
          <w:p w14:paraId="42EE88A8" w14:textId="77777777" w:rsidR="00FA342F" w:rsidRPr="00485940" w:rsidRDefault="00980C5F" w:rsidP="00961726">
            <w:pPr>
              <w:spacing w:after="200" w:line="276" w:lineRule="auto"/>
              <w:rPr>
                <w:szCs w:val="22"/>
              </w:rPr>
            </w:pPr>
            <w:r w:rsidRPr="00485940">
              <w:t>0x0</w:t>
            </w:r>
          </w:p>
        </w:tc>
        <w:tc>
          <w:tcPr>
            <w:tcW w:w="3316" w:type="dxa"/>
          </w:tcPr>
          <w:p w14:paraId="53FD6F18" w14:textId="77777777" w:rsidR="00FA342F" w:rsidRPr="00485940" w:rsidRDefault="00C73931" w:rsidP="00961726">
            <w:pPr>
              <w:spacing w:after="200" w:line="276" w:lineRule="auto"/>
              <w:rPr>
                <w:szCs w:val="22"/>
              </w:rPr>
            </w:pPr>
          </w:p>
        </w:tc>
      </w:tr>
      <w:tr w:rsidR="00FA342F" w:rsidRPr="00485940" w14:paraId="08C14C91" w14:textId="77777777" w:rsidTr="006C3788">
        <w:trPr>
          <w:trHeight w:hRule="exact" w:val="288"/>
          <w:jc w:val="center"/>
        </w:trPr>
        <w:tc>
          <w:tcPr>
            <w:tcW w:w="2211" w:type="dxa"/>
            <w:vAlign w:val="bottom"/>
          </w:tcPr>
          <w:p w14:paraId="40DF7AA3" w14:textId="77777777" w:rsidR="00FA342F" w:rsidRPr="00485940" w:rsidRDefault="00C73931" w:rsidP="009E6BFE">
            <w:pPr>
              <w:spacing w:after="200" w:line="276" w:lineRule="auto"/>
              <w:rPr>
                <w:szCs w:val="22"/>
              </w:rPr>
            </w:pPr>
          </w:p>
        </w:tc>
        <w:tc>
          <w:tcPr>
            <w:tcW w:w="2816" w:type="dxa"/>
          </w:tcPr>
          <w:p w14:paraId="58708E90" w14:textId="77777777" w:rsidR="00FA342F" w:rsidRPr="00485940" w:rsidRDefault="00980C5F" w:rsidP="00961726">
            <w:r w:rsidRPr="00485940">
              <w:t>One Phone Associated</w:t>
            </w:r>
          </w:p>
        </w:tc>
        <w:tc>
          <w:tcPr>
            <w:tcW w:w="810" w:type="dxa"/>
          </w:tcPr>
          <w:p w14:paraId="711A11DC" w14:textId="77777777" w:rsidR="00FA342F" w:rsidRPr="00485940" w:rsidRDefault="00980C5F" w:rsidP="00961726">
            <w:pPr>
              <w:spacing w:after="200" w:line="276" w:lineRule="auto"/>
              <w:rPr>
                <w:szCs w:val="22"/>
              </w:rPr>
            </w:pPr>
            <w:r w:rsidRPr="00485940">
              <w:t>0x1</w:t>
            </w:r>
          </w:p>
        </w:tc>
        <w:tc>
          <w:tcPr>
            <w:tcW w:w="3316" w:type="dxa"/>
          </w:tcPr>
          <w:p w14:paraId="102C262D" w14:textId="77777777" w:rsidR="00FA342F" w:rsidRPr="00485940" w:rsidRDefault="00C73931" w:rsidP="00961726">
            <w:pPr>
              <w:spacing w:after="200" w:line="276" w:lineRule="auto"/>
              <w:rPr>
                <w:szCs w:val="22"/>
              </w:rPr>
            </w:pPr>
          </w:p>
        </w:tc>
      </w:tr>
      <w:tr w:rsidR="00FA342F" w:rsidRPr="00485940" w14:paraId="59BBD754" w14:textId="77777777" w:rsidTr="006C3788">
        <w:trPr>
          <w:trHeight w:hRule="exact" w:val="288"/>
          <w:jc w:val="center"/>
        </w:trPr>
        <w:tc>
          <w:tcPr>
            <w:tcW w:w="2211" w:type="dxa"/>
            <w:vAlign w:val="bottom"/>
          </w:tcPr>
          <w:p w14:paraId="7AA2FD56" w14:textId="77777777" w:rsidR="00FA342F" w:rsidRPr="00485940" w:rsidRDefault="00C73931" w:rsidP="009E6BFE">
            <w:pPr>
              <w:spacing w:after="200" w:line="276" w:lineRule="auto"/>
              <w:rPr>
                <w:szCs w:val="22"/>
              </w:rPr>
            </w:pPr>
          </w:p>
        </w:tc>
        <w:tc>
          <w:tcPr>
            <w:tcW w:w="2816" w:type="dxa"/>
          </w:tcPr>
          <w:p w14:paraId="59DDC1F4" w14:textId="77777777" w:rsidR="00FA342F" w:rsidRPr="00485940" w:rsidRDefault="00980C5F" w:rsidP="00961726">
            <w:r w:rsidRPr="00485940">
              <w:t>Two Phones Associated</w:t>
            </w:r>
          </w:p>
        </w:tc>
        <w:tc>
          <w:tcPr>
            <w:tcW w:w="810" w:type="dxa"/>
          </w:tcPr>
          <w:p w14:paraId="2B669545" w14:textId="77777777" w:rsidR="00FA342F" w:rsidRPr="00485940" w:rsidRDefault="00980C5F" w:rsidP="00961726">
            <w:pPr>
              <w:spacing w:after="200" w:line="276" w:lineRule="auto"/>
              <w:rPr>
                <w:szCs w:val="22"/>
              </w:rPr>
            </w:pPr>
            <w:r w:rsidRPr="00485940">
              <w:t>0x2</w:t>
            </w:r>
          </w:p>
        </w:tc>
        <w:tc>
          <w:tcPr>
            <w:tcW w:w="3316" w:type="dxa"/>
          </w:tcPr>
          <w:p w14:paraId="19793390" w14:textId="77777777" w:rsidR="00FA342F" w:rsidRPr="00485940" w:rsidRDefault="00C73931" w:rsidP="00961726">
            <w:pPr>
              <w:spacing w:after="200" w:line="276" w:lineRule="auto"/>
              <w:rPr>
                <w:szCs w:val="22"/>
              </w:rPr>
            </w:pPr>
          </w:p>
        </w:tc>
      </w:tr>
      <w:tr w:rsidR="00FA342F" w:rsidRPr="00485940" w14:paraId="70EC8958" w14:textId="77777777" w:rsidTr="006C3788">
        <w:trPr>
          <w:trHeight w:hRule="exact" w:val="288"/>
          <w:jc w:val="center"/>
        </w:trPr>
        <w:tc>
          <w:tcPr>
            <w:tcW w:w="2211" w:type="dxa"/>
            <w:vAlign w:val="bottom"/>
          </w:tcPr>
          <w:p w14:paraId="16409E50" w14:textId="77777777" w:rsidR="00FA342F" w:rsidRPr="00485940" w:rsidRDefault="00C73931" w:rsidP="009E6BFE">
            <w:pPr>
              <w:spacing w:after="200" w:line="276" w:lineRule="auto"/>
              <w:rPr>
                <w:szCs w:val="22"/>
              </w:rPr>
            </w:pPr>
          </w:p>
        </w:tc>
        <w:tc>
          <w:tcPr>
            <w:tcW w:w="2816" w:type="dxa"/>
          </w:tcPr>
          <w:p w14:paraId="48063303" w14:textId="77777777" w:rsidR="00FA342F" w:rsidRPr="00485940" w:rsidRDefault="00980C5F" w:rsidP="00961726">
            <w:r w:rsidRPr="00485940">
              <w:t>Three Phones Associated</w:t>
            </w:r>
          </w:p>
        </w:tc>
        <w:tc>
          <w:tcPr>
            <w:tcW w:w="810" w:type="dxa"/>
          </w:tcPr>
          <w:p w14:paraId="30DFCCA9" w14:textId="77777777" w:rsidR="00FA342F" w:rsidRPr="00485940" w:rsidRDefault="00980C5F" w:rsidP="00961726">
            <w:pPr>
              <w:spacing w:after="200" w:line="276" w:lineRule="auto"/>
              <w:rPr>
                <w:szCs w:val="22"/>
              </w:rPr>
            </w:pPr>
            <w:r w:rsidRPr="00485940">
              <w:t>0x3</w:t>
            </w:r>
          </w:p>
        </w:tc>
        <w:tc>
          <w:tcPr>
            <w:tcW w:w="3316" w:type="dxa"/>
          </w:tcPr>
          <w:p w14:paraId="14BB4FAE" w14:textId="77777777" w:rsidR="00FA342F" w:rsidRPr="00485940" w:rsidRDefault="00C73931" w:rsidP="00961726">
            <w:pPr>
              <w:spacing w:after="200" w:line="276" w:lineRule="auto"/>
              <w:rPr>
                <w:szCs w:val="22"/>
              </w:rPr>
            </w:pPr>
          </w:p>
        </w:tc>
      </w:tr>
      <w:tr w:rsidR="00FA342F" w:rsidRPr="00485940" w14:paraId="160ECC98" w14:textId="77777777" w:rsidTr="006C3788">
        <w:trPr>
          <w:trHeight w:hRule="exact" w:val="288"/>
          <w:jc w:val="center"/>
        </w:trPr>
        <w:tc>
          <w:tcPr>
            <w:tcW w:w="2211" w:type="dxa"/>
            <w:vAlign w:val="bottom"/>
          </w:tcPr>
          <w:p w14:paraId="3D5DEB95" w14:textId="77777777" w:rsidR="00FA342F" w:rsidRPr="00485940" w:rsidRDefault="00C73931" w:rsidP="009E6BFE">
            <w:pPr>
              <w:spacing w:after="200" w:line="276" w:lineRule="auto"/>
              <w:rPr>
                <w:szCs w:val="22"/>
              </w:rPr>
            </w:pPr>
          </w:p>
        </w:tc>
        <w:tc>
          <w:tcPr>
            <w:tcW w:w="2816" w:type="dxa"/>
          </w:tcPr>
          <w:p w14:paraId="57237B49" w14:textId="77777777" w:rsidR="00FA342F" w:rsidRPr="00485940" w:rsidRDefault="00980C5F" w:rsidP="00961726">
            <w:r w:rsidRPr="00485940">
              <w:t>Four Phones Associated</w:t>
            </w:r>
          </w:p>
        </w:tc>
        <w:tc>
          <w:tcPr>
            <w:tcW w:w="810" w:type="dxa"/>
          </w:tcPr>
          <w:p w14:paraId="073D764A" w14:textId="77777777" w:rsidR="00FA342F" w:rsidRPr="00485940" w:rsidRDefault="00980C5F" w:rsidP="00961726">
            <w:pPr>
              <w:spacing w:after="200" w:line="276" w:lineRule="auto"/>
            </w:pPr>
            <w:r w:rsidRPr="00485940">
              <w:t>0x4</w:t>
            </w:r>
          </w:p>
        </w:tc>
        <w:tc>
          <w:tcPr>
            <w:tcW w:w="3316" w:type="dxa"/>
          </w:tcPr>
          <w:p w14:paraId="5BEFB565" w14:textId="77777777" w:rsidR="00FA342F" w:rsidRPr="00485940" w:rsidRDefault="00C73931" w:rsidP="00961726">
            <w:pPr>
              <w:spacing w:after="200" w:line="276" w:lineRule="auto"/>
              <w:rPr>
                <w:szCs w:val="22"/>
              </w:rPr>
            </w:pPr>
          </w:p>
        </w:tc>
      </w:tr>
      <w:tr w:rsidR="00FA342F" w:rsidRPr="00485940" w14:paraId="4EEBD41B" w14:textId="77777777" w:rsidTr="006C3788">
        <w:trPr>
          <w:trHeight w:hRule="exact" w:val="288"/>
          <w:jc w:val="center"/>
        </w:trPr>
        <w:tc>
          <w:tcPr>
            <w:tcW w:w="2211" w:type="dxa"/>
            <w:vAlign w:val="bottom"/>
          </w:tcPr>
          <w:p w14:paraId="50CBA215" w14:textId="77777777" w:rsidR="00FA342F" w:rsidRPr="00485940" w:rsidRDefault="00C73931" w:rsidP="009E6BFE">
            <w:pPr>
              <w:spacing w:after="200" w:line="276" w:lineRule="auto"/>
              <w:rPr>
                <w:szCs w:val="22"/>
              </w:rPr>
            </w:pPr>
          </w:p>
        </w:tc>
        <w:tc>
          <w:tcPr>
            <w:tcW w:w="2816" w:type="dxa"/>
          </w:tcPr>
          <w:p w14:paraId="2F15E8AE" w14:textId="77777777" w:rsidR="00FA342F" w:rsidRPr="00485940" w:rsidRDefault="00980C5F" w:rsidP="00961726">
            <w:r w:rsidRPr="00485940">
              <w:t>Five Phones Associated</w:t>
            </w:r>
          </w:p>
        </w:tc>
        <w:tc>
          <w:tcPr>
            <w:tcW w:w="810" w:type="dxa"/>
          </w:tcPr>
          <w:p w14:paraId="768C2802" w14:textId="77777777" w:rsidR="00FA342F" w:rsidRPr="00485940" w:rsidRDefault="00980C5F" w:rsidP="00961726">
            <w:pPr>
              <w:spacing w:after="200" w:line="276" w:lineRule="auto"/>
            </w:pPr>
            <w:r w:rsidRPr="00485940">
              <w:t>0x5</w:t>
            </w:r>
          </w:p>
        </w:tc>
        <w:tc>
          <w:tcPr>
            <w:tcW w:w="3316" w:type="dxa"/>
          </w:tcPr>
          <w:p w14:paraId="79E7DBE5" w14:textId="77777777" w:rsidR="00FA342F" w:rsidRPr="00485940" w:rsidRDefault="00C73931" w:rsidP="00961726">
            <w:pPr>
              <w:spacing w:after="200" w:line="276" w:lineRule="auto"/>
              <w:rPr>
                <w:szCs w:val="22"/>
              </w:rPr>
            </w:pPr>
          </w:p>
        </w:tc>
      </w:tr>
      <w:tr w:rsidR="00FA342F" w:rsidRPr="00485940" w14:paraId="7548D938" w14:textId="77777777" w:rsidTr="006C3788">
        <w:trPr>
          <w:trHeight w:hRule="exact" w:val="288"/>
          <w:jc w:val="center"/>
        </w:trPr>
        <w:tc>
          <w:tcPr>
            <w:tcW w:w="2211" w:type="dxa"/>
            <w:vAlign w:val="bottom"/>
          </w:tcPr>
          <w:p w14:paraId="4834E9A6" w14:textId="77777777" w:rsidR="00FA342F" w:rsidRPr="00485940" w:rsidRDefault="00C73931" w:rsidP="009E6BFE">
            <w:pPr>
              <w:spacing w:after="200" w:line="276" w:lineRule="auto"/>
              <w:rPr>
                <w:szCs w:val="22"/>
              </w:rPr>
            </w:pPr>
          </w:p>
        </w:tc>
        <w:tc>
          <w:tcPr>
            <w:tcW w:w="2816" w:type="dxa"/>
          </w:tcPr>
          <w:p w14:paraId="30F456FA" w14:textId="77777777" w:rsidR="00FA342F" w:rsidRPr="00485940" w:rsidRDefault="00980C5F" w:rsidP="00961726">
            <w:r w:rsidRPr="00485940">
              <w:t>Six Phones Associated</w:t>
            </w:r>
          </w:p>
        </w:tc>
        <w:tc>
          <w:tcPr>
            <w:tcW w:w="810" w:type="dxa"/>
          </w:tcPr>
          <w:p w14:paraId="28B98E36" w14:textId="77777777" w:rsidR="00FA342F" w:rsidRPr="00485940" w:rsidRDefault="00980C5F" w:rsidP="00961726">
            <w:pPr>
              <w:spacing w:after="200" w:line="276" w:lineRule="auto"/>
            </w:pPr>
            <w:r w:rsidRPr="00485940">
              <w:t>0x6</w:t>
            </w:r>
          </w:p>
        </w:tc>
        <w:tc>
          <w:tcPr>
            <w:tcW w:w="3316" w:type="dxa"/>
          </w:tcPr>
          <w:p w14:paraId="71917BD7" w14:textId="77777777" w:rsidR="00FA342F" w:rsidRPr="00485940" w:rsidRDefault="00C73931" w:rsidP="00961726">
            <w:pPr>
              <w:spacing w:after="200" w:line="276" w:lineRule="auto"/>
              <w:rPr>
                <w:szCs w:val="22"/>
              </w:rPr>
            </w:pPr>
          </w:p>
        </w:tc>
      </w:tr>
      <w:tr w:rsidR="00FA342F" w:rsidRPr="00485940" w14:paraId="213E2261" w14:textId="77777777" w:rsidTr="006C3788">
        <w:trPr>
          <w:trHeight w:hRule="exact" w:val="288"/>
          <w:jc w:val="center"/>
        </w:trPr>
        <w:tc>
          <w:tcPr>
            <w:tcW w:w="2211" w:type="dxa"/>
            <w:vAlign w:val="bottom"/>
          </w:tcPr>
          <w:p w14:paraId="06C22BC3" w14:textId="77777777" w:rsidR="00FA342F" w:rsidRPr="00485940" w:rsidRDefault="00C73931" w:rsidP="009E6BFE">
            <w:pPr>
              <w:spacing w:after="200" w:line="276" w:lineRule="auto"/>
              <w:rPr>
                <w:szCs w:val="22"/>
              </w:rPr>
            </w:pPr>
          </w:p>
        </w:tc>
        <w:tc>
          <w:tcPr>
            <w:tcW w:w="2816" w:type="dxa"/>
          </w:tcPr>
          <w:p w14:paraId="62159966" w14:textId="77777777" w:rsidR="00FA342F" w:rsidRPr="00485940" w:rsidRDefault="00980C5F" w:rsidP="00961726">
            <w:r w:rsidRPr="00485940">
              <w:t>Seven Phones Associated</w:t>
            </w:r>
          </w:p>
        </w:tc>
        <w:tc>
          <w:tcPr>
            <w:tcW w:w="810" w:type="dxa"/>
          </w:tcPr>
          <w:p w14:paraId="71AADBC8" w14:textId="77777777" w:rsidR="00FA342F" w:rsidRPr="00485940" w:rsidRDefault="00980C5F" w:rsidP="00961726">
            <w:pPr>
              <w:spacing w:after="200" w:line="276" w:lineRule="auto"/>
            </w:pPr>
            <w:r w:rsidRPr="00485940">
              <w:t>0x7</w:t>
            </w:r>
          </w:p>
        </w:tc>
        <w:tc>
          <w:tcPr>
            <w:tcW w:w="3316" w:type="dxa"/>
          </w:tcPr>
          <w:p w14:paraId="42BE7FEB" w14:textId="77777777" w:rsidR="00FA342F" w:rsidRPr="00485940" w:rsidRDefault="00C73931" w:rsidP="00961726">
            <w:pPr>
              <w:spacing w:after="200" w:line="276" w:lineRule="auto"/>
              <w:rPr>
                <w:szCs w:val="22"/>
              </w:rPr>
            </w:pPr>
          </w:p>
        </w:tc>
      </w:tr>
      <w:tr w:rsidR="006C3788" w:rsidRPr="00485940" w14:paraId="35EBBF44" w14:textId="77777777" w:rsidTr="006C3788">
        <w:trPr>
          <w:trHeight w:hRule="exact" w:val="576"/>
          <w:jc w:val="center"/>
        </w:trPr>
        <w:tc>
          <w:tcPr>
            <w:tcW w:w="2211" w:type="dxa"/>
            <w:vAlign w:val="bottom"/>
          </w:tcPr>
          <w:p w14:paraId="67B9AC11" w14:textId="77777777" w:rsidR="006C3788" w:rsidRPr="00485940" w:rsidRDefault="00980C5F" w:rsidP="006C3788">
            <w:pPr>
              <w:spacing w:after="200" w:line="276" w:lineRule="auto"/>
              <w:rPr>
                <w:szCs w:val="22"/>
              </w:rPr>
            </w:pPr>
            <w:r w:rsidRPr="00485940">
              <w:t>Pers4PhoneStatus</w:t>
            </w:r>
          </w:p>
        </w:tc>
        <w:tc>
          <w:tcPr>
            <w:tcW w:w="2816" w:type="dxa"/>
          </w:tcPr>
          <w:p w14:paraId="590AF74B" w14:textId="77777777" w:rsidR="006C3788" w:rsidRPr="00485940" w:rsidRDefault="00980C5F">
            <w:pPr>
              <w:spacing w:after="200" w:line="276" w:lineRule="auto"/>
              <w:rPr>
                <w:szCs w:val="22"/>
              </w:rPr>
            </w:pPr>
            <w:r w:rsidRPr="00485940">
              <w:t>-</w:t>
            </w:r>
          </w:p>
        </w:tc>
        <w:tc>
          <w:tcPr>
            <w:tcW w:w="810" w:type="dxa"/>
          </w:tcPr>
          <w:p w14:paraId="14BDE066" w14:textId="77777777" w:rsidR="006C3788" w:rsidRPr="00485940" w:rsidRDefault="00980C5F">
            <w:pPr>
              <w:spacing w:after="200" w:line="276" w:lineRule="auto"/>
              <w:rPr>
                <w:szCs w:val="22"/>
              </w:rPr>
            </w:pPr>
            <w:r w:rsidRPr="00485940">
              <w:t>-</w:t>
            </w:r>
          </w:p>
        </w:tc>
        <w:tc>
          <w:tcPr>
            <w:tcW w:w="3316" w:type="dxa"/>
          </w:tcPr>
          <w:p w14:paraId="53566EF6" w14:textId="77777777" w:rsidR="006C3788" w:rsidRPr="00485940" w:rsidRDefault="00980C5F" w:rsidP="009D433E">
            <w:pPr>
              <w:spacing w:after="200" w:line="276" w:lineRule="auto"/>
              <w:rPr>
                <w:szCs w:val="22"/>
              </w:rPr>
            </w:pPr>
            <w:r w:rsidRPr="00485940">
              <w:t>Indicates Personality Profile 4 Phone Association Status.</w:t>
            </w:r>
          </w:p>
        </w:tc>
      </w:tr>
      <w:tr w:rsidR="00FA342F" w:rsidRPr="00485940" w14:paraId="33093786" w14:textId="77777777" w:rsidTr="006C3788">
        <w:trPr>
          <w:trHeight w:hRule="exact" w:val="288"/>
          <w:jc w:val="center"/>
        </w:trPr>
        <w:tc>
          <w:tcPr>
            <w:tcW w:w="2211" w:type="dxa"/>
            <w:vAlign w:val="bottom"/>
          </w:tcPr>
          <w:p w14:paraId="30155CC2" w14:textId="77777777" w:rsidR="00FA342F" w:rsidRPr="00485940" w:rsidRDefault="00C73931" w:rsidP="009E6BFE">
            <w:pPr>
              <w:spacing w:after="200" w:line="276" w:lineRule="auto"/>
              <w:rPr>
                <w:szCs w:val="22"/>
              </w:rPr>
            </w:pPr>
          </w:p>
        </w:tc>
        <w:tc>
          <w:tcPr>
            <w:tcW w:w="2816" w:type="dxa"/>
          </w:tcPr>
          <w:p w14:paraId="3E945C23" w14:textId="77777777" w:rsidR="00FA342F" w:rsidRPr="00485940" w:rsidRDefault="00980C5F" w:rsidP="00961726">
            <w:pPr>
              <w:spacing w:after="200" w:line="276" w:lineRule="auto"/>
              <w:rPr>
                <w:szCs w:val="22"/>
              </w:rPr>
            </w:pPr>
            <w:r w:rsidRPr="00485940">
              <w:t>No Phones Associated</w:t>
            </w:r>
          </w:p>
        </w:tc>
        <w:tc>
          <w:tcPr>
            <w:tcW w:w="810" w:type="dxa"/>
          </w:tcPr>
          <w:p w14:paraId="5C9F8680" w14:textId="77777777" w:rsidR="00FA342F" w:rsidRPr="00485940" w:rsidRDefault="00980C5F" w:rsidP="00961726">
            <w:pPr>
              <w:spacing w:after="200" w:line="276" w:lineRule="auto"/>
              <w:rPr>
                <w:szCs w:val="22"/>
              </w:rPr>
            </w:pPr>
            <w:r w:rsidRPr="00485940">
              <w:t>0x0</w:t>
            </w:r>
          </w:p>
        </w:tc>
        <w:tc>
          <w:tcPr>
            <w:tcW w:w="3316" w:type="dxa"/>
          </w:tcPr>
          <w:p w14:paraId="6EF7C9E5" w14:textId="77777777" w:rsidR="00FA342F" w:rsidRPr="00485940" w:rsidRDefault="00C73931" w:rsidP="00961726">
            <w:pPr>
              <w:spacing w:after="200" w:line="276" w:lineRule="auto"/>
              <w:rPr>
                <w:szCs w:val="22"/>
              </w:rPr>
            </w:pPr>
          </w:p>
        </w:tc>
      </w:tr>
      <w:tr w:rsidR="00FA342F" w:rsidRPr="00485940" w14:paraId="5826466C" w14:textId="77777777" w:rsidTr="006C3788">
        <w:trPr>
          <w:trHeight w:hRule="exact" w:val="288"/>
          <w:jc w:val="center"/>
        </w:trPr>
        <w:tc>
          <w:tcPr>
            <w:tcW w:w="2211" w:type="dxa"/>
            <w:vAlign w:val="bottom"/>
          </w:tcPr>
          <w:p w14:paraId="03A3E7B9" w14:textId="77777777" w:rsidR="00FA342F" w:rsidRPr="00485940" w:rsidRDefault="00C73931" w:rsidP="009E6BFE">
            <w:pPr>
              <w:spacing w:after="200" w:line="276" w:lineRule="auto"/>
              <w:rPr>
                <w:szCs w:val="22"/>
              </w:rPr>
            </w:pPr>
          </w:p>
        </w:tc>
        <w:tc>
          <w:tcPr>
            <w:tcW w:w="2816" w:type="dxa"/>
          </w:tcPr>
          <w:p w14:paraId="41FD6818" w14:textId="77777777" w:rsidR="00FA342F" w:rsidRPr="00485940" w:rsidRDefault="00980C5F" w:rsidP="00961726">
            <w:r w:rsidRPr="00485940">
              <w:t>One Phone Associated</w:t>
            </w:r>
          </w:p>
        </w:tc>
        <w:tc>
          <w:tcPr>
            <w:tcW w:w="810" w:type="dxa"/>
          </w:tcPr>
          <w:p w14:paraId="318F29ED" w14:textId="77777777" w:rsidR="00FA342F" w:rsidRPr="00485940" w:rsidRDefault="00980C5F" w:rsidP="00961726">
            <w:pPr>
              <w:spacing w:after="200" w:line="276" w:lineRule="auto"/>
              <w:rPr>
                <w:szCs w:val="22"/>
              </w:rPr>
            </w:pPr>
            <w:r w:rsidRPr="00485940">
              <w:t>0x1</w:t>
            </w:r>
          </w:p>
        </w:tc>
        <w:tc>
          <w:tcPr>
            <w:tcW w:w="3316" w:type="dxa"/>
          </w:tcPr>
          <w:p w14:paraId="5C482E54" w14:textId="77777777" w:rsidR="00FA342F" w:rsidRPr="00485940" w:rsidRDefault="00C73931" w:rsidP="00961726">
            <w:pPr>
              <w:spacing w:after="200" w:line="276" w:lineRule="auto"/>
              <w:rPr>
                <w:szCs w:val="22"/>
              </w:rPr>
            </w:pPr>
          </w:p>
        </w:tc>
      </w:tr>
      <w:tr w:rsidR="00FA342F" w:rsidRPr="00485940" w14:paraId="34AA2735" w14:textId="77777777" w:rsidTr="006C3788">
        <w:trPr>
          <w:trHeight w:hRule="exact" w:val="288"/>
          <w:jc w:val="center"/>
        </w:trPr>
        <w:tc>
          <w:tcPr>
            <w:tcW w:w="2211" w:type="dxa"/>
            <w:vAlign w:val="bottom"/>
          </w:tcPr>
          <w:p w14:paraId="4F688B61" w14:textId="77777777" w:rsidR="00FA342F" w:rsidRPr="00485940" w:rsidRDefault="00C73931" w:rsidP="009E6BFE">
            <w:pPr>
              <w:spacing w:after="200" w:line="276" w:lineRule="auto"/>
              <w:rPr>
                <w:szCs w:val="22"/>
              </w:rPr>
            </w:pPr>
          </w:p>
        </w:tc>
        <w:tc>
          <w:tcPr>
            <w:tcW w:w="2816" w:type="dxa"/>
          </w:tcPr>
          <w:p w14:paraId="78B7E286" w14:textId="77777777" w:rsidR="00FA342F" w:rsidRPr="00485940" w:rsidRDefault="00980C5F" w:rsidP="00961726">
            <w:r w:rsidRPr="00485940">
              <w:t>Two Phones Associated</w:t>
            </w:r>
          </w:p>
        </w:tc>
        <w:tc>
          <w:tcPr>
            <w:tcW w:w="810" w:type="dxa"/>
          </w:tcPr>
          <w:p w14:paraId="417A2A29" w14:textId="77777777" w:rsidR="00FA342F" w:rsidRPr="00485940" w:rsidRDefault="00980C5F" w:rsidP="00961726">
            <w:pPr>
              <w:spacing w:after="200" w:line="276" w:lineRule="auto"/>
              <w:rPr>
                <w:szCs w:val="22"/>
              </w:rPr>
            </w:pPr>
            <w:r w:rsidRPr="00485940">
              <w:t>0x2</w:t>
            </w:r>
          </w:p>
        </w:tc>
        <w:tc>
          <w:tcPr>
            <w:tcW w:w="3316" w:type="dxa"/>
          </w:tcPr>
          <w:p w14:paraId="06B04DED" w14:textId="77777777" w:rsidR="00FA342F" w:rsidRPr="00485940" w:rsidRDefault="00C73931" w:rsidP="00961726">
            <w:pPr>
              <w:spacing w:after="200" w:line="276" w:lineRule="auto"/>
              <w:rPr>
                <w:szCs w:val="22"/>
              </w:rPr>
            </w:pPr>
          </w:p>
        </w:tc>
      </w:tr>
      <w:tr w:rsidR="00FA342F" w:rsidRPr="00485940" w14:paraId="179235CB" w14:textId="77777777" w:rsidTr="006C3788">
        <w:trPr>
          <w:trHeight w:hRule="exact" w:val="288"/>
          <w:jc w:val="center"/>
        </w:trPr>
        <w:tc>
          <w:tcPr>
            <w:tcW w:w="2211" w:type="dxa"/>
            <w:vAlign w:val="bottom"/>
          </w:tcPr>
          <w:p w14:paraId="7EAEF93D" w14:textId="77777777" w:rsidR="00FA342F" w:rsidRPr="00485940" w:rsidRDefault="00C73931" w:rsidP="009E6BFE">
            <w:pPr>
              <w:spacing w:after="200" w:line="276" w:lineRule="auto"/>
              <w:rPr>
                <w:szCs w:val="22"/>
              </w:rPr>
            </w:pPr>
          </w:p>
        </w:tc>
        <w:tc>
          <w:tcPr>
            <w:tcW w:w="2816" w:type="dxa"/>
          </w:tcPr>
          <w:p w14:paraId="199C82F6" w14:textId="77777777" w:rsidR="00FA342F" w:rsidRPr="00485940" w:rsidRDefault="00980C5F" w:rsidP="00961726">
            <w:r w:rsidRPr="00485940">
              <w:t>Three Phones Associated</w:t>
            </w:r>
          </w:p>
        </w:tc>
        <w:tc>
          <w:tcPr>
            <w:tcW w:w="810" w:type="dxa"/>
          </w:tcPr>
          <w:p w14:paraId="2458DD21" w14:textId="77777777" w:rsidR="00FA342F" w:rsidRPr="00485940" w:rsidRDefault="00980C5F" w:rsidP="00961726">
            <w:pPr>
              <w:spacing w:after="200" w:line="276" w:lineRule="auto"/>
              <w:rPr>
                <w:szCs w:val="22"/>
              </w:rPr>
            </w:pPr>
            <w:r w:rsidRPr="00485940">
              <w:t>0x3</w:t>
            </w:r>
          </w:p>
        </w:tc>
        <w:tc>
          <w:tcPr>
            <w:tcW w:w="3316" w:type="dxa"/>
          </w:tcPr>
          <w:p w14:paraId="0027F297" w14:textId="77777777" w:rsidR="00FA342F" w:rsidRPr="00485940" w:rsidRDefault="00C73931" w:rsidP="00961726">
            <w:pPr>
              <w:spacing w:after="200" w:line="276" w:lineRule="auto"/>
              <w:rPr>
                <w:szCs w:val="22"/>
              </w:rPr>
            </w:pPr>
          </w:p>
        </w:tc>
      </w:tr>
      <w:tr w:rsidR="00FA342F" w:rsidRPr="00485940" w14:paraId="3EBCF7DD" w14:textId="77777777" w:rsidTr="006C3788">
        <w:trPr>
          <w:trHeight w:hRule="exact" w:val="288"/>
          <w:jc w:val="center"/>
        </w:trPr>
        <w:tc>
          <w:tcPr>
            <w:tcW w:w="2211" w:type="dxa"/>
            <w:vAlign w:val="bottom"/>
          </w:tcPr>
          <w:p w14:paraId="5F26634B" w14:textId="77777777" w:rsidR="00FA342F" w:rsidRPr="00485940" w:rsidRDefault="00C73931" w:rsidP="009E6BFE">
            <w:pPr>
              <w:spacing w:after="200" w:line="276" w:lineRule="auto"/>
              <w:rPr>
                <w:szCs w:val="22"/>
              </w:rPr>
            </w:pPr>
          </w:p>
        </w:tc>
        <w:tc>
          <w:tcPr>
            <w:tcW w:w="2816" w:type="dxa"/>
          </w:tcPr>
          <w:p w14:paraId="5EBC2571" w14:textId="77777777" w:rsidR="00FA342F" w:rsidRPr="00485940" w:rsidRDefault="00980C5F" w:rsidP="00961726">
            <w:r w:rsidRPr="00485940">
              <w:t>Four Phones Associated</w:t>
            </w:r>
          </w:p>
        </w:tc>
        <w:tc>
          <w:tcPr>
            <w:tcW w:w="810" w:type="dxa"/>
          </w:tcPr>
          <w:p w14:paraId="72F5535D" w14:textId="77777777" w:rsidR="00FA342F" w:rsidRPr="00485940" w:rsidRDefault="00980C5F" w:rsidP="00961726">
            <w:pPr>
              <w:spacing w:after="200" w:line="276" w:lineRule="auto"/>
            </w:pPr>
            <w:r w:rsidRPr="00485940">
              <w:t>0x4</w:t>
            </w:r>
          </w:p>
        </w:tc>
        <w:tc>
          <w:tcPr>
            <w:tcW w:w="3316" w:type="dxa"/>
          </w:tcPr>
          <w:p w14:paraId="488C0587" w14:textId="77777777" w:rsidR="00FA342F" w:rsidRPr="00485940" w:rsidRDefault="00C73931" w:rsidP="00961726">
            <w:pPr>
              <w:spacing w:after="200" w:line="276" w:lineRule="auto"/>
              <w:rPr>
                <w:szCs w:val="22"/>
              </w:rPr>
            </w:pPr>
          </w:p>
        </w:tc>
      </w:tr>
      <w:tr w:rsidR="00FA342F" w:rsidRPr="00485940" w14:paraId="1ACFE2AC" w14:textId="77777777" w:rsidTr="006C3788">
        <w:trPr>
          <w:trHeight w:hRule="exact" w:val="288"/>
          <w:jc w:val="center"/>
        </w:trPr>
        <w:tc>
          <w:tcPr>
            <w:tcW w:w="2211" w:type="dxa"/>
            <w:vAlign w:val="bottom"/>
          </w:tcPr>
          <w:p w14:paraId="727DC1BC" w14:textId="77777777" w:rsidR="00FA342F" w:rsidRPr="00485940" w:rsidRDefault="00C73931" w:rsidP="009E6BFE">
            <w:pPr>
              <w:spacing w:after="200" w:line="276" w:lineRule="auto"/>
              <w:rPr>
                <w:szCs w:val="22"/>
              </w:rPr>
            </w:pPr>
          </w:p>
        </w:tc>
        <w:tc>
          <w:tcPr>
            <w:tcW w:w="2816" w:type="dxa"/>
          </w:tcPr>
          <w:p w14:paraId="5D7E2B14" w14:textId="77777777" w:rsidR="00FA342F" w:rsidRPr="00485940" w:rsidRDefault="00980C5F" w:rsidP="00961726">
            <w:r w:rsidRPr="00485940">
              <w:t>Five Phones Associated</w:t>
            </w:r>
          </w:p>
        </w:tc>
        <w:tc>
          <w:tcPr>
            <w:tcW w:w="810" w:type="dxa"/>
          </w:tcPr>
          <w:p w14:paraId="4C4779C1" w14:textId="77777777" w:rsidR="00FA342F" w:rsidRPr="00485940" w:rsidRDefault="00980C5F" w:rsidP="00961726">
            <w:pPr>
              <w:spacing w:after="200" w:line="276" w:lineRule="auto"/>
            </w:pPr>
            <w:r w:rsidRPr="00485940">
              <w:t>0x5</w:t>
            </w:r>
          </w:p>
        </w:tc>
        <w:tc>
          <w:tcPr>
            <w:tcW w:w="3316" w:type="dxa"/>
          </w:tcPr>
          <w:p w14:paraId="6D16B2A2" w14:textId="77777777" w:rsidR="00FA342F" w:rsidRPr="00485940" w:rsidRDefault="00C73931" w:rsidP="00961726">
            <w:pPr>
              <w:spacing w:after="200" w:line="276" w:lineRule="auto"/>
              <w:rPr>
                <w:szCs w:val="22"/>
              </w:rPr>
            </w:pPr>
          </w:p>
        </w:tc>
      </w:tr>
      <w:tr w:rsidR="00FA342F" w:rsidRPr="00485940" w14:paraId="0457104D" w14:textId="77777777" w:rsidTr="006C3788">
        <w:trPr>
          <w:trHeight w:hRule="exact" w:val="288"/>
          <w:jc w:val="center"/>
        </w:trPr>
        <w:tc>
          <w:tcPr>
            <w:tcW w:w="2211" w:type="dxa"/>
            <w:vAlign w:val="bottom"/>
          </w:tcPr>
          <w:p w14:paraId="343790AA" w14:textId="77777777" w:rsidR="00FA342F" w:rsidRPr="00485940" w:rsidRDefault="00C73931" w:rsidP="009E6BFE">
            <w:pPr>
              <w:spacing w:after="200" w:line="276" w:lineRule="auto"/>
              <w:rPr>
                <w:szCs w:val="22"/>
              </w:rPr>
            </w:pPr>
          </w:p>
        </w:tc>
        <w:tc>
          <w:tcPr>
            <w:tcW w:w="2816" w:type="dxa"/>
          </w:tcPr>
          <w:p w14:paraId="52B59BBB" w14:textId="77777777" w:rsidR="00FA342F" w:rsidRPr="00485940" w:rsidRDefault="00980C5F" w:rsidP="00961726">
            <w:r w:rsidRPr="00485940">
              <w:t>Six Phones Associated</w:t>
            </w:r>
          </w:p>
        </w:tc>
        <w:tc>
          <w:tcPr>
            <w:tcW w:w="810" w:type="dxa"/>
          </w:tcPr>
          <w:p w14:paraId="1C2423D6" w14:textId="77777777" w:rsidR="00FA342F" w:rsidRPr="00485940" w:rsidRDefault="00980C5F" w:rsidP="00961726">
            <w:pPr>
              <w:spacing w:after="200" w:line="276" w:lineRule="auto"/>
            </w:pPr>
            <w:r w:rsidRPr="00485940">
              <w:t>0x6</w:t>
            </w:r>
          </w:p>
        </w:tc>
        <w:tc>
          <w:tcPr>
            <w:tcW w:w="3316" w:type="dxa"/>
          </w:tcPr>
          <w:p w14:paraId="317F867C" w14:textId="77777777" w:rsidR="00FA342F" w:rsidRPr="00485940" w:rsidRDefault="00C73931" w:rsidP="00961726">
            <w:pPr>
              <w:spacing w:after="200" w:line="276" w:lineRule="auto"/>
              <w:rPr>
                <w:szCs w:val="22"/>
              </w:rPr>
            </w:pPr>
          </w:p>
        </w:tc>
      </w:tr>
      <w:tr w:rsidR="00FA342F" w14:paraId="1D667EE1" w14:textId="77777777" w:rsidTr="006C3788">
        <w:trPr>
          <w:trHeight w:hRule="exact" w:val="288"/>
          <w:jc w:val="center"/>
        </w:trPr>
        <w:tc>
          <w:tcPr>
            <w:tcW w:w="2211" w:type="dxa"/>
            <w:vAlign w:val="bottom"/>
          </w:tcPr>
          <w:p w14:paraId="1B1917DE" w14:textId="77777777" w:rsidR="00FA342F" w:rsidRPr="00485940" w:rsidRDefault="00C73931" w:rsidP="009E6BFE">
            <w:pPr>
              <w:spacing w:after="200" w:line="276" w:lineRule="auto"/>
              <w:rPr>
                <w:szCs w:val="22"/>
              </w:rPr>
            </w:pPr>
          </w:p>
        </w:tc>
        <w:tc>
          <w:tcPr>
            <w:tcW w:w="2816" w:type="dxa"/>
          </w:tcPr>
          <w:p w14:paraId="2CB55479" w14:textId="77777777" w:rsidR="00FA342F" w:rsidRPr="00485940" w:rsidRDefault="00980C5F" w:rsidP="00961726">
            <w:r w:rsidRPr="00485940">
              <w:t>Seven Phones Associated</w:t>
            </w:r>
          </w:p>
        </w:tc>
        <w:tc>
          <w:tcPr>
            <w:tcW w:w="810" w:type="dxa"/>
          </w:tcPr>
          <w:p w14:paraId="437681F8" w14:textId="77777777" w:rsidR="00FA342F" w:rsidRDefault="00980C5F" w:rsidP="00961726">
            <w:pPr>
              <w:spacing w:after="200" w:line="276" w:lineRule="auto"/>
            </w:pPr>
            <w:r w:rsidRPr="00485940">
              <w:t>0x7</w:t>
            </w:r>
          </w:p>
        </w:tc>
        <w:tc>
          <w:tcPr>
            <w:tcW w:w="3316" w:type="dxa"/>
          </w:tcPr>
          <w:p w14:paraId="3464E308" w14:textId="77777777" w:rsidR="00FA342F" w:rsidRDefault="00C73931" w:rsidP="00961726">
            <w:pPr>
              <w:spacing w:after="200" w:line="276" w:lineRule="auto"/>
              <w:rPr>
                <w:szCs w:val="22"/>
              </w:rPr>
            </w:pPr>
          </w:p>
        </w:tc>
      </w:tr>
    </w:tbl>
    <w:p w14:paraId="001E3078" w14:textId="77777777" w:rsidR="00500605" w:rsidRDefault="00C73931" w:rsidP="00AB6765">
      <w:pPr>
        <w:tabs>
          <w:tab w:val="left" w:pos="6300"/>
        </w:tabs>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427A92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1361DF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9071B1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0911608" w14:textId="77777777" w:rsidR="00D90FFA" w:rsidRPr="00AC15C4" w:rsidRDefault="00C73931" w:rsidP="0081629B">
            <w:pPr>
              <w:rPr>
                <w:vanish/>
                <w:color w:val="000000" w:themeColor="text1"/>
              </w:rPr>
            </w:pPr>
          </w:p>
        </w:tc>
      </w:tr>
    </w:tbl>
    <w:p w14:paraId="70A6B6F0" w14:textId="77777777" w:rsidR="00406F39" w:rsidRDefault="00980C5F" w:rsidP="00AC15C4">
      <w:pPr>
        <w:pStyle w:val="Heading4"/>
      </w:pPr>
      <w:r w:rsidRPr="00B9479B">
        <w:t>MD-REQ-404690/A-</w:t>
      </w:r>
      <w:proofErr w:type="spellStart"/>
      <w:r w:rsidRPr="00B9479B">
        <w:t>PersNFCKeyPairing_St</w:t>
      </w:r>
      <w:proofErr w:type="spellEnd"/>
    </w:p>
    <w:p w14:paraId="46C50BE0" w14:textId="77777777" w:rsidR="00795671" w:rsidRPr="00A12465" w:rsidRDefault="00980C5F" w:rsidP="00795671">
      <w:r w:rsidRPr="00A12465">
        <w:t>Message Type: Status</w:t>
      </w:r>
    </w:p>
    <w:p w14:paraId="10655F6D" w14:textId="77777777" w:rsidR="00795671" w:rsidRPr="00A12465" w:rsidRDefault="00C73931" w:rsidP="00795671"/>
    <w:p w14:paraId="1C0AA447" w14:textId="77777777" w:rsidR="005643E4" w:rsidRPr="00A12465" w:rsidRDefault="00980C5F" w:rsidP="005643E4">
      <w:r w:rsidRPr="00A12465">
        <w:t xml:space="preserve">The signal is used to inform the EnhancedMemoryInterfaceClient if a personality profile has </w:t>
      </w:r>
      <w:r>
        <w:t>NFC key(s)</w:t>
      </w:r>
      <w:r w:rsidRPr="00A12465">
        <w:t xml:space="preserve"> associated to it </w:t>
      </w:r>
      <w:r>
        <w:t xml:space="preserve">as well as their specific key index.  </w:t>
      </w:r>
      <w:r w:rsidRPr="008E0C85">
        <w:t xml:space="preserve">Specific profile association </w:t>
      </w:r>
      <w:r>
        <w:t xml:space="preserve">status </w:t>
      </w:r>
      <w:r w:rsidRPr="008E0C85">
        <w:t>is determined by Key Index and PersIndex</w:t>
      </w:r>
    </w:p>
    <w:p w14:paraId="5F4CFCCD" w14:textId="77777777" w:rsidR="00795671" w:rsidRPr="00A12465" w:rsidRDefault="00C73931" w:rsidP="00795671"/>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3141"/>
        <w:gridCol w:w="939"/>
        <w:gridCol w:w="3318"/>
      </w:tblGrid>
      <w:tr w:rsidR="008E0C85" w14:paraId="2FB79811"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hideMark/>
          </w:tcPr>
          <w:p w14:paraId="278B297A" w14:textId="77777777" w:rsidR="008E0C85" w:rsidRDefault="00980C5F">
            <w:pPr>
              <w:spacing w:line="254" w:lineRule="auto"/>
              <w:rPr>
                <w:b/>
              </w:rPr>
            </w:pPr>
            <w:r>
              <w:rPr>
                <w:b/>
              </w:rPr>
              <w:t>Name</w:t>
            </w:r>
          </w:p>
        </w:tc>
        <w:tc>
          <w:tcPr>
            <w:tcW w:w="3139" w:type="dxa"/>
            <w:tcBorders>
              <w:top w:val="single" w:sz="4" w:space="0" w:color="auto"/>
              <w:left w:val="single" w:sz="4" w:space="0" w:color="auto"/>
              <w:bottom w:val="single" w:sz="4" w:space="0" w:color="auto"/>
              <w:right w:val="single" w:sz="4" w:space="0" w:color="auto"/>
            </w:tcBorders>
            <w:hideMark/>
          </w:tcPr>
          <w:p w14:paraId="20C30178" w14:textId="77777777" w:rsidR="008E0C85" w:rsidRDefault="00980C5F">
            <w:pPr>
              <w:spacing w:line="254" w:lineRule="auto"/>
              <w:rPr>
                <w:b/>
              </w:rPr>
            </w:pPr>
            <w:r>
              <w:rPr>
                <w:b/>
              </w:rPr>
              <w:t>Literals</w:t>
            </w:r>
          </w:p>
        </w:tc>
        <w:tc>
          <w:tcPr>
            <w:tcW w:w="938" w:type="dxa"/>
            <w:tcBorders>
              <w:top w:val="single" w:sz="4" w:space="0" w:color="auto"/>
              <w:left w:val="single" w:sz="4" w:space="0" w:color="auto"/>
              <w:bottom w:val="single" w:sz="4" w:space="0" w:color="auto"/>
              <w:right w:val="single" w:sz="4" w:space="0" w:color="auto"/>
            </w:tcBorders>
            <w:hideMark/>
          </w:tcPr>
          <w:p w14:paraId="741C0B64" w14:textId="77777777" w:rsidR="008E0C85" w:rsidRDefault="00980C5F">
            <w:pPr>
              <w:spacing w:line="254" w:lineRule="auto"/>
              <w:rPr>
                <w:b/>
              </w:rPr>
            </w:pPr>
            <w:r>
              <w:rPr>
                <w:b/>
              </w:rPr>
              <w:t>Value</w:t>
            </w:r>
          </w:p>
        </w:tc>
        <w:tc>
          <w:tcPr>
            <w:tcW w:w="3316" w:type="dxa"/>
            <w:tcBorders>
              <w:top w:val="single" w:sz="4" w:space="0" w:color="auto"/>
              <w:left w:val="single" w:sz="4" w:space="0" w:color="auto"/>
              <w:bottom w:val="single" w:sz="4" w:space="0" w:color="auto"/>
              <w:right w:val="single" w:sz="4" w:space="0" w:color="auto"/>
            </w:tcBorders>
            <w:hideMark/>
          </w:tcPr>
          <w:p w14:paraId="72EE015F" w14:textId="77777777" w:rsidR="008E0C85" w:rsidRDefault="00980C5F">
            <w:pPr>
              <w:spacing w:line="254" w:lineRule="auto"/>
              <w:rPr>
                <w:b/>
              </w:rPr>
            </w:pPr>
            <w:r>
              <w:rPr>
                <w:b/>
              </w:rPr>
              <w:t>Description</w:t>
            </w:r>
          </w:p>
        </w:tc>
      </w:tr>
      <w:tr w:rsidR="008E0C85" w14:paraId="1E70BEDA"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31519613" w14:textId="77777777" w:rsidR="008E0C85" w:rsidRDefault="00980C5F">
            <w:pPr>
              <w:spacing w:line="254" w:lineRule="auto"/>
              <w:rPr>
                <w:b/>
              </w:rPr>
            </w:pPr>
            <w:r>
              <w:rPr>
                <w:rFonts w:cs="Arial"/>
              </w:rPr>
              <w:t xml:space="preserve">PersIndex </w:t>
            </w:r>
          </w:p>
        </w:tc>
        <w:tc>
          <w:tcPr>
            <w:tcW w:w="3139" w:type="dxa"/>
            <w:tcBorders>
              <w:top w:val="single" w:sz="4" w:space="0" w:color="auto"/>
              <w:left w:val="single" w:sz="4" w:space="0" w:color="auto"/>
              <w:bottom w:val="single" w:sz="4" w:space="0" w:color="auto"/>
              <w:right w:val="single" w:sz="4" w:space="0" w:color="auto"/>
            </w:tcBorders>
            <w:hideMark/>
          </w:tcPr>
          <w:p w14:paraId="21F71ED6" w14:textId="77777777" w:rsidR="008E0C85" w:rsidRDefault="00980C5F">
            <w:pPr>
              <w:spacing w:line="254" w:lineRule="auto"/>
              <w:rPr>
                <w:b/>
              </w:rPr>
            </w:pPr>
            <w:r>
              <w:rPr>
                <w:rFonts w:cs="Arial"/>
              </w:rPr>
              <w:t>-</w:t>
            </w:r>
          </w:p>
        </w:tc>
        <w:tc>
          <w:tcPr>
            <w:tcW w:w="938" w:type="dxa"/>
            <w:tcBorders>
              <w:top w:val="single" w:sz="4" w:space="0" w:color="auto"/>
              <w:left w:val="single" w:sz="4" w:space="0" w:color="auto"/>
              <w:bottom w:val="single" w:sz="4" w:space="0" w:color="auto"/>
              <w:right w:val="single" w:sz="4" w:space="0" w:color="auto"/>
            </w:tcBorders>
            <w:hideMark/>
          </w:tcPr>
          <w:p w14:paraId="2066B99B" w14:textId="77777777" w:rsidR="008E0C85" w:rsidRDefault="00980C5F">
            <w:pPr>
              <w:spacing w:line="254" w:lineRule="auto"/>
              <w:rPr>
                <w:b/>
              </w:rPr>
            </w:pPr>
            <w:r>
              <w:rPr>
                <w:rFonts w:cs="Arial"/>
              </w:rPr>
              <w:t>-</w:t>
            </w:r>
          </w:p>
        </w:tc>
        <w:tc>
          <w:tcPr>
            <w:tcW w:w="3316" w:type="dxa"/>
            <w:tcBorders>
              <w:top w:val="single" w:sz="4" w:space="0" w:color="auto"/>
              <w:left w:val="single" w:sz="4" w:space="0" w:color="auto"/>
              <w:bottom w:val="single" w:sz="4" w:space="0" w:color="auto"/>
              <w:right w:val="single" w:sz="4" w:space="0" w:color="auto"/>
            </w:tcBorders>
            <w:hideMark/>
          </w:tcPr>
          <w:p w14:paraId="1FEB3C30" w14:textId="77777777" w:rsidR="008E0C85" w:rsidRDefault="00980C5F">
            <w:pPr>
              <w:spacing w:line="254" w:lineRule="auto"/>
              <w:rPr>
                <w:b/>
              </w:rPr>
            </w:pPr>
            <w:r>
              <w:rPr>
                <w:rFonts w:cs="Arial"/>
              </w:rPr>
              <w:t>Indicates which Personality Profile the "Pairing" (Key Index) is referring to.</w:t>
            </w:r>
          </w:p>
        </w:tc>
      </w:tr>
      <w:tr w:rsidR="008E0C85" w14:paraId="10F4323D"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66567A9F"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1EAB2644" w14:textId="77777777" w:rsidR="008E0C85" w:rsidRDefault="00980C5F">
            <w:pPr>
              <w:spacing w:line="254" w:lineRule="auto"/>
              <w:rPr>
                <w:b/>
              </w:rPr>
            </w:pPr>
            <w:r>
              <w:rPr>
                <w:rFonts w:cs="Arial"/>
              </w:rPr>
              <w:t>Null</w:t>
            </w:r>
          </w:p>
        </w:tc>
        <w:tc>
          <w:tcPr>
            <w:tcW w:w="938" w:type="dxa"/>
            <w:tcBorders>
              <w:top w:val="single" w:sz="4" w:space="0" w:color="auto"/>
              <w:left w:val="single" w:sz="4" w:space="0" w:color="auto"/>
              <w:bottom w:val="single" w:sz="4" w:space="0" w:color="auto"/>
              <w:right w:val="single" w:sz="4" w:space="0" w:color="auto"/>
            </w:tcBorders>
            <w:hideMark/>
          </w:tcPr>
          <w:p w14:paraId="26E7C5E3" w14:textId="77777777" w:rsidR="008E0C85" w:rsidRDefault="00980C5F">
            <w:pPr>
              <w:spacing w:line="254" w:lineRule="auto"/>
              <w:rPr>
                <w:b/>
              </w:rPr>
            </w:pPr>
            <w:r>
              <w:rPr>
                <w:rFonts w:cs="Arial"/>
              </w:rPr>
              <w:t>0x0</w:t>
            </w:r>
          </w:p>
        </w:tc>
        <w:tc>
          <w:tcPr>
            <w:tcW w:w="3316" w:type="dxa"/>
            <w:tcBorders>
              <w:top w:val="single" w:sz="4" w:space="0" w:color="auto"/>
              <w:left w:val="single" w:sz="4" w:space="0" w:color="auto"/>
              <w:bottom w:val="single" w:sz="4" w:space="0" w:color="auto"/>
              <w:right w:val="single" w:sz="4" w:space="0" w:color="auto"/>
            </w:tcBorders>
          </w:tcPr>
          <w:p w14:paraId="249F5E5F" w14:textId="77777777" w:rsidR="008E0C85" w:rsidRDefault="00C73931">
            <w:pPr>
              <w:spacing w:line="254" w:lineRule="auto"/>
              <w:rPr>
                <w:b/>
              </w:rPr>
            </w:pPr>
          </w:p>
        </w:tc>
      </w:tr>
      <w:tr w:rsidR="008E0C85" w14:paraId="207B1C41"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03380BD5"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182A8A4D" w14:textId="77777777" w:rsidR="008E0C85" w:rsidRDefault="00980C5F">
            <w:pPr>
              <w:spacing w:line="254" w:lineRule="auto"/>
              <w:rPr>
                <w:b/>
              </w:rPr>
            </w:pPr>
            <w:r>
              <w:rPr>
                <w:rFonts w:cs="Arial"/>
              </w:rPr>
              <w:t>Pers1</w:t>
            </w:r>
          </w:p>
        </w:tc>
        <w:tc>
          <w:tcPr>
            <w:tcW w:w="938" w:type="dxa"/>
            <w:tcBorders>
              <w:top w:val="single" w:sz="4" w:space="0" w:color="auto"/>
              <w:left w:val="single" w:sz="4" w:space="0" w:color="auto"/>
              <w:bottom w:val="single" w:sz="4" w:space="0" w:color="auto"/>
              <w:right w:val="single" w:sz="4" w:space="0" w:color="auto"/>
            </w:tcBorders>
            <w:hideMark/>
          </w:tcPr>
          <w:p w14:paraId="33086DFD" w14:textId="77777777" w:rsidR="008E0C85" w:rsidRDefault="00980C5F">
            <w:pPr>
              <w:spacing w:line="254" w:lineRule="auto"/>
              <w:rPr>
                <w:b/>
              </w:rPr>
            </w:pPr>
            <w:r>
              <w:rPr>
                <w:rFonts w:cs="Arial"/>
              </w:rPr>
              <w:t>0x1</w:t>
            </w:r>
          </w:p>
        </w:tc>
        <w:tc>
          <w:tcPr>
            <w:tcW w:w="3316" w:type="dxa"/>
            <w:tcBorders>
              <w:top w:val="single" w:sz="4" w:space="0" w:color="auto"/>
              <w:left w:val="single" w:sz="4" w:space="0" w:color="auto"/>
              <w:bottom w:val="single" w:sz="4" w:space="0" w:color="auto"/>
              <w:right w:val="single" w:sz="4" w:space="0" w:color="auto"/>
            </w:tcBorders>
          </w:tcPr>
          <w:p w14:paraId="65704E5C" w14:textId="77777777" w:rsidR="008E0C85" w:rsidRDefault="00C73931">
            <w:pPr>
              <w:spacing w:line="254" w:lineRule="auto"/>
              <w:rPr>
                <w:b/>
              </w:rPr>
            </w:pPr>
          </w:p>
        </w:tc>
      </w:tr>
      <w:tr w:rsidR="008E0C85" w14:paraId="3F57F957"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2DF7B49E"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12D8E46C" w14:textId="77777777" w:rsidR="008E0C85" w:rsidRDefault="00980C5F">
            <w:pPr>
              <w:spacing w:line="254" w:lineRule="auto"/>
              <w:rPr>
                <w:b/>
              </w:rPr>
            </w:pPr>
            <w:r>
              <w:rPr>
                <w:rFonts w:cs="Arial"/>
              </w:rPr>
              <w:t>Pers2</w:t>
            </w:r>
          </w:p>
        </w:tc>
        <w:tc>
          <w:tcPr>
            <w:tcW w:w="938" w:type="dxa"/>
            <w:tcBorders>
              <w:top w:val="single" w:sz="4" w:space="0" w:color="auto"/>
              <w:left w:val="single" w:sz="4" w:space="0" w:color="auto"/>
              <w:bottom w:val="single" w:sz="4" w:space="0" w:color="auto"/>
              <w:right w:val="single" w:sz="4" w:space="0" w:color="auto"/>
            </w:tcBorders>
            <w:hideMark/>
          </w:tcPr>
          <w:p w14:paraId="25BFC09A" w14:textId="77777777" w:rsidR="008E0C85" w:rsidRDefault="00980C5F">
            <w:pPr>
              <w:spacing w:line="254" w:lineRule="auto"/>
              <w:rPr>
                <w:b/>
              </w:rPr>
            </w:pPr>
            <w:r>
              <w:rPr>
                <w:rFonts w:cs="Arial"/>
              </w:rPr>
              <w:t>0x2</w:t>
            </w:r>
          </w:p>
        </w:tc>
        <w:tc>
          <w:tcPr>
            <w:tcW w:w="3316" w:type="dxa"/>
            <w:tcBorders>
              <w:top w:val="single" w:sz="4" w:space="0" w:color="auto"/>
              <w:left w:val="single" w:sz="4" w:space="0" w:color="auto"/>
              <w:bottom w:val="single" w:sz="4" w:space="0" w:color="auto"/>
              <w:right w:val="single" w:sz="4" w:space="0" w:color="auto"/>
            </w:tcBorders>
          </w:tcPr>
          <w:p w14:paraId="484CA4B8" w14:textId="77777777" w:rsidR="008E0C85" w:rsidRDefault="00C73931">
            <w:pPr>
              <w:spacing w:line="254" w:lineRule="auto"/>
              <w:rPr>
                <w:b/>
              </w:rPr>
            </w:pPr>
          </w:p>
        </w:tc>
      </w:tr>
      <w:tr w:rsidR="008E0C85" w14:paraId="51217E2F"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2D0557EC"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410ABFFE" w14:textId="77777777" w:rsidR="008E0C85" w:rsidRDefault="00980C5F">
            <w:pPr>
              <w:spacing w:line="254" w:lineRule="auto"/>
              <w:rPr>
                <w:b/>
              </w:rPr>
            </w:pPr>
            <w:r>
              <w:rPr>
                <w:rFonts w:cs="Arial"/>
              </w:rPr>
              <w:t>Pers3</w:t>
            </w:r>
          </w:p>
        </w:tc>
        <w:tc>
          <w:tcPr>
            <w:tcW w:w="938" w:type="dxa"/>
            <w:tcBorders>
              <w:top w:val="single" w:sz="4" w:space="0" w:color="auto"/>
              <w:left w:val="single" w:sz="4" w:space="0" w:color="auto"/>
              <w:bottom w:val="single" w:sz="4" w:space="0" w:color="auto"/>
              <w:right w:val="single" w:sz="4" w:space="0" w:color="auto"/>
            </w:tcBorders>
            <w:hideMark/>
          </w:tcPr>
          <w:p w14:paraId="54744325" w14:textId="77777777" w:rsidR="008E0C85" w:rsidRDefault="00980C5F">
            <w:pPr>
              <w:spacing w:line="254" w:lineRule="auto"/>
              <w:rPr>
                <w:b/>
              </w:rPr>
            </w:pPr>
            <w:r>
              <w:rPr>
                <w:rFonts w:cs="Arial"/>
              </w:rPr>
              <w:t>0x3</w:t>
            </w:r>
          </w:p>
        </w:tc>
        <w:tc>
          <w:tcPr>
            <w:tcW w:w="3316" w:type="dxa"/>
            <w:tcBorders>
              <w:top w:val="single" w:sz="4" w:space="0" w:color="auto"/>
              <w:left w:val="single" w:sz="4" w:space="0" w:color="auto"/>
              <w:bottom w:val="single" w:sz="4" w:space="0" w:color="auto"/>
              <w:right w:val="single" w:sz="4" w:space="0" w:color="auto"/>
            </w:tcBorders>
          </w:tcPr>
          <w:p w14:paraId="0B40D469" w14:textId="77777777" w:rsidR="008E0C85" w:rsidRDefault="00C73931">
            <w:pPr>
              <w:spacing w:line="254" w:lineRule="auto"/>
              <w:rPr>
                <w:b/>
              </w:rPr>
            </w:pPr>
          </w:p>
        </w:tc>
      </w:tr>
      <w:tr w:rsidR="008E0C85" w14:paraId="5FA19D03"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0CF2BA34"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56DE0A4C" w14:textId="77777777" w:rsidR="008E0C85" w:rsidRDefault="00980C5F">
            <w:pPr>
              <w:spacing w:line="254" w:lineRule="auto"/>
              <w:rPr>
                <w:b/>
              </w:rPr>
            </w:pPr>
            <w:r>
              <w:rPr>
                <w:rFonts w:cs="Arial"/>
              </w:rPr>
              <w:t>Pers4</w:t>
            </w:r>
          </w:p>
        </w:tc>
        <w:tc>
          <w:tcPr>
            <w:tcW w:w="938" w:type="dxa"/>
            <w:tcBorders>
              <w:top w:val="single" w:sz="4" w:space="0" w:color="auto"/>
              <w:left w:val="single" w:sz="4" w:space="0" w:color="auto"/>
              <w:bottom w:val="single" w:sz="4" w:space="0" w:color="auto"/>
              <w:right w:val="single" w:sz="4" w:space="0" w:color="auto"/>
            </w:tcBorders>
            <w:hideMark/>
          </w:tcPr>
          <w:p w14:paraId="1F3DE24C" w14:textId="77777777" w:rsidR="008E0C85" w:rsidRDefault="00980C5F">
            <w:pPr>
              <w:spacing w:line="254" w:lineRule="auto"/>
              <w:rPr>
                <w:b/>
              </w:rPr>
            </w:pPr>
            <w:r>
              <w:rPr>
                <w:rFonts w:cs="Arial"/>
              </w:rPr>
              <w:t>0x4</w:t>
            </w:r>
          </w:p>
        </w:tc>
        <w:tc>
          <w:tcPr>
            <w:tcW w:w="3316" w:type="dxa"/>
            <w:tcBorders>
              <w:top w:val="single" w:sz="4" w:space="0" w:color="auto"/>
              <w:left w:val="single" w:sz="4" w:space="0" w:color="auto"/>
              <w:bottom w:val="single" w:sz="4" w:space="0" w:color="auto"/>
              <w:right w:val="single" w:sz="4" w:space="0" w:color="auto"/>
            </w:tcBorders>
          </w:tcPr>
          <w:p w14:paraId="241F4B89" w14:textId="77777777" w:rsidR="008E0C85" w:rsidRDefault="00C73931">
            <w:pPr>
              <w:spacing w:line="254" w:lineRule="auto"/>
              <w:rPr>
                <w:b/>
              </w:rPr>
            </w:pPr>
          </w:p>
        </w:tc>
      </w:tr>
      <w:tr w:rsidR="008E0C85" w14:paraId="4ACBA9EB" w14:textId="77777777" w:rsidTr="008E0C85">
        <w:trPr>
          <w:jc w:val="center"/>
        </w:trPr>
        <w:tc>
          <w:tcPr>
            <w:tcW w:w="2425" w:type="dxa"/>
            <w:tcBorders>
              <w:top w:val="single" w:sz="4" w:space="0" w:color="auto"/>
              <w:left w:val="single" w:sz="4" w:space="0" w:color="auto"/>
              <w:bottom w:val="single" w:sz="4" w:space="0" w:color="auto"/>
              <w:right w:val="single" w:sz="4" w:space="0" w:color="auto"/>
            </w:tcBorders>
          </w:tcPr>
          <w:p w14:paraId="5611588D" w14:textId="77777777" w:rsidR="008E0C85" w:rsidRDefault="00C73931">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727EF89B" w14:textId="77777777" w:rsidR="008E0C85" w:rsidRDefault="00980C5F">
            <w:pPr>
              <w:spacing w:line="254" w:lineRule="auto"/>
              <w:rPr>
                <w:b/>
              </w:rPr>
            </w:pPr>
            <w:proofErr w:type="spellStart"/>
            <w:r>
              <w:rPr>
                <w:rFonts w:cs="Arial"/>
              </w:rPr>
              <w:t>NotUsed</w:t>
            </w:r>
            <w:proofErr w:type="spellEnd"/>
          </w:p>
        </w:tc>
        <w:tc>
          <w:tcPr>
            <w:tcW w:w="938" w:type="dxa"/>
            <w:tcBorders>
              <w:top w:val="single" w:sz="4" w:space="0" w:color="auto"/>
              <w:left w:val="single" w:sz="4" w:space="0" w:color="auto"/>
              <w:bottom w:val="single" w:sz="4" w:space="0" w:color="auto"/>
              <w:right w:val="single" w:sz="4" w:space="0" w:color="auto"/>
            </w:tcBorders>
            <w:hideMark/>
          </w:tcPr>
          <w:p w14:paraId="0C1434EB" w14:textId="77777777" w:rsidR="008E0C85" w:rsidRDefault="00980C5F">
            <w:pPr>
              <w:spacing w:line="254" w:lineRule="auto"/>
              <w:rPr>
                <w:b/>
              </w:rPr>
            </w:pPr>
            <w:r>
              <w:rPr>
                <w:rFonts w:cs="Arial"/>
              </w:rPr>
              <w:t>0x5</w:t>
            </w:r>
          </w:p>
        </w:tc>
        <w:tc>
          <w:tcPr>
            <w:tcW w:w="3316" w:type="dxa"/>
            <w:tcBorders>
              <w:top w:val="single" w:sz="4" w:space="0" w:color="auto"/>
              <w:left w:val="single" w:sz="4" w:space="0" w:color="auto"/>
              <w:bottom w:val="single" w:sz="4" w:space="0" w:color="auto"/>
              <w:right w:val="single" w:sz="4" w:space="0" w:color="auto"/>
            </w:tcBorders>
          </w:tcPr>
          <w:p w14:paraId="7E3ED058" w14:textId="77777777" w:rsidR="008E0C85" w:rsidRDefault="00C73931">
            <w:pPr>
              <w:spacing w:line="254" w:lineRule="auto"/>
              <w:rPr>
                <w:b/>
              </w:rPr>
            </w:pPr>
          </w:p>
        </w:tc>
      </w:tr>
      <w:tr w:rsidR="008E0C85" w14:paraId="70E600C8" w14:textId="77777777" w:rsidTr="008E0C85">
        <w:trPr>
          <w:trHeight w:hRule="exact" w:val="86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02427038" w14:textId="77777777" w:rsidR="008E0C85" w:rsidRDefault="00980C5F">
            <w:pPr>
              <w:spacing w:after="200" w:line="276" w:lineRule="auto"/>
              <w:rPr>
                <w:szCs w:val="22"/>
              </w:rPr>
            </w:pPr>
            <w:r>
              <w:lastRenderedPageBreak/>
              <w:t>PersNFCKey1Index</w:t>
            </w:r>
          </w:p>
        </w:tc>
        <w:tc>
          <w:tcPr>
            <w:tcW w:w="3139" w:type="dxa"/>
            <w:tcBorders>
              <w:top w:val="single" w:sz="4" w:space="0" w:color="auto"/>
              <w:left w:val="single" w:sz="4" w:space="0" w:color="auto"/>
              <w:bottom w:val="single" w:sz="4" w:space="0" w:color="auto"/>
              <w:right w:val="single" w:sz="4" w:space="0" w:color="auto"/>
            </w:tcBorders>
            <w:hideMark/>
          </w:tcPr>
          <w:p w14:paraId="49D7D1A3" w14:textId="77777777" w:rsidR="008E0C85" w:rsidRDefault="00980C5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77922405"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C7CC170" w14:textId="77777777" w:rsidR="008E0C85" w:rsidRDefault="00980C5F">
            <w:pPr>
              <w:spacing w:after="200" w:line="276" w:lineRule="auto"/>
              <w:rPr>
                <w:szCs w:val="22"/>
              </w:rPr>
            </w:pPr>
            <w:r>
              <w:t xml:space="preserve">Key 1 Index </w:t>
            </w:r>
            <w:proofErr w:type="gramStart"/>
            <w:r>
              <w:t>and  Status</w:t>
            </w:r>
            <w:proofErr w:type="gramEnd"/>
            <w:r>
              <w:t xml:space="preserve"> for profile identified by PersIndex of </w:t>
            </w:r>
            <w:proofErr w:type="spellStart"/>
            <w:r>
              <w:t>PersNFCKeyPairing_St</w:t>
            </w:r>
            <w:proofErr w:type="spellEnd"/>
          </w:p>
          <w:p w14:paraId="1915B5A4" w14:textId="77777777" w:rsidR="008E0C85" w:rsidRDefault="00C73931">
            <w:pPr>
              <w:spacing w:after="200" w:line="276" w:lineRule="auto"/>
              <w:rPr>
                <w:szCs w:val="22"/>
              </w:rPr>
            </w:pPr>
          </w:p>
        </w:tc>
      </w:tr>
      <w:tr w:rsidR="008E0C85" w14:paraId="6C4CA83E"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2B8FF4D"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E27168C" w14:textId="77777777" w:rsidR="008E0C85" w:rsidRDefault="00980C5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4C98D013" w14:textId="77777777" w:rsidR="008E0C85" w:rsidRDefault="00980C5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1D73533A" w14:textId="77777777" w:rsidR="008E0C85" w:rsidRDefault="00C73931">
            <w:pPr>
              <w:spacing w:after="200" w:line="276" w:lineRule="auto"/>
              <w:rPr>
                <w:szCs w:val="22"/>
              </w:rPr>
            </w:pPr>
          </w:p>
        </w:tc>
      </w:tr>
      <w:tr w:rsidR="008E0C85" w14:paraId="10265EFD"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3DF3A00"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5C0E5FF" w14:textId="77777777" w:rsidR="008E0C85" w:rsidRDefault="00980C5F">
            <w:pPr>
              <w:spacing w:line="254" w:lineRule="auto"/>
              <w:rPr>
                <w:szCs w:val="22"/>
              </w:rPr>
            </w:pPr>
            <w:r>
              <w:t>Index 1</w:t>
            </w:r>
          </w:p>
        </w:tc>
        <w:tc>
          <w:tcPr>
            <w:tcW w:w="938" w:type="dxa"/>
            <w:tcBorders>
              <w:top w:val="single" w:sz="4" w:space="0" w:color="auto"/>
              <w:left w:val="single" w:sz="4" w:space="0" w:color="auto"/>
              <w:bottom w:val="single" w:sz="4" w:space="0" w:color="auto"/>
              <w:right w:val="single" w:sz="4" w:space="0" w:color="auto"/>
            </w:tcBorders>
            <w:hideMark/>
          </w:tcPr>
          <w:p w14:paraId="444432DD" w14:textId="77777777" w:rsidR="008E0C85" w:rsidRDefault="00980C5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07603037" w14:textId="77777777" w:rsidR="008E0C85" w:rsidRDefault="00C73931">
            <w:pPr>
              <w:spacing w:after="200" w:line="276" w:lineRule="auto"/>
              <w:rPr>
                <w:szCs w:val="22"/>
              </w:rPr>
            </w:pPr>
          </w:p>
        </w:tc>
      </w:tr>
      <w:tr w:rsidR="008E0C85" w14:paraId="1DCD7A6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B16BB72"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221CC59" w14:textId="77777777" w:rsidR="008E0C85" w:rsidRDefault="00980C5F">
            <w:pPr>
              <w:spacing w:line="254" w:lineRule="auto"/>
              <w:rPr>
                <w:szCs w:val="22"/>
              </w:rPr>
            </w:pPr>
            <w:r>
              <w:t>Index 2</w:t>
            </w:r>
          </w:p>
        </w:tc>
        <w:tc>
          <w:tcPr>
            <w:tcW w:w="938" w:type="dxa"/>
            <w:tcBorders>
              <w:top w:val="single" w:sz="4" w:space="0" w:color="auto"/>
              <w:left w:val="single" w:sz="4" w:space="0" w:color="auto"/>
              <w:bottom w:val="single" w:sz="4" w:space="0" w:color="auto"/>
              <w:right w:val="single" w:sz="4" w:space="0" w:color="auto"/>
            </w:tcBorders>
            <w:hideMark/>
          </w:tcPr>
          <w:p w14:paraId="05A93433" w14:textId="77777777" w:rsidR="008E0C85" w:rsidRDefault="00980C5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47442F0A" w14:textId="77777777" w:rsidR="008E0C85" w:rsidRDefault="00C73931">
            <w:pPr>
              <w:spacing w:after="200" w:line="276" w:lineRule="auto"/>
              <w:rPr>
                <w:szCs w:val="22"/>
              </w:rPr>
            </w:pPr>
          </w:p>
        </w:tc>
      </w:tr>
      <w:tr w:rsidR="008E0C85" w14:paraId="4C034383"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EDDD792"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FA3FC8A" w14:textId="77777777" w:rsidR="008E0C85" w:rsidRDefault="00980C5F">
            <w:pPr>
              <w:spacing w:line="254"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11C27C0"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02DE6FD" w14:textId="77777777" w:rsidR="008E0C85" w:rsidRDefault="00C73931">
            <w:pPr>
              <w:spacing w:after="200" w:line="276" w:lineRule="auto"/>
              <w:rPr>
                <w:szCs w:val="22"/>
              </w:rPr>
            </w:pPr>
          </w:p>
        </w:tc>
      </w:tr>
      <w:tr w:rsidR="008E0C85" w14:paraId="4111FB88"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441DCFF"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DC7E565" w14:textId="77777777" w:rsidR="008E0C85" w:rsidRDefault="00980C5F">
            <w:pPr>
              <w:spacing w:line="254" w:lineRule="auto"/>
              <w:rPr>
                <w:szCs w:val="22"/>
              </w:rPr>
            </w:pPr>
            <w:r>
              <w:t>Index 255</w:t>
            </w:r>
          </w:p>
        </w:tc>
        <w:tc>
          <w:tcPr>
            <w:tcW w:w="938" w:type="dxa"/>
            <w:tcBorders>
              <w:top w:val="single" w:sz="4" w:space="0" w:color="auto"/>
              <w:left w:val="single" w:sz="4" w:space="0" w:color="auto"/>
              <w:bottom w:val="single" w:sz="4" w:space="0" w:color="auto"/>
              <w:right w:val="single" w:sz="4" w:space="0" w:color="auto"/>
            </w:tcBorders>
            <w:hideMark/>
          </w:tcPr>
          <w:p w14:paraId="58B84DD3" w14:textId="77777777" w:rsidR="008E0C85" w:rsidRDefault="00980C5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318E7457" w14:textId="77777777" w:rsidR="008E0C85" w:rsidRDefault="00C73931">
            <w:pPr>
              <w:spacing w:after="200" w:line="276" w:lineRule="auto"/>
              <w:rPr>
                <w:szCs w:val="22"/>
              </w:rPr>
            </w:pPr>
          </w:p>
        </w:tc>
      </w:tr>
      <w:tr w:rsidR="008E0C85" w14:paraId="70F909D1" w14:textId="77777777" w:rsidTr="008E0C85">
        <w:trPr>
          <w:trHeight w:hRule="exact" w:val="894"/>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69EB66A5" w14:textId="77777777" w:rsidR="008E0C85" w:rsidRDefault="00980C5F">
            <w:pPr>
              <w:spacing w:after="200" w:line="276" w:lineRule="auto"/>
              <w:rPr>
                <w:szCs w:val="22"/>
              </w:rPr>
            </w:pPr>
            <w:r>
              <w:t>PersNFCKey2Index</w:t>
            </w:r>
          </w:p>
        </w:tc>
        <w:tc>
          <w:tcPr>
            <w:tcW w:w="3139" w:type="dxa"/>
            <w:tcBorders>
              <w:top w:val="single" w:sz="4" w:space="0" w:color="auto"/>
              <w:left w:val="single" w:sz="4" w:space="0" w:color="auto"/>
              <w:bottom w:val="single" w:sz="4" w:space="0" w:color="auto"/>
              <w:right w:val="single" w:sz="4" w:space="0" w:color="auto"/>
            </w:tcBorders>
            <w:hideMark/>
          </w:tcPr>
          <w:p w14:paraId="06CDCAC5" w14:textId="77777777" w:rsidR="008E0C85" w:rsidRDefault="00980C5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1FE8A097"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A657D19" w14:textId="77777777" w:rsidR="008E0C85" w:rsidRDefault="00980C5F">
            <w:pPr>
              <w:spacing w:after="200" w:line="276" w:lineRule="auto"/>
              <w:rPr>
                <w:szCs w:val="22"/>
              </w:rPr>
            </w:pPr>
            <w:r>
              <w:t xml:space="preserve">Key 2 Index </w:t>
            </w:r>
            <w:proofErr w:type="gramStart"/>
            <w:r>
              <w:t>and  Status</w:t>
            </w:r>
            <w:proofErr w:type="gramEnd"/>
            <w:r>
              <w:t xml:space="preserve"> for profile identified by PersIndex of </w:t>
            </w:r>
            <w:proofErr w:type="spellStart"/>
            <w:r>
              <w:t>PersNFCKeyPairing_St</w:t>
            </w:r>
            <w:proofErr w:type="spellEnd"/>
          </w:p>
          <w:p w14:paraId="627D036B" w14:textId="77777777" w:rsidR="008E0C85" w:rsidRDefault="00C73931">
            <w:pPr>
              <w:spacing w:after="200" w:line="276" w:lineRule="auto"/>
              <w:rPr>
                <w:szCs w:val="22"/>
              </w:rPr>
            </w:pPr>
          </w:p>
        </w:tc>
      </w:tr>
      <w:tr w:rsidR="008E0C85" w14:paraId="0C1F4B96"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CFA90FD"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398E957" w14:textId="77777777" w:rsidR="008E0C85" w:rsidRDefault="00980C5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C3C879F" w14:textId="77777777" w:rsidR="008E0C85" w:rsidRDefault="00980C5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292BB083" w14:textId="77777777" w:rsidR="008E0C85" w:rsidRDefault="00C73931">
            <w:pPr>
              <w:spacing w:after="200" w:line="276" w:lineRule="auto"/>
              <w:rPr>
                <w:szCs w:val="22"/>
              </w:rPr>
            </w:pPr>
          </w:p>
        </w:tc>
      </w:tr>
      <w:tr w:rsidR="008E0C85" w14:paraId="6A561E9A"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7A38399"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6FC50B6" w14:textId="77777777" w:rsidR="008E0C85" w:rsidRDefault="00980C5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58B11E92" w14:textId="77777777" w:rsidR="008E0C85" w:rsidRDefault="00980C5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1DEEB9AF" w14:textId="77777777" w:rsidR="008E0C85" w:rsidRDefault="00C73931">
            <w:pPr>
              <w:spacing w:after="200" w:line="276" w:lineRule="auto"/>
              <w:rPr>
                <w:szCs w:val="22"/>
              </w:rPr>
            </w:pPr>
          </w:p>
        </w:tc>
      </w:tr>
      <w:tr w:rsidR="008E0C85" w14:paraId="7F91015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4E0E459"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2A4DB1C" w14:textId="77777777" w:rsidR="008E0C85" w:rsidRDefault="00980C5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4976A487" w14:textId="77777777" w:rsidR="008E0C85" w:rsidRDefault="00980C5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6792A356" w14:textId="77777777" w:rsidR="008E0C85" w:rsidRDefault="00C73931">
            <w:pPr>
              <w:spacing w:after="200" w:line="276" w:lineRule="auto"/>
              <w:rPr>
                <w:szCs w:val="22"/>
              </w:rPr>
            </w:pPr>
          </w:p>
        </w:tc>
      </w:tr>
      <w:tr w:rsidR="008E0C85" w14:paraId="255A54FB"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8ED6468"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631E916" w14:textId="77777777" w:rsidR="008E0C85" w:rsidRDefault="00980C5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03C7BBD9"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207E38EB" w14:textId="77777777" w:rsidR="008E0C85" w:rsidRDefault="00C73931">
            <w:pPr>
              <w:spacing w:after="200" w:line="276" w:lineRule="auto"/>
              <w:rPr>
                <w:szCs w:val="22"/>
              </w:rPr>
            </w:pPr>
          </w:p>
        </w:tc>
      </w:tr>
      <w:tr w:rsidR="008E0C85" w14:paraId="342C7355"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57AF136"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88457CC" w14:textId="77777777" w:rsidR="008E0C85" w:rsidRDefault="00980C5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828E2E8" w14:textId="77777777" w:rsidR="008E0C85" w:rsidRDefault="00980C5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5395C827" w14:textId="77777777" w:rsidR="008E0C85" w:rsidRDefault="00C73931">
            <w:pPr>
              <w:spacing w:after="200" w:line="276" w:lineRule="auto"/>
              <w:rPr>
                <w:szCs w:val="22"/>
              </w:rPr>
            </w:pPr>
          </w:p>
        </w:tc>
      </w:tr>
      <w:tr w:rsidR="008E0C85" w14:paraId="29B926A6" w14:textId="77777777" w:rsidTr="008E0C85">
        <w:trPr>
          <w:trHeight w:hRule="exact" w:val="93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285164B0" w14:textId="77777777" w:rsidR="008E0C85" w:rsidRDefault="00980C5F">
            <w:pPr>
              <w:spacing w:after="200" w:line="276" w:lineRule="auto"/>
              <w:rPr>
                <w:szCs w:val="22"/>
              </w:rPr>
            </w:pPr>
            <w:r>
              <w:t>PersNFCKey3Index</w:t>
            </w:r>
          </w:p>
        </w:tc>
        <w:tc>
          <w:tcPr>
            <w:tcW w:w="3139" w:type="dxa"/>
            <w:tcBorders>
              <w:top w:val="single" w:sz="4" w:space="0" w:color="auto"/>
              <w:left w:val="single" w:sz="4" w:space="0" w:color="auto"/>
              <w:bottom w:val="single" w:sz="4" w:space="0" w:color="auto"/>
              <w:right w:val="single" w:sz="4" w:space="0" w:color="auto"/>
            </w:tcBorders>
            <w:hideMark/>
          </w:tcPr>
          <w:p w14:paraId="5590817D" w14:textId="77777777" w:rsidR="008E0C85" w:rsidRDefault="00980C5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23C4722D"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25CF30D" w14:textId="77777777" w:rsidR="008E0C85" w:rsidRDefault="00980C5F">
            <w:pPr>
              <w:spacing w:after="200" w:line="276" w:lineRule="auto"/>
              <w:rPr>
                <w:szCs w:val="22"/>
              </w:rPr>
            </w:pPr>
            <w:r>
              <w:t xml:space="preserve">Key 3 Index </w:t>
            </w:r>
            <w:proofErr w:type="gramStart"/>
            <w:r>
              <w:t>and  Status</w:t>
            </w:r>
            <w:proofErr w:type="gramEnd"/>
            <w:r>
              <w:t xml:space="preserve"> for profile identified by PersIndex of </w:t>
            </w:r>
            <w:proofErr w:type="spellStart"/>
            <w:r>
              <w:t>PersNFCKeyPairing_St</w:t>
            </w:r>
            <w:proofErr w:type="spellEnd"/>
          </w:p>
          <w:p w14:paraId="02E5173D" w14:textId="77777777" w:rsidR="008E0C85" w:rsidRDefault="00C73931">
            <w:pPr>
              <w:spacing w:after="200" w:line="276" w:lineRule="auto"/>
              <w:rPr>
                <w:szCs w:val="22"/>
              </w:rPr>
            </w:pPr>
          </w:p>
        </w:tc>
      </w:tr>
      <w:tr w:rsidR="008E0C85" w14:paraId="0163E721"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F0C7D95"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D3A8E5A" w14:textId="77777777" w:rsidR="008E0C85" w:rsidRDefault="00980C5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2A73E8A4" w14:textId="77777777" w:rsidR="008E0C85" w:rsidRDefault="00980C5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3BB09C2B" w14:textId="77777777" w:rsidR="008E0C85" w:rsidRDefault="00C73931">
            <w:pPr>
              <w:spacing w:after="200" w:line="276" w:lineRule="auto"/>
              <w:rPr>
                <w:szCs w:val="22"/>
              </w:rPr>
            </w:pPr>
          </w:p>
        </w:tc>
      </w:tr>
      <w:tr w:rsidR="008E0C85" w14:paraId="5663D8B2"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0A697BB"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217CA5C" w14:textId="77777777" w:rsidR="008E0C85" w:rsidRDefault="00980C5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25BB0051" w14:textId="77777777" w:rsidR="008E0C85" w:rsidRDefault="00980C5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1207F58D" w14:textId="77777777" w:rsidR="008E0C85" w:rsidRDefault="00C73931">
            <w:pPr>
              <w:spacing w:after="200" w:line="276" w:lineRule="auto"/>
              <w:rPr>
                <w:szCs w:val="22"/>
              </w:rPr>
            </w:pPr>
          </w:p>
        </w:tc>
      </w:tr>
      <w:tr w:rsidR="008E0C85" w14:paraId="2B5CB3FB"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F7D0087"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98A090C" w14:textId="77777777" w:rsidR="008E0C85" w:rsidRDefault="00980C5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0F89C836" w14:textId="77777777" w:rsidR="008E0C85" w:rsidRDefault="00980C5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33D27198" w14:textId="77777777" w:rsidR="008E0C85" w:rsidRDefault="00C73931">
            <w:pPr>
              <w:spacing w:after="200" w:line="276" w:lineRule="auto"/>
              <w:rPr>
                <w:szCs w:val="22"/>
              </w:rPr>
            </w:pPr>
          </w:p>
        </w:tc>
      </w:tr>
      <w:tr w:rsidR="008E0C85" w14:paraId="06BFA260"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E715CE8"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E05F703" w14:textId="77777777" w:rsidR="008E0C85" w:rsidRDefault="00980C5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45E219E9"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0E08E82C" w14:textId="77777777" w:rsidR="008E0C85" w:rsidRDefault="00C73931">
            <w:pPr>
              <w:spacing w:after="200" w:line="276" w:lineRule="auto"/>
              <w:rPr>
                <w:szCs w:val="22"/>
              </w:rPr>
            </w:pPr>
          </w:p>
        </w:tc>
      </w:tr>
      <w:tr w:rsidR="008E0C85" w14:paraId="466D5FBD"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0C4EDCF"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DE3C2C4" w14:textId="77777777" w:rsidR="008E0C85" w:rsidRDefault="00980C5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45B3A542" w14:textId="77777777" w:rsidR="008E0C85" w:rsidRDefault="00980C5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17D7A1F8" w14:textId="77777777" w:rsidR="008E0C85" w:rsidRDefault="00C73931">
            <w:pPr>
              <w:spacing w:after="200" w:line="276" w:lineRule="auto"/>
              <w:rPr>
                <w:szCs w:val="22"/>
              </w:rPr>
            </w:pPr>
          </w:p>
        </w:tc>
      </w:tr>
      <w:tr w:rsidR="008E0C85" w14:paraId="7F21EB90" w14:textId="77777777" w:rsidTr="008E0C85">
        <w:trPr>
          <w:trHeight w:hRule="exact" w:val="901"/>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6CFEBBC9" w14:textId="77777777" w:rsidR="008E0C85" w:rsidRDefault="00980C5F">
            <w:pPr>
              <w:spacing w:after="200" w:line="276" w:lineRule="auto"/>
              <w:rPr>
                <w:szCs w:val="22"/>
              </w:rPr>
            </w:pPr>
            <w:r>
              <w:t>PersNFCKey4Index</w:t>
            </w:r>
          </w:p>
        </w:tc>
        <w:tc>
          <w:tcPr>
            <w:tcW w:w="3139" w:type="dxa"/>
            <w:tcBorders>
              <w:top w:val="single" w:sz="4" w:space="0" w:color="auto"/>
              <w:left w:val="single" w:sz="4" w:space="0" w:color="auto"/>
              <w:bottom w:val="single" w:sz="4" w:space="0" w:color="auto"/>
              <w:right w:val="single" w:sz="4" w:space="0" w:color="auto"/>
            </w:tcBorders>
            <w:hideMark/>
          </w:tcPr>
          <w:p w14:paraId="0376FDF7" w14:textId="77777777" w:rsidR="008E0C85" w:rsidRDefault="00980C5F">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06F9AE99"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3ABCA19" w14:textId="77777777" w:rsidR="008E0C85" w:rsidRDefault="00980C5F">
            <w:pPr>
              <w:spacing w:after="200" w:line="276" w:lineRule="auto"/>
              <w:rPr>
                <w:szCs w:val="22"/>
              </w:rPr>
            </w:pPr>
            <w:r>
              <w:t xml:space="preserve">Key 4 Index </w:t>
            </w:r>
            <w:proofErr w:type="gramStart"/>
            <w:r>
              <w:t>and  Status</w:t>
            </w:r>
            <w:proofErr w:type="gramEnd"/>
            <w:r>
              <w:t xml:space="preserve"> for profile identified by PersIndex of </w:t>
            </w:r>
            <w:proofErr w:type="spellStart"/>
            <w:r>
              <w:t>PersNFCKeyPairing_St</w:t>
            </w:r>
            <w:proofErr w:type="spellEnd"/>
          </w:p>
          <w:p w14:paraId="6074E27E" w14:textId="77777777" w:rsidR="008E0C85" w:rsidRDefault="00C73931">
            <w:pPr>
              <w:spacing w:after="200" w:line="276" w:lineRule="auto"/>
              <w:rPr>
                <w:szCs w:val="22"/>
              </w:rPr>
            </w:pPr>
          </w:p>
        </w:tc>
      </w:tr>
      <w:tr w:rsidR="008E0C85" w14:paraId="569AE73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356F3D0"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9D4602F" w14:textId="77777777" w:rsidR="008E0C85" w:rsidRDefault="00980C5F">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737ABAF2" w14:textId="77777777" w:rsidR="008E0C85" w:rsidRDefault="00980C5F">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4662C7E1" w14:textId="77777777" w:rsidR="008E0C85" w:rsidRDefault="00C73931">
            <w:pPr>
              <w:spacing w:after="200" w:line="276" w:lineRule="auto"/>
              <w:rPr>
                <w:szCs w:val="22"/>
              </w:rPr>
            </w:pPr>
          </w:p>
        </w:tc>
      </w:tr>
      <w:tr w:rsidR="008E0C85" w14:paraId="6E07F6BB"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FA51914"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BBFBD8D" w14:textId="77777777" w:rsidR="008E0C85" w:rsidRDefault="00980C5F">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15D7A749" w14:textId="77777777" w:rsidR="008E0C85" w:rsidRDefault="00980C5F">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0D3965ED" w14:textId="77777777" w:rsidR="008E0C85" w:rsidRDefault="00C73931">
            <w:pPr>
              <w:spacing w:after="200" w:line="276" w:lineRule="auto"/>
              <w:rPr>
                <w:szCs w:val="22"/>
              </w:rPr>
            </w:pPr>
          </w:p>
        </w:tc>
      </w:tr>
      <w:tr w:rsidR="008E0C85" w14:paraId="672FEE9D"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29168A2"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F67DCB3" w14:textId="77777777" w:rsidR="008E0C85" w:rsidRDefault="00980C5F">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2E8AB4AB" w14:textId="77777777" w:rsidR="008E0C85" w:rsidRDefault="00980C5F">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1A41BE58" w14:textId="77777777" w:rsidR="008E0C85" w:rsidRDefault="00C73931">
            <w:pPr>
              <w:spacing w:after="200" w:line="276" w:lineRule="auto"/>
              <w:rPr>
                <w:szCs w:val="22"/>
              </w:rPr>
            </w:pPr>
          </w:p>
        </w:tc>
      </w:tr>
      <w:tr w:rsidR="008E0C85" w14:paraId="3532D417"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4E1E32A"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8D48BD6" w14:textId="77777777" w:rsidR="008E0C85" w:rsidRDefault="00980C5F">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6D0578D1" w14:textId="77777777" w:rsidR="008E0C85" w:rsidRDefault="00980C5F">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05F8CF3C" w14:textId="77777777" w:rsidR="008E0C85" w:rsidRDefault="00C73931">
            <w:pPr>
              <w:spacing w:after="200" w:line="276" w:lineRule="auto"/>
              <w:rPr>
                <w:szCs w:val="22"/>
              </w:rPr>
            </w:pPr>
          </w:p>
        </w:tc>
      </w:tr>
      <w:tr w:rsidR="008E0C85" w14:paraId="42AEA7E9" w14:textId="77777777" w:rsidTr="008E0C85">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9FF3F08" w14:textId="77777777" w:rsidR="008E0C85" w:rsidRDefault="00C73931">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0221D73" w14:textId="77777777" w:rsidR="008E0C85" w:rsidRDefault="00980C5F">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47D0B53F" w14:textId="77777777" w:rsidR="008E0C85" w:rsidRDefault="00980C5F">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2CC5FE04" w14:textId="77777777" w:rsidR="008E0C85" w:rsidRDefault="00C73931">
            <w:pPr>
              <w:spacing w:after="200" w:line="276" w:lineRule="auto"/>
              <w:rPr>
                <w:szCs w:val="22"/>
              </w:rPr>
            </w:pPr>
          </w:p>
        </w:tc>
      </w:tr>
    </w:tbl>
    <w:p w14:paraId="416C61EC" w14:textId="77777777" w:rsidR="00500605" w:rsidRDefault="00C73931" w:rsidP="006B2554">
      <w:pPr>
        <w:tabs>
          <w:tab w:val="left" w:pos="6300"/>
        </w:tabs>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401C30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5F5712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87DF12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2A39453" w14:textId="77777777" w:rsidR="00D90FFA" w:rsidRPr="00AC15C4" w:rsidRDefault="00C73931" w:rsidP="0081629B">
            <w:pPr>
              <w:rPr>
                <w:vanish/>
                <w:color w:val="000000" w:themeColor="text1"/>
              </w:rPr>
            </w:pPr>
          </w:p>
        </w:tc>
      </w:tr>
    </w:tbl>
    <w:p w14:paraId="2298ECBD" w14:textId="77777777" w:rsidR="00406F39" w:rsidRDefault="00980C5F" w:rsidP="00AC15C4">
      <w:pPr>
        <w:pStyle w:val="Heading4"/>
      </w:pPr>
      <w:r w:rsidRPr="00B9479B">
        <w:t>MD-REQ-238321/B-</w:t>
      </w:r>
      <w:proofErr w:type="spellStart"/>
      <w:r w:rsidRPr="00B9479B">
        <w:t>PaaKConnection_St</w:t>
      </w:r>
      <w:proofErr w:type="spellEnd"/>
    </w:p>
    <w:p w14:paraId="5FBECF66" w14:textId="77777777" w:rsidR="00795DF1" w:rsidRDefault="00980C5F" w:rsidP="00795DF1">
      <w:r>
        <w:t>Message Type: Status</w:t>
      </w:r>
    </w:p>
    <w:p w14:paraId="3627537F" w14:textId="77777777" w:rsidR="00795DF1" w:rsidRDefault="00C73931" w:rsidP="00795DF1"/>
    <w:p w14:paraId="1DBB0801" w14:textId="77777777" w:rsidR="00795DF1" w:rsidRDefault="00980C5F" w:rsidP="00795DF1">
      <w:r>
        <w:t>This signal is used to inform whether a Phone-As-A-Key is currently connected to the vehicle.</w:t>
      </w:r>
    </w:p>
    <w:p w14:paraId="2B2ED22D" w14:textId="77777777" w:rsidR="00795DF1" w:rsidRDefault="00C73931" w:rsidP="00795DF1"/>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795DF1" w14:paraId="2C3C0665"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3E41CA96" w14:textId="77777777" w:rsidR="00795DF1" w:rsidRDefault="00980C5F">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7D05A5D8" w14:textId="77777777" w:rsidR="00795DF1" w:rsidRDefault="00980C5F">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5CB84900" w14:textId="77777777" w:rsidR="00795DF1" w:rsidRDefault="00980C5F">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24D576D1" w14:textId="77777777" w:rsidR="00795DF1" w:rsidRDefault="00980C5F">
            <w:pPr>
              <w:spacing w:line="276" w:lineRule="auto"/>
              <w:rPr>
                <w:b/>
              </w:rPr>
            </w:pPr>
            <w:r>
              <w:rPr>
                <w:b/>
              </w:rPr>
              <w:t>Description</w:t>
            </w:r>
          </w:p>
        </w:tc>
      </w:tr>
      <w:tr w:rsidR="00795DF1" w14:paraId="155B2CAC"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hideMark/>
          </w:tcPr>
          <w:p w14:paraId="15CE1BB3" w14:textId="77777777" w:rsidR="00795DF1" w:rsidRDefault="00980C5F">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1F094EB0" w14:textId="77777777" w:rsidR="00795DF1" w:rsidRDefault="00980C5F">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431C734E" w14:textId="77777777" w:rsidR="00795DF1" w:rsidRDefault="00980C5F">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3580481C" w14:textId="77777777" w:rsidR="00795DF1" w:rsidRDefault="00980C5F" w:rsidP="00795DF1">
            <w:pPr>
              <w:spacing w:line="276" w:lineRule="auto"/>
            </w:pPr>
            <w:r>
              <w:t>Indicates the connection status of a PaaK.</w:t>
            </w:r>
          </w:p>
        </w:tc>
      </w:tr>
      <w:tr w:rsidR="00795DF1" w14:paraId="02E1B2F4"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65CD756F" w14:textId="77777777" w:rsidR="00795DF1" w:rsidRDefault="00C73931">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161F10F2" w14:textId="77777777" w:rsidR="00795DF1" w:rsidRDefault="00980C5F" w:rsidP="00C057A7">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40D9E3CA" w14:textId="77777777" w:rsidR="00795DF1" w:rsidRDefault="00980C5F">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020487FD" w14:textId="77777777" w:rsidR="00795DF1" w:rsidRDefault="00C73931">
            <w:pPr>
              <w:spacing w:line="276" w:lineRule="auto"/>
            </w:pPr>
          </w:p>
        </w:tc>
      </w:tr>
      <w:tr w:rsidR="00C057A7" w14:paraId="2E325BAA"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279AFD68" w14:textId="77777777" w:rsidR="00C057A7" w:rsidRDefault="00C73931">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FF8432F" w14:textId="77777777" w:rsidR="00C057A7" w:rsidRDefault="00980C5F" w:rsidP="003976AC">
            <w:pPr>
              <w:spacing w:line="276" w:lineRule="auto"/>
            </w:pPr>
            <w:proofErr w:type="spellStart"/>
            <w:r>
              <w:t>NoneConnected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72365469" w14:textId="77777777" w:rsidR="00C057A7" w:rsidRDefault="00980C5F">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2951478B" w14:textId="77777777" w:rsidR="00C057A7" w:rsidRDefault="00C73931">
            <w:pPr>
              <w:spacing w:line="276" w:lineRule="auto"/>
            </w:pPr>
          </w:p>
        </w:tc>
      </w:tr>
      <w:tr w:rsidR="00C057A7" w14:paraId="0375F2AD" w14:textId="77777777" w:rsidTr="00F25682">
        <w:trPr>
          <w:jc w:val="center"/>
        </w:trPr>
        <w:tc>
          <w:tcPr>
            <w:tcW w:w="1024" w:type="dxa"/>
            <w:tcBorders>
              <w:top w:val="single" w:sz="4" w:space="0" w:color="auto"/>
              <w:left w:val="single" w:sz="4" w:space="0" w:color="auto"/>
              <w:bottom w:val="single" w:sz="4" w:space="0" w:color="auto"/>
              <w:right w:val="single" w:sz="4" w:space="0" w:color="auto"/>
            </w:tcBorders>
          </w:tcPr>
          <w:p w14:paraId="5CF35D20" w14:textId="77777777" w:rsidR="00C057A7" w:rsidRDefault="00C73931">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7F4882B1" w14:textId="77777777" w:rsidR="00C057A7" w:rsidRDefault="00980C5F" w:rsidP="003976AC">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1BCAB9FD" w14:textId="77777777" w:rsidR="00C057A7" w:rsidRDefault="00980C5F">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4B4DD1C9" w14:textId="77777777" w:rsidR="00C057A7" w:rsidRDefault="00C73931">
            <w:pPr>
              <w:spacing w:line="276" w:lineRule="auto"/>
            </w:pPr>
          </w:p>
        </w:tc>
      </w:tr>
    </w:tbl>
    <w:p w14:paraId="5EEB847A"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B5C2B9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C462DE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A2602D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005768" w14:textId="77777777" w:rsidR="00D90FFA" w:rsidRPr="00AC15C4" w:rsidRDefault="00C73931" w:rsidP="0081629B">
            <w:pPr>
              <w:rPr>
                <w:vanish/>
                <w:color w:val="000000" w:themeColor="text1"/>
              </w:rPr>
            </w:pPr>
          </w:p>
        </w:tc>
      </w:tr>
    </w:tbl>
    <w:p w14:paraId="3F4754E2" w14:textId="77777777" w:rsidR="00406F39" w:rsidRDefault="00980C5F" w:rsidP="00AC15C4">
      <w:pPr>
        <w:pStyle w:val="Heading4"/>
      </w:pPr>
      <w:r w:rsidRPr="00B9479B">
        <w:lastRenderedPageBreak/>
        <w:t>MD-REQ-404939/B-DigitalKeyList_Rsp</w:t>
      </w:r>
    </w:p>
    <w:p w14:paraId="2E904216" w14:textId="77777777" w:rsidR="00687D70" w:rsidRDefault="00980C5F" w:rsidP="00687D70">
      <w:r>
        <w:t>Message Type: Response</w:t>
      </w:r>
    </w:p>
    <w:p w14:paraId="6F44139E" w14:textId="77777777" w:rsidR="00687D70" w:rsidRDefault="00C73931" w:rsidP="00687D70"/>
    <w:p w14:paraId="21B17522" w14:textId="77777777" w:rsidR="00687D70" w:rsidRDefault="00980C5F" w:rsidP="00687D70">
      <w:r>
        <w:t>This signal is used to provide the Digital Key List to the requestor.</w:t>
      </w:r>
    </w:p>
    <w:p w14:paraId="2FE76003" w14:textId="77777777" w:rsidR="00687D70" w:rsidRDefault="00C73931" w:rsidP="00687D70"/>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2521"/>
        <w:gridCol w:w="1440"/>
        <w:gridCol w:w="3633"/>
      </w:tblGrid>
      <w:tr w:rsidR="00687D70" w14:paraId="0544AD5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5A5B1194" w14:textId="77777777" w:rsidR="00687D70" w:rsidRDefault="00980C5F" w:rsidP="0057767F">
            <w:pPr>
              <w:spacing w:line="276" w:lineRule="auto"/>
              <w:rPr>
                <w:b/>
              </w:rPr>
            </w:pPr>
            <w:r>
              <w:rPr>
                <w:b/>
              </w:rPr>
              <w:t>Name</w:t>
            </w:r>
          </w:p>
        </w:tc>
        <w:tc>
          <w:tcPr>
            <w:tcW w:w="2521" w:type="dxa"/>
            <w:tcBorders>
              <w:top w:val="single" w:sz="4" w:space="0" w:color="auto"/>
              <w:left w:val="single" w:sz="4" w:space="0" w:color="auto"/>
              <w:bottom w:val="single" w:sz="4" w:space="0" w:color="auto"/>
              <w:right w:val="single" w:sz="4" w:space="0" w:color="auto"/>
            </w:tcBorders>
            <w:hideMark/>
          </w:tcPr>
          <w:p w14:paraId="72BE4755" w14:textId="77777777" w:rsidR="00687D70" w:rsidRDefault="00980C5F" w:rsidP="0057767F">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08C38FA7" w14:textId="77777777" w:rsidR="00687D70" w:rsidRDefault="00980C5F" w:rsidP="0057767F">
            <w:pPr>
              <w:spacing w:line="276" w:lineRule="auto"/>
              <w:rPr>
                <w:b/>
              </w:rPr>
            </w:pPr>
            <w:r>
              <w:rPr>
                <w:b/>
              </w:rPr>
              <w:t>Value</w:t>
            </w:r>
          </w:p>
        </w:tc>
        <w:tc>
          <w:tcPr>
            <w:tcW w:w="3633" w:type="dxa"/>
            <w:tcBorders>
              <w:top w:val="single" w:sz="4" w:space="0" w:color="auto"/>
              <w:left w:val="single" w:sz="4" w:space="0" w:color="auto"/>
              <w:bottom w:val="single" w:sz="4" w:space="0" w:color="auto"/>
              <w:right w:val="single" w:sz="4" w:space="0" w:color="auto"/>
            </w:tcBorders>
            <w:hideMark/>
          </w:tcPr>
          <w:p w14:paraId="516AB23D" w14:textId="77777777" w:rsidR="00687D70" w:rsidRDefault="00980C5F" w:rsidP="0057767F">
            <w:pPr>
              <w:spacing w:line="276" w:lineRule="auto"/>
              <w:rPr>
                <w:b/>
              </w:rPr>
            </w:pPr>
            <w:r>
              <w:rPr>
                <w:b/>
              </w:rPr>
              <w:t>Description</w:t>
            </w:r>
          </w:p>
        </w:tc>
      </w:tr>
      <w:tr w:rsidR="00CF0FC0" w14:paraId="6DA80B8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6B9F07E" w14:textId="77777777" w:rsidR="00CF0FC0" w:rsidRDefault="00980C5F" w:rsidP="00CF0FC0">
            <w:pPr>
              <w:spacing w:line="276" w:lineRule="auto"/>
            </w:pPr>
            <w:r>
              <w:t>List Size</w:t>
            </w:r>
          </w:p>
        </w:tc>
        <w:tc>
          <w:tcPr>
            <w:tcW w:w="2521" w:type="dxa"/>
            <w:tcBorders>
              <w:top w:val="single" w:sz="4" w:space="0" w:color="auto"/>
              <w:left w:val="single" w:sz="4" w:space="0" w:color="auto"/>
              <w:bottom w:val="single" w:sz="4" w:space="0" w:color="auto"/>
              <w:right w:val="single" w:sz="4" w:space="0" w:color="auto"/>
            </w:tcBorders>
          </w:tcPr>
          <w:p w14:paraId="164BD31D" w14:textId="77777777" w:rsidR="00CF0FC0" w:rsidRDefault="00980C5F" w:rsidP="00CF0FC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5EEC1FE" w14:textId="77777777" w:rsidR="00CF0FC0" w:rsidRDefault="00980C5F" w:rsidP="00CF0FC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639531E5" w14:textId="77777777" w:rsidR="00CF0FC0" w:rsidRDefault="00980C5F" w:rsidP="00CF0FC0">
            <w:pPr>
              <w:spacing w:line="276" w:lineRule="auto"/>
            </w:pPr>
            <w:r>
              <w:t>The provided list size</w:t>
            </w:r>
          </w:p>
        </w:tc>
      </w:tr>
      <w:tr w:rsidR="00CF0FC0" w14:paraId="67E7087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2CE7AF4" w14:textId="77777777" w:rsidR="00CF0FC0" w:rsidRDefault="00980C5F" w:rsidP="00CF0FC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264FBEE1" w14:textId="77777777" w:rsidR="00CF0FC0" w:rsidRDefault="00980C5F" w:rsidP="00CF0FC0">
            <w:pPr>
              <w:spacing w:line="276" w:lineRule="auto"/>
            </w:pPr>
            <w:r>
              <w:t>Inactive</w:t>
            </w:r>
          </w:p>
        </w:tc>
        <w:tc>
          <w:tcPr>
            <w:tcW w:w="1440" w:type="dxa"/>
            <w:tcBorders>
              <w:top w:val="single" w:sz="4" w:space="0" w:color="auto"/>
              <w:left w:val="single" w:sz="4" w:space="0" w:color="auto"/>
              <w:bottom w:val="single" w:sz="4" w:space="0" w:color="auto"/>
              <w:right w:val="single" w:sz="4" w:space="0" w:color="auto"/>
            </w:tcBorders>
          </w:tcPr>
          <w:p w14:paraId="5C5A8837" w14:textId="77777777" w:rsidR="00CF0FC0" w:rsidRDefault="00980C5F" w:rsidP="00CF0FC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182894F4" w14:textId="77777777" w:rsidR="00CF0FC0" w:rsidRDefault="00C73931" w:rsidP="00CF0FC0">
            <w:pPr>
              <w:spacing w:line="276" w:lineRule="auto"/>
            </w:pPr>
          </w:p>
        </w:tc>
      </w:tr>
      <w:tr w:rsidR="00CF0FC0" w14:paraId="4497CF4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53D97ED" w14:textId="77777777" w:rsidR="00CF0FC0" w:rsidRDefault="00C73931"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6FA23E2" w14:textId="77777777" w:rsidR="00CF0FC0" w:rsidRDefault="00980C5F" w:rsidP="00CF0FC0">
            <w:pPr>
              <w:spacing w:line="276" w:lineRule="auto"/>
            </w:pPr>
            <w:r>
              <w:t>List Size 1</w:t>
            </w:r>
          </w:p>
        </w:tc>
        <w:tc>
          <w:tcPr>
            <w:tcW w:w="1440" w:type="dxa"/>
            <w:tcBorders>
              <w:top w:val="single" w:sz="4" w:space="0" w:color="auto"/>
              <w:left w:val="single" w:sz="4" w:space="0" w:color="auto"/>
              <w:bottom w:val="single" w:sz="4" w:space="0" w:color="auto"/>
              <w:right w:val="single" w:sz="4" w:space="0" w:color="auto"/>
            </w:tcBorders>
          </w:tcPr>
          <w:p w14:paraId="053F6534" w14:textId="77777777" w:rsidR="00CF0FC0" w:rsidRDefault="00980C5F" w:rsidP="00CF0FC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6C1A3608" w14:textId="77777777" w:rsidR="00CF0FC0" w:rsidRDefault="00C73931" w:rsidP="00CF0FC0">
            <w:pPr>
              <w:spacing w:line="276" w:lineRule="auto"/>
            </w:pPr>
          </w:p>
        </w:tc>
      </w:tr>
      <w:tr w:rsidR="00CF0FC0" w14:paraId="558E8D6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EF8F407" w14:textId="77777777" w:rsidR="00CF0FC0" w:rsidRDefault="00C73931"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FB65A59" w14:textId="77777777" w:rsidR="00CF0FC0" w:rsidRDefault="00980C5F" w:rsidP="00CF0FC0">
            <w:pPr>
              <w:spacing w:line="276" w:lineRule="auto"/>
            </w:pPr>
            <w:r>
              <w:t>List Size 2</w:t>
            </w:r>
          </w:p>
        </w:tc>
        <w:tc>
          <w:tcPr>
            <w:tcW w:w="1440" w:type="dxa"/>
            <w:tcBorders>
              <w:top w:val="single" w:sz="4" w:space="0" w:color="auto"/>
              <w:left w:val="single" w:sz="4" w:space="0" w:color="auto"/>
              <w:bottom w:val="single" w:sz="4" w:space="0" w:color="auto"/>
              <w:right w:val="single" w:sz="4" w:space="0" w:color="auto"/>
            </w:tcBorders>
          </w:tcPr>
          <w:p w14:paraId="11B5162D" w14:textId="77777777" w:rsidR="00CF0FC0" w:rsidRDefault="00980C5F" w:rsidP="00CF0FC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6B2069FA" w14:textId="77777777" w:rsidR="00CF0FC0" w:rsidRDefault="00C73931" w:rsidP="00CF0FC0">
            <w:pPr>
              <w:spacing w:line="276" w:lineRule="auto"/>
            </w:pPr>
          </w:p>
        </w:tc>
      </w:tr>
      <w:tr w:rsidR="00CF0FC0" w14:paraId="3925D7C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8D3DD12" w14:textId="77777777" w:rsidR="00CF0FC0" w:rsidRDefault="00C73931"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2D4D2E8" w14:textId="77777777" w:rsidR="00CF0FC0" w:rsidRDefault="00980C5F" w:rsidP="00CF0FC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49ABE02D" w14:textId="77777777" w:rsidR="00CF0FC0" w:rsidRDefault="00C73931" w:rsidP="00CF0FC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61C40CA4" w14:textId="77777777" w:rsidR="00CF0FC0" w:rsidRDefault="00C73931" w:rsidP="00CF0FC0">
            <w:pPr>
              <w:spacing w:line="276" w:lineRule="auto"/>
            </w:pPr>
          </w:p>
        </w:tc>
      </w:tr>
      <w:tr w:rsidR="00CF0FC0" w14:paraId="51F498F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BD4C6B6" w14:textId="77777777" w:rsidR="00CF0FC0" w:rsidRDefault="00C73931"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CD81BE5" w14:textId="77777777" w:rsidR="00CF0FC0" w:rsidRDefault="00980C5F" w:rsidP="00CF0FC0">
            <w:pPr>
              <w:spacing w:line="276" w:lineRule="auto"/>
            </w:pPr>
            <w:r>
              <w:t>List Size 254</w:t>
            </w:r>
          </w:p>
        </w:tc>
        <w:tc>
          <w:tcPr>
            <w:tcW w:w="1440" w:type="dxa"/>
            <w:tcBorders>
              <w:top w:val="single" w:sz="4" w:space="0" w:color="auto"/>
              <w:left w:val="single" w:sz="4" w:space="0" w:color="auto"/>
              <w:bottom w:val="single" w:sz="4" w:space="0" w:color="auto"/>
              <w:right w:val="single" w:sz="4" w:space="0" w:color="auto"/>
            </w:tcBorders>
          </w:tcPr>
          <w:p w14:paraId="79B2E9B1" w14:textId="77777777" w:rsidR="00CF0FC0" w:rsidRDefault="00980C5F" w:rsidP="00CF0FC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5FBC32C5" w14:textId="77777777" w:rsidR="00CF0FC0" w:rsidRDefault="00C73931" w:rsidP="00CF0FC0">
            <w:pPr>
              <w:spacing w:line="276" w:lineRule="auto"/>
              <w:rPr>
                <w:rFonts w:asciiTheme="minorHAnsi" w:eastAsiaTheme="minorHAnsi" w:hAnsiTheme="minorHAnsi"/>
                <w:szCs w:val="22"/>
              </w:rPr>
            </w:pPr>
          </w:p>
        </w:tc>
      </w:tr>
      <w:tr w:rsidR="00CF0FC0" w14:paraId="716DE6D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F9E118E" w14:textId="77777777" w:rsidR="00CF0FC0" w:rsidRDefault="00C73931" w:rsidP="00CF0FC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E1440C9" w14:textId="77777777" w:rsidR="00CF0FC0" w:rsidRDefault="00980C5F" w:rsidP="00CF0FC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4A0654CE" w14:textId="77777777" w:rsidR="00CF0FC0" w:rsidRDefault="00980C5F" w:rsidP="00CF0FC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6FF0515A" w14:textId="77777777" w:rsidR="00CF0FC0" w:rsidRDefault="00C73931" w:rsidP="00CF0FC0">
            <w:pPr>
              <w:spacing w:line="276" w:lineRule="auto"/>
              <w:rPr>
                <w:rFonts w:asciiTheme="minorHAnsi" w:eastAsiaTheme="minorHAnsi" w:hAnsiTheme="minorHAnsi"/>
                <w:szCs w:val="22"/>
              </w:rPr>
            </w:pPr>
          </w:p>
        </w:tc>
      </w:tr>
      <w:tr w:rsidR="00687D70" w14:paraId="7063AEB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03D13AE"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228CAC2" w14:textId="77777777" w:rsidR="00687D70" w:rsidRDefault="00C73931" w:rsidP="0057767F">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51F7586E" w14:textId="77777777" w:rsidR="00687D70" w:rsidRDefault="00C73931"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190859A4" w14:textId="77777777" w:rsidR="00687D70" w:rsidRDefault="00C73931" w:rsidP="0057767F">
            <w:pPr>
              <w:spacing w:line="276" w:lineRule="auto"/>
              <w:rPr>
                <w:rFonts w:asciiTheme="minorHAnsi" w:eastAsiaTheme="minorHAnsi" w:hAnsiTheme="minorHAnsi"/>
                <w:szCs w:val="22"/>
              </w:rPr>
            </w:pPr>
          </w:p>
        </w:tc>
      </w:tr>
      <w:tr w:rsidR="00687D70" w14:paraId="1E7519E0"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B32568E" w14:textId="77777777" w:rsidR="00687D70" w:rsidRDefault="00980C5F" w:rsidP="0057767F">
            <w:pPr>
              <w:spacing w:line="276" w:lineRule="auto"/>
            </w:pPr>
            <w:r>
              <w:t xml:space="preserve">Total </w:t>
            </w:r>
            <w:r w:rsidRPr="00760E3C">
              <w:t>Number</w:t>
            </w:r>
            <w:r>
              <w:t xml:space="preserve"> </w:t>
            </w:r>
            <w:proofErr w:type="gramStart"/>
            <w:r w:rsidRPr="00760E3C">
              <w:t>Of</w:t>
            </w:r>
            <w:proofErr w:type="gramEnd"/>
            <w:r>
              <w:t xml:space="preserve"> Keys Available</w:t>
            </w:r>
          </w:p>
        </w:tc>
        <w:tc>
          <w:tcPr>
            <w:tcW w:w="2521" w:type="dxa"/>
            <w:tcBorders>
              <w:top w:val="single" w:sz="4" w:space="0" w:color="auto"/>
              <w:left w:val="single" w:sz="4" w:space="0" w:color="auto"/>
              <w:bottom w:val="single" w:sz="4" w:space="0" w:color="auto"/>
              <w:right w:val="single" w:sz="4" w:space="0" w:color="auto"/>
            </w:tcBorders>
          </w:tcPr>
          <w:p w14:paraId="152F68B8" w14:textId="77777777" w:rsidR="00687D70" w:rsidRDefault="00980C5F" w:rsidP="0057767F">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56D11A3B" w14:textId="77777777" w:rsidR="00687D70" w:rsidRDefault="00980C5F" w:rsidP="0057767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2EE83CE6" w14:textId="77777777" w:rsidR="00687D70" w:rsidRDefault="00980C5F" w:rsidP="0057767F">
            <w:pPr>
              <w:spacing w:line="276" w:lineRule="auto"/>
              <w:rPr>
                <w:rFonts w:asciiTheme="minorHAnsi" w:eastAsiaTheme="minorHAnsi" w:hAnsiTheme="minorHAnsi"/>
                <w:szCs w:val="22"/>
              </w:rPr>
            </w:pPr>
            <w:r>
              <w:t>The total number of keys available in the list (paired keys)</w:t>
            </w:r>
          </w:p>
        </w:tc>
      </w:tr>
      <w:tr w:rsidR="00687D70" w14:paraId="663E0EE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0D6E6372" w14:textId="77777777" w:rsidR="00687D70" w:rsidRDefault="00980C5F" w:rsidP="0057767F">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5EE9C150" w14:textId="77777777" w:rsidR="00687D70" w:rsidRDefault="00980C5F" w:rsidP="0057767F">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48A9FD0B" w14:textId="77777777" w:rsidR="00687D70" w:rsidRDefault="00980C5F" w:rsidP="0057767F">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3C5D66D0" w14:textId="77777777" w:rsidR="00687D70" w:rsidRDefault="00C73931" w:rsidP="0057767F">
            <w:pPr>
              <w:spacing w:line="276" w:lineRule="auto"/>
            </w:pPr>
          </w:p>
        </w:tc>
      </w:tr>
      <w:tr w:rsidR="00687D70" w14:paraId="68644ADD"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5CEAFD9"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53D024F" w14:textId="77777777" w:rsidR="00687D70" w:rsidRDefault="00980C5F" w:rsidP="0057767F">
            <w:pPr>
              <w:spacing w:line="276" w:lineRule="auto"/>
            </w:pPr>
            <w:r>
              <w:t>1 Key Available</w:t>
            </w:r>
          </w:p>
        </w:tc>
        <w:tc>
          <w:tcPr>
            <w:tcW w:w="1440" w:type="dxa"/>
            <w:tcBorders>
              <w:top w:val="single" w:sz="4" w:space="0" w:color="auto"/>
              <w:left w:val="single" w:sz="4" w:space="0" w:color="auto"/>
              <w:bottom w:val="single" w:sz="4" w:space="0" w:color="auto"/>
              <w:right w:val="single" w:sz="4" w:space="0" w:color="auto"/>
            </w:tcBorders>
          </w:tcPr>
          <w:p w14:paraId="608E4885" w14:textId="77777777" w:rsidR="00687D70" w:rsidRDefault="00980C5F" w:rsidP="0057767F">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4D80FC85" w14:textId="77777777" w:rsidR="00687D70" w:rsidRDefault="00C73931" w:rsidP="0057767F">
            <w:pPr>
              <w:spacing w:line="276" w:lineRule="auto"/>
            </w:pPr>
          </w:p>
        </w:tc>
      </w:tr>
      <w:tr w:rsidR="00687D70" w14:paraId="79B2D5A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A98E43D"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678DDD7" w14:textId="77777777" w:rsidR="00687D70" w:rsidRDefault="00980C5F" w:rsidP="0057767F">
            <w:pPr>
              <w:spacing w:line="276" w:lineRule="auto"/>
            </w:pPr>
            <w:r>
              <w:t>2 Keys Available</w:t>
            </w:r>
          </w:p>
        </w:tc>
        <w:tc>
          <w:tcPr>
            <w:tcW w:w="1440" w:type="dxa"/>
            <w:tcBorders>
              <w:top w:val="single" w:sz="4" w:space="0" w:color="auto"/>
              <w:left w:val="single" w:sz="4" w:space="0" w:color="auto"/>
              <w:bottom w:val="single" w:sz="4" w:space="0" w:color="auto"/>
              <w:right w:val="single" w:sz="4" w:space="0" w:color="auto"/>
            </w:tcBorders>
          </w:tcPr>
          <w:p w14:paraId="65E3473D" w14:textId="77777777" w:rsidR="00687D70" w:rsidRDefault="00980C5F" w:rsidP="0057767F">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5B30C999" w14:textId="77777777" w:rsidR="00687D70" w:rsidRDefault="00C73931" w:rsidP="0057767F">
            <w:pPr>
              <w:spacing w:line="276" w:lineRule="auto"/>
            </w:pPr>
          </w:p>
        </w:tc>
      </w:tr>
      <w:tr w:rsidR="00687D70" w14:paraId="7FD9062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CBAACFF"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08BAA4D" w14:textId="77777777" w:rsidR="00687D70" w:rsidRDefault="00980C5F" w:rsidP="0057767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09110286" w14:textId="77777777" w:rsidR="00687D70" w:rsidRDefault="00C73931"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6C9A8B25" w14:textId="77777777" w:rsidR="00687D70" w:rsidRDefault="00C73931" w:rsidP="0057767F">
            <w:pPr>
              <w:spacing w:line="276" w:lineRule="auto"/>
            </w:pPr>
          </w:p>
        </w:tc>
      </w:tr>
      <w:tr w:rsidR="00687D70" w14:paraId="711A2AB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3CF2558"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CD88CF0" w14:textId="77777777" w:rsidR="00687D70" w:rsidRDefault="00980C5F" w:rsidP="0057767F">
            <w:pPr>
              <w:spacing w:line="276" w:lineRule="auto"/>
            </w:pPr>
            <w:r>
              <w:t>254 Keys Available</w:t>
            </w:r>
          </w:p>
        </w:tc>
        <w:tc>
          <w:tcPr>
            <w:tcW w:w="1440" w:type="dxa"/>
            <w:tcBorders>
              <w:top w:val="single" w:sz="4" w:space="0" w:color="auto"/>
              <w:left w:val="single" w:sz="4" w:space="0" w:color="auto"/>
              <w:bottom w:val="single" w:sz="4" w:space="0" w:color="auto"/>
              <w:right w:val="single" w:sz="4" w:space="0" w:color="auto"/>
            </w:tcBorders>
          </w:tcPr>
          <w:p w14:paraId="1AA3C994" w14:textId="77777777" w:rsidR="00687D70" w:rsidRDefault="00980C5F" w:rsidP="0057767F">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1878E5F2" w14:textId="77777777" w:rsidR="00687D70" w:rsidRDefault="00C73931" w:rsidP="0057767F">
            <w:pPr>
              <w:spacing w:line="276" w:lineRule="auto"/>
            </w:pPr>
          </w:p>
        </w:tc>
      </w:tr>
      <w:tr w:rsidR="00687D70" w14:paraId="67E333E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3E571FE" w14:textId="77777777" w:rsidR="00687D70"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452EA13" w14:textId="77777777" w:rsidR="00687D70" w:rsidRDefault="00980C5F" w:rsidP="0057767F">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5BEABBB5" w14:textId="77777777" w:rsidR="00687D70" w:rsidRDefault="00980C5F" w:rsidP="0057767F">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573002AB" w14:textId="77777777" w:rsidR="00687D70" w:rsidRDefault="00C73931" w:rsidP="0057767F">
            <w:pPr>
              <w:spacing w:line="276" w:lineRule="auto"/>
            </w:pPr>
          </w:p>
        </w:tc>
      </w:tr>
      <w:tr w:rsidR="000C019A" w14:paraId="63A974D7"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24A562C" w14:textId="77777777" w:rsidR="000C019A" w:rsidRDefault="00C73931" w:rsidP="0057767F">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8D88D22" w14:textId="77777777" w:rsidR="000C019A" w:rsidRDefault="00C73931" w:rsidP="0057767F">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36AB1F34" w14:textId="77777777" w:rsidR="000C019A" w:rsidRDefault="00C73931" w:rsidP="0057767F">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5DD8DD2A" w14:textId="77777777" w:rsidR="000C019A" w:rsidRDefault="00C73931" w:rsidP="0057767F">
            <w:pPr>
              <w:spacing w:line="276" w:lineRule="auto"/>
            </w:pPr>
          </w:p>
        </w:tc>
      </w:tr>
      <w:tr w:rsidR="000C019A" w14:paraId="1E492D9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6F43B1D" w14:textId="77777777" w:rsidR="000C019A" w:rsidRDefault="00980C5F" w:rsidP="000C019A">
            <w:pPr>
              <w:spacing w:line="276" w:lineRule="auto"/>
            </w:pPr>
            <w:r>
              <w:t>Additional Key Storage Available</w:t>
            </w:r>
          </w:p>
        </w:tc>
        <w:tc>
          <w:tcPr>
            <w:tcW w:w="2521" w:type="dxa"/>
            <w:tcBorders>
              <w:top w:val="single" w:sz="4" w:space="0" w:color="auto"/>
              <w:left w:val="single" w:sz="4" w:space="0" w:color="auto"/>
              <w:bottom w:val="single" w:sz="4" w:space="0" w:color="auto"/>
              <w:right w:val="single" w:sz="4" w:space="0" w:color="auto"/>
            </w:tcBorders>
          </w:tcPr>
          <w:p w14:paraId="128CADAA" w14:textId="77777777" w:rsidR="000C019A" w:rsidRDefault="00980C5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9EF1C6A" w14:textId="77777777" w:rsidR="000C019A" w:rsidRDefault="00980C5F" w:rsidP="000C019A">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2521D731" w14:textId="77777777" w:rsidR="000C019A" w:rsidRDefault="00980C5F" w:rsidP="000C019A">
            <w:pPr>
              <w:spacing w:line="276" w:lineRule="auto"/>
            </w:pPr>
            <w:r>
              <w:t>Indicator for whether there is additional storage available for new keys</w:t>
            </w:r>
          </w:p>
        </w:tc>
      </w:tr>
      <w:tr w:rsidR="000C019A" w14:paraId="4FDE8F7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867F6CA" w14:textId="77777777" w:rsidR="000C019A" w:rsidRDefault="00980C5F" w:rsidP="000C019A">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47738EE8" w14:textId="77777777" w:rsidR="000C019A" w:rsidRDefault="00980C5F" w:rsidP="000C019A">
            <w:pPr>
              <w:spacing w:line="276" w:lineRule="auto"/>
            </w:pPr>
            <w:r>
              <w:t>No</w:t>
            </w:r>
          </w:p>
        </w:tc>
        <w:tc>
          <w:tcPr>
            <w:tcW w:w="1440" w:type="dxa"/>
            <w:tcBorders>
              <w:top w:val="single" w:sz="4" w:space="0" w:color="auto"/>
              <w:left w:val="single" w:sz="4" w:space="0" w:color="auto"/>
              <w:bottom w:val="single" w:sz="4" w:space="0" w:color="auto"/>
              <w:right w:val="single" w:sz="4" w:space="0" w:color="auto"/>
            </w:tcBorders>
          </w:tcPr>
          <w:p w14:paraId="373E26EF" w14:textId="77777777" w:rsidR="000C019A" w:rsidRDefault="00980C5F" w:rsidP="000C019A">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666871B1" w14:textId="77777777" w:rsidR="000C019A" w:rsidRDefault="00C73931" w:rsidP="000C019A">
            <w:pPr>
              <w:spacing w:line="276" w:lineRule="auto"/>
            </w:pPr>
          </w:p>
        </w:tc>
      </w:tr>
      <w:tr w:rsidR="000C019A" w14:paraId="7FD9227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8325485" w14:textId="77777777" w:rsidR="000C019A"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DE14411" w14:textId="77777777" w:rsidR="000C019A" w:rsidRDefault="00980C5F" w:rsidP="000C019A">
            <w:pPr>
              <w:spacing w:line="276" w:lineRule="auto"/>
            </w:pPr>
            <w:r>
              <w:t>Yes</w:t>
            </w:r>
          </w:p>
        </w:tc>
        <w:tc>
          <w:tcPr>
            <w:tcW w:w="1440" w:type="dxa"/>
            <w:tcBorders>
              <w:top w:val="single" w:sz="4" w:space="0" w:color="auto"/>
              <w:left w:val="single" w:sz="4" w:space="0" w:color="auto"/>
              <w:bottom w:val="single" w:sz="4" w:space="0" w:color="auto"/>
              <w:right w:val="single" w:sz="4" w:space="0" w:color="auto"/>
            </w:tcBorders>
          </w:tcPr>
          <w:p w14:paraId="35FCFA2C" w14:textId="77777777" w:rsidR="000C019A" w:rsidRDefault="00980C5F" w:rsidP="000C019A">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45163417" w14:textId="77777777" w:rsidR="000C019A" w:rsidRDefault="00C73931" w:rsidP="000C019A">
            <w:pPr>
              <w:spacing w:line="276" w:lineRule="auto"/>
            </w:pPr>
          </w:p>
        </w:tc>
      </w:tr>
      <w:tr w:rsidR="000C019A" w14:paraId="6F00C79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80CB781" w14:textId="77777777" w:rsidR="000C019A"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AE89C38" w14:textId="77777777" w:rsidR="000C019A" w:rsidRDefault="00980C5F" w:rsidP="000C019A">
            <w:pPr>
              <w:spacing w:line="276" w:lineRule="auto"/>
            </w:pPr>
            <w:r>
              <w:t>Reserved</w:t>
            </w:r>
          </w:p>
        </w:tc>
        <w:tc>
          <w:tcPr>
            <w:tcW w:w="1440" w:type="dxa"/>
            <w:tcBorders>
              <w:top w:val="single" w:sz="4" w:space="0" w:color="auto"/>
              <w:left w:val="single" w:sz="4" w:space="0" w:color="auto"/>
              <w:bottom w:val="single" w:sz="4" w:space="0" w:color="auto"/>
              <w:right w:val="single" w:sz="4" w:space="0" w:color="auto"/>
            </w:tcBorders>
          </w:tcPr>
          <w:p w14:paraId="38BDC758" w14:textId="77777777" w:rsidR="000C019A" w:rsidRDefault="00980C5F" w:rsidP="000C019A">
            <w:pPr>
              <w:spacing w:line="276" w:lineRule="auto"/>
            </w:pPr>
            <w:r>
              <w:t>0x02-0xFF</w:t>
            </w:r>
          </w:p>
        </w:tc>
        <w:tc>
          <w:tcPr>
            <w:tcW w:w="3633" w:type="dxa"/>
            <w:tcBorders>
              <w:top w:val="single" w:sz="4" w:space="0" w:color="auto"/>
              <w:left w:val="single" w:sz="4" w:space="0" w:color="auto"/>
              <w:bottom w:val="single" w:sz="4" w:space="0" w:color="auto"/>
              <w:right w:val="single" w:sz="4" w:space="0" w:color="auto"/>
            </w:tcBorders>
          </w:tcPr>
          <w:p w14:paraId="63953AE1" w14:textId="77777777" w:rsidR="000C019A" w:rsidRDefault="00C73931" w:rsidP="000C019A">
            <w:pPr>
              <w:spacing w:line="276" w:lineRule="auto"/>
            </w:pPr>
          </w:p>
        </w:tc>
      </w:tr>
      <w:tr w:rsidR="000C019A" w14:paraId="671C1B4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F6D83C" w14:textId="77777777" w:rsidR="000C019A"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7D23590" w14:textId="77777777" w:rsidR="000C019A" w:rsidRDefault="00C73931"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765D9EE4" w14:textId="77777777" w:rsidR="000C019A" w:rsidRDefault="00C73931"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0A578E8" w14:textId="77777777" w:rsidR="000C019A" w:rsidRDefault="00C73931" w:rsidP="000C019A">
            <w:pPr>
              <w:spacing w:line="276" w:lineRule="auto"/>
            </w:pPr>
          </w:p>
        </w:tc>
      </w:tr>
      <w:tr w:rsidR="000C019A" w14:paraId="6BE5323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C50033C" w14:textId="77777777" w:rsidR="000C019A" w:rsidRDefault="00980C5F" w:rsidP="000C019A">
            <w:pPr>
              <w:spacing w:line="276" w:lineRule="auto"/>
            </w:pPr>
            <w:r w:rsidRPr="003958F3">
              <w:t>Vector</w:t>
            </w:r>
          </w:p>
        </w:tc>
        <w:tc>
          <w:tcPr>
            <w:tcW w:w="2521" w:type="dxa"/>
            <w:tcBorders>
              <w:top w:val="single" w:sz="4" w:space="0" w:color="auto"/>
              <w:left w:val="single" w:sz="4" w:space="0" w:color="auto"/>
              <w:bottom w:val="single" w:sz="4" w:space="0" w:color="auto"/>
              <w:right w:val="single" w:sz="4" w:space="0" w:color="auto"/>
            </w:tcBorders>
          </w:tcPr>
          <w:p w14:paraId="6498E4D2" w14:textId="77777777" w:rsidR="000C019A" w:rsidRPr="00891839" w:rsidRDefault="00980C5F" w:rsidP="000C019A">
            <w:pPr>
              <w:spacing w:line="276" w:lineRule="auto"/>
              <w:rPr>
                <w:rFonts w:cs="Arial"/>
              </w:rPr>
            </w:pPr>
            <w:r w:rsidRPr="003958F3">
              <w:t> </w:t>
            </w:r>
          </w:p>
        </w:tc>
        <w:tc>
          <w:tcPr>
            <w:tcW w:w="1440" w:type="dxa"/>
            <w:tcBorders>
              <w:top w:val="single" w:sz="4" w:space="0" w:color="auto"/>
              <w:left w:val="single" w:sz="4" w:space="0" w:color="auto"/>
              <w:bottom w:val="single" w:sz="4" w:space="0" w:color="auto"/>
              <w:right w:val="single" w:sz="4" w:space="0" w:color="auto"/>
            </w:tcBorders>
          </w:tcPr>
          <w:p w14:paraId="588F25D4" w14:textId="77777777" w:rsidR="000C019A" w:rsidRPr="00D460C8" w:rsidRDefault="00980C5F" w:rsidP="000C019A">
            <w:pPr>
              <w:spacing w:line="276" w:lineRule="auto"/>
              <w:rPr>
                <w:rFonts w:cs="Arial"/>
              </w:rPr>
            </w:pPr>
            <w:r w:rsidRPr="003958F3">
              <w:t> </w:t>
            </w:r>
          </w:p>
        </w:tc>
        <w:tc>
          <w:tcPr>
            <w:tcW w:w="3633" w:type="dxa"/>
            <w:tcBorders>
              <w:top w:val="single" w:sz="4" w:space="0" w:color="auto"/>
              <w:left w:val="single" w:sz="4" w:space="0" w:color="auto"/>
              <w:bottom w:val="single" w:sz="4" w:space="0" w:color="auto"/>
              <w:right w:val="single" w:sz="4" w:space="0" w:color="auto"/>
            </w:tcBorders>
          </w:tcPr>
          <w:p w14:paraId="06AB122E" w14:textId="77777777" w:rsidR="000C019A" w:rsidRDefault="00980C5F" w:rsidP="000C019A">
            <w:pPr>
              <w:spacing w:line="276" w:lineRule="auto"/>
            </w:pPr>
            <w:r>
              <w:t>Array (1…N) of record (</w:t>
            </w:r>
            <w:proofErr w:type="spellStart"/>
            <w:r>
              <w:t>IndexNumber</w:t>
            </w:r>
            <w:proofErr w:type="spellEnd"/>
            <w:r>
              <w:t xml:space="preserve">, DeviceType, </w:t>
            </w:r>
            <w:proofErr w:type="spellStart"/>
            <w:r>
              <w:t>KeyType</w:t>
            </w:r>
            <w:proofErr w:type="spellEnd"/>
            <w:r>
              <w:t xml:space="preserve">, </w:t>
            </w:r>
            <w:proofErr w:type="spellStart"/>
            <w:r>
              <w:t>KeyStatus</w:t>
            </w:r>
            <w:proofErr w:type="spellEnd"/>
            <w:r>
              <w:t xml:space="preserve">, FriendlyName, FESN, </w:t>
            </w:r>
            <w:proofErr w:type="spellStart"/>
            <w:r>
              <w:t>PairingID</w:t>
            </w:r>
            <w:proofErr w:type="spellEnd"/>
            <w:r>
              <w:t xml:space="preserve">) with </w:t>
            </w:r>
            <w:proofErr w:type="spellStart"/>
            <w:r w:rsidRPr="003958F3">
              <w:t>TotalNumberOf</w:t>
            </w:r>
            <w:r>
              <w:t>KeysAvailable</w:t>
            </w:r>
            <w:proofErr w:type="spellEnd"/>
            <w:r w:rsidRPr="003958F3">
              <w:t xml:space="preserve"> defined in </w:t>
            </w:r>
            <w:proofErr w:type="spellStart"/>
            <w:r w:rsidRPr="003958F3">
              <w:t>ListSize</w:t>
            </w:r>
            <w:proofErr w:type="spellEnd"/>
          </w:p>
        </w:tc>
      </w:tr>
      <w:tr w:rsidR="000C019A" w14:paraId="77B3C96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2C4816F" w14:textId="77777777" w:rsidR="000C019A" w:rsidRDefault="00980C5F" w:rsidP="000C019A">
            <w:pPr>
              <w:spacing w:line="276" w:lineRule="auto"/>
            </w:pPr>
            <w:proofErr w:type="spellStart"/>
            <w:r w:rsidRPr="003958F3">
              <w:t>IndexNumber</w:t>
            </w:r>
            <w:proofErr w:type="spellEnd"/>
          </w:p>
        </w:tc>
        <w:tc>
          <w:tcPr>
            <w:tcW w:w="2521" w:type="dxa"/>
            <w:tcBorders>
              <w:top w:val="single" w:sz="4" w:space="0" w:color="auto"/>
              <w:left w:val="single" w:sz="4" w:space="0" w:color="auto"/>
              <w:bottom w:val="single" w:sz="4" w:space="0" w:color="auto"/>
              <w:right w:val="single" w:sz="4" w:space="0" w:color="auto"/>
            </w:tcBorders>
          </w:tcPr>
          <w:p w14:paraId="57A6592A" w14:textId="77777777" w:rsidR="000C019A" w:rsidRPr="00891839" w:rsidRDefault="00980C5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23B771EF" w14:textId="77777777" w:rsidR="000C019A" w:rsidRPr="00D460C8" w:rsidRDefault="00980C5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4F9A90DA" w14:textId="77777777" w:rsidR="000C019A" w:rsidRDefault="00980C5F" w:rsidP="000C019A">
            <w:pPr>
              <w:spacing w:line="276" w:lineRule="auto"/>
            </w:pPr>
            <w:r w:rsidRPr="003958F3">
              <w:t> </w:t>
            </w:r>
          </w:p>
        </w:tc>
      </w:tr>
      <w:tr w:rsidR="000C019A" w14:paraId="01D057C9"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742FFFD" w14:textId="77777777" w:rsidR="000C019A" w:rsidRDefault="00980C5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706358F6" w14:textId="77777777" w:rsidR="000C019A" w:rsidRPr="00891839" w:rsidRDefault="00980C5F" w:rsidP="000C019A">
            <w:pPr>
              <w:spacing w:line="276" w:lineRule="auto"/>
              <w:rPr>
                <w:rFonts w:cs="Arial"/>
              </w:rPr>
            </w:pPr>
            <w:r w:rsidRPr="003958F3">
              <w:t>Inactive</w:t>
            </w:r>
          </w:p>
        </w:tc>
        <w:tc>
          <w:tcPr>
            <w:tcW w:w="1440" w:type="dxa"/>
            <w:tcBorders>
              <w:top w:val="single" w:sz="4" w:space="0" w:color="auto"/>
              <w:left w:val="single" w:sz="4" w:space="0" w:color="auto"/>
              <w:bottom w:val="single" w:sz="4" w:space="0" w:color="auto"/>
              <w:right w:val="single" w:sz="4" w:space="0" w:color="auto"/>
            </w:tcBorders>
          </w:tcPr>
          <w:p w14:paraId="2E58BD38" w14:textId="77777777" w:rsidR="000C019A" w:rsidRPr="00D460C8" w:rsidRDefault="00980C5F" w:rsidP="000C019A">
            <w:pPr>
              <w:spacing w:line="276" w:lineRule="auto"/>
              <w:rPr>
                <w:rFonts w:cs="Arial"/>
              </w:rPr>
            </w:pPr>
            <w:r w:rsidRPr="003958F3">
              <w:t>0x00</w:t>
            </w:r>
          </w:p>
        </w:tc>
        <w:tc>
          <w:tcPr>
            <w:tcW w:w="3633" w:type="dxa"/>
            <w:tcBorders>
              <w:top w:val="single" w:sz="4" w:space="0" w:color="auto"/>
              <w:left w:val="single" w:sz="4" w:space="0" w:color="auto"/>
              <w:bottom w:val="single" w:sz="4" w:space="0" w:color="auto"/>
              <w:right w:val="single" w:sz="4" w:space="0" w:color="auto"/>
            </w:tcBorders>
          </w:tcPr>
          <w:p w14:paraId="1D5FDDE5" w14:textId="77777777" w:rsidR="000C019A" w:rsidRDefault="00980C5F" w:rsidP="000C019A">
            <w:pPr>
              <w:spacing w:line="276" w:lineRule="auto"/>
            </w:pPr>
            <w:r w:rsidRPr="003958F3">
              <w:t> </w:t>
            </w:r>
          </w:p>
        </w:tc>
      </w:tr>
      <w:tr w:rsidR="000C019A" w14:paraId="25DB74D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0C47956" w14:textId="77777777" w:rsidR="000C019A" w:rsidRDefault="00980C5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7C6F9E60" w14:textId="77777777" w:rsidR="000C019A" w:rsidRPr="00891839" w:rsidRDefault="00980C5F" w:rsidP="000C019A">
            <w:pPr>
              <w:spacing w:line="276" w:lineRule="auto"/>
              <w:rPr>
                <w:rFonts w:cs="Arial"/>
              </w:rPr>
            </w:pPr>
            <w:r w:rsidRPr="003958F3">
              <w:t>Index 1</w:t>
            </w:r>
          </w:p>
        </w:tc>
        <w:tc>
          <w:tcPr>
            <w:tcW w:w="1440" w:type="dxa"/>
            <w:tcBorders>
              <w:top w:val="single" w:sz="4" w:space="0" w:color="auto"/>
              <w:left w:val="single" w:sz="4" w:space="0" w:color="auto"/>
              <w:bottom w:val="single" w:sz="4" w:space="0" w:color="auto"/>
              <w:right w:val="single" w:sz="4" w:space="0" w:color="auto"/>
            </w:tcBorders>
          </w:tcPr>
          <w:p w14:paraId="611BBA51" w14:textId="77777777" w:rsidR="000C019A" w:rsidRPr="00D460C8" w:rsidRDefault="00980C5F" w:rsidP="000C019A">
            <w:pPr>
              <w:spacing w:line="276" w:lineRule="auto"/>
              <w:rPr>
                <w:rFonts w:cs="Arial"/>
              </w:rPr>
            </w:pPr>
            <w:r w:rsidRPr="003958F3">
              <w:t>0x01</w:t>
            </w:r>
          </w:p>
        </w:tc>
        <w:tc>
          <w:tcPr>
            <w:tcW w:w="3633" w:type="dxa"/>
            <w:tcBorders>
              <w:top w:val="single" w:sz="4" w:space="0" w:color="auto"/>
              <w:left w:val="single" w:sz="4" w:space="0" w:color="auto"/>
              <w:bottom w:val="single" w:sz="4" w:space="0" w:color="auto"/>
              <w:right w:val="single" w:sz="4" w:space="0" w:color="auto"/>
            </w:tcBorders>
          </w:tcPr>
          <w:p w14:paraId="7FC78F90" w14:textId="77777777" w:rsidR="000C019A" w:rsidRDefault="00980C5F" w:rsidP="000C019A">
            <w:pPr>
              <w:spacing w:line="276" w:lineRule="auto"/>
            </w:pPr>
            <w:r w:rsidRPr="003958F3">
              <w:t> </w:t>
            </w:r>
          </w:p>
        </w:tc>
      </w:tr>
      <w:tr w:rsidR="000C019A" w14:paraId="3F2CC90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F1EE4F9" w14:textId="77777777" w:rsidR="000C019A" w:rsidRDefault="00980C5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0F43287C" w14:textId="77777777" w:rsidR="000C019A" w:rsidRPr="00891839" w:rsidRDefault="00980C5F" w:rsidP="000C019A">
            <w:pPr>
              <w:spacing w:line="276" w:lineRule="auto"/>
              <w:rPr>
                <w:rFonts w:cs="Arial"/>
              </w:rPr>
            </w:pPr>
            <w:r w:rsidRPr="003958F3">
              <w:t>Index 2</w:t>
            </w:r>
          </w:p>
        </w:tc>
        <w:tc>
          <w:tcPr>
            <w:tcW w:w="1440" w:type="dxa"/>
            <w:tcBorders>
              <w:top w:val="single" w:sz="4" w:space="0" w:color="auto"/>
              <w:left w:val="single" w:sz="4" w:space="0" w:color="auto"/>
              <w:bottom w:val="single" w:sz="4" w:space="0" w:color="auto"/>
              <w:right w:val="single" w:sz="4" w:space="0" w:color="auto"/>
            </w:tcBorders>
          </w:tcPr>
          <w:p w14:paraId="1E74D29F" w14:textId="77777777" w:rsidR="000C019A" w:rsidRPr="00D460C8" w:rsidRDefault="00980C5F" w:rsidP="000C019A">
            <w:pPr>
              <w:spacing w:line="276" w:lineRule="auto"/>
              <w:rPr>
                <w:rFonts w:cs="Arial"/>
              </w:rPr>
            </w:pPr>
            <w:r w:rsidRPr="003958F3">
              <w:t>0x02</w:t>
            </w:r>
          </w:p>
        </w:tc>
        <w:tc>
          <w:tcPr>
            <w:tcW w:w="3633" w:type="dxa"/>
            <w:tcBorders>
              <w:top w:val="single" w:sz="4" w:space="0" w:color="auto"/>
              <w:left w:val="single" w:sz="4" w:space="0" w:color="auto"/>
              <w:bottom w:val="single" w:sz="4" w:space="0" w:color="auto"/>
              <w:right w:val="single" w:sz="4" w:space="0" w:color="auto"/>
            </w:tcBorders>
          </w:tcPr>
          <w:p w14:paraId="02C0F2BC" w14:textId="77777777" w:rsidR="000C019A" w:rsidRDefault="00980C5F" w:rsidP="000C019A">
            <w:pPr>
              <w:spacing w:line="276" w:lineRule="auto"/>
            </w:pPr>
            <w:r w:rsidRPr="003958F3">
              <w:t> </w:t>
            </w:r>
          </w:p>
        </w:tc>
      </w:tr>
      <w:tr w:rsidR="000C019A" w14:paraId="4919BA7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428C3E6" w14:textId="77777777" w:rsidR="000C019A" w:rsidRDefault="00980C5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1AF01B6F" w14:textId="77777777" w:rsidR="000C019A" w:rsidRPr="00891839" w:rsidRDefault="00980C5F" w:rsidP="000C019A">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085932BE" w14:textId="77777777" w:rsidR="000C019A" w:rsidRPr="00D460C8" w:rsidRDefault="00980C5F" w:rsidP="000C019A">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60FC4617" w14:textId="77777777" w:rsidR="000C019A" w:rsidRDefault="00980C5F" w:rsidP="000C019A">
            <w:pPr>
              <w:spacing w:line="276" w:lineRule="auto"/>
            </w:pPr>
            <w:r w:rsidRPr="003958F3">
              <w:t> </w:t>
            </w:r>
          </w:p>
        </w:tc>
      </w:tr>
      <w:tr w:rsidR="000C019A" w14:paraId="3EC582C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B146151" w14:textId="77777777" w:rsidR="000C019A" w:rsidRDefault="00980C5F" w:rsidP="000C019A">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57E64FB1" w14:textId="77777777" w:rsidR="000C019A" w:rsidRPr="00891839" w:rsidRDefault="00980C5F" w:rsidP="000C019A">
            <w:pPr>
              <w:spacing w:line="276" w:lineRule="auto"/>
              <w:rPr>
                <w:rFonts w:cs="Arial"/>
              </w:rPr>
            </w:pPr>
            <w:r w:rsidRPr="003958F3">
              <w:t>Index 255</w:t>
            </w:r>
          </w:p>
        </w:tc>
        <w:tc>
          <w:tcPr>
            <w:tcW w:w="1440" w:type="dxa"/>
            <w:tcBorders>
              <w:top w:val="single" w:sz="4" w:space="0" w:color="auto"/>
              <w:left w:val="single" w:sz="4" w:space="0" w:color="auto"/>
              <w:bottom w:val="single" w:sz="4" w:space="0" w:color="auto"/>
              <w:right w:val="single" w:sz="4" w:space="0" w:color="auto"/>
            </w:tcBorders>
          </w:tcPr>
          <w:p w14:paraId="398C2F77" w14:textId="77777777" w:rsidR="000C019A" w:rsidRPr="00D460C8" w:rsidRDefault="00980C5F" w:rsidP="000C019A">
            <w:pPr>
              <w:spacing w:line="276" w:lineRule="auto"/>
              <w:rPr>
                <w:rFonts w:cs="Arial"/>
              </w:rPr>
            </w:pPr>
            <w:r w:rsidRPr="003958F3">
              <w:t>0xFF</w:t>
            </w:r>
          </w:p>
        </w:tc>
        <w:tc>
          <w:tcPr>
            <w:tcW w:w="3633" w:type="dxa"/>
            <w:tcBorders>
              <w:top w:val="single" w:sz="4" w:space="0" w:color="auto"/>
              <w:left w:val="single" w:sz="4" w:space="0" w:color="auto"/>
              <w:bottom w:val="single" w:sz="4" w:space="0" w:color="auto"/>
              <w:right w:val="single" w:sz="4" w:space="0" w:color="auto"/>
            </w:tcBorders>
          </w:tcPr>
          <w:p w14:paraId="5205ACDD" w14:textId="77777777" w:rsidR="000C019A" w:rsidRDefault="00980C5F" w:rsidP="000C019A">
            <w:pPr>
              <w:spacing w:line="276" w:lineRule="auto"/>
            </w:pPr>
            <w:r w:rsidRPr="003958F3">
              <w:t> </w:t>
            </w:r>
          </w:p>
        </w:tc>
      </w:tr>
      <w:tr w:rsidR="000C019A" w14:paraId="777B304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A3827F3"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7616C92" w14:textId="77777777" w:rsidR="000C019A" w:rsidRPr="003958F3" w:rsidRDefault="00C73931"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0F8EE7F8" w14:textId="77777777" w:rsidR="000C019A" w:rsidRPr="003958F3" w:rsidRDefault="00C73931"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7865E125" w14:textId="77777777" w:rsidR="000C019A" w:rsidRPr="003958F3" w:rsidRDefault="00C73931" w:rsidP="000C019A">
            <w:pPr>
              <w:spacing w:line="276" w:lineRule="auto"/>
            </w:pPr>
          </w:p>
        </w:tc>
      </w:tr>
      <w:tr w:rsidR="000C019A" w14:paraId="6FB8701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BF87DCB" w14:textId="77777777" w:rsidR="000C019A" w:rsidRPr="003958F3" w:rsidRDefault="00980C5F" w:rsidP="000C019A">
            <w:pPr>
              <w:spacing w:line="276" w:lineRule="auto"/>
            </w:pPr>
            <w:r>
              <w:t>DeviceType</w:t>
            </w:r>
          </w:p>
        </w:tc>
        <w:tc>
          <w:tcPr>
            <w:tcW w:w="2521" w:type="dxa"/>
            <w:tcBorders>
              <w:top w:val="single" w:sz="4" w:space="0" w:color="auto"/>
              <w:left w:val="single" w:sz="4" w:space="0" w:color="auto"/>
              <w:bottom w:val="single" w:sz="4" w:space="0" w:color="auto"/>
              <w:right w:val="single" w:sz="4" w:space="0" w:color="auto"/>
            </w:tcBorders>
          </w:tcPr>
          <w:p w14:paraId="16FEB8C7" w14:textId="77777777" w:rsidR="000C019A" w:rsidRPr="003958F3" w:rsidRDefault="00980C5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45037093" w14:textId="77777777" w:rsidR="000C019A" w:rsidRPr="003958F3" w:rsidRDefault="00980C5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30029FC7" w14:textId="77777777" w:rsidR="000C019A" w:rsidRPr="003958F3" w:rsidRDefault="00980C5F" w:rsidP="000C019A">
            <w:pPr>
              <w:spacing w:line="276" w:lineRule="auto"/>
            </w:pPr>
            <w:r>
              <w:t>Describes Device type</w:t>
            </w:r>
          </w:p>
        </w:tc>
      </w:tr>
      <w:tr w:rsidR="000C019A" w14:paraId="1851858C"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1B19B58"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5A14939" w14:textId="77777777" w:rsidR="000C019A" w:rsidRPr="003958F3" w:rsidRDefault="00980C5F" w:rsidP="000C019A">
            <w:pPr>
              <w:spacing w:line="276" w:lineRule="auto"/>
            </w:pPr>
            <w:r>
              <w:rPr>
                <w:rFonts w:cs="Arial"/>
              </w:rPr>
              <w:t>NFC Card</w:t>
            </w:r>
          </w:p>
        </w:tc>
        <w:tc>
          <w:tcPr>
            <w:tcW w:w="1440" w:type="dxa"/>
            <w:tcBorders>
              <w:top w:val="single" w:sz="4" w:space="0" w:color="auto"/>
              <w:left w:val="single" w:sz="4" w:space="0" w:color="auto"/>
              <w:bottom w:val="single" w:sz="4" w:space="0" w:color="auto"/>
              <w:right w:val="single" w:sz="4" w:space="0" w:color="auto"/>
            </w:tcBorders>
          </w:tcPr>
          <w:p w14:paraId="7782E9C5" w14:textId="77777777" w:rsidR="000C019A" w:rsidRPr="003958F3" w:rsidRDefault="00980C5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744F1124" w14:textId="77777777" w:rsidR="000C019A" w:rsidRPr="003958F3" w:rsidRDefault="00C73931" w:rsidP="000C019A">
            <w:pPr>
              <w:spacing w:line="276" w:lineRule="auto"/>
            </w:pPr>
          </w:p>
        </w:tc>
      </w:tr>
      <w:tr w:rsidR="000C019A" w14:paraId="6FF88AC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A7CFBE4"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7D81DDC" w14:textId="77777777" w:rsidR="000C019A" w:rsidRPr="003958F3" w:rsidRDefault="00980C5F" w:rsidP="000C019A">
            <w:pPr>
              <w:spacing w:line="276" w:lineRule="auto"/>
            </w:pPr>
            <w:r>
              <w:rPr>
                <w:rFonts w:cs="Arial"/>
              </w:rPr>
              <w:t>Digital Key</w:t>
            </w:r>
          </w:p>
        </w:tc>
        <w:tc>
          <w:tcPr>
            <w:tcW w:w="1440" w:type="dxa"/>
            <w:tcBorders>
              <w:top w:val="single" w:sz="4" w:space="0" w:color="auto"/>
              <w:left w:val="single" w:sz="4" w:space="0" w:color="auto"/>
              <w:bottom w:val="single" w:sz="4" w:space="0" w:color="auto"/>
              <w:right w:val="single" w:sz="4" w:space="0" w:color="auto"/>
            </w:tcBorders>
          </w:tcPr>
          <w:p w14:paraId="38FE7E6D" w14:textId="77777777" w:rsidR="000C019A" w:rsidRPr="003958F3" w:rsidRDefault="00980C5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1644FF08" w14:textId="77777777" w:rsidR="000C019A" w:rsidRPr="003958F3" w:rsidRDefault="00C73931" w:rsidP="000C019A">
            <w:pPr>
              <w:spacing w:line="276" w:lineRule="auto"/>
            </w:pPr>
          </w:p>
        </w:tc>
      </w:tr>
      <w:tr w:rsidR="005F596F" w14:paraId="30D6642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CF1E3D1" w14:textId="77777777" w:rsidR="005F596F"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6BDA0D1" w14:textId="77777777" w:rsidR="005F596F" w:rsidRDefault="00980C5F" w:rsidP="000C019A">
            <w:pPr>
              <w:spacing w:line="276" w:lineRule="auto"/>
              <w:rPr>
                <w:rFonts w:cs="Arial"/>
              </w:rPr>
            </w:pPr>
            <w:r>
              <w:rPr>
                <w:rFonts w:cs="Arial"/>
              </w:rPr>
              <w:t>CAK</w:t>
            </w:r>
          </w:p>
        </w:tc>
        <w:tc>
          <w:tcPr>
            <w:tcW w:w="1440" w:type="dxa"/>
            <w:tcBorders>
              <w:top w:val="single" w:sz="4" w:space="0" w:color="auto"/>
              <w:left w:val="single" w:sz="4" w:space="0" w:color="auto"/>
              <w:bottom w:val="single" w:sz="4" w:space="0" w:color="auto"/>
              <w:right w:val="single" w:sz="4" w:space="0" w:color="auto"/>
            </w:tcBorders>
          </w:tcPr>
          <w:p w14:paraId="43CF4E3D" w14:textId="77777777" w:rsidR="005F596F" w:rsidRDefault="00980C5F" w:rsidP="000C019A">
            <w:pPr>
              <w:spacing w:line="276" w:lineRule="auto"/>
              <w:rPr>
                <w:rFonts w:cs="Arial"/>
              </w:rPr>
            </w:pPr>
            <w:r>
              <w:rPr>
                <w:rFonts w:cs="Arial"/>
              </w:rPr>
              <w:t>0x02</w:t>
            </w:r>
          </w:p>
        </w:tc>
        <w:tc>
          <w:tcPr>
            <w:tcW w:w="3633" w:type="dxa"/>
            <w:tcBorders>
              <w:top w:val="single" w:sz="4" w:space="0" w:color="auto"/>
              <w:left w:val="single" w:sz="4" w:space="0" w:color="auto"/>
              <w:bottom w:val="single" w:sz="4" w:space="0" w:color="auto"/>
              <w:right w:val="single" w:sz="4" w:space="0" w:color="auto"/>
            </w:tcBorders>
          </w:tcPr>
          <w:p w14:paraId="02F94B9C" w14:textId="77777777" w:rsidR="005F596F" w:rsidRPr="003958F3" w:rsidRDefault="00C73931" w:rsidP="000C019A">
            <w:pPr>
              <w:spacing w:line="276" w:lineRule="auto"/>
            </w:pPr>
          </w:p>
        </w:tc>
      </w:tr>
      <w:tr w:rsidR="000C019A" w14:paraId="49E2190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BCD2D20"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948DFE4" w14:textId="77777777" w:rsidR="000C019A" w:rsidRPr="003958F3" w:rsidRDefault="00980C5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7BC221AA" w14:textId="77777777" w:rsidR="000C019A" w:rsidRPr="003958F3" w:rsidRDefault="00980C5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61927011" w14:textId="77777777" w:rsidR="000C019A" w:rsidRPr="003958F3" w:rsidRDefault="00C73931" w:rsidP="000C019A">
            <w:pPr>
              <w:spacing w:line="276" w:lineRule="auto"/>
            </w:pPr>
          </w:p>
        </w:tc>
      </w:tr>
      <w:tr w:rsidR="000C019A" w14:paraId="19FD1323"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1E663F5"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E9555A3" w14:textId="77777777" w:rsidR="000C019A" w:rsidRPr="003958F3" w:rsidRDefault="00C73931" w:rsidP="000C019A">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420351CB" w14:textId="77777777" w:rsidR="000C019A" w:rsidRPr="003958F3" w:rsidRDefault="00C73931" w:rsidP="000C019A">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1465A1CE" w14:textId="77777777" w:rsidR="000C019A" w:rsidRPr="003958F3" w:rsidRDefault="00C73931" w:rsidP="000C019A">
            <w:pPr>
              <w:spacing w:line="276" w:lineRule="auto"/>
            </w:pPr>
          </w:p>
        </w:tc>
      </w:tr>
      <w:tr w:rsidR="000C019A" w14:paraId="68A1364B"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CD3DB24" w14:textId="77777777" w:rsidR="000C019A" w:rsidRPr="003958F3" w:rsidRDefault="00980C5F" w:rsidP="000C019A">
            <w:pPr>
              <w:spacing w:line="276" w:lineRule="auto"/>
            </w:pPr>
            <w:proofErr w:type="spellStart"/>
            <w:r>
              <w:t>KeyType</w:t>
            </w:r>
            <w:proofErr w:type="spellEnd"/>
          </w:p>
        </w:tc>
        <w:tc>
          <w:tcPr>
            <w:tcW w:w="2521" w:type="dxa"/>
            <w:tcBorders>
              <w:top w:val="single" w:sz="4" w:space="0" w:color="auto"/>
              <w:left w:val="single" w:sz="4" w:space="0" w:color="auto"/>
              <w:bottom w:val="single" w:sz="4" w:space="0" w:color="auto"/>
              <w:right w:val="single" w:sz="4" w:space="0" w:color="auto"/>
            </w:tcBorders>
          </w:tcPr>
          <w:p w14:paraId="068ABB1D" w14:textId="77777777" w:rsidR="000C019A" w:rsidRPr="003958F3" w:rsidRDefault="00980C5F" w:rsidP="000C019A">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3390282" w14:textId="77777777" w:rsidR="000C019A" w:rsidRPr="003958F3" w:rsidRDefault="00980C5F" w:rsidP="000C019A">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0D21E6D5" w14:textId="77777777" w:rsidR="000C019A" w:rsidRPr="003958F3" w:rsidRDefault="00980C5F" w:rsidP="000C019A">
            <w:pPr>
              <w:spacing w:line="276" w:lineRule="auto"/>
            </w:pPr>
            <w:r>
              <w:t>Describes Key type</w:t>
            </w:r>
          </w:p>
        </w:tc>
      </w:tr>
      <w:tr w:rsidR="000C019A" w14:paraId="51B7FDB4"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0BACCEF0"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F8B920B" w14:textId="77777777" w:rsidR="000C019A" w:rsidRPr="003958F3" w:rsidRDefault="00980C5F" w:rsidP="000C019A">
            <w:pPr>
              <w:spacing w:line="276" w:lineRule="auto"/>
            </w:pPr>
            <w:r>
              <w:rPr>
                <w:rFonts w:cs="Arial"/>
              </w:rPr>
              <w:t>Factory</w:t>
            </w:r>
          </w:p>
        </w:tc>
        <w:tc>
          <w:tcPr>
            <w:tcW w:w="1440" w:type="dxa"/>
            <w:tcBorders>
              <w:top w:val="single" w:sz="4" w:space="0" w:color="auto"/>
              <w:left w:val="single" w:sz="4" w:space="0" w:color="auto"/>
              <w:bottom w:val="single" w:sz="4" w:space="0" w:color="auto"/>
              <w:right w:val="single" w:sz="4" w:space="0" w:color="auto"/>
            </w:tcBorders>
          </w:tcPr>
          <w:p w14:paraId="286EAD6E" w14:textId="77777777" w:rsidR="000C019A" w:rsidRPr="003958F3" w:rsidRDefault="00980C5F" w:rsidP="000C019A">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39000B23" w14:textId="77777777" w:rsidR="000C019A" w:rsidRPr="003958F3" w:rsidRDefault="00C73931" w:rsidP="000C019A">
            <w:pPr>
              <w:spacing w:line="276" w:lineRule="auto"/>
            </w:pPr>
          </w:p>
        </w:tc>
      </w:tr>
      <w:tr w:rsidR="000C019A" w14:paraId="34C9E0BF"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A8CC0E1"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4D02D17" w14:textId="77777777" w:rsidR="000C019A" w:rsidRPr="003958F3" w:rsidRDefault="00980C5F" w:rsidP="000C019A">
            <w:pPr>
              <w:spacing w:line="276" w:lineRule="auto"/>
            </w:pPr>
            <w:r>
              <w:rPr>
                <w:rFonts w:cs="Arial"/>
              </w:rPr>
              <w:t>Retail User</w:t>
            </w:r>
          </w:p>
        </w:tc>
        <w:tc>
          <w:tcPr>
            <w:tcW w:w="1440" w:type="dxa"/>
            <w:tcBorders>
              <w:top w:val="single" w:sz="4" w:space="0" w:color="auto"/>
              <w:left w:val="single" w:sz="4" w:space="0" w:color="auto"/>
              <w:bottom w:val="single" w:sz="4" w:space="0" w:color="auto"/>
              <w:right w:val="single" w:sz="4" w:space="0" w:color="auto"/>
            </w:tcBorders>
          </w:tcPr>
          <w:p w14:paraId="615E8B6B" w14:textId="77777777" w:rsidR="000C019A" w:rsidRPr="003958F3" w:rsidRDefault="00980C5F" w:rsidP="000C019A">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03176D54" w14:textId="77777777" w:rsidR="000C019A" w:rsidRPr="003958F3" w:rsidRDefault="00C73931" w:rsidP="000C019A">
            <w:pPr>
              <w:spacing w:line="276" w:lineRule="auto"/>
            </w:pPr>
          </w:p>
        </w:tc>
      </w:tr>
      <w:tr w:rsidR="000C019A" w14:paraId="3E21F93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FBFBFD4"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A2EFA96" w14:textId="77777777" w:rsidR="000C019A" w:rsidRPr="003958F3" w:rsidRDefault="00980C5F" w:rsidP="000C019A">
            <w:pPr>
              <w:spacing w:line="276" w:lineRule="auto"/>
            </w:pPr>
            <w:r>
              <w:t>Fleet User</w:t>
            </w:r>
          </w:p>
        </w:tc>
        <w:tc>
          <w:tcPr>
            <w:tcW w:w="1440" w:type="dxa"/>
            <w:tcBorders>
              <w:top w:val="single" w:sz="4" w:space="0" w:color="auto"/>
              <w:left w:val="single" w:sz="4" w:space="0" w:color="auto"/>
              <w:bottom w:val="single" w:sz="4" w:space="0" w:color="auto"/>
              <w:right w:val="single" w:sz="4" w:space="0" w:color="auto"/>
            </w:tcBorders>
          </w:tcPr>
          <w:p w14:paraId="37502CC7" w14:textId="77777777" w:rsidR="000C019A" w:rsidRPr="003958F3" w:rsidRDefault="00980C5F" w:rsidP="000C019A">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19D2916E" w14:textId="77777777" w:rsidR="000C019A" w:rsidRPr="003958F3" w:rsidRDefault="00C73931" w:rsidP="000C019A">
            <w:pPr>
              <w:spacing w:line="276" w:lineRule="auto"/>
            </w:pPr>
          </w:p>
        </w:tc>
      </w:tr>
      <w:tr w:rsidR="000C019A" w14:paraId="1E1BA4C5"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386254B3"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F5826D4" w14:textId="77777777" w:rsidR="000C019A" w:rsidRPr="003958F3" w:rsidRDefault="00980C5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63D657A6" w14:textId="77777777" w:rsidR="000C019A" w:rsidRPr="003958F3" w:rsidRDefault="00980C5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30ED63D5" w14:textId="77777777" w:rsidR="000C019A" w:rsidRPr="003958F3" w:rsidRDefault="00C73931" w:rsidP="000C019A">
            <w:pPr>
              <w:spacing w:line="276" w:lineRule="auto"/>
            </w:pPr>
          </w:p>
        </w:tc>
      </w:tr>
      <w:tr w:rsidR="000C019A" w14:paraId="3C4A872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58CCA7F"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5413511" w14:textId="77777777" w:rsidR="000C019A" w:rsidRDefault="00C73931" w:rsidP="000C019A">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519D993A" w14:textId="77777777" w:rsidR="000C019A" w:rsidRDefault="00C73931" w:rsidP="000C019A">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260C2DEC" w14:textId="77777777" w:rsidR="000C019A" w:rsidRPr="003958F3" w:rsidRDefault="00C73931" w:rsidP="000C019A">
            <w:pPr>
              <w:spacing w:line="276" w:lineRule="auto"/>
            </w:pPr>
          </w:p>
        </w:tc>
      </w:tr>
      <w:tr w:rsidR="000C019A" w14:paraId="6524D2E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22EF95F" w14:textId="77777777" w:rsidR="000C019A" w:rsidRPr="003958F3" w:rsidRDefault="00980C5F" w:rsidP="000C019A">
            <w:pPr>
              <w:spacing w:line="276" w:lineRule="auto"/>
            </w:pPr>
            <w:proofErr w:type="spellStart"/>
            <w:r>
              <w:t>KeyStatus</w:t>
            </w:r>
            <w:proofErr w:type="spellEnd"/>
          </w:p>
        </w:tc>
        <w:tc>
          <w:tcPr>
            <w:tcW w:w="2521" w:type="dxa"/>
            <w:tcBorders>
              <w:top w:val="single" w:sz="4" w:space="0" w:color="auto"/>
              <w:left w:val="single" w:sz="4" w:space="0" w:color="auto"/>
              <w:bottom w:val="single" w:sz="4" w:space="0" w:color="auto"/>
              <w:right w:val="single" w:sz="4" w:space="0" w:color="auto"/>
            </w:tcBorders>
          </w:tcPr>
          <w:p w14:paraId="2F217912" w14:textId="77777777" w:rsidR="000C019A" w:rsidRDefault="00980C5F" w:rsidP="000C019A">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22E6CED" w14:textId="77777777" w:rsidR="000C019A" w:rsidRDefault="00980C5F" w:rsidP="000C019A">
            <w:pPr>
              <w:spacing w:line="276" w:lineRule="auto"/>
              <w:rPr>
                <w:rFonts w:cs="Arial"/>
              </w:rPr>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3A157B37" w14:textId="77777777" w:rsidR="000C019A" w:rsidRPr="003958F3" w:rsidRDefault="00980C5F" w:rsidP="000C019A">
            <w:pPr>
              <w:spacing w:line="276" w:lineRule="auto"/>
            </w:pPr>
            <w:r>
              <w:t>Describes Key status</w:t>
            </w:r>
          </w:p>
        </w:tc>
      </w:tr>
      <w:tr w:rsidR="000C019A" w14:paraId="7F76515A"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50BB0324"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1744A28" w14:textId="77777777" w:rsidR="000C019A" w:rsidRDefault="00980C5F" w:rsidP="000C019A">
            <w:pPr>
              <w:spacing w:line="276" w:lineRule="auto"/>
              <w:rPr>
                <w:rFonts w:cs="Arial"/>
              </w:rPr>
            </w:pPr>
            <w:r>
              <w:rPr>
                <w:rFonts w:cs="Arial"/>
              </w:rPr>
              <w:t>Pending Add</w:t>
            </w:r>
          </w:p>
        </w:tc>
        <w:tc>
          <w:tcPr>
            <w:tcW w:w="1440" w:type="dxa"/>
            <w:tcBorders>
              <w:top w:val="single" w:sz="4" w:space="0" w:color="auto"/>
              <w:left w:val="single" w:sz="4" w:space="0" w:color="auto"/>
              <w:bottom w:val="single" w:sz="4" w:space="0" w:color="auto"/>
              <w:right w:val="single" w:sz="4" w:space="0" w:color="auto"/>
            </w:tcBorders>
          </w:tcPr>
          <w:p w14:paraId="554D9E59" w14:textId="77777777" w:rsidR="000C019A" w:rsidRDefault="00980C5F" w:rsidP="000C019A">
            <w:pPr>
              <w:spacing w:line="276" w:lineRule="auto"/>
              <w:rPr>
                <w:rFonts w:cs="Arial"/>
              </w:rPr>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1DC0908E" w14:textId="77777777" w:rsidR="000C019A" w:rsidRPr="003958F3" w:rsidRDefault="00C73931" w:rsidP="000C019A">
            <w:pPr>
              <w:spacing w:line="276" w:lineRule="auto"/>
            </w:pPr>
          </w:p>
        </w:tc>
      </w:tr>
      <w:tr w:rsidR="000C019A" w14:paraId="084C3168"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91BEB9E"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F2B0B67" w14:textId="77777777" w:rsidR="000C019A" w:rsidRDefault="00980C5F" w:rsidP="000C019A">
            <w:pPr>
              <w:spacing w:line="276" w:lineRule="auto"/>
              <w:rPr>
                <w:rFonts w:cs="Arial"/>
              </w:rPr>
            </w:pPr>
            <w:r>
              <w:rPr>
                <w:rFonts w:cs="Arial"/>
              </w:rPr>
              <w:t>Pending Delete</w:t>
            </w:r>
          </w:p>
        </w:tc>
        <w:tc>
          <w:tcPr>
            <w:tcW w:w="1440" w:type="dxa"/>
            <w:tcBorders>
              <w:top w:val="single" w:sz="4" w:space="0" w:color="auto"/>
              <w:left w:val="single" w:sz="4" w:space="0" w:color="auto"/>
              <w:bottom w:val="single" w:sz="4" w:space="0" w:color="auto"/>
              <w:right w:val="single" w:sz="4" w:space="0" w:color="auto"/>
            </w:tcBorders>
          </w:tcPr>
          <w:p w14:paraId="716143C2" w14:textId="77777777" w:rsidR="000C019A" w:rsidRDefault="00980C5F" w:rsidP="000C019A">
            <w:pPr>
              <w:spacing w:line="276" w:lineRule="auto"/>
              <w:rPr>
                <w:rFonts w:cs="Arial"/>
              </w:rPr>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3B716569" w14:textId="77777777" w:rsidR="000C019A" w:rsidRPr="003958F3" w:rsidRDefault="00C73931" w:rsidP="000C019A">
            <w:pPr>
              <w:spacing w:line="276" w:lineRule="auto"/>
            </w:pPr>
          </w:p>
        </w:tc>
      </w:tr>
      <w:tr w:rsidR="000C019A" w14:paraId="46A0C10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6E102876"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CED3438" w14:textId="77777777" w:rsidR="000C019A" w:rsidRDefault="00980C5F" w:rsidP="000C019A">
            <w:pPr>
              <w:spacing w:line="276" w:lineRule="auto"/>
              <w:rPr>
                <w:rFonts w:cs="Arial"/>
              </w:rPr>
            </w:pPr>
            <w:r>
              <w:t>Added/Confirmed</w:t>
            </w:r>
          </w:p>
        </w:tc>
        <w:tc>
          <w:tcPr>
            <w:tcW w:w="1440" w:type="dxa"/>
            <w:tcBorders>
              <w:top w:val="single" w:sz="4" w:space="0" w:color="auto"/>
              <w:left w:val="single" w:sz="4" w:space="0" w:color="auto"/>
              <w:bottom w:val="single" w:sz="4" w:space="0" w:color="auto"/>
              <w:right w:val="single" w:sz="4" w:space="0" w:color="auto"/>
            </w:tcBorders>
          </w:tcPr>
          <w:p w14:paraId="32F94434" w14:textId="77777777" w:rsidR="000C019A" w:rsidRDefault="00980C5F" w:rsidP="000C019A">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1FBA3C1C" w14:textId="77777777" w:rsidR="000C019A" w:rsidRPr="003958F3" w:rsidRDefault="00C73931" w:rsidP="000C019A">
            <w:pPr>
              <w:spacing w:line="276" w:lineRule="auto"/>
            </w:pPr>
          </w:p>
        </w:tc>
      </w:tr>
      <w:tr w:rsidR="000C019A" w14:paraId="214DE78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20194478"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46461CD" w14:textId="77777777" w:rsidR="000C019A" w:rsidRPr="003958F3" w:rsidRDefault="00980C5F" w:rsidP="000C019A">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1A089D69" w14:textId="77777777" w:rsidR="000C019A" w:rsidRPr="003958F3" w:rsidRDefault="00980C5F" w:rsidP="000C019A">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578B97DD" w14:textId="77777777" w:rsidR="000C019A" w:rsidRPr="003958F3" w:rsidRDefault="00C73931" w:rsidP="000C019A">
            <w:pPr>
              <w:spacing w:line="276" w:lineRule="auto"/>
            </w:pPr>
          </w:p>
        </w:tc>
      </w:tr>
      <w:tr w:rsidR="000C019A" w14:paraId="65DB002E"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44B7211F" w14:textId="77777777" w:rsidR="000C019A" w:rsidRPr="003958F3" w:rsidRDefault="00C73931" w:rsidP="000C019A">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07E7342" w14:textId="77777777" w:rsidR="000C019A" w:rsidRDefault="00C73931" w:rsidP="000C019A">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4E189261" w14:textId="77777777" w:rsidR="000C019A" w:rsidRDefault="00C73931" w:rsidP="000C019A">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1FB46031" w14:textId="77777777" w:rsidR="000C019A" w:rsidRPr="003958F3" w:rsidRDefault="00C73931" w:rsidP="000C019A">
            <w:pPr>
              <w:spacing w:line="276" w:lineRule="auto"/>
            </w:pPr>
          </w:p>
        </w:tc>
      </w:tr>
      <w:tr w:rsidR="000C019A" w14:paraId="4684D4A2"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1DA2D063" w14:textId="77777777" w:rsidR="000C019A" w:rsidRPr="003958F3" w:rsidRDefault="00980C5F" w:rsidP="000C019A">
            <w:pPr>
              <w:spacing w:line="276" w:lineRule="auto"/>
            </w:pPr>
            <w:r>
              <w:t>FESN</w:t>
            </w:r>
          </w:p>
        </w:tc>
        <w:tc>
          <w:tcPr>
            <w:tcW w:w="2521" w:type="dxa"/>
            <w:tcBorders>
              <w:top w:val="single" w:sz="4" w:space="0" w:color="auto"/>
              <w:left w:val="single" w:sz="4" w:space="0" w:color="auto"/>
              <w:bottom w:val="single" w:sz="4" w:space="0" w:color="auto"/>
              <w:right w:val="single" w:sz="4" w:space="0" w:color="auto"/>
            </w:tcBorders>
          </w:tcPr>
          <w:p w14:paraId="0A211A1E" w14:textId="77777777" w:rsidR="000C019A" w:rsidRPr="003958F3" w:rsidRDefault="00980C5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32F3B48F" w14:textId="77777777" w:rsidR="000C019A" w:rsidRPr="003958F3" w:rsidRDefault="00980C5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4A62AC9D" w14:textId="77777777" w:rsidR="000C019A" w:rsidRPr="003958F3" w:rsidRDefault="00980C5F" w:rsidP="000C019A">
            <w:pPr>
              <w:spacing w:line="276" w:lineRule="auto"/>
            </w:pPr>
            <w:r w:rsidRPr="003958F3">
              <w:t xml:space="preserve">Data array that consists of textual information </w:t>
            </w:r>
            <w:r>
              <w:t xml:space="preserve">up to 8 characters in length, </w:t>
            </w:r>
            <w:r w:rsidRPr="003958F3">
              <w:t>plus end of string</w:t>
            </w:r>
          </w:p>
        </w:tc>
      </w:tr>
      <w:tr w:rsidR="000C019A" w14:paraId="0B269A91"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tcPr>
          <w:p w14:paraId="70DE1D45" w14:textId="77777777" w:rsidR="000C019A" w:rsidRPr="003958F3" w:rsidRDefault="00980C5F" w:rsidP="000C019A">
            <w:pPr>
              <w:spacing w:line="276" w:lineRule="auto"/>
            </w:pPr>
            <w:r>
              <w:t>FriendlyName</w:t>
            </w:r>
          </w:p>
        </w:tc>
        <w:tc>
          <w:tcPr>
            <w:tcW w:w="2521" w:type="dxa"/>
            <w:tcBorders>
              <w:top w:val="single" w:sz="4" w:space="0" w:color="auto"/>
              <w:left w:val="single" w:sz="4" w:space="0" w:color="auto"/>
              <w:bottom w:val="single" w:sz="4" w:space="0" w:color="auto"/>
              <w:right w:val="single" w:sz="4" w:space="0" w:color="auto"/>
            </w:tcBorders>
          </w:tcPr>
          <w:p w14:paraId="1415D8C7" w14:textId="77777777" w:rsidR="000C019A" w:rsidRPr="003958F3" w:rsidRDefault="00980C5F" w:rsidP="000C019A">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252A15BF" w14:textId="77777777" w:rsidR="000C019A" w:rsidRPr="003958F3" w:rsidRDefault="00980C5F" w:rsidP="000C019A">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5A9116DA" w14:textId="77777777" w:rsidR="000C019A" w:rsidRPr="003958F3" w:rsidRDefault="00980C5F" w:rsidP="000C019A">
            <w:pPr>
              <w:spacing w:line="276" w:lineRule="auto"/>
            </w:pPr>
            <w:r w:rsidRPr="003958F3">
              <w:t>Data array that consists</w:t>
            </w:r>
            <w:r>
              <w:t xml:space="preserve"> of textual information up to 64</w:t>
            </w:r>
            <w:r w:rsidRPr="003958F3">
              <w:t xml:space="preserve"> characters in length, plus end of string</w:t>
            </w:r>
          </w:p>
        </w:tc>
      </w:tr>
      <w:tr w:rsidR="00AD7B7C" w14:paraId="1EC9F0F6" w14:textId="77777777" w:rsidTr="00AD7B7C">
        <w:trPr>
          <w:jc w:val="center"/>
        </w:trPr>
        <w:tc>
          <w:tcPr>
            <w:tcW w:w="1976" w:type="dxa"/>
            <w:tcBorders>
              <w:top w:val="single" w:sz="4" w:space="0" w:color="auto"/>
              <w:left w:val="single" w:sz="4" w:space="0" w:color="auto"/>
              <w:bottom w:val="single" w:sz="4" w:space="0" w:color="auto"/>
              <w:right w:val="single" w:sz="4" w:space="0" w:color="auto"/>
            </w:tcBorders>
            <w:hideMark/>
          </w:tcPr>
          <w:p w14:paraId="63045955" w14:textId="77777777" w:rsidR="00AD7B7C" w:rsidRDefault="00980C5F">
            <w:pPr>
              <w:spacing w:line="276" w:lineRule="auto"/>
            </w:pPr>
            <w:proofErr w:type="spellStart"/>
            <w:r>
              <w:t>PairingID</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38E3F59C" w14:textId="77777777" w:rsidR="00AD7B7C" w:rsidRDefault="00980C5F">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1C523272" w14:textId="77777777" w:rsidR="00AD7B7C" w:rsidRDefault="00980C5F">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hideMark/>
          </w:tcPr>
          <w:p w14:paraId="186611EA" w14:textId="77777777" w:rsidR="00AD7B7C" w:rsidRDefault="00980C5F">
            <w:pPr>
              <w:spacing w:line="276" w:lineRule="auto"/>
            </w:pPr>
            <w:r>
              <w:t>Data array that consists of textual information up to 8 characters in length, plus end of string</w:t>
            </w:r>
          </w:p>
        </w:tc>
      </w:tr>
    </w:tbl>
    <w:p w14:paraId="442DD4A0" w14:textId="77777777" w:rsidR="00687D70" w:rsidRPr="003F7621" w:rsidRDefault="00C73931" w:rsidP="00687D70"/>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6E5A19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D42CE0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F23C07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757559" w14:textId="77777777" w:rsidR="00D90FFA" w:rsidRPr="00AC15C4" w:rsidRDefault="00C73931" w:rsidP="0081629B">
            <w:pPr>
              <w:rPr>
                <w:vanish/>
                <w:color w:val="000000" w:themeColor="text1"/>
              </w:rPr>
            </w:pPr>
          </w:p>
        </w:tc>
      </w:tr>
    </w:tbl>
    <w:p w14:paraId="299B1C47" w14:textId="77777777" w:rsidR="00406F39" w:rsidRDefault="00980C5F" w:rsidP="00AC15C4">
      <w:pPr>
        <w:pStyle w:val="Heading4"/>
      </w:pPr>
      <w:r w:rsidRPr="00B9479B">
        <w:t>MD-REQ-426998/A-</w:t>
      </w:r>
      <w:proofErr w:type="spellStart"/>
      <w:r w:rsidRPr="00B9479B">
        <w:t>NFCDeviceTapPaired_St</w:t>
      </w:r>
      <w:proofErr w:type="spellEnd"/>
    </w:p>
    <w:p w14:paraId="3E98861E" w14:textId="77777777" w:rsidR="00F53E9A" w:rsidRPr="00F53E9A" w:rsidRDefault="00980C5F" w:rsidP="00F53E9A">
      <w:r w:rsidRPr="00F53E9A">
        <w:t>Message Type: Status</w:t>
      </w:r>
    </w:p>
    <w:p w14:paraId="7C5DFAD2" w14:textId="77777777" w:rsidR="00F53E9A" w:rsidRPr="00F53E9A" w:rsidRDefault="00C73931" w:rsidP="00F53E9A"/>
    <w:p w14:paraId="3C6C46E5" w14:textId="77777777" w:rsidR="00F53E9A" w:rsidRPr="00F53E9A" w:rsidRDefault="00980C5F" w:rsidP="00F53E9A">
      <w:r w:rsidRPr="00F53E9A">
        <w:t>This signal is used indicate when an NFC Tap Event is authorized or not authorized.</w:t>
      </w:r>
    </w:p>
    <w:p w14:paraId="20E89BBB" w14:textId="77777777" w:rsidR="00F53E9A" w:rsidRPr="00F53E9A" w:rsidRDefault="00C73931" w:rsidP="00F53E9A"/>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2027"/>
        <w:gridCol w:w="810"/>
        <w:gridCol w:w="4863"/>
      </w:tblGrid>
      <w:tr w:rsidR="00F53E9A" w:rsidRPr="00F53E9A" w14:paraId="5EE4EA0B"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16AB14ED" w14:textId="77777777" w:rsidR="00F53E9A" w:rsidRPr="00F53E9A" w:rsidRDefault="00980C5F">
            <w:pPr>
              <w:spacing w:line="276" w:lineRule="auto"/>
              <w:rPr>
                <w:b/>
              </w:rPr>
            </w:pPr>
            <w:r w:rsidRPr="00F53E9A">
              <w:rPr>
                <w:b/>
              </w:rPr>
              <w:t>Name</w:t>
            </w:r>
          </w:p>
        </w:tc>
        <w:tc>
          <w:tcPr>
            <w:tcW w:w="2026" w:type="dxa"/>
            <w:tcBorders>
              <w:top w:val="single" w:sz="4" w:space="0" w:color="auto"/>
              <w:left w:val="single" w:sz="4" w:space="0" w:color="auto"/>
              <w:bottom w:val="single" w:sz="4" w:space="0" w:color="auto"/>
              <w:right w:val="single" w:sz="4" w:space="0" w:color="auto"/>
            </w:tcBorders>
            <w:hideMark/>
          </w:tcPr>
          <w:p w14:paraId="3C4E8038" w14:textId="77777777" w:rsidR="00F53E9A" w:rsidRPr="00F53E9A" w:rsidRDefault="00980C5F">
            <w:pPr>
              <w:spacing w:line="276" w:lineRule="auto"/>
              <w:rPr>
                <w:b/>
              </w:rPr>
            </w:pPr>
            <w:r w:rsidRPr="00F53E9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2A99C00F" w14:textId="77777777" w:rsidR="00F53E9A" w:rsidRPr="00F53E9A" w:rsidRDefault="00980C5F">
            <w:pPr>
              <w:spacing w:line="276" w:lineRule="auto"/>
              <w:rPr>
                <w:b/>
              </w:rPr>
            </w:pPr>
            <w:r w:rsidRPr="00F53E9A">
              <w:rPr>
                <w:b/>
              </w:rPr>
              <w:t>Value</w:t>
            </w:r>
          </w:p>
        </w:tc>
        <w:tc>
          <w:tcPr>
            <w:tcW w:w="4860" w:type="dxa"/>
            <w:tcBorders>
              <w:top w:val="single" w:sz="4" w:space="0" w:color="auto"/>
              <w:left w:val="single" w:sz="4" w:space="0" w:color="auto"/>
              <w:bottom w:val="single" w:sz="4" w:space="0" w:color="auto"/>
              <w:right w:val="single" w:sz="4" w:space="0" w:color="auto"/>
            </w:tcBorders>
            <w:hideMark/>
          </w:tcPr>
          <w:p w14:paraId="6769BF83" w14:textId="77777777" w:rsidR="00F53E9A" w:rsidRPr="00F53E9A" w:rsidRDefault="00980C5F">
            <w:pPr>
              <w:spacing w:line="276" w:lineRule="auto"/>
              <w:rPr>
                <w:b/>
              </w:rPr>
            </w:pPr>
            <w:r w:rsidRPr="00F53E9A">
              <w:rPr>
                <w:b/>
              </w:rPr>
              <w:t>Description</w:t>
            </w:r>
          </w:p>
        </w:tc>
      </w:tr>
      <w:tr w:rsidR="00F53E9A" w:rsidRPr="00F53E9A" w14:paraId="3D452B7D"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hideMark/>
          </w:tcPr>
          <w:p w14:paraId="0EF37F97" w14:textId="77777777" w:rsidR="00F53E9A" w:rsidRPr="00F53E9A" w:rsidRDefault="00980C5F">
            <w:pPr>
              <w:spacing w:line="276" w:lineRule="auto"/>
            </w:pPr>
            <w:r w:rsidRPr="00F53E9A">
              <w:t xml:space="preserve">Status </w:t>
            </w:r>
          </w:p>
        </w:tc>
        <w:tc>
          <w:tcPr>
            <w:tcW w:w="2026" w:type="dxa"/>
            <w:tcBorders>
              <w:top w:val="single" w:sz="4" w:space="0" w:color="auto"/>
              <w:left w:val="single" w:sz="4" w:space="0" w:color="auto"/>
              <w:bottom w:val="single" w:sz="4" w:space="0" w:color="auto"/>
              <w:right w:val="single" w:sz="4" w:space="0" w:color="auto"/>
            </w:tcBorders>
            <w:hideMark/>
          </w:tcPr>
          <w:p w14:paraId="2E72844C" w14:textId="77777777" w:rsidR="00F53E9A" w:rsidRPr="00F53E9A" w:rsidRDefault="00980C5F">
            <w:pPr>
              <w:spacing w:line="276" w:lineRule="auto"/>
            </w:pPr>
            <w:r w:rsidRPr="00F53E9A">
              <w:t>-</w:t>
            </w:r>
          </w:p>
        </w:tc>
        <w:tc>
          <w:tcPr>
            <w:tcW w:w="810" w:type="dxa"/>
            <w:tcBorders>
              <w:top w:val="single" w:sz="4" w:space="0" w:color="auto"/>
              <w:left w:val="single" w:sz="4" w:space="0" w:color="auto"/>
              <w:bottom w:val="single" w:sz="4" w:space="0" w:color="auto"/>
              <w:right w:val="single" w:sz="4" w:space="0" w:color="auto"/>
            </w:tcBorders>
            <w:hideMark/>
          </w:tcPr>
          <w:p w14:paraId="7A4A132D" w14:textId="77777777" w:rsidR="00F53E9A" w:rsidRPr="00F53E9A" w:rsidRDefault="00980C5F">
            <w:pPr>
              <w:spacing w:line="276" w:lineRule="auto"/>
            </w:pPr>
            <w:r w:rsidRPr="00F53E9A">
              <w:t>-</w:t>
            </w:r>
          </w:p>
        </w:tc>
        <w:tc>
          <w:tcPr>
            <w:tcW w:w="4860" w:type="dxa"/>
            <w:tcBorders>
              <w:top w:val="single" w:sz="4" w:space="0" w:color="auto"/>
              <w:left w:val="single" w:sz="4" w:space="0" w:color="auto"/>
              <w:bottom w:val="single" w:sz="4" w:space="0" w:color="auto"/>
              <w:right w:val="single" w:sz="4" w:space="0" w:color="auto"/>
            </w:tcBorders>
            <w:hideMark/>
          </w:tcPr>
          <w:p w14:paraId="06CE8EB3" w14:textId="77777777" w:rsidR="00F53E9A" w:rsidRPr="00F53E9A" w:rsidRDefault="00980C5F">
            <w:pPr>
              <w:spacing w:line="276" w:lineRule="auto"/>
            </w:pPr>
            <w:r w:rsidRPr="00F53E9A">
              <w:t>Indicates whether tapped device is authorized</w:t>
            </w:r>
          </w:p>
        </w:tc>
      </w:tr>
      <w:tr w:rsidR="00F53E9A" w:rsidRPr="00F53E9A" w14:paraId="07D859B9"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21A238AC" w14:textId="77777777" w:rsidR="00F53E9A" w:rsidRPr="00F53E9A" w:rsidRDefault="00C73931">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6764E54A" w14:textId="77777777" w:rsidR="00F53E9A" w:rsidRPr="00F53E9A" w:rsidRDefault="00980C5F">
            <w:pPr>
              <w:spacing w:line="276" w:lineRule="auto"/>
            </w:pPr>
            <w:r w:rsidRPr="00F53E9A">
              <w:t>No</w:t>
            </w:r>
          </w:p>
        </w:tc>
        <w:tc>
          <w:tcPr>
            <w:tcW w:w="810" w:type="dxa"/>
            <w:tcBorders>
              <w:top w:val="single" w:sz="4" w:space="0" w:color="auto"/>
              <w:left w:val="single" w:sz="4" w:space="0" w:color="auto"/>
              <w:bottom w:val="single" w:sz="4" w:space="0" w:color="auto"/>
              <w:right w:val="single" w:sz="4" w:space="0" w:color="auto"/>
            </w:tcBorders>
            <w:hideMark/>
          </w:tcPr>
          <w:p w14:paraId="24BD3AAD" w14:textId="77777777" w:rsidR="00F53E9A" w:rsidRPr="00F53E9A" w:rsidRDefault="00980C5F">
            <w:pPr>
              <w:spacing w:line="276" w:lineRule="auto"/>
            </w:pPr>
            <w:r w:rsidRPr="00F53E9A">
              <w:t>0x0</w:t>
            </w:r>
          </w:p>
        </w:tc>
        <w:tc>
          <w:tcPr>
            <w:tcW w:w="4860" w:type="dxa"/>
            <w:tcBorders>
              <w:top w:val="single" w:sz="4" w:space="0" w:color="auto"/>
              <w:left w:val="single" w:sz="4" w:space="0" w:color="auto"/>
              <w:bottom w:val="single" w:sz="4" w:space="0" w:color="auto"/>
              <w:right w:val="single" w:sz="4" w:space="0" w:color="auto"/>
            </w:tcBorders>
          </w:tcPr>
          <w:p w14:paraId="0A80BCD1" w14:textId="77777777" w:rsidR="00F53E9A" w:rsidRPr="00F53E9A" w:rsidRDefault="00C73931">
            <w:pPr>
              <w:spacing w:line="276" w:lineRule="auto"/>
            </w:pPr>
          </w:p>
        </w:tc>
      </w:tr>
      <w:tr w:rsidR="00F53E9A" w14:paraId="5BBFF7F9" w14:textId="77777777" w:rsidTr="00F53E9A">
        <w:trPr>
          <w:jc w:val="center"/>
        </w:trPr>
        <w:tc>
          <w:tcPr>
            <w:tcW w:w="1479" w:type="dxa"/>
            <w:tcBorders>
              <w:top w:val="single" w:sz="4" w:space="0" w:color="auto"/>
              <w:left w:val="single" w:sz="4" w:space="0" w:color="auto"/>
              <w:bottom w:val="single" w:sz="4" w:space="0" w:color="auto"/>
              <w:right w:val="single" w:sz="4" w:space="0" w:color="auto"/>
            </w:tcBorders>
          </w:tcPr>
          <w:p w14:paraId="11F6BFBD" w14:textId="77777777" w:rsidR="00F53E9A" w:rsidRPr="00F53E9A" w:rsidRDefault="00C73931">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42266B9C" w14:textId="77777777" w:rsidR="00F53E9A" w:rsidRPr="00F53E9A" w:rsidRDefault="00980C5F">
            <w:pPr>
              <w:spacing w:line="276" w:lineRule="auto"/>
            </w:pPr>
            <w:r w:rsidRPr="00F53E9A">
              <w:t>Yes</w:t>
            </w:r>
          </w:p>
        </w:tc>
        <w:tc>
          <w:tcPr>
            <w:tcW w:w="810" w:type="dxa"/>
            <w:tcBorders>
              <w:top w:val="single" w:sz="4" w:space="0" w:color="auto"/>
              <w:left w:val="single" w:sz="4" w:space="0" w:color="auto"/>
              <w:bottom w:val="single" w:sz="4" w:space="0" w:color="auto"/>
              <w:right w:val="single" w:sz="4" w:space="0" w:color="auto"/>
            </w:tcBorders>
            <w:hideMark/>
          </w:tcPr>
          <w:p w14:paraId="56FB111E" w14:textId="77777777" w:rsidR="00F53E9A" w:rsidRPr="00F53E9A" w:rsidRDefault="00980C5F">
            <w:pPr>
              <w:spacing w:line="276" w:lineRule="auto"/>
            </w:pPr>
            <w:r w:rsidRPr="00F53E9A">
              <w:t>0x1</w:t>
            </w:r>
          </w:p>
        </w:tc>
        <w:tc>
          <w:tcPr>
            <w:tcW w:w="4860" w:type="dxa"/>
            <w:tcBorders>
              <w:top w:val="single" w:sz="4" w:space="0" w:color="auto"/>
              <w:left w:val="single" w:sz="4" w:space="0" w:color="auto"/>
              <w:bottom w:val="single" w:sz="4" w:space="0" w:color="auto"/>
              <w:right w:val="single" w:sz="4" w:space="0" w:color="auto"/>
            </w:tcBorders>
          </w:tcPr>
          <w:p w14:paraId="78CC96BE" w14:textId="77777777" w:rsidR="00F53E9A" w:rsidRPr="00F53E9A" w:rsidRDefault="00C73931">
            <w:pPr>
              <w:spacing w:line="276" w:lineRule="auto"/>
            </w:pPr>
          </w:p>
        </w:tc>
      </w:tr>
    </w:tbl>
    <w:p w14:paraId="6E98FC85" w14:textId="77777777" w:rsidR="00500605" w:rsidRDefault="00C73931" w:rsidP="002D641C"/>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621EBA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E1C7E3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5B0C20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E5A3503" w14:textId="77777777" w:rsidR="00D90FFA" w:rsidRPr="00AC15C4" w:rsidRDefault="00C73931" w:rsidP="0081629B">
            <w:pPr>
              <w:rPr>
                <w:vanish/>
                <w:color w:val="000000" w:themeColor="text1"/>
              </w:rPr>
            </w:pPr>
          </w:p>
        </w:tc>
      </w:tr>
    </w:tbl>
    <w:p w14:paraId="490F7B67" w14:textId="77777777" w:rsidR="00406F39" w:rsidRDefault="00980C5F" w:rsidP="00AC15C4">
      <w:pPr>
        <w:pStyle w:val="Heading4"/>
      </w:pPr>
      <w:r w:rsidRPr="00B9479B">
        <w:t>MD-REQ-426999/A-</w:t>
      </w:r>
      <w:proofErr w:type="spellStart"/>
      <w:r w:rsidRPr="00B9479B">
        <w:t>NFCDeviceTap_Rq</w:t>
      </w:r>
      <w:proofErr w:type="spellEnd"/>
    </w:p>
    <w:p w14:paraId="71FDEC7E" w14:textId="77777777" w:rsidR="004F4BF8" w:rsidRPr="004F4BF8" w:rsidRDefault="00980C5F" w:rsidP="004F4BF8">
      <w:r w:rsidRPr="004F4BF8">
        <w:t>Message Type: Request</w:t>
      </w:r>
    </w:p>
    <w:p w14:paraId="356681F4" w14:textId="77777777" w:rsidR="004F4BF8" w:rsidRPr="004F4BF8" w:rsidRDefault="00C73931" w:rsidP="004F4BF8"/>
    <w:p w14:paraId="389441F0" w14:textId="77777777" w:rsidR="004F4BF8" w:rsidRPr="004F4BF8" w:rsidRDefault="00980C5F" w:rsidP="004F4BF8">
      <w:pPr>
        <w:rPr>
          <w:rFonts w:cs="Arial"/>
        </w:rPr>
      </w:pPr>
      <w:r w:rsidRPr="004F4BF8">
        <w:rPr>
          <w:rFonts w:cs="Arial"/>
        </w:rPr>
        <w:t>This signal is a counter used to indicate an NFC Tap Event.</w:t>
      </w:r>
    </w:p>
    <w:p w14:paraId="2AB254ED" w14:textId="77777777" w:rsidR="004F4BF8" w:rsidRPr="004F4BF8" w:rsidRDefault="00C73931" w:rsidP="004F4B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09"/>
        <w:gridCol w:w="1440"/>
        <w:gridCol w:w="3510"/>
      </w:tblGrid>
      <w:tr w:rsidR="004F4BF8" w:rsidRPr="004F4BF8" w14:paraId="3F497ED5"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1670DF8B" w14:textId="77777777" w:rsidR="004F4BF8" w:rsidRPr="004F4BF8" w:rsidRDefault="00980C5F">
            <w:pPr>
              <w:spacing w:line="256" w:lineRule="auto"/>
              <w:rPr>
                <w:rFonts w:cs="Arial"/>
                <w:b/>
              </w:rPr>
            </w:pPr>
            <w:r w:rsidRPr="004F4BF8">
              <w:rPr>
                <w:rFonts w:cs="Arial"/>
                <w:b/>
              </w:rPr>
              <w:t>Name</w:t>
            </w:r>
          </w:p>
        </w:tc>
        <w:tc>
          <w:tcPr>
            <w:tcW w:w="1609" w:type="dxa"/>
            <w:tcBorders>
              <w:top w:val="single" w:sz="4" w:space="0" w:color="auto"/>
              <w:left w:val="single" w:sz="4" w:space="0" w:color="auto"/>
              <w:bottom w:val="single" w:sz="4" w:space="0" w:color="auto"/>
              <w:right w:val="single" w:sz="4" w:space="0" w:color="auto"/>
            </w:tcBorders>
            <w:hideMark/>
          </w:tcPr>
          <w:p w14:paraId="033C8A00" w14:textId="77777777" w:rsidR="004F4BF8" w:rsidRPr="004F4BF8" w:rsidRDefault="00980C5F">
            <w:pPr>
              <w:spacing w:line="256" w:lineRule="auto"/>
              <w:rPr>
                <w:rFonts w:cs="Arial"/>
                <w:b/>
              </w:rPr>
            </w:pPr>
            <w:r w:rsidRPr="004F4BF8">
              <w:rPr>
                <w:rFonts w:cs="Arial"/>
                <w:b/>
              </w:rPr>
              <w:t>Literals</w:t>
            </w:r>
          </w:p>
        </w:tc>
        <w:tc>
          <w:tcPr>
            <w:tcW w:w="1440" w:type="dxa"/>
            <w:tcBorders>
              <w:top w:val="single" w:sz="4" w:space="0" w:color="auto"/>
              <w:left w:val="single" w:sz="4" w:space="0" w:color="auto"/>
              <w:bottom w:val="single" w:sz="4" w:space="0" w:color="auto"/>
              <w:right w:val="single" w:sz="4" w:space="0" w:color="auto"/>
            </w:tcBorders>
            <w:hideMark/>
          </w:tcPr>
          <w:p w14:paraId="4486E5CF" w14:textId="77777777" w:rsidR="004F4BF8" w:rsidRPr="004F4BF8" w:rsidRDefault="00980C5F">
            <w:pPr>
              <w:spacing w:line="256" w:lineRule="auto"/>
              <w:rPr>
                <w:rFonts w:cs="Arial"/>
                <w:b/>
              </w:rPr>
            </w:pPr>
            <w:r w:rsidRPr="004F4BF8">
              <w:rPr>
                <w:rFonts w:cs="Arial"/>
                <w:b/>
              </w:rPr>
              <w:t>Value</w:t>
            </w:r>
          </w:p>
        </w:tc>
        <w:tc>
          <w:tcPr>
            <w:tcW w:w="3510" w:type="dxa"/>
            <w:tcBorders>
              <w:top w:val="single" w:sz="4" w:space="0" w:color="auto"/>
              <w:left w:val="single" w:sz="4" w:space="0" w:color="auto"/>
              <w:bottom w:val="single" w:sz="4" w:space="0" w:color="auto"/>
              <w:right w:val="single" w:sz="4" w:space="0" w:color="auto"/>
            </w:tcBorders>
            <w:hideMark/>
          </w:tcPr>
          <w:p w14:paraId="062B1ECE" w14:textId="77777777" w:rsidR="004F4BF8" w:rsidRPr="004F4BF8" w:rsidRDefault="00980C5F">
            <w:pPr>
              <w:spacing w:line="256" w:lineRule="auto"/>
              <w:rPr>
                <w:rFonts w:cs="Arial"/>
                <w:b/>
              </w:rPr>
            </w:pPr>
            <w:r w:rsidRPr="004F4BF8">
              <w:rPr>
                <w:rFonts w:cs="Arial"/>
                <w:b/>
              </w:rPr>
              <w:t>Description</w:t>
            </w:r>
          </w:p>
        </w:tc>
      </w:tr>
      <w:tr w:rsidR="004F4BF8" w:rsidRPr="004F4BF8" w14:paraId="6D66D38D"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hideMark/>
          </w:tcPr>
          <w:p w14:paraId="01937B7D" w14:textId="77777777" w:rsidR="004F4BF8" w:rsidRPr="004F4BF8" w:rsidRDefault="00980C5F">
            <w:pPr>
              <w:spacing w:line="256" w:lineRule="auto"/>
              <w:rPr>
                <w:rFonts w:cs="Arial"/>
              </w:rPr>
            </w:pPr>
            <w:r w:rsidRPr="004F4BF8">
              <w:rPr>
                <w:rFonts w:cs="Arial"/>
              </w:rPr>
              <w:t>Type</w:t>
            </w:r>
          </w:p>
        </w:tc>
        <w:tc>
          <w:tcPr>
            <w:tcW w:w="1609" w:type="dxa"/>
            <w:tcBorders>
              <w:top w:val="single" w:sz="4" w:space="0" w:color="auto"/>
              <w:left w:val="single" w:sz="4" w:space="0" w:color="auto"/>
              <w:bottom w:val="single" w:sz="4" w:space="0" w:color="auto"/>
              <w:right w:val="single" w:sz="4" w:space="0" w:color="auto"/>
            </w:tcBorders>
            <w:hideMark/>
          </w:tcPr>
          <w:p w14:paraId="11F5102D" w14:textId="77777777" w:rsidR="004F4BF8" w:rsidRPr="004F4BF8" w:rsidRDefault="00980C5F">
            <w:pPr>
              <w:spacing w:line="256" w:lineRule="auto"/>
              <w:rPr>
                <w:rFonts w:cs="Arial"/>
              </w:rPr>
            </w:pPr>
            <w:r w:rsidRPr="004F4BF8">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017A56CF" w14:textId="77777777" w:rsidR="004F4BF8" w:rsidRPr="004F4BF8" w:rsidRDefault="00980C5F">
            <w:pPr>
              <w:spacing w:line="256" w:lineRule="auto"/>
              <w:rPr>
                <w:rFonts w:cs="Arial"/>
              </w:rPr>
            </w:pPr>
            <w:r w:rsidRPr="004F4BF8">
              <w:rPr>
                <w:rFonts w:cs="Arial"/>
              </w:rPr>
              <w:t>-</w:t>
            </w:r>
          </w:p>
        </w:tc>
        <w:tc>
          <w:tcPr>
            <w:tcW w:w="3510" w:type="dxa"/>
            <w:tcBorders>
              <w:top w:val="single" w:sz="4" w:space="0" w:color="auto"/>
              <w:left w:val="single" w:sz="4" w:space="0" w:color="auto"/>
              <w:bottom w:val="single" w:sz="4" w:space="0" w:color="auto"/>
              <w:right w:val="single" w:sz="4" w:space="0" w:color="auto"/>
            </w:tcBorders>
            <w:hideMark/>
          </w:tcPr>
          <w:p w14:paraId="4D60F49D" w14:textId="77777777" w:rsidR="004F4BF8" w:rsidRPr="004F4BF8" w:rsidRDefault="00980C5F">
            <w:pPr>
              <w:spacing w:line="256" w:lineRule="auto"/>
              <w:rPr>
                <w:rFonts w:cs="Arial"/>
              </w:rPr>
            </w:pPr>
            <w:r w:rsidRPr="004F4BF8">
              <w:rPr>
                <w:rFonts w:cs="Arial"/>
              </w:rPr>
              <w:t>Unit: SED</w:t>
            </w:r>
          </w:p>
          <w:p w14:paraId="1B951014" w14:textId="77777777" w:rsidR="004F4BF8" w:rsidRPr="004F4BF8" w:rsidRDefault="00980C5F">
            <w:pPr>
              <w:spacing w:line="256" w:lineRule="auto"/>
              <w:rPr>
                <w:rFonts w:cs="Arial"/>
              </w:rPr>
            </w:pPr>
            <w:r w:rsidRPr="004F4BF8">
              <w:rPr>
                <w:rFonts w:cs="Arial"/>
              </w:rPr>
              <w:t>Resolution: 1</w:t>
            </w:r>
          </w:p>
          <w:p w14:paraId="40969F37" w14:textId="77777777" w:rsidR="004F4BF8" w:rsidRPr="004F4BF8" w:rsidRDefault="00980C5F">
            <w:pPr>
              <w:spacing w:line="256" w:lineRule="auto"/>
              <w:rPr>
                <w:rFonts w:cs="Arial"/>
              </w:rPr>
            </w:pPr>
            <w:r w:rsidRPr="004F4BF8">
              <w:rPr>
                <w:rFonts w:cs="Arial"/>
              </w:rPr>
              <w:t>Offset: 0</w:t>
            </w:r>
          </w:p>
        </w:tc>
      </w:tr>
      <w:tr w:rsidR="004F4BF8" w:rsidRPr="004F4BF8" w14:paraId="4F8FB7B2"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1CCEA882" w14:textId="77777777" w:rsidR="004F4BF8" w:rsidRPr="004F4BF8" w:rsidRDefault="00C73931">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3F234670" w14:textId="77777777" w:rsidR="004F4BF8" w:rsidRPr="004F4BF8" w:rsidRDefault="00980C5F">
            <w:pPr>
              <w:spacing w:line="256" w:lineRule="auto"/>
              <w:rPr>
                <w:rFonts w:cs="Arial"/>
              </w:rPr>
            </w:pPr>
            <w:r w:rsidRPr="004F4BF8">
              <w:rPr>
                <w:rFonts w:cs="Arial"/>
              </w:rPr>
              <w:t>Initial Value</w:t>
            </w:r>
          </w:p>
        </w:tc>
        <w:tc>
          <w:tcPr>
            <w:tcW w:w="1440" w:type="dxa"/>
            <w:tcBorders>
              <w:top w:val="single" w:sz="4" w:space="0" w:color="auto"/>
              <w:left w:val="single" w:sz="4" w:space="0" w:color="auto"/>
              <w:bottom w:val="single" w:sz="4" w:space="0" w:color="auto"/>
              <w:right w:val="single" w:sz="4" w:space="0" w:color="auto"/>
            </w:tcBorders>
            <w:hideMark/>
          </w:tcPr>
          <w:p w14:paraId="47520DE7" w14:textId="77777777" w:rsidR="004F4BF8" w:rsidRPr="004F4BF8" w:rsidRDefault="00980C5F">
            <w:pPr>
              <w:spacing w:line="256" w:lineRule="auto"/>
              <w:rPr>
                <w:rFonts w:cs="Arial"/>
              </w:rPr>
            </w:pPr>
            <w:r w:rsidRPr="004F4BF8">
              <w:rPr>
                <w:rFonts w:cs="Arial"/>
              </w:rPr>
              <w:t>0x0</w:t>
            </w:r>
          </w:p>
        </w:tc>
        <w:tc>
          <w:tcPr>
            <w:tcW w:w="3510" w:type="dxa"/>
            <w:tcBorders>
              <w:top w:val="single" w:sz="4" w:space="0" w:color="auto"/>
              <w:left w:val="single" w:sz="4" w:space="0" w:color="auto"/>
              <w:bottom w:val="single" w:sz="4" w:space="0" w:color="auto"/>
              <w:right w:val="single" w:sz="4" w:space="0" w:color="auto"/>
            </w:tcBorders>
            <w:hideMark/>
          </w:tcPr>
          <w:p w14:paraId="31EC413E" w14:textId="77777777" w:rsidR="004F4BF8" w:rsidRPr="004F4BF8" w:rsidRDefault="00980C5F">
            <w:pPr>
              <w:spacing w:line="256" w:lineRule="auto"/>
              <w:rPr>
                <w:rFonts w:cs="Arial"/>
              </w:rPr>
            </w:pPr>
            <w:r w:rsidRPr="004F4BF8">
              <w:rPr>
                <w:rFonts w:cs="Arial"/>
              </w:rPr>
              <w:t>Reserved for transmitter reset</w:t>
            </w:r>
          </w:p>
        </w:tc>
      </w:tr>
      <w:tr w:rsidR="004F4BF8" w:rsidRPr="004F4BF8" w14:paraId="26236D0B"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57870F24" w14:textId="77777777" w:rsidR="004F4BF8" w:rsidRPr="004F4BF8" w:rsidRDefault="00C73931">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735CABFF" w14:textId="77777777" w:rsidR="004F4BF8" w:rsidRPr="004F4BF8" w:rsidRDefault="00980C5F">
            <w:pPr>
              <w:spacing w:line="256" w:lineRule="auto"/>
              <w:rPr>
                <w:rFonts w:cs="Arial"/>
              </w:rPr>
            </w:pPr>
            <w:r w:rsidRPr="004F4BF8">
              <w:rPr>
                <w:rFonts w:cs="Arial"/>
              </w:rPr>
              <w:t>Code Value</w:t>
            </w:r>
          </w:p>
        </w:tc>
        <w:tc>
          <w:tcPr>
            <w:tcW w:w="1440" w:type="dxa"/>
            <w:tcBorders>
              <w:top w:val="single" w:sz="4" w:space="0" w:color="auto"/>
              <w:left w:val="single" w:sz="4" w:space="0" w:color="auto"/>
              <w:bottom w:val="single" w:sz="4" w:space="0" w:color="auto"/>
              <w:right w:val="single" w:sz="4" w:space="0" w:color="auto"/>
            </w:tcBorders>
            <w:hideMark/>
          </w:tcPr>
          <w:p w14:paraId="453F4042" w14:textId="77777777" w:rsidR="004F4BF8" w:rsidRPr="004F4BF8" w:rsidRDefault="00980C5F">
            <w:pPr>
              <w:spacing w:line="256" w:lineRule="auto"/>
              <w:rPr>
                <w:rFonts w:cs="Arial"/>
              </w:rPr>
            </w:pPr>
            <w:r w:rsidRPr="004F4BF8">
              <w:rPr>
                <w:rFonts w:cs="Arial"/>
              </w:rPr>
              <w:t xml:space="preserve">0x1 </w:t>
            </w:r>
            <w:proofErr w:type="gramStart"/>
            <w:r w:rsidRPr="004F4BF8">
              <w:rPr>
                <w:rFonts w:cs="Arial"/>
              </w:rPr>
              <w:t>To</w:t>
            </w:r>
            <w:proofErr w:type="gramEnd"/>
            <w:r w:rsidRPr="004F4BF8">
              <w:rPr>
                <w:rFonts w:cs="Arial"/>
              </w:rPr>
              <w:t xml:space="preserve"> 0x6</w:t>
            </w:r>
          </w:p>
        </w:tc>
        <w:tc>
          <w:tcPr>
            <w:tcW w:w="3510" w:type="dxa"/>
            <w:tcBorders>
              <w:top w:val="single" w:sz="4" w:space="0" w:color="auto"/>
              <w:left w:val="single" w:sz="4" w:space="0" w:color="auto"/>
              <w:bottom w:val="single" w:sz="4" w:space="0" w:color="auto"/>
              <w:right w:val="single" w:sz="4" w:space="0" w:color="auto"/>
            </w:tcBorders>
          </w:tcPr>
          <w:p w14:paraId="2691101A" w14:textId="77777777" w:rsidR="004F4BF8" w:rsidRPr="004F4BF8" w:rsidRDefault="00C73931">
            <w:pPr>
              <w:spacing w:line="256" w:lineRule="auto"/>
              <w:rPr>
                <w:rFonts w:cs="Arial"/>
              </w:rPr>
            </w:pPr>
          </w:p>
        </w:tc>
      </w:tr>
      <w:tr w:rsidR="004F4BF8" w14:paraId="7791D2E1" w14:textId="77777777" w:rsidTr="002A2F93">
        <w:trPr>
          <w:jc w:val="center"/>
        </w:trPr>
        <w:tc>
          <w:tcPr>
            <w:tcW w:w="816" w:type="dxa"/>
            <w:tcBorders>
              <w:top w:val="single" w:sz="4" w:space="0" w:color="auto"/>
              <w:left w:val="single" w:sz="4" w:space="0" w:color="auto"/>
              <w:bottom w:val="single" w:sz="4" w:space="0" w:color="auto"/>
              <w:right w:val="single" w:sz="4" w:space="0" w:color="auto"/>
            </w:tcBorders>
          </w:tcPr>
          <w:p w14:paraId="381B104B" w14:textId="77777777" w:rsidR="004F4BF8" w:rsidRPr="004F4BF8" w:rsidRDefault="00C73931">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014CEA29" w14:textId="77777777" w:rsidR="004F4BF8" w:rsidRPr="004F4BF8" w:rsidRDefault="00980C5F">
            <w:pPr>
              <w:spacing w:line="256" w:lineRule="auto"/>
              <w:rPr>
                <w:rFonts w:cs="Arial"/>
              </w:rPr>
            </w:pPr>
            <w:r w:rsidRPr="004F4BF8">
              <w:rPr>
                <w:rFonts w:cs="Arial"/>
              </w:rPr>
              <w:t>Not Used</w:t>
            </w:r>
          </w:p>
        </w:tc>
        <w:tc>
          <w:tcPr>
            <w:tcW w:w="1440" w:type="dxa"/>
            <w:tcBorders>
              <w:top w:val="single" w:sz="4" w:space="0" w:color="auto"/>
              <w:left w:val="single" w:sz="4" w:space="0" w:color="auto"/>
              <w:bottom w:val="single" w:sz="4" w:space="0" w:color="auto"/>
              <w:right w:val="single" w:sz="4" w:space="0" w:color="auto"/>
            </w:tcBorders>
            <w:hideMark/>
          </w:tcPr>
          <w:p w14:paraId="7EBFE35C" w14:textId="77777777" w:rsidR="004F4BF8" w:rsidRDefault="00980C5F">
            <w:pPr>
              <w:spacing w:line="256" w:lineRule="auto"/>
              <w:rPr>
                <w:rFonts w:cs="Arial"/>
              </w:rPr>
            </w:pPr>
            <w:r w:rsidRPr="004F4BF8">
              <w:rPr>
                <w:rFonts w:cs="Arial"/>
              </w:rPr>
              <w:t>0x7</w:t>
            </w:r>
          </w:p>
        </w:tc>
        <w:tc>
          <w:tcPr>
            <w:tcW w:w="3510" w:type="dxa"/>
            <w:tcBorders>
              <w:top w:val="single" w:sz="4" w:space="0" w:color="auto"/>
              <w:left w:val="single" w:sz="4" w:space="0" w:color="auto"/>
              <w:bottom w:val="single" w:sz="4" w:space="0" w:color="auto"/>
              <w:right w:val="single" w:sz="4" w:space="0" w:color="auto"/>
            </w:tcBorders>
          </w:tcPr>
          <w:p w14:paraId="228230AB" w14:textId="77777777" w:rsidR="004F4BF8" w:rsidRDefault="00C73931">
            <w:pPr>
              <w:spacing w:line="256" w:lineRule="auto"/>
              <w:rPr>
                <w:rFonts w:cs="Arial"/>
              </w:rPr>
            </w:pPr>
          </w:p>
        </w:tc>
      </w:tr>
    </w:tbl>
    <w:p w14:paraId="3053FBDF"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0C63EB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0F276D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E0656F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6000AB" w14:textId="77777777" w:rsidR="00D90FFA" w:rsidRPr="00AC15C4" w:rsidRDefault="00C73931" w:rsidP="0081629B">
            <w:pPr>
              <w:rPr>
                <w:vanish/>
                <w:color w:val="000000" w:themeColor="text1"/>
              </w:rPr>
            </w:pPr>
          </w:p>
        </w:tc>
      </w:tr>
    </w:tbl>
    <w:p w14:paraId="33C2F993" w14:textId="77777777" w:rsidR="00E93105" w:rsidRDefault="00E93105" w:rsidP="00E93105">
      <w:pPr>
        <w:pStyle w:val="Heading5"/>
        <w:rPr>
          <w:ins w:id="62" w:author="Borrelli, Matthew (M.T.)" w:date="2021-09-03T14:59:00Z"/>
        </w:rPr>
      </w:pPr>
      <w:ins w:id="63" w:author="Borrelli, Matthew (M.T.)" w:date="2021-09-03T14:59:00Z">
        <w:r w:rsidRPr="00B9479B">
          <w:t>MD-REQ-420472/A-</w:t>
        </w:r>
        <w:proofErr w:type="spellStart"/>
        <w:r w:rsidRPr="00B9479B">
          <w:t>MirrorAutoSaveLeft_St</w:t>
        </w:r>
        <w:proofErr w:type="spellEnd"/>
      </w:ins>
    </w:p>
    <w:p w14:paraId="59ED47C6" w14:textId="77777777" w:rsidR="00E93105" w:rsidRPr="00CE01C6" w:rsidRDefault="00E93105" w:rsidP="00E93105">
      <w:pPr>
        <w:rPr>
          <w:ins w:id="64" w:author="Borrelli, Matthew (M.T.)" w:date="2021-09-03T14:59:00Z"/>
        </w:rPr>
      </w:pPr>
      <w:ins w:id="65" w:author="Borrelli, Matthew (M.T.)" w:date="2021-09-03T14:59:00Z">
        <w:r w:rsidRPr="00CE01C6">
          <w:t>Message Type: Status</w:t>
        </w:r>
      </w:ins>
    </w:p>
    <w:p w14:paraId="7EE76525" w14:textId="77777777" w:rsidR="00E93105" w:rsidRPr="00CE01C6" w:rsidRDefault="00E93105" w:rsidP="00E93105">
      <w:pPr>
        <w:rPr>
          <w:ins w:id="66" w:author="Borrelli, Matthew (M.T.)" w:date="2021-09-03T14:59:00Z"/>
        </w:rPr>
      </w:pPr>
    </w:p>
    <w:p w14:paraId="0E204411" w14:textId="77777777" w:rsidR="00E93105" w:rsidRDefault="00E93105" w:rsidP="00E93105">
      <w:pPr>
        <w:rPr>
          <w:ins w:id="67" w:author="Borrelli, Matthew (M.T.)" w:date="2021-09-03T14:59:00Z"/>
        </w:rPr>
      </w:pPr>
      <w:ins w:id="68" w:author="Borrelli, Matthew (M.T.)" w:date="2021-09-03T14:59:00Z">
        <w:r w:rsidRPr="00CE01C6">
          <w:t>The signal is used to indicate that changes have occurred on the left mirror</w:t>
        </w:r>
        <w:r>
          <w:t>.</w:t>
        </w:r>
      </w:ins>
    </w:p>
    <w:p w14:paraId="06DFEAF7" w14:textId="77777777" w:rsidR="00E93105" w:rsidRPr="00CE01C6" w:rsidRDefault="00E93105" w:rsidP="00E93105">
      <w:pPr>
        <w:rPr>
          <w:ins w:id="69"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65CAD976" w14:textId="77777777" w:rsidTr="00025F26">
        <w:trPr>
          <w:jc w:val="center"/>
          <w:ins w:id="70" w:author="Borrelli, Matthew (M.T.)" w:date="2021-09-03T14:59:00Z"/>
        </w:trPr>
        <w:tc>
          <w:tcPr>
            <w:tcW w:w="1391" w:type="dxa"/>
          </w:tcPr>
          <w:p w14:paraId="5745AE57" w14:textId="77777777" w:rsidR="00E93105" w:rsidRPr="00CE01C6" w:rsidRDefault="00E93105" w:rsidP="00025F26">
            <w:pPr>
              <w:rPr>
                <w:ins w:id="71" w:author="Borrelli, Matthew (M.T.)" w:date="2021-09-03T14:59:00Z"/>
                <w:b/>
              </w:rPr>
            </w:pPr>
            <w:ins w:id="72" w:author="Borrelli, Matthew (M.T.)" w:date="2021-09-03T14:59:00Z">
              <w:r w:rsidRPr="00CE01C6">
                <w:rPr>
                  <w:b/>
                </w:rPr>
                <w:t>Name</w:t>
              </w:r>
            </w:ins>
          </w:p>
        </w:tc>
        <w:tc>
          <w:tcPr>
            <w:tcW w:w="1732" w:type="dxa"/>
          </w:tcPr>
          <w:p w14:paraId="273E2AAE" w14:textId="77777777" w:rsidR="00E93105" w:rsidRPr="00CE01C6" w:rsidRDefault="00E93105" w:rsidP="00025F26">
            <w:pPr>
              <w:rPr>
                <w:ins w:id="73" w:author="Borrelli, Matthew (M.T.)" w:date="2021-09-03T14:59:00Z"/>
                <w:b/>
              </w:rPr>
            </w:pPr>
            <w:ins w:id="74" w:author="Borrelli, Matthew (M.T.)" w:date="2021-09-03T14:59:00Z">
              <w:r w:rsidRPr="00CE01C6">
                <w:rPr>
                  <w:b/>
                </w:rPr>
                <w:t>Literals</w:t>
              </w:r>
            </w:ins>
          </w:p>
        </w:tc>
        <w:tc>
          <w:tcPr>
            <w:tcW w:w="810" w:type="dxa"/>
          </w:tcPr>
          <w:p w14:paraId="16F81E58" w14:textId="77777777" w:rsidR="00E93105" w:rsidRPr="00CE01C6" w:rsidRDefault="00E93105" w:rsidP="00025F26">
            <w:pPr>
              <w:rPr>
                <w:ins w:id="75" w:author="Borrelli, Matthew (M.T.)" w:date="2021-09-03T14:59:00Z"/>
                <w:b/>
              </w:rPr>
            </w:pPr>
            <w:ins w:id="76" w:author="Borrelli, Matthew (M.T.)" w:date="2021-09-03T14:59:00Z">
              <w:r w:rsidRPr="00CE01C6">
                <w:rPr>
                  <w:b/>
                </w:rPr>
                <w:t>Value</w:t>
              </w:r>
            </w:ins>
          </w:p>
        </w:tc>
        <w:tc>
          <w:tcPr>
            <w:tcW w:w="5013" w:type="dxa"/>
          </w:tcPr>
          <w:p w14:paraId="47B0D43C" w14:textId="77777777" w:rsidR="00E93105" w:rsidRPr="00CE01C6" w:rsidRDefault="00E93105" w:rsidP="00025F26">
            <w:pPr>
              <w:rPr>
                <w:ins w:id="77" w:author="Borrelli, Matthew (M.T.)" w:date="2021-09-03T14:59:00Z"/>
                <w:b/>
              </w:rPr>
            </w:pPr>
            <w:ins w:id="78" w:author="Borrelli, Matthew (M.T.)" w:date="2021-09-03T14:59:00Z">
              <w:r w:rsidRPr="00CE01C6">
                <w:rPr>
                  <w:b/>
                </w:rPr>
                <w:t>Description</w:t>
              </w:r>
            </w:ins>
          </w:p>
        </w:tc>
      </w:tr>
      <w:tr w:rsidR="00E93105" w:rsidRPr="00CE01C6" w14:paraId="0BA96AA0" w14:textId="77777777" w:rsidTr="00025F26">
        <w:trPr>
          <w:jc w:val="center"/>
          <w:ins w:id="79" w:author="Borrelli, Matthew (M.T.)" w:date="2021-09-03T14:59:00Z"/>
        </w:trPr>
        <w:tc>
          <w:tcPr>
            <w:tcW w:w="1391" w:type="dxa"/>
          </w:tcPr>
          <w:p w14:paraId="320571A3" w14:textId="77777777" w:rsidR="00E93105" w:rsidRPr="00CE01C6" w:rsidRDefault="00E93105" w:rsidP="00025F26">
            <w:pPr>
              <w:rPr>
                <w:ins w:id="80" w:author="Borrelli, Matthew (M.T.)" w:date="2021-09-03T14:59:00Z"/>
              </w:rPr>
            </w:pPr>
            <w:ins w:id="81" w:author="Borrelli, Matthew (M.T.)" w:date="2021-09-03T14:59:00Z">
              <w:r>
                <w:lastRenderedPageBreak/>
                <w:t>Type</w:t>
              </w:r>
              <w:r w:rsidRPr="00CE01C6">
                <w:t xml:space="preserve"> </w:t>
              </w:r>
            </w:ins>
          </w:p>
        </w:tc>
        <w:tc>
          <w:tcPr>
            <w:tcW w:w="1732" w:type="dxa"/>
          </w:tcPr>
          <w:p w14:paraId="15E55807" w14:textId="77777777" w:rsidR="00E93105" w:rsidRPr="00CE01C6" w:rsidRDefault="00E93105" w:rsidP="00025F26">
            <w:pPr>
              <w:rPr>
                <w:ins w:id="82" w:author="Borrelli, Matthew (M.T.)" w:date="2021-09-03T14:59:00Z"/>
              </w:rPr>
            </w:pPr>
            <w:ins w:id="83" w:author="Borrelli, Matthew (M.T.)" w:date="2021-09-03T14:59:00Z">
              <w:r w:rsidRPr="00CE01C6">
                <w:t>-</w:t>
              </w:r>
            </w:ins>
          </w:p>
        </w:tc>
        <w:tc>
          <w:tcPr>
            <w:tcW w:w="810" w:type="dxa"/>
          </w:tcPr>
          <w:p w14:paraId="1A6EC7E8" w14:textId="77777777" w:rsidR="00E93105" w:rsidRPr="00CE01C6" w:rsidRDefault="00E93105" w:rsidP="00025F26">
            <w:pPr>
              <w:rPr>
                <w:ins w:id="84" w:author="Borrelli, Matthew (M.T.)" w:date="2021-09-03T14:59:00Z"/>
              </w:rPr>
            </w:pPr>
            <w:ins w:id="85" w:author="Borrelli, Matthew (M.T.)" w:date="2021-09-03T14:59:00Z">
              <w:r w:rsidRPr="00CE01C6">
                <w:t>-</w:t>
              </w:r>
            </w:ins>
          </w:p>
        </w:tc>
        <w:tc>
          <w:tcPr>
            <w:tcW w:w="5013" w:type="dxa"/>
          </w:tcPr>
          <w:p w14:paraId="26F7CE13" w14:textId="77777777" w:rsidR="00E93105" w:rsidRPr="00CE01C6" w:rsidRDefault="00E93105" w:rsidP="00025F26">
            <w:pPr>
              <w:rPr>
                <w:ins w:id="86" w:author="Borrelli, Matthew (M.T.)" w:date="2021-09-03T14:59:00Z"/>
              </w:rPr>
            </w:pPr>
            <w:ins w:id="87" w:author="Borrelli, Matthew (M.T.)" w:date="2021-09-03T14:59:00Z">
              <w:r w:rsidRPr="00CE01C6">
                <w:t>Indicates</w:t>
              </w:r>
              <w:r>
                <w:t xml:space="preserve"> that changes have occurred on the left mirror</w:t>
              </w:r>
            </w:ins>
          </w:p>
        </w:tc>
      </w:tr>
      <w:tr w:rsidR="00E93105" w:rsidRPr="00CE01C6" w14:paraId="16906E8F" w14:textId="77777777" w:rsidTr="00025F26">
        <w:trPr>
          <w:jc w:val="center"/>
          <w:ins w:id="88" w:author="Borrelli, Matthew (M.T.)" w:date="2021-09-03T14:59:00Z"/>
        </w:trPr>
        <w:tc>
          <w:tcPr>
            <w:tcW w:w="1391" w:type="dxa"/>
          </w:tcPr>
          <w:p w14:paraId="7D6C26AE" w14:textId="77777777" w:rsidR="00E93105" w:rsidRPr="00CE01C6" w:rsidRDefault="00E93105" w:rsidP="00025F26">
            <w:pPr>
              <w:rPr>
                <w:ins w:id="89" w:author="Borrelli, Matthew (M.T.)" w:date="2021-09-03T14:59:00Z"/>
              </w:rPr>
            </w:pPr>
          </w:p>
        </w:tc>
        <w:tc>
          <w:tcPr>
            <w:tcW w:w="1732" w:type="dxa"/>
          </w:tcPr>
          <w:p w14:paraId="3914E802" w14:textId="77777777" w:rsidR="00E93105" w:rsidRPr="00CE01C6" w:rsidRDefault="00E93105" w:rsidP="00025F26">
            <w:pPr>
              <w:rPr>
                <w:ins w:id="90" w:author="Borrelli, Matthew (M.T.)" w:date="2021-09-03T14:59:00Z"/>
              </w:rPr>
            </w:pPr>
            <w:ins w:id="91" w:author="Borrelli, Matthew (M.T.)" w:date="2021-09-03T14:59:00Z">
              <w:r>
                <w:t>None</w:t>
              </w:r>
            </w:ins>
          </w:p>
        </w:tc>
        <w:tc>
          <w:tcPr>
            <w:tcW w:w="810" w:type="dxa"/>
          </w:tcPr>
          <w:p w14:paraId="721565DF" w14:textId="77777777" w:rsidR="00E93105" w:rsidRPr="00CE01C6" w:rsidRDefault="00E93105" w:rsidP="00025F26">
            <w:pPr>
              <w:rPr>
                <w:ins w:id="92" w:author="Borrelli, Matthew (M.T.)" w:date="2021-09-03T14:59:00Z"/>
              </w:rPr>
            </w:pPr>
            <w:ins w:id="93" w:author="Borrelli, Matthew (M.T.)" w:date="2021-09-03T14:59:00Z">
              <w:r w:rsidRPr="00CE01C6">
                <w:t>0x0</w:t>
              </w:r>
            </w:ins>
          </w:p>
        </w:tc>
        <w:tc>
          <w:tcPr>
            <w:tcW w:w="5013" w:type="dxa"/>
          </w:tcPr>
          <w:p w14:paraId="39F2115A" w14:textId="77777777" w:rsidR="00E93105" w:rsidRPr="00CE01C6" w:rsidRDefault="00E93105" w:rsidP="00025F26">
            <w:pPr>
              <w:rPr>
                <w:ins w:id="94" w:author="Borrelli, Matthew (M.T.)" w:date="2021-09-03T14:59:00Z"/>
              </w:rPr>
            </w:pPr>
          </w:p>
        </w:tc>
      </w:tr>
      <w:tr w:rsidR="00E93105" w:rsidRPr="00CE01C6" w14:paraId="62032908" w14:textId="77777777" w:rsidTr="00025F26">
        <w:trPr>
          <w:jc w:val="center"/>
          <w:ins w:id="95" w:author="Borrelli, Matthew (M.T.)" w:date="2021-09-03T14:59:00Z"/>
        </w:trPr>
        <w:tc>
          <w:tcPr>
            <w:tcW w:w="1391" w:type="dxa"/>
          </w:tcPr>
          <w:p w14:paraId="3DEE14A7" w14:textId="77777777" w:rsidR="00E93105" w:rsidRPr="00CE01C6" w:rsidRDefault="00E93105" w:rsidP="00025F26">
            <w:pPr>
              <w:rPr>
                <w:ins w:id="96" w:author="Borrelli, Matthew (M.T.)" w:date="2021-09-03T14:59:00Z"/>
              </w:rPr>
            </w:pPr>
          </w:p>
        </w:tc>
        <w:tc>
          <w:tcPr>
            <w:tcW w:w="1732" w:type="dxa"/>
          </w:tcPr>
          <w:p w14:paraId="719B270D" w14:textId="77777777" w:rsidR="00E93105" w:rsidRPr="00CE01C6" w:rsidRDefault="00E93105" w:rsidP="00025F26">
            <w:pPr>
              <w:rPr>
                <w:ins w:id="97" w:author="Borrelli, Matthew (M.T.)" w:date="2021-09-03T14:59:00Z"/>
              </w:rPr>
            </w:pPr>
            <w:ins w:id="98" w:author="Borrelli, Matthew (M.T.)" w:date="2021-09-03T14:59:00Z">
              <w:r>
                <w:t>InProgress</w:t>
              </w:r>
            </w:ins>
          </w:p>
        </w:tc>
        <w:tc>
          <w:tcPr>
            <w:tcW w:w="810" w:type="dxa"/>
          </w:tcPr>
          <w:p w14:paraId="68361C80" w14:textId="77777777" w:rsidR="00E93105" w:rsidRPr="00CE01C6" w:rsidRDefault="00E93105" w:rsidP="00025F26">
            <w:pPr>
              <w:rPr>
                <w:ins w:id="99" w:author="Borrelli, Matthew (M.T.)" w:date="2021-09-03T14:59:00Z"/>
              </w:rPr>
            </w:pPr>
            <w:ins w:id="100" w:author="Borrelli, Matthew (M.T.)" w:date="2021-09-03T14:59:00Z">
              <w:r w:rsidRPr="00CE01C6">
                <w:t>0x1</w:t>
              </w:r>
            </w:ins>
          </w:p>
        </w:tc>
        <w:tc>
          <w:tcPr>
            <w:tcW w:w="5013" w:type="dxa"/>
          </w:tcPr>
          <w:p w14:paraId="7EF04139" w14:textId="77777777" w:rsidR="00E93105" w:rsidRPr="00CE01C6" w:rsidRDefault="00E93105" w:rsidP="00025F26">
            <w:pPr>
              <w:rPr>
                <w:ins w:id="101" w:author="Borrelli, Matthew (M.T.)" w:date="2021-09-03T14:59:00Z"/>
              </w:rPr>
            </w:pPr>
          </w:p>
        </w:tc>
      </w:tr>
      <w:tr w:rsidR="00E93105" w:rsidRPr="00CE01C6" w14:paraId="00349E0D" w14:textId="77777777" w:rsidTr="00025F26">
        <w:trPr>
          <w:jc w:val="center"/>
          <w:ins w:id="102" w:author="Borrelli, Matthew (M.T.)" w:date="2021-09-03T14:59:00Z"/>
        </w:trPr>
        <w:tc>
          <w:tcPr>
            <w:tcW w:w="1391" w:type="dxa"/>
          </w:tcPr>
          <w:p w14:paraId="2E4A0587" w14:textId="77777777" w:rsidR="00E93105" w:rsidRPr="00CE01C6" w:rsidRDefault="00E93105" w:rsidP="00025F26">
            <w:pPr>
              <w:rPr>
                <w:ins w:id="103" w:author="Borrelli, Matthew (M.T.)" w:date="2021-09-03T14:59:00Z"/>
              </w:rPr>
            </w:pPr>
          </w:p>
        </w:tc>
        <w:tc>
          <w:tcPr>
            <w:tcW w:w="1732" w:type="dxa"/>
          </w:tcPr>
          <w:p w14:paraId="68C2DBEA" w14:textId="77777777" w:rsidR="00E93105" w:rsidRPr="00CE01C6" w:rsidRDefault="00E93105" w:rsidP="00025F26">
            <w:pPr>
              <w:rPr>
                <w:ins w:id="104" w:author="Borrelli, Matthew (M.T.)" w:date="2021-09-03T14:59:00Z"/>
              </w:rPr>
            </w:pPr>
            <w:ins w:id="105" w:author="Borrelli, Matthew (M.T.)" w:date="2021-09-03T14:59:00Z">
              <w:r>
                <w:t>Major</w:t>
              </w:r>
            </w:ins>
          </w:p>
        </w:tc>
        <w:tc>
          <w:tcPr>
            <w:tcW w:w="810" w:type="dxa"/>
          </w:tcPr>
          <w:p w14:paraId="167B91FA" w14:textId="77777777" w:rsidR="00E93105" w:rsidRPr="00CE01C6" w:rsidRDefault="00E93105" w:rsidP="00025F26">
            <w:pPr>
              <w:rPr>
                <w:ins w:id="106" w:author="Borrelli, Matthew (M.T.)" w:date="2021-09-03T14:59:00Z"/>
              </w:rPr>
            </w:pPr>
            <w:ins w:id="107" w:author="Borrelli, Matthew (M.T.)" w:date="2021-09-03T14:59:00Z">
              <w:r w:rsidRPr="00CE01C6">
                <w:t>0x2</w:t>
              </w:r>
            </w:ins>
          </w:p>
        </w:tc>
        <w:tc>
          <w:tcPr>
            <w:tcW w:w="5013" w:type="dxa"/>
          </w:tcPr>
          <w:p w14:paraId="1D9BE1DD" w14:textId="77777777" w:rsidR="00E93105" w:rsidRPr="00CE01C6" w:rsidRDefault="00E93105" w:rsidP="00025F26">
            <w:pPr>
              <w:rPr>
                <w:ins w:id="108" w:author="Borrelli, Matthew (M.T.)" w:date="2021-09-03T14:59:00Z"/>
              </w:rPr>
            </w:pPr>
          </w:p>
        </w:tc>
      </w:tr>
      <w:tr w:rsidR="00E93105" w:rsidRPr="00CE01C6" w14:paraId="06FB5938" w14:textId="77777777" w:rsidTr="00025F26">
        <w:trPr>
          <w:jc w:val="center"/>
          <w:ins w:id="109" w:author="Borrelli, Matthew (M.T.)" w:date="2021-09-03T14:59:00Z"/>
        </w:trPr>
        <w:tc>
          <w:tcPr>
            <w:tcW w:w="1391" w:type="dxa"/>
          </w:tcPr>
          <w:p w14:paraId="7DA00620" w14:textId="77777777" w:rsidR="00E93105" w:rsidRPr="00CE01C6" w:rsidRDefault="00E93105" w:rsidP="00025F26">
            <w:pPr>
              <w:rPr>
                <w:ins w:id="110" w:author="Borrelli, Matthew (M.T.)" w:date="2021-09-03T14:59:00Z"/>
              </w:rPr>
            </w:pPr>
          </w:p>
        </w:tc>
        <w:tc>
          <w:tcPr>
            <w:tcW w:w="1732" w:type="dxa"/>
          </w:tcPr>
          <w:p w14:paraId="7F17FCAC" w14:textId="77777777" w:rsidR="00E93105" w:rsidRPr="00CE01C6" w:rsidRDefault="00E93105" w:rsidP="00025F26">
            <w:pPr>
              <w:rPr>
                <w:ins w:id="111" w:author="Borrelli, Matthew (M.T.)" w:date="2021-09-03T14:59:00Z"/>
              </w:rPr>
            </w:pPr>
            <w:ins w:id="112" w:author="Borrelli, Matthew (M.T.)" w:date="2021-09-03T14:59:00Z">
              <w:r>
                <w:t>Minor</w:t>
              </w:r>
            </w:ins>
          </w:p>
        </w:tc>
        <w:tc>
          <w:tcPr>
            <w:tcW w:w="810" w:type="dxa"/>
          </w:tcPr>
          <w:p w14:paraId="5645553C" w14:textId="77777777" w:rsidR="00E93105" w:rsidRPr="00CE01C6" w:rsidRDefault="00E93105" w:rsidP="00025F26">
            <w:pPr>
              <w:rPr>
                <w:ins w:id="113" w:author="Borrelli, Matthew (M.T.)" w:date="2021-09-03T14:59:00Z"/>
              </w:rPr>
            </w:pPr>
            <w:ins w:id="114" w:author="Borrelli, Matthew (M.T.)" w:date="2021-09-03T14:59:00Z">
              <w:r w:rsidRPr="00CE01C6">
                <w:t>0x3</w:t>
              </w:r>
            </w:ins>
          </w:p>
        </w:tc>
        <w:tc>
          <w:tcPr>
            <w:tcW w:w="5013" w:type="dxa"/>
          </w:tcPr>
          <w:p w14:paraId="3CE3B74A" w14:textId="77777777" w:rsidR="00E93105" w:rsidRPr="00CE01C6" w:rsidRDefault="00E93105" w:rsidP="00025F26">
            <w:pPr>
              <w:rPr>
                <w:ins w:id="115" w:author="Borrelli, Matthew (M.T.)" w:date="2021-09-03T14:59:00Z"/>
              </w:rPr>
            </w:pPr>
          </w:p>
        </w:tc>
      </w:tr>
    </w:tbl>
    <w:p w14:paraId="29DAD12B" w14:textId="77777777" w:rsidR="00E93105" w:rsidRDefault="00E93105" w:rsidP="00E93105">
      <w:pPr>
        <w:pStyle w:val="Heading5"/>
        <w:rPr>
          <w:ins w:id="116" w:author="Borrelli, Matthew (M.T.)" w:date="2021-09-03T14:59:00Z"/>
        </w:rPr>
      </w:pPr>
      <w:ins w:id="117" w:author="Borrelli, Matthew (M.T.)" w:date="2021-09-03T14:59:00Z">
        <w:r w:rsidRPr="00B9479B">
          <w:t>MD-REQ-420473/A-</w:t>
        </w:r>
        <w:proofErr w:type="spellStart"/>
        <w:r w:rsidRPr="00B9479B">
          <w:t>MirrorAutoSaveRight_St</w:t>
        </w:r>
        <w:proofErr w:type="spellEnd"/>
      </w:ins>
    </w:p>
    <w:p w14:paraId="4A971791" w14:textId="77777777" w:rsidR="00E93105" w:rsidRPr="00CE01C6" w:rsidRDefault="00E93105" w:rsidP="00E93105">
      <w:pPr>
        <w:rPr>
          <w:ins w:id="118" w:author="Borrelli, Matthew (M.T.)" w:date="2021-09-03T14:59:00Z"/>
        </w:rPr>
      </w:pPr>
      <w:ins w:id="119" w:author="Borrelli, Matthew (M.T.)" w:date="2021-09-03T14:59:00Z">
        <w:r w:rsidRPr="00CE01C6">
          <w:t>Message Type: Status</w:t>
        </w:r>
      </w:ins>
    </w:p>
    <w:p w14:paraId="216FF151" w14:textId="77777777" w:rsidR="00E93105" w:rsidRPr="00CE01C6" w:rsidRDefault="00E93105" w:rsidP="00E93105">
      <w:pPr>
        <w:rPr>
          <w:ins w:id="120" w:author="Borrelli, Matthew (M.T.)" w:date="2021-09-03T14:59:00Z"/>
        </w:rPr>
      </w:pPr>
    </w:p>
    <w:p w14:paraId="5E896985" w14:textId="77777777" w:rsidR="00E93105" w:rsidRDefault="00E93105" w:rsidP="00E93105">
      <w:pPr>
        <w:rPr>
          <w:ins w:id="121" w:author="Borrelli, Matthew (M.T.)" w:date="2021-09-03T14:59:00Z"/>
        </w:rPr>
      </w:pPr>
      <w:ins w:id="122" w:author="Borrelli, Matthew (M.T.)" w:date="2021-09-03T14:59:00Z">
        <w:r w:rsidRPr="00CE01C6">
          <w:t xml:space="preserve">The signal is used to indicate that changes have occurred on the </w:t>
        </w:r>
        <w:r>
          <w:t xml:space="preserve">right </w:t>
        </w:r>
        <w:r w:rsidRPr="00CE01C6">
          <w:t>mirror</w:t>
        </w:r>
        <w:r>
          <w:t>.</w:t>
        </w:r>
      </w:ins>
    </w:p>
    <w:p w14:paraId="58A1FCE4" w14:textId="77777777" w:rsidR="00E93105" w:rsidRPr="00CE01C6" w:rsidRDefault="00E93105" w:rsidP="00E93105">
      <w:pPr>
        <w:rPr>
          <w:ins w:id="123"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1280C564" w14:textId="77777777" w:rsidTr="00025F26">
        <w:trPr>
          <w:jc w:val="center"/>
          <w:ins w:id="124" w:author="Borrelli, Matthew (M.T.)" w:date="2021-09-03T14:59:00Z"/>
        </w:trPr>
        <w:tc>
          <w:tcPr>
            <w:tcW w:w="1391" w:type="dxa"/>
          </w:tcPr>
          <w:p w14:paraId="596F8E0B" w14:textId="77777777" w:rsidR="00E93105" w:rsidRPr="00CE01C6" w:rsidRDefault="00E93105" w:rsidP="00025F26">
            <w:pPr>
              <w:rPr>
                <w:ins w:id="125" w:author="Borrelli, Matthew (M.T.)" w:date="2021-09-03T14:59:00Z"/>
                <w:b/>
              </w:rPr>
            </w:pPr>
            <w:ins w:id="126" w:author="Borrelli, Matthew (M.T.)" w:date="2021-09-03T14:59:00Z">
              <w:r w:rsidRPr="00CE01C6">
                <w:rPr>
                  <w:b/>
                </w:rPr>
                <w:t>Name</w:t>
              </w:r>
            </w:ins>
          </w:p>
        </w:tc>
        <w:tc>
          <w:tcPr>
            <w:tcW w:w="1732" w:type="dxa"/>
          </w:tcPr>
          <w:p w14:paraId="27A92652" w14:textId="77777777" w:rsidR="00E93105" w:rsidRPr="00CE01C6" w:rsidRDefault="00E93105" w:rsidP="00025F26">
            <w:pPr>
              <w:rPr>
                <w:ins w:id="127" w:author="Borrelli, Matthew (M.T.)" w:date="2021-09-03T14:59:00Z"/>
                <w:b/>
              </w:rPr>
            </w:pPr>
            <w:ins w:id="128" w:author="Borrelli, Matthew (M.T.)" w:date="2021-09-03T14:59:00Z">
              <w:r w:rsidRPr="00CE01C6">
                <w:rPr>
                  <w:b/>
                </w:rPr>
                <w:t>Literals</w:t>
              </w:r>
            </w:ins>
          </w:p>
        </w:tc>
        <w:tc>
          <w:tcPr>
            <w:tcW w:w="810" w:type="dxa"/>
          </w:tcPr>
          <w:p w14:paraId="1F2FE7F7" w14:textId="77777777" w:rsidR="00E93105" w:rsidRPr="00CE01C6" w:rsidRDefault="00E93105" w:rsidP="00025F26">
            <w:pPr>
              <w:rPr>
                <w:ins w:id="129" w:author="Borrelli, Matthew (M.T.)" w:date="2021-09-03T14:59:00Z"/>
                <w:b/>
              </w:rPr>
            </w:pPr>
            <w:ins w:id="130" w:author="Borrelli, Matthew (M.T.)" w:date="2021-09-03T14:59:00Z">
              <w:r w:rsidRPr="00CE01C6">
                <w:rPr>
                  <w:b/>
                </w:rPr>
                <w:t>Value</w:t>
              </w:r>
            </w:ins>
          </w:p>
        </w:tc>
        <w:tc>
          <w:tcPr>
            <w:tcW w:w="5013" w:type="dxa"/>
          </w:tcPr>
          <w:p w14:paraId="0BE2AFD9" w14:textId="77777777" w:rsidR="00E93105" w:rsidRPr="00CE01C6" w:rsidRDefault="00E93105" w:rsidP="00025F26">
            <w:pPr>
              <w:rPr>
                <w:ins w:id="131" w:author="Borrelli, Matthew (M.T.)" w:date="2021-09-03T14:59:00Z"/>
                <w:b/>
              </w:rPr>
            </w:pPr>
            <w:ins w:id="132" w:author="Borrelli, Matthew (M.T.)" w:date="2021-09-03T14:59:00Z">
              <w:r w:rsidRPr="00CE01C6">
                <w:rPr>
                  <w:b/>
                </w:rPr>
                <w:t>Description</w:t>
              </w:r>
            </w:ins>
          </w:p>
        </w:tc>
      </w:tr>
      <w:tr w:rsidR="00E93105" w:rsidRPr="00CE01C6" w14:paraId="57965F50" w14:textId="77777777" w:rsidTr="00025F26">
        <w:trPr>
          <w:jc w:val="center"/>
          <w:ins w:id="133" w:author="Borrelli, Matthew (M.T.)" w:date="2021-09-03T14:59:00Z"/>
        </w:trPr>
        <w:tc>
          <w:tcPr>
            <w:tcW w:w="1391" w:type="dxa"/>
          </w:tcPr>
          <w:p w14:paraId="71215196" w14:textId="77777777" w:rsidR="00E93105" w:rsidRPr="00CE01C6" w:rsidRDefault="00E93105" w:rsidP="00025F26">
            <w:pPr>
              <w:rPr>
                <w:ins w:id="134" w:author="Borrelli, Matthew (M.T.)" w:date="2021-09-03T14:59:00Z"/>
              </w:rPr>
            </w:pPr>
            <w:ins w:id="135" w:author="Borrelli, Matthew (M.T.)" w:date="2021-09-03T14:59:00Z">
              <w:r>
                <w:t>Type</w:t>
              </w:r>
              <w:r w:rsidRPr="00CE01C6">
                <w:t xml:space="preserve"> </w:t>
              </w:r>
            </w:ins>
          </w:p>
        </w:tc>
        <w:tc>
          <w:tcPr>
            <w:tcW w:w="1732" w:type="dxa"/>
          </w:tcPr>
          <w:p w14:paraId="2643D38A" w14:textId="77777777" w:rsidR="00E93105" w:rsidRPr="00CE01C6" w:rsidRDefault="00E93105" w:rsidP="00025F26">
            <w:pPr>
              <w:rPr>
                <w:ins w:id="136" w:author="Borrelli, Matthew (M.T.)" w:date="2021-09-03T14:59:00Z"/>
              </w:rPr>
            </w:pPr>
            <w:ins w:id="137" w:author="Borrelli, Matthew (M.T.)" w:date="2021-09-03T14:59:00Z">
              <w:r w:rsidRPr="00CE01C6">
                <w:t>-</w:t>
              </w:r>
            </w:ins>
          </w:p>
        </w:tc>
        <w:tc>
          <w:tcPr>
            <w:tcW w:w="810" w:type="dxa"/>
          </w:tcPr>
          <w:p w14:paraId="13172C47" w14:textId="77777777" w:rsidR="00E93105" w:rsidRPr="00CE01C6" w:rsidRDefault="00E93105" w:rsidP="00025F26">
            <w:pPr>
              <w:rPr>
                <w:ins w:id="138" w:author="Borrelli, Matthew (M.T.)" w:date="2021-09-03T14:59:00Z"/>
              </w:rPr>
            </w:pPr>
            <w:ins w:id="139" w:author="Borrelli, Matthew (M.T.)" w:date="2021-09-03T14:59:00Z">
              <w:r w:rsidRPr="00CE01C6">
                <w:t>-</w:t>
              </w:r>
            </w:ins>
          </w:p>
        </w:tc>
        <w:tc>
          <w:tcPr>
            <w:tcW w:w="5013" w:type="dxa"/>
          </w:tcPr>
          <w:p w14:paraId="7B0A5CC8" w14:textId="77777777" w:rsidR="00E93105" w:rsidRPr="00CE01C6" w:rsidRDefault="00E93105" w:rsidP="00025F26">
            <w:pPr>
              <w:rPr>
                <w:ins w:id="140" w:author="Borrelli, Matthew (M.T.)" w:date="2021-09-03T14:59:00Z"/>
              </w:rPr>
            </w:pPr>
            <w:ins w:id="141" w:author="Borrelli, Matthew (M.T.)" w:date="2021-09-03T14:59:00Z">
              <w:r w:rsidRPr="00CE01C6">
                <w:t>Indicates</w:t>
              </w:r>
              <w:r>
                <w:t xml:space="preserve"> that changes have occurred on the right mirror</w:t>
              </w:r>
            </w:ins>
          </w:p>
        </w:tc>
      </w:tr>
      <w:tr w:rsidR="00E93105" w:rsidRPr="00CE01C6" w14:paraId="6842651E" w14:textId="77777777" w:rsidTr="00025F26">
        <w:trPr>
          <w:jc w:val="center"/>
          <w:ins w:id="142" w:author="Borrelli, Matthew (M.T.)" w:date="2021-09-03T14:59:00Z"/>
        </w:trPr>
        <w:tc>
          <w:tcPr>
            <w:tcW w:w="1391" w:type="dxa"/>
          </w:tcPr>
          <w:p w14:paraId="3ED3673D" w14:textId="77777777" w:rsidR="00E93105" w:rsidRPr="00CE01C6" w:rsidRDefault="00E93105" w:rsidP="00025F26">
            <w:pPr>
              <w:rPr>
                <w:ins w:id="143" w:author="Borrelli, Matthew (M.T.)" w:date="2021-09-03T14:59:00Z"/>
              </w:rPr>
            </w:pPr>
          </w:p>
        </w:tc>
        <w:tc>
          <w:tcPr>
            <w:tcW w:w="1732" w:type="dxa"/>
          </w:tcPr>
          <w:p w14:paraId="4F2C6D92" w14:textId="77777777" w:rsidR="00E93105" w:rsidRPr="00CE01C6" w:rsidRDefault="00E93105" w:rsidP="00025F26">
            <w:pPr>
              <w:rPr>
                <w:ins w:id="144" w:author="Borrelli, Matthew (M.T.)" w:date="2021-09-03T14:59:00Z"/>
              </w:rPr>
            </w:pPr>
            <w:ins w:id="145" w:author="Borrelli, Matthew (M.T.)" w:date="2021-09-03T14:59:00Z">
              <w:r>
                <w:t>None</w:t>
              </w:r>
            </w:ins>
          </w:p>
        </w:tc>
        <w:tc>
          <w:tcPr>
            <w:tcW w:w="810" w:type="dxa"/>
          </w:tcPr>
          <w:p w14:paraId="76744EC8" w14:textId="77777777" w:rsidR="00E93105" w:rsidRPr="00CE01C6" w:rsidRDefault="00E93105" w:rsidP="00025F26">
            <w:pPr>
              <w:rPr>
                <w:ins w:id="146" w:author="Borrelli, Matthew (M.T.)" w:date="2021-09-03T14:59:00Z"/>
              </w:rPr>
            </w:pPr>
            <w:ins w:id="147" w:author="Borrelli, Matthew (M.T.)" w:date="2021-09-03T14:59:00Z">
              <w:r w:rsidRPr="00CE01C6">
                <w:t>0x0</w:t>
              </w:r>
            </w:ins>
          </w:p>
        </w:tc>
        <w:tc>
          <w:tcPr>
            <w:tcW w:w="5013" w:type="dxa"/>
          </w:tcPr>
          <w:p w14:paraId="66FF3934" w14:textId="77777777" w:rsidR="00E93105" w:rsidRPr="00CE01C6" w:rsidRDefault="00E93105" w:rsidP="00025F26">
            <w:pPr>
              <w:rPr>
                <w:ins w:id="148" w:author="Borrelli, Matthew (M.T.)" w:date="2021-09-03T14:59:00Z"/>
              </w:rPr>
            </w:pPr>
          </w:p>
        </w:tc>
      </w:tr>
      <w:tr w:rsidR="00E93105" w:rsidRPr="00CE01C6" w14:paraId="118014E8" w14:textId="77777777" w:rsidTr="00025F26">
        <w:trPr>
          <w:jc w:val="center"/>
          <w:ins w:id="149" w:author="Borrelli, Matthew (M.T.)" w:date="2021-09-03T14:59:00Z"/>
        </w:trPr>
        <w:tc>
          <w:tcPr>
            <w:tcW w:w="1391" w:type="dxa"/>
          </w:tcPr>
          <w:p w14:paraId="562E18F2" w14:textId="77777777" w:rsidR="00E93105" w:rsidRPr="00CE01C6" w:rsidRDefault="00E93105" w:rsidP="00025F26">
            <w:pPr>
              <w:rPr>
                <w:ins w:id="150" w:author="Borrelli, Matthew (M.T.)" w:date="2021-09-03T14:59:00Z"/>
              </w:rPr>
            </w:pPr>
          </w:p>
        </w:tc>
        <w:tc>
          <w:tcPr>
            <w:tcW w:w="1732" w:type="dxa"/>
          </w:tcPr>
          <w:p w14:paraId="417FEF14" w14:textId="77777777" w:rsidR="00E93105" w:rsidRPr="00CE01C6" w:rsidRDefault="00E93105" w:rsidP="00025F26">
            <w:pPr>
              <w:rPr>
                <w:ins w:id="151" w:author="Borrelli, Matthew (M.T.)" w:date="2021-09-03T14:59:00Z"/>
              </w:rPr>
            </w:pPr>
            <w:ins w:id="152" w:author="Borrelli, Matthew (M.T.)" w:date="2021-09-03T14:59:00Z">
              <w:r>
                <w:t>InProgress</w:t>
              </w:r>
            </w:ins>
          </w:p>
        </w:tc>
        <w:tc>
          <w:tcPr>
            <w:tcW w:w="810" w:type="dxa"/>
          </w:tcPr>
          <w:p w14:paraId="6403B312" w14:textId="77777777" w:rsidR="00E93105" w:rsidRPr="00CE01C6" w:rsidRDefault="00E93105" w:rsidP="00025F26">
            <w:pPr>
              <w:rPr>
                <w:ins w:id="153" w:author="Borrelli, Matthew (M.T.)" w:date="2021-09-03T14:59:00Z"/>
              </w:rPr>
            </w:pPr>
            <w:ins w:id="154" w:author="Borrelli, Matthew (M.T.)" w:date="2021-09-03T14:59:00Z">
              <w:r w:rsidRPr="00CE01C6">
                <w:t>0x1</w:t>
              </w:r>
            </w:ins>
          </w:p>
        </w:tc>
        <w:tc>
          <w:tcPr>
            <w:tcW w:w="5013" w:type="dxa"/>
          </w:tcPr>
          <w:p w14:paraId="7CF9AD73" w14:textId="77777777" w:rsidR="00E93105" w:rsidRPr="00CE01C6" w:rsidRDefault="00E93105" w:rsidP="00025F26">
            <w:pPr>
              <w:rPr>
                <w:ins w:id="155" w:author="Borrelli, Matthew (M.T.)" w:date="2021-09-03T14:59:00Z"/>
              </w:rPr>
            </w:pPr>
          </w:p>
        </w:tc>
      </w:tr>
      <w:tr w:rsidR="00E93105" w:rsidRPr="00CE01C6" w14:paraId="3F59F4FD" w14:textId="77777777" w:rsidTr="00025F26">
        <w:trPr>
          <w:jc w:val="center"/>
          <w:ins w:id="156" w:author="Borrelli, Matthew (M.T.)" w:date="2021-09-03T14:59:00Z"/>
        </w:trPr>
        <w:tc>
          <w:tcPr>
            <w:tcW w:w="1391" w:type="dxa"/>
          </w:tcPr>
          <w:p w14:paraId="79AED322" w14:textId="77777777" w:rsidR="00E93105" w:rsidRPr="00CE01C6" w:rsidRDefault="00E93105" w:rsidP="00025F26">
            <w:pPr>
              <w:rPr>
                <w:ins w:id="157" w:author="Borrelli, Matthew (M.T.)" w:date="2021-09-03T14:59:00Z"/>
              </w:rPr>
            </w:pPr>
          </w:p>
        </w:tc>
        <w:tc>
          <w:tcPr>
            <w:tcW w:w="1732" w:type="dxa"/>
          </w:tcPr>
          <w:p w14:paraId="42E6AACD" w14:textId="77777777" w:rsidR="00E93105" w:rsidRPr="00CE01C6" w:rsidRDefault="00E93105" w:rsidP="00025F26">
            <w:pPr>
              <w:rPr>
                <w:ins w:id="158" w:author="Borrelli, Matthew (M.T.)" w:date="2021-09-03T14:59:00Z"/>
              </w:rPr>
            </w:pPr>
            <w:ins w:id="159" w:author="Borrelli, Matthew (M.T.)" w:date="2021-09-03T14:59:00Z">
              <w:r>
                <w:t>Major</w:t>
              </w:r>
            </w:ins>
          </w:p>
        </w:tc>
        <w:tc>
          <w:tcPr>
            <w:tcW w:w="810" w:type="dxa"/>
          </w:tcPr>
          <w:p w14:paraId="2633403C" w14:textId="77777777" w:rsidR="00E93105" w:rsidRPr="00CE01C6" w:rsidRDefault="00E93105" w:rsidP="00025F26">
            <w:pPr>
              <w:rPr>
                <w:ins w:id="160" w:author="Borrelli, Matthew (M.T.)" w:date="2021-09-03T14:59:00Z"/>
              </w:rPr>
            </w:pPr>
            <w:ins w:id="161" w:author="Borrelli, Matthew (M.T.)" w:date="2021-09-03T14:59:00Z">
              <w:r w:rsidRPr="00CE01C6">
                <w:t>0x2</w:t>
              </w:r>
            </w:ins>
          </w:p>
        </w:tc>
        <w:tc>
          <w:tcPr>
            <w:tcW w:w="5013" w:type="dxa"/>
          </w:tcPr>
          <w:p w14:paraId="1733F566" w14:textId="77777777" w:rsidR="00E93105" w:rsidRPr="00CE01C6" w:rsidRDefault="00E93105" w:rsidP="00025F26">
            <w:pPr>
              <w:rPr>
                <w:ins w:id="162" w:author="Borrelli, Matthew (M.T.)" w:date="2021-09-03T14:59:00Z"/>
              </w:rPr>
            </w:pPr>
          </w:p>
        </w:tc>
      </w:tr>
      <w:tr w:rsidR="00E93105" w:rsidRPr="00CE01C6" w14:paraId="25082A78" w14:textId="77777777" w:rsidTr="00025F26">
        <w:trPr>
          <w:jc w:val="center"/>
          <w:ins w:id="163" w:author="Borrelli, Matthew (M.T.)" w:date="2021-09-03T14:59:00Z"/>
        </w:trPr>
        <w:tc>
          <w:tcPr>
            <w:tcW w:w="1391" w:type="dxa"/>
          </w:tcPr>
          <w:p w14:paraId="79186AD1" w14:textId="77777777" w:rsidR="00E93105" w:rsidRPr="00CE01C6" w:rsidRDefault="00E93105" w:rsidP="00025F26">
            <w:pPr>
              <w:rPr>
                <w:ins w:id="164" w:author="Borrelli, Matthew (M.T.)" w:date="2021-09-03T14:59:00Z"/>
              </w:rPr>
            </w:pPr>
          </w:p>
        </w:tc>
        <w:tc>
          <w:tcPr>
            <w:tcW w:w="1732" w:type="dxa"/>
          </w:tcPr>
          <w:p w14:paraId="38C6DD1F" w14:textId="77777777" w:rsidR="00E93105" w:rsidRPr="00CE01C6" w:rsidRDefault="00E93105" w:rsidP="00025F26">
            <w:pPr>
              <w:rPr>
                <w:ins w:id="165" w:author="Borrelli, Matthew (M.T.)" w:date="2021-09-03T14:59:00Z"/>
              </w:rPr>
            </w:pPr>
            <w:ins w:id="166" w:author="Borrelli, Matthew (M.T.)" w:date="2021-09-03T14:59:00Z">
              <w:r>
                <w:t>Minor</w:t>
              </w:r>
            </w:ins>
          </w:p>
        </w:tc>
        <w:tc>
          <w:tcPr>
            <w:tcW w:w="810" w:type="dxa"/>
          </w:tcPr>
          <w:p w14:paraId="401DB837" w14:textId="77777777" w:rsidR="00E93105" w:rsidRPr="00CE01C6" w:rsidRDefault="00E93105" w:rsidP="00025F26">
            <w:pPr>
              <w:rPr>
                <w:ins w:id="167" w:author="Borrelli, Matthew (M.T.)" w:date="2021-09-03T14:59:00Z"/>
              </w:rPr>
            </w:pPr>
            <w:ins w:id="168" w:author="Borrelli, Matthew (M.T.)" w:date="2021-09-03T14:59:00Z">
              <w:r w:rsidRPr="00CE01C6">
                <w:t>0x3</w:t>
              </w:r>
            </w:ins>
          </w:p>
        </w:tc>
        <w:tc>
          <w:tcPr>
            <w:tcW w:w="5013" w:type="dxa"/>
          </w:tcPr>
          <w:p w14:paraId="4F30FA89" w14:textId="77777777" w:rsidR="00E93105" w:rsidRPr="00CE01C6" w:rsidRDefault="00E93105" w:rsidP="00025F26">
            <w:pPr>
              <w:rPr>
                <w:ins w:id="169" w:author="Borrelli, Matthew (M.T.)" w:date="2021-09-03T14:59:00Z"/>
              </w:rPr>
            </w:pPr>
          </w:p>
        </w:tc>
      </w:tr>
    </w:tbl>
    <w:p w14:paraId="5B2C2995" w14:textId="77777777" w:rsidR="00E93105" w:rsidRDefault="00E93105" w:rsidP="00E93105">
      <w:pPr>
        <w:pStyle w:val="Heading5"/>
        <w:rPr>
          <w:ins w:id="170" w:author="Borrelli, Matthew (M.T.)" w:date="2021-09-03T14:59:00Z"/>
        </w:rPr>
      </w:pPr>
      <w:ins w:id="171" w:author="Borrelli, Matthew (M.T.)" w:date="2021-09-03T14:59:00Z">
        <w:r w:rsidRPr="00B9479B">
          <w:t>MD-REQ-420474/A-</w:t>
        </w:r>
        <w:proofErr w:type="spellStart"/>
        <w:r w:rsidRPr="00B9479B">
          <w:t>DriverSeatAutoSave_St</w:t>
        </w:r>
        <w:proofErr w:type="spellEnd"/>
      </w:ins>
    </w:p>
    <w:p w14:paraId="4844136B" w14:textId="77777777" w:rsidR="00E93105" w:rsidRPr="00CE01C6" w:rsidRDefault="00E93105" w:rsidP="00E93105">
      <w:pPr>
        <w:rPr>
          <w:ins w:id="172" w:author="Borrelli, Matthew (M.T.)" w:date="2021-09-03T14:59:00Z"/>
        </w:rPr>
      </w:pPr>
      <w:ins w:id="173" w:author="Borrelli, Matthew (M.T.)" w:date="2021-09-03T14:59:00Z">
        <w:r w:rsidRPr="00CE01C6">
          <w:t>Message Type: Status</w:t>
        </w:r>
      </w:ins>
    </w:p>
    <w:p w14:paraId="76A9C4FD" w14:textId="77777777" w:rsidR="00E93105" w:rsidRPr="00CE01C6" w:rsidRDefault="00E93105" w:rsidP="00E93105">
      <w:pPr>
        <w:rPr>
          <w:ins w:id="174" w:author="Borrelli, Matthew (M.T.)" w:date="2021-09-03T14:59:00Z"/>
        </w:rPr>
      </w:pPr>
    </w:p>
    <w:p w14:paraId="69F704EF" w14:textId="77777777" w:rsidR="00E93105" w:rsidRDefault="00E93105" w:rsidP="00E93105">
      <w:pPr>
        <w:rPr>
          <w:ins w:id="175" w:author="Borrelli, Matthew (M.T.)" w:date="2021-09-03T14:59:00Z"/>
        </w:rPr>
      </w:pPr>
      <w:ins w:id="176" w:author="Borrelli, Matthew (M.T.)" w:date="2021-09-03T14:59:00Z">
        <w:r w:rsidRPr="00CE01C6">
          <w:t xml:space="preserve">The signal is used to indicate that changes have occurred on the </w:t>
        </w:r>
        <w:r>
          <w:t>driver seat.</w:t>
        </w:r>
      </w:ins>
    </w:p>
    <w:p w14:paraId="44853BBC" w14:textId="77777777" w:rsidR="00E93105" w:rsidRPr="00CE01C6" w:rsidRDefault="00E93105" w:rsidP="00E93105">
      <w:pPr>
        <w:rPr>
          <w:ins w:id="177"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4BA79816" w14:textId="77777777" w:rsidTr="00025F26">
        <w:trPr>
          <w:jc w:val="center"/>
          <w:ins w:id="178" w:author="Borrelli, Matthew (M.T.)" w:date="2021-09-03T14:59:00Z"/>
        </w:trPr>
        <w:tc>
          <w:tcPr>
            <w:tcW w:w="1391" w:type="dxa"/>
          </w:tcPr>
          <w:p w14:paraId="46517F40" w14:textId="77777777" w:rsidR="00E93105" w:rsidRPr="00CE01C6" w:rsidRDefault="00E93105" w:rsidP="00025F26">
            <w:pPr>
              <w:rPr>
                <w:ins w:id="179" w:author="Borrelli, Matthew (M.T.)" w:date="2021-09-03T14:59:00Z"/>
                <w:b/>
              </w:rPr>
            </w:pPr>
            <w:ins w:id="180" w:author="Borrelli, Matthew (M.T.)" w:date="2021-09-03T14:59:00Z">
              <w:r w:rsidRPr="00CE01C6">
                <w:rPr>
                  <w:b/>
                </w:rPr>
                <w:t>Name</w:t>
              </w:r>
            </w:ins>
          </w:p>
        </w:tc>
        <w:tc>
          <w:tcPr>
            <w:tcW w:w="1732" w:type="dxa"/>
          </w:tcPr>
          <w:p w14:paraId="3F8B9FEE" w14:textId="77777777" w:rsidR="00E93105" w:rsidRPr="00CE01C6" w:rsidRDefault="00E93105" w:rsidP="00025F26">
            <w:pPr>
              <w:rPr>
                <w:ins w:id="181" w:author="Borrelli, Matthew (M.T.)" w:date="2021-09-03T14:59:00Z"/>
                <w:b/>
              </w:rPr>
            </w:pPr>
            <w:ins w:id="182" w:author="Borrelli, Matthew (M.T.)" w:date="2021-09-03T14:59:00Z">
              <w:r w:rsidRPr="00CE01C6">
                <w:rPr>
                  <w:b/>
                </w:rPr>
                <w:t>Literals</w:t>
              </w:r>
            </w:ins>
          </w:p>
        </w:tc>
        <w:tc>
          <w:tcPr>
            <w:tcW w:w="810" w:type="dxa"/>
          </w:tcPr>
          <w:p w14:paraId="6A833397" w14:textId="77777777" w:rsidR="00E93105" w:rsidRPr="00CE01C6" w:rsidRDefault="00E93105" w:rsidP="00025F26">
            <w:pPr>
              <w:rPr>
                <w:ins w:id="183" w:author="Borrelli, Matthew (M.T.)" w:date="2021-09-03T14:59:00Z"/>
                <w:b/>
              </w:rPr>
            </w:pPr>
            <w:ins w:id="184" w:author="Borrelli, Matthew (M.T.)" w:date="2021-09-03T14:59:00Z">
              <w:r w:rsidRPr="00CE01C6">
                <w:rPr>
                  <w:b/>
                </w:rPr>
                <w:t>Value</w:t>
              </w:r>
            </w:ins>
          </w:p>
        </w:tc>
        <w:tc>
          <w:tcPr>
            <w:tcW w:w="5013" w:type="dxa"/>
          </w:tcPr>
          <w:p w14:paraId="465F28A8" w14:textId="77777777" w:rsidR="00E93105" w:rsidRPr="00CE01C6" w:rsidRDefault="00E93105" w:rsidP="00025F26">
            <w:pPr>
              <w:rPr>
                <w:ins w:id="185" w:author="Borrelli, Matthew (M.T.)" w:date="2021-09-03T14:59:00Z"/>
                <w:b/>
              </w:rPr>
            </w:pPr>
            <w:ins w:id="186" w:author="Borrelli, Matthew (M.T.)" w:date="2021-09-03T14:59:00Z">
              <w:r w:rsidRPr="00CE01C6">
                <w:rPr>
                  <w:b/>
                </w:rPr>
                <w:t>Description</w:t>
              </w:r>
            </w:ins>
          </w:p>
        </w:tc>
      </w:tr>
      <w:tr w:rsidR="00E93105" w:rsidRPr="00CE01C6" w14:paraId="781B22F1" w14:textId="77777777" w:rsidTr="00025F26">
        <w:trPr>
          <w:jc w:val="center"/>
          <w:ins w:id="187" w:author="Borrelli, Matthew (M.T.)" w:date="2021-09-03T14:59:00Z"/>
        </w:trPr>
        <w:tc>
          <w:tcPr>
            <w:tcW w:w="1391" w:type="dxa"/>
          </w:tcPr>
          <w:p w14:paraId="778262C6" w14:textId="77777777" w:rsidR="00E93105" w:rsidRPr="00CE01C6" w:rsidRDefault="00E93105" w:rsidP="00025F26">
            <w:pPr>
              <w:rPr>
                <w:ins w:id="188" w:author="Borrelli, Matthew (M.T.)" w:date="2021-09-03T14:59:00Z"/>
              </w:rPr>
            </w:pPr>
            <w:ins w:id="189" w:author="Borrelli, Matthew (M.T.)" w:date="2021-09-03T14:59:00Z">
              <w:r>
                <w:t>Type</w:t>
              </w:r>
              <w:r w:rsidRPr="00CE01C6">
                <w:t xml:space="preserve"> </w:t>
              </w:r>
            </w:ins>
          </w:p>
        </w:tc>
        <w:tc>
          <w:tcPr>
            <w:tcW w:w="1732" w:type="dxa"/>
          </w:tcPr>
          <w:p w14:paraId="60143D83" w14:textId="77777777" w:rsidR="00E93105" w:rsidRPr="00CE01C6" w:rsidRDefault="00E93105" w:rsidP="00025F26">
            <w:pPr>
              <w:rPr>
                <w:ins w:id="190" w:author="Borrelli, Matthew (M.T.)" w:date="2021-09-03T14:59:00Z"/>
              </w:rPr>
            </w:pPr>
            <w:ins w:id="191" w:author="Borrelli, Matthew (M.T.)" w:date="2021-09-03T14:59:00Z">
              <w:r w:rsidRPr="00CE01C6">
                <w:t>-</w:t>
              </w:r>
            </w:ins>
          </w:p>
        </w:tc>
        <w:tc>
          <w:tcPr>
            <w:tcW w:w="810" w:type="dxa"/>
          </w:tcPr>
          <w:p w14:paraId="0388C6E6" w14:textId="77777777" w:rsidR="00E93105" w:rsidRPr="00CE01C6" w:rsidRDefault="00E93105" w:rsidP="00025F26">
            <w:pPr>
              <w:rPr>
                <w:ins w:id="192" w:author="Borrelli, Matthew (M.T.)" w:date="2021-09-03T14:59:00Z"/>
              </w:rPr>
            </w:pPr>
            <w:ins w:id="193" w:author="Borrelli, Matthew (M.T.)" w:date="2021-09-03T14:59:00Z">
              <w:r w:rsidRPr="00CE01C6">
                <w:t>-</w:t>
              </w:r>
            </w:ins>
          </w:p>
        </w:tc>
        <w:tc>
          <w:tcPr>
            <w:tcW w:w="5013" w:type="dxa"/>
          </w:tcPr>
          <w:p w14:paraId="31432625" w14:textId="77777777" w:rsidR="00E93105" w:rsidRPr="00CE01C6" w:rsidRDefault="00E93105" w:rsidP="00025F26">
            <w:pPr>
              <w:rPr>
                <w:ins w:id="194" w:author="Borrelli, Matthew (M.T.)" w:date="2021-09-03T14:59:00Z"/>
              </w:rPr>
            </w:pPr>
            <w:ins w:id="195" w:author="Borrelli, Matthew (M.T.)" w:date="2021-09-03T14:59:00Z">
              <w:r w:rsidRPr="00CE01C6">
                <w:t>Indicates</w:t>
              </w:r>
              <w:r>
                <w:t xml:space="preserve"> that changes have occurred on the driver seat</w:t>
              </w:r>
            </w:ins>
          </w:p>
        </w:tc>
      </w:tr>
      <w:tr w:rsidR="00E93105" w:rsidRPr="00CE01C6" w14:paraId="041414CD" w14:textId="77777777" w:rsidTr="00025F26">
        <w:trPr>
          <w:jc w:val="center"/>
          <w:ins w:id="196" w:author="Borrelli, Matthew (M.T.)" w:date="2021-09-03T14:59:00Z"/>
        </w:trPr>
        <w:tc>
          <w:tcPr>
            <w:tcW w:w="1391" w:type="dxa"/>
          </w:tcPr>
          <w:p w14:paraId="44187F05" w14:textId="77777777" w:rsidR="00E93105" w:rsidRPr="00CE01C6" w:rsidRDefault="00E93105" w:rsidP="00025F26">
            <w:pPr>
              <w:rPr>
                <w:ins w:id="197" w:author="Borrelli, Matthew (M.T.)" w:date="2021-09-03T14:59:00Z"/>
              </w:rPr>
            </w:pPr>
          </w:p>
        </w:tc>
        <w:tc>
          <w:tcPr>
            <w:tcW w:w="1732" w:type="dxa"/>
          </w:tcPr>
          <w:p w14:paraId="7ACDCC3D" w14:textId="77777777" w:rsidR="00E93105" w:rsidRPr="00CE01C6" w:rsidRDefault="00E93105" w:rsidP="00025F26">
            <w:pPr>
              <w:rPr>
                <w:ins w:id="198" w:author="Borrelli, Matthew (M.T.)" w:date="2021-09-03T14:59:00Z"/>
              </w:rPr>
            </w:pPr>
            <w:ins w:id="199" w:author="Borrelli, Matthew (M.T.)" w:date="2021-09-03T14:59:00Z">
              <w:r>
                <w:t>None</w:t>
              </w:r>
            </w:ins>
          </w:p>
        </w:tc>
        <w:tc>
          <w:tcPr>
            <w:tcW w:w="810" w:type="dxa"/>
          </w:tcPr>
          <w:p w14:paraId="44212FCE" w14:textId="77777777" w:rsidR="00E93105" w:rsidRPr="00CE01C6" w:rsidRDefault="00E93105" w:rsidP="00025F26">
            <w:pPr>
              <w:rPr>
                <w:ins w:id="200" w:author="Borrelli, Matthew (M.T.)" w:date="2021-09-03T14:59:00Z"/>
              </w:rPr>
            </w:pPr>
            <w:ins w:id="201" w:author="Borrelli, Matthew (M.T.)" w:date="2021-09-03T14:59:00Z">
              <w:r w:rsidRPr="00CE01C6">
                <w:t>0x0</w:t>
              </w:r>
            </w:ins>
          </w:p>
        </w:tc>
        <w:tc>
          <w:tcPr>
            <w:tcW w:w="5013" w:type="dxa"/>
          </w:tcPr>
          <w:p w14:paraId="4833BE30" w14:textId="77777777" w:rsidR="00E93105" w:rsidRPr="00CE01C6" w:rsidRDefault="00E93105" w:rsidP="00025F26">
            <w:pPr>
              <w:rPr>
                <w:ins w:id="202" w:author="Borrelli, Matthew (M.T.)" w:date="2021-09-03T14:59:00Z"/>
              </w:rPr>
            </w:pPr>
          </w:p>
        </w:tc>
      </w:tr>
      <w:tr w:rsidR="00E93105" w:rsidRPr="00CE01C6" w14:paraId="70A86056" w14:textId="77777777" w:rsidTr="00025F26">
        <w:trPr>
          <w:jc w:val="center"/>
          <w:ins w:id="203" w:author="Borrelli, Matthew (M.T.)" w:date="2021-09-03T14:59:00Z"/>
        </w:trPr>
        <w:tc>
          <w:tcPr>
            <w:tcW w:w="1391" w:type="dxa"/>
          </w:tcPr>
          <w:p w14:paraId="116EBC64" w14:textId="77777777" w:rsidR="00E93105" w:rsidRPr="00CE01C6" w:rsidRDefault="00E93105" w:rsidP="00025F26">
            <w:pPr>
              <w:rPr>
                <w:ins w:id="204" w:author="Borrelli, Matthew (M.T.)" w:date="2021-09-03T14:59:00Z"/>
              </w:rPr>
            </w:pPr>
          </w:p>
        </w:tc>
        <w:tc>
          <w:tcPr>
            <w:tcW w:w="1732" w:type="dxa"/>
          </w:tcPr>
          <w:p w14:paraId="603DF97B" w14:textId="77777777" w:rsidR="00E93105" w:rsidRPr="00CE01C6" w:rsidRDefault="00E93105" w:rsidP="00025F26">
            <w:pPr>
              <w:rPr>
                <w:ins w:id="205" w:author="Borrelli, Matthew (M.T.)" w:date="2021-09-03T14:59:00Z"/>
              </w:rPr>
            </w:pPr>
            <w:ins w:id="206" w:author="Borrelli, Matthew (M.T.)" w:date="2021-09-03T14:59:00Z">
              <w:r>
                <w:t>InProgress</w:t>
              </w:r>
            </w:ins>
          </w:p>
        </w:tc>
        <w:tc>
          <w:tcPr>
            <w:tcW w:w="810" w:type="dxa"/>
          </w:tcPr>
          <w:p w14:paraId="4498C384" w14:textId="77777777" w:rsidR="00E93105" w:rsidRPr="00CE01C6" w:rsidRDefault="00E93105" w:rsidP="00025F26">
            <w:pPr>
              <w:rPr>
                <w:ins w:id="207" w:author="Borrelli, Matthew (M.T.)" w:date="2021-09-03T14:59:00Z"/>
              </w:rPr>
            </w:pPr>
            <w:ins w:id="208" w:author="Borrelli, Matthew (M.T.)" w:date="2021-09-03T14:59:00Z">
              <w:r w:rsidRPr="00CE01C6">
                <w:t>0x1</w:t>
              </w:r>
            </w:ins>
          </w:p>
        </w:tc>
        <w:tc>
          <w:tcPr>
            <w:tcW w:w="5013" w:type="dxa"/>
          </w:tcPr>
          <w:p w14:paraId="33918502" w14:textId="77777777" w:rsidR="00E93105" w:rsidRPr="00CE01C6" w:rsidRDefault="00E93105" w:rsidP="00025F26">
            <w:pPr>
              <w:rPr>
                <w:ins w:id="209" w:author="Borrelli, Matthew (M.T.)" w:date="2021-09-03T14:59:00Z"/>
              </w:rPr>
            </w:pPr>
          </w:p>
        </w:tc>
      </w:tr>
      <w:tr w:rsidR="00E93105" w:rsidRPr="00CE01C6" w14:paraId="4ADA1D3F" w14:textId="77777777" w:rsidTr="00025F26">
        <w:trPr>
          <w:jc w:val="center"/>
          <w:ins w:id="210" w:author="Borrelli, Matthew (M.T.)" w:date="2021-09-03T14:59:00Z"/>
        </w:trPr>
        <w:tc>
          <w:tcPr>
            <w:tcW w:w="1391" w:type="dxa"/>
          </w:tcPr>
          <w:p w14:paraId="0684AF71" w14:textId="77777777" w:rsidR="00E93105" w:rsidRPr="00CE01C6" w:rsidRDefault="00E93105" w:rsidP="00025F26">
            <w:pPr>
              <w:rPr>
                <w:ins w:id="211" w:author="Borrelli, Matthew (M.T.)" w:date="2021-09-03T14:59:00Z"/>
              </w:rPr>
            </w:pPr>
          </w:p>
        </w:tc>
        <w:tc>
          <w:tcPr>
            <w:tcW w:w="1732" w:type="dxa"/>
          </w:tcPr>
          <w:p w14:paraId="2B4B409E" w14:textId="77777777" w:rsidR="00E93105" w:rsidRPr="00CE01C6" w:rsidRDefault="00E93105" w:rsidP="00025F26">
            <w:pPr>
              <w:rPr>
                <w:ins w:id="212" w:author="Borrelli, Matthew (M.T.)" w:date="2021-09-03T14:59:00Z"/>
              </w:rPr>
            </w:pPr>
            <w:ins w:id="213" w:author="Borrelli, Matthew (M.T.)" w:date="2021-09-03T14:59:00Z">
              <w:r>
                <w:t>Major</w:t>
              </w:r>
            </w:ins>
          </w:p>
        </w:tc>
        <w:tc>
          <w:tcPr>
            <w:tcW w:w="810" w:type="dxa"/>
          </w:tcPr>
          <w:p w14:paraId="00FABA94" w14:textId="77777777" w:rsidR="00E93105" w:rsidRPr="00CE01C6" w:rsidRDefault="00E93105" w:rsidP="00025F26">
            <w:pPr>
              <w:rPr>
                <w:ins w:id="214" w:author="Borrelli, Matthew (M.T.)" w:date="2021-09-03T14:59:00Z"/>
              </w:rPr>
            </w:pPr>
            <w:ins w:id="215" w:author="Borrelli, Matthew (M.T.)" w:date="2021-09-03T14:59:00Z">
              <w:r w:rsidRPr="00CE01C6">
                <w:t>0x2</w:t>
              </w:r>
            </w:ins>
          </w:p>
        </w:tc>
        <w:tc>
          <w:tcPr>
            <w:tcW w:w="5013" w:type="dxa"/>
          </w:tcPr>
          <w:p w14:paraId="2DD476B1" w14:textId="77777777" w:rsidR="00E93105" w:rsidRPr="00CE01C6" w:rsidRDefault="00E93105" w:rsidP="00025F26">
            <w:pPr>
              <w:rPr>
                <w:ins w:id="216" w:author="Borrelli, Matthew (M.T.)" w:date="2021-09-03T14:59:00Z"/>
              </w:rPr>
            </w:pPr>
          </w:p>
        </w:tc>
      </w:tr>
      <w:tr w:rsidR="00E93105" w:rsidRPr="00CE01C6" w14:paraId="633C7BA5" w14:textId="77777777" w:rsidTr="00025F26">
        <w:trPr>
          <w:jc w:val="center"/>
          <w:ins w:id="217" w:author="Borrelli, Matthew (M.T.)" w:date="2021-09-03T14:59:00Z"/>
        </w:trPr>
        <w:tc>
          <w:tcPr>
            <w:tcW w:w="1391" w:type="dxa"/>
          </w:tcPr>
          <w:p w14:paraId="2CA0E107" w14:textId="77777777" w:rsidR="00E93105" w:rsidRPr="00CE01C6" w:rsidRDefault="00E93105" w:rsidP="00025F26">
            <w:pPr>
              <w:rPr>
                <w:ins w:id="218" w:author="Borrelli, Matthew (M.T.)" w:date="2021-09-03T14:59:00Z"/>
              </w:rPr>
            </w:pPr>
          </w:p>
        </w:tc>
        <w:tc>
          <w:tcPr>
            <w:tcW w:w="1732" w:type="dxa"/>
          </w:tcPr>
          <w:p w14:paraId="32E59153" w14:textId="77777777" w:rsidR="00E93105" w:rsidRPr="00CE01C6" w:rsidRDefault="00E93105" w:rsidP="00025F26">
            <w:pPr>
              <w:rPr>
                <w:ins w:id="219" w:author="Borrelli, Matthew (M.T.)" w:date="2021-09-03T14:59:00Z"/>
              </w:rPr>
            </w:pPr>
            <w:ins w:id="220" w:author="Borrelli, Matthew (M.T.)" w:date="2021-09-03T14:59:00Z">
              <w:r>
                <w:t>Minor</w:t>
              </w:r>
            </w:ins>
          </w:p>
        </w:tc>
        <w:tc>
          <w:tcPr>
            <w:tcW w:w="810" w:type="dxa"/>
          </w:tcPr>
          <w:p w14:paraId="2C04F771" w14:textId="77777777" w:rsidR="00E93105" w:rsidRPr="00CE01C6" w:rsidRDefault="00E93105" w:rsidP="00025F26">
            <w:pPr>
              <w:rPr>
                <w:ins w:id="221" w:author="Borrelli, Matthew (M.T.)" w:date="2021-09-03T14:59:00Z"/>
              </w:rPr>
            </w:pPr>
            <w:ins w:id="222" w:author="Borrelli, Matthew (M.T.)" w:date="2021-09-03T14:59:00Z">
              <w:r w:rsidRPr="00CE01C6">
                <w:t>0x3</w:t>
              </w:r>
            </w:ins>
          </w:p>
        </w:tc>
        <w:tc>
          <w:tcPr>
            <w:tcW w:w="5013" w:type="dxa"/>
          </w:tcPr>
          <w:p w14:paraId="55957F2B" w14:textId="77777777" w:rsidR="00E93105" w:rsidRPr="00CE01C6" w:rsidRDefault="00E93105" w:rsidP="00025F26">
            <w:pPr>
              <w:rPr>
                <w:ins w:id="223" w:author="Borrelli, Matthew (M.T.)" w:date="2021-09-03T14:59:00Z"/>
              </w:rPr>
            </w:pPr>
          </w:p>
        </w:tc>
      </w:tr>
    </w:tbl>
    <w:p w14:paraId="6DEEDFC7" w14:textId="77777777" w:rsidR="00E93105" w:rsidRDefault="00E93105" w:rsidP="00E93105">
      <w:pPr>
        <w:pStyle w:val="Heading5"/>
        <w:rPr>
          <w:ins w:id="224" w:author="Borrelli, Matthew (M.T.)" w:date="2021-09-03T14:59:00Z"/>
        </w:rPr>
      </w:pPr>
      <w:ins w:id="225" w:author="Borrelli, Matthew (M.T.)" w:date="2021-09-03T14:59:00Z">
        <w:r w:rsidRPr="00B9479B">
          <w:t>MD-REQ-420475/A-</w:t>
        </w:r>
        <w:proofErr w:type="spellStart"/>
        <w:r w:rsidRPr="00B9479B">
          <w:t>DriverMcsAutoSaveDriver_St</w:t>
        </w:r>
        <w:proofErr w:type="spellEnd"/>
      </w:ins>
    </w:p>
    <w:p w14:paraId="000BCCF5" w14:textId="77777777" w:rsidR="00E93105" w:rsidRPr="00CE01C6" w:rsidRDefault="00E93105" w:rsidP="00E93105">
      <w:pPr>
        <w:rPr>
          <w:ins w:id="226" w:author="Borrelli, Matthew (M.T.)" w:date="2021-09-03T14:59:00Z"/>
        </w:rPr>
      </w:pPr>
      <w:ins w:id="227" w:author="Borrelli, Matthew (M.T.)" w:date="2021-09-03T14:59:00Z">
        <w:r w:rsidRPr="00CE01C6">
          <w:t>Message Type: Status</w:t>
        </w:r>
      </w:ins>
    </w:p>
    <w:p w14:paraId="5FC289A0" w14:textId="77777777" w:rsidR="00E93105" w:rsidRPr="00CE01C6" w:rsidRDefault="00E93105" w:rsidP="00E93105">
      <w:pPr>
        <w:rPr>
          <w:ins w:id="228" w:author="Borrelli, Matthew (M.T.)" w:date="2021-09-03T14:59:00Z"/>
        </w:rPr>
      </w:pPr>
    </w:p>
    <w:p w14:paraId="4526A8ED" w14:textId="77777777" w:rsidR="00E93105" w:rsidRDefault="00E93105" w:rsidP="00E93105">
      <w:pPr>
        <w:rPr>
          <w:ins w:id="229" w:author="Borrelli, Matthew (M.T.)" w:date="2021-09-03T14:59:00Z"/>
        </w:rPr>
      </w:pPr>
      <w:ins w:id="230" w:author="Borrelli, Matthew (M.T.)" w:date="2021-09-03T14:59:00Z">
        <w:r w:rsidRPr="00CE01C6">
          <w:t xml:space="preserve">The signal is used to indicate that changes have occurred on the </w:t>
        </w:r>
        <w:r>
          <w:t>drivers multi contour seat.</w:t>
        </w:r>
      </w:ins>
    </w:p>
    <w:p w14:paraId="772B5F7D" w14:textId="77777777" w:rsidR="00E93105" w:rsidRPr="00CE01C6" w:rsidRDefault="00E93105" w:rsidP="00E93105">
      <w:pPr>
        <w:rPr>
          <w:ins w:id="231"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762B1A3C" w14:textId="77777777" w:rsidTr="00025F26">
        <w:trPr>
          <w:jc w:val="center"/>
          <w:ins w:id="232" w:author="Borrelli, Matthew (M.T.)" w:date="2021-09-03T14:59:00Z"/>
        </w:trPr>
        <w:tc>
          <w:tcPr>
            <w:tcW w:w="1391" w:type="dxa"/>
          </w:tcPr>
          <w:p w14:paraId="55FB44FB" w14:textId="77777777" w:rsidR="00E93105" w:rsidRPr="00CE01C6" w:rsidRDefault="00E93105" w:rsidP="00025F26">
            <w:pPr>
              <w:rPr>
                <w:ins w:id="233" w:author="Borrelli, Matthew (M.T.)" w:date="2021-09-03T14:59:00Z"/>
                <w:b/>
              </w:rPr>
            </w:pPr>
            <w:ins w:id="234" w:author="Borrelli, Matthew (M.T.)" w:date="2021-09-03T14:59:00Z">
              <w:r w:rsidRPr="00CE01C6">
                <w:rPr>
                  <w:b/>
                </w:rPr>
                <w:t>Name</w:t>
              </w:r>
            </w:ins>
          </w:p>
        </w:tc>
        <w:tc>
          <w:tcPr>
            <w:tcW w:w="1732" w:type="dxa"/>
          </w:tcPr>
          <w:p w14:paraId="239233B7" w14:textId="77777777" w:rsidR="00E93105" w:rsidRPr="00CE01C6" w:rsidRDefault="00E93105" w:rsidP="00025F26">
            <w:pPr>
              <w:rPr>
                <w:ins w:id="235" w:author="Borrelli, Matthew (M.T.)" w:date="2021-09-03T14:59:00Z"/>
                <w:b/>
              </w:rPr>
            </w:pPr>
            <w:ins w:id="236" w:author="Borrelli, Matthew (M.T.)" w:date="2021-09-03T14:59:00Z">
              <w:r w:rsidRPr="00CE01C6">
                <w:rPr>
                  <w:b/>
                </w:rPr>
                <w:t>Literals</w:t>
              </w:r>
            </w:ins>
          </w:p>
        </w:tc>
        <w:tc>
          <w:tcPr>
            <w:tcW w:w="810" w:type="dxa"/>
          </w:tcPr>
          <w:p w14:paraId="3AD6C7DA" w14:textId="77777777" w:rsidR="00E93105" w:rsidRPr="00CE01C6" w:rsidRDefault="00E93105" w:rsidP="00025F26">
            <w:pPr>
              <w:rPr>
                <w:ins w:id="237" w:author="Borrelli, Matthew (M.T.)" w:date="2021-09-03T14:59:00Z"/>
                <w:b/>
              </w:rPr>
            </w:pPr>
            <w:ins w:id="238" w:author="Borrelli, Matthew (M.T.)" w:date="2021-09-03T14:59:00Z">
              <w:r w:rsidRPr="00CE01C6">
                <w:rPr>
                  <w:b/>
                </w:rPr>
                <w:t>Value</w:t>
              </w:r>
            </w:ins>
          </w:p>
        </w:tc>
        <w:tc>
          <w:tcPr>
            <w:tcW w:w="5013" w:type="dxa"/>
          </w:tcPr>
          <w:p w14:paraId="5CBDBDE6" w14:textId="77777777" w:rsidR="00E93105" w:rsidRPr="00CE01C6" w:rsidRDefault="00E93105" w:rsidP="00025F26">
            <w:pPr>
              <w:rPr>
                <w:ins w:id="239" w:author="Borrelli, Matthew (M.T.)" w:date="2021-09-03T14:59:00Z"/>
                <w:b/>
              </w:rPr>
            </w:pPr>
            <w:ins w:id="240" w:author="Borrelli, Matthew (M.T.)" w:date="2021-09-03T14:59:00Z">
              <w:r w:rsidRPr="00CE01C6">
                <w:rPr>
                  <w:b/>
                </w:rPr>
                <w:t>Description</w:t>
              </w:r>
            </w:ins>
          </w:p>
        </w:tc>
      </w:tr>
      <w:tr w:rsidR="00E93105" w:rsidRPr="00CE01C6" w14:paraId="4C05BDD7" w14:textId="77777777" w:rsidTr="00025F26">
        <w:trPr>
          <w:jc w:val="center"/>
          <w:ins w:id="241" w:author="Borrelli, Matthew (M.T.)" w:date="2021-09-03T14:59:00Z"/>
        </w:trPr>
        <w:tc>
          <w:tcPr>
            <w:tcW w:w="1391" w:type="dxa"/>
          </w:tcPr>
          <w:p w14:paraId="6E9A6F66" w14:textId="77777777" w:rsidR="00E93105" w:rsidRPr="00CE01C6" w:rsidRDefault="00E93105" w:rsidP="00025F26">
            <w:pPr>
              <w:rPr>
                <w:ins w:id="242" w:author="Borrelli, Matthew (M.T.)" w:date="2021-09-03T14:59:00Z"/>
              </w:rPr>
            </w:pPr>
            <w:ins w:id="243" w:author="Borrelli, Matthew (M.T.)" w:date="2021-09-03T14:59:00Z">
              <w:r>
                <w:t>Type</w:t>
              </w:r>
              <w:r w:rsidRPr="00CE01C6">
                <w:t xml:space="preserve"> </w:t>
              </w:r>
            </w:ins>
          </w:p>
        </w:tc>
        <w:tc>
          <w:tcPr>
            <w:tcW w:w="1732" w:type="dxa"/>
          </w:tcPr>
          <w:p w14:paraId="35B082C8" w14:textId="77777777" w:rsidR="00E93105" w:rsidRPr="00CE01C6" w:rsidRDefault="00E93105" w:rsidP="00025F26">
            <w:pPr>
              <w:rPr>
                <w:ins w:id="244" w:author="Borrelli, Matthew (M.T.)" w:date="2021-09-03T14:59:00Z"/>
              </w:rPr>
            </w:pPr>
            <w:ins w:id="245" w:author="Borrelli, Matthew (M.T.)" w:date="2021-09-03T14:59:00Z">
              <w:r w:rsidRPr="00CE01C6">
                <w:t>-</w:t>
              </w:r>
            </w:ins>
          </w:p>
        </w:tc>
        <w:tc>
          <w:tcPr>
            <w:tcW w:w="810" w:type="dxa"/>
          </w:tcPr>
          <w:p w14:paraId="4F960DB2" w14:textId="77777777" w:rsidR="00E93105" w:rsidRPr="00CE01C6" w:rsidRDefault="00E93105" w:rsidP="00025F26">
            <w:pPr>
              <w:rPr>
                <w:ins w:id="246" w:author="Borrelli, Matthew (M.T.)" w:date="2021-09-03T14:59:00Z"/>
              </w:rPr>
            </w:pPr>
            <w:ins w:id="247" w:author="Borrelli, Matthew (M.T.)" w:date="2021-09-03T14:59:00Z">
              <w:r w:rsidRPr="00CE01C6">
                <w:t>-</w:t>
              </w:r>
            </w:ins>
          </w:p>
        </w:tc>
        <w:tc>
          <w:tcPr>
            <w:tcW w:w="5013" w:type="dxa"/>
          </w:tcPr>
          <w:p w14:paraId="4A9833BD" w14:textId="77777777" w:rsidR="00E93105" w:rsidRPr="00CE01C6" w:rsidRDefault="00E93105" w:rsidP="00025F26">
            <w:pPr>
              <w:rPr>
                <w:ins w:id="248" w:author="Borrelli, Matthew (M.T.)" w:date="2021-09-03T14:59:00Z"/>
              </w:rPr>
            </w:pPr>
            <w:ins w:id="249" w:author="Borrelli, Matthew (M.T.)" w:date="2021-09-03T14:59:00Z">
              <w:r w:rsidRPr="00CE01C6">
                <w:t>Indicates</w:t>
              </w:r>
              <w:r>
                <w:t xml:space="preserve"> that changes have occurred on the drivers multi contour seat</w:t>
              </w:r>
            </w:ins>
          </w:p>
        </w:tc>
      </w:tr>
      <w:tr w:rsidR="00E93105" w:rsidRPr="00CE01C6" w14:paraId="76953398" w14:textId="77777777" w:rsidTr="00025F26">
        <w:trPr>
          <w:jc w:val="center"/>
          <w:ins w:id="250" w:author="Borrelli, Matthew (M.T.)" w:date="2021-09-03T14:59:00Z"/>
        </w:trPr>
        <w:tc>
          <w:tcPr>
            <w:tcW w:w="1391" w:type="dxa"/>
          </w:tcPr>
          <w:p w14:paraId="1350B554" w14:textId="77777777" w:rsidR="00E93105" w:rsidRPr="00CE01C6" w:rsidRDefault="00E93105" w:rsidP="00025F26">
            <w:pPr>
              <w:rPr>
                <w:ins w:id="251" w:author="Borrelli, Matthew (M.T.)" w:date="2021-09-03T14:59:00Z"/>
              </w:rPr>
            </w:pPr>
          </w:p>
        </w:tc>
        <w:tc>
          <w:tcPr>
            <w:tcW w:w="1732" w:type="dxa"/>
          </w:tcPr>
          <w:p w14:paraId="1A49114A" w14:textId="77777777" w:rsidR="00E93105" w:rsidRPr="00CE01C6" w:rsidRDefault="00E93105" w:rsidP="00025F26">
            <w:pPr>
              <w:rPr>
                <w:ins w:id="252" w:author="Borrelli, Matthew (M.T.)" w:date="2021-09-03T14:59:00Z"/>
              </w:rPr>
            </w:pPr>
            <w:ins w:id="253" w:author="Borrelli, Matthew (M.T.)" w:date="2021-09-03T14:59:00Z">
              <w:r>
                <w:t>None</w:t>
              </w:r>
            </w:ins>
          </w:p>
        </w:tc>
        <w:tc>
          <w:tcPr>
            <w:tcW w:w="810" w:type="dxa"/>
          </w:tcPr>
          <w:p w14:paraId="0028F916" w14:textId="77777777" w:rsidR="00E93105" w:rsidRPr="00CE01C6" w:rsidRDefault="00E93105" w:rsidP="00025F26">
            <w:pPr>
              <w:rPr>
                <w:ins w:id="254" w:author="Borrelli, Matthew (M.T.)" w:date="2021-09-03T14:59:00Z"/>
              </w:rPr>
            </w:pPr>
            <w:ins w:id="255" w:author="Borrelli, Matthew (M.T.)" w:date="2021-09-03T14:59:00Z">
              <w:r w:rsidRPr="00CE01C6">
                <w:t>0x0</w:t>
              </w:r>
            </w:ins>
          </w:p>
        </w:tc>
        <w:tc>
          <w:tcPr>
            <w:tcW w:w="5013" w:type="dxa"/>
          </w:tcPr>
          <w:p w14:paraId="3EE8731F" w14:textId="77777777" w:rsidR="00E93105" w:rsidRPr="00CE01C6" w:rsidRDefault="00E93105" w:rsidP="00025F26">
            <w:pPr>
              <w:rPr>
                <w:ins w:id="256" w:author="Borrelli, Matthew (M.T.)" w:date="2021-09-03T14:59:00Z"/>
              </w:rPr>
            </w:pPr>
          </w:p>
        </w:tc>
      </w:tr>
      <w:tr w:rsidR="00E93105" w:rsidRPr="00CE01C6" w14:paraId="25F83C3C" w14:textId="77777777" w:rsidTr="00025F26">
        <w:trPr>
          <w:jc w:val="center"/>
          <w:ins w:id="257" w:author="Borrelli, Matthew (M.T.)" w:date="2021-09-03T14:59:00Z"/>
        </w:trPr>
        <w:tc>
          <w:tcPr>
            <w:tcW w:w="1391" w:type="dxa"/>
          </w:tcPr>
          <w:p w14:paraId="54E93372" w14:textId="77777777" w:rsidR="00E93105" w:rsidRPr="00CE01C6" w:rsidRDefault="00E93105" w:rsidP="00025F26">
            <w:pPr>
              <w:rPr>
                <w:ins w:id="258" w:author="Borrelli, Matthew (M.T.)" w:date="2021-09-03T14:59:00Z"/>
              </w:rPr>
            </w:pPr>
          </w:p>
        </w:tc>
        <w:tc>
          <w:tcPr>
            <w:tcW w:w="1732" w:type="dxa"/>
          </w:tcPr>
          <w:p w14:paraId="1167858B" w14:textId="77777777" w:rsidR="00E93105" w:rsidRPr="00CE01C6" w:rsidRDefault="00E93105" w:rsidP="00025F26">
            <w:pPr>
              <w:rPr>
                <w:ins w:id="259" w:author="Borrelli, Matthew (M.T.)" w:date="2021-09-03T14:59:00Z"/>
              </w:rPr>
            </w:pPr>
            <w:ins w:id="260" w:author="Borrelli, Matthew (M.T.)" w:date="2021-09-03T14:59:00Z">
              <w:r>
                <w:t>InProgress</w:t>
              </w:r>
            </w:ins>
          </w:p>
        </w:tc>
        <w:tc>
          <w:tcPr>
            <w:tcW w:w="810" w:type="dxa"/>
          </w:tcPr>
          <w:p w14:paraId="4B7AD2E7" w14:textId="77777777" w:rsidR="00E93105" w:rsidRPr="00CE01C6" w:rsidRDefault="00E93105" w:rsidP="00025F26">
            <w:pPr>
              <w:rPr>
                <w:ins w:id="261" w:author="Borrelli, Matthew (M.T.)" w:date="2021-09-03T14:59:00Z"/>
              </w:rPr>
            </w:pPr>
            <w:ins w:id="262" w:author="Borrelli, Matthew (M.T.)" w:date="2021-09-03T14:59:00Z">
              <w:r w:rsidRPr="00CE01C6">
                <w:t>0x1</w:t>
              </w:r>
            </w:ins>
          </w:p>
        </w:tc>
        <w:tc>
          <w:tcPr>
            <w:tcW w:w="5013" w:type="dxa"/>
          </w:tcPr>
          <w:p w14:paraId="41F9C49B" w14:textId="77777777" w:rsidR="00E93105" w:rsidRPr="00CE01C6" w:rsidRDefault="00E93105" w:rsidP="00025F26">
            <w:pPr>
              <w:rPr>
                <w:ins w:id="263" w:author="Borrelli, Matthew (M.T.)" w:date="2021-09-03T14:59:00Z"/>
              </w:rPr>
            </w:pPr>
          </w:p>
        </w:tc>
      </w:tr>
      <w:tr w:rsidR="00E93105" w:rsidRPr="00CE01C6" w14:paraId="11831A10" w14:textId="77777777" w:rsidTr="00025F26">
        <w:trPr>
          <w:jc w:val="center"/>
          <w:ins w:id="264" w:author="Borrelli, Matthew (M.T.)" w:date="2021-09-03T14:59:00Z"/>
        </w:trPr>
        <w:tc>
          <w:tcPr>
            <w:tcW w:w="1391" w:type="dxa"/>
          </w:tcPr>
          <w:p w14:paraId="3F2BA00A" w14:textId="77777777" w:rsidR="00E93105" w:rsidRPr="00CE01C6" w:rsidRDefault="00E93105" w:rsidP="00025F26">
            <w:pPr>
              <w:rPr>
                <w:ins w:id="265" w:author="Borrelli, Matthew (M.T.)" w:date="2021-09-03T14:59:00Z"/>
              </w:rPr>
            </w:pPr>
          </w:p>
        </w:tc>
        <w:tc>
          <w:tcPr>
            <w:tcW w:w="1732" w:type="dxa"/>
          </w:tcPr>
          <w:p w14:paraId="07A77C19" w14:textId="77777777" w:rsidR="00E93105" w:rsidRPr="00CE01C6" w:rsidRDefault="00E93105" w:rsidP="00025F26">
            <w:pPr>
              <w:rPr>
                <w:ins w:id="266" w:author="Borrelli, Matthew (M.T.)" w:date="2021-09-03T14:59:00Z"/>
              </w:rPr>
            </w:pPr>
            <w:ins w:id="267" w:author="Borrelli, Matthew (M.T.)" w:date="2021-09-03T14:59:00Z">
              <w:r>
                <w:t>Major</w:t>
              </w:r>
            </w:ins>
          </w:p>
        </w:tc>
        <w:tc>
          <w:tcPr>
            <w:tcW w:w="810" w:type="dxa"/>
          </w:tcPr>
          <w:p w14:paraId="3F50841A" w14:textId="77777777" w:rsidR="00E93105" w:rsidRPr="00CE01C6" w:rsidRDefault="00E93105" w:rsidP="00025F26">
            <w:pPr>
              <w:rPr>
                <w:ins w:id="268" w:author="Borrelli, Matthew (M.T.)" w:date="2021-09-03T14:59:00Z"/>
              </w:rPr>
            </w:pPr>
            <w:ins w:id="269" w:author="Borrelli, Matthew (M.T.)" w:date="2021-09-03T14:59:00Z">
              <w:r w:rsidRPr="00CE01C6">
                <w:t>0x2</w:t>
              </w:r>
            </w:ins>
          </w:p>
        </w:tc>
        <w:tc>
          <w:tcPr>
            <w:tcW w:w="5013" w:type="dxa"/>
          </w:tcPr>
          <w:p w14:paraId="0EE8BC0E" w14:textId="77777777" w:rsidR="00E93105" w:rsidRPr="00CE01C6" w:rsidRDefault="00E93105" w:rsidP="00025F26">
            <w:pPr>
              <w:rPr>
                <w:ins w:id="270" w:author="Borrelli, Matthew (M.T.)" w:date="2021-09-03T14:59:00Z"/>
              </w:rPr>
            </w:pPr>
          </w:p>
        </w:tc>
      </w:tr>
      <w:tr w:rsidR="00E93105" w:rsidRPr="00CE01C6" w14:paraId="31E71656" w14:textId="77777777" w:rsidTr="00025F26">
        <w:trPr>
          <w:jc w:val="center"/>
          <w:ins w:id="271" w:author="Borrelli, Matthew (M.T.)" w:date="2021-09-03T14:59:00Z"/>
        </w:trPr>
        <w:tc>
          <w:tcPr>
            <w:tcW w:w="1391" w:type="dxa"/>
          </w:tcPr>
          <w:p w14:paraId="6D8B9B65" w14:textId="77777777" w:rsidR="00E93105" w:rsidRPr="00CE01C6" w:rsidRDefault="00E93105" w:rsidP="00025F26">
            <w:pPr>
              <w:rPr>
                <w:ins w:id="272" w:author="Borrelli, Matthew (M.T.)" w:date="2021-09-03T14:59:00Z"/>
              </w:rPr>
            </w:pPr>
          </w:p>
        </w:tc>
        <w:tc>
          <w:tcPr>
            <w:tcW w:w="1732" w:type="dxa"/>
          </w:tcPr>
          <w:p w14:paraId="1FD56BC0" w14:textId="77777777" w:rsidR="00E93105" w:rsidRPr="00CE01C6" w:rsidRDefault="00E93105" w:rsidP="00025F26">
            <w:pPr>
              <w:rPr>
                <w:ins w:id="273" w:author="Borrelli, Matthew (M.T.)" w:date="2021-09-03T14:59:00Z"/>
              </w:rPr>
            </w:pPr>
            <w:ins w:id="274" w:author="Borrelli, Matthew (M.T.)" w:date="2021-09-03T14:59:00Z">
              <w:r>
                <w:t>Minor</w:t>
              </w:r>
            </w:ins>
          </w:p>
        </w:tc>
        <w:tc>
          <w:tcPr>
            <w:tcW w:w="810" w:type="dxa"/>
          </w:tcPr>
          <w:p w14:paraId="59937A8B" w14:textId="77777777" w:rsidR="00E93105" w:rsidRPr="00CE01C6" w:rsidRDefault="00E93105" w:rsidP="00025F26">
            <w:pPr>
              <w:rPr>
                <w:ins w:id="275" w:author="Borrelli, Matthew (M.T.)" w:date="2021-09-03T14:59:00Z"/>
              </w:rPr>
            </w:pPr>
            <w:ins w:id="276" w:author="Borrelli, Matthew (M.T.)" w:date="2021-09-03T14:59:00Z">
              <w:r w:rsidRPr="00CE01C6">
                <w:t>0x3</w:t>
              </w:r>
            </w:ins>
          </w:p>
        </w:tc>
        <w:tc>
          <w:tcPr>
            <w:tcW w:w="5013" w:type="dxa"/>
          </w:tcPr>
          <w:p w14:paraId="09D0FF84" w14:textId="77777777" w:rsidR="00E93105" w:rsidRPr="00CE01C6" w:rsidRDefault="00E93105" w:rsidP="00025F26">
            <w:pPr>
              <w:rPr>
                <w:ins w:id="277" w:author="Borrelli, Matthew (M.T.)" w:date="2021-09-03T14:59:00Z"/>
              </w:rPr>
            </w:pPr>
          </w:p>
        </w:tc>
      </w:tr>
    </w:tbl>
    <w:p w14:paraId="5C4BAEF2" w14:textId="77777777" w:rsidR="00E93105" w:rsidRDefault="00E93105" w:rsidP="00E93105">
      <w:pPr>
        <w:pStyle w:val="Heading5"/>
        <w:rPr>
          <w:ins w:id="278" w:author="Borrelli, Matthew (M.T.)" w:date="2021-09-03T14:59:00Z"/>
        </w:rPr>
      </w:pPr>
      <w:ins w:id="279" w:author="Borrelli, Matthew (M.T.)" w:date="2021-09-03T14:59:00Z">
        <w:r w:rsidRPr="00B9479B">
          <w:t>MD-REQ-420476/A-</w:t>
        </w:r>
        <w:proofErr w:type="spellStart"/>
        <w:r w:rsidRPr="00B9479B">
          <w:t>PedalAutoSave_St</w:t>
        </w:r>
        <w:proofErr w:type="spellEnd"/>
      </w:ins>
    </w:p>
    <w:p w14:paraId="5E83504E" w14:textId="77777777" w:rsidR="00E93105" w:rsidRPr="00CE01C6" w:rsidRDefault="00E93105" w:rsidP="00E93105">
      <w:pPr>
        <w:rPr>
          <w:ins w:id="280" w:author="Borrelli, Matthew (M.T.)" w:date="2021-09-03T14:59:00Z"/>
        </w:rPr>
      </w:pPr>
      <w:ins w:id="281" w:author="Borrelli, Matthew (M.T.)" w:date="2021-09-03T14:59:00Z">
        <w:r w:rsidRPr="00CE01C6">
          <w:t>Message Type: Status</w:t>
        </w:r>
      </w:ins>
    </w:p>
    <w:p w14:paraId="6EACAABB" w14:textId="77777777" w:rsidR="00E93105" w:rsidRPr="00CE01C6" w:rsidRDefault="00E93105" w:rsidP="00E93105">
      <w:pPr>
        <w:rPr>
          <w:ins w:id="282" w:author="Borrelli, Matthew (M.T.)" w:date="2021-09-03T14:59:00Z"/>
        </w:rPr>
      </w:pPr>
    </w:p>
    <w:p w14:paraId="711EC570" w14:textId="77777777" w:rsidR="00E93105" w:rsidRDefault="00E93105" w:rsidP="00E93105">
      <w:pPr>
        <w:rPr>
          <w:ins w:id="283" w:author="Borrelli, Matthew (M.T.)" w:date="2021-09-03T14:59:00Z"/>
        </w:rPr>
      </w:pPr>
      <w:ins w:id="284" w:author="Borrelli, Matthew (M.T.)" w:date="2021-09-03T14:59:00Z">
        <w:r w:rsidRPr="00CE01C6">
          <w:t xml:space="preserve">The signal is used to indicate that changes have occurred on the </w:t>
        </w:r>
        <w:r>
          <w:t>pedals.</w:t>
        </w:r>
      </w:ins>
    </w:p>
    <w:p w14:paraId="44893D1E" w14:textId="77777777" w:rsidR="00E93105" w:rsidRPr="00CE01C6" w:rsidRDefault="00E93105" w:rsidP="00E93105">
      <w:pPr>
        <w:rPr>
          <w:ins w:id="285"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18BC1862" w14:textId="77777777" w:rsidTr="00025F26">
        <w:trPr>
          <w:jc w:val="center"/>
          <w:ins w:id="286" w:author="Borrelli, Matthew (M.T.)" w:date="2021-09-03T14:59:00Z"/>
        </w:trPr>
        <w:tc>
          <w:tcPr>
            <w:tcW w:w="1391" w:type="dxa"/>
          </w:tcPr>
          <w:p w14:paraId="5FFA833C" w14:textId="77777777" w:rsidR="00E93105" w:rsidRPr="00CE01C6" w:rsidRDefault="00E93105" w:rsidP="00025F26">
            <w:pPr>
              <w:rPr>
                <w:ins w:id="287" w:author="Borrelli, Matthew (M.T.)" w:date="2021-09-03T14:59:00Z"/>
                <w:b/>
              </w:rPr>
            </w:pPr>
            <w:ins w:id="288" w:author="Borrelli, Matthew (M.T.)" w:date="2021-09-03T14:59:00Z">
              <w:r w:rsidRPr="00CE01C6">
                <w:rPr>
                  <w:b/>
                </w:rPr>
                <w:t>Name</w:t>
              </w:r>
            </w:ins>
          </w:p>
        </w:tc>
        <w:tc>
          <w:tcPr>
            <w:tcW w:w="1732" w:type="dxa"/>
          </w:tcPr>
          <w:p w14:paraId="28897EBF" w14:textId="77777777" w:rsidR="00E93105" w:rsidRPr="00CE01C6" w:rsidRDefault="00E93105" w:rsidP="00025F26">
            <w:pPr>
              <w:rPr>
                <w:ins w:id="289" w:author="Borrelli, Matthew (M.T.)" w:date="2021-09-03T14:59:00Z"/>
                <w:b/>
              </w:rPr>
            </w:pPr>
            <w:ins w:id="290" w:author="Borrelli, Matthew (M.T.)" w:date="2021-09-03T14:59:00Z">
              <w:r w:rsidRPr="00CE01C6">
                <w:rPr>
                  <w:b/>
                </w:rPr>
                <w:t>Literals</w:t>
              </w:r>
            </w:ins>
          </w:p>
        </w:tc>
        <w:tc>
          <w:tcPr>
            <w:tcW w:w="810" w:type="dxa"/>
          </w:tcPr>
          <w:p w14:paraId="3DD03915" w14:textId="77777777" w:rsidR="00E93105" w:rsidRPr="00CE01C6" w:rsidRDefault="00E93105" w:rsidP="00025F26">
            <w:pPr>
              <w:rPr>
                <w:ins w:id="291" w:author="Borrelli, Matthew (M.T.)" w:date="2021-09-03T14:59:00Z"/>
                <w:b/>
              </w:rPr>
            </w:pPr>
            <w:ins w:id="292" w:author="Borrelli, Matthew (M.T.)" w:date="2021-09-03T14:59:00Z">
              <w:r w:rsidRPr="00CE01C6">
                <w:rPr>
                  <w:b/>
                </w:rPr>
                <w:t>Value</w:t>
              </w:r>
            </w:ins>
          </w:p>
        </w:tc>
        <w:tc>
          <w:tcPr>
            <w:tcW w:w="5013" w:type="dxa"/>
          </w:tcPr>
          <w:p w14:paraId="782AB058" w14:textId="77777777" w:rsidR="00E93105" w:rsidRPr="00CE01C6" w:rsidRDefault="00E93105" w:rsidP="00025F26">
            <w:pPr>
              <w:rPr>
                <w:ins w:id="293" w:author="Borrelli, Matthew (M.T.)" w:date="2021-09-03T14:59:00Z"/>
                <w:b/>
              </w:rPr>
            </w:pPr>
            <w:ins w:id="294" w:author="Borrelli, Matthew (M.T.)" w:date="2021-09-03T14:59:00Z">
              <w:r w:rsidRPr="00CE01C6">
                <w:rPr>
                  <w:b/>
                </w:rPr>
                <w:t>Description</w:t>
              </w:r>
            </w:ins>
          </w:p>
        </w:tc>
      </w:tr>
      <w:tr w:rsidR="00E93105" w:rsidRPr="00CE01C6" w14:paraId="15962F37" w14:textId="77777777" w:rsidTr="00025F26">
        <w:trPr>
          <w:jc w:val="center"/>
          <w:ins w:id="295" w:author="Borrelli, Matthew (M.T.)" w:date="2021-09-03T14:59:00Z"/>
        </w:trPr>
        <w:tc>
          <w:tcPr>
            <w:tcW w:w="1391" w:type="dxa"/>
          </w:tcPr>
          <w:p w14:paraId="0300172F" w14:textId="77777777" w:rsidR="00E93105" w:rsidRPr="00CE01C6" w:rsidRDefault="00E93105" w:rsidP="00025F26">
            <w:pPr>
              <w:rPr>
                <w:ins w:id="296" w:author="Borrelli, Matthew (M.T.)" w:date="2021-09-03T14:59:00Z"/>
              </w:rPr>
            </w:pPr>
            <w:ins w:id="297" w:author="Borrelli, Matthew (M.T.)" w:date="2021-09-03T14:59:00Z">
              <w:r>
                <w:t>Type</w:t>
              </w:r>
              <w:r w:rsidRPr="00CE01C6">
                <w:t xml:space="preserve"> </w:t>
              </w:r>
            </w:ins>
          </w:p>
        </w:tc>
        <w:tc>
          <w:tcPr>
            <w:tcW w:w="1732" w:type="dxa"/>
          </w:tcPr>
          <w:p w14:paraId="358626AA" w14:textId="77777777" w:rsidR="00E93105" w:rsidRPr="00CE01C6" w:rsidRDefault="00E93105" w:rsidP="00025F26">
            <w:pPr>
              <w:rPr>
                <w:ins w:id="298" w:author="Borrelli, Matthew (M.T.)" w:date="2021-09-03T14:59:00Z"/>
              </w:rPr>
            </w:pPr>
            <w:ins w:id="299" w:author="Borrelli, Matthew (M.T.)" w:date="2021-09-03T14:59:00Z">
              <w:r w:rsidRPr="00CE01C6">
                <w:t>-</w:t>
              </w:r>
            </w:ins>
          </w:p>
        </w:tc>
        <w:tc>
          <w:tcPr>
            <w:tcW w:w="810" w:type="dxa"/>
          </w:tcPr>
          <w:p w14:paraId="76861143" w14:textId="77777777" w:rsidR="00E93105" w:rsidRPr="00CE01C6" w:rsidRDefault="00E93105" w:rsidP="00025F26">
            <w:pPr>
              <w:rPr>
                <w:ins w:id="300" w:author="Borrelli, Matthew (M.T.)" w:date="2021-09-03T14:59:00Z"/>
              </w:rPr>
            </w:pPr>
            <w:ins w:id="301" w:author="Borrelli, Matthew (M.T.)" w:date="2021-09-03T14:59:00Z">
              <w:r w:rsidRPr="00CE01C6">
                <w:t>-</w:t>
              </w:r>
            </w:ins>
          </w:p>
        </w:tc>
        <w:tc>
          <w:tcPr>
            <w:tcW w:w="5013" w:type="dxa"/>
          </w:tcPr>
          <w:p w14:paraId="10512F74" w14:textId="77777777" w:rsidR="00E93105" w:rsidRPr="00CE01C6" w:rsidRDefault="00E93105" w:rsidP="00025F26">
            <w:pPr>
              <w:rPr>
                <w:ins w:id="302" w:author="Borrelli, Matthew (M.T.)" w:date="2021-09-03T14:59:00Z"/>
              </w:rPr>
            </w:pPr>
            <w:ins w:id="303" w:author="Borrelli, Matthew (M.T.)" w:date="2021-09-03T14:59:00Z">
              <w:r w:rsidRPr="00CE01C6">
                <w:t>Indicates</w:t>
              </w:r>
              <w:r>
                <w:t xml:space="preserve"> that changes have occurred on the pedals</w:t>
              </w:r>
            </w:ins>
          </w:p>
        </w:tc>
      </w:tr>
      <w:tr w:rsidR="00E93105" w:rsidRPr="00CE01C6" w14:paraId="3BBE970C" w14:textId="77777777" w:rsidTr="00025F26">
        <w:trPr>
          <w:jc w:val="center"/>
          <w:ins w:id="304" w:author="Borrelli, Matthew (M.T.)" w:date="2021-09-03T14:59:00Z"/>
        </w:trPr>
        <w:tc>
          <w:tcPr>
            <w:tcW w:w="1391" w:type="dxa"/>
          </w:tcPr>
          <w:p w14:paraId="3D9DFBB1" w14:textId="77777777" w:rsidR="00E93105" w:rsidRPr="00CE01C6" w:rsidRDefault="00E93105" w:rsidP="00025F26">
            <w:pPr>
              <w:rPr>
                <w:ins w:id="305" w:author="Borrelli, Matthew (M.T.)" w:date="2021-09-03T14:59:00Z"/>
              </w:rPr>
            </w:pPr>
          </w:p>
        </w:tc>
        <w:tc>
          <w:tcPr>
            <w:tcW w:w="1732" w:type="dxa"/>
          </w:tcPr>
          <w:p w14:paraId="70CD7D4E" w14:textId="77777777" w:rsidR="00E93105" w:rsidRPr="00CE01C6" w:rsidRDefault="00E93105" w:rsidP="00025F26">
            <w:pPr>
              <w:rPr>
                <w:ins w:id="306" w:author="Borrelli, Matthew (M.T.)" w:date="2021-09-03T14:59:00Z"/>
              </w:rPr>
            </w:pPr>
            <w:ins w:id="307" w:author="Borrelli, Matthew (M.T.)" w:date="2021-09-03T14:59:00Z">
              <w:r>
                <w:t>None</w:t>
              </w:r>
            </w:ins>
          </w:p>
        </w:tc>
        <w:tc>
          <w:tcPr>
            <w:tcW w:w="810" w:type="dxa"/>
          </w:tcPr>
          <w:p w14:paraId="164D0888" w14:textId="77777777" w:rsidR="00E93105" w:rsidRPr="00CE01C6" w:rsidRDefault="00E93105" w:rsidP="00025F26">
            <w:pPr>
              <w:rPr>
                <w:ins w:id="308" w:author="Borrelli, Matthew (M.T.)" w:date="2021-09-03T14:59:00Z"/>
              </w:rPr>
            </w:pPr>
            <w:ins w:id="309" w:author="Borrelli, Matthew (M.T.)" w:date="2021-09-03T14:59:00Z">
              <w:r w:rsidRPr="00CE01C6">
                <w:t>0x0</w:t>
              </w:r>
            </w:ins>
          </w:p>
        </w:tc>
        <w:tc>
          <w:tcPr>
            <w:tcW w:w="5013" w:type="dxa"/>
          </w:tcPr>
          <w:p w14:paraId="244D122A" w14:textId="77777777" w:rsidR="00E93105" w:rsidRPr="00CE01C6" w:rsidRDefault="00E93105" w:rsidP="00025F26">
            <w:pPr>
              <w:rPr>
                <w:ins w:id="310" w:author="Borrelli, Matthew (M.T.)" w:date="2021-09-03T14:59:00Z"/>
              </w:rPr>
            </w:pPr>
          </w:p>
        </w:tc>
      </w:tr>
      <w:tr w:rsidR="00E93105" w:rsidRPr="00CE01C6" w14:paraId="493E862E" w14:textId="77777777" w:rsidTr="00025F26">
        <w:trPr>
          <w:jc w:val="center"/>
          <w:ins w:id="311" w:author="Borrelli, Matthew (M.T.)" w:date="2021-09-03T14:59:00Z"/>
        </w:trPr>
        <w:tc>
          <w:tcPr>
            <w:tcW w:w="1391" w:type="dxa"/>
          </w:tcPr>
          <w:p w14:paraId="19B56D45" w14:textId="77777777" w:rsidR="00E93105" w:rsidRPr="00CE01C6" w:rsidRDefault="00E93105" w:rsidP="00025F26">
            <w:pPr>
              <w:rPr>
                <w:ins w:id="312" w:author="Borrelli, Matthew (M.T.)" w:date="2021-09-03T14:59:00Z"/>
              </w:rPr>
            </w:pPr>
          </w:p>
        </w:tc>
        <w:tc>
          <w:tcPr>
            <w:tcW w:w="1732" w:type="dxa"/>
          </w:tcPr>
          <w:p w14:paraId="602DB599" w14:textId="77777777" w:rsidR="00E93105" w:rsidRPr="00CE01C6" w:rsidRDefault="00E93105" w:rsidP="00025F26">
            <w:pPr>
              <w:rPr>
                <w:ins w:id="313" w:author="Borrelli, Matthew (M.T.)" w:date="2021-09-03T14:59:00Z"/>
              </w:rPr>
            </w:pPr>
            <w:ins w:id="314" w:author="Borrelli, Matthew (M.T.)" w:date="2021-09-03T14:59:00Z">
              <w:r>
                <w:t>InProgress</w:t>
              </w:r>
            </w:ins>
          </w:p>
        </w:tc>
        <w:tc>
          <w:tcPr>
            <w:tcW w:w="810" w:type="dxa"/>
          </w:tcPr>
          <w:p w14:paraId="549C9E00" w14:textId="77777777" w:rsidR="00E93105" w:rsidRPr="00CE01C6" w:rsidRDefault="00E93105" w:rsidP="00025F26">
            <w:pPr>
              <w:rPr>
                <w:ins w:id="315" w:author="Borrelli, Matthew (M.T.)" w:date="2021-09-03T14:59:00Z"/>
              </w:rPr>
            </w:pPr>
            <w:ins w:id="316" w:author="Borrelli, Matthew (M.T.)" w:date="2021-09-03T14:59:00Z">
              <w:r w:rsidRPr="00CE01C6">
                <w:t>0x1</w:t>
              </w:r>
            </w:ins>
          </w:p>
        </w:tc>
        <w:tc>
          <w:tcPr>
            <w:tcW w:w="5013" w:type="dxa"/>
          </w:tcPr>
          <w:p w14:paraId="176643AA" w14:textId="77777777" w:rsidR="00E93105" w:rsidRPr="00CE01C6" w:rsidRDefault="00E93105" w:rsidP="00025F26">
            <w:pPr>
              <w:rPr>
                <w:ins w:id="317" w:author="Borrelli, Matthew (M.T.)" w:date="2021-09-03T14:59:00Z"/>
              </w:rPr>
            </w:pPr>
          </w:p>
        </w:tc>
      </w:tr>
      <w:tr w:rsidR="00E93105" w:rsidRPr="00CE01C6" w14:paraId="7AC9A602" w14:textId="77777777" w:rsidTr="00025F26">
        <w:trPr>
          <w:jc w:val="center"/>
          <w:ins w:id="318" w:author="Borrelli, Matthew (M.T.)" w:date="2021-09-03T14:59:00Z"/>
        </w:trPr>
        <w:tc>
          <w:tcPr>
            <w:tcW w:w="1391" w:type="dxa"/>
          </w:tcPr>
          <w:p w14:paraId="7EAE801A" w14:textId="77777777" w:rsidR="00E93105" w:rsidRPr="00CE01C6" w:rsidRDefault="00E93105" w:rsidP="00025F26">
            <w:pPr>
              <w:rPr>
                <w:ins w:id="319" w:author="Borrelli, Matthew (M.T.)" w:date="2021-09-03T14:59:00Z"/>
              </w:rPr>
            </w:pPr>
          </w:p>
        </w:tc>
        <w:tc>
          <w:tcPr>
            <w:tcW w:w="1732" w:type="dxa"/>
          </w:tcPr>
          <w:p w14:paraId="07756D25" w14:textId="77777777" w:rsidR="00E93105" w:rsidRPr="00CE01C6" w:rsidRDefault="00E93105" w:rsidP="00025F26">
            <w:pPr>
              <w:rPr>
                <w:ins w:id="320" w:author="Borrelli, Matthew (M.T.)" w:date="2021-09-03T14:59:00Z"/>
              </w:rPr>
            </w:pPr>
            <w:ins w:id="321" w:author="Borrelli, Matthew (M.T.)" w:date="2021-09-03T14:59:00Z">
              <w:r>
                <w:t>Major</w:t>
              </w:r>
            </w:ins>
          </w:p>
        </w:tc>
        <w:tc>
          <w:tcPr>
            <w:tcW w:w="810" w:type="dxa"/>
          </w:tcPr>
          <w:p w14:paraId="3EE8D61F" w14:textId="77777777" w:rsidR="00E93105" w:rsidRPr="00CE01C6" w:rsidRDefault="00E93105" w:rsidP="00025F26">
            <w:pPr>
              <w:rPr>
                <w:ins w:id="322" w:author="Borrelli, Matthew (M.T.)" w:date="2021-09-03T14:59:00Z"/>
              </w:rPr>
            </w:pPr>
            <w:ins w:id="323" w:author="Borrelli, Matthew (M.T.)" w:date="2021-09-03T14:59:00Z">
              <w:r w:rsidRPr="00CE01C6">
                <w:t>0x2</w:t>
              </w:r>
            </w:ins>
          </w:p>
        </w:tc>
        <w:tc>
          <w:tcPr>
            <w:tcW w:w="5013" w:type="dxa"/>
          </w:tcPr>
          <w:p w14:paraId="056B2727" w14:textId="77777777" w:rsidR="00E93105" w:rsidRPr="00CE01C6" w:rsidRDefault="00E93105" w:rsidP="00025F26">
            <w:pPr>
              <w:rPr>
                <w:ins w:id="324" w:author="Borrelli, Matthew (M.T.)" w:date="2021-09-03T14:59:00Z"/>
              </w:rPr>
            </w:pPr>
          </w:p>
        </w:tc>
      </w:tr>
      <w:tr w:rsidR="00E93105" w:rsidRPr="00CE01C6" w14:paraId="6CB33287" w14:textId="77777777" w:rsidTr="00025F26">
        <w:trPr>
          <w:jc w:val="center"/>
          <w:ins w:id="325" w:author="Borrelli, Matthew (M.T.)" w:date="2021-09-03T14:59:00Z"/>
        </w:trPr>
        <w:tc>
          <w:tcPr>
            <w:tcW w:w="1391" w:type="dxa"/>
          </w:tcPr>
          <w:p w14:paraId="24F28653" w14:textId="77777777" w:rsidR="00E93105" w:rsidRPr="00CE01C6" w:rsidRDefault="00E93105" w:rsidP="00025F26">
            <w:pPr>
              <w:rPr>
                <w:ins w:id="326" w:author="Borrelli, Matthew (M.T.)" w:date="2021-09-03T14:59:00Z"/>
              </w:rPr>
            </w:pPr>
          </w:p>
        </w:tc>
        <w:tc>
          <w:tcPr>
            <w:tcW w:w="1732" w:type="dxa"/>
          </w:tcPr>
          <w:p w14:paraId="0717F1B4" w14:textId="77777777" w:rsidR="00E93105" w:rsidRPr="00CE01C6" w:rsidRDefault="00E93105" w:rsidP="00025F26">
            <w:pPr>
              <w:rPr>
                <w:ins w:id="327" w:author="Borrelli, Matthew (M.T.)" w:date="2021-09-03T14:59:00Z"/>
              </w:rPr>
            </w:pPr>
            <w:ins w:id="328" w:author="Borrelli, Matthew (M.T.)" w:date="2021-09-03T14:59:00Z">
              <w:r>
                <w:t>Minor</w:t>
              </w:r>
            </w:ins>
          </w:p>
        </w:tc>
        <w:tc>
          <w:tcPr>
            <w:tcW w:w="810" w:type="dxa"/>
          </w:tcPr>
          <w:p w14:paraId="3CA027CF" w14:textId="77777777" w:rsidR="00E93105" w:rsidRPr="00CE01C6" w:rsidRDefault="00E93105" w:rsidP="00025F26">
            <w:pPr>
              <w:rPr>
                <w:ins w:id="329" w:author="Borrelli, Matthew (M.T.)" w:date="2021-09-03T14:59:00Z"/>
              </w:rPr>
            </w:pPr>
            <w:ins w:id="330" w:author="Borrelli, Matthew (M.T.)" w:date="2021-09-03T14:59:00Z">
              <w:r w:rsidRPr="00CE01C6">
                <w:t>0x3</w:t>
              </w:r>
            </w:ins>
          </w:p>
        </w:tc>
        <w:tc>
          <w:tcPr>
            <w:tcW w:w="5013" w:type="dxa"/>
          </w:tcPr>
          <w:p w14:paraId="67240A7C" w14:textId="77777777" w:rsidR="00E93105" w:rsidRPr="00CE01C6" w:rsidRDefault="00E93105" w:rsidP="00025F26">
            <w:pPr>
              <w:rPr>
                <w:ins w:id="331" w:author="Borrelli, Matthew (M.T.)" w:date="2021-09-03T14:59:00Z"/>
              </w:rPr>
            </w:pPr>
          </w:p>
        </w:tc>
      </w:tr>
    </w:tbl>
    <w:p w14:paraId="1B7AF45B" w14:textId="77777777" w:rsidR="00E93105" w:rsidRDefault="00E93105" w:rsidP="00E93105">
      <w:pPr>
        <w:pStyle w:val="Heading5"/>
        <w:rPr>
          <w:ins w:id="332" w:author="Borrelli, Matthew (M.T.)" w:date="2021-09-03T14:59:00Z"/>
        </w:rPr>
      </w:pPr>
      <w:ins w:id="333" w:author="Borrelli, Matthew (M.T.)" w:date="2021-09-03T14:59:00Z">
        <w:r w:rsidRPr="00B9479B">
          <w:t>MD-REQ-420477/A-</w:t>
        </w:r>
        <w:proofErr w:type="spellStart"/>
        <w:r w:rsidRPr="00B9479B">
          <w:t>SteeringAutoSave_St</w:t>
        </w:r>
        <w:proofErr w:type="spellEnd"/>
      </w:ins>
    </w:p>
    <w:p w14:paraId="56FCFB22" w14:textId="77777777" w:rsidR="00E93105" w:rsidRPr="00CE01C6" w:rsidRDefault="00E93105" w:rsidP="00E93105">
      <w:pPr>
        <w:rPr>
          <w:ins w:id="334" w:author="Borrelli, Matthew (M.T.)" w:date="2021-09-03T14:59:00Z"/>
        </w:rPr>
      </w:pPr>
      <w:ins w:id="335" w:author="Borrelli, Matthew (M.T.)" w:date="2021-09-03T14:59:00Z">
        <w:r w:rsidRPr="00CE01C6">
          <w:t>Message Type: Status</w:t>
        </w:r>
      </w:ins>
    </w:p>
    <w:p w14:paraId="423B2A68" w14:textId="77777777" w:rsidR="00E93105" w:rsidRPr="00CE01C6" w:rsidRDefault="00E93105" w:rsidP="00E93105">
      <w:pPr>
        <w:rPr>
          <w:ins w:id="336" w:author="Borrelli, Matthew (M.T.)" w:date="2021-09-03T14:59:00Z"/>
        </w:rPr>
      </w:pPr>
    </w:p>
    <w:p w14:paraId="72D6B690" w14:textId="77777777" w:rsidR="00E93105" w:rsidRDefault="00E93105" w:rsidP="00E93105">
      <w:pPr>
        <w:rPr>
          <w:ins w:id="337" w:author="Borrelli, Matthew (M.T.)" w:date="2021-09-03T14:59:00Z"/>
        </w:rPr>
      </w:pPr>
      <w:ins w:id="338" w:author="Borrelli, Matthew (M.T.)" w:date="2021-09-03T14:59:00Z">
        <w:r w:rsidRPr="00CE01C6">
          <w:t xml:space="preserve">The signal is used to indicate that changes have occurred on the </w:t>
        </w:r>
        <w:r>
          <w:t>steering column.</w:t>
        </w:r>
      </w:ins>
    </w:p>
    <w:p w14:paraId="3226A9E6" w14:textId="77777777" w:rsidR="00E93105" w:rsidRPr="00CE01C6" w:rsidRDefault="00E93105" w:rsidP="00E93105">
      <w:pPr>
        <w:rPr>
          <w:ins w:id="339" w:author="Borrelli, Matthew (M.T.)" w:date="2021-09-03T14:59:00Z"/>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Acceptance Criteria"/>
      </w:tblPr>
      <w:tblGrid>
        <w:gridCol w:w="1391"/>
        <w:gridCol w:w="1732"/>
        <w:gridCol w:w="810"/>
        <w:gridCol w:w="5013"/>
      </w:tblGrid>
      <w:tr w:rsidR="00E93105" w:rsidRPr="00CE01C6" w14:paraId="0A1031F9" w14:textId="77777777" w:rsidTr="00025F26">
        <w:trPr>
          <w:jc w:val="center"/>
          <w:ins w:id="340" w:author="Borrelli, Matthew (M.T.)" w:date="2021-09-03T14:59:00Z"/>
        </w:trPr>
        <w:tc>
          <w:tcPr>
            <w:tcW w:w="1391" w:type="dxa"/>
          </w:tcPr>
          <w:p w14:paraId="1050B280" w14:textId="77777777" w:rsidR="00E93105" w:rsidRPr="00CE01C6" w:rsidRDefault="00E93105" w:rsidP="00025F26">
            <w:pPr>
              <w:rPr>
                <w:ins w:id="341" w:author="Borrelli, Matthew (M.T.)" w:date="2021-09-03T14:59:00Z"/>
                <w:b/>
              </w:rPr>
            </w:pPr>
            <w:ins w:id="342" w:author="Borrelli, Matthew (M.T.)" w:date="2021-09-03T14:59:00Z">
              <w:r w:rsidRPr="00CE01C6">
                <w:rPr>
                  <w:b/>
                </w:rPr>
                <w:t>Name</w:t>
              </w:r>
            </w:ins>
          </w:p>
        </w:tc>
        <w:tc>
          <w:tcPr>
            <w:tcW w:w="1732" w:type="dxa"/>
          </w:tcPr>
          <w:p w14:paraId="02DC9918" w14:textId="77777777" w:rsidR="00E93105" w:rsidRPr="00CE01C6" w:rsidRDefault="00E93105" w:rsidP="00025F26">
            <w:pPr>
              <w:rPr>
                <w:ins w:id="343" w:author="Borrelli, Matthew (M.T.)" w:date="2021-09-03T14:59:00Z"/>
                <w:b/>
              </w:rPr>
            </w:pPr>
            <w:ins w:id="344" w:author="Borrelli, Matthew (M.T.)" w:date="2021-09-03T14:59:00Z">
              <w:r w:rsidRPr="00CE01C6">
                <w:rPr>
                  <w:b/>
                </w:rPr>
                <w:t>Literals</w:t>
              </w:r>
            </w:ins>
          </w:p>
        </w:tc>
        <w:tc>
          <w:tcPr>
            <w:tcW w:w="810" w:type="dxa"/>
          </w:tcPr>
          <w:p w14:paraId="63E9D0DC" w14:textId="77777777" w:rsidR="00E93105" w:rsidRPr="00CE01C6" w:rsidRDefault="00E93105" w:rsidP="00025F26">
            <w:pPr>
              <w:rPr>
                <w:ins w:id="345" w:author="Borrelli, Matthew (M.T.)" w:date="2021-09-03T14:59:00Z"/>
                <w:b/>
              </w:rPr>
            </w:pPr>
            <w:ins w:id="346" w:author="Borrelli, Matthew (M.T.)" w:date="2021-09-03T14:59:00Z">
              <w:r w:rsidRPr="00CE01C6">
                <w:rPr>
                  <w:b/>
                </w:rPr>
                <w:t>Value</w:t>
              </w:r>
            </w:ins>
          </w:p>
        </w:tc>
        <w:tc>
          <w:tcPr>
            <w:tcW w:w="5013" w:type="dxa"/>
          </w:tcPr>
          <w:p w14:paraId="1BFE6909" w14:textId="77777777" w:rsidR="00E93105" w:rsidRPr="00CE01C6" w:rsidRDefault="00E93105" w:rsidP="00025F26">
            <w:pPr>
              <w:rPr>
                <w:ins w:id="347" w:author="Borrelli, Matthew (M.T.)" w:date="2021-09-03T14:59:00Z"/>
                <w:b/>
              </w:rPr>
            </w:pPr>
            <w:ins w:id="348" w:author="Borrelli, Matthew (M.T.)" w:date="2021-09-03T14:59:00Z">
              <w:r w:rsidRPr="00CE01C6">
                <w:rPr>
                  <w:b/>
                </w:rPr>
                <w:t>Description</w:t>
              </w:r>
            </w:ins>
          </w:p>
        </w:tc>
      </w:tr>
      <w:tr w:rsidR="00E93105" w:rsidRPr="00CE01C6" w14:paraId="3AE70F8C" w14:textId="77777777" w:rsidTr="00025F26">
        <w:trPr>
          <w:jc w:val="center"/>
          <w:ins w:id="349" w:author="Borrelli, Matthew (M.T.)" w:date="2021-09-03T14:59:00Z"/>
        </w:trPr>
        <w:tc>
          <w:tcPr>
            <w:tcW w:w="1391" w:type="dxa"/>
          </w:tcPr>
          <w:p w14:paraId="2A59DDAC" w14:textId="77777777" w:rsidR="00E93105" w:rsidRPr="00CE01C6" w:rsidRDefault="00E93105" w:rsidP="00025F26">
            <w:pPr>
              <w:rPr>
                <w:ins w:id="350" w:author="Borrelli, Matthew (M.T.)" w:date="2021-09-03T14:59:00Z"/>
              </w:rPr>
            </w:pPr>
            <w:ins w:id="351" w:author="Borrelli, Matthew (M.T.)" w:date="2021-09-03T14:59:00Z">
              <w:r>
                <w:t>Type</w:t>
              </w:r>
              <w:r w:rsidRPr="00CE01C6">
                <w:t xml:space="preserve"> </w:t>
              </w:r>
            </w:ins>
          </w:p>
        </w:tc>
        <w:tc>
          <w:tcPr>
            <w:tcW w:w="1732" w:type="dxa"/>
          </w:tcPr>
          <w:p w14:paraId="5499DC82" w14:textId="77777777" w:rsidR="00E93105" w:rsidRPr="00CE01C6" w:rsidRDefault="00E93105" w:rsidP="00025F26">
            <w:pPr>
              <w:rPr>
                <w:ins w:id="352" w:author="Borrelli, Matthew (M.T.)" w:date="2021-09-03T14:59:00Z"/>
              </w:rPr>
            </w:pPr>
            <w:ins w:id="353" w:author="Borrelli, Matthew (M.T.)" w:date="2021-09-03T14:59:00Z">
              <w:r w:rsidRPr="00CE01C6">
                <w:t>-</w:t>
              </w:r>
            </w:ins>
          </w:p>
        </w:tc>
        <w:tc>
          <w:tcPr>
            <w:tcW w:w="810" w:type="dxa"/>
          </w:tcPr>
          <w:p w14:paraId="2DAD5CF1" w14:textId="77777777" w:rsidR="00E93105" w:rsidRPr="00CE01C6" w:rsidRDefault="00E93105" w:rsidP="00025F26">
            <w:pPr>
              <w:rPr>
                <w:ins w:id="354" w:author="Borrelli, Matthew (M.T.)" w:date="2021-09-03T14:59:00Z"/>
              </w:rPr>
            </w:pPr>
            <w:ins w:id="355" w:author="Borrelli, Matthew (M.T.)" w:date="2021-09-03T14:59:00Z">
              <w:r w:rsidRPr="00CE01C6">
                <w:t>-</w:t>
              </w:r>
            </w:ins>
          </w:p>
        </w:tc>
        <w:tc>
          <w:tcPr>
            <w:tcW w:w="5013" w:type="dxa"/>
          </w:tcPr>
          <w:p w14:paraId="6ED34ABC" w14:textId="77777777" w:rsidR="00E93105" w:rsidRPr="00CE01C6" w:rsidRDefault="00E93105" w:rsidP="00025F26">
            <w:pPr>
              <w:rPr>
                <w:ins w:id="356" w:author="Borrelli, Matthew (M.T.)" w:date="2021-09-03T14:59:00Z"/>
              </w:rPr>
            </w:pPr>
            <w:ins w:id="357" w:author="Borrelli, Matthew (M.T.)" w:date="2021-09-03T14:59:00Z">
              <w:r w:rsidRPr="00CE01C6">
                <w:t>Indicates</w:t>
              </w:r>
              <w:r>
                <w:t xml:space="preserve"> that changes have occurred on the steering column</w:t>
              </w:r>
            </w:ins>
          </w:p>
        </w:tc>
      </w:tr>
      <w:tr w:rsidR="00E93105" w:rsidRPr="00CE01C6" w14:paraId="6B22E190" w14:textId="77777777" w:rsidTr="00025F26">
        <w:trPr>
          <w:jc w:val="center"/>
          <w:ins w:id="358" w:author="Borrelli, Matthew (M.T.)" w:date="2021-09-03T14:59:00Z"/>
        </w:trPr>
        <w:tc>
          <w:tcPr>
            <w:tcW w:w="1391" w:type="dxa"/>
          </w:tcPr>
          <w:p w14:paraId="4D4C5470" w14:textId="77777777" w:rsidR="00E93105" w:rsidRPr="00CE01C6" w:rsidRDefault="00E93105" w:rsidP="00025F26">
            <w:pPr>
              <w:rPr>
                <w:ins w:id="359" w:author="Borrelli, Matthew (M.T.)" w:date="2021-09-03T14:59:00Z"/>
              </w:rPr>
            </w:pPr>
          </w:p>
        </w:tc>
        <w:tc>
          <w:tcPr>
            <w:tcW w:w="1732" w:type="dxa"/>
          </w:tcPr>
          <w:p w14:paraId="045019B8" w14:textId="77777777" w:rsidR="00E93105" w:rsidRPr="00CE01C6" w:rsidRDefault="00E93105" w:rsidP="00025F26">
            <w:pPr>
              <w:rPr>
                <w:ins w:id="360" w:author="Borrelli, Matthew (M.T.)" w:date="2021-09-03T14:59:00Z"/>
              </w:rPr>
            </w:pPr>
            <w:ins w:id="361" w:author="Borrelli, Matthew (M.T.)" w:date="2021-09-03T14:59:00Z">
              <w:r>
                <w:t>None</w:t>
              </w:r>
            </w:ins>
          </w:p>
        </w:tc>
        <w:tc>
          <w:tcPr>
            <w:tcW w:w="810" w:type="dxa"/>
          </w:tcPr>
          <w:p w14:paraId="0FF750D5" w14:textId="77777777" w:rsidR="00E93105" w:rsidRPr="00CE01C6" w:rsidRDefault="00E93105" w:rsidP="00025F26">
            <w:pPr>
              <w:rPr>
                <w:ins w:id="362" w:author="Borrelli, Matthew (M.T.)" w:date="2021-09-03T14:59:00Z"/>
              </w:rPr>
            </w:pPr>
            <w:ins w:id="363" w:author="Borrelli, Matthew (M.T.)" w:date="2021-09-03T14:59:00Z">
              <w:r w:rsidRPr="00CE01C6">
                <w:t>0x0</w:t>
              </w:r>
            </w:ins>
          </w:p>
        </w:tc>
        <w:tc>
          <w:tcPr>
            <w:tcW w:w="5013" w:type="dxa"/>
          </w:tcPr>
          <w:p w14:paraId="1DE4BC92" w14:textId="77777777" w:rsidR="00E93105" w:rsidRPr="00CE01C6" w:rsidRDefault="00E93105" w:rsidP="00025F26">
            <w:pPr>
              <w:rPr>
                <w:ins w:id="364" w:author="Borrelli, Matthew (M.T.)" w:date="2021-09-03T14:59:00Z"/>
              </w:rPr>
            </w:pPr>
          </w:p>
        </w:tc>
      </w:tr>
      <w:tr w:rsidR="00E93105" w:rsidRPr="00CE01C6" w14:paraId="3CD667E6" w14:textId="77777777" w:rsidTr="00025F26">
        <w:trPr>
          <w:jc w:val="center"/>
          <w:ins w:id="365" w:author="Borrelli, Matthew (M.T.)" w:date="2021-09-03T14:59:00Z"/>
        </w:trPr>
        <w:tc>
          <w:tcPr>
            <w:tcW w:w="1391" w:type="dxa"/>
          </w:tcPr>
          <w:p w14:paraId="343437D1" w14:textId="77777777" w:rsidR="00E93105" w:rsidRPr="00CE01C6" w:rsidRDefault="00E93105" w:rsidP="00025F26">
            <w:pPr>
              <w:rPr>
                <w:ins w:id="366" w:author="Borrelli, Matthew (M.T.)" w:date="2021-09-03T14:59:00Z"/>
              </w:rPr>
            </w:pPr>
          </w:p>
        </w:tc>
        <w:tc>
          <w:tcPr>
            <w:tcW w:w="1732" w:type="dxa"/>
          </w:tcPr>
          <w:p w14:paraId="524E12FC" w14:textId="77777777" w:rsidR="00E93105" w:rsidRPr="00CE01C6" w:rsidRDefault="00E93105" w:rsidP="00025F26">
            <w:pPr>
              <w:rPr>
                <w:ins w:id="367" w:author="Borrelli, Matthew (M.T.)" w:date="2021-09-03T14:59:00Z"/>
              </w:rPr>
            </w:pPr>
            <w:ins w:id="368" w:author="Borrelli, Matthew (M.T.)" w:date="2021-09-03T14:59:00Z">
              <w:r>
                <w:t>InProgress</w:t>
              </w:r>
            </w:ins>
          </w:p>
        </w:tc>
        <w:tc>
          <w:tcPr>
            <w:tcW w:w="810" w:type="dxa"/>
          </w:tcPr>
          <w:p w14:paraId="183B2105" w14:textId="77777777" w:rsidR="00E93105" w:rsidRPr="00CE01C6" w:rsidRDefault="00E93105" w:rsidP="00025F26">
            <w:pPr>
              <w:rPr>
                <w:ins w:id="369" w:author="Borrelli, Matthew (M.T.)" w:date="2021-09-03T14:59:00Z"/>
              </w:rPr>
            </w:pPr>
            <w:ins w:id="370" w:author="Borrelli, Matthew (M.T.)" w:date="2021-09-03T14:59:00Z">
              <w:r w:rsidRPr="00CE01C6">
                <w:t>0x1</w:t>
              </w:r>
            </w:ins>
          </w:p>
        </w:tc>
        <w:tc>
          <w:tcPr>
            <w:tcW w:w="5013" w:type="dxa"/>
          </w:tcPr>
          <w:p w14:paraId="2F6E7DA1" w14:textId="77777777" w:rsidR="00E93105" w:rsidRPr="00CE01C6" w:rsidRDefault="00E93105" w:rsidP="00025F26">
            <w:pPr>
              <w:rPr>
                <w:ins w:id="371" w:author="Borrelli, Matthew (M.T.)" w:date="2021-09-03T14:59:00Z"/>
              </w:rPr>
            </w:pPr>
          </w:p>
        </w:tc>
      </w:tr>
      <w:tr w:rsidR="00E93105" w:rsidRPr="00CE01C6" w14:paraId="383D8B10" w14:textId="77777777" w:rsidTr="00025F26">
        <w:trPr>
          <w:jc w:val="center"/>
          <w:ins w:id="372" w:author="Borrelli, Matthew (M.T.)" w:date="2021-09-03T14:59:00Z"/>
        </w:trPr>
        <w:tc>
          <w:tcPr>
            <w:tcW w:w="1391" w:type="dxa"/>
          </w:tcPr>
          <w:p w14:paraId="085CB74D" w14:textId="77777777" w:rsidR="00E93105" w:rsidRPr="00CE01C6" w:rsidRDefault="00E93105" w:rsidP="00025F26">
            <w:pPr>
              <w:rPr>
                <w:ins w:id="373" w:author="Borrelli, Matthew (M.T.)" w:date="2021-09-03T14:59:00Z"/>
              </w:rPr>
            </w:pPr>
          </w:p>
        </w:tc>
        <w:tc>
          <w:tcPr>
            <w:tcW w:w="1732" w:type="dxa"/>
          </w:tcPr>
          <w:p w14:paraId="67F0C928" w14:textId="77777777" w:rsidR="00E93105" w:rsidRPr="00CE01C6" w:rsidRDefault="00E93105" w:rsidP="00025F26">
            <w:pPr>
              <w:rPr>
                <w:ins w:id="374" w:author="Borrelli, Matthew (M.T.)" w:date="2021-09-03T14:59:00Z"/>
              </w:rPr>
            </w:pPr>
            <w:ins w:id="375" w:author="Borrelli, Matthew (M.T.)" w:date="2021-09-03T14:59:00Z">
              <w:r>
                <w:t>Major</w:t>
              </w:r>
            </w:ins>
          </w:p>
        </w:tc>
        <w:tc>
          <w:tcPr>
            <w:tcW w:w="810" w:type="dxa"/>
          </w:tcPr>
          <w:p w14:paraId="1B61E89D" w14:textId="77777777" w:rsidR="00E93105" w:rsidRPr="00CE01C6" w:rsidRDefault="00E93105" w:rsidP="00025F26">
            <w:pPr>
              <w:rPr>
                <w:ins w:id="376" w:author="Borrelli, Matthew (M.T.)" w:date="2021-09-03T14:59:00Z"/>
              </w:rPr>
            </w:pPr>
            <w:ins w:id="377" w:author="Borrelli, Matthew (M.T.)" w:date="2021-09-03T14:59:00Z">
              <w:r w:rsidRPr="00CE01C6">
                <w:t>0x2</w:t>
              </w:r>
            </w:ins>
          </w:p>
        </w:tc>
        <w:tc>
          <w:tcPr>
            <w:tcW w:w="5013" w:type="dxa"/>
          </w:tcPr>
          <w:p w14:paraId="162583CA" w14:textId="77777777" w:rsidR="00E93105" w:rsidRPr="00CE01C6" w:rsidRDefault="00E93105" w:rsidP="00025F26">
            <w:pPr>
              <w:rPr>
                <w:ins w:id="378" w:author="Borrelli, Matthew (M.T.)" w:date="2021-09-03T14:59:00Z"/>
              </w:rPr>
            </w:pPr>
          </w:p>
        </w:tc>
      </w:tr>
      <w:tr w:rsidR="00E93105" w:rsidRPr="00CE01C6" w14:paraId="2DF7052B" w14:textId="77777777" w:rsidTr="00025F26">
        <w:trPr>
          <w:jc w:val="center"/>
          <w:ins w:id="379" w:author="Borrelli, Matthew (M.T.)" w:date="2021-09-03T14:59:00Z"/>
        </w:trPr>
        <w:tc>
          <w:tcPr>
            <w:tcW w:w="1391" w:type="dxa"/>
          </w:tcPr>
          <w:p w14:paraId="2C0CC4DF" w14:textId="77777777" w:rsidR="00E93105" w:rsidRPr="00CE01C6" w:rsidRDefault="00E93105" w:rsidP="00025F26">
            <w:pPr>
              <w:rPr>
                <w:ins w:id="380" w:author="Borrelli, Matthew (M.T.)" w:date="2021-09-03T14:59:00Z"/>
              </w:rPr>
            </w:pPr>
          </w:p>
        </w:tc>
        <w:tc>
          <w:tcPr>
            <w:tcW w:w="1732" w:type="dxa"/>
          </w:tcPr>
          <w:p w14:paraId="00E9739C" w14:textId="77777777" w:rsidR="00E93105" w:rsidRPr="00CE01C6" w:rsidRDefault="00E93105" w:rsidP="00025F26">
            <w:pPr>
              <w:rPr>
                <w:ins w:id="381" w:author="Borrelli, Matthew (M.T.)" w:date="2021-09-03T14:59:00Z"/>
              </w:rPr>
            </w:pPr>
            <w:ins w:id="382" w:author="Borrelli, Matthew (M.T.)" w:date="2021-09-03T14:59:00Z">
              <w:r>
                <w:t>Minor</w:t>
              </w:r>
            </w:ins>
          </w:p>
        </w:tc>
        <w:tc>
          <w:tcPr>
            <w:tcW w:w="810" w:type="dxa"/>
          </w:tcPr>
          <w:p w14:paraId="1704DDEC" w14:textId="77777777" w:rsidR="00E93105" w:rsidRPr="00CE01C6" w:rsidRDefault="00E93105" w:rsidP="00025F26">
            <w:pPr>
              <w:rPr>
                <w:ins w:id="383" w:author="Borrelli, Matthew (M.T.)" w:date="2021-09-03T14:59:00Z"/>
              </w:rPr>
            </w:pPr>
            <w:ins w:id="384" w:author="Borrelli, Matthew (M.T.)" w:date="2021-09-03T14:59:00Z">
              <w:r w:rsidRPr="00CE01C6">
                <w:t>0x3</w:t>
              </w:r>
            </w:ins>
          </w:p>
        </w:tc>
        <w:tc>
          <w:tcPr>
            <w:tcW w:w="5013" w:type="dxa"/>
          </w:tcPr>
          <w:p w14:paraId="30C26DB2" w14:textId="77777777" w:rsidR="00E93105" w:rsidRPr="00CE01C6" w:rsidRDefault="00E93105" w:rsidP="00025F26">
            <w:pPr>
              <w:rPr>
                <w:ins w:id="385" w:author="Borrelli, Matthew (M.T.)" w:date="2021-09-03T14:59:00Z"/>
              </w:rPr>
            </w:pPr>
          </w:p>
        </w:tc>
      </w:tr>
    </w:tbl>
    <w:p w14:paraId="7443406E" w14:textId="77777777" w:rsidR="008B19BF" w:rsidRDefault="00980C5F">
      <w:pPr>
        <w:spacing w:after="200" w:line="276" w:lineRule="auto"/>
      </w:pPr>
      <w:r>
        <w:br w:type="page"/>
      </w:r>
    </w:p>
    <w:p w14:paraId="530BC215" w14:textId="77777777" w:rsidR="00500605" w:rsidRDefault="00C73931" w:rsidP="00500605"/>
    <w:p w14:paraId="05217EDE" w14:textId="77777777" w:rsidR="00406F39" w:rsidRDefault="00980C5F" w:rsidP="00AC15C4">
      <w:pPr>
        <w:pStyle w:val="Heading2"/>
      </w:pPr>
      <w:bookmarkStart w:id="386" w:name="_Toc78592576"/>
      <w:proofErr w:type="spellStart"/>
      <w:r>
        <w:t>EnhancedMemoryServer</w:t>
      </w:r>
      <w:proofErr w:type="spellEnd"/>
      <w:r>
        <w:t xml:space="preserve"> Interface</w:t>
      </w:r>
      <w:bookmarkEnd w:id="386"/>
    </w:p>
    <w:p w14:paraId="710CB8F4" w14:textId="77777777" w:rsidR="00406F39" w:rsidRDefault="00980C5F" w:rsidP="00AC15C4">
      <w:pPr>
        <w:pStyle w:val="Heading3"/>
      </w:pPr>
      <w:bookmarkStart w:id="387" w:name="_Toc78592577"/>
      <w:r w:rsidRPr="00B9479B">
        <w:t>ENMEM-IIR-REQ-099371/B-</w:t>
      </w:r>
      <w:proofErr w:type="spellStart"/>
      <w:r w:rsidRPr="00B9479B">
        <w:t>EnhancedMemoryServer_Rx</w:t>
      </w:r>
      <w:bookmarkEnd w:id="387"/>
      <w:proofErr w:type="spellEnd"/>
    </w:p>
    <w:p w14:paraId="10204C39" w14:textId="77777777" w:rsidR="00EB55CF" w:rsidRDefault="00980C5F" w:rsidP="00EB55CF">
      <w:pPr>
        <w:rPr>
          <w:rFonts w:eastAsia="MS Mincho" w:cs="Arial"/>
        </w:rPr>
      </w:pPr>
      <w:r>
        <w:rPr>
          <w:rFonts w:eastAsia="MS Mincho" w:cs="Arial"/>
        </w:rPr>
        <w:t xml:space="preserve">The </w:t>
      </w:r>
      <w:proofErr w:type="spellStart"/>
      <w:r>
        <w:rPr>
          <w:rFonts w:eastAsia="MS Mincho" w:cs="Arial"/>
        </w:rPr>
        <w:t>EnhancedMemoryServer_Rx</w:t>
      </w:r>
      <w:proofErr w:type="spellEnd"/>
      <w:r>
        <w:rPr>
          <w:rFonts w:eastAsia="MS Mincho" w:cs="Arial"/>
        </w:rPr>
        <w:t xml:space="preserve"> represents all the Enhanced Memory feature related signals received by the </w:t>
      </w:r>
      <w:proofErr w:type="spellStart"/>
      <w:r>
        <w:rPr>
          <w:rFonts w:eastAsia="MS Mincho" w:cs="Arial"/>
        </w:rPr>
        <w:t>EnhancedMemoryServer</w:t>
      </w:r>
      <w:proofErr w:type="spellEnd"/>
      <w:r>
        <w:rPr>
          <w:rFonts w:eastAsia="MS Mincho" w:cs="Arial"/>
        </w:rPr>
        <w:t xml:space="preserve"> object. The below table represents the mapping of the logical signal names (as described in this specification) to the global GSDB signal names.</w:t>
      </w:r>
    </w:p>
    <w:p w14:paraId="4218E99E" w14:textId="77777777" w:rsidR="00EB55CF" w:rsidRDefault="00C73931" w:rsidP="00EB55CF">
      <w:pPr>
        <w:rPr>
          <w:rFonts w:eastAsia="MS Mincho" w:cs="Arial"/>
        </w:rPr>
      </w:pP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40"/>
        <w:gridCol w:w="2573"/>
      </w:tblGrid>
      <w:tr w:rsidR="00EB55CF" w:rsidRPr="00EB55CF" w14:paraId="3134A615" w14:textId="77777777" w:rsidTr="00EB55CF">
        <w:trPr>
          <w:trHeight w:val="255"/>
          <w:jc w:val="center"/>
        </w:trPr>
        <w:tc>
          <w:tcPr>
            <w:tcW w:w="2596" w:type="dxa"/>
            <w:shd w:val="clear" w:color="auto" w:fill="auto"/>
            <w:noWrap/>
            <w:hideMark/>
          </w:tcPr>
          <w:p w14:paraId="50C7341B" w14:textId="77777777" w:rsidR="00EB55CF" w:rsidRPr="00EB55CF" w:rsidRDefault="00980C5F" w:rsidP="00EB55CF">
            <w:pPr>
              <w:rPr>
                <w:rFonts w:cs="Arial"/>
                <w:b/>
                <w:bCs/>
                <w:color w:val="000000"/>
              </w:rPr>
            </w:pPr>
            <w:r w:rsidRPr="00EB55CF">
              <w:rPr>
                <w:rFonts w:cs="Arial"/>
                <w:b/>
                <w:bCs/>
                <w:color w:val="000000"/>
              </w:rPr>
              <w:t>Logical Signal Name</w:t>
            </w:r>
          </w:p>
        </w:tc>
        <w:tc>
          <w:tcPr>
            <w:tcW w:w="1740" w:type="dxa"/>
            <w:shd w:val="clear" w:color="auto" w:fill="auto"/>
            <w:noWrap/>
            <w:hideMark/>
          </w:tcPr>
          <w:p w14:paraId="0526C442" w14:textId="77777777" w:rsidR="00EB55CF" w:rsidRPr="00EB55CF" w:rsidRDefault="00980C5F" w:rsidP="00EB55CF">
            <w:pPr>
              <w:rPr>
                <w:rFonts w:cs="Arial"/>
                <w:b/>
                <w:bCs/>
                <w:color w:val="000000"/>
              </w:rPr>
            </w:pPr>
            <w:r w:rsidRPr="00EB55CF">
              <w:rPr>
                <w:rFonts w:cs="Arial"/>
                <w:b/>
                <w:bCs/>
                <w:color w:val="000000"/>
              </w:rPr>
              <w:t>Parameter Name</w:t>
            </w:r>
          </w:p>
        </w:tc>
        <w:tc>
          <w:tcPr>
            <w:tcW w:w="2384" w:type="dxa"/>
            <w:shd w:val="clear" w:color="auto" w:fill="auto"/>
            <w:noWrap/>
            <w:hideMark/>
          </w:tcPr>
          <w:p w14:paraId="3B43C04A" w14:textId="77777777" w:rsidR="00EB55CF" w:rsidRPr="00EB55CF" w:rsidRDefault="00980C5F" w:rsidP="00EB55CF">
            <w:pPr>
              <w:rPr>
                <w:rFonts w:cs="Arial"/>
                <w:b/>
                <w:bCs/>
                <w:color w:val="000000"/>
              </w:rPr>
            </w:pPr>
            <w:r w:rsidRPr="00EB55CF">
              <w:rPr>
                <w:rFonts w:cs="Arial"/>
                <w:b/>
                <w:bCs/>
                <w:color w:val="000000"/>
              </w:rPr>
              <w:t>GSDB Signal Name</w:t>
            </w:r>
          </w:p>
        </w:tc>
      </w:tr>
      <w:tr w:rsidR="00EB55CF" w:rsidRPr="00EB55CF" w14:paraId="1DDB8E57" w14:textId="77777777" w:rsidTr="00EB55CF">
        <w:trPr>
          <w:trHeight w:val="255"/>
          <w:jc w:val="center"/>
        </w:trPr>
        <w:tc>
          <w:tcPr>
            <w:tcW w:w="2596" w:type="dxa"/>
            <w:shd w:val="clear" w:color="auto" w:fill="auto"/>
            <w:noWrap/>
            <w:hideMark/>
          </w:tcPr>
          <w:p w14:paraId="4BD44D3E" w14:textId="77777777" w:rsidR="00EB55CF" w:rsidRPr="00EB55CF" w:rsidRDefault="00980C5F" w:rsidP="00EB55CF">
            <w:pPr>
              <w:rPr>
                <w:rFonts w:cs="Arial"/>
                <w:color w:val="000000"/>
              </w:rPr>
            </w:pPr>
            <w:proofErr w:type="spellStart"/>
            <w:r w:rsidRPr="00EB55CF">
              <w:rPr>
                <w:rFonts w:cs="Arial"/>
                <w:color w:val="000000"/>
              </w:rPr>
              <w:t>ActivePersonality_St</w:t>
            </w:r>
            <w:proofErr w:type="spellEnd"/>
          </w:p>
        </w:tc>
        <w:tc>
          <w:tcPr>
            <w:tcW w:w="1740" w:type="dxa"/>
            <w:shd w:val="clear" w:color="auto" w:fill="auto"/>
            <w:noWrap/>
            <w:hideMark/>
          </w:tcPr>
          <w:p w14:paraId="2AA426A8" w14:textId="77777777" w:rsidR="00EB55CF" w:rsidRPr="00EB55CF" w:rsidRDefault="00980C5F" w:rsidP="00EB55CF">
            <w:pPr>
              <w:rPr>
                <w:rFonts w:cs="Arial"/>
                <w:color w:val="000000"/>
              </w:rPr>
            </w:pPr>
            <w:r w:rsidRPr="00EB55CF">
              <w:rPr>
                <w:rFonts w:cs="Arial"/>
                <w:color w:val="000000"/>
              </w:rPr>
              <w:t>PersIndex</w:t>
            </w:r>
          </w:p>
        </w:tc>
        <w:tc>
          <w:tcPr>
            <w:tcW w:w="2384" w:type="dxa"/>
            <w:shd w:val="clear" w:color="auto" w:fill="auto"/>
            <w:noWrap/>
            <w:hideMark/>
          </w:tcPr>
          <w:p w14:paraId="766BBA6B" w14:textId="77777777" w:rsidR="00EB55CF" w:rsidRPr="00EB55CF" w:rsidRDefault="00980C5F" w:rsidP="00EB55CF">
            <w:pPr>
              <w:rPr>
                <w:rFonts w:cs="Arial"/>
                <w:color w:val="000000"/>
              </w:rPr>
            </w:pPr>
            <w:proofErr w:type="spellStart"/>
            <w:r w:rsidRPr="00EB55CF">
              <w:rPr>
                <w:rFonts w:cs="Arial"/>
                <w:color w:val="000000"/>
              </w:rPr>
              <w:t>PersNo_D_Actl</w:t>
            </w:r>
            <w:proofErr w:type="spellEnd"/>
            <w:r w:rsidRPr="00EB55CF">
              <w:rPr>
                <w:rFonts w:cs="Arial"/>
                <w:color w:val="000000"/>
              </w:rPr>
              <w:t xml:space="preserve"> </w:t>
            </w:r>
          </w:p>
        </w:tc>
      </w:tr>
      <w:tr w:rsidR="00EB55CF" w:rsidRPr="00EB55CF" w14:paraId="2C5FD9AF" w14:textId="77777777" w:rsidTr="00EB55CF">
        <w:trPr>
          <w:trHeight w:val="255"/>
          <w:jc w:val="center"/>
        </w:trPr>
        <w:tc>
          <w:tcPr>
            <w:tcW w:w="2596" w:type="dxa"/>
            <w:shd w:val="clear" w:color="auto" w:fill="auto"/>
            <w:noWrap/>
            <w:hideMark/>
          </w:tcPr>
          <w:p w14:paraId="0AF04FA3" w14:textId="77777777" w:rsidR="00EB55CF" w:rsidRPr="00EB55CF" w:rsidRDefault="00980C5F" w:rsidP="00EB55CF">
            <w:pPr>
              <w:rPr>
                <w:rFonts w:cs="Arial"/>
                <w:color w:val="000000"/>
              </w:rPr>
            </w:pPr>
            <w:proofErr w:type="spellStart"/>
            <w:r w:rsidRPr="00EB55CF">
              <w:rPr>
                <w:rFonts w:cs="Arial"/>
                <w:color w:val="000000"/>
              </w:rPr>
              <w:t>PersonalityRecallCount_St</w:t>
            </w:r>
            <w:proofErr w:type="spellEnd"/>
          </w:p>
        </w:tc>
        <w:tc>
          <w:tcPr>
            <w:tcW w:w="1740" w:type="dxa"/>
            <w:shd w:val="clear" w:color="auto" w:fill="auto"/>
            <w:noWrap/>
            <w:hideMark/>
          </w:tcPr>
          <w:p w14:paraId="402BE440" w14:textId="77777777" w:rsidR="00EB55CF" w:rsidRPr="00EB55CF" w:rsidRDefault="00980C5F" w:rsidP="00EB55CF">
            <w:pPr>
              <w:rPr>
                <w:rFonts w:cs="Arial"/>
                <w:color w:val="000000"/>
              </w:rPr>
            </w:pPr>
            <w:proofErr w:type="spellStart"/>
            <w:r w:rsidRPr="00EB55CF">
              <w:rPr>
                <w:rFonts w:cs="Arial"/>
                <w:color w:val="000000"/>
              </w:rPr>
              <w:t>CountValue</w:t>
            </w:r>
            <w:proofErr w:type="spellEnd"/>
          </w:p>
        </w:tc>
        <w:tc>
          <w:tcPr>
            <w:tcW w:w="2384" w:type="dxa"/>
            <w:shd w:val="clear" w:color="auto" w:fill="auto"/>
            <w:noWrap/>
            <w:hideMark/>
          </w:tcPr>
          <w:p w14:paraId="6EE04264" w14:textId="77777777" w:rsidR="00EB55CF" w:rsidRPr="00EB55CF" w:rsidRDefault="00980C5F" w:rsidP="00EB55CF">
            <w:pPr>
              <w:rPr>
                <w:rFonts w:cs="Arial"/>
                <w:color w:val="000000"/>
              </w:rPr>
            </w:pPr>
            <w:proofErr w:type="spellStart"/>
            <w:r w:rsidRPr="00A00D9C">
              <w:rPr>
                <w:rFonts w:cs="Arial"/>
                <w:color w:val="000000"/>
              </w:rPr>
              <w:t>RecallEvent_No_Cnt</w:t>
            </w:r>
            <w:proofErr w:type="spellEnd"/>
          </w:p>
        </w:tc>
      </w:tr>
      <w:tr w:rsidR="00EB55CF" w:rsidRPr="00EB55CF" w14:paraId="5A97C6D0" w14:textId="77777777" w:rsidTr="00EB55CF">
        <w:trPr>
          <w:trHeight w:val="255"/>
          <w:jc w:val="center"/>
        </w:trPr>
        <w:tc>
          <w:tcPr>
            <w:tcW w:w="2596" w:type="dxa"/>
            <w:vMerge w:val="restart"/>
            <w:shd w:val="clear" w:color="auto" w:fill="auto"/>
            <w:noWrap/>
            <w:hideMark/>
          </w:tcPr>
          <w:p w14:paraId="742EE304" w14:textId="77777777" w:rsidR="00EB55CF" w:rsidRPr="00EB55CF" w:rsidRDefault="00980C5F" w:rsidP="00EB55CF">
            <w:pPr>
              <w:rPr>
                <w:rFonts w:cs="Arial"/>
                <w:color w:val="000000"/>
              </w:rPr>
            </w:pPr>
            <w:proofErr w:type="spellStart"/>
            <w:r w:rsidRPr="00EB55CF">
              <w:rPr>
                <w:rFonts w:cs="Arial"/>
                <w:color w:val="000000"/>
              </w:rPr>
              <w:t>Feature_Rq</w:t>
            </w:r>
            <w:proofErr w:type="spellEnd"/>
          </w:p>
        </w:tc>
        <w:tc>
          <w:tcPr>
            <w:tcW w:w="1740" w:type="dxa"/>
            <w:shd w:val="clear" w:color="auto" w:fill="auto"/>
            <w:noWrap/>
            <w:hideMark/>
          </w:tcPr>
          <w:p w14:paraId="45C8057E" w14:textId="77777777" w:rsidR="00EB55CF" w:rsidRPr="00EB55CF" w:rsidRDefault="00980C5F" w:rsidP="00EB55CF">
            <w:pPr>
              <w:rPr>
                <w:rFonts w:cs="Arial"/>
                <w:color w:val="000000"/>
              </w:rPr>
            </w:pPr>
            <w:r w:rsidRPr="00EB55CF">
              <w:rPr>
                <w:rFonts w:cs="Arial"/>
                <w:color w:val="000000"/>
              </w:rPr>
              <w:t>Operation</w:t>
            </w:r>
          </w:p>
        </w:tc>
        <w:tc>
          <w:tcPr>
            <w:tcW w:w="2384" w:type="dxa"/>
            <w:shd w:val="clear" w:color="auto" w:fill="auto"/>
            <w:noWrap/>
            <w:hideMark/>
          </w:tcPr>
          <w:p w14:paraId="25878220" w14:textId="77777777" w:rsidR="00EB55CF" w:rsidRPr="00EB55CF" w:rsidRDefault="00980C5F" w:rsidP="00EB55CF">
            <w:pPr>
              <w:rPr>
                <w:rFonts w:cs="Arial"/>
                <w:color w:val="000000"/>
              </w:rPr>
            </w:pPr>
            <w:proofErr w:type="spellStart"/>
            <w:r w:rsidRPr="00EB55CF">
              <w:rPr>
                <w:rFonts w:cs="Arial"/>
                <w:color w:val="000000"/>
              </w:rPr>
              <w:t>CtrStkDsplyOp_D_Rq</w:t>
            </w:r>
            <w:proofErr w:type="spellEnd"/>
          </w:p>
        </w:tc>
      </w:tr>
      <w:tr w:rsidR="00EB55CF" w:rsidRPr="00EB55CF" w14:paraId="7EE5D786" w14:textId="77777777" w:rsidTr="00EB55CF">
        <w:trPr>
          <w:trHeight w:val="255"/>
          <w:jc w:val="center"/>
        </w:trPr>
        <w:tc>
          <w:tcPr>
            <w:tcW w:w="2596" w:type="dxa"/>
            <w:vMerge/>
            <w:vAlign w:val="center"/>
            <w:hideMark/>
          </w:tcPr>
          <w:p w14:paraId="0BB2F474" w14:textId="77777777" w:rsidR="00EB55CF" w:rsidRPr="00EB55CF" w:rsidRDefault="00C73931" w:rsidP="00EB55CF">
            <w:pPr>
              <w:rPr>
                <w:rFonts w:cs="Arial"/>
                <w:color w:val="000000"/>
              </w:rPr>
            </w:pPr>
          </w:p>
        </w:tc>
        <w:tc>
          <w:tcPr>
            <w:tcW w:w="1740" w:type="dxa"/>
            <w:shd w:val="clear" w:color="auto" w:fill="auto"/>
            <w:noWrap/>
            <w:hideMark/>
          </w:tcPr>
          <w:p w14:paraId="6B58C647" w14:textId="77777777" w:rsidR="00EB55CF" w:rsidRPr="00EB55CF" w:rsidRDefault="00980C5F" w:rsidP="00EB55CF">
            <w:pPr>
              <w:rPr>
                <w:rFonts w:cs="Arial"/>
                <w:color w:val="000000"/>
              </w:rPr>
            </w:pPr>
            <w:proofErr w:type="spellStart"/>
            <w:r w:rsidRPr="00EB55CF">
              <w:rPr>
                <w:rFonts w:cs="Arial"/>
                <w:color w:val="000000"/>
              </w:rPr>
              <w:t>FeatureID</w:t>
            </w:r>
            <w:proofErr w:type="spellEnd"/>
          </w:p>
        </w:tc>
        <w:tc>
          <w:tcPr>
            <w:tcW w:w="2384" w:type="dxa"/>
            <w:shd w:val="clear" w:color="auto" w:fill="auto"/>
            <w:noWrap/>
            <w:hideMark/>
          </w:tcPr>
          <w:p w14:paraId="47BB7E37" w14:textId="77777777" w:rsidR="00EB55CF" w:rsidRPr="00EB55CF" w:rsidRDefault="00980C5F" w:rsidP="00EB55CF">
            <w:pPr>
              <w:rPr>
                <w:rFonts w:cs="Arial"/>
                <w:color w:val="000000"/>
              </w:rPr>
            </w:pPr>
            <w:proofErr w:type="spellStart"/>
            <w:r w:rsidRPr="00EB55CF">
              <w:rPr>
                <w:rFonts w:cs="Arial"/>
                <w:color w:val="000000"/>
              </w:rPr>
              <w:t>CtrStkFeatNoActl</w:t>
            </w:r>
            <w:proofErr w:type="spellEnd"/>
          </w:p>
        </w:tc>
      </w:tr>
      <w:tr w:rsidR="00EB55CF" w:rsidRPr="00EB55CF" w14:paraId="39440DEE" w14:textId="77777777" w:rsidTr="00EB55CF">
        <w:trPr>
          <w:trHeight w:val="255"/>
          <w:jc w:val="center"/>
        </w:trPr>
        <w:tc>
          <w:tcPr>
            <w:tcW w:w="2596" w:type="dxa"/>
            <w:vMerge/>
            <w:vAlign w:val="center"/>
            <w:hideMark/>
          </w:tcPr>
          <w:p w14:paraId="528A1DD3" w14:textId="77777777" w:rsidR="00EB55CF" w:rsidRPr="00EB55CF" w:rsidRDefault="00C73931" w:rsidP="00EB55CF">
            <w:pPr>
              <w:rPr>
                <w:rFonts w:cs="Arial"/>
                <w:color w:val="000000"/>
              </w:rPr>
            </w:pPr>
          </w:p>
        </w:tc>
        <w:tc>
          <w:tcPr>
            <w:tcW w:w="1740" w:type="dxa"/>
            <w:shd w:val="clear" w:color="auto" w:fill="auto"/>
            <w:noWrap/>
            <w:hideMark/>
          </w:tcPr>
          <w:p w14:paraId="17A70218" w14:textId="77777777" w:rsidR="00EB55CF" w:rsidRPr="00EB55CF" w:rsidRDefault="00980C5F" w:rsidP="00EB55CF">
            <w:pPr>
              <w:rPr>
                <w:rFonts w:cs="Arial"/>
                <w:color w:val="000000"/>
              </w:rPr>
            </w:pPr>
            <w:r w:rsidRPr="00EB55CF">
              <w:rPr>
                <w:rFonts w:cs="Arial"/>
                <w:color w:val="000000"/>
              </w:rPr>
              <w:t>Configuration</w:t>
            </w:r>
          </w:p>
        </w:tc>
        <w:tc>
          <w:tcPr>
            <w:tcW w:w="2384" w:type="dxa"/>
            <w:shd w:val="clear" w:color="auto" w:fill="auto"/>
            <w:noWrap/>
            <w:hideMark/>
          </w:tcPr>
          <w:p w14:paraId="7D080F68" w14:textId="77777777" w:rsidR="00EB55CF" w:rsidRPr="00EB55CF" w:rsidRDefault="00980C5F" w:rsidP="00EB55CF">
            <w:pPr>
              <w:rPr>
                <w:rFonts w:cs="Arial"/>
                <w:color w:val="000000"/>
              </w:rPr>
            </w:pPr>
            <w:proofErr w:type="spellStart"/>
            <w:r w:rsidRPr="00EB55CF">
              <w:rPr>
                <w:rFonts w:cs="Arial"/>
                <w:color w:val="000000"/>
              </w:rPr>
              <w:t>CtrStkFeatConfigActl</w:t>
            </w:r>
            <w:proofErr w:type="spellEnd"/>
          </w:p>
        </w:tc>
      </w:tr>
      <w:tr w:rsidR="00EB55CF" w:rsidRPr="00EB55CF" w14:paraId="36C0F5FE" w14:textId="77777777" w:rsidTr="00EB55CF">
        <w:trPr>
          <w:trHeight w:val="255"/>
          <w:jc w:val="center"/>
        </w:trPr>
        <w:tc>
          <w:tcPr>
            <w:tcW w:w="2596" w:type="dxa"/>
            <w:vMerge/>
            <w:vAlign w:val="center"/>
            <w:hideMark/>
          </w:tcPr>
          <w:p w14:paraId="02D734C3" w14:textId="77777777" w:rsidR="00EB55CF" w:rsidRPr="00EB55CF" w:rsidRDefault="00C73931" w:rsidP="00EB55CF">
            <w:pPr>
              <w:rPr>
                <w:rFonts w:cs="Arial"/>
                <w:color w:val="000000"/>
              </w:rPr>
            </w:pPr>
          </w:p>
        </w:tc>
        <w:tc>
          <w:tcPr>
            <w:tcW w:w="1740" w:type="dxa"/>
            <w:shd w:val="clear" w:color="auto" w:fill="auto"/>
            <w:noWrap/>
            <w:hideMark/>
          </w:tcPr>
          <w:p w14:paraId="150FD364" w14:textId="77777777" w:rsidR="00EB55CF" w:rsidRPr="00EB55CF" w:rsidRDefault="00980C5F" w:rsidP="00EB55CF">
            <w:pPr>
              <w:rPr>
                <w:rFonts w:cs="Arial"/>
                <w:color w:val="000000"/>
              </w:rPr>
            </w:pPr>
            <w:r w:rsidRPr="00EB55CF">
              <w:rPr>
                <w:rFonts w:cs="Arial"/>
                <w:color w:val="000000"/>
              </w:rPr>
              <w:t>PersIndex</w:t>
            </w:r>
          </w:p>
        </w:tc>
        <w:tc>
          <w:tcPr>
            <w:tcW w:w="2384" w:type="dxa"/>
            <w:shd w:val="clear" w:color="auto" w:fill="auto"/>
            <w:noWrap/>
            <w:hideMark/>
          </w:tcPr>
          <w:p w14:paraId="1B2D5FCD" w14:textId="77777777" w:rsidR="00EB55CF" w:rsidRPr="00EB55CF" w:rsidRDefault="00980C5F" w:rsidP="00EB55CF">
            <w:pPr>
              <w:rPr>
                <w:rFonts w:cs="Arial"/>
                <w:color w:val="000000"/>
              </w:rPr>
            </w:pPr>
            <w:proofErr w:type="spellStart"/>
            <w:r w:rsidRPr="00EB55CF">
              <w:rPr>
                <w:rFonts w:cs="Arial"/>
                <w:color w:val="000000"/>
              </w:rPr>
              <w:t>CtrStkPersIndex_D_Actl</w:t>
            </w:r>
            <w:proofErr w:type="spellEnd"/>
          </w:p>
        </w:tc>
      </w:tr>
      <w:tr w:rsidR="00630881" w:rsidRPr="00EB55CF" w14:paraId="02EA3CC6" w14:textId="77777777" w:rsidTr="00EB55CF">
        <w:trPr>
          <w:trHeight w:val="255"/>
          <w:jc w:val="center"/>
        </w:trPr>
        <w:tc>
          <w:tcPr>
            <w:tcW w:w="2596" w:type="dxa"/>
            <w:vAlign w:val="center"/>
          </w:tcPr>
          <w:p w14:paraId="23A9E5CB" w14:textId="77777777" w:rsidR="00630881" w:rsidRPr="00EB55CF" w:rsidRDefault="00980C5F" w:rsidP="00EB55CF">
            <w:pPr>
              <w:rPr>
                <w:rFonts w:cs="Arial"/>
                <w:color w:val="000000"/>
              </w:rPr>
            </w:pPr>
            <w:r>
              <w:rPr>
                <w:rFonts w:cs="Arial"/>
                <w:color w:val="000000"/>
              </w:rPr>
              <w:t>FactoryReset_Rq</w:t>
            </w:r>
          </w:p>
        </w:tc>
        <w:tc>
          <w:tcPr>
            <w:tcW w:w="1740" w:type="dxa"/>
            <w:shd w:val="clear" w:color="auto" w:fill="auto"/>
            <w:noWrap/>
          </w:tcPr>
          <w:p w14:paraId="47E17264" w14:textId="77777777" w:rsidR="00630881" w:rsidRPr="00EB55CF" w:rsidRDefault="00980C5F" w:rsidP="00EB55CF">
            <w:pPr>
              <w:rPr>
                <w:rFonts w:cs="Arial"/>
                <w:color w:val="000000"/>
              </w:rPr>
            </w:pPr>
            <w:r>
              <w:rPr>
                <w:rFonts w:cs="Arial"/>
                <w:color w:val="000000"/>
              </w:rPr>
              <w:t>Type</w:t>
            </w:r>
          </w:p>
        </w:tc>
        <w:tc>
          <w:tcPr>
            <w:tcW w:w="2384" w:type="dxa"/>
            <w:shd w:val="clear" w:color="auto" w:fill="auto"/>
            <w:noWrap/>
          </w:tcPr>
          <w:p w14:paraId="2EEE3168" w14:textId="77777777" w:rsidR="00630881" w:rsidRPr="00EB55CF" w:rsidRDefault="00980C5F" w:rsidP="00EB55CF">
            <w:pPr>
              <w:rPr>
                <w:rFonts w:cs="Arial"/>
                <w:color w:val="000000"/>
              </w:rPr>
            </w:pPr>
            <w:r>
              <w:rPr>
                <w:rFonts w:cs="Arial"/>
                <w:color w:val="000000"/>
              </w:rPr>
              <w:t>SDARS_FactoryReset_Rq</w:t>
            </w:r>
          </w:p>
        </w:tc>
      </w:tr>
    </w:tbl>
    <w:p w14:paraId="6F2A312C" w14:textId="77777777" w:rsidR="00D9378B" w:rsidRPr="00D9378B" w:rsidRDefault="00980C5F" w:rsidP="00D9378B">
      <w:pPr>
        <w:rPr>
          <w:rFonts w:cs="Arial"/>
        </w:rPr>
      </w:pPr>
      <w:r w:rsidRPr="00D9378B">
        <w:rPr>
          <w:rFonts w:cs="Arial"/>
        </w:rPr>
        <w:t>Note:  GSDB signal names are reference only.  The Global Signal Database (GSDB) is the master for all signals.  If there is a conflict bring to the module D&amp;R’s attention.</w:t>
      </w:r>
    </w:p>
    <w:p w14:paraId="40AD5C7F"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C07EC8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5C25A1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33CD25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70A5A73" w14:textId="77777777" w:rsidR="00D90FFA" w:rsidRPr="00AC15C4" w:rsidRDefault="00C73931" w:rsidP="0081629B">
            <w:pPr>
              <w:rPr>
                <w:vanish/>
                <w:color w:val="000000" w:themeColor="text1"/>
              </w:rPr>
            </w:pPr>
          </w:p>
        </w:tc>
      </w:tr>
    </w:tbl>
    <w:p w14:paraId="2F5DD7BA" w14:textId="77777777" w:rsidR="00406F39" w:rsidRDefault="00980C5F" w:rsidP="00AC15C4">
      <w:pPr>
        <w:pStyle w:val="Heading4"/>
      </w:pPr>
      <w:r w:rsidRPr="00B9479B">
        <w:t>MD-REQ-099354/E-</w:t>
      </w:r>
      <w:proofErr w:type="spellStart"/>
      <w:r w:rsidRPr="00B9479B">
        <w:t>ActivePersonality_St</w:t>
      </w:r>
      <w:proofErr w:type="spellEnd"/>
    </w:p>
    <w:p w14:paraId="3E29D409" w14:textId="77777777" w:rsidR="00F73296" w:rsidRPr="00E40509" w:rsidRDefault="00980C5F" w:rsidP="00F73296">
      <w:r w:rsidRPr="00E40509">
        <w:t>Message Type: Status</w:t>
      </w:r>
    </w:p>
    <w:p w14:paraId="65B83276" w14:textId="77777777" w:rsidR="00F73296" w:rsidRPr="00E40509" w:rsidRDefault="00C73931" w:rsidP="00F73296"/>
    <w:p w14:paraId="6674C6DC" w14:textId="77777777" w:rsidR="00F73296" w:rsidRPr="00E40509" w:rsidRDefault="00980C5F" w:rsidP="00F73296">
      <w:r w:rsidRPr="00E40509">
        <w:t>The signal is used to inform the Enhanced Memory System which personality profile is currently active.</w:t>
      </w:r>
    </w:p>
    <w:p w14:paraId="28FDD8A4" w14:textId="77777777" w:rsidR="00F73296" w:rsidRPr="00E40509" w:rsidRDefault="00C73931" w:rsidP="00F73296"/>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F73296" w14:paraId="67427578" w14:textId="77777777" w:rsidTr="00834CFA">
        <w:trPr>
          <w:jc w:val="center"/>
        </w:trPr>
        <w:tc>
          <w:tcPr>
            <w:tcW w:w="1391" w:type="dxa"/>
          </w:tcPr>
          <w:p w14:paraId="2D6CC294" w14:textId="77777777" w:rsidR="00F73296" w:rsidRPr="00E40509" w:rsidRDefault="00980C5F" w:rsidP="00BA31A2">
            <w:pPr>
              <w:rPr>
                <w:b/>
              </w:rPr>
            </w:pPr>
            <w:r w:rsidRPr="00E40509">
              <w:rPr>
                <w:b/>
              </w:rPr>
              <w:t>Name</w:t>
            </w:r>
          </w:p>
        </w:tc>
        <w:tc>
          <w:tcPr>
            <w:tcW w:w="1732" w:type="dxa"/>
          </w:tcPr>
          <w:p w14:paraId="407167AE" w14:textId="77777777" w:rsidR="00F73296" w:rsidRPr="00E40509" w:rsidRDefault="00980C5F" w:rsidP="00BA31A2">
            <w:pPr>
              <w:rPr>
                <w:b/>
              </w:rPr>
            </w:pPr>
            <w:r w:rsidRPr="00E40509">
              <w:rPr>
                <w:b/>
              </w:rPr>
              <w:t>Literals</w:t>
            </w:r>
          </w:p>
        </w:tc>
        <w:tc>
          <w:tcPr>
            <w:tcW w:w="810" w:type="dxa"/>
          </w:tcPr>
          <w:p w14:paraId="59A355BA" w14:textId="77777777" w:rsidR="00F73296" w:rsidRPr="00E40509" w:rsidRDefault="00980C5F" w:rsidP="00BA31A2">
            <w:pPr>
              <w:rPr>
                <w:b/>
              </w:rPr>
            </w:pPr>
            <w:r w:rsidRPr="00E40509">
              <w:rPr>
                <w:b/>
              </w:rPr>
              <w:t>Value</w:t>
            </w:r>
          </w:p>
        </w:tc>
        <w:tc>
          <w:tcPr>
            <w:tcW w:w="5013" w:type="dxa"/>
          </w:tcPr>
          <w:p w14:paraId="6A1CA067" w14:textId="77777777" w:rsidR="00F73296" w:rsidRPr="00E40509" w:rsidRDefault="00980C5F" w:rsidP="00BA31A2">
            <w:pPr>
              <w:rPr>
                <w:b/>
              </w:rPr>
            </w:pPr>
            <w:r w:rsidRPr="00E40509">
              <w:rPr>
                <w:b/>
              </w:rPr>
              <w:t>Description</w:t>
            </w:r>
          </w:p>
        </w:tc>
      </w:tr>
      <w:tr w:rsidR="00F73296" w14:paraId="211F58BB" w14:textId="77777777" w:rsidTr="00834CFA">
        <w:trPr>
          <w:jc w:val="center"/>
        </w:trPr>
        <w:tc>
          <w:tcPr>
            <w:tcW w:w="1391" w:type="dxa"/>
          </w:tcPr>
          <w:p w14:paraId="7BA16591" w14:textId="77777777" w:rsidR="00F73296" w:rsidRDefault="00980C5F" w:rsidP="00BA31A2">
            <w:r>
              <w:t xml:space="preserve">PersIndex </w:t>
            </w:r>
          </w:p>
        </w:tc>
        <w:tc>
          <w:tcPr>
            <w:tcW w:w="1732" w:type="dxa"/>
          </w:tcPr>
          <w:p w14:paraId="79C257DE" w14:textId="77777777" w:rsidR="00F73296" w:rsidRDefault="00980C5F" w:rsidP="00BA31A2">
            <w:r>
              <w:t>-</w:t>
            </w:r>
          </w:p>
        </w:tc>
        <w:tc>
          <w:tcPr>
            <w:tcW w:w="810" w:type="dxa"/>
          </w:tcPr>
          <w:p w14:paraId="2FB1EAF1" w14:textId="77777777" w:rsidR="00F73296" w:rsidRDefault="00980C5F" w:rsidP="00BA31A2">
            <w:r>
              <w:t>-</w:t>
            </w:r>
          </w:p>
        </w:tc>
        <w:tc>
          <w:tcPr>
            <w:tcW w:w="5013" w:type="dxa"/>
          </w:tcPr>
          <w:p w14:paraId="578EECCD" w14:textId="77777777" w:rsidR="00F73296" w:rsidRDefault="00980C5F" w:rsidP="00BA31A2">
            <w:r>
              <w:t>Indicates which Personality Profile is currently active.</w:t>
            </w:r>
          </w:p>
        </w:tc>
      </w:tr>
      <w:tr w:rsidR="004613AA" w14:paraId="5EC08910" w14:textId="77777777" w:rsidTr="00834CFA">
        <w:trPr>
          <w:jc w:val="center"/>
        </w:trPr>
        <w:tc>
          <w:tcPr>
            <w:tcW w:w="1391" w:type="dxa"/>
          </w:tcPr>
          <w:p w14:paraId="4A9BB2C2" w14:textId="77777777" w:rsidR="004613AA" w:rsidRDefault="00C73931" w:rsidP="00BA31A2"/>
        </w:tc>
        <w:tc>
          <w:tcPr>
            <w:tcW w:w="1732" w:type="dxa"/>
          </w:tcPr>
          <w:p w14:paraId="5225987D" w14:textId="77777777" w:rsidR="004613AA" w:rsidRDefault="00980C5F" w:rsidP="00153966">
            <w:r>
              <w:t>Pers1</w:t>
            </w:r>
          </w:p>
        </w:tc>
        <w:tc>
          <w:tcPr>
            <w:tcW w:w="810" w:type="dxa"/>
          </w:tcPr>
          <w:p w14:paraId="0757CF5A" w14:textId="77777777" w:rsidR="004613AA" w:rsidRDefault="00980C5F" w:rsidP="00BA31A2">
            <w:r>
              <w:t>0x0</w:t>
            </w:r>
          </w:p>
        </w:tc>
        <w:tc>
          <w:tcPr>
            <w:tcW w:w="5013" w:type="dxa"/>
          </w:tcPr>
          <w:p w14:paraId="4EBA5E4D" w14:textId="77777777" w:rsidR="004613AA" w:rsidRDefault="00C73931" w:rsidP="00BA31A2"/>
        </w:tc>
      </w:tr>
      <w:tr w:rsidR="004613AA" w14:paraId="22376D3F" w14:textId="77777777" w:rsidTr="00834CFA">
        <w:trPr>
          <w:jc w:val="center"/>
        </w:trPr>
        <w:tc>
          <w:tcPr>
            <w:tcW w:w="1391" w:type="dxa"/>
          </w:tcPr>
          <w:p w14:paraId="1B570388" w14:textId="77777777" w:rsidR="004613AA" w:rsidRDefault="00C73931" w:rsidP="00BA31A2"/>
        </w:tc>
        <w:tc>
          <w:tcPr>
            <w:tcW w:w="1732" w:type="dxa"/>
          </w:tcPr>
          <w:p w14:paraId="742F2E47" w14:textId="77777777" w:rsidR="004613AA" w:rsidRDefault="00980C5F" w:rsidP="00153966">
            <w:r>
              <w:t>Pers2</w:t>
            </w:r>
          </w:p>
        </w:tc>
        <w:tc>
          <w:tcPr>
            <w:tcW w:w="810" w:type="dxa"/>
          </w:tcPr>
          <w:p w14:paraId="510F4AA2" w14:textId="77777777" w:rsidR="004613AA" w:rsidRDefault="00980C5F" w:rsidP="00BA31A2">
            <w:r>
              <w:t>0x1</w:t>
            </w:r>
          </w:p>
        </w:tc>
        <w:tc>
          <w:tcPr>
            <w:tcW w:w="5013" w:type="dxa"/>
          </w:tcPr>
          <w:p w14:paraId="52AF17F8" w14:textId="77777777" w:rsidR="004613AA" w:rsidRDefault="00C73931" w:rsidP="00BA31A2"/>
        </w:tc>
      </w:tr>
      <w:tr w:rsidR="004613AA" w14:paraId="6E144765" w14:textId="77777777" w:rsidTr="00834CFA">
        <w:trPr>
          <w:jc w:val="center"/>
        </w:trPr>
        <w:tc>
          <w:tcPr>
            <w:tcW w:w="1391" w:type="dxa"/>
          </w:tcPr>
          <w:p w14:paraId="4366CFCC" w14:textId="77777777" w:rsidR="004613AA" w:rsidRDefault="00C73931" w:rsidP="00BA31A2"/>
        </w:tc>
        <w:tc>
          <w:tcPr>
            <w:tcW w:w="1732" w:type="dxa"/>
          </w:tcPr>
          <w:p w14:paraId="5A3E8AA4" w14:textId="77777777" w:rsidR="004613AA" w:rsidRDefault="00980C5F" w:rsidP="00153966">
            <w:r>
              <w:t>Pers3</w:t>
            </w:r>
          </w:p>
        </w:tc>
        <w:tc>
          <w:tcPr>
            <w:tcW w:w="810" w:type="dxa"/>
          </w:tcPr>
          <w:p w14:paraId="2C59A4FF" w14:textId="77777777" w:rsidR="004613AA" w:rsidRDefault="00980C5F" w:rsidP="00BA31A2">
            <w:r>
              <w:t>0x2</w:t>
            </w:r>
          </w:p>
        </w:tc>
        <w:tc>
          <w:tcPr>
            <w:tcW w:w="5013" w:type="dxa"/>
          </w:tcPr>
          <w:p w14:paraId="061BA84D" w14:textId="77777777" w:rsidR="004613AA" w:rsidRDefault="00C73931" w:rsidP="00BA31A2"/>
        </w:tc>
      </w:tr>
      <w:tr w:rsidR="004613AA" w14:paraId="6AB33FC7" w14:textId="77777777" w:rsidTr="00834CFA">
        <w:trPr>
          <w:jc w:val="center"/>
        </w:trPr>
        <w:tc>
          <w:tcPr>
            <w:tcW w:w="1391" w:type="dxa"/>
          </w:tcPr>
          <w:p w14:paraId="1B03DB17" w14:textId="77777777" w:rsidR="004613AA" w:rsidRDefault="00C73931" w:rsidP="00BA31A2"/>
        </w:tc>
        <w:tc>
          <w:tcPr>
            <w:tcW w:w="1732" w:type="dxa"/>
          </w:tcPr>
          <w:p w14:paraId="7DF8BC52" w14:textId="77777777" w:rsidR="004613AA" w:rsidRDefault="00980C5F" w:rsidP="00153966">
            <w:r>
              <w:t>Pers4</w:t>
            </w:r>
          </w:p>
        </w:tc>
        <w:tc>
          <w:tcPr>
            <w:tcW w:w="810" w:type="dxa"/>
          </w:tcPr>
          <w:p w14:paraId="4A5D941E" w14:textId="77777777" w:rsidR="004613AA" w:rsidRDefault="00980C5F" w:rsidP="00BA31A2">
            <w:r>
              <w:t>0x3</w:t>
            </w:r>
          </w:p>
        </w:tc>
        <w:tc>
          <w:tcPr>
            <w:tcW w:w="5013" w:type="dxa"/>
          </w:tcPr>
          <w:p w14:paraId="03082655" w14:textId="77777777" w:rsidR="004613AA" w:rsidRDefault="00C73931" w:rsidP="00BA31A2"/>
        </w:tc>
      </w:tr>
      <w:tr w:rsidR="004613AA" w14:paraId="0655F27D" w14:textId="77777777" w:rsidTr="00834CFA">
        <w:trPr>
          <w:jc w:val="center"/>
        </w:trPr>
        <w:tc>
          <w:tcPr>
            <w:tcW w:w="1391" w:type="dxa"/>
          </w:tcPr>
          <w:p w14:paraId="79A29846" w14:textId="77777777" w:rsidR="004613AA" w:rsidRDefault="00C73931" w:rsidP="00BA31A2"/>
        </w:tc>
        <w:tc>
          <w:tcPr>
            <w:tcW w:w="1732" w:type="dxa"/>
          </w:tcPr>
          <w:p w14:paraId="6DB8A43F" w14:textId="77777777" w:rsidR="004613AA" w:rsidRDefault="00980C5F" w:rsidP="00153966">
            <w:r>
              <w:t>Vehicle</w:t>
            </w:r>
          </w:p>
        </w:tc>
        <w:tc>
          <w:tcPr>
            <w:tcW w:w="810" w:type="dxa"/>
          </w:tcPr>
          <w:p w14:paraId="5F81F79A" w14:textId="77777777" w:rsidR="004613AA" w:rsidRDefault="00980C5F" w:rsidP="00BA31A2">
            <w:r>
              <w:t>0x4</w:t>
            </w:r>
          </w:p>
        </w:tc>
        <w:tc>
          <w:tcPr>
            <w:tcW w:w="5013" w:type="dxa"/>
          </w:tcPr>
          <w:p w14:paraId="1804AC62" w14:textId="77777777" w:rsidR="004613AA" w:rsidRDefault="00C73931" w:rsidP="00BA31A2"/>
        </w:tc>
      </w:tr>
      <w:tr w:rsidR="00F73296" w14:paraId="3DBBDB4A" w14:textId="77777777" w:rsidTr="00834CFA">
        <w:trPr>
          <w:jc w:val="center"/>
        </w:trPr>
        <w:tc>
          <w:tcPr>
            <w:tcW w:w="1391" w:type="dxa"/>
          </w:tcPr>
          <w:p w14:paraId="2A445272" w14:textId="77777777" w:rsidR="00F73296" w:rsidRDefault="00C73931" w:rsidP="00BA31A2"/>
        </w:tc>
        <w:tc>
          <w:tcPr>
            <w:tcW w:w="1732" w:type="dxa"/>
          </w:tcPr>
          <w:p w14:paraId="1A1B9943" w14:textId="77777777" w:rsidR="00F73296" w:rsidRDefault="00980C5F" w:rsidP="00BA31A2">
            <w:proofErr w:type="spellStart"/>
            <w:r>
              <w:t>NotDetermined</w:t>
            </w:r>
            <w:proofErr w:type="spellEnd"/>
          </w:p>
        </w:tc>
        <w:tc>
          <w:tcPr>
            <w:tcW w:w="810" w:type="dxa"/>
          </w:tcPr>
          <w:p w14:paraId="2FD35B82" w14:textId="77777777" w:rsidR="00F73296" w:rsidRDefault="00980C5F" w:rsidP="00BA31A2">
            <w:r>
              <w:t>0x5</w:t>
            </w:r>
          </w:p>
        </w:tc>
        <w:tc>
          <w:tcPr>
            <w:tcW w:w="5013" w:type="dxa"/>
          </w:tcPr>
          <w:p w14:paraId="5A6A5E98" w14:textId="77777777" w:rsidR="00F73296" w:rsidRDefault="00C73931" w:rsidP="00BA31A2"/>
        </w:tc>
      </w:tr>
      <w:tr w:rsidR="00E97CF6" w14:paraId="4FB53CAC" w14:textId="77777777" w:rsidTr="00834CFA">
        <w:trPr>
          <w:jc w:val="center"/>
        </w:trPr>
        <w:tc>
          <w:tcPr>
            <w:tcW w:w="1391" w:type="dxa"/>
          </w:tcPr>
          <w:p w14:paraId="6AD87933" w14:textId="77777777" w:rsidR="00E97CF6" w:rsidRDefault="00C73931" w:rsidP="00BA31A2"/>
        </w:tc>
        <w:tc>
          <w:tcPr>
            <w:tcW w:w="1732" w:type="dxa"/>
          </w:tcPr>
          <w:p w14:paraId="0DAE9922" w14:textId="77777777" w:rsidR="00E97CF6" w:rsidRDefault="00980C5F" w:rsidP="00BA31A2">
            <w:proofErr w:type="spellStart"/>
            <w:r>
              <w:t>NotUsed</w:t>
            </w:r>
            <w:proofErr w:type="spellEnd"/>
          </w:p>
        </w:tc>
        <w:tc>
          <w:tcPr>
            <w:tcW w:w="810" w:type="dxa"/>
          </w:tcPr>
          <w:p w14:paraId="7E356DB6" w14:textId="77777777" w:rsidR="00E97CF6" w:rsidRDefault="00980C5F" w:rsidP="00BA31A2">
            <w:r>
              <w:t>0x6</w:t>
            </w:r>
          </w:p>
        </w:tc>
        <w:tc>
          <w:tcPr>
            <w:tcW w:w="5013" w:type="dxa"/>
          </w:tcPr>
          <w:p w14:paraId="62BEE071" w14:textId="77777777" w:rsidR="00E97CF6" w:rsidRDefault="00C73931" w:rsidP="00BA31A2"/>
        </w:tc>
      </w:tr>
      <w:tr w:rsidR="00E97CF6" w14:paraId="78CDA945" w14:textId="77777777" w:rsidTr="00834CFA">
        <w:trPr>
          <w:jc w:val="center"/>
        </w:trPr>
        <w:tc>
          <w:tcPr>
            <w:tcW w:w="1391" w:type="dxa"/>
          </w:tcPr>
          <w:p w14:paraId="76E5625B" w14:textId="77777777" w:rsidR="00E97CF6" w:rsidRDefault="00C73931" w:rsidP="00BA31A2"/>
        </w:tc>
        <w:tc>
          <w:tcPr>
            <w:tcW w:w="1732" w:type="dxa"/>
          </w:tcPr>
          <w:p w14:paraId="58FB2F06" w14:textId="77777777" w:rsidR="00E97CF6" w:rsidRDefault="00980C5F" w:rsidP="00BA31A2">
            <w:proofErr w:type="spellStart"/>
            <w:r>
              <w:t>NotUsed</w:t>
            </w:r>
            <w:proofErr w:type="spellEnd"/>
          </w:p>
        </w:tc>
        <w:tc>
          <w:tcPr>
            <w:tcW w:w="810" w:type="dxa"/>
          </w:tcPr>
          <w:p w14:paraId="3747DDA9" w14:textId="77777777" w:rsidR="00E97CF6" w:rsidRDefault="00980C5F" w:rsidP="00BA31A2">
            <w:r>
              <w:t>0x7</w:t>
            </w:r>
          </w:p>
        </w:tc>
        <w:tc>
          <w:tcPr>
            <w:tcW w:w="5013" w:type="dxa"/>
          </w:tcPr>
          <w:p w14:paraId="5B0F661F" w14:textId="77777777" w:rsidR="00E97CF6" w:rsidRDefault="00C73931" w:rsidP="00BA31A2"/>
        </w:tc>
      </w:tr>
    </w:tbl>
    <w:p w14:paraId="04E3BF7F"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4F6D91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0360F5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5BD934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F31D73" w14:textId="77777777" w:rsidR="00D90FFA" w:rsidRPr="00AC15C4" w:rsidRDefault="00C73931" w:rsidP="0081629B">
            <w:pPr>
              <w:rPr>
                <w:vanish/>
                <w:color w:val="000000" w:themeColor="text1"/>
              </w:rPr>
            </w:pPr>
          </w:p>
        </w:tc>
      </w:tr>
    </w:tbl>
    <w:p w14:paraId="54C8D899" w14:textId="77777777" w:rsidR="00406F39" w:rsidRDefault="00980C5F" w:rsidP="00AC15C4">
      <w:pPr>
        <w:pStyle w:val="Heading4"/>
      </w:pPr>
      <w:r w:rsidRPr="00B9479B">
        <w:t>MD-REQ-099356/A-</w:t>
      </w:r>
      <w:proofErr w:type="spellStart"/>
      <w:r w:rsidRPr="00B9479B">
        <w:t>PersonalityRecallCount_St</w:t>
      </w:r>
      <w:proofErr w:type="spellEnd"/>
    </w:p>
    <w:p w14:paraId="382A4770" w14:textId="77777777" w:rsidR="00A52A56" w:rsidRPr="00E40509" w:rsidRDefault="00980C5F" w:rsidP="00A52A56">
      <w:r w:rsidRPr="00E40509">
        <w:t>Message Type: Status</w:t>
      </w:r>
    </w:p>
    <w:p w14:paraId="49037611" w14:textId="77777777" w:rsidR="00A52A56" w:rsidRPr="00E40509" w:rsidRDefault="00C73931" w:rsidP="00A52A56"/>
    <w:p w14:paraId="24D556F9" w14:textId="77777777" w:rsidR="00A52A56" w:rsidRPr="00E40509" w:rsidRDefault="00980C5F" w:rsidP="00A52A56">
      <w:r w:rsidRPr="00E40509">
        <w:t>The signal is used to inform the Enhanced Memory System a change in personality profile has occurred (counter is incremented each time a profile change occurs).</w:t>
      </w:r>
    </w:p>
    <w:p w14:paraId="27765E68" w14:textId="77777777" w:rsidR="00A52A56" w:rsidRPr="00E40509" w:rsidRDefault="00C73931" w:rsidP="00A52A56"/>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A52A56" w14:paraId="38F24C29" w14:textId="77777777" w:rsidTr="00A52A56">
        <w:trPr>
          <w:jc w:val="center"/>
        </w:trPr>
        <w:tc>
          <w:tcPr>
            <w:tcW w:w="1611" w:type="dxa"/>
          </w:tcPr>
          <w:p w14:paraId="03108E5B" w14:textId="77777777" w:rsidR="00A52A56" w:rsidRPr="00E40509" w:rsidRDefault="00980C5F" w:rsidP="00BA31A2">
            <w:pPr>
              <w:rPr>
                <w:b/>
              </w:rPr>
            </w:pPr>
            <w:r w:rsidRPr="00E40509">
              <w:rPr>
                <w:b/>
              </w:rPr>
              <w:t>Name</w:t>
            </w:r>
          </w:p>
        </w:tc>
        <w:tc>
          <w:tcPr>
            <w:tcW w:w="1039" w:type="dxa"/>
          </w:tcPr>
          <w:p w14:paraId="2D31F2FB" w14:textId="77777777" w:rsidR="00A52A56" w:rsidRPr="00E40509" w:rsidRDefault="00980C5F" w:rsidP="00BA31A2">
            <w:pPr>
              <w:rPr>
                <w:b/>
              </w:rPr>
            </w:pPr>
            <w:r w:rsidRPr="00E40509">
              <w:rPr>
                <w:b/>
              </w:rPr>
              <w:t>Literals</w:t>
            </w:r>
          </w:p>
        </w:tc>
        <w:tc>
          <w:tcPr>
            <w:tcW w:w="861" w:type="dxa"/>
          </w:tcPr>
          <w:p w14:paraId="70434A52" w14:textId="77777777" w:rsidR="00A52A56" w:rsidRPr="00E40509" w:rsidRDefault="00980C5F" w:rsidP="00BA31A2">
            <w:pPr>
              <w:rPr>
                <w:b/>
              </w:rPr>
            </w:pPr>
            <w:r w:rsidRPr="00E40509">
              <w:rPr>
                <w:b/>
              </w:rPr>
              <w:t>Value</w:t>
            </w:r>
          </w:p>
        </w:tc>
        <w:tc>
          <w:tcPr>
            <w:tcW w:w="3257" w:type="dxa"/>
          </w:tcPr>
          <w:p w14:paraId="6087130A" w14:textId="77777777" w:rsidR="00A52A56" w:rsidRPr="00E40509" w:rsidRDefault="00980C5F" w:rsidP="00BA31A2">
            <w:pPr>
              <w:rPr>
                <w:b/>
              </w:rPr>
            </w:pPr>
            <w:r w:rsidRPr="00E40509">
              <w:rPr>
                <w:b/>
              </w:rPr>
              <w:t>Description</w:t>
            </w:r>
          </w:p>
        </w:tc>
      </w:tr>
      <w:tr w:rsidR="00A52A56" w14:paraId="2689466E" w14:textId="77777777" w:rsidTr="00A52A56">
        <w:trPr>
          <w:jc w:val="center"/>
        </w:trPr>
        <w:tc>
          <w:tcPr>
            <w:tcW w:w="1611" w:type="dxa"/>
          </w:tcPr>
          <w:p w14:paraId="42609F74" w14:textId="77777777" w:rsidR="00A52A56" w:rsidRDefault="00980C5F" w:rsidP="00BA31A2">
            <w:proofErr w:type="spellStart"/>
            <w:r>
              <w:t>CountValue</w:t>
            </w:r>
            <w:proofErr w:type="spellEnd"/>
            <w:r>
              <w:t xml:space="preserve"> </w:t>
            </w:r>
          </w:p>
        </w:tc>
        <w:tc>
          <w:tcPr>
            <w:tcW w:w="1039" w:type="dxa"/>
          </w:tcPr>
          <w:p w14:paraId="0FD207D3" w14:textId="77777777" w:rsidR="00A52A56" w:rsidRDefault="00980C5F" w:rsidP="00BA31A2">
            <w:r>
              <w:t>-</w:t>
            </w:r>
          </w:p>
        </w:tc>
        <w:tc>
          <w:tcPr>
            <w:tcW w:w="861" w:type="dxa"/>
          </w:tcPr>
          <w:p w14:paraId="0782E599" w14:textId="77777777" w:rsidR="00A52A56" w:rsidRDefault="00980C5F" w:rsidP="00BA31A2">
            <w:r>
              <w:t>-</w:t>
            </w:r>
          </w:p>
        </w:tc>
        <w:tc>
          <w:tcPr>
            <w:tcW w:w="3257" w:type="dxa"/>
          </w:tcPr>
          <w:p w14:paraId="43AEDE0C" w14:textId="77777777" w:rsidR="00A52A56" w:rsidRDefault="00980C5F" w:rsidP="00BA31A2">
            <w:r>
              <w:t>Increment indicates a change to active personality profile.</w:t>
            </w:r>
          </w:p>
        </w:tc>
      </w:tr>
      <w:tr w:rsidR="00A52A56" w14:paraId="5554D46C" w14:textId="77777777" w:rsidTr="00A52A56">
        <w:trPr>
          <w:jc w:val="center"/>
        </w:trPr>
        <w:tc>
          <w:tcPr>
            <w:tcW w:w="1611" w:type="dxa"/>
          </w:tcPr>
          <w:p w14:paraId="7B5FBC27" w14:textId="77777777" w:rsidR="00A52A56" w:rsidRDefault="00C73931" w:rsidP="00BA31A2"/>
        </w:tc>
        <w:tc>
          <w:tcPr>
            <w:tcW w:w="1039" w:type="dxa"/>
          </w:tcPr>
          <w:p w14:paraId="22C22E56" w14:textId="77777777" w:rsidR="00A52A56" w:rsidRDefault="00980C5F" w:rsidP="00BA31A2">
            <w:r>
              <w:t>0</w:t>
            </w:r>
          </w:p>
        </w:tc>
        <w:tc>
          <w:tcPr>
            <w:tcW w:w="861" w:type="dxa"/>
          </w:tcPr>
          <w:p w14:paraId="0E7870FD" w14:textId="77777777" w:rsidR="00A52A56" w:rsidRDefault="00980C5F" w:rsidP="00BA31A2">
            <w:r>
              <w:t>0x0</w:t>
            </w:r>
          </w:p>
        </w:tc>
        <w:tc>
          <w:tcPr>
            <w:tcW w:w="3257" w:type="dxa"/>
          </w:tcPr>
          <w:p w14:paraId="3D9341EC" w14:textId="77777777" w:rsidR="00A52A56" w:rsidRDefault="00C73931" w:rsidP="00BA31A2"/>
        </w:tc>
      </w:tr>
      <w:tr w:rsidR="00A52A56" w14:paraId="671E2F48" w14:textId="77777777" w:rsidTr="00A52A56">
        <w:trPr>
          <w:jc w:val="center"/>
        </w:trPr>
        <w:tc>
          <w:tcPr>
            <w:tcW w:w="1611" w:type="dxa"/>
          </w:tcPr>
          <w:p w14:paraId="32661D56" w14:textId="77777777" w:rsidR="00A52A56" w:rsidRDefault="00C73931" w:rsidP="00BA31A2"/>
        </w:tc>
        <w:tc>
          <w:tcPr>
            <w:tcW w:w="1039" w:type="dxa"/>
          </w:tcPr>
          <w:p w14:paraId="12802783" w14:textId="77777777" w:rsidR="00A52A56" w:rsidRDefault="00980C5F" w:rsidP="00BA31A2">
            <w:r>
              <w:t>1</w:t>
            </w:r>
          </w:p>
        </w:tc>
        <w:tc>
          <w:tcPr>
            <w:tcW w:w="861" w:type="dxa"/>
          </w:tcPr>
          <w:p w14:paraId="59789A11" w14:textId="77777777" w:rsidR="00A52A56" w:rsidRDefault="00980C5F" w:rsidP="00BA31A2">
            <w:r>
              <w:t>0x1</w:t>
            </w:r>
          </w:p>
        </w:tc>
        <w:tc>
          <w:tcPr>
            <w:tcW w:w="3257" w:type="dxa"/>
          </w:tcPr>
          <w:p w14:paraId="02BB50FA" w14:textId="77777777" w:rsidR="00A52A56" w:rsidRDefault="00C73931" w:rsidP="00BA31A2"/>
        </w:tc>
      </w:tr>
      <w:tr w:rsidR="00A52A56" w14:paraId="549B805E" w14:textId="77777777" w:rsidTr="00A52A56">
        <w:trPr>
          <w:jc w:val="center"/>
        </w:trPr>
        <w:tc>
          <w:tcPr>
            <w:tcW w:w="1611" w:type="dxa"/>
          </w:tcPr>
          <w:p w14:paraId="0C08BA4C" w14:textId="77777777" w:rsidR="00A52A56" w:rsidRDefault="00C73931" w:rsidP="00BA31A2"/>
        </w:tc>
        <w:tc>
          <w:tcPr>
            <w:tcW w:w="1039" w:type="dxa"/>
          </w:tcPr>
          <w:p w14:paraId="45DFB79F" w14:textId="77777777" w:rsidR="00A52A56" w:rsidRDefault="00980C5F" w:rsidP="00BA31A2">
            <w:r>
              <w:t>…</w:t>
            </w:r>
          </w:p>
        </w:tc>
        <w:tc>
          <w:tcPr>
            <w:tcW w:w="861" w:type="dxa"/>
          </w:tcPr>
          <w:p w14:paraId="32942993" w14:textId="77777777" w:rsidR="00A52A56" w:rsidRDefault="00C73931" w:rsidP="00BA31A2"/>
        </w:tc>
        <w:tc>
          <w:tcPr>
            <w:tcW w:w="3257" w:type="dxa"/>
          </w:tcPr>
          <w:p w14:paraId="790BCBEF" w14:textId="77777777" w:rsidR="00A52A56" w:rsidRDefault="00C73931" w:rsidP="00BA31A2"/>
        </w:tc>
      </w:tr>
      <w:tr w:rsidR="00A52A56" w14:paraId="6939528E" w14:textId="77777777" w:rsidTr="00A52A56">
        <w:trPr>
          <w:jc w:val="center"/>
        </w:trPr>
        <w:tc>
          <w:tcPr>
            <w:tcW w:w="1611" w:type="dxa"/>
          </w:tcPr>
          <w:p w14:paraId="6C986964" w14:textId="77777777" w:rsidR="00A52A56" w:rsidRDefault="00C73931" w:rsidP="00BA31A2"/>
        </w:tc>
        <w:tc>
          <w:tcPr>
            <w:tcW w:w="1039" w:type="dxa"/>
          </w:tcPr>
          <w:p w14:paraId="2E1019F7" w14:textId="77777777" w:rsidR="00A52A56" w:rsidRDefault="00980C5F" w:rsidP="00BA31A2">
            <w:r>
              <w:t>255</w:t>
            </w:r>
          </w:p>
        </w:tc>
        <w:tc>
          <w:tcPr>
            <w:tcW w:w="861" w:type="dxa"/>
          </w:tcPr>
          <w:p w14:paraId="3AC0DD4A" w14:textId="77777777" w:rsidR="00A52A56" w:rsidRDefault="00980C5F" w:rsidP="00BA31A2">
            <w:r>
              <w:t>0xFF</w:t>
            </w:r>
          </w:p>
        </w:tc>
        <w:tc>
          <w:tcPr>
            <w:tcW w:w="3257" w:type="dxa"/>
          </w:tcPr>
          <w:p w14:paraId="13F64171" w14:textId="77777777" w:rsidR="00A52A56" w:rsidRDefault="00C73931" w:rsidP="00BA31A2"/>
        </w:tc>
      </w:tr>
    </w:tbl>
    <w:p w14:paraId="57210EDD"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3E984B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A44291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3B4B3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962CA4" w14:textId="77777777" w:rsidR="00D90FFA" w:rsidRPr="00AC15C4" w:rsidRDefault="00C73931" w:rsidP="0081629B">
            <w:pPr>
              <w:rPr>
                <w:vanish/>
                <w:color w:val="000000" w:themeColor="text1"/>
              </w:rPr>
            </w:pPr>
          </w:p>
        </w:tc>
      </w:tr>
    </w:tbl>
    <w:p w14:paraId="29C193AA" w14:textId="77777777" w:rsidR="00406F39" w:rsidRDefault="00980C5F" w:rsidP="00AC15C4">
      <w:pPr>
        <w:pStyle w:val="Heading4"/>
      </w:pPr>
      <w:r w:rsidRPr="00B9479B">
        <w:lastRenderedPageBreak/>
        <w:t>MD-REQ-014068/A-</w:t>
      </w:r>
      <w:proofErr w:type="spellStart"/>
      <w:r w:rsidRPr="00B9479B">
        <w:t>Feature_Rq</w:t>
      </w:r>
      <w:proofErr w:type="spellEnd"/>
      <w:r w:rsidRPr="00B9479B">
        <w:t xml:space="preserve"> (</w:t>
      </w:r>
      <w:proofErr w:type="spellStart"/>
      <w:r w:rsidRPr="00B9479B">
        <w:t>TcSE</w:t>
      </w:r>
      <w:proofErr w:type="spellEnd"/>
      <w:r w:rsidRPr="00B9479B">
        <w:t xml:space="preserve"> ROIN-282333-2)</w:t>
      </w:r>
    </w:p>
    <w:p w14:paraId="024AAA74" w14:textId="77777777" w:rsidR="00055832" w:rsidRDefault="00980C5F">
      <w:pPr>
        <w:rPr>
          <w:rFonts w:cs="Arial"/>
          <w:szCs w:val="20"/>
        </w:rPr>
      </w:pPr>
      <w:r>
        <w:rPr>
          <w:rFonts w:cs="Arial"/>
          <w:szCs w:val="20"/>
        </w:rPr>
        <w:t>Message Type: Request</w:t>
      </w:r>
    </w:p>
    <w:p w14:paraId="0579DD21" w14:textId="77777777" w:rsidR="00055832" w:rsidRDefault="00055832">
      <w:pPr>
        <w:rPr>
          <w:rFonts w:cs="Arial"/>
          <w:szCs w:val="20"/>
        </w:rPr>
      </w:pPr>
    </w:p>
    <w:p w14:paraId="2F24E092" w14:textId="77777777" w:rsidR="00055832" w:rsidRDefault="00980C5F">
      <w:pPr>
        <w:rPr>
          <w:rFonts w:cs="Arial"/>
          <w:szCs w:val="20"/>
        </w:rPr>
      </w:pPr>
      <w:r>
        <w:rPr>
          <w:rFonts w:cs="Arial"/>
          <w:szCs w:val="20"/>
        </w:rPr>
        <w:t xml:space="preserve">Represents the request to command a feature change (select new feature, change feature setting, query features, etc.). </w:t>
      </w:r>
    </w:p>
    <w:p w14:paraId="34C7FBE3" w14:textId="77777777" w:rsidR="00055832" w:rsidRDefault="00055832">
      <w:pPr>
        <w:rPr>
          <w:rFonts w:cs="Arial"/>
          <w:szCs w:val="20"/>
        </w:rPr>
      </w:pPr>
    </w:p>
    <w:p w14:paraId="771704E9" w14:textId="77777777" w:rsidR="00055832" w:rsidRDefault="00980C5F">
      <w:pPr>
        <w:rPr>
          <w:rFonts w:cs="Arial"/>
          <w:szCs w:val="20"/>
        </w:rPr>
      </w:pPr>
      <w:r>
        <w:rPr>
          <w:rFonts w:cs="Arial"/>
          <w:szCs w:val="20"/>
        </w:rPr>
        <w:t>Included Parameters:</w:t>
      </w:r>
    </w:p>
    <w:p w14:paraId="4924497E" w14:textId="77777777" w:rsidR="00055832" w:rsidRDefault="00980C5F">
      <w:pPr>
        <w:rPr>
          <w:rFonts w:cs="Arial"/>
          <w:szCs w:val="20"/>
        </w:rPr>
      </w:pPr>
      <w:r>
        <w:rPr>
          <w:rFonts w:cs="Arial"/>
          <w:szCs w:val="20"/>
        </w:rPr>
        <w:t>Operation</w:t>
      </w:r>
    </w:p>
    <w:p w14:paraId="10244184" w14:textId="77777777" w:rsidR="00055832" w:rsidRDefault="00980C5F">
      <w:pPr>
        <w:rPr>
          <w:rFonts w:cs="Arial"/>
          <w:szCs w:val="20"/>
        </w:rPr>
      </w:pPr>
      <w:proofErr w:type="spellStart"/>
      <w:r>
        <w:rPr>
          <w:rFonts w:cs="Arial"/>
          <w:szCs w:val="20"/>
        </w:rPr>
        <w:t>FeatureID</w:t>
      </w:r>
      <w:proofErr w:type="spellEnd"/>
    </w:p>
    <w:p w14:paraId="59F21727" w14:textId="77777777" w:rsidR="00055832" w:rsidRDefault="00980C5F">
      <w:pPr>
        <w:rPr>
          <w:rFonts w:cs="Arial"/>
          <w:szCs w:val="20"/>
        </w:rPr>
      </w:pPr>
      <w:r>
        <w:rPr>
          <w:rFonts w:cs="Arial"/>
          <w:szCs w:val="20"/>
        </w:rPr>
        <w:t>Configuration</w:t>
      </w:r>
    </w:p>
    <w:p w14:paraId="376F27D5" w14:textId="77777777" w:rsidR="00055832" w:rsidRDefault="00980C5F">
      <w:pPr>
        <w:rPr>
          <w:rFonts w:cs="Arial"/>
          <w:szCs w:val="20"/>
        </w:rPr>
      </w:pPr>
      <w:r>
        <w:rPr>
          <w:rFonts w:cs="Arial"/>
          <w:szCs w:val="20"/>
        </w:rPr>
        <w:t>PersIndex</w:t>
      </w:r>
    </w:p>
    <w:p w14:paraId="3E57E91A" w14:textId="77777777" w:rsidR="00055832" w:rsidRDefault="00055832">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055832" w14:paraId="494BA4BC"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D96524D" w14:textId="77777777" w:rsidR="00055832" w:rsidRDefault="00980C5F">
            <w:pPr>
              <w:rPr>
                <w:rFonts w:cs="Arial"/>
                <w:b/>
                <w:szCs w:val="20"/>
              </w:rPr>
            </w:pPr>
            <w:r>
              <w:rPr>
                <w:rFonts w:cs="Arial"/>
                <w:b/>
                <w:szCs w:val="20"/>
              </w:rPr>
              <w:t>Name</w:t>
            </w:r>
          </w:p>
        </w:tc>
        <w:tc>
          <w:tcPr>
            <w:tcW w:w="1469" w:type="dxa"/>
            <w:tcBorders>
              <w:top w:val="single" w:sz="4" w:space="0" w:color="auto"/>
              <w:left w:val="single" w:sz="4" w:space="0" w:color="auto"/>
              <w:bottom w:val="single" w:sz="4" w:space="0" w:color="auto"/>
              <w:right w:val="single" w:sz="4" w:space="0" w:color="auto"/>
            </w:tcBorders>
            <w:hideMark/>
          </w:tcPr>
          <w:p w14:paraId="1AE0353B" w14:textId="77777777" w:rsidR="00055832" w:rsidRDefault="00980C5F">
            <w:pPr>
              <w:rPr>
                <w:rFonts w:cs="Arial"/>
                <w:b/>
                <w:szCs w:val="20"/>
              </w:rPr>
            </w:pPr>
            <w:r>
              <w:rPr>
                <w:rFonts w:cs="Arial"/>
                <w:b/>
                <w:szCs w:val="20"/>
              </w:rPr>
              <w:t>Literals</w:t>
            </w:r>
          </w:p>
        </w:tc>
        <w:tc>
          <w:tcPr>
            <w:tcW w:w="1800" w:type="dxa"/>
            <w:tcBorders>
              <w:top w:val="single" w:sz="4" w:space="0" w:color="auto"/>
              <w:left w:val="single" w:sz="4" w:space="0" w:color="auto"/>
              <w:bottom w:val="single" w:sz="4" w:space="0" w:color="auto"/>
              <w:right w:val="single" w:sz="4" w:space="0" w:color="auto"/>
            </w:tcBorders>
            <w:hideMark/>
          </w:tcPr>
          <w:p w14:paraId="2666E96F" w14:textId="77777777" w:rsidR="00055832" w:rsidRDefault="00980C5F">
            <w:pPr>
              <w:rPr>
                <w:rFonts w:cs="Arial"/>
                <w:b/>
                <w:szCs w:val="20"/>
              </w:rPr>
            </w:pPr>
            <w:r>
              <w:rPr>
                <w:rFonts w:cs="Arial"/>
                <w:b/>
                <w:szCs w:val="20"/>
              </w:rPr>
              <w:t>Value</w:t>
            </w:r>
          </w:p>
        </w:tc>
        <w:tc>
          <w:tcPr>
            <w:tcW w:w="4785" w:type="dxa"/>
            <w:tcBorders>
              <w:top w:val="single" w:sz="4" w:space="0" w:color="auto"/>
              <w:left w:val="single" w:sz="4" w:space="0" w:color="auto"/>
              <w:bottom w:val="single" w:sz="4" w:space="0" w:color="auto"/>
              <w:right w:val="single" w:sz="4" w:space="0" w:color="auto"/>
            </w:tcBorders>
            <w:hideMark/>
          </w:tcPr>
          <w:p w14:paraId="5516085C" w14:textId="77777777" w:rsidR="00055832" w:rsidRDefault="00980C5F">
            <w:pPr>
              <w:rPr>
                <w:rFonts w:cs="Arial"/>
                <w:b/>
                <w:szCs w:val="20"/>
              </w:rPr>
            </w:pPr>
            <w:r>
              <w:rPr>
                <w:rFonts w:cs="Arial"/>
                <w:b/>
                <w:szCs w:val="20"/>
              </w:rPr>
              <w:t>Description</w:t>
            </w:r>
          </w:p>
        </w:tc>
      </w:tr>
      <w:tr w:rsidR="00055832" w14:paraId="73325C1C"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75FBAF0A" w14:textId="77777777" w:rsidR="00055832" w:rsidRDefault="00980C5F">
            <w:pPr>
              <w:rPr>
                <w:rFonts w:cs="Arial"/>
                <w:b/>
                <w:szCs w:val="20"/>
              </w:rPr>
            </w:pPr>
            <w:r>
              <w:rPr>
                <w:rStyle w:val="objecttype0"/>
                <w:rFonts w:cs="Arial"/>
                <w:szCs w:val="20"/>
              </w:rPr>
              <w:t>Operation</w:t>
            </w:r>
          </w:p>
        </w:tc>
        <w:tc>
          <w:tcPr>
            <w:tcW w:w="1469" w:type="dxa"/>
            <w:tcBorders>
              <w:top w:val="single" w:sz="4" w:space="0" w:color="auto"/>
              <w:left w:val="single" w:sz="4" w:space="0" w:color="auto"/>
              <w:bottom w:val="single" w:sz="4" w:space="0" w:color="auto"/>
              <w:right w:val="single" w:sz="4" w:space="0" w:color="auto"/>
            </w:tcBorders>
            <w:hideMark/>
          </w:tcPr>
          <w:p w14:paraId="5376FE4E"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706D0ED"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7B89DEB9" w14:textId="77777777" w:rsidR="00055832" w:rsidRDefault="00980C5F">
            <w:pPr>
              <w:rPr>
                <w:rFonts w:cs="Arial"/>
                <w:szCs w:val="20"/>
              </w:rPr>
            </w:pPr>
            <w:r>
              <w:rPr>
                <w:rFonts w:cs="Arial"/>
                <w:szCs w:val="20"/>
              </w:rPr>
              <w:t>Type of operation being requested</w:t>
            </w:r>
          </w:p>
        </w:tc>
      </w:tr>
      <w:tr w:rsidR="00055832" w14:paraId="0A0D76CB"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E049694"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111A812" w14:textId="77777777" w:rsidR="00055832" w:rsidRDefault="00980C5F">
            <w:pPr>
              <w:jc w:val="center"/>
              <w:rPr>
                <w:rFonts w:cs="Arial"/>
                <w:szCs w:val="20"/>
              </w:rPr>
            </w:pPr>
            <w:r>
              <w:rPr>
                <w:rFonts w:cs="Arial"/>
                <w:szCs w:val="20"/>
              </w:rPr>
              <w:t>Null</w:t>
            </w:r>
          </w:p>
        </w:tc>
        <w:tc>
          <w:tcPr>
            <w:tcW w:w="1800" w:type="dxa"/>
            <w:tcBorders>
              <w:top w:val="single" w:sz="4" w:space="0" w:color="auto"/>
              <w:left w:val="single" w:sz="4" w:space="0" w:color="auto"/>
              <w:bottom w:val="single" w:sz="4" w:space="0" w:color="auto"/>
              <w:right w:val="single" w:sz="4" w:space="0" w:color="auto"/>
            </w:tcBorders>
            <w:hideMark/>
          </w:tcPr>
          <w:p w14:paraId="5D69A190" w14:textId="77777777" w:rsidR="00055832" w:rsidRDefault="00980C5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38680826" w14:textId="77777777" w:rsidR="00055832" w:rsidRDefault="00055832">
            <w:pPr>
              <w:rPr>
                <w:rFonts w:cs="Arial"/>
                <w:szCs w:val="20"/>
              </w:rPr>
            </w:pPr>
          </w:p>
        </w:tc>
      </w:tr>
      <w:tr w:rsidR="00055832" w14:paraId="6CAA2AD4"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1930D2F"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416D89D5" w14:textId="77777777" w:rsidR="00055832" w:rsidRDefault="00980C5F">
            <w:pPr>
              <w:jc w:val="center"/>
              <w:rPr>
                <w:rFonts w:cs="Arial"/>
                <w:szCs w:val="20"/>
              </w:rPr>
            </w:pPr>
            <w:r>
              <w:rPr>
                <w:rFonts w:cs="Arial"/>
                <w:szCs w:val="20"/>
              </w:rPr>
              <w:t>Query</w:t>
            </w:r>
          </w:p>
        </w:tc>
        <w:tc>
          <w:tcPr>
            <w:tcW w:w="1800" w:type="dxa"/>
            <w:tcBorders>
              <w:top w:val="single" w:sz="4" w:space="0" w:color="auto"/>
              <w:left w:val="single" w:sz="4" w:space="0" w:color="auto"/>
              <w:bottom w:val="single" w:sz="4" w:space="0" w:color="auto"/>
              <w:right w:val="single" w:sz="4" w:space="0" w:color="auto"/>
            </w:tcBorders>
            <w:hideMark/>
          </w:tcPr>
          <w:p w14:paraId="224D8E57" w14:textId="77777777" w:rsidR="00055832" w:rsidRDefault="00980C5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145A70E8" w14:textId="77777777" w:rsidR="00055832" w:rsidRDefault="00055832">
            <w:pPr>
              <w:rPr>
                <w:rFonts w:cs="Arial"/>
                <w:szCs w:val="20"/>
              </w:rPr>
            </w:pPr>
          </w:p>
        </w:tc>
      </w:tr>
      <w:tr w:rsidR="00055832" w14:paraId="4F9E42F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5739E9D8"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3CCF3C9" w14:textId="77777777" w:rsidR="00055832" w:rsidRDefault="00980C5F">
            <w:pPr>
              <w:jc w:val="center"/>
              <w:rPr>
                <w:rFonts w:cs="Arial"/>
                <w:szCs w:val="20"/>
              </w:rPr>
            </w:pPr>
            <w:r>
              <w:rPr>
                <w:rFonts w:cs="Arial"/>
                <w:szCs w:val="20"/>
              </w:rPr>
              <w:t>Set</w:t>
            </w:r>
          </w:p>
        </w:tc>
        <w:tc>
          <w:tcPr>
            <w:tcW w:w="1800" w:type="dxa"/>
            <w:tcBorders>
              <w:top w:val="single" w:sz="4" w:space="0" w:color="auto"/>
              <w:left w:val="single" w:sz="4" w:space="0" w:color="auto"/>
              <w:bottom w:val="single" w:sz="4" w:space="0" w:color="auto"/>
              <w:right w:val="single" w:sz="4" w:space="0" w:color="auto"/>
            </w:tcBorders>
            <w:hideMark/>
          </w:tcPr>
          <w:p w14:paraId="48B14A93" w14:textId="77777777" w:rsidR="00055832" w:rsidRDefault="00980C5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5486BA19" w14:textId="77777777" w:rsidR="00055832" w:rsidRDefault="00055832">
            <w:pPr>
              <w:rPr>
                <w:rFonts w:cs="Arial"/>
                <w:szCs w:val="20"/>
              </w:rPr>
            </w:pPr>
          </w:p>
        </w:tc>
      </w:tr>
      <w:tr w:rsidR="00055832" w14:paraId="1AF0E67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57C27E6"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7134314" w14:textId="77777777" w:rsidR="00055832" w:rsidRDefault="00980C5F">
            <w:pPr>
              <w:jc w:val="center"/>
              <w:rPr>
                <w:rFonts w:cs="Arial"/>
                <w:szCs w:val="20"/>
              </w:rPr>
            </w:pPr>
            <w:r>
              <w:rPr>
                <w:rFonts w:cs="Arial"/>
                <w:szCs w:val="20"/>
              </w:rPr>
              <w:t>Upload</w:t>
            </w:r>
          </w:p>
        </w:tc>
        <w:tc>
          <w:tcPr>
            <w:tcW w:w="1800" w:type="dxa"/>
            <w:tcBorders>
              <w:top w:val="single" w:sz="4" w:space="0" w:color="auto"/>
              <w:left w:val="single" w:sz="4" w:space="0" w:color="auto"/>
              <w:bottom w:val="single" w:sz="4" w:space="0" w:color="auto"/>
              <w:right w:val="single" w:sz="4" w:space="0" w:color="auto"/>
            </w:tcBorders>
            <w:hideMark/>
          </w:tcPr>
          <w:p w14:paraId="0901034D" w14:textId="77777777" w:rsidR="00055832" w:rsidRDefault="00980C5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06E85AD2" w14:textId="77777777" w:rsidR="00055832" w:rsidRDefault="00055832">
            <w:pPr>
              <w:rPr>
                <w:rFonts w:cs="Arial"/>
                <w:szCs w:val="20"/>
              </w:rPr>
            </w:pPr>
          </w:p>
        </w:tc>
      </w:tr>
      <w:tr w:rsidR="00055832" w14:paraId="7EC3849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6C5EAE0"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1D05B16" w14:textId="77777777" w:rsidR="00055832" w:rsidRDefault="00980C5F">
            <w:pPr>
              <w:jc w:val="center"/>
              <w:rPr>
                <w:rFonts w:cs="Arial"/>
                <w:szCs w:val="20"/>
              </w:rPr>
            </w:pPr>
            <w:r>
              <w:rPr>
                <w:rFonts w:cs="Arial"/>
                <w:szCs w:val="20"/>
              </w:rPr>
              <w:t>Restore</w:t>
            </w:r>
          </w:p>
        </w:tc>
        <w:tc>
          <w:tcPr>
            <w:tcW w:w="1800" w:type="dxa"/>
            <w:tcBorders>
              <w:top w:val="single" w:sz="4" w:space="0" w:color="auto"/>
              <w:left w:val="single" w:sz="4" w:space="0" w:color="auto"/>
              <w:bottom w:val="single" w:sz="4" w:space="0" w:color="auto"/>
              <w:right w:val="single" w:sz="4" w:space="0" w:color="auto"/>
            </w:tcBorders>
            <w:hideMark/>
          </w:tcPr>
          <w:p w14:paraId="014307F4" w14:textId="77777777" w:rsidR="00055832" w:rsidRDefault="00980C5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0394CE85" w14:textId="77777777" w:rsidR="00055832" w:rsidRDefault="00055832">
            <w:pPr>
              <w:rPr>
                <w:rFonts w:cs="Arial"/>
                <w:szCs w:val="20"/>
              </w:rPr>
            </w:pPr>
          </w:p>
        </w:tc>
      </w:tr>
      <w:tr w:rsidR="00055832" w14:paraId="6CEEDFE2"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DC30DC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2EF543D2" w14:textId="77777777" w:rsidR="00055832" w:rsidRDefault="00980C5F">
            <w:pPr>
              <w:jc w:val="center"/>
              <w:rPr>
                <w:rFonts w:cs="Arial"/>
                <w:szCs w:val="20"/>
              </w:rPr>
            </w:pPr>
            <w:r>
              <w:rPr>
                <w:rFonts w:cs="Arial"/>
                <w:szCs w:val="20"/>
              </w:rPr>
              <w:t>Copy</w:t>
            </w:r>
          </w:p>
        </w:tc>
        <w:tc>
          <w:tcPr>
            <w:tcW w:w="1800" w:type="dxa"/>
            <w:tcBorders>
              <w:top w:val="single" w:sz="4" w:space="0" w:color="auto"/>
              <w:left w:val="single" w:sz="4" w:space="0" w:color="auto"/>
              <w:bottom w:val="single" w:sz="4" w:space="0" w:color="auto"/>
              <w:right w:val="single" w:sz="4" w:space="0" w:color="auto"/>
            </w:tcBorders>
            <w:hideMark/>
          </w:tcPr>
          <w:p w14:paraId="12379AAC" w14:textId="77777777" w:rsidR="00055832" w:rsidRDefault="00980C5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7A35619E" w14:textId="77777777" w:rsidR="00055832" w:rsidRDefault="00055832">
            <w:pPr>
              <w:rPr>
                <w:rFonts w:cs="Arial"/>
                <w:szCs w:val="20"/>
              </w:rPr>
            </w:pPr>
          </w:p>
        </w:tc>
      </w:tr>
      <w:tr w:rsidR="00055832" w14:paraId="4BAD2E2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230FDA1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22F4B80" w14:textId="77777777" w:rsidR="00055832" w:rsidRDefault="00980C5F">
            <w:pPr>
              <w:jc w:val="center"/>
              <w:rPr>
                <w:rFonts w:cs="Arial"/>
                <w:szCs w:val="20"/>
              </w:rPr>
            </w:pPr>
            <w:proofErr w:type="spellStart"/>
            <w:r>
              <w:rPr>
                <w:rFonts w:cs="Arial"/>
                <w:szCs w:val="20"/>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14:paraId="5B70337B" w14:textId="77777777" w:rsidR="00055832" w:rsidRDefault="00980C5F">
            <w:pPr>
              <w:jc w:val="center"/>
              <w:rPr>
                <w:rFonts w:cs="Arial"/>
                <w:szCs w:val="20"/>
              </w:rPr>
            </w:pPr>
            <w:r>
              <w:rPr>
                <w:rFonts w:cs="Arial"/>
                <w:szCs w:val="20"/>
              </w:rPr>
              <w:t>0x6 – 0x7</w:t>
            </w:r>
          </w:p>
        </w:tc>
        <w:tc>
          <w:tcPr>
            <w:tcW w:w="4785" w:type="dxa"/>
            <w:tcBorders>
              <w:top w:val="single" w:sz="4" w:space="0" w:color="auto"/>
              <w:left w:val="single" w:sz="4" w:space="0" w:color="auto"/>
              <w:bottom w:val="single" w:sz="4" w:space="0" w:color="auto"/>
              <w:right w:val="single" w:sz="4" w:space="0" w:color="auto"/>
            </w:tcBorders>
          </w:tcPr>
          <w:p w14:paraId="7A73E88C" w14:textId="77777777" w:rsidR="00055832" w:rsidRDefault="00055832">
            <w:pPr>
              <w:rPr>
                <w:rFonts w:cs="Arial"/>
                <w:szCs w:val="20"/>
              </w:rPr>
            </w:pPr>
          </w:p>
        </w:tc>
      </w:tr>
      <w:tr w:rsidR="00055832" w14:paraId="676FDFEB"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DD09291" w14:textId="77777777" w:rsidR="00055832" w:rsidRDefault="00980C5F">
            <w:pPr>
              <w:rPr>
                <w:rFonts w:cs="Arial"/>
                <w:b/>
                <w:szCs w:val="20"/>
              </w:rPr>
            </w:pPr>
            <w:proofErr w:type="spellStart"/>
            <w:r>
              <w:rPr>
                <w:rStyle w:val="objecttype0"/>
                <w:rFonts w:cs="Arial"/>
                <w:szCs w:val="20"/>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14:paraId="55939CF1"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1AF8A258"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4F78C6CF" w14:textId="77777777" w:rsidR="00055832" w:rsidRDefault="00980C5F">
            <w:pPr>
              <w:rPr>
                <w:rFonts w:cs="Arial"/>
                <w:szCs w:val="20"/>
              </w:rPr>
            </w:pPr>
            <w:r>
              <w:rPr>
                <w:rFonts w:cs="Arial"/>
                <w:szCs w:val="20"/>
              </w:rPr>
              <w:t>Feature number being requested</w:t>
            </w:r>
          </w:p>
        </w:tc>
      </w:tr>
      <w:tr w:rsidR="00055832" w14:paraId="65E5FBAF"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9EE29B7"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50C3282C" w14:textId="77777777" w:rsidR="00055832" w:rsidRDefault="00055832">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69E8FFE4" w14:textId="77777777" w:rsidR="00055832" w:rsidRDefault="00980C5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2AADBADA" w14:textId="77777777" w:rsidR="00055832" w:rsidRDefault="00055832">
            <w:pPr>
              <w:rPr>
                <w:rFonts w:cs="Arial"/>
                <w:szCs w:val="20"/>
              </w:rPr>
            </w:pPr>
          </w:p>
        </w:tc>
      </w:tr>
      <w:tr w:rsidR="00055832" w14:paraId="639A7F7C"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42F55525" w14:textId="77777777" w:rsidR="00055832" w:rsidRDefault="00980C5F">
            <w:pPr>
              <w:rPr>
                <w:rFonts w:cs="Arial"/>
                <w:b/>
                <w:szCs w:val="20"/>
              </w:rPr>
            </w:pPr>
            <w:r>
              <w:rPr>
                <w:rStyle w:val="objecttype0"/>
                <w:rFonts w:cs="Arial"/>
                <w:szCs w:val="20"/>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58D04DD9"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4A475CC4"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2EBEAA5D" w14:textId="77777777" w:rsidR="00055832" w:rsidRDefault="00980C5F">
            <w:pPr>
              <w:rPr>
                <w:rFonts w:cs="Arial"/>
                <w:szCs w:val="20"/>
              </w:rPr>
            </w:pPr>
            <w:r>
              <w:rPr>
                <w:rFonts w:cs="Arial"/>
                <w:szCs w:val="20"/>
              </w:rPr>
              <w:t>Configuration value being requested</w:t>
            </w:r>
          </w:p>
        </w:tc>
      </w:tr>
      <w:tr w:rsidR="00055832" w14:paraId="48026149"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9199FC0"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tcPr>
          <w:p w14:paraId="27124B37" w14:textId="77777777" w:rsidR="00055832" w:rsidRDefault="00055832">
            <w:pPr>
              <w:jc w:val="center"/>
              <w:rPr>
                <w:rFonts w:cs="Arial"/>
                <w:szCs w:val="20"/>
              </w:rPr>
            </w:pPr>
          </w:p>
        </w:tc>
        <w:tc>
          <w:tcPr>
            <w:tcW w:w="1800" w:type="dxa"/>
            <w:tcBorders>
              <w:top w:val="single" w:sz="4" w:space="0" w:color="auto"/>
              <w:left w:val="single" w:sz="4" w:space="0" w:color="auto"/>
              <w:bottom w:val="single" w:sz="4" w:space="0" w:color="auto"/>
              <w:right w:val="single" w:sz="4" w:space="0" w:color="auto"/>
            </w:tcBorders>
            <w:hideMark/>
          </w:tcPr>
          <w:p w14:paraId="03DC34E2" w14:textId="77777777" w:rsidR="00055832" w:rsidRDefault="00980C5F">
            <w:pPr>
              <w:jc w:val="center"/>
              <w:rPr>
                <w:rFonts w:cs="Arial"/>
                <w:szCs w:val="20"/>
              </w:rPr>
            </w:pPr>
            <w:r>
              <w:rPr>
                <w:rFonts w:cs="Arial"/>
                <w:szCs w:val="20"/>
              </w:rPr>
              <w:t>0x0000 – 0xFFFF</w:t>
            </w:r>
          </w:p>
        </w:tc>
        <w:tc>
          <w:tcPr>
            <w:tcW w:w="4785" w:type="dxa"/>
            <w:tcBorders>
              <w:top w:val="single" w:sz="4" w:space="0" w:color="auto"/>
              <w:left w:val="single" w:sz="4" w:space="0" w:color="auto"/>
              <w:bottom w:val="single" w:sz="4" w:space="0" w:color="auto"/>
              <w:right w:val="single" w:sz="4" w:space="0" w:color="auto"/>
            </w:tcBorders>
          </w:tcPr>
          <w:p w14:paraId="31E5628C" w14:textId="77777777" w:rsidR="00055832" w:rsidRDefault="00055832">
            <w:pPr>
              <w:rPr>
                <w:rFonts w:cs="Arial"/>
                <w:szCs w:val="20"/>
              </w:rPr>
            </w:pPr>
          </w:p>
        </w:tc>
      </w:tr>
      <w:tr w:rsidR="00055832" w14:paraId="62111C77" w14:textId="77777777">
        <w:trPr>
          <w:jc w:val="center"/>
        </w:trPr>
        <w:tc>
          <w:tcPr>
            <w:tcW w:w="1517" w:type="dxa"/>
            <w:tcBorders>
              <w:top w:val="single" w:sz="4" w:space="0" w:color="auto"/>
              <w:left w:val="single" w:sz="4" w:space="0" w:color="auto"/>
              <w:bottom w:val="single" w:sz="4" w:space="0" w:color="auto"/>
              <w:right w:val="single" w:sz="4" w:space="0" w:color="auto"/>
            </w:tcBorders>
            <w:hideMark/>
          </w:tcPr>
          <w:p w14:paraId="1E5B11DA" w14:textId="77777777" w:rsidR="00055832" w:rsidRDefault="00980C5F">
            <w:pPr>
              <w:rPr>
                <w:rFonts w:cs="Arial"/>
                <w:b/>
                <w:szCs w:val="20"/>
              </w:rPr>
            </w:pPr>
            <w:r>
              <w:rPr>
                <w:rStyle w:val="objecttype0"/>
                <w:rFonts w:cs="Arial"/>
                <w:szCs w:val="20"/>
              </w:rPr>
              <w:fldChar w:fldCharType="begin" w:fldLock="1"/>
            </w:r>
            <w:r>
              <w:rPr>
                <w:rStyle w:val="objecttype0"/>
                <w:rFonts w:cs="Arial"/>
                <w:szCs w:val="20"/>
              </w:rPr>
              <w:instrText xml:space="preserve">MERGEFIELD </w:instrText>
            </w:r>
            <w:r>
              <w:rPr>
                <w:rFonts w:cs="Arial"/>
                <w:iCs/>
                <w:szCs w:val="20"/>
              </w:rPr>
              <w:instrText>MethParameter.Name</w:instrText>
            </w:r>
            <w:r>
              <w:rPr>
                <w:rStyle w:val="objecttype0"/>
                <w:rFonts w:cs="Arial"/>
                <w:szCs w:val="20"/>
              </w:rPr>
              <w:fldChar w:fldCharType="separate"/>
            </w:r>
            <w:r>
              <w:rPr>
                <w:rStyle w:val="spelle"/>
                <w:rFonts w:cs="Arial"/>
                <w:iCs/>
                <w:szCs w:val="20"/>
              </w:rPr>
              <w:t>PersIndex</w:t>
            </w:r>
            <w:r>
              <w:rPr>
                <w:rStyle w:val="objecttype0"/>
                <w:rFonts w:cs="Arial"/>
                <w:szCs w:val="20"/>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26C893FD" w14:textId="77777777" w:rsidR="00055832" w:rsidRDefault="00980C5F">
            <w:pPr>
              <w:jc w:val="center"/>
              <w:rPr>
                <w:rFonts w:cs="Arial"/>
                <w:b/>
                <w:szCs w:val="20"/>
              </w:rPr>
            </w:pPr>
            <w:r>
              <w:rPr>
                <w:rFonts w:cs="Arial"/>
                <w:b/>
                <w:szCs w:val="20"/>
              </w:rPr>
              <w:t>-</w:t>
            </w:r>
          </w:p>
        </w:tc>
        <w:tc>
          <w:tcPr>
            <w:tcW w:w="1800" w:type="dxa"/>
            <w:tcBorders>
              <w:top w:val="single" w:sz="4" w:space="0" w:color="auto"/>
              <w:left w:val="single" w:sz="4" w:space="0" w:color="auto"/>
              <w:bottom w:val="single" w:sz="4" w:space="0" w:color="auto"/>
              <w:right w:val="single" w:sz="4" w:space="0" w:color="auto"/>
            </w:tcBorders>
            <w:hideMark/>
          </w:tcPr>
          <w:p w14:paraId="77E228CC" w14:textId="77777777" w:rsidR="00055832" w:rsidRDefault="00980C5F">
            <w:pPr>
              <w:jc w:val="center"/>
              <w:rPr>
                <w:rFonts w:cs="Arial"/>
                <w:b/>
                <w:szCs w:val="20"/>
              </w:rPr>
            </w:pPr>
            <w:r>
              <w:rPr>
                <w:rFonts w:cs="Arial"/>
                <w:b/>
                <w:szCs w:val="20"/>
              </w:rPr>
              <w:t>-</w:t>
            </w:r>
          </w:p>
        </w:tc>
        <w:tc>
          <w:tcPr>
            <w:tcW w:w="4785" w:type="dxa"/>
            <w:tcBorders>
              <w:top w:val="single" w:sz="4" w:space="0" w:color="auto"/>
              <w:left w:val="single" w:sz="4" w:space="0" w:color="auto"/>
              <w:bottom w:val="single" w:sz="4" w:space="0" w:color="auto"/>
              <w:right w:val="single" w:sz="4" w:space="0" w:color="auto"/>
            </w:tcBorders>
            <w:hideMark/>
          </w:tcPr>
          <w:p w14:paraId="3A441CC9" w14:textId="77777777" w:rsidR="00055832" w:rsidRDefault="00980C5F">
            <w:pPr>
              <w:rPr>
                <w:rFonts w:cs="Arial"/>
                <w:szCs w:val="20"/>
              </w:rPr>
            </w:pPr>
            <w:r>
              <w:rPr>
                <w:rFonts w:cs="Arial"/>
                <w:szCs w:val="20"/>
              </w:rPr>
              <w:t>Indicates which personality profile is being accessed</w:t>
            </w:r>
          </w:p>
        </w:tc>
      </w:tr>
      <w:tr w:rsidR="00055832" w14:paraId="7B175F2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57DEC14"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AD695DC" w14:textId="77777777" w:rsidR="00055832" w:rsidRDefault="00980C5F">
            <w:pPr>
              <w:jc w:val="center"/>
            </w:pPr>
            <w:r>
              <w:rPr>
                <w:rStyle w:val="msoins0"/>
                <w:rFonts w:cs="Arial"/>
                <w:szCs w:val="20"/>
              </w:rPr>
              <w:t>PERS_1</w:t>
            </w:r>
          </w:p>
        </w:tc>
        <w:tc>
          <w:tcPr>
            <w:tcW w:w="1800" w:type="dxa"/>
            <w:tcBorders>
              <w:top w:val="single" w:sz="4" w:space="0" w:color="auto"/>
              <w:left w:val="single" w:sz="4" w:space="0" w:color="auto"/>
              <w:bottom w:val="single" w:sz="4" w:space="0" w:color="auto"/>
              <w:right w:val="single" w:sz="4" w:space="0" w:color="auto"/>
            </w:tcBorders>
            <w:hideMark/>
          </w:tcPr>
          <w:p w14:paraId="653FBD2F" w14:textId="77777777" w:rsidR="00055832" w:rsidRDefault="00980C5F">
            <w:pPr>
              <w:jc w:val="center"/>
              <w:rPr>
                <w:rFonts w:cs="Arial"/>
                <w:szCs w:val="20"/>
              </w:rPr>
            </w:pPr>
            <w:r>
              <w:rPr>
                <w:rFonts w:cs="Arial"/>
                <w:szCs w:val="20"/>
              </w:rPr>
              <w:t>0x0</w:t>
            </w:r>
          </w:p>
        </w:tc>
        <w:tc>
          <w:tcPr>
            <w:tcW w:w="4785" w:type="dxa"/>
            <w:tcBorders>
              <w:top w:val="single" w:sz="4" w:space="0" w:color="auto"/>
              <w:left w:val="single" w:sz="4" w:space="0" w:color="auto"/>
              <w:bottom w:val="single" w:sz="4" w:space="0" w:color="auto"/>
              <w:right w:val="single" w:sz="4" w:space="0" w:color="auto"/>
            </w:tcBorders>
          </w:tcPr>
          <w:p w14:paraId="5949B0FA" w14:textId="77777777" w:rsidR="00055832" w:rsidRDefault="00055832">
            <w:pPr>
              <w:rPr>
                <w:rStyle w:val="msoins00"/>
                <w:rFonts w:cs="Arial"/>
              </w:rPr>
            </w:pPr>
          </w:p>
        </w:tc>
      </w:tr>
      <w:tr w:rsidR="00055832" w14:paraId="5F1DB396"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AAA506E"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DC7025" w14:textId="77777777" w:rsidR="00055832" w:rsidRDefault="00980C5F">
            <w:pPr>
              <w:jc w:val="center"/>
            </w:pPr>
            <w:r>
              <w:rPr>
                <w:rStyle w:val="msoins0"/>
                <w:rFonts w:cs="Arial"/>
                <w:szCs w:val="20"/>
              </w:rPr>
              <w:t>PERS_2</w:t>
            </w:r>
          </w:p>
        </w:tc>
        <w:tc>
          <w:tcPr>
            <w:tcW w:w="1800" w:type="dxa"/>
            <w:tcBorders>
              <w:top w:val="single" w:sz="4" w:space="0" w:color="auto"/>
              <w:left w:val="single" w:sz="4" w:space="0" w:color="auto"/>
              <w:bottom w:val="single" w:sz="4" w:space="0" w:color="auto"/>
              <w:right w:val="single" w:sz="4" w:space="0" w:color="auto"/>
            </w:tcBorders>
            <w:hideMark/>
          </w:tcPr>
          <w:p w14:paraId="5DC6E94C" w14:textId="77777777" w:rsidR="00055832" w:rsidRDefault="00980C5F">
            <w:pPr>
              <w:jc w:val="center"/>
              <w:rPr>
                <w:rFonts w:cs="Arial"/>
                <w:szCs w:val="20"/>
              </w:rPr>
            </w:pPr>
            <w:r>
              <w:rPr>
                <w:rFonts w:cs="Arial"/>
                <w:szCs w:val="20"/>
              </w:rPr>
              <w:t>0x1</w:t>
            </w:r>
          </w:p>
        </w:tc>
        <w:tc>
          <w:tcPr>
            <w:tcW w:w="4785" w:type="dxa"/>
            <w:tcBorders>
              <w:top w:val="single" w:sz="4" w:space="0" w:color="auto"/>
              <w:left w:val="single" w:sz="4" w:space="0" w:color="auto"/>
              <w:bottom w:val="single" w:sz="4" w:space="0" w:color="auto"/>
              <w:right w:val="single" w:sz="4" w:space="0" w:color="auto"/>
            </w:tcBorders>
          </w:tcPr>
          <w:p w14:paraId="32F0E8BF" w14:textId="77777777" w:rsidR="00055832" w:rsidRDefault="00055832">
            <w:pPr>
              <w:rPr>
                <w:rFonts w:cs="Arial"/>
                <w:szCs w:val="20"/>
              </w:rPr>
            </w:pPr>
          </w:p>
        </w:tc>
      </w:tr>
      <w:tr w:rsidR="00055832" w14:paraId="5C86DEBA"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117F7748"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20FCD4F" w14:textId="77777777" w:rsidR="00055832" w:rsidRDefault="00980C5F">
            <w:pPr>
              <w:jc w:val="center"/>
            </w:pPr>
            <w:r>
              <w:rPr>
                <w:rStyle w:val="msoins0"/>
                <w:rFonts w:cs="Arial"/>
                <w:szCs w:val="20"/>
              </w:rPr>
              <w:t>PERS_3</w:t>
            </w:r>
          </w:p>
        </w:tc>
        <w:tc>
          <w:tcPr>
            <w:tcW w:w="1800" w:type="dxa"/>
            <w:tcBorders>
              <w:top w:val="single" w:sz="4" w:space="0" w:color="auto"/>
              <w:left w:val="single" w:sz="4" w:space="0" w:color="auto"/>
              <w:bottom w:val="single" w:sz="4" w:space="0" w:color="auto"/>
              <w:right w:val="single" w:sz="4" w:space="0" w:color="auto"/>
            </w:tcBorders>
            <w:hideMark/>
          </w:tcPr>
          <w:p w14:paraId="13444CD5" w14:textId="77777777" w:rsidR="00055832" w:rsidRDefault="00980C5F">
            <w:pPr>
              <w:jc w:val="center"/>
              <w:rPr>
                <w:rFonts w:cs="Arial"/>
                <w:szCs w:val="20"/>
              </w:rPr>
            </w:pPr>
            <w:r>
              <w:rPr>
                <w:rFonts w:cs="Arial"/>
                <w:szCs w:val="20"/>
              </w:rPr>
              <w:t>0x2</w:t>
            </w:r>
          </w:p>
        </w:tc>
        <w:tc>
          <w:tcPr>
            <w:tcW w:w="4785" w:type="dxa"/>
            <w:tcBorders>
              <w:top w:val="single" w:sz="4" w:space="0" w:color="auto"/>
              <w:left w:val="single" w:sz="4" w:space="0" w:color="auto"/>
              <w:bottom w:val="single" w:sz="4" w:space="0" w:color="auto"/>
              <w:right w:val="single" w:sz="4" w:space="0" w:color="auto"/>
            </w:tcBorders>
          </w:tcPr>
          <w:p w14:paraId="3E4447E5" w14:textId="77777777" w:rsidR="00055832" w:rsidRDefault="00055832">
            <w:pPr>
              <w:rPr>
                <w:rFonts w:cs="Arial"/>
                <w:szCs w:val="20"/>
              </w:rPr>
            </w:pPr>
          </w:p>
        </w:tc>
      </w:tr>
      <w:tr w:rsidR="00055832" w14:paraId="70305281"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D1B6AC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FDCFD28" w14:textId="77777777" w:rsidR="00055832" w:rsidRDefault="00980C5F">
            <w:pPr>
              <w:jc w:val="center"/>
            </w:pPr>
            <w:r>
              <w:rPr>
                <w:rStyle w:val="msoins0"/>
                <w:rFonts w:cs="Arial"/>
                <w:szCs w:val="20"/>
              </w:rPr>
              <w:t>PERS_4</w:t>
            </w:r>
          </w:p>
        </w:tc>
        <w:tc>
          <w:tcPr>
            <w:tcW w:w="1800" w:type="dxa"/>
            <w:tcBorders>
              <w:top w:val="single" w:sz="4" w:space="0" w:color="auto"/>
              <w:left w:val="single" w:sz="4" w:space="0" w:color="auto"/>
              <w:bottom w:val="single" w:sz="4" w:space="0" w:color="auto"/>
              <w:right w:val="single" w:sz="4" w:space="0" w:color="auto"/>
            </w:tcBorders>
            <w:hideMark/>
          </w:tcPr>
          <w:p w14:paraId="3BE8DAB2" w14:textId="77777777" w:rsidR="00055832" w:rsidRDefault="00980C5F">
            <w:pPr>
              <w:jc w:val="center"/>
              <w:rPr>
                <w:rFonts w:cs="Arial"/>
                <w:szCs w:val="20"/>
              </w:rPr>
            </w:pPr>
            <w:r>
              <w:rPr>
                <w:rFonts w:cs="Arial"/>
                <w:szCs w:val="20"/>
              </w:rPr>
              <w:t>0X3</w:t>
            </w:r>
          </w:p>
        </w:tc>
        <w:tc>
          <w:tcPr>
            <w:tcW w:w="4785" w:type="dxa"/>
            <w:tcBorders>
              <w:top w:val="single" w:sz="4" w:space="0" w:color="auto"/>
              <w:left w:val="single" w:sz="4" w:space="0" w:color="auto"/>
              <w:bottom w:val="single" w:sz="4" w:space="0" w:color="auto"/>
              <w:right w:val="single" w:sz="4" w:space="0" w:color="auto"/>
            </w:tcBorders>
          </w:tcPr>
          <w:p w14:paraId="6F1ABF78" w14:textId="77777777" w:rsidR="00055832" w:rsidRDefault="00055832">
            <w:pPr>
              <w:rPr>
                <w:rFonts w:cs="Arial"/>
                <w:szCs w:val="20"/>
              </w:rPr>
            </w:pPr>
          </w:p>
        </w:tc>
      </w:tr>
      <w:tr w:rsidR="00055832" w14:paraId="22D3D2C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08DA1F12"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2E6A0EC" w14:textId="77777777" w:rsidR="00055832" w:rsidRDefault="00980C5F">
            <w:pPr>
              <w:jc w:val="center"/>
            </w:pPr>
            <w:r>
              <w:rPr>
                <w:rStyle w:val="msoins0"/>
                <w:rFonts w:cs="Arial"/>
                <w:szCs w:val="20"/>
              </w:rPr>
              <w:t>VEHICLE</w:t>
            </w:r>
          </w:p>
        </w:tc>
        <w:tc>
          <w:tcPr>
            <w:tcW w:w="1800" w:type="dxa"/>
            <w:tcBorders>
              <w:top w:val="single" w:sz="4" w:space="0" w:color="auto"/>
              <w:left w:val="single" w:sz="4" w:space="0" w:color="auto"/>
              <w:bottom w:val="single" w:sz="4" w:space="0" w:color="auto"/>
              <w:right w:val="single" w:sz="4" w:space="0" w:color="auto"/>
            </w:tcBorders>
            <w:hideMark/>
          </w:tcPr>
          <w:p w14:paraId="54B85E17" w14:textId="77777777" w:rsidR="00055832" w:rsidRDefault="00980C5F">
            <w:pPr>
              <w:jc w:val="center"/>
              <w:rPr>
                <w:rFonts w:cs="Arial"/>
                <w:szCs w:val="20"/>
              </w:rPr>
            </w:pPr>
            <w:r>
              <w:rPr>
                <w:rFonts w:cs="Arial"/>
                <w:szCs w:val="20"/>
              </w:rPr>
              <w:t>0X4</w:t>
            </w:r>
          </w:p>
        </w:tc>
        <w:tc>
          <w:tcPr>
            <w:tcW w:w="4785" w:type="dxa"/>
            <w:tcBorders>
              <w:top w:val="single" w:sz="4" w:space="0" w:color="auto"/>
              <w:left w:val="single" w:sz="4" w:space="0" w:color="auto"/>
              <w:bottom w:val="single" w:sz="4" w:space="0" w:color="auto"/>
              <w:right w:val="single" w:sz="4" w:space="0" w:color="auto"/>
            </w:tcBorders>
          </w:tcPr>
          <w:p w14:paraId="3FFE88D3" w14:textId="77777777" w:rsidR="00055832" w:rsidRDefault="00055832">
            <w:pPr>
              <w:rPr>
                <w:rFonts w:cs="Arial"/>
                <w:szCs w:val="20"/>
              </w:rPr>
            </w:pPr>
          </w:p>
        </w:tc>
      </w:tr>
      <w:tr w:rsidR="00055832" w14:paraId="06E97DC7"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334A0B1D"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3A9923D0" w14:textId="77777777" w:rsidR="00055832" w:rsidRDefault="00980C5F">
            <w:pPr>
              <w:jc w:val="center"/>
            </w:pPr>
            <w:r>
              <w:rPr>
                <w:rStyle w:val="msoins0"/>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1FFFB8F5" w14:textId="77777777" w:rsidR="00055832" w:rsidRDefault="00980C5F">
            <w:pPr>
              <w:jc w:val="center"/>
              <w:rPr>
                <w:rFonts w:cs="Arial"/>
                <w:szCs w:val="20"/>
              </w:rPr>
            </w:pPr>
            <w:r>
              <w:rPr>
                <w:rFonts w:cs="Arial"/>
                <w:szCs w:val="20"/>
              </w:rPr>
              <w:t>0x5</w:t>
            </w:r>
          </w:p>
        </w:tc>
        <w:tc>
          <w:tcPr>
            <w:tcW w:w="4785" w:type="dxa"/>
            <w:tcBorders>
              <w:top w:val="single" w:sz="4" w:space="0" w:color="auto"/>
              <w:left w:val="single" w:sz="4" w:space="0" w:color="auto"/>
              <w:bottom w:val="single" w:sz="4" w:space="0" w:color="auto"/>
              <w:right w:val="single" w:sz="4" w:space="0" w:color="auto"/>
            </w:tcBorders>
          </w:tcPr>
          <w:p w14:paraId="3067530A" w14:textId="77777777" w:rsidR="00055832" w:rsidRDefault="00055832">
            <w:pPr>
              <w:rPr>
                <w:rFonts w:cs="Arial"/>
                <w:szCs w:val="20"/>
              </w:rPr>
            </w:pPr>
          </w:p>
        </w:tc>
      </w:tr>
      <w:tr w:rsidR="00055832" w14:paraId="1ABD5878"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468AF849"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63DCD0" w14:textId="77777777" w:rsidR="00055832" w:rsidRDefault="00980C5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7E1AFEA9" w14:textId="77777777" w:rsidR="00055832" w:rsidRDefault="00980C5F">
            <w:pPr>
              <w:jc w:val="center"/>
              <w:rPr>
                <w:rFonts w:cs="Arial"/>
                <w:szCs w:val="20"/>
              </w:rPr>
            </w:pPr>
            <w:r>
              <w:rPr>
                <w:rFonts w:cs="Arial"/>
                <w:szCs w:val="20"/>
              </w:rPr>
              <w:t>0x6</w:t>
            </w:r>
          </w:p>
        </w:tc>
        <w:tc>
          <w:tcPr>
            <w:tcW w:w="4785" w:type="dxa"/>
            <w:tcBorders>
              <w:top w:val="single" w:sz="4" w:space="0" w:color="auto"/>
              <w:left w:val="single" w:sz="4" w:space="0" w:color="auto"/>
              <w:bottom w:val="single" w:sz="4" w:space="0" w:color="auto"/>
              <w:right w:val="single" w:sz="4" w:space="0" w:color="auto"/>
            </w:tcBorders>
          </w:tcPr>
          <w:p w14:paraId="6CA89732" w14:textId="77777777" w:rsidR="00055832" w:rsidRDefault="00055832">
            <w:pPr>
              <w:rPr>
                <w:rFonts w:cs="Arial"/>
                <w:szCs w:val="20"/>
              </w:rPr>
            </w:pPr>
          </w:p>
        </w:tc>
      </w:tr>
      <w:tr w:rsidR="00055832" w14:paraId="4692212C" w14:textId="77777777">
        <w:trPr>
          <w:jc w:val="center"/>
        </w:trPr>
        <w:tc>
          <w:tcPr>
            <w:tcW w:w="1517" w:type="dxa"/>
            <w:tcBorders>
              <w:top w:val="single" w:sz="4" w:space="0" w:color="auto"/>
              <w:left w:val="single" w:sz="4" w:space="0" w:color="auto"/>
              <w:bottom w:val="single" w:sz="4" w:space="0" w:color="auto"/>
              <w:right w:val="single" w:sz="4" w:space="0" w:color="auto"/>
            </w:tcBorders>
          </w:tcPr>
          <w:p w14:paraId="6CF7BE72" w14:textId="77777777" w:rsidR="00055832" w:rsidRDefault="00055832">
            <w:pPr>
              <w:rPr>
                <w:rStyle w:val="objecttype0"/>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75206DC" w14:textId="77777777" w:rsidR="00055832" w:rsidRDefault="00980C5F">
            <w:pPr>
              <w:jc w:val="center"/>
              <w:rPr>
                <w:rFonts w:cs="Arial"/>
                <w:szCs w:val="20"/>
              </w:rPr>
            </w:pPr>
            <w:r>
              <w:rPr>
                <w:rFonts w:cs="Arial"/>
                <w:szCs w:val="20"/>
              </w:rPr>
              <w:t>Not Used</w:t>
            </w:r>
          </w:p>
        </w:tc>
        <w:tc>
          <w:tcPr>
            <w:tcW w:w="1800" w:type="dxa"/>
            <w:tcBorders>
              <w:top w:val="single" w:sz="4" w:space="0" w:color="auto"/>
              <w:left w:val="single" w:sz="4" w:space="0" w:color="auto"/>
              <w:bottom w:val="single" w:sz="4" w:space="0" w:color="auto"/>
              <w:right w:val="single" w:sz="4" w:space="0" w:color="auto"/>
            </w:tcBorders>
            <w:hideMark/>
          </w:tcPr>
          <w:p w14:paraId="20DE120C" w14:textId="77777777" w:rsidR="00055832" w:rsidRDefault="00980C5F">
            <w:pPr>
              <w:jc w:val="center"/>
              <w:rPr>
                <w:rFonts w:cs="Arial"/>
                <w:szCs w:val="20"/>
              </w:rPr>
            </w:pPr>
            <w:r>
              <w:rPr>
                <w:rFonts w:cs="Arial"/>
                <w:szCs w:val="20"/>
              </w:rPr>
              <w:t>0x7</w:t>
            </w:r>
          </w:p>
        </w:tc>
        <w:tc>
          <w:tcPr>
            <w:tcW w:w="4785" w:type="dxa"/>
            <w:tcBorders>
              <w:top w:val="single" w:sz="4" w:space="0" w:color="auto"/>
              <w:left w:val="single" w:sz="4" w:space="0" w:color="auto"/>
              <w:bottom w:val="single" w:sz="4" w:space="0" w:color="auto"/>
              <w:right w:val="single" w:sz="4" w:space="0" w:color="auto"/>
            </w:tcBorders>
          </w:tcPr>
          <w:p w14:paraId="02670E09" w14:textId="77777777" w:rsidR="00055832" w:rsidRDefault="00055832">
            <w:pPr>
              <w:rPr>
                <w:rFonts w:cs="Arial"/>
                <w:szCs w:val="20"/>
              </w:rPr>
            </w:pPr>
          </w:p>
        </w:tc>
      </w:tr>
    </w:tbl>
    <w:p w14:paraId="6F0F6DC6" w14:textId="77777777" w:rsidR="00055832" w:rsidRDefault="00055832">
      <w:pPr>
        <w:rPr>
          <w:rFonts w:cs="Arial"/>
          <w:szCs w:val="20"/>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7CA057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DF33F2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3637EF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C3FB72F" w14:textId="77777777" w:rsidR="00D90FFA" w:rsidRPr="00AC15C4" w:rsidRDefault="00C73931" w:rsidP="0081629B">
            <w:pPr>
              <w:rPr>
                <w:vanish/>
                <w:color w:val="000000" w:themeColor="text1"/>
              </w:rPr>
            </w:pPr>
          </w:p>
        </w:tc>
      </w:tr>
    </w:tbl>
    <w:p w14:paraId="6B097023" w14:textId="77777777" w:rsidR="00406F39" w:rsidRDefault="00980C5F" w:rsidP="00AC15C4">
      <w:pPr>
        <w:pStyle w:val="Heading4"/>
      </w:pPr>
      <w:r w:rsidRPr="00B9479B">
        <w:t>MD-REQ-015018/A-FactoryReset_Rq (</w:t>
      </w:r>
      <w:proofErr w:type="spellStart"/>
      <w:r w:rsidRPr="00B9479B">
        <w:t>TcSE</w:t>
      </w:r>
      <w:proofErr w:type="spellEnd"/>
      <w:r w:rsidRPr="00B9479B">
        <w:t xml:space="preserve"> ROIN-284876-1)</w:t>
      </w:r>
    </w:p>
    <w:p w14:paraId="641FDC55" w14:textId="77777777" w:rsidR="00055832" w:rsidRDefault="00980C5F">
      <w:pPr>
        <w:rPr>
          <w:rFonts w:cs="Arial"/>
          <w:szCs w:val="20"/>
        </w:rPr>
      </w:pPr>
      <w:r>
        <w:rPr>
          <w:rFonts w:cs="Arial"/>
          <w:szCs w:val="20"/>
        </w:rPr>
        <w:t>Message Type: Request</w:t>
      </w:r>
    </w:p>
    <w:p w14:paraId="35549F31" w14:textId="77777777" w:rsidR="00055832" w:rsidRDefault="00055832">
      <w:pPr>
        <w:rPr>
          <w:rFonts w:cs="Arial"/>
          <w:szCs w:val="20"/>
        </w:rPr>
      </w:pPr>
    </w:p>
    <w:p w14:paraId="0A6BED60" w14:textId="77777777" w:rsidR="00055832" w:rsidRDefault="00980C5F">
      <w:pPr>
        <w:rPr>
          <w:rFonts w:cs="Arial"/>
        </w:rPr>
      </w:pPr>
      <w:r>
        <w:rPr>
          <w:rFonts w:cs="Arial"/>
          <w:szCs w:val="20"/>
        </w:rPr>
        <w:t xml:space="preserve">Note: </w:t>
      </w:r>
      <w:r>
        <w:rPr>
          <w:rFonts w:cs="Arial"/>
        </w:rPr>
        <w:t>Reset all user adjustable parameters to the factory default setting.</w:t>
      </w:r>
    </w:p>
    <w:p w14:paraId="697E35CB" w14:textId="77777777" w:rsidR="00055832" w:rsidRDefault="00055832">
      <w:pPr>
        <w:widowControl w:val="0"/>
        <w:adjustRightInd w:val="0"/>
        <w:rPr>
          <w:rFonts w:cs="Arial"/>
          <w:szCs w:val="20"/>
        </w:rPr>
      </w:pPr>
    </w:p>
    <w:p w14:paraId="29E2963F" w14:textId="77777777" w:rsidR="00055832" w:rsidRDefault="00055832">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055832" w14:paraId="06E6291A" w14:textId="77777777">
        <w:trPr>
          <w:jc w:val="center"/>
        </w:trPr>
        <w:tc>
          <w:tcPr>
            <w:tcW w:w="1224" w:type="dxa"/>
            <w:tcBorders>
              <w:top w:val="single" w:sz="4" w:space="0" w:color="auto"/>
              <w:left w:val="single" w:sz="4" w:space="0" w:color="auto"/>
              <w:bottom w:val="single" w:sz="4" w:space="0" w:color="auto"/>
              <w:right w:val="single" w:sz="4" w:space="0" w:color="auto"/>
            </w:tcBorders>
            <w:shd w:val="clear" w:color="auto" w:fill="C0C0C0"/>
            <w:hideMark/>
          </w:tcPr>
          <w:p w14:paraId="74AABF22" w14:textId="77777777" w:rsidR="00055832" w:rsidRDefault="00980C5F">
            <w:pPr>
              <w:rPr>
                <w:rFonts w:cs="Arial"/>
                <w:szCs w:val="20"/>
              </w:rPr>
            </w:pPr>
            <w:r>
              <w:rPr>
                <w:rFonts w:cs="Arial"/>
                <w:szCs w:val="20"/>
              </w:rPr>
              <w:t>Name</w:t>
            </w:r>
          </w:p>
        </w:tc>
        <w:tc>
          <w:tcPr>
            <w:tcW w:w="1620" w:type="dxa"/>
            <w:tcBorders>
              <w:top w:val="single" w:sz="4" w:space="0" w:color="auto"/>
              <w:left w:val="single" w:sz="4" w:space="0" w:color="auto"/>
              <w:bottom w:val="single" w:sz="4" w:space="0" w:color="auto"/>
              <w:right w:val="single" w:sz="4" w:space="0" w:color="auto"/>
            </w:tcBorders>
            <w:shd w:val="clear" w:color="auto" w:fill="C0C0C0"/>
            <w:hideMark/>
          </w:tcPr>
          <w:p w14:paraId="557369CB" w14:textId="77777777" w:rsidR="00055832" w:rsidRDefault="00980C5F">
            <w:pPr>
              <w:rPr>
                <w:rFonts w:cs="Arial"/>
                <w:szCs w:val="20"/>
              </w:rPr>
            </w:pPr>
            <w:r>
              <w:rPr>
                <w:rFonts w:cs="Arial"/>
                <w:szCs w:val="20"/>
              </w:rPr>
              <w:t>Literals</w:t>
            </w:r>
          </w:p>
        </w:tc>
        <w:tc>
          <w:tcPr>
            <w:tcW w:w="1084" w:type="dxa"/>
            <w:tcBorders>
              <w:top w:val="single" w:sz="4" w:space="0" w:color="auto"/>
              <w:left w:val="single" w:sz="4" w:space="0" w:color="auto"/>
              <w:bottom w:val="single" w:sz="4" w:space="0" w:color="auto"/>
              <w:right w:val="single" w:sz="4" w:space="0" w:color="auto"/>
            </w:tcBorders>
            <w:shd w:val="clear" w:color="auto" w:fill="C0C0C0"/>
            <w:hideMark/>
          </w:tcPr>
          <w:p w14:paraId="47AE870F" w14:textId="77777777" w:rsidR="00055832" w:rsidRDefault="00980C5F">
            <w:pPr>
              <w:rPr>
                <w:rFonts w:cs="Arial"/>
                <w:szCs w:val="20"/>
              </w:rPr>
            </w:pPr>
            <w:r>
              <w:rPr>
                <w:rFonts w:cs="Arial"/>
                <w:szCs w:val="20"/>
              </w:rPr>
              <w:t>Value</w:t>
            </w:r>
          </w:p>
        </w:tc>
        <w:tc>
          <w:tcPr>
            <w:tcW w:w="3204" w:type="dxa"/>
            <w:tcBorders>
              <w:top w:val="single" w:sz="4" w:space="0" w:color="auto"/>
              <w:left w:val="single" w:sz="4" w:space="0" w:color="auto"/>
              <w:bottom w:val="single" w:sz="4" w:space="0" w:color="auto"/>
              <w:right w:val="single" w:sz="4" w:space="0" w:color="auto"/>
            </w:tcBorders>
            <w:shd w:val="clear" w:color="auto" w:fill="C0C0C0"/>
            <w:hideMark/>
          </w:tcPr>
          <w:p w14:paraId="0D801D06" w14:textId="77777777" w:rsidR="00055832" w:rsidRDefault="00980C5F">
            <w:pPr>
              <w:rPr>
                <w:rFonts w:cs="Arial"/>
                <w:szCs w:val="20"/>
              </w:rPr>
            </w:pPr>
            <w:r>
              <w:rPr>
                <w:rFonts w:cs="Arial"/>
                <w:szCs w:val="20"/>
              </w:rPr>
              <w:t>Description</w:t>
            </w:r>
          </w:p>
        </w:tc>
      </w:tr>
      <w:tr w:rsidR="00055832" w14:paraId="4A67E47D"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46C38D95" w14:textId="77777777" w:rsidR="00055832" w:rsidRDefault="00980C5F">
            <w:pPr>
              <w:rPr>
                <w:rFonts w:cs="Arial"/>
                <w:szCs w:val="20"/>
              </w:rPr>
            </w:pPr>
            <w:r>
              <w:rPr>
                <w:rFonts w:cs="Arial"/>
                <w:szCs w:val="20"/>
              </w:rPr>
              <w:t>Type</w:t>
            </w:r>
          </w:p>
        </w:tc>
        <w:tc>
          <w:tcPr>
            <w:tcW w:w="1620" w:type="dxa"/>
            <w:tcBorders>
              <w:top w:val="single" w:sz="4" w:space="0" w:color="auto"/>
              <w:left w:val="single" w:sz="4" w:space="0" w:color="auto"/>
              <w:bottom w:val="single" w:sz="4" w:space="0" w:color="auto"/>
              <w:right w:val="single" w:sz="4" w:space="0" w:color="auto"/>
            </w:tcBorders>
            <w:hideMark/>
          </w:tcPr>
          <w:p w14:paraId="571B5D60" w14:textId="77777777" w:rsidR="00055832" w:rsidRDefault="00980C5F">
            <w:pPr>
              <w:rPr>
                <w:rFonts w:cs="Arial"/>
                <w:szCs w:val="20"/>
              </w:rPr>
            </w:pPr>
            <w:r>
              <w:rPr>
                <w:rFonts w:cs="Arial"/>
                <w:szCs w:val="20"/>
              </w:rPr>
              <w:t>-</w:t>
            </w:r>
          </w:p>
        </w:tc>
        <w:tc>
          <w:tcPr>
            <w:tcW w:w="1084" w:type="dxa"/>
            <w:tcBorders>
              <w:top w:val="single" w:sz="4" w:space="0" w:color="auto"/>
              <w:left w:val="single" w:sz="4" w:space="0" w:color="auto"/>
              <w:bottom w:val="single" w:sz="4" w:space="0" w:color="auto"/>
              <w:right w:val="single" w:sz="4" w:space="0" w:color="auto"/>
            </w:tcBorders>
            <w:hideMark/>
          </w:tcPr>
          <w:p w14:paraId="4FDA1A52" w14:textId="77777777" w:rsidR="00055832" w:rsidRDefault="00980C5F">
            <w:pPr>
              <w:rPr>
                <w:rFonts w:cs="Arial"/>
                <w:szCs w:val="20"/>
              </w:rPr>
            </w:pPr>
            <w:r>
              <w:rPr>
                <w:rFonts w:cs="Arial"/>
                <w:szCs w:val="20"/>
              </w:rPr>
              <w:t>-</w:t>
            </w:r>
          </w:p>
        </w:tc>
        <w:tc>
          <w:tcPr>
            <w:tcW w:w="3204" w:type="dxa"/>
            <w:tcBorders>
              <w:top w:val="single" w:sz="4" w:space="0" w:color="auto"/>
              <w:left w:val="single" w:sz="4" w:space="0" w:color="auto"/>
              <w:bottom w:val="single" w:sz="4" w:space="0" w:color="auto"/>
              <w:right w:val="single" w:sz="4" w:space="0" w:color="auto"/>
            </w:tcBorders>
            <w:hideMark/>
          </w:tcPr>
          <w:p w14:paraId="7D308B96" w14:textId="77777777" w:rsidR="00055832" w:rsidRDefault="00980C5F">
            <w:pPr>
              <w:rPr>
                <w:rFonts w:cs="Arial"/>
              </w:rPr>
            </w:pPr>
            <w:r>
              <w:rPr>
                <w:rFonts w:cs="Arial"/>
              </w:rPr>
              <w:t>Reset all user adjustable parameters to the factory default setting.</w:t>
            </w:r>
          </w:p>
        </w:tc>
      </w:tr>
      <w:tr w:rsidR="00055832" w14:paraId="7AECE045"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0EB577F0"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62C6F492" w14:textId="77777777" w:rsidR="00055832" w:rsidRDefault="00980C5F">
            <w:pPr>
              <w:rPr>
                <w:rFonts w:cs="Arial"/>
                <w:szCs w:val="20"/>
              </w:rPr>
            </w:pPr>
            <w:r>
              <w:rPr>
                <w:rFonts w:cs="Arial"/>
                <w:szCs w:val="20"/>
              </w:rPr>
              <w:t>Int Reset</w:t>
            </w:r>
          </w:p>
        </w:tc>
        <w:tc>
          <w:tcPr>
            <w:tcW w:w="1084" w:type="dxa"/>
            <w:tcBorders>
              <w:top w:val="single" w:sz="4" w:space="0" w:color="auto"/>
              <w:left w:val="single" w:sz="4" w:space="0" w:color="auto"/>
              <w:bottom w:val="single" w:sz="4" w:space="0" w:color="auto"/>
              <w:right w:val="single" w:sz="4" w:space="0" w:color="auto"/>
            </w:tcBorders>
          </w:tcPr>
          <w:p w14:paraId="05A182B3" w14:textId="77777777" w:rsidR="00055832" w:rsidRDefault="00055832">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201FB198" w14:textId="77777777" w:rsidR="00055832" w:rsidRDefault="00055832">
            <w:pPr>
              <w:rPr>
                <w:rFonts w:cs="Arial"/>
                <w:szCs w:val="20"/>
              </w:rPr>
            </w:pPr>
          </w:p>
        </w:tc>
      </w:tr>
      <w:tr w:rsidR="00055832" w14:paraId="321B3046"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C649EEA"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6B316DEB" w14:textId="77777777" w:rsidR="00055832" w:rsidRDefault="00980C5F">
            <w:pPr>
              <w:rPr>
                <w:rFonts w:cs="Arial"/>
                <w:szCs w:val="20"/>
              </w:rPr>
            </w:pPr>
            <w:r>
              <w:rPr>
                <w:rFonts w:cs="Arial"/>
                <w:szCs w:val="20"/>
              </w:rPr>
              <w:t>Invalid</w:t>
            </w:r>
          </w:p>
        </w:tc>
        <w:tc>
          <w:tcPr>
            <w:tcW w:w="1084" w:type="dxa"/>
            <w:tcBorders>
              <w:top w:val="single" w:sz="4" w:space="0" w:color="auto"/>
              <w:left w:val="single" w:sz="4" w:space="0" w:color="auto"/>
              <w:bottom w:val="single" w:sz="4" w:space="0" w:color="auto"/>
              <w:right w:val="single" w:sz="4" w:space="0" w:color="auto"/>
            </w:tcBorders>
            <w:hideMark/>
          </w:tcPr>
          <w:p w14:paraId="6252B466" w14:textId="77777777" w:rsidR="00055832" w:rsidRDefault="00980C5F">
            <w:pPr>
              <w:rPr>
                <w:rFonts w:cs="Arial"/>
                <w:szCs w:val="20"/>
              </w:rPr>
            </w:pPr>
            <w:r>
              <w:rPr>
                <w:rFonts w:cs="Arial"/>
                <w:szCs w:val="20"/>
              </w:rPr>
              <w:t>0x0</w:t>
            </w:r>
          </w:p>
        </w:tc>
        <w:tc>
          <w:tcPr>
            <w:tcW w:w="3204" w:type="dxa"/>
            <w:tcBorders>
              <w:top w:val="single" w:sz="4" w:space="0" w:color="auto"/>
              <w:left w:val="single" w:sz="4" w:space="0" w:color="auto"/>
              <w:bottom w:val="single" w:sz="4" w:space="0" w:color="auto"/>
              <w:right w:val="single" w:sz="4" w:space="0" w:color="auto"/>
            </w:tcBorders>
          </w:tcPr>
          <w:p w14:paraId="19DF99C7" w14:textId="77777777" w:rsidR="00055832" w:rsidRDefault="00055832">
            <w:pPr>
              <w:rPr>
                <w:rFonts w:cs="Arial"/>
                <w:szCs w:val="20"/>
              </w:rPr>
            </w:pPr>
          </w:p>
        </w:tc>
      </w:tr>
      <w:tr w:rsidR="00055832" w14:paraId="09A76BAF"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5817C41F"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hideMark/>
          </w:tcPr>
          <w:p w14:paraId="22CBB92C" w14:textId="77777777" w:rsidR="00055832" w:rsidRDefault="00980C5F">
            <w:pPr>
              <w:rPr>
                <w:rFonts w:cs="Arial"/>
                <w:szCs w:val="20"/>
              </w:rPr>
            </w:pPr>
            <w:r>
              <w:rPr>
                <w:rFonts w:cs="Arial"/>
                <w:szCs w:val="20"/>
              </w:rPr>
              <w:t>Reset</w:t>
            </w:r>
          </w:p>
        </w:tc>
        <w:tc>
          <w:tcPr>
            <w:tcW w:w="1084" w:type="dxa"/>
            <w:tcBorders>
              <w:top w:val="single" w:sz="4" w:space="0" w:color="auto"/>
              <w:left w:val="single" w:sz="4" w:space="0" w:color="auto"/>
              <w:bottom w:val="single" w:sz="4" w:space="0" w:color="auto"/>
              <w:right w:val="single" w:sz="4" w:space="0" w:color="auto"/>
            </w:tcBorders>
            <w:hideMark/>
          </w:tcPr>
          <w:p w14:paraId="7C8B93A3" w14:textId="77777777" w:rsidR="00055832" w:rsidRDefault="00980C5F">
            <w:pPr>
              <w:rPr>
                <w:rFonts w:cs="Arial"/>
                <w:szCs w:val="20"/>
              </w:rPr>
            </w:pPr>
            <w:r>
              <w:rPr>
                <w:rFonts w:cs="Arial"/>
                <w:szCs w:val="20"/>
              </w:rPr>
              <w:t>0x1</w:t>
            </w:r>
          </w:p>
        </w:tc>
        <w:tc>
          <w:tcPr>
            <w:tcW w:w="3204" w:type="dxa"/>
            <w:tcBorders>
              <w:top w:val="single" w:sz="4" w:space="0" w:color="auto"/>
              <w:left w:val="single" w:sz="4" w:space="0" w:color="auto"/>
              <w:bottom w:val="single" w:sz="4" w:space="0" w:color="auto"/>
              <w:right w:val="single" w:sz="4" w:space="0" w:color="auto"/>
            </w:tcBorders>
          </w:tcPr>
          <w:p w14:paraId="11ABDF6F" w14:textId="77777777" w:rsidR="00055832" w:rsidRDefault="00055832">
            <w:pPr>
              <w:rPr>
                <w:rFonts w:cs="Arial"/>
                <w:szCs w:val="20"/>
              </w:rPr>
            </w:pPr>
          </w:p>
        </w:tc>
      </w:tr>
      <w:tr w:rsidR="00055832" w14:paraId="4DC5FD1A"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76DAE18D" w14:textId="77777777" w:rsidR="00055832" w:rsidRDefault="00055832">
            <w:pPr>
              <w:rPr>
                <w:rFonts w:cs="Arial"/>
                <w:szCs w:val="20"/>
              </w:rPr>
            </w:pPr>
          </w:p>
        </w:tc>
        <w:tc>
          <w:tcPr>
            <w:tcW w:w="1620" w:type="dxa"/>
            <w:tcBorders>
              <w:top w:val="single" w:sz="4" w:space="0" w:color="auto"/>
              <w:left w:val="single" w:sz="4" w:space="0" w:color="auto"/>
              <w:bottom w:val="single" w:sz="4" w:space="0" w:color="auto"/>
              <w:right w:val="single" w:sz="4" w:space="0" w:color="auto"/>
            </w:tcBorders>
          </w:tcPr>
          <w:p w14:paraId="460BDB47" w14:textId="77777777" w:rsidR="00055832" w:rsidRDefault="00055832">
            <w:pPr>
              <w:rPr>
                <w:rFonts w:cs="Arial"/>
                <w:szCs w:val="20"/>
              </w:rPr>
            </w:pPr>
          </w:p>
        </w:tc>
        <w:tc>
          <w:tcPr>
            <w:tcW w:w="1084" w:type="dxa"/>
            <w:tcBorders>
              <w:top w:val="single" w:sz="4" w:space="0" w:color="auto"/>
              <w:left w:val="single" w:sz="4" w:space="0" w:color="auto"/>
              <w:bottom w:val="single" w:sz="4" w:space="0" w:color="auto"/>
              <w:right w:val="single" w:sz="4" w:space="0" w:color="auto"/>
            </w:tcBorders>
          </w:tcPr>
          <w:p w14:paraId="4FE812C7" w14:textId="77777777" w:rsidR="00055832" w:rsidRDefault="00055832">
            <w:pPr>
              <w:rPr>
                <w:rFonts w:cs="Arial"/>
                <w:szCs w:val="20"/>
              </w:rPr>
            </w:pPr>
          </w:p>
        </w:tc>
        <w:tc>
          <w:tcPr>
            <w:tcW w:w="3204" w:type="dxa"/>
            <w:tcBorders>
              <w:top w:val="single" w:sz="4" w:space="0" w:color="auto"/>
              <w:left w:val="single" w:sz="4" w:space="0" w:color="auto"/>
              <w:bottom w:val="single" w:sz="4" w:space="0" w:color="auto"/>
              <w:right w:val="single" w:sz="4" w:space="0" w:color="auto"/>
            </w:tcBorders>
          </w:tcPr>
          <w:p w14:paraId="152529EC" w14:textId="77777777" w:rsidR="00055832" w:rsidRDefault="00055832">
            <w:pPr>
              <w:rPr>
                <w:rFonts w:cs="Arial"/>
                <w:szCs w:val="20"/>
              </w:rPr>
            </w:pPr>
          </w:p>
        </w:tc>
      </w:tr>
    </w:tbl>
    <w:p w14:paraId="3F8BBB64" w14:textId="77777777" w:rsidR="00055832" w:rsidRDefault="00055832">
      <w:pPr>
        <w:rPr>
          <w:rFonts w:cs="Arial"/>
          <w:szCs w:val="20"/>
        </w:rPr>
      </w:pPr>
    </w:p>
    <w:p w14:paraId="6EA0C936" w14:textId="77777777" w:rsidR="00055832" w:rsidRDefault="00055832">
      <w:pPr>
        <w:rPr>
          <w:rFonts w:cs="Arial"/>
          <w:szCs w:val="20"/>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88F70B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540D5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9B701B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E49863" w14:textId="77777777" w:rsidR="00D90FFA" w:rsidRPr="00AC15C4" w:rsidRDefault="00C73931" w:rsidP="0081629B">
            <w:pPr>
              <w:rPr>
                <w:vanish/>
                <w:color w:val="000000" w:themeColor="text1"/>
              </w:rPr>
            </w:pPr>
          </w:p>
        </w:tc>
      </w:tr>
    </w:tbl>
    <w:p w14:paraId="0CCA2EC4" w14:textId="77777777" w:rsidR="00406F39" w:rsidRDefault="00980C5F" w:rsidP="00AC15C4">
      <w:pPr>
        <w:pStyle w:val="Heading1"/>
      </w:pPr>
      <w:bookmarkStart w:id="388" w:name="_Toc78592578"/>
      <w:r>
        <w:lastRenderedPageBreak/>
        <w:t>General Requirements</w:t>
      </w:r>
      <w:bookmarkEnd w:id="388"/>
    </w:p>
    <w:p w14:paraId="4370C1C9" w14:textId="77777777" w:rsidR="00AC15C4" w:rsidRPr="00AC15C4" w:rsidRDefault="00AC15C4" w:rsidP="00AC15C4">
      <w:pPr>
        <w:pStyle w:val="Heading2"/>
        <w:rPr>
          <w:b w:val="0"/>
          <w:u w:val="single"/>
        </w:rPr>
      </w:pPr>
      <w:bookmarkStart w:id="389" w:name="_Toc78592579"/>
      <w:r w:rsidRPr="00AC15C4">
        <w:rPr>
          <w:b w:val="0"/>
          <w:u w:val="single"/>
        </w:rPr>
        <w:t>ENMEM-REQ-116801/F-Retain Enhanced Memory Settings After Software Reflash</w:t>
      </w:r>
      <w:bookmarkEnd w:id="389"/>
    </w:p>
    <w:p w14:paraId="57C718C8" w14:textId="77777777" w:rsidR="00E052AE" w:rsidRDefault="00980C5F" w:rsidP="00E052AE">
      <w:pPr>
        <w:tabs>
          <w:tab w:val="left" w:pos="2865"/>
        </w:tabs>
      </w:pPr>
      <w:r>
        <w:t xml:space="preserve">The EnhancedMemoryInterfaceClient shall retain Driver Profile information and internally managed settings values after a software reflash occurs. This is to prevent the customer from recreating Driver Profiles and associating </w:t>
      </w:r>
      <w:proofErr w:type="spellStart"/>
      <w:r>
        <w:t>keyfobs</w:t>
      </w:r>
      <w:proofErr w:type="spellEnd"/>
      <w:r>
        <w:t>, phones and/or NFC keys after a software reflash service is done at dealership.</w:t>
      </w:r>
    </w:p>
    <w:p w14:paraId="0C0E858E" w14:textId="77777777" w:rsidR="00F61591" w:rsidRDefault="00C73931" w:rsidP="007D5591">
      <w:pPr>
        <w:tabs>
          <w:tab w:val="left" w:pos="2865"/>
        </w:tabs>
      </w:pPr>
    </w:p>
    <w:p w14:paraId="24264459" w14:textId="77777777" w:rsidR="00A256BC" w:rsidRDefault="00980C5F" w:rsidP="00A256BC">
      <w:pPr>
        <w:tabs>
          <w:tab w:val="left" w:pos="2865"/>
        </w:tabs>
      </w:pPr>
      <w:r>
        <w:t>The information to be retained shall include:</w:t>
      </w:r>
    </w:p>
    <w:p w14:paraId="6B18C0CD" w14:textId="77777777" w:rsidR="00A256BC" w:rsidRDefault="00980C5F" w:rsidP="00980C5F">
      <w:pPr>
        <w:numPr>
          <w:ilvl w:val="0"/>
          <w:numId w:val="73"/>
        </w:numPr>
        <w:tabs>
          <w:tab w:val="left" w:pos="2865"/>
        </w:tabs>
      </w:pPr>
      <w:r>
        <w:t>Opted in and opted out (created and deleted) status of all Driver Profiles</w:t>
      </w:r>
    </w:p>
    <w:p w14:paraId="2FA97AB3" w14:textId="77777777" w:rsidR="00A256BC" w:rsidRDefault="00980C5F" w:rsidP="00980C5F">
      <w:pPr>
        <w:numPr>
          <w:ilvl w:val="0"/>
          <w:numId w:val="73"/>
        </w:numPr>
        <w:tabs>
          <w:tab w:val="left" w:pos="2865"/>
        </w:tabs>
      </w:pPr>
      <w:r>
        <w:t xml:space="preserve">Driver Profile’s keyed-in name </w:t>
      </w:r>
    </w:p>
    <w:p w14:paraId="13D4F32E" w14:textId="77777777" w:rsidR="00A256BC" w:rsidRDefault="00980C5F" w:rsidP="00980C5F">
      <w:pPr>
        <w:numPr>
          <w:ilvl w:val="0"/>
          <w:numId w:val="73"/>
        </w:numPr>
        <w:tabs>
          <w:tab w:val="left" w:pos="2865"/>
        </w:tabs>
      </w:pPr>
      <w:r>
        <w:t xml:space="preserve">The association of Driver Profile name to Memory Seat button number </w:t>
      </w:r>
      <w:r w:rsidRPr="00A256BC">
        <w:t>(when “EnhancedMemo</w:t>
      </w:r>
      <w:r>
        <w:t>ryPositionClient = Present”), OR</w:t>
      </w:r>
    </w:p>
    <w:p w14:paraId="6B81F07E" w14:textId="77777777" w:rsidR="00F61591" w:rsidRPr="00A256BC" w:rsidRDefault="00980C5F" w:rsidP="00980C5F">
      <w:pPr>
        <w:numPr>
          <w:ilvl w:val="0"/>
          <w:numId w:val="73"/>
        </w:numPr>
        <w:tabs>
          <w:tab w:val="left" w:pos="2865"/>
        </w:tabs>
      </w:pPr>
      <w:r>
        <w:t xml:space="preserve">The </w:t>
      </w:r>
      <w:r w:rsidRPr="00A256BC">
        <w:t xml:space="preserve">association of Driver Profile name to Profile Number (when “EnhancedMemoryPositionClient = </w:t>
      </w:r>
      <w:proofErr w:type="spellStart"/>
      <w:r w:rsidRPr="00A256BC">
        <w:t>NotPresent</w:t>
      </w:r>
      <w:proofErr w:type="spellEnd"/>
      <w:r w:rsidRPr="00A256BC">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6ECC66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2F4083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D9374E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4835653" w14:textId="77777777" w:rsidR="00D90FFA" w:rsidRPr="00AC15C4" w:rsidRDefault="00C73931" w:rsidP="0081629B">
            <w:pPr>
              <w:rPr>
                <w:vanish/>
                <w:color w:val="000000" w:themeColor="text1"/>
              </w:rPr>
            </w:pPr>
          </w:p>
        </w:tc>
      </w:tr>
    </w:tbl>
    <w:p w14:paraId="6CF7EDEC" w14:textId="77777777" w:rsidR="00AC15C4" w:rsidRPr="00AC15C4" w:rsidRDefault="00AC15C4" w:rsidP="00AC15C4">
      <w:pPr>
        <w:pStyle w:val="Heading2"/>
        <w:rPr>
          <w:b w:val="0"/>
          <w:u w:val="single"/>
        </w:rPr>
      </w:pPr>
      <w:bookmarkStart w:id="390" w:name="_Toc78592580"/>
      <w:r w:rsidRPr="00AC15C4">
        <w:rPr>
          <w:b w:val="0"/>
          <w:u w:val="single"/>
        </w:rPr>
        <w:t>ENMEM-REQ-206864/B-EnhancedMemoryServers to Retain Settings After Software Reflash</w:t>
      </w:r>
      <w:bookmarkEnd w:id="390"/>
    </w:p>
    <w:p w14:paraId="7E6F5F2E" w14:textId="77777777" w:rsidR="00981DC7" w:rsidRDefault="00980C5F" w:rsidP="007D5591">
      <w:pPr>
        <w:tabs>
          <w:tab w:val="left" w:pos="2865"/>
        </w:tabs>
      </w:pPr>
      <w:r>
        <w:t xml:space="preserve">The EnhancedMemoryServers shall retain all </w:t>
      </w:r>
      <w:proofErr w:type="spellStart"/>
      <w:r>
        <w:t>personalizable</w:t>
      </w:r>
      <w:proofErr w:type="spellEnd"/>
      <w:r>
        <w:t xml:space="preserve"> settings for each Driver Profile after a software reflash occurs.</w:t>
      </w:r>
    </w:p>
    <w:p w14:paraId="11A37002" w14:textId="77777777" w:rsidR="00981DC7" w:rsidRDefault="00C73931" w:rsidP="007D5591">
      <w:pPr>
        <w:tabs>
          <w:tab w:val="left" w:pos="2865"/>
        </w:tabs>
      </w:pPr>
    </w:p>
    <w:p w14:paraId="460CBFCA" w14:textId="77777777" w:rsidR="00F61591" w:rsidRDefault="00980C5F" w:rsidP="007D5591">
      <w:pPr>
        <w:tabs>
          <w:tab w:val="left" w:pos="2865"/>
        </w:tabs>
      </w:pPr>
      <w:r>
        <w:t xml:space="preserve">This is to prevent the customer from having to reprogram their settings after a software reflash service performed at a dealership or via WiFi </w:t>
      </w:r>
      <w:bookmarkStart w:id="391" w:name="_Hlk57578719"/>
      <w:r>
        <w:t xml:space="preserve">or Over </w:t>
      </w:r>
      <w:proofErr w:type="gramStart"/>
      <w:r>
        <w:t>The</w:t>
      </w:r>
      <w:proofErr w:type="gramEnd"/>
      <w:r>
        <w:t xml:space="preserve"> Air (OTA)</w:t>
      </w:r>
      <w:bookmarkEnd w:id="391"/>
      <w:r>
        <w:t xml:space="preserve"> Automatic Software Update. For example, the information to be retained may include Language Settings, Climate Control Settings, Navigation Preferences, etc.</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E352F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22671A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EC6F1C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6F276DD" w14:textId="77777777" w:rsidR="00D90FFA" w:rsidRPr="00AC15C4" w:rsidRDefault="00C73931" w:rsidP="0081629B">
            <w:pPr>
              <w:rPr>
                <w:vanish/>
                <w:color w:val="000000" w:themeColor="text1"/>
              </w:rPr>
            </w:pPr>
          </w:p>
        </w:tc>
      </w:tr>
    </w:tbl>
    <w:p w14:paraId="41360B93" w14:textId="77777777" w:rsidR="00AC15C4" w:rsidRPr="00AC15C4" w:rsidRDefault="00AC15C4" w:rsidP="00AC15C4">
      <w:pPr>
        <w:pStyle w:val="Heading2"/>
        <w:rPr>
          <w:b w:val="0"/>
          <w:u w:val="single"/>
        </w:rPr>
      </w:pPr>
      <w:bookmarkStart w:id="392" w:name="_Toc78592581"/>
      <w:r w:rsidRPr="00AC15C4">
        <w:rPr>
          <w:b w:val="0"/>
          <w:u w:val="single"/>
        </w:rPr>
        <w:t>ENMEM-SR-REQ-207325/A-Updates to Non-Volatile Memory</w:t>
      </w:r>
      <w:bookmarkEnd w:id="392"/>
    </w:p>
    <w:p w14:paraId="5166EDA7" w14:textId="77777777" w:rsidR="00500605" w:rsidRDefault="00980C5F" w:rsidP="00500605">
      <w:r>
        <w:t>Personalized settings supported by EnhancedMemoryServers shall be stored in those modules’ NVM (Non-Volatile Memory) in order to survive power loss. These settings shall be saved and updated immediately in the NVM as user changes occur. NVM changes shall not be accumulated for later writing.</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2A66DF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4B8050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2C0EA5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5D6211B" w14:textId="77777777" w:rsidR="00D90FFA" w:rsidRPr="00AC15C4" w:rsidRDefault="00C73931" w:rsidP="0081629B">
            <w:pPr>
              <w:rPr>
                <w:vanish/>
                <w:color w:val="000000" w:themeColor="text1"/>
              </w:rPr>
            </w:pPr>
          </w:p>
        </w:tc>
      </w:tr>
    </w:tbl>
    <w:p w14:paraId="0DEBDEA9" w14:textId="77777777" w:rsidR="00AC15C4" w:rsidRPr="00AC15C4" w:rsidRDefault="00AC15C4" w:rsidP="00AC15C4">
      <w:pPr>
        <w:pStyle w:val="Heading2"/>
        <w:rPr>
          <w:b w:val="0"/>
          <w:u w:val="single"/>
        </w:rPr>
      </w:pPr>
      <w:bookmarkStart w:id="393" w:name="_Toc78592582"/>
      <w:r w:rsidRPr="00AC15C4">
        <w:rPr>
          <w:b w:val="0"/>
          <w:u w:val="single"/>
        </w:rPr>
        <w:t>ENMEM-REQ-134099/B-MyKey Takes Precedence Over Driver Profile Settings</w:t>
      </w:r>
      <w:bookmarkEnd w:id="393"/>
    </w:p>
    <w:p w14:paraId="2CC9A9F3" w14:textId="77777777" w:rsidR="00500605" w:rsidRDefault="00980C5F" w:rsidP="00500605">
      <w:r>
        <w:t>If a MyKey is the active key in the vehicle, all MyKey restrictions shall remain active regardless of which driver profile is active. In the event of any conflict between a MyKey restriction and an Enhanced Memory personalized setting, the MyKey restriction shall override the personalized setting.</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D74C93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F899DB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6675A7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4589C0C" w14:textId="77777777" w:rsidR="00D90FFA" w:rsidRPr="00AC15C4" w:rsidRDefault="00C73931" w:rsidP="0081629B">
            <w:pPr>
              <w:rPr>
                <w:vanish/>
                <w:color w:val="000000" w:themeColor="text1"/>
              </w:rPr>
            </w:pPr>
          </w:p>
        </w:tc>
      </w:tr>
    </w:tbl>
    <w:p w14:paraId="060571FA" w14:textId="77777777" w:rsidR="00AC15C4" w:rsidRPr="00AC15C4" w:rsidRDefault="00AC15C4" w:rsidP="00AC15C4">
      <w:pPr>
        <w:pStyle w:val="Heading2"/>
        <w:rPr>
          <w:b w:val="0"/>
          <w:u w:val="single"/>
        </w:rPr>
      </w:pPr>
      <w:bookmarkStart w:id="394" w:name="_Toc78592583"/>
      <w:r w:rsidRPr="00AC15C4">
        <w:rPr>
          <w:b w:val="0"/>
          <w:u w:val="single"/>
        </w:rPr>
        <w:t>ENMEM-REQ-136642/B-Driver Distraction</w:t>
      </w:r>
      <w:bookmarkEnd w:id="394"/>
    </w:p>
    <w:p w14:paraId="19F23DE4" w14:textId="77777777" w:rsidR="009E171B" w:rsidRPr="00191206" w:rsidRDefault="00980C5F" w:rsidP="00C34EFB">
      <w:pPr>
        <w:rPr>
          <w:rFonts w:cs="Arial"/>
          <w:strike/>
          <w:highlight w:val="yellow"/>
        </w:rPr>
      </w:pPr>
      <w:r w:rsidRPr="007469E5">
        <w:rPr>
          <w:rFonts w:cs="Arial"/>
        </w:rPr>
        <w:t>For the purpose of this document if there are any existing driver distraction requirements and / or guidelines those requirements do apply for enhanced memory</w:t>
      </w:r>
      <w:r>
        <w:rPr>
          <w:rFonts w:cs="Arial"/>
        </w:rPr>
        <w:t xml:space="preserve"> and supersede any requirements in this specification</w:t>
      </w:r>
      <w:r w:rsidRPr="007469E5">
        <w:rPr>
          <w:rFonts w:cs="Arial"/>
        </w:rPr>
        <w:t>.</w:t>
      </w:r>
    </w:p>
    <w:p w14:paraId="7D3D24E6" w14:textId="77777777" w:rsidR="009E171B" w:rsidRPr="00191206" w:rsidRDefault="00C73931" w:rsidP="00C34EFB">
      <w:pPr>
        <w:rPr>
          <w:rFonts w:cs="Arial"/>
          <w:strike/>
          <w:highlight w:val="yellow"/>
        </w:rPr>
      </w:pPr>
    </w:p>
    <w:p w14:paraId="2DBD79ED" w14:textId="77777777" w:rsidR="00C34EFB" w:rsidRPr="00BC2298" w:rsidRDefault="00980C5F" w:rsidP="00C34EFB">
      <w:pPr>
        <w:rPr>
          <w:rFonts w:cs="Arial"/>
        </w:rPr>
      </w:pPr>
      <w:r w:rsidRPr="00BC2298">
        <w:rPr>
          <w:rFonts w:cs="Arial"/>
        </w:rPr>
        <w:t>For any conflicts bring to the attention to the Ford D&amp;R.</w:t>
      </w:r>
    </w:p>
    <w:p w14:paraId="58FB4200" w14:textId="77777777" w:rsidR="00C34EFB" w:rsidRPr="00F830CE" w:rsidRDefault="00C73931" w:rsidP="00500605">
      <w:pPr>
        <w:rPr>
          <w:rFonts w:cs="Arial"/>
          <w:strike/>
        </w:rPr>
      </w:pPr>
    </w:p>
    <w:p w14:paraId="3A1FF016" w14:textId="77777777" w:rsidR="007469E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E528C7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64A600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3CEAC1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E37364" w14:textId="77777777" w:rsidR="00D90FFA" w:rsidRPr="00AC15C4" w:rsidRDefault="00C73931" w:rsidP="0081629B">
            <w:pPr>
              <w:rPr>
                <w:vanish/>
                <w:color w:val="000000" w:themeColor="text1"/>
              </w:rPr>
            </w:pPr>
          </w:p>
        </w:tc>
      </w:tr>
    </w:tbl>
    <w:p w14:paraId="1AAC528F" w14:textId="77777777" w:rsidR="00AC15C4" w:rsidRPr="00AC15C4" w:rsidRDefault="00AC15C4" w:rsidP="00AC15C4">
      <w:pPr>
        <w:pStyle w:val="Heading2"/>
        <w:rPr>
          <w:b w:val="0"/>
          <w:u w:val="single"/>
        </w:rPr>
      </w:pPr>
      <w:bookmarkStart w:id="395" w:name="_Toc78592584"/>
      <w:r w:rsidRPr="00AC15C4">
        <w:rPr>
          <w:b w:val="0"/>
          <w:u w:val="single"/>
        </w:rPr>
        <w:t>ENMEM-REQ-198389/B-Enhanced Memory Ignition Restriction</w:t>
      </w:r>
      <w:bookmarkEnd w:id="395"/>
    </w:p>
    <w:p w14:paraId="5FE802E0" w14:textId="77777777" w:rsidR="004223ED" w:rsidRDefault="00980C5F" w:rsidP="00500605">
      <w:r>
        <w:t>Enhanced Memory shall impose ignition restriction to the following specific Enhanced Memory operations:</w:t>
      </w:r>
    </w:p>
    <w:p w14:paraId="62C33DCA" w14:textId="77777777" w:rsidR="004223ED" w:rsidRDefault="00980C5F" w:rsidP="00980C5F">
      <w:pPr>
        <w:numPr>
          <w:ilvl w:val="0"/>
          <w:numId w:val="14"/>
        </w:numPr>
      </w:pPr>
      <w:r>
        <w:t>Create/</w:t>
      </w:r>
      <w:proofErr w:type="gramStart"/>
      <w:r>
        <w:t>add  Driver</w:t>
      </w:r>
      <w:proofErr w:type="gramEnd"/>
      <w:r>
        <w:t xml:space="preserve"> Profiles</w:t>
      </w:r>
    </w:p>
    <w:p w14:paraId="7726563B" w14:textId="77777777" w:rsidR="004223ED" w:rsidRDefault="00980C5F" w:rsidP="00980C5F">
      <w:pPr>
        <w:numPr>
          <w:ilvl w:val="0"/>
          <w:numId w:val="14"/>
        </w:numPr>
      </w:pPr>
      <w:r>
        <w:t>Edit Driver Profiles</w:t>
      </w:r>
    </w:p>
    <w:p w14:paraId="14C70C33" w14:textId="77777777" w:rsidR="00122F78" w:rsidRPr="00122F78" w:rsidRDefault="00C73931" w:rsidP="002B4E31">
      <w:pPr>
        <w:ind w:left="360"/>
        <w:rPr>
          <w:highlight w:val="yellow"/>
        </w:rPr>
      </w:pPr>
    </w:p>
    <w:p w14:paraId="332BB042" w14:textId="77777777" w:rsidR="004223ED" w:rsidRDefault="00980C5F" w:rsidP="004223ED">
      <w:r>
        <w:t>These two operations shall be allowed only when ignition is in Run.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F07F02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E15A28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9A49A1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E93DD7B" w14:textId="77777777" w:rsidR="00D90FFA" w:rsidRPr="00AC15C4" w:rsidRDefault="00C73931" w:rsidP="0081629B">
            <w:pPr>
              <w:rPr>
                <w:vanish/>
                <w:color w:val="000000" w:themeColor="text1"/>
              </w:rPr>
            </w:pPr>
          </w:p>
        </w:tc>
      </w:tr>
    </w:tbl>
    <w:p w14:paraId="4AB7449C" w14:textId="77777777" w:rsidR="00AC15C4" w:rsidRPr="00AC15C4" w:rsidRDefault="00AC15C4" w:rsidP="00AC15C4">
      <w:pPr>
        <w:pStyle w:val="Heading2"/>
        <w:rPr>
          <w:b w:val="0"/>
          <w:u w:val="single"/>
        </w:rPr>
      </w:pPr>
      <w:bookmarkStart w:id="396" w:name="_Toc78592585"/>
      <w:r w:rsidRPr="00AC15C4">
        <w:rPr>
          <w:b w:val="0"/>
          <w:u w:val="single"/>
        </w:rPr>
        <w:t>ENMEM-REQ-136644/A-Crank Event - Enhanced Memory</w:t>
      </w:r>
      <w:bookmarkEnd w:id="396"/>
    </w:p>
    <w:p w14:paraId="73CFE49E" w14:textId="77777777" w:rsidR="00586F6A" w:rsidRPr="00586F6A" w:rsidRDefault="00980C5F" w:rsidP="00500605">
      <w:pPr>
        <w:rPr>
          <w:rFonts w:cs="Arial"/>
        </w:rPr>
      </w:pPr>
      <w:r w:rsidRPr="00586F6A">
        <w:rPr>
          <w:rFonts w:cs="Arial"/>
        </w:rPr>
        <w:t xml:space="preserve">For the purposes of this document when a crank event occurs (ex </w:t>
      </w:r>
      <w:proofErr w:type="spellStart"/>
      <w:r w:rsidRPr="00586F6A">
        <w:rPr>
          <w:rFonts w:cs="Arial"/>
        </w:rPr>
        <w:t>Ignition_Status</w:t>
      </w:r>
      <w:proofErr w:type="spellEnd"/>
      <w:r w:rsidRPr="00586F6A">
        <w:rPr>
          <w:rFonts w:cs="Arial"/>
        </w:rPr>
        <w:t xml:space="preserve">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09827A56" w14:textId="77777777" w:rsidR="00500605" w:rsidRPr="00586F6A" w:rsidRDefault="00980C5F" w:rsidP="00980C5F">
      <w:pPr>
        <w:numPr>
          <w:ilvl w:val="0"/>
          <w:numId w:val="15"/>
        </w:numPr>
        <w:rPr>
          <w:rFonts w:cs="Arial"/>
        </w:rPr>
      </w:pPr>
      <w:r w:rsidRPr="00586F6A">
        <w:rPr>
          <w:rFonts w:cs="Arial"/>
        </w:rPr>
        <w:t xml:space="preserve">For </w:t>
      </w:r>
      <w:proofErr w:type="gramStart"/>
      <w:r w:rsidRPr="00586F6A">
        <w:rPr>
          <w:rFonts w:cs="Arial"/>
        </w:rPr>
        <w:t>example</w:t>
      </w:r>
      <w:proofErr w:type="gramEnd"/>
      <w:r w:rsidRPr="00586F6A">
        <w:rPr>
          <w:rFonts w:cs="Arial"/>
        </w:rPr>
        <w:t xml:space="preserve"> if </w:t>
      </w:r>
      <w:proofErr w:type="spellStart"/>
      <w:r w:rsidRPr="00586F6A">
        <w:rPr>
          <w:rFonts w:cs="Arial"/>
        </w:rPr>
        <w:t>Ignition_Status</w:t>
      </w:r>
      <w:proofErr w:type="spellEnd"/>
      <w:r w:rsidRPr="00586F6A">
        <w:rPr>
          <w:rFonts w:cs="Arial"/>
        </w:rPr>
        <w:t xml:space="preserve"> = Run and a Crank event happens with </w:t>
      </w:r>
      <w:proofErr w:type="spellStart"/>
      <w:r w:rsidRPr="00586F6A">
        <w:rPr>
          <w:rFonts w:cs="Arial"/>
        </w:rPr>
        <w:t>Ignition_Status</w:t>
      </w:r>
      <w:proofErr w:type="spellEnd"/>
      <w:r w:rsidRPr="00586F6A">
        <w:rPr>
          <w:rFonts w:cs="Arial"/>
        </w:rPr>
        <w:t xml:space="preserve"> = Crank and then </w:t>
      </w:r>
      <w:proofErr w:type="spellStart"/>
      <w:r w:rsidRPr="00586F6A">
        <w:rPr>
          <w:rFonts w:cs="Arial"/>
        </w:rPr>
        <w:t>Ignition_Status</w:t>
      </w:r>
      <w:proofErr w:type="spellEnd"/>
      <w:r w:rsidRPr="00586F6A">
        <w:rPr>
          <w:rFonts w:cs="Arial"/>
        </w:rPr>
        <w:t xml:space="preserve"> goes back to Run then unless noted otherwise it shall be assume</w:t>
      </w:r>
      <w:r>
        <w:rPr>
          <w:rFonts w:cs="Arial"/>
        </w:rPr>
        <w:t>d</w:t>
      </w:r>
      <w:r w:rsidRPr="00586F6A">
        <w:rPr>
          <w:rFonts w:cs="Arial"/>
        </w:rPr>
        <w:t xml:space="preserve"> that </w:t>
      </w:r>
      <w:r>
        <w:rPr>
          <w:rFonts w:cs="Arial"/>
        </w:rPr>
        <w:t>in the use cases and functional requirements that Ignition remained in Run.</w:t>
      </w:r>
    </w:p>
    <w:p w14:paraId="6D9BEF4F" w14:textId="77777777" w:rsidR="00586F6A" w:rsidRPr="00586F6A" w:rsidRDefault="00C73931" w:rsidP="00586F6A">
      <w:pPr>
        <w:rPr>
          <w:rFonts w:cs="Arial"/>
        </w:rPr>
      </w:pPr>
    </w:p>
    <w:p w14:paraId="1238A123" w14:textId="77777777" w:rsidR="00586F6A" w:rsidRPr="00586F6A" w:rsidRDefault="00C73931" w:rsidP="00586F6A">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9F1D8C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18A83D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469278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E16312C" w14:textId="77777777" w:rsidR="00D90FFA" w:rsidRPr="00AC15C4" w:rsidRDefault="00C73931" w:rsidP="0081629B">
            <w:pPr>
              <w:rPr>
                <w:vanish/>
                <w:color w:val="000000" w:themeColor="text1"/>
              </w:rPr>
            </w:pPr>
          </w:p>
        </w:tc>
      </w:tr>
    </w:tbl>
    <w:p w14:paraId="711DFE8B" w14:textId="77777777" w:rsidR="00AC15C4" w:rsidRPr="00AC15C4" w:rsidRDefault="00AC15C4" w:rsidP="00AC15C4">
      <w:pPr>
        <w:pStyle w:val="Heading2"/>
        <w:rPr>
          <w:b w:val="0"/>
          <w:u w:val="single"/>
        </w:rPr>
      </w:pPr>
      <w:bookmarkStart w:id="397" w:name="_Toc78592586"/>
      <w:r w:rsidRPr="00AC15C4">
        <w:rPr>
          <w:b w:val="0"/>
          <w:u w:val="single"/>
        </w:rPr>
        <w:lastRenderedPageBreak/>
        <w:t>ENMEM-REQ-136692/C-Enhanced Memory Feature Classification</w:t>
      </w:r>
      <w:bookmarkEnd w:id="397"/>
    </w:p>
    <w:p w14:paraId="26BB038C" w14:textId="77777777" w:rsidR="006708BA" w:rsidRPr="009E2E33" w:rsidRDefault="00980C5F" w:rsidP="00500605">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10799F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F83DEC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52D8AF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A99E60" w14:textId="77777777" w:rsidR="00D90FFA" w:rsidRPr="00AC15C4" w:rsidRDefault="00C73931" w:rsidP="0081629B">
            <w:pPr>
              <w:rPr>
                <w:vanish/>
                <w:color w:val="000000" w:themeColor="text1"/>
              </w:rPr>
            </w:pPr>
          </w:p>
        </w:tc>
      </w:tr>
    </w:tbl>
    <w:p w14:paraId="3F38E126" w14:textId="77777777" w:rsidR="00AC15C4" w:rsidRPr="00AC15C4" w:rsidRDefault="00AC15C4" w:rsidP="00AC15C4">
      <w:pPr>
        <w:pStyle w:val="Heading2"/>
        <w:rPr>
          <w:b w:val="0"/>
          <w:u w:val="single"/>
        </w:rPr>
      </w:pPr>
      <w:bookmarkStart w:id="398" w:name="_Toc78592587"/>
      <w:r w:rsidRPr="00AC15C4">
        <w:rPr>
          <w:b w:val="0"/>
          <w:u w:val="single"/>
        </w:rPr>
        <w:t>ENMEM-SR-REQ-136936/C-Request/Response return to Null state</w:t>
      </w:r>
      <w:bookmarkEnd w:id="398"/>
    </w:p>
    <w:p w14:paraId="04224A39" w14:textId="77777777" w:rsidR="00500605" w:rsidRPr="00DF685A" w:rsidRDefault="00980C5F" w:rsidP="00500605">
      <w:pPr>
        <w:rPr>
          <w:rFonts w:cs="Arial"/>
        </w:rPr>
      </w:pPr>
      <w:r>
        <w:rPr>
          <w:rFonts w:cs="Arial"/>
        </w:rPr>
        <w:t>W</w:t>
      </w:r>
      <w:r w:rsidRPr="00DF685A">
        <w:rPr>
          <w:rFonts w:cs="Arial"/>
        </w:rPr>
        <w:t>hen updating on event,</w:t>
      </w:r>
      <w:r>
        <w:rPr>
          <w:rFonts w:cs="Arial"/>
        </w:rPr>
        <w:t xml:space="preserve"> t</w:t>
      </w:r>
      <w:r w:rsidRPr="00DF685A">
        <w:rPr>
          <w:rFonts w:cs="Arial"/>
        </w:rPr>
        <w:t xml:space="preserve">he following event-periodic signals listed below shall hold </w:t>
      </w:r>
      <w:proofErr w:type="gramStart"/>
      <w:r w:rsidRPr="00DF685A">
        <w:rPr>
          <w:rFonts w:cs="Arial"/>
        </w:rPr>
        <w:t>there</w:t>
      </w:r>
      <w:proofErr w:type="gramEnd"/>
      <w:r w:rsidRPr="00DF685A">
        <w:rPr>
          <w:rFonts w:cs="Arial"/>
        </w:rPr>
        <w:t xml:space="preserve"> sig</w:t>
      </w:r>
      <w:r>
        <w:rPr>
          <w:rFonts w:cs="Arial"/>
        </w:rPr>
        <w:t xml:space="preserve">nal encoding values for a period of time defined by </w:t>
      </w:r>
      <w:proofErr w:type="spellStart"/>
      <w:r>
        <w:rPr>
          <w:rFonts w:cs="Arial"/>
        </w:rPr>
        <w:t>T_ReturnToNull</w:t>
      </w:r>
      <w:proofErr w:type="spellEnd"/>
      <w:r w:rsidRPr="00DF685A">
        <w:rPr>
          <w:rFonts w:cs="Arial"/>
        </w:rPr>
        <w:t xml:space="preserve"> and then shall </w:t>
      </w:r>
      <w:r>
        <w:rPr>
          <w:rFonts w:cs="Arial"/>
        </w:rPr>
        <w:t xml:space="preserve">transit </w:t>
      </w:r>
      <w:r w:rsidRPr="00DF685A">
        <w:rPr>
          <w:rFonts w:cs="Arial"/>
        </w:rPr>
        <w:t>back to Null as shown in the sequence diagrams:</w:t>
      </w:r>
    </w:p>
    <w:p w14:paraId="328610E6" w14:textId="77777777" w:rsidR="005B04C1" w:rsidRPr="00DF685A" w:rsidRDefault="00980C5F" w:rsidP="00980C5F">
      <w:pPr>
        <w:numPr>
          <w:ilvl w:val="0"/>
          <w:numId w:val="16"/>
        </w:numPr>
        <w:rPr>
          <w:rFonts w:cs="Arial"/>
        </w:rPr>
      </w:pPr>
      <w:proofErr w:type="spellStart"/>
      <w:r w:rsidRPr="00DF685A">
        <w:rPr>
          <w:rFonts w:cs="Arial"/>
          <w:color w:val="000000"/>
        </w:rPr>
        <w:t>InfotainmentRecall_Rq</w:t>
      </w:r>
      <w:proofErr w:type="spellEnd"/>
    </w:p>
    <w:p w14:paraId="5C431721" w14:textId="77777777" w:rsidR="005B04C1" w:rsidRPr="00DF685A" w:rsidRDefault="00980C5F" w:rsidP="00980C5F">
      <w:pPr>
        <w:numPr>
          <w:ilvl w:val="0"/>
          <w:numId w:val="16"/>
        </w:numPr>
        <w:rPr>
          <w:rFonts w:cs="Arial"/>
        </w:rPr>
      </w:pPr>
      <w:proofErr w:type="spellStart"/>
      <w:r w:rsidRPr="00DF685A">
        <w:rPr>
          <w:rFonts w:cs="Arial"/>
          <w:color w:val="000000"/>
        </w:rPr>
        <w:t>InfotainmentPersStore_Rq</w:t>
      </w:r>
      <w:proofErr w:type="spellEnd"/>
    </w:p>
    <w:p w14:paraId="14DB2315" w14:textId="77777777" w:rsidR="005B04C1" w:rsidRPr="00371A2D" w:rsidRDefault="00980C5F" w:rsidP="00980C5F">
      <w:pPr>
        <w:numPr>
          <w:ilvl w:val="0"/>
          <w:numId w:val="16"/>
        </w:numPr>
        <w:rPr>
          <w:rFonts w:cs="Arial"/>
        </w:rPr>
      </w:pPr>
      <w:proofErr w:type="spellStart"/>
      <w:r w:rsidRPr="00DF685A">
        <w:rPr>
          <w:rFonts w:cs="Arial"/>
          <w:color w:val="000000"/>
        </w:rPr>
        <w:t>EnMemProfilePairing_Rq</w:t>
      </w:r>
      <w:proofErr w:type="spellEnd"/>
    </w:p>
    <w:p w14:paraId="35DDAB28" w14:textId="77777777" w:rsidR="00371A2D" w:rsidRPr="00DF685A" w:rsidRDefault="00980C5F" w:rsidP="00980C5F">
      <w:pPr>
        <w:numPr>
          <w:ilvl w:val="0"/>
          <w:numId w:val="16"/>
        </w:numPr>
        <w:rPr>
          <w:rFonts w:cs="Arial"/>
        </w:rPr>
      </w:pPr>
      <w:r w:rsidRPr="00371A2D">
        <w:rPr>
          <w:rFonts w:cs="Arial"/>
        </w:rPr>
        <w:t>EnMemKeyPairing_St</w:t>
      </w:r>
    </w:p>
    <w:p w14:paraId="13FBDECC" w14:textId="77777777" w:rsidR="005B04C1" w:rsidRPr="00DF685A" w:rsidRDefault="00980C5F" w:rsidP="00980C5F">
      <w:pPr>
        <w:numPr>
          <w:ilvl w:val="0"/>
          <w:numId w:val="16"/>
        </w:numPr>
        <w:rPr>
          <w:rFonts w:cs="Arial"/>
        </w:rPr>
      </w:pPr>
      <w:proofErr w:type="spellStart"/>
      <w:r w:rsidRPr="00DF685A">
        <w:rPr>
          <w:rFonts w:cs="Arial"/>
          <w:color w:val="000000"/>
        </w:rPr>
        <w:t>MemSwitchRecall_Rq</w:t>
      </w:r>
      <w:proofErr w:type="spellEnd"/>
    </w:p>
    <w:p w14:paraId="409EF39A" w14:textId="77777777" w:rsidR="005B04C1" w:rsidRPr="00DF685A" w:rsidRDefault="00980C5F" w:rsidP="00980C5F">
      <w:pPr>
        <w:numPr>
          <w:ilvl w:val="0"/>
          <w:numId w:val="16"/>
        </w:numPr>
        <w:rPr>
          <w:rFonts w:cs="Arial"/>
        </w:rPr>
      </w:pPr>
      <w:r w:rsidRPr="00DF685A">
        <w:rPr>
          <w:rFonts w:cs="Arial"/>
          <w:color w:val="000000"/>
        </w:rPr>
        <w:t>InfotainmentPersStore_St</w:t>
      </w:r>
    </w:p>
    <w:p w14:paraId="2CF43D54" w14:textId="77777777" w:rsidR="005B04C1" w:rsidRPr="00DF685A" w:rsidRDefault="00980C5F" w:rsidP="00980C5F">
      <w:pPr>
        <w:numPr>
          <w:ilvl w:val="0"/>
          <w:numId w:val="16"/>
        </w:numPr>
        <w:rPr>
          <w:rFonts w:cs="Arial"/>
        </w:rPr>
      </w:pPr>
      <w:proofErr w:type="spellStart"/>
      <w:r w:rsidRPr="00DF685A">
        <w:rPr>
          <w:rFonts w:cs="Arial"/>
          <w:color w:val="000000"/>
        </w:rPr>
        <w:t>Feature_Rq</w:t>
      </w:r>
      <w:proofErr w:type="spellEnd"/>
      <w:r w:rsidRPr="00DF685A">
        <w:rPr>
          <w:rFonts w:cs="Arial"/>
          <w:color w:val="000000"/>
        </w:rPr>
        <w:t xml:space="preserve"> </w:t>
      </w:r>
    </w:p>
    <w:p w14:paraId="30E185F3" w14:textId="77777777" w:rsidR="005B04C1" w:rsidRPr="00DF685A" w:rsidRDefault="00C73931" w:rsidP="005B04C1">
      <w:pPr>
        <w:rPr>
          <w:rFonts w:cs="Arial"/>
        </w:rPr>
      </w:pPr>
    </w:p>
    <w:p w14:paraId="56DC8B3A" w14:textId="77777777" w:rsidR="005B04C1" w:rsidRPr="00DF685A" w:rsidRDefault="00980C5F" w:rsidP="00500605">
      <w:pPr>
        <w:rPr>
          <w:rFonts w:cs="Arial"/>
        </w:rPr>
      </w:pPr>
      <w:r w:rsidRPr="00DF685A">
        <w:rPr>
          <w:rFonts w:cs="Arial"/>
        </w:rPr>
        <w:t>The receiving modules of these signals shall act upon the event signal and shall not wait for the “Null” to act upon the</w:t>
      </w:r>
      <w:r>
        <w:rPr>
          <w:rFonts w:cs="Arial"/>
        </w:rPr>
        <w:t xml:space="preserve"> signal</w:t>
      </w:r>
      <w:r w:rsidRPr="00DF685A">
        <w:rPr>
          <w:rFonts w:cs="Arial"/>
        </w:rPr>
        <w:t xml:space="preserve"> request.</w:t>
      </w:r>
    </w:p>
    <w:p w14:paraId="65D602A4" w14:textId="77777777" w:rsidR="00DF685A" w:rsidRPr="00DF685A" w:rsidRDefault="00C73931" w:rsidP="00500605">
      <w:pPr>
        <w:rPr>
          <w:rFonts w:cs="Arial"/>
        </w:rPr>
      </w:pPr>
    </w:p>
    <w:p w14:paraId="5E302DDC" w14:textId="77777777" w:rsidR="00DF685A"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23A117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95C3A6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A6BC3A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8BD8A33" w14:textId="77777777" w:rsidR="00D90FFA" w:rsidRPr="00AC15C4" w:rsidRDefault="00C73931" w:rsidP="0081629B">
            <w:pPr>
              <w:rPr>
                <w:vanish/>
                <w:color w:val="000000" w:themeColor="text1"/>
              </w:rPr>
            </w:pPr>
          </w:p>
        </w:tc>
      </w:tr>
    </w:tbl>
    <w:p w14:paraId="233DEAE9" w14:textId="77777777" w:rsidR="007917DC" w:rsidRDefault="00980C5F" w:rsidP="00AC15C4">
      <w:pPr>
        <w:pStyle w:val="Heading2"/>
      </w:pPr>
      <w:bookmarkStart w:id="399" w:name="_Toc78592588"/>
      <w:r w:rsidRPr="00B9479B">
        <w:t>ENMEM-TMR-REQ-198777/A-</w:t>
      </w:r>
      <w:proofErr w:type="spellStart"/>
      <w:r w:rsidRPr="00B9479B">
        <w:t>T_ReturnToNull</w:t>
      </w:r>
      <w:bookmarkEnd w:id="399"/>
      <w:proofErr w:type="spellEnd"/>
    </w:p>
    <w:p w14:paraId="1969AF2F"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11EF6B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6725CF1"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C644C3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ECD8CF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EA59A41"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21B5DC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EE92435"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16E1F710"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BEAFBBC"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T_ReturnToNull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0C81273" w14:textId="77777777" w:rsidR="00A6174E" w:rsidRPr="006F2F06" w:rsidRDefault="00980C5F" w:rsidP="006F2F06">
            <w:r w:rsidRPr="006F2F06">
              <w:t xml:space="preserve">The nominal </w:t>
            </w:r>
            <w:r>
              <w:t>hold time before returning to a</w:t>
            </w:r>
            <w:r w:rsidRPr="006F2F06">
              <w:t xml:space="preserve"> </w:t>
            </w:r>
            <w:r>
              <w:t>Null</w:t>
            </w:r>
            <w:r w:rsidRPr="006F2F06">
              <w:t xml:space="preserve"> state.  Use the default value +/- 10%.</w:t>
            </w:r>
          </w:p>
          <w:p w14:paraId="367878C4"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6BDD520" w14:textId="77777777" w:rsidR="007917DC" w:rsidRDefault="00980C5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7BA60D94" w14:textId="77777777" w:rsidR="007917DC" w:rsidRDefault="00980C5F">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2C63E89E" w14:textId="77777777" w:rsidR="007917DC" w:rsidRDefault="00980C5F">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0FDFC700" w14:textId="77777777" w:rsidR="007917DC" w:rsidRDefault="00980C5F">
            <w:pPr>
              <w:spacing w:line="276" w:lineRule="auto"/>
              <w:jc w:val="center"/>
              <w:rPr>
                <w:rFonts w:ascii="Univers" w:eastAsia="Times New Roman" w:hAnsi="Univers" w:cs="Arial"/>
                <w:sz w:val="14"/>
                <w:szCs w:val="14"/>
              </w:rPr>
            </w:pPr>
            <w:r>
              <w:rPr>
                <w:rFonts w:cs="Arial"/>
                <w:sz w:val="14"/>
                <w:szCs w:val="14"/>
              </w:rPr>
              <w:t>1</w:t>
            </w:r>
          </w:p>
        </w:tc>
      </w:tr>
    </w:tbl>
    <w:p w14:paraId="75CFCCCB" w14:textId="77777777" w:rsidR="005A201A" w:rsidRPr="00B01CDD" w:rsidRDefault="00C73931" w:rsidP="00B01CDD">
      <w:pPr>
        <w:rPr>
          <w:sz w:val="14"/>
          <w:szCs w:val="14"/>
        </w:rPr>
      </w:pPr>
    </w:p>
    <w:p w14:paraId="3FF0797D" w14:textId="77777777" w:rsidR="00AC15C4" w:rsidRPr="00AC15C4" w:rsidRDefault="00AC15C4" w:rsidP="00AC15C4">
      <w:pPr>
        <w:pStyle w:val="Heading2"/>
        <w:rPr>
          <w:b w:val="0"/>
          <w:u w:val="single"/>
        </w:rPr>
      </w:pPr>
      <w:bookmarkStart w:id="400" w:name="_Toc78592589"/>
      <w:r w:rsidRPr="00AC15C4">
        <w:rPr>
          <w:b w:val="0"/>
          <w:u w:val="single"/>
        </w:rPr>
        <w:t>ENMEM-SR-REQ-136937/E-Enhanced Memory Feature Inclusion Guidelines</w:t>
      </w:r>
      <w:bookmarkEnd w:id="400"/>
    </w:p>
    <w:p w14:paraId="07718010" w14:textId="77777777" w:rsidR="00100BC2" w:rsidRPr="00597FB3" w:rsidRDefault="00980C5F" w:rsidP="00500605">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284A9C83" w14:textId="77777777" w:rsidR="00100BC2" w:rsidRPr="00597FB3" w:rsidRDefault="00C73931" w:rsidP="00500605">
      <w:pPr>
        <w:rPr>
          <w:rFonts w:cs="Arial"/>
        </w:rPr>
      </w:pPr>
    </w:p>
    <w:p w14:paraId="516317FE" w14:textId="77777777" w:rsidR="00500605" w:rsidRPr="00597FB3" w:rsidRDefault="00980C5F" w:rsidP="00980C5F">
      <w:pPr>
        <w:numPr>
          <w:ilvl w:val="0"/>
          <w:numId w:val="17"/>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14:paraId="619C5346" w14:textId="77777777" w:rsidR="007A0C27" w:rsidRPr="00F22FA9" w:rsidRDefault="00980C5F" w:rsidP="00980C5F">
      <w:pPr>
        <w:numPr>
          <w:ilvl w:val="0"/>
          <w:numId w:val="17"/>
        </w:numPr>
        <w:rPr>
          <w:rFonts w:cs="Arial"/>
          <w:color w:val="000000" w:themeColor="text1"/>
        </w:rPr>
      </w:pPr>
      <w:r w:rsidRPr="00F22FA9">
        <w:rPr>
          <w:rFonts w:cs="Arial"/>
          <w:color w:val="000000" w:themeColor="text1"/>
        </w:rPr>
        <w:t>MyKey is not included. All MyKey settings remain the same for different</w:t>
      </w:r>
      <w:r>
        <w:rPr>
          <w:rFonts w:cs="Arial"/>
          <w:color w:val="000000" w:themeColor="text1"/>
        </w:rPr>
        <w:t xml:space="preserve"> </w:t>
      </w:r>
      <w:proofErr w:type="spellStart"/>
      <w:r>
        <w:rPr>
          <w:rFonts w:cs="Arial"/>
          <w:color w:val="000000" w:themeColor="text1"/>
        </w:rPr>
        <w:t>keyfobs</w:t>
      </w:r>
      <w:proofErr w:type="spellEnd"/>
      <w:r>
        <w:rPr>
          <w:rFonts w:cs="Arial"/>
          <w:color w:val="000000" w:themeColor="text1"/>
        </w:rPr>
        <w:t xml:space="preserve">, phones, and </w:t>
      </w:r>
      <w:r w:rsidRPr="00F22FA9">
        <w:rPr>
          <w:rFonts w:cs="Arial"/>
          <w:color w:val="000000" w:themeColor="text1"/>
        </w:rPr>
        <w:t>Driver Profiles within a vehicle. For example, the MyKey Max Speed setting for MyKey keyfob1 and M</w:t>
      </w:r>
      <w:r>
        <w:rPr>
          <w:rFonts w:cs="Arial"/>
          <w:color w:val="000000" w:themeColor="text1"/>
        </w:rPr>
        <w:t>yKey keyfob2 can only be the same.</w:t>
      </w:r>
    </w:p>
    <w:p w14:paraId="453382C4" w14:textId="77777777" w:rsidR="00AD2ABB" w:rsidRDefault="00C73931" w:rsidP="00AD2ABB">
      <w:pPr>
        <w:ind w:left="720"/>
        <w:rPr>
          <w:rFonts w:cs="Arial"/>
          <w:color w:val="000000" w:themeColor="text1"/>
        </w:rPr>
      </w:pPr>
    </w:p>
    <w:p w14:paraId="642C66FA" w14:textId="77777777" w:rsidR="00112F0F" w:rsidRPr="00597FB3" w:rsidRDefault="00980C5F" w:rsidP="00112F0F">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Reference section.</w:t>
      </w:r>
    </w:p>
    <w:p w14:paraId="1677737E" w14:textId="77777777" w:rsidR="00100BC2" w:rsidRDefault="00C73931" w:rsidP="00597FB3">
      <w:pPr>
        <w:ind w:left="720"/>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FEA22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F96671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32B562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EA03559" w14:textId="77777777" w:rsidR="00D90FFA" w:rsidRPr="00AC15C4" w:rsidRDefault="00C73931" w:rsidP="0081629B">
            <w:pPr>
              <w:rPr>
                <w:vanish/>
                <w:color w:val="000000" w:themeColor="text1"/>
              </w:rPr>
            </w:pPr>
          </w:p>
        </w:tc>
      </w:tr>
    </w:tbl>
    <w:p w14:paraId="2093C558" w14:textId="77777777" w:rsidR="00AC15C4" w:rsidRPr="00AC15C4" w:rsidRDefault="00AC15C4" w:rsidP="00AC15C4">
      <w:pPr>
        <w:pStyle w:val="Heading2"/>
        <w:rPr>
          <w:b w:val="0"/>
          <w:u w:val="single"/>
        </w:rPr>
      </w:pPr>
      <w:bookmarkStart w:id="401" w:name="_Toc78592590"/>
      <w:r w:rsidRPr="00AC15C4">
        <w:rPr>
          <w:b w:val="0"/>
          <w:u w:val="single"/>
        </w:rPr>
        <w:t>ENMEM-REQ-137866/A-Recall and Sign-In term consolidation</w:t>
      </w:r>
      <w:bookmarkEnd w:id="401"/>
    </w:p>
    <w:p w14:paraId="600691E4" w14:textId="77777777" w:rsidR="00500605" w:rsidRDefault="00980C5F" w:rsidP="00500605">
      <w:r>
        <w:t>For purposes of this specification the terms "Recall" and "Sign-In" are used interchangeably and have the same meaning.</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404B36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717B84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2A39D8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363B1AA" w14:textId="77777777" w:rsidR="00D90FFA" w:rsidRPr="00AC15C4" w:rsidRDefault="00C73931" w:rsidP="0081629B">
            <w:pPr>
              <w:rPr>
                <w:vanish/>
                <w:color w:val="000000" w:themeColor="text1"/>
              </w:rPr>
            </w:pPr>
          </w:p>
        </w:tc>
      </w:tr>
    </w:tbl>
    <w:p w14:paraId="19DF048F" w14:textId="77777777" w:rsidR="00AC15C4" w:rsidRPr="00AC15C4" w:rsidRDefault="00AC15C4" w:rsidP="00AC15C4">
      <w:pPr>
        <w:pStyle w:val="Heading2"/>
        <w:rPr>
          <w:b w:val="0"/>
          <w:u w:val="single"/>
        </w:rPr>
      </w:pPr>
      <w:bookmarkStart w:id="402" w:name="_Toc78592591"/>
      <w:r w:rsidRPr="00AC15C4">
        <w:rPr>
          <w:b w:val="0"/>
          <w:u w:val="single"/>
        </w:rPr>
        <w:t>ENMEM-REQ-137867/C-Keyfob/Phone/NFC Association Term Consolidation</w:t>
      </w:r>
      <w:bookmarkEnd w:id="402"/>
    </w:p>
    <w:p w14:paraId="1BBEA47D" w14:textId="77777777" w:rsidR="00500605" w:rsidRPr="00C23E3D" w:rsidRDefault="00980C5F" w:rsidP="00C23E3D">
      <w:r>
        <w:t xml:space="preserve">For purposes of this specification the terms "Link," "Pair," and "Associate" are used interchangeably with respect to describing a </w:t>
      </w:r>
      <w:proofErr w:type="spellStart"/>
      <w:r>
        <w:t>keyfob’s</w:t>
      </w:r>
      <w:proofErr w:type="spellEnd"/>
      <w:r>
        <w:t>, phone’s, or NFC key’s connection to the Enhanced Memory feature, and thus have the same meaning.</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5657C7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BB90E4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57A009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16547A3" w14:textId="77777777" w:rsidR="00D90FFA" w:rsidRPr="00AC15C4" w:rsidRDefault="00C73931" w:rsidP="0081629B">
            <w:pPr>
              <w:rPr>
                <w:vanish/>
                <w:color w:val="000000" w:themeColor="text1"/>
              </w:rPr>
            </w:pPr>
          </w:p>
        </w:tc>
      </w:tr>
    </w:tbl>
    <w:p w14:paraId="7475B2E3" w14:textId="77777777" w:rsidR="00AC15C4" w:rsidRPr="00AC15C4" w:rsidRDefault="00AC15C4" w:rsidP="00AC15C4">
      <w:pPr>
        <w:pStyle w:val="Heading2"/>
        <w:rPr>
          <w:b w:val="0"/>
          <w:u w:val="single"/>
        </w:rPr>
      </w:pPr>
      <w:bookmarkStart w:id="403" w:name="_Toc78592592"/>
      <w:r w:rsidRPr="00AC15C4">
        <w:rPr>
          <w:b w:val="0"/>
          <w:u w:val="single"/>
        </w:rPr>
        <w:t>ENMEM-REQ-166096/F-Operations Shall Not Recall a Driver Profile</w:t>
      </w:r>
      <w:bookmarkEnd w:id="403"/>
    </w:p>
    <w:p w14:paraId="625CAF57" w14:textId="77777777" w:rsidR="00500605" w:rsidRDefault="00980C5F" w:rsidP="00500605">
      <w:r>
        <w:t>Enhanced Memory shall not allow the following operations being used to recall a Driver Profile when Enhanced memory is enabled:</w:t>
      </w:r>
    </w:p>
    <w:p w14:paraId="18BF86A2" w14:textId="77777777" w:rsidR="006E4684" w:rsidRDefault="00980C5F" w:rsidP="00980C5F">
      <w:pPr>
        <w:numPr>
          <w:ilvl w:val="0"/>
          <w:numId w:val="18"/>
        </w:numPr>
      </w:pPr>
      <w:r>
        <w:t>Entering a keypad code</w:t>
      </w:r>
    </w:p>
    <w:p w14:paraId="069CA928" w14:textId="77777777" w:rsidR="006E4684" w:rsidRDefault="00980C5F" w:rsidP="00980C5F">
      <w:pPr>
        <w:numPr>
          <w:ilvl w:val="0"/>
          <w:numId w:val="18"/>
        </w:numPr>
      </w:pPr>
      <w:r>
        <w:t>Starting engine with an associated or an unassociated keyfob, phone, or NFC key</w:t>
      </w:r>
    </w:p>
    <w:p w14:paraId="43120EC4" w14:textId="77777777" w:rsidR="006E4684" w:rsidRDefault="00980C5F" w:rsidP="00980C5F">
      <w:pPr>
        <w:numPr>
          <w:ilvl w:val="0"/>
          <w:numId w:val="18"/>
        </w:numPr>
      </w:pPr>
      <w:r>
        <w:t>Storing positional settings via the Classic Memory Method to a button that has not been associated to a Driver Profile. In this case, the saved Classic Memory positional settings shall be recalled, and the Vehicle Profile shall be recalled for applicable soft settings.</w:t>
      </w:r>
    </w:p>
    <w:p w14:paraId="26CD47A0" w14:textId="77777777" w:rsidR="003A4ABF" w:rsidRDefault="00980C5F" w:rsidP="00980C5F">
      <w:pPr>
        <w:numPr>
          <w:ilvl w:val="0"/>
          <w:numId w:val="18"/>
        </w:numPr>
      </w:pPr>
      <w:r>
        <w:lastRenderedPageBreak/>
        <w:t>Associating a keyfob, phone, or NFC key to a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B5CC85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C41977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76BFA3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7E5ABD" w14:textId="77777777" w:rsidR="00D90FFA" w:rsidRPr="00AC15C4" w:rsidRDefault="00C73931" w:rsidP="0081629B">
            <w:pPr>
              <w:rPr>
                <w:vanish/>
                <w:color w:val="000000" w:themeColor="text1"/>
              </w:rPr>
            </w:pPr>
          </w:p>
        </w:tc>
      </w:tr>
    </w:tbl>
    <w:p w14:paraId="146B3653" w14:textId="77777777" w:rsidR="00AC15C4" w:rsidRPr="00AC15C4" w:rsidRDefault="00AC15C4" w:rsidP="00AC15C4">
      <w:pPr>
        <w:pStyle w:val="Heading2"/>
        <w:rPr>
          <w:b w:val="0"/>
          <w:u w:val="single"/>
        </w:rPr>
      </w:pPr>
      <w:bookmarkStart w:id="404" w:name="_Toc78592593"/>
      <w:r w:rsidRPr="00AC15C4">
        <w:rPr>
          <w:b w:val="0"/>
          <w:u w:val="single"/>
        </w:rPr>
        <w:t>ENMEM-REQ-232557/A-Phone &amp; Phone-As-A-Key</w:t>
      </w:r>
      <w:bookmarkEnd w:id="404"/>
    </w:p>
    <w:p w14:paraId="700FCAEB" w14:textId="77777777" w:rsidR="00B07262" w:rsidRPr="00C439FC" w:rsidRDefault="00980C5F" w:rsidP="00500605">
      <w:r w:rsidRPr="00C439FC">
        <w:t xml:space="preserve">The association of a phone to a Driver Profile shall be supported by use of the Phone-As-A-Key (PaaK) feature. The phone must be setup, authorized, and connected as a PaaK before it can be associated to a Driver Profile. </w:t>
      </w:r>
    </w:p>
    <w:p w14:paraId="28E87F20" w14:textId="77777777" w:rsidR="00B07262" w:rsidRPr="00C439FC" w:rsidRDefault="00C73931" w:rsidP="00500605"/>
    <w:p w14:paraId="7A61BBDF" w14:textId="77777777" w:rsidR="00500605" w:rsidRDefault="00980C5F" w:rsidP="00500605">
      <w:r w:rsidRPr="00C439FC">
        <w:t>Refer to the PaaK feature specification for detailed information.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32E4FD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27164A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73056A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2B93B9A" w14:textId="77777777" w:rsidR="00D90FFA" w:rsidRPr="00AC15C4" w:rsidRDefault="00C73931" w:rsidP="0081629B">
            <w:pPr>
              <w:rPr>
                <w:vanish/>
                <w:color w:val="000000" w:themeColor="text1"/>
              </w:rPr>
            </w:pPr>
          </w:p>
        </w:tc>
      </w:tr>
    </w:tbl>
    <w:p w14:paraId="7478A74B" w14:textId="77777777" w:rsidR="00AC15C4" w:rsidRPr="00AC15C4" w:rsidRDefault="00AC15C4" w:rsidP="00AC15C4">
      <w:pPr>
        <w:pStyle w:val="Heading2"/>
        <w:rPr>
          <w:b w:val="0"/>
          <w:u w:val="single"/>
        </w:rPr>
      </w:pPr>
      <w:bookmarkStart w:id="405" w:name="_Toc78592594"/>
      <w:r w:rsidRPr="00AC15C4">
        <w:rPr>
          <w:b w:val="0"/>
          <w:u w:val="single"/>
        </w:rPr>
        <w:t>ENMEM-REQ-347371/A-Determining EnhancedMemoryPositionClient Presence</w:t>
      </w:r>
      <w:bookmarkEnd w:id="405"/>
    </w:p>
    <w:p w14:paraId="3EEBC4F6" w14:textId="20AA1A36" w:rsidR="00F87E27" w:rsidRPr="00EF4029" w:rsidRDefault="00980C5F" w:rsidP="00EF4029">
      <w:pPr>
        <w:pStyle w:val="NoSpacing"/>
      </w:pPr>
      <w:r w:rsidRPr="00F87E27">
        <w:t>The EnhancedMemoryInterfaceClient shall have a configurable parameter/DID to indicate whether the EnhancedMemoryPositionClient is present or not.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A42D16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D562F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2032B7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06872A6" w14:textId="77777777" w:rsidR="00D90FFA" w:rsidRPr="00AC15C4" w:rsidRDefault="00C73931" w:rsidP="0081629B">
            <w:pPr>
              <w:rPr>
                <w:vanish/>
                <w:color w:val="000000" w:themeColor="text1"/>
              </w:rPr>
            </w:pPr>
          </w:p>
        </w:tc>
      </w:tr>
    </w:tbl>
    <w:p w14:paraId="7EA82483" w14:textId="77777777" w:rsidR="00AC15C4" w:rsidRPr="00AC15C4" w:rsidRDefault="00AC15C4" w:rsidP="00AC15C4">
      <w:pPr>
        <w:pStyle w:val="Heading2"/>
        <w:rPr>
          <w:b w:val="0"/>
          <w:u w:val="single"/>
        </w:rPr>
      </w:pPr>
      <w:bookmarkStart w:id="406" w:name="_Toc78592595"/>
      <w:r w:rsidRPr="00AC15C4">
        <w:rPr>
          <w:b w:val="0"/>
          <w:u w:val="single"/>
        </w:rPr>
        <w:t>ENMEM-REQ-427000/A-NFC Key &amp; NFCES</w:t>
      </w:r>
      <w:bookmarkEnd w:id="406"/>
    </w:p>
    <w:p w14:paraId="138DA829" w14:textId="77777777" w:rsidR="00B23808" w:rsidRDefault="00980C5F" w:rsidP="00B23808">
      <w:r>
        <w:t xml:space="preserve">The association of an NFC Key/Digital Key to a Driver Profile shall be supported by use of the NFC Entry and Starting (NFCES) feature. The NFC key must be setup/paired/authorized before it can be associated to a Driver Profile. </w:t>
      </w:r>
    </w:p>
    <w:p w14:paraId="3C78D608" w14:textId="77777777" w:rsidR="00B23808" w:rsidRDefault="00C73931" w:rsidP="00B23808"/>
    <w:p w14:paraId="02B7C009" w14:textId="4F260614" w:rsidR="00500605" w:rsidRDefault="00980C5F" w:rsidP="00500605">
      <w:pPr>
        <w:rPr>
          <w:ins w:id="407" w:author="Borrelli, Matthew (M.T.)" w:date="2021-09-03T14:13:00Z"/>
        </w:rPr>
      </w:pPr>
      <w:r>
        <w:t>Refer to the NFCES feature specification for detailed information.</w:t>
      </w:r>
    </w:p>
    <w:p w14:paraId="62C0DA14" w14:textId="05B90C3C" w:rsidR="00F87E27" w:rsidRPr="00697720" w:rsidRDefault="00F87E27" w:rsidP="00F87E27">
      <w:pPr>
        <w:pStyle w:val="Heading2"/>
        <w:rPr>
          <w:ins w:id="408" w:author="Borrelli, Matthew (M.T.)" w:date="2021-09-03T14:15:00Z"/>
        </w:rPr>
      </w:pPr>
      <w:bookmarkStart w:id="409" w:name="_Toc80029602"/>
      <w:ins w:id="410" w:author="Borrelli, Matthew (M.T.)" w:date="2021-09-03T14:15:00Z">
        <w:r w:rsidRPr="008118A3">
          <w:t>ENMEM-REQ-</w:t>
        </w:r>
        <w:r>
          <w:t>XXXXXX</w:t>
        </w:r>
        <w:r w:rsidRPr="008118A3">
          <w:t>-Determining Driver Memory Seat Button Presence</w:t>
        </w:r>
        <w:bookmarkEnd w:id="409"/>
      </w:ins>
    </w:p>
    <w:p w14:paraId="1B7B2E40" w14:textId="77777777" w:rsidR="00F87E27" w:rsidRDefault="00F87E27" w:rsidP="00F87E27">
      <w:pPr>
        <w:pStyle w:val="NoSpacing"/>
        <w:rPr>
          <w:ins w:id="411" w:author="Borrelli, Matthew (M.T.)" w:date="2021-09-03T14:15:00Z"/>
          <w:rFonts w:ascii="Univers" w:eastAsia="Times New Roman" w:hAnsi="Univers"/>
          <w:szCs w:val="20"/>
        </w:rPr>
      </w:pPr>
      <w:ins w:id="412" w:author="Borrelli, Matthew (M.T.)" w:date="2021-09-03T14:15:00Z">
        <w:r>
          <w:t>The EnhancedMemoryInterfaceClient shall have a configurable parameter/DID to indicate whether the Driver Memory Seat Buttons are present or not.</w:t>
        </w:r>
      </w:ins>
    </w:p>
    <w:p w14:paraId="5FA9FFD3" w14:textId="77777777" w:rsidR="00F87E27" w:rsidRDefault="00F87E27" w:rsidP="00F87E27">
      <w:pPr>
        <w:pStyle w:val="NoSpacing"/>
        <w:numPr>
          <w:ilvl w:val="0"/>
          <w:numId w:val="126"/>
        </w:numPr>
        <w:rPr>
          <w:ins w:id="413" w:author="Borrelli, Matthew (M.T.)" w:date="2021-09-03T14:15:00Z"/>
          <w:rFonts w:cs="Segoe UI"/>
          <w:color w:val="000000"/>
          <w:szCs w:val="22"/>
        </w:rPr>
      </w:pPr>
      <w:ins w:id="414" w:author="Borrelli, Matthew (M.T.)" w:date="2021-09-03T14:15:00Z">
        <w:r>
          <w:rPr>
            <w:rFonts w:cs="Segoe UI"/>
            <w:color w:val="000000"/>
            <w:szCs w:val="22"/>
          </w:rPr>
          <w:t xml:space="preserve">When the parameter indicates that </w:t>
        </w:r>
        <w:r>
          <w:rPr>
            <w:color w:val="000000"/>
          </w:rPr>
          <w:t>Driver Memory Seat Buttons</w:t>
        </w:r>
        <w:r>
          <w:rPr>
            <w:rFonts w:cs="Segoe UI"/>
            <w:color w:val="000000"/>
            <w:szCs w:val="22"/>
          </w:rPr>
          <w:t xml:space="preserve"> are “Present”, all functionality and signals defined in this specification shall be supported assuming that Driver Memory Seat Buttons are present.</w:t>
        </w:r>
      </w:ins>
    </w:p>
    <w:p w14:paraId="17C832CC" w14:textId="77777777" w:rsidR="00F87E27" w:rsidRDefault="00F87E27" w:rsidP="00F87E27">
      <w:pPr>
        <w:pStyle w:val="NoSpacing"/>
        <w:numPr>
          <w:ilvl w:val="1"/>
          <w:numId w:val="126"/>
        </w:numPr>
        <w:rPr>
          <w:ins w:id="415" w:author="Borrelli, Matthew (M.T.)" w:date="2021-09-03T14:15:00Z"/>
          <w:rFonts w:cs="Segoe UI"/>
          <w:color w:val="000000"/>
          <w:szCs w:val="22"/>
        </w:rPr>
      </w:pPr>
      <w:ins w:id="416" w:author="Borrelli, Matthew (M.T.)" w:date="2021-09-03T14:15:00Z">
        <w:r>
          <w:rPr>
            <w:rFonts w:cs="Segoe UI"/>
            <w:color w:val="000000"/>
            <w:szCs w:val="22"/>
          </w:rPr>
          <w:t>The default value for this parameter shall be “Present”.</w:t>
        </w:r>
      </w:ins>
    </w:p>
    <w:p w14:paraId="76517A39" w14:textId="77777777" w:rsidR="00F87E27" w:rsidRDefault="00F87E27" w:rsidP="00F87E27">
      <w:pPr>
        <w:pStyle w:val="NoSpacing"/>
        <w:numPr>
          <w:ilvl w:val="0"/>
          <w:numId w:val="126"/>
        </w:numPr>
        <w:rPr>
          <w:ins w:id="417" w:author="Borrelli, Matthew (M.T.)" w:date="2021-09-03T14:15:00Z"/>
          <w:rFonts w:cs="Segoe UI"/>
          <w:color w:val="000000"/>
          <w:szCs w:val="22"/>
        </w:rPr>
      </w:pPr>
      <w:ins w:id="418" w:author="Borrelli, Matthew (M.T.)" w:date="2021-09-03T14:15:00Z">
        <w:r>
          <w:rPr>
            <w:rFonts w:cs="Segoe UI"/>
            <w:color w:val="000000"/>
            <w:szCs w:val="22"/>
          </w:rPr>
          <w:t xml:space="preserve">When the parameter indicates that </w:t>
        </w:r>
        <w:r>
          <w:rPr>
            <w:color w:val="000000"/>
          </w:rPr>
          <w:t>Driver Memory Seat Buttons</w:t>
        </w:r>
        <w:r>
          <w:rPr>
            <w:rFonts w:cs="Segoe UI"/>
            <w:color w:val="000000"/>
            <w:szCs w:val="22"/>
          </w:rPr>
          <w:t xml:space="preserve"> are “Not Present”, all functionality and signals defined in this specification shall be supported assuming that Driver Memory Seat Buttons are not present.</w:t>
        </w:r>
      </w:ins>
    </w:p>
    <w:p w14:paraId="2ECACCCD" w14:textId="5B56838B" w:rsidR="00F87E27" w:rsidRPr="00697720" w:rsidRDefault="00F87E27" w:rsidP="00F87E27">
      <w:pPr>
        <w:pStyle w:val="Heading2"/>
        <w:rPr>
          <w:ins w:id="419" w:author="Borrelli, Matthew (M.T.)" w:date="2021-09-03T14:15:00Z"/>
        </w:rPr>
      </w:pPr>
      <w:bookmarkStart w:id="420" w:name="_Toc80029603"/>
      <w:ins w:id="421" w:author="Borrelli, Matthew (M.T.)" w:date="2021-09-03T14:15:00Z">
        <w:r w:rsidRPr="007A5F53">
          <w:t>ENMEM-REQ-</w:t>
        </w:r>
        <w:r>
          <w:t>XXXXXX</w:t>
        </w:r>
        <w:r w:rsidRPr="007A5F53">
          <w:t>-Memory Seat Button Configuration Dependency</w:t>
        </w:r>
        <w:bookmarkEnd w:id="420"/>
      </w:ins>
    </w:p>
    <w:p w14:paraId="6B504983" w14:textId="77777777" w:rsidR="008A5E4C" w:rsidRDefault="00F87E27" w:rsidP="00F87E27">
      <w:pPr>
        <w:rPr>
          <w:ins w:id="422" w:author="Borrelli, Matthew (M.T.)" w:date="2021-09-08T11:21:00Z"/>
        </w:rPr>
      </w:pPr>
      <w:ins w:id="423" w:author="Borrelli, Matthew (M.T.)" w:date="2021-09-03T14:15:00Z">
        <w:r>
          <w:t>When the Enhanced Memory Position Client is not present (per REQ-</w:t>
        </w:r>
      </w:ins>
      <w:ins w:id="424" w:author="Borrelli, Matthew (M.T.)" w:date="2021-09-03T14:22:00Z">
        <w:r w:rsidR="00EF4029" w:rsidRPr="00AC15C4">
          <w:rPr>
            <w:u w:val="single"/>
          </w:rPr>
          <w:t>347371</w:t>
        </w:r>
      </w:ins>
      <w:ins w:id="425" w:author="Borrelli, Matthew (M.T.)" w:date="2021-09-03T14:15:00Z">
        <w:r>
          <w:t>) then the EnhancedMemoryInterfaceClient shall also be configured with Driver Memory Seat Buttons not present (per REQ-</w:t>
        </w:r>
      </w:ins>
      <w:ins w:id="426" w:author="Borrelli, Matthew (M.T.)" w:date="2021-09-03T14:22:00Z">
        <w:r w:rsidR="00EF4029">
          <w:t>XXXXXX</w:t>
        </w:r>
      </w:ins>
      <w:ins w:id="427" w:author="Borrelli, Matthew (M.T.)" w:date="2021-09-03T14:15:00Z">
        <w:r>
          <w:t>)</w:t>
        </w:r>
      </w:ins>
      <w:ins w:id="428" w:author="Borrelli, Matthew (M.T.)" w:date="2021-09-08T11:20:00Z">
        <w:r w:rsidR="008A5E4C">
          <w:t xml:space="preserve">. </w:t>
        </w:r>
      </w:ins>
    </w:p>
    <w:p w14:paraId="48EBF8C2" w14:textId="77777777" w:rsidR="008A5E4C" w:rsidRDefault="008A5E4C" w:rsidP="00F87E27">
      <w:pPr>
        <w:rPr>
          <w:ins w:id="429" w:author="Borrelli, Matthew (M.T.)" w:date="2021-09-08T11:21:00Z"/>
        </w:rPr>
      </w:pPr>
    </w:p>
    <w:p w14:paraId="351FA41F" w14:textId="577136B3" w:rsidR="00F87E27" w:rsidRDefault="008A5E4C" w:rsidP="00F87E27">
      <w:pPr>
        <w:rPr>
          <w:ins w:id="430" w:author="Borrelli, Matthew (M.T.)" w:date="2021-09-03T14:15:00Z"/>
          <w:rFonts w:ascii="Univers" w:eastAsia="Times New Roman" w:hAnsi="Univers"/>
          <w:szCs w:val="20"/>
        </w:rPr>
      </w:pPr>
      <w:ins w:id="431" w:author="Borrelli, Matthew (M.T.)" w:date="2021-09-08T11:22:00Z">
        <w:r>
          <w:t xml:space="preserve">In the event that the </w:t>
        </w:r>
      </w:ins>
      <w:ins w:id="432" w:author="Borrelli, Matthew (M.T.)" w:date="2021-09-08T11:20:00Z">
        <w:r>
          <w:t>Driver Memory Seat Buttons</w:t>
        </w:r>
        <w:r>
          <w:t xml:space="preserve"> </w:t>
        </w:r>
      </w:ins>
      <w:ins w:id="433" w:author="Borrelli, Matthew (M.T.)" w:date="2021-09-08T11:22:00Z">
        <w:r>
          <w:t xml:space="preserve">are </w:t>
        </w:r>
      </w:ins>
      <w:ins w:id="434" w:author="Borrelli, Matthew (M.T.)" w:date="2021-09-08T11:20:00Z">
        <w:r>
          <w:t xml:space="preserve">configured as present </w:t>
        </w:r>
      </w:ins>
      <w:ins w:id="435" w:author="Borrelli, Matthew (M.T.)" w:date="2021-09-08T11:21:00Z">
        <w:r>
          <w:t xml:space="preserve">when the </w:t>
        </w:r>
        <w:r>
          <w:t xml:space="preserve">Enhanced Memory Position Client is </w:t>
        </w:r>
      </w:ins>
      <w:ins w:id="436" w:author="Borrelli, Matthew (M.T.)" w:date="2021-09-08T11:22:00Z">
        <w:r>
          <w:t xml:space="preserve">configured as </w:t>
        </w:r>
      </w:ins>
      <w:ins w:id="437" w:author="Borrelli, Matthew (M.T.)" w:date="2021-09-08T11:21:00Z">
        <w:r>
          <w:t>not present</w:t>
        </w:r>
        <w:r>
          <w:t xml:space="preserve">, the </w:t>
        </w:r>
        <w:r>
          <w:t>EnhancedMemoryInterfaceClient</w:t>
        </w:r>
        <w:r>
          <w:t xml:space="preserve"> shall consider</w:t>
        </w:r>
      </w:ins>
      <w:ins w:id="438" w:author="Borrelli, Matthew (M.T.)" w:date="2021-09-08T11:22:00Z">
        <w:r>
          <w:t>/behave as though</w:t>
        </w:r>
      </w:ins>
      <w:ins w:id="439" w:author="Borrelli, Matthew (M.T.)" w:date="2021-09-08T11:21:00Z">
        <w:r>
          <w:t xml:space="preserve"> </w:t>
        </w:r>
        <w:r>
          <w:t xml:space="preserve">Driver Memory Seat Buttons </w:t>
        </w:r>
      </w:ins>
      <w:ins w:id="440" w:author="Borrelli, Matthew (M.T.)" w:date="2021-09-08T11:22:00Z">
        <w:r>
          <w:t xml:space="preserve">are </w:t>
        </w:r>
      </w:ins>
      <w:ins w:id="441" w:author="Borrelli, Matthew (M.T.)" w:date="2021-09-08T11:21:00Z">
        <w:r>
          <w:t>not present</w:t>
        </w:r>
        <w:r>
          <w:t>.</w:t>
        </w:r>
      </w:ins>
    </w:p>
    <w:p w14:paraId="2F3B7D1E" w14:textId="1445E25C" w:rsidR="00324FE1" w:rsidRPr="00324FE1" w:rsidRDefault="00324FE1" w:rsidP="00324FE1">
      <w:pPr>
        <w:pStyle w:val="Heading2"/>
        <w:rPr>
          <w:ins w:id="442" w:author="Borrelli, Matthew (M.T.)" w:date="2021-09-08T11:24:00Z"/>
        </w:rPr>
      </w:pPr>
      <w:ins w:id="443" w:author="Borrelli, Matthew (M.T.)" w:date="2021-09-08T11:24:00Z">
        <w:r w:rsidRPr="00324FE1">
          <w:t>ENMEM-REQ-</w:t>
        </w:r>
        <w:r w:rsidRPr="00324FE1">
          <w:t>XXXXXX</w:t>
        </w:r>
        <w:r w:rsidRPr="00324FE1">
          <w:t>-</w:t>
        </w:r>
      </w:ins>
      <w:ins w:id="444" w:author="Borrelli, Matthew (M.T.)" w:date="2021-09-08T11:25:00Z">
        <w:r w:rsidRPr="00324FE1">
          <w:t>Auto Save Dependency</w:t>
        </w:r>
      </w:ins>
    </w:p>
    <w:p w14:paraId="183BC3C3" w14:textId="18EEAC89" w:rsidR="00324FE1" w:rsidRDefault="00324FE1" w:rsidP="00324FE1">
      <w:pPr>
        <w:rPr>
          <w:ins w:id="445" w:author="Borrelli, Matthew (M.T.)" w:date="2021-09-08T11:24:00Z"/>
        </w:rPr>
      </w:pPr>
      <w:ins w:id="446" w:author="Borrelli, Matthew (M.T.)" w:date="2021-09-08T11:24:00Z">
        <w:r>
          <w:t xml:space="preserve">The </w:t>
        </w:r>
      </w:ins>
      <w:ins w:id="447" w:author="Borrelli, Matthew (M.T.)" w:date="2021-09-08T11:25:00Z">
        <w:r>
          <w:t xml:space="preserve">availability of the Positional Save and </w:t>
        </w:r>
      </w:ins>
      <w:ins w:id="448" w:author="Borrelli, Matthew (M.T.)" w:date="2021-09-08T11:26:00Z">
        <w:r>
          <w:t xml:space="preserve">Positional </w:t>
        </w:r>
      </w:ins>
      <w:ins w:id="449" w:author="Borrelli, Matthew (M.T.)" w:date="2021-09-08T11:25:00Z">
        <w:r>
          <w:t xml:space="preserve">Recall buttons </w:t>
        </w:r>
      </w:ins>
      <w:ins w:id="450" w:author="Borrelli, Matthew (M.T.)" w:date="2021-09-08T11:24:00Z">
        <w:r>
          <w:t xml:space="preserve">shall be supported by use of the </w:t>
        </w:r>
      </w:ins>
      <w:ins w:id="451" w:author="Borrelli, Matthew (M.T.)" w:date="2021-09-08T11:25:00Z">
        <w:r>
          <w:t>Personal Portable Profile</w:t>
        </w:r>
      </w:ins>
      <w:ins w:id="452" w:author="Borrelli, Matthew (M.T.)" w:date="2021-09-08T11:26:00Z">
        <w:r>
          <w:t xml:space="preserve"> (PPP) </w:t>
        </w:r>
      </w:ins>
      <w:ins w:id="453" w:author="Borrelli, Matthew (M.T.)" w:date="2021-09-08T11:24:00Z">
        <w:r>
          <w:t>feature</w:t>
        </w:r>
      </w:ins>
      <w:ins w:id="454" w:author="Borrelli, Matthew (M.T.)" w:date="2021-09-08T11:25:00Z">
        <w:r>
          <w:t>, and specifically the Auto Save function</w:t>
        </w:r>
      </w:ins>
      <w:ins w:id="455" w:author="Borrelli, Matthew (M.T.)" w:date="2021-09-08T11:24:00Z">
        <w:r>
          <w:t>.</w:t>
        </w:r>
      </w:ins>
      <w:ins w:id="456" w:author="Borrelli, Matthew (M.T.)" w:date="2021-09-08T11:27:00Z">
        <w:r w:rsidR="000E65A2">
          <w:t xml:space="preserve"> Auto Save must be available/configured ON for the </w:t>
        </w:r>
        <w:r w:rsidR="000E65A2">
          <w:t>Positional Save and Positional Recall buttons</w:t>
        </w:r>
      </w:ins>
      <w:ins w:id="457" w:author="Borrelli, Matthew (M.T.)" w:date="2021-09-08T11:28:00Z">
        <w:r w:rsidR="000E65A2">
          <w:t xml:space="preserve"> to function.</w:t>
        </w:r>
      </w:ins>
    </w:p>
    <w:p w14:paraId="47D1DDD7" w14:textId="77777777" w:rsidR="00324FE1" w:rsidRDefault="00324FE1" w:rsidP="00324FE1">
      <w:pPr>
        <w:rPr>
          <w:ins w:id="458" w:author="Borrelli, Matthew (M.T.)" w:date="2021-09-08T11:24:00Z"/>
        </w:rPr>
      </w:pPr>
    </w:p>
    <w:p w14:paraId="59385E51" w14:textId="0CE72E28" w:rsidR="00324FE1" w:rsidRDefault="00324FE1" w:rsidP="00324FE1">
      <w:pPr>
        <w:rPr>
          <w:ins w:id="459" w:author="Borrelli, Matthew (M.T.)" w:date="2021-09-08T11:24:00Z"/>
        </w:rPr>
      </w:pPr>
      <w:ins w:id="460" w:author="Borrelli, Matthew (M.T.)" w:date="2021-09-08T11:24:00Z">
        <w:r>
          <w:t xml:space="preserve">Refer to the </w:t>
        </w:r>
      </w:ins>
      <w:ins w:id="461" w:author="Borrelli, Matthew (M.T.)" w:date="2021-09-08T11:26:00Z">
        <w:r>
          <w:t xml:space="preserve">PPP </w:t>
        </w:r>
      </w:ins>
      <w:ins w:id="462" w:author="Borrelli, Matthew (M.T.)" w:date="2021-09-08T11:24:00Z">
        <w:r>
          <w:t>feature specification for detailed information.</w:t>
        </w:r>
      </w:ins>
    </w:p>
    <w:p w14:paraId="3E054745" w14:textId="77777777" w:rsidR="00F87E27" w:rsidRDefault="00F87E27"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EFD997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E4EC58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9EDD82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1F5B357" w14:textId="77777777" w:rsidR="00D90FFA" w:rsidRPr="00AC15C4" w:rsidRDefault="00C73931" w:rsidP="0081629B">
            <w:pPr>
              <w:rPr>
                <w:vanish/>
                <w:color w:val="000000" w:themeColor="text1"/>
              </w:rPr>
            </w:pPr>
          </w:p>
        </w:tc>
      </w:tr>
    </w:tbl>
    <w:p w14:paraId="748A88A3" w14:textId="77777777" w:rsidR="00406F39" w:rsidRDefault="00980C5F" w:rsidP="00AC15C4">
      <w:pPr>
        <w:pStyle w:val="Heading1"/>
      </w:pPr>
      <w:bookmarkStart w:id="463" w:name="_Toc78592596"/>
      <w:r>
        <w:lastRenderedPageBreak/>
        <w:t>Functional Definition</w:t>
      </w:r>
      <w:bookmarkEnd w:id="463"/>
    </w:p>
    <w:p w14:paraId="01A8DD10" w14:textId="77777777" w:rsidR="00406F39" w:rsidRDefault="00980C5F" w:rsidP="00AC15C4">
      <w:pPr>
        <w:pStyle w:val="Heading2"/>
      </w:pPr>
      <w:bookmarkStart w:id="464" w:name="_Toc78592597"/>
      <w:r w:rsidRPr="00B9479B">
        <w:t>ENMEM-FUN-REQ-136591/B-System Start-Up and Shut Down</w:t>
      </w:r>
      <w:bookmarkEnd w:id="464"/>
    </w:p>
    <w:p w14:paraId="46356E6D"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F1468B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ADA2D9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492E63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D02841A" w14:textId="77777777" w:rsidR="00D90FFA" w:rsidRPr="00AC15C4" w:rsidRDefault="00C73931" w:rsidP="0081629B">
            <w:pPr>
              <w:rPr>
                <w:vanish/>
                <w:color w:val="000000" w:themeColor="text1"/>
              </w:rPr>
            </w:pPr>
          </w:p>
        </w:tc>
      </w:tr>
    </w:tbl>
    <w:p w14:paraId="72977152" w14:textId="77777777" w:rsidR="00406F39" w:rsidRDefault="00980C5F" w:rsidP="00AC15C4">
      <w:pPr>
        <w:pStyle w:val="Heading3"/>
      </w:pPr>
      <w:bookmarkStart w:id="465" w:name="_Toc78592598"/>
      <w:r>
        <w:t>Requirements</w:t>
      </w:r>
      <w:bookmarkEnd w:id="465"/>
    </w:p>
    <w:p w14:paraId="36E35BB6" w14:textId="77777777" w:rsidR="00AC15C4" w:rsidRPr="00AC15C4" w:rsidRDefault="00AC15C4" w:rsidP="00AC15C4">
      <w:pPr>
        <w:pStyle w:val="Heading4"/>
        <w:rPr>
          <w:b w:val="0"/>
          <w:u w:val="single"/>
        </w:rPr>
      </w:pPr>
      <w:r w:rsidRPr="00AC15C4">
        <w:rPr>
          <w:b w:val="0"/>
          <w:u w:val="single"/>
        </w:rPr>
        <w:t>ENMEM-SR-REQ-136592/M-Network Bus Start-up / Shut-down (EnhancedMemoryProfileServer)</w:t>
      </w:r>
    </w:p>
    <w:p w14:paraId="4B4237F2" w14:textId="77777777" w:rsidR="002B3CC4" w:rsidRPr="008F0BAB" w:rsidRDefault="00980C5F" w:rsidP="00500605">
      <w:pPr>
        <w:rPr>
          <w:rFonts w:cs="Arial"/>
        </w:rPr>
      </w:pPr>
      <w:r w:rsidRPr="002B3CC4">
        <w:rPr>
          <w:rFonts w:cs="Arial"/>
        </w:rPr>
        <w:t xml:space="preserve">The </w:t>
      </w:r>
      <w:r w:rsidRPr="008F0BAB">
        <w:rPr>
          <w:rFonts w:cs="Arial"/>
        </w:rPr>
        <w:t xml:space="preserve">EnhancedMemoryProfileServer shall update the </w:t>
      </w:r>
      <w:proofErr w:type="spellStart"/>
      <w:r w:rsidRPr="008F0BAB">
        <w:rPr>
          <w:rFonts w:cs="Arial"/>
        </w:rPr>
        <w:t>ActivePersonality_St</w:t>
      </w:r>
      <w:proofErr w:type="spellEnd"/>
      <w:r w:rsidRPr="008F0BAB">
        <w:rPr>
          <w:rFonts w:cs="Arial"/>
        </w:rPr>
        <w:t xml:space="preserve"> signal with the active personality (Vehicle, Pers1 – Pers4) used within 500 msec of network bus wake-up.  </w:t>
      </w:r>
    </w:p>
    <w:p w14:paraId="46692F28" w14:textId="77777777" w:rsidR="008F0BAB" w:rsidRPr="008F0BAB" w:rsidRDefault="00980C5F" w:rsidP="00980C5F">
      <w:pPr>
        <w:numPr>
          <w:ilvl w:val="0"/>
          <w:numId w:val="21"/>
        </w:numPr>
        <w:rPr>
          <w:rFonts w:cs="Arial"/>
        </w:rPr>
      </w:pPr>
      <w:r w:rsidRPr="008F0BAB">
        <w:rPr>
          <w:rFonts w:cs="Arial"/>
        </w:rPr>
        <w:t xml:space="preserve">If the </w:t>
      </w:r>
      <w:proofErr w:type="spellStart"/>
      <w:r w:rsidRPr="008F0BAB">
        <w:rPr>
          <w:rFonts w:cs="Arial"/>
        </w:rPr>
        <w:t>ActivePersonality_St</w:t>
      </w:r>
      <w:proofErr w:type="spellEnd"/>
      <w:r w:rsidRPr="008F0BAB">
        <w:rPr>
          <w:rFonts w:cs="Arial"/>
        </w:rPr>
        <w:t xml:space="preserve"> signal is published on the network bus before the value of the signal is </w:t>
      </w:r>
      <w:proofErr w:type="gramStart"/>
      <w:r w:rsidRPr="008F0BAB">
        <w:rPr>
          <w:rFonts w:cs="Arial"/>
        </w:rPr>
        <w:t>known</w:t>
      </w:r>
      <w:proofErr w:type="gramEnd"/>
      <w:r w:rsidRPr="008F0BAB">
        <w:rPr>
          <w:rFonts w:cs="Arial"/>
        </w:rPr>
        <w:t xml:space="preserve"> then the </w:t>
      </w:r>
      <w:proofErr w:type="spellStart"/>
      <w:r w:rsidRPr="008F0BAB">
        <w:rPr>
          <w:rFonts w:cs="Arial"/>
        </w:rPr>
        <w:t>ActivePersonalit</w:t>
      </w:r>
      <w:r>
        <w:rPr>
          <w:rFonts w:cs="Arial"/>
        </w:rPr>
        <w:t>y_St</w:t>
      </w:r>
      <w:proofErr w:type="spellEnd"/>
      <w:r>
        <w:rPr>
          <w:rFonts w:cs="Arial"/>
        </w:rPr>
        <w:t xml:space="preserve"> signal shall be set to </w:t>
      </w:r>
      <w:proofErr w:type="spellStart"/>
      <w:r w:rsidRPr="00725B4F">
        <w:rPr>
          <w:rFonts w:cs="Arial"/>
        </w:rPr>
        <w:t>NotDetermined</w:t>
      </w:r>
      <w:proofErr w:type="spellEnd"/>
      <w:r w:rsidRPr="008F0BAB">
        <w:rPr>
          <w:rFonts w:cs="Arial"/>
        </w:rPr>
        <w:t xml:space="preserve"> at network bus start-up.  </w:t>
      </w:r>
    </w:p>
    <w:p w14:paraId="4C42EF1E" w14:textId="77777777" w:rsidR="009D6857" w:rsidRPr="009D6857" w:rsidRDefault="00980C5F" w:rsidP="00980C5F">
      <w:pPr>
        <w:numPr>
          <w:ilvl w:val="0"/>
          <w:numId w:val="21"/>
        </w:numPr>
        <w:rPr>
          <w:rFonts w:cs="Arial"/>
        </w:rPr>
      </w:pPr>
      <w:r w:rsidRPr="008F0BAB">
        <w:rPr>
          <w:rFonts w:cs="Arial"/>
        </w:rPr>
        <w:t xml:space="preserve">Exception:  If within the first 500 msec of bus wake-up if the value of </w:t>
      </w:r>
      <w:proofErr w:type="spellStart"/>
      <w:r w:rsidRPr="008F0BAB">
        <w:rPr>
          <w:rFonts w:cs="Arial"/>
        </w:rPr>
        <w:t>ActivePersonality_St</w:t>
      </w:r>
      <w:proofErr w:type="spellEnd"/>
      <w:r w:rsidRPr="008F0BAB">
        <w:rPr>
          <w:rFonts w:cs="Arial"/>
        </w:rPr>
        <w:t xml:space="preserve"> is not known because of an error (</w:t>
      </w:r>
      <w:proofErr w:type="spellStart"/>
      <w:r w:rsidRPr="008F0BAB">
        <w:rPr>
          <w:rFonts w:cs="Arial"/>
        </w:rPr>
        <w:t>ie</w:t>
      </w:r>
      <w:proofErr w:type="spellEnd"/>
      <w:r w:rsidRPr="008F0BAB">
        <w:rPr>
          <w:rFonts w:cs="Arial"/>
        </w:rPr>
        <w:t xml:space="preserve"> application powered up and still doesn’t know), then the Enhanced Memory Profile</w:t>
      </w:r>
      <w:r w:rsidRPr="009D6857">
        <w:rPr>
          <w:rFonts w:cs="Arial"/>
        </w:rPr>
        <w:t xml:space="preserve"> Server shall update the </w:t>
      </w:r>
      <w:proofErr w:type="spellStart"/>
      <w:r w:rsidRPr="009D6857">
        <w:rPr>
          <w:rFonts w:cs="Arial"/>
        </w:rPr>
        <w:t>ActivePersonality_St</w:t>
      </w:r>
      <w:proofErr w:type="spellEnd"/>
      <w:r w:rsidRPr="009D6857">
        <w:rPr>
          <w:rFonts w:cs="Arial"/>
        </w:rPr>
        <w:t xml:space="preserve"> signal with the default value of Vehicle. </w:t>
      </w:r>
      <w:r>
        <w:rPr>
          <w:rFonts w:cs="Arial"/>
        </w:rPr>
        <w:t xml:space="preserve"> </w:t>
      </w:r>
      <w:r w:rsidRPr="009D6857">
        <w:rPr>
          <w:rFonts w:cs="Arial"/>
        </w:rPr>
        <w:t xml:space="preserve">This </w:t>
      </w:r>
      <w:r>
        <w:rPr>
          <w:rFonts w:cs="Arial"/>
        </w:rPr>
        <w:t>could possibly</w:t>
      </w:r>
      <w:r w:rsidRPr="009D6857">
        <w:rPr>
          <w:rFonts w:cs="Arial"/>
        </w:rPr>
        <w:t xml:space="preserve"> occur</w:t>
      </w:r>
      <w:r>
        <w:rPr>
          <w:rFonts w:cs="Arial"/>
        </w:rPr>
        <w:t xml:space="preserve"> for example</w:t>
      </w:r>
      <w:r w:rsidRPr="009D6857">
        <w:rPr>
          <w:rFonts w:cs="Arial"/>
        </w:rPr>
        <w:t xml:space="preserve"> </w:t>
      </w:r>
      <w:r>
        <w:rPr>
          <w:rFonts w:cs="Arial"/>
        </w:rPr>
        <w:t>if the</w:t>
      </w:r>
      <w:r w:rsidRPr="009D6857">
        <w:rPr>
          <w:rFonts w:cs="Arial"/>
        </w:rPr>
        <w:t xml:space="preserve"> EEPROM </w:t>
      </w:r>
      <w:r>
        <w:rPr>
          <w:rFonts w:cs="Arial"/>
        </w:rPr>
        <w:t>was</w:t>
      </w:r>
      <w:r w:rsidRPr="009D6857">
        <w:rPr>
          <w:rFonts w:cs="Arial"/>
        </w:rPr>
        <w:t xml:space="preserve"> corrupted.</w:t>
      </w:r>
    </w:p>
    <w:p w14:paraId="3EDC26B8" w14:textId="77777777" w:rsidR="002B3CC4" w:rsidRPr="009D6857" w:rsidRDefault="00C73931" w:rsidP="00500605">
      <w:pPr>
        <w:rPr>
          <w:rFonts w:cs="Arial"/>
        </w:rPr>
      </w:pPr>
    </w:p>
    <w:p w14:paraId="1EC62C00" w14:textId="77777777" w:rsidR="00A31531" w:rsidRPr="00DD19D4" w:rsidRDefault="00980C5F" w:rsidP="00500605">
      <w:pPr>
        <w:rPr>
          <w:rFonts w:cs="Arial"/>
        </w:rPr>
      </w:pPr>
      <w:r>
        <w:rPr>
          <w:rFonts w:cs="Arial"/>
        </w:rPr>
        <w:t xml:space="preserve">At network bus wake-up/start-up if the EnhancedMemoryProfileServer receives </w:t>
      </w:r>
      <w:proofErr w:type="spellStart"/>
      <w:r>
        <w:rPr>
          <w:rFonts w:cs="Arial"/>
        </w:rPr>
        <w:t>EnhancedMemory_St</w:t>
      </w:r>
      <w:proofErr w:type="spellEnd"/>
      <w:r>
        <w:rPr>
          <w:rFonts w:cs="Arial"/>
        </w:rPr>
        <w:t xml:space="preserve"> =Null then the EnhancedMemoryProfileServer shall assume the last known state (ex if Enhanced Memory was last </w:t>
      </w:r>
      <w:r w:rsidRPr="00DD19D4">
        <w:rPr>
          <w:rFonts w:cs="Arial"/>
        </w:rPr>
        <w:t>ON before network shutdown then assume still ON).</w:t>
      </w:r>
    </w:p>
    <w:p w14:paraId="3392B698" w14:textId="77777777" w:rsidR="00DD19D4" w:rsidRPr="00DD19D4" w:rsidRDefault="00C73931" w:rsidP="00500605">
      <w:pPr>
        <w:rPr>
          <w:rFonts w:cs="Arial"/>
        </w:rPr>
      </w:pPr>
    </w:p>
    <w:p w14:paraId="1E73C0B5" w14:textId="77777777" w:rsidR="00DD19D4" w:rsidRPr="00DD19D4" w:rsidRDefault="00980C5F" w:rsidP="00500605">
      <w:pPr>
        <w:rPr>
          <w:rFonts w:cs="Arial"/>
        </w:rPr>
      </w:pPr>
      <w:r w:rsidRPr="00DD19D4">
        <w:rPr>
          <w:rFonts w:cs="Arial"/>
        </w:rPr>
        <w:t xml:space="preserve">At network bus wake-up/start-up if the EnhancedMemoryProfileServer has not received </w:t>
      </w:r>
      <w:proofErr w:type="spellStart"/>
      <w:r w:rsidRPr="00DD19D4">
        <w:rPr>
          <w:rFonts w:cs="Arial"/>
        </w:rPr>
        <w:t>PersonalityOptIn_St</w:t>
      </w:r>
      <w:proofErr w:type="spellEnd"/>
      <w:r w:rsidRPr="00DD19D4">
        <w:rPr>
          <w:rFonts w:cs="Arial"/>
        </w:rPr>
        <w:t xml:space="preserve"> </w:t>
      </w:r>
      <w:r>
        <w:rPr>
          <w:rFonts w:cs="Arial"/>
        </w:rPr>
        <w:t xml:space="preserve">within 500 msec of network bus wake-up </w:t>
      </w:r>
      <w:r w:rsidRPr="00DD19D4">
        <w:rPr>
          <w:rFonts w:cs="Arial"/>
        </w:rPr>
        <w:t>then the EnhancedMemoryProfileServer shall assume the last known state (ex if all profiles were opte</w:t>
      </w:r>
      <w:r>
        <w:rPr>
          <w:rFonts w:cs="Arial"/>
        </w:rPr>
        <w:t>d-in before network shutdown tha</w:t>
      </w:r>
      <w:r w:rsidRPr="00DD19D4">
        <w:rPr>
          <w:rFonts w:cs="Arial"/>
        </w:rPr>
        <w:t>n assume they are still opted-in).</w:t>
      </w:r>
    </w:p>
    <w:p w14:paraId="59B4B146" w14:textId="77777777" w:rsidR="00CE4C78" w:rsidRPr="00DD19D4" w:rsidRDefault="00C73931" w:rsidP="00500605">
      <w:pPr>
        <w:rPr>
          <w:rFonts w:cs="Arial"/>
        </w:rPr>
      </w:pPr>
    </w:p>
    <w:p w14:paraId="0401BC40" w14:textId="77777777" w:rsidR="003E7078" w:rsidRDefault="00980C5F" w:rsidP="008B7A1A">
      <w:pPr>
        <w:rPr>
          <w:rFonts w:cs="Arial"/>
        </w:rPr>
      </w:pPr>
      <w:r>
        <w:rPr>
          <w:rFonts w:cs="Arial"/>
        </w:rPr>
        <w:t>The EnhancedMemoryProfileServer shall remember the last active personality profile between different power mode cycles such as remembering (but not limited to):</w:t>
      </w:r>
    </w:p>
    <w:p w14:paraId="519F935A" w14:textId="77777777" w:rsidR="003E7078" w:rsidRDefault="00980C5F" w:rsidP="00980C5F">
      <w:pPr>
        <w:numPr>
          <w:ilvl w:val="0"/>
          <w:numId w:val="20"/>
        </w:numPr>
        <w:rPr>
          <w:rFonts w:cs="Arial"/>
        </w:rPr>
      </w:pPr>
      <w:r w:rsidRPr="003E7078">
        <w:rPr>
          <w:rFonts w:cs="Arial"/>
        </w:rPr>
        <w:t xml:space="preserve">between network bus sleep and wake-up events, </w:t>
      </w:r>
      <w:r>
        <w:rPr>
          <w:rFonts w:cs="Arial"/>
        </w:rPr>
        <w:t>and</w:t>
      </w:r>
    </w:p>
    <w:p w14:paraId="71E4D50F" w14:textId="77777777" w:rsidR="003121D6" w:rsidRPr="00D9510E" w:rsidRDefault="00980C5F" w:rsidP="00980C5F">
      <w:pPr>
        <w:numPr>
          <w:ilvl w:val="0"/>
          <w:numId w:val="20"/>
        </w:numPr>
        <w:rPr>
          <w:rFonts w:cs="Arial"/>
        </w:rPr>
      </w:pPr>
      <w:r w:rsidRPr="003E7078">
        <w:rPr>
          <w:rFonts w:cs="Arial"/>
        </w:rPr>
        <w:t xml:space="preserve">between ignition </w:t>
      </w:r>
      <w:r w:rsidRPr="003121D6">
        <w:rPr>
          <w:rFonts w:cs="Arial"/>
        </w:rPr>
        <w:t>cycles</w:t>
      </w:r>
    </w:p>
    <w:p w14:paraId="72CE99D5" w14:textId="77777777" w:rsidR="00766713" w:rsidRPr="003121D6" w:rsidRDefault="00C73931" w:rsidP="008B7A1A">
      <w:pPr>
        <w:rPr>
          <w:rFonts w:cs="Arial"/>
        </w:rPr>
      </w:pPr>
    </w:p>
    <w:p w14:paraId="7AF0641B" w14:textId="77777777" w:rsidR="00EF0045" w:rsidRDefault="00C73931" w:rsidP="008B7A1A">
      <w:pPr>
        <w:rPr>
          <w:rFonts w:cs="Arial"/>
        </w:rPr>
      </w:pPr>
    </w:p>
    <w:p w14:paraId="733D5704" w14:textId="77777777" w:rsidR="00766713" w:rsidRDefault="00980C5F" w:rsidP="008B7A1A">
      <w:pPr>
        <w:rPr>
          <w:rFonts w:cs="Arial"/>
        </w:rPr>
      </w:pPr>
      <w:r w:rsidRPr="00766713">
        <w:rPr>
          <w:rFonts w:cs="Arial"/>
          <w:u w:val="single"/>
        </w:rPr>
        <w:t>Responding to request signals at network bus start-up</w:t>
      </w:r>
      <w:r>
        <w:rPr>
          <w:rFonts w:cs="Arial"/>
        </w:rPr>
        <w:t>:</w:t>
      </w:r>
    </w:p>
    <w:p w14:paraId="1340345C" w14:textId="77777777" w:rsidR="00766713" w:rsidRPr="00D61D43" w:rsidRDefault="00980C5F" w:rsidP="008B7A1A">
      <w:pPr>
        <w:rPr>
          <w:rFonts w:cs="Arial"/>
        </w:rPr>
      </w:pPr>
      <w:r>
        <w:rPr>
          <w:rFonts w:cs="Arial"/>
        </w:rPr>
        <w:t xml:space="preserve">The EnhancedMemoryProfileServer and EnhancedMemoryInterfaceClient can be on different network buses such that one bus is asleep while the other is awake (ex. Infotainment System ON when </w:t>
      </w:r>
      <w:proofErr w:type="spellStart"/>
      <w:r>
        <w:rPr>
          <w:rFonts w:cs="Arial"/>
        </w:rPr>
        <w:t>Ignition_Status</w:t>
      </w:r>
      <w:proofErr w:type="spellEnd"/>
      <w:r>
        <w:rPr>
          <w:rFonts w:cs="Arial"/>
        </w:rPr>
        <w:t xml:space="preserve"> = OFF).  In order for request signal</w:t>
      </w:r>
      <w:r w:rsidRPr="00D61D43">
        <w:rPr>
          <w:rFonts w:cs="Arial"/>
        </w:rPr>
        <w:t xml:space="preserve">s not to be lost (first change in the request signal encoding </w:t>
      </w:r>
      <w:r>
        <w:rPr>
          <w:rFonts w:cs="Arial"/>
        </w:rPr>
        <w:t xml:space="preserve">value </w:t>
      </w:r>
      <w:r w:rsidRPr="00D61D43">
        <w:rPr>
          <w:rFonts w:cs="Arial"/>
        </w:rPr>
        <w:t>wakes up the other bus) the following shall be supported:</w:t>
      </w:r>
    </w:p>
    <w:p w14:paraId="2125634C" w14:textId="77777777" w:rsidR="001223A4" w:rsidRPr="001223A4" w:rsidRDefault="00980C5F" w:rsidP="00980C5F">
      <w:pPr>
        <w:numPr>
          <w:ilvl w:val="0"/>
          <w:numId w:val="19"/>
        </w:numPr>
        <w:rPr>
          <w:rFonts w:cs="Arial"/>
        </w:rPr>
      </w:pPr>
      <w:r w:rsidRPr="00D61D43">
        <w:rPr>
          <w:rFonts w:cs="Arial"/>
        </w:rPr>
        <w:t>The EnhancedMemoryProfileServer shall</w:t>
      </w:r>
      <w:r>
        <w:rPr>
          <w:rFonts w:cs="Arial"/>
        </w:rPr>
        <w:t xml:space="preserve"> be able to receive enhanced memory request signals such as “</w:t>
      </w:r>
      <w:proofErr w:type="spellStart"/>
      <w:r>
        <w:rPr>
          <w:rFonts w:cs="Arial"/>
        </w:rPr>
        <w:t>InfotainmentRecall</w:t>
      </w:r>
      <w:proofErr w:type="spellEnd"/>
      <w:r>
        <w:rPr>
          <w:rFonts w:cs="Arial"/>
        </w:rPr>
        <w:t xml:space="preserve"> = New </w:t>
      </w:r>
      <w:proofErr w:type="spellStart"/>
      <w:r>
        <w:rPr>
          <w:rFonts w:cs="Arial"/>
        </w:rPr>
        <w:t>PersonX</w:t>
      </w:r>
      <w:proofErr w:type="spellEnd"/>
      <w:r>
        <w:rPr>
          <w:rFonts w:cs="Arial"/>
        </w:rPr>
        <w:t>” or “</w:t>
      </w:r>
      <w:proofErr w:type="spellStart"/>
      <w:r>
        <w:rPr>
          <w:rFonts w:cs="Arial"/>
        </w:rPr>
        <w:t>EnhancedMemory</w:t>
      </w:r>
      <w:proofErr w:type="spellEnd"/>
      <w:r>
        <w:rPr>
          <w:rFonts w:cs="Arial"/>
        </w:rPr>
        <w:t xml:space="preserve"> = ON/OFF” within 200 msec of network bus wake-up.  If the application software is not completely powered up after 200 msec those signals shall be stored and processed later by the EnhancedMemoryProfileServer.</w:t>
      </w:r>
    </w:p>
    <w:p w14:paraId="325F2517" w14:textId="77777777" w:rsidR="009C7981" w:rsidRDefault="00C73931" w:rsidP="008B7A1A">
      <w:pPr>
        <w:rPr>
          <w:rFonts w:cs="Arial"/>
        </w:rPr>
      </w:pPr>
    </w:p>
    <w:p w14:paraId="071EABF7" w14:textId="77777777" w:rsidR="009C7981" w:rsidRDefault="00C73931" w:rsidP="008B7A1A">
      <w:pPr>
        <w:rPr>
          <w:rFonts w:cs="Arial"/>
        </w:rPr>
      </w:pPr>
    </w:p>
    <w:p w14:paraId="3EB7D695" w14:textId="77777777" w:rsidR="00CE4C78" w:rsidRPr="00CE4C78" w:rsidRDefault="00C73931" w:rsidP="008B7A1A">
      <w:pPr>
        <w:rPr>
          <w:rFonts w:cs="Arial"/>
        </w:rPr>
      </w:pPr>
    </w:p>
    <w:p w14:paraId="2DAFE048" w14:textId="77777777" w:rsidR="000163EC" w:rsidRPr="002B3CC4" w:rsidRDefault="00C73931"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94A63A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F3BEEF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5E17E9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DDB7D0" w14:textId="77777777" w:rsidR="00D90FFA" w:rsidRPr="00AC15C4" w:rsidRDefault="00C73931" w:rsidP="0081629B">
            <w:pPr>
              <w:rPr>
                <w:vanish/>
                <w:color w:val="000000" w:themeColor="text1"/>
              </w:rPr>
            </w:pPr>
          </w:p>
        </w:tc>
      </w:tr>
    </w:tbl>
    <w:p w14:paraId="16C2C432" w14:textId="77777777" w:rsidR="00AC15C4" w:rsidRPr="00AC15C4" w:rsidRDefault="00AC15C4" w:rsidP="00AC15C4">
      <w:pPr>
        <w:pStyle w:val="Heading4"/>
        <w:rPr>
          <w:b w:val="0"/>
          <w:u w:val="single"/>
        </w:rPr>
      </w:pPr>
      <w:r w:rsidRPr="00AC15C4">
        <w:rPr>
          <w:b w:val="0"/>
          <w:u w:val="single"/>
        </w:rPr>
        <w:t>ENMEM-SR-REQ-136594/I-Network Bus Start-up / Shut-down (EnhancedMemoryInterfaceClient)</w:t>
      </w:r>
    </w:p>
    <w:p w14:paraId="48ED7B5E" w14:textId="77777777" w:rsidR="00EF659B" w:rsidRPr="00076E1E" w:rsidRDefault="00980C5F" w:rsidP="00EF659B">
      <w:pPr>
        <w:rPr>
          <w:rFonts w:cs="Arial"/>
        </w:rPr>
      </w:pPr>
      <w:r w:rsidRPr="00EF659B">
        <w:rPr>
          <w:rFonts w:cs="Arial"/>
        </w:rPr>
        <w:t>The EnhancedMemory</w:t>
      </w:r>
      <w:r>
        <w:rPr>
          <w:rFonts w:cs="Arial"/>
        </w:rPr>
        <w:t>InterfaceClient</w:t>
      </w:r>
      <w:r w:rsidRPr="00EF659B">
        <w:rPr>
          <w:rFonts w:cs="Arial"/>
        </w:rPr>
        <w:t xml:space="preserve"> shall update the </w:t>
      </w:r>
      <w:r>
        <w:rPr>
          <w:rFonts w:cs="Arial"/>
        </w:rPr>
        <w:t>“</w:t>
      </w:r>
      <w:proofErr w:type="spellStart"/>
      <w:r>
        <w:rPr>
          <w:rFonts w:cs="Arial"/>
        </w:rPr>
        <w:t>EnhancedMemory_St</w:t>
      </w:r>
      <w:proofErr w:type="spellEnd"/>
      <w:r>
        <w:rPr>
          <w:rFonts w:cs="Arial"/>
        </w:rPr>
        <w:t>” and “</w:t>
      </w:r>
      <w:proofErr w:type="spellStart"/>
      <w:r>
        <w:rPr>
          <w:rFonts w:cs="Arial"/>
        </w:rPr>
        <w:t>PersonalityOptIn_</w:t>
      </w:r>
      <w:proofErr w:type="gramStart"/>
      <w:r>
        <w:rPr>
          <w:rFonts w:cs="Arial"/>
        </w:rPr>
        <w:t>St</w:t>
      </w:r>
      <w:proofErr w:type="spellEnd"/>
      <w:r>
        <w:rPr>
          <w:rFonts w:cs="Arial"/>
        </w:rPr>
        <w:t xml:space="preserve"> :</w:t>
      </w:r>
      <w:proofErr w:type="gramEnd"/>
      <w:r>
        <w:rPr>
          <w:rFonts w:cs="Arial"/>
        </w:rPr>
        <w:t xml:space="preserve"> Pers1/2/3/</w:t>
      </w:r>
      <w:r w:rsidRPr="00076E1E">
        <w:rPr>
          <w:rFonts w:cs="Arial"/>
        </w:rPr>
        <w:t xml:space="preserve">4Status” signals with the last known state within 500 msec of network bus wake-up.  </w:t>
      </w:r>
    </w:p>
    <w:p w14:paraId="59A2B0BF" w14:textId="77777777" w:rsidR="00EF659B" w:rsidRPr="00076E1E" w:rsidRDefault="00980C5F" w:rsidP="00980C5F">
      <w:pPr>
        <w:numPr>
          <w:ilvl w:val="0"/>
          <w:numId w:val="22"/>
        </w:numPr>
        <w:rPr>
          <w:rFonts w:cs="Arial"/>
        </w:rPr>
      </w:pPr>
      <w:r w:rsidRPr="00076E1E">
        <w:rPr>
          <w:rFonts w:cs="Arial"/>
        </w:rPr>
        <w:t xml:space="preserve">If the </w:t>
      </w:r>
      <w:proofErr w:type="spellStart"/>
      <w:r w:rsidRPr="00076E1E">
        <w:rPr>
          <w:rFonts w:cs="Arial"/>
        </w:rPr>
        <w:t>EnhancedMemory_St</w:t>
      </w:r>
      <w:proofErr w:type="spellEnd"/>
      <w:r w:rsidRPr="00076E1E">
        <w:rPr>
          <w:rFonts w:cs="Arial"/>
        </w:rPr>
        <w:t xml:space="preserve"> signal is published on the network bus before the </w:t>
      </w:r>
      <w:r>
        <w:rPr>
          <w:rFonts w:cs="Arial"/>
        </w:rPr>
        <w:t xml:space="preserve">last known state can be </w:t>
      </w:r>
      <w:proofErr w:type="gramStart"/>
      <w:r>
        <w:rPr>
          <w:rFonts w:cs="Arial"/>
        </w:rPr>
        <w:t>published</w:t>
      </w:r>
      <w:proofErr w:type="gramEnd"/>
      <w:r>
        <w:rPr>
          <w:rFonts w:cs="Arial"/>
        </w:rPr>
        <w:t xml:space="preserve"> </w:t>
      </w:r>
      <w:r w:rsidRPr="00076E1E">
        <w:rPr>
          <w:rFonts w:cs="Arial"/>
        </w:rPr>
        <w:t xml:space="preserve">then the </w:t>
      </w:r>
      <w:proofErr w:type="spellStart"/>
      <w:r w:rsidRPr="00076E1E">
        <w:rPr>
          <w:rFonts w:cs="Arial"/>
        </w:rPr>
        <w:t>EnhancedMemory_St</w:t>
      </w:r>
      <w:proofErr w:type="spellEnd"/>
      <w:r w:rsidRPr="00076E1E">
        <w:rPr>
          <w:rFonts w:cs="Arial"/>
        </w:rPr>
        <w:t xml:space="preserve"> signal shall be set to Null at network bus start-up.</w:t>
      </w:r>
    </w:p>
    <w:p w14:paraId="516362EE" w14:textId="77777777" w:rsidR="00DC6FF2" w:rsidRPr="00126566" w:rsidRDefault="00980C5F" w:rsidP="00980C5F">
      <w:pPr>
        <w:numPr>
          <w:ilvl w:val="0"/>
          <w:numId w:val="22"/>
        </w:numPr>
        <w:rPr>
          <w:rFonts w:cs="Arial"/>
        </w:rPr>
      </w:pPr>
      <w:r w:rsidRPr="00076E1E">
        <w:rPr>
          <w:rFonts w:cs="Arial"/>
        </w:rPr>
        <w:t>The “</w:t>
      </w:r>
      <w:proofErr w:type="spellStart"/>
      <w:r w:rsidRPr="00076E1E">
        <w:rPr>
          <w:rFonts w:cs="Arial"/>
        </w:rPr>
        <w:t>PersonalityOptIn_</w:t>
      </w:r>
      <w:proofErr w:type="gramStart"/>
      <w:r w:rsidRPr="00076E1E">
        <w:rPr>
          <w:rFonts w:cs="Arial"/>
        </w:rPr>
        <w:t>St</w:t>
      </w:r>
      <w:proofErr w:type="spellEnd"/>
      <w:r w:rsidRPr="00076E1E">
        <w:rPr>
          <w:rFonts w:cs="Arial"/>
        </w:rPr>
        <w:t xml:space="preserve"> :</w:t>
      </w:r>
      <w:proofErr w:type="gramEnd"/>
      <w:r w:rsidRPr="00076E1E">
        <w:rPr>
          <w:rFonts w:cs="Arial"/>
        </w:rPr>
        <w:t xml:space="preserve"> Pers1/2/3/4Status” signals shall not be published on the bus until the </w:t>
      </w:r>
      <w:r w:rsidRPr="00126566">
        <w:rPr>
          <w:rFonts w:cs="Arial"/>
        </w:rPr>
        <w:t>last known state is published</w:t>
      </w:r>
      <w:r>
        <w:rPr>
          <w:rFonts w:cs="Arial"/>
        </w:rPr>
        <w:t xml:space="preserve"> and shall not publish its CAN </w:t>
      </w:r>
      <w:proofErr w:type="spellStart"/>
      <w:r>
        <w:rPr>
          <w:rFonts w:cs="Arial"/>
        </w:rPr>
        <w:t>init</w:t>
      </w:r>
      <w:proofErr w:type="spellEnd"/>
      <w:r>
        <w:rPr>
          <w:rFonts w:cs="Arial"/>
        </w:rPr>
        <w:t xml:space="preserve"> value at CAN bus start-up</w:t>
      </w:r>
      <w:r w:rsidRPr="00126566">
        <w:rPr>
          <w:rFonts w:cs="Arial"/>
        </w:rPr>
        <w:t xml:space="preserve">.  </w:t>
      </w:r>
    </w:p>
    <w:p w14:paraId="6CD7329A" w14:textId="77777777" w:rsidR="000F6D15" w:rsidRPr="00664D7F" w:rsidRDefault="00980C5F" w:rsidP="00980C5F">
      <w:pPr>
        <w:numPr>
          <w:ilvl w:val="1"/>
          <w:numId w:val="22"/>
        </w:numPr>
        <w:rPr>
          <w:rFonts w:cs="Arial"/>
        </w:rPr>
      </w:pPr>
      <w:r w:rsidRPr="00126566">
        <w:rPr>
          <w:rFonts w:cs="Arial"/>
        </w:rPr>
        <w:t>Note: The “</w:t>
      </w:r>
      <w:proofErr w:type="spellStart"/>
      <w:r w:rsidRPr="00126566">
        <w:rPr>
          <w:rFonts w:cs="Arial"/>
        </w:rPr>
        <w:t>PersonalityOptIn_St</w:t>
      </w:r>
      <w:proofErr w:type="spellEnd"/>
      <w:r w:rsidRPr="00126566">
        <w:rPr>
          <w:rFonts w:cs="Arial"/>
        </w:rPr>
        <w:t xml:space="preserve"> : Pers1/2/3/4Status” signals shall not be set to the CAN dB Init value at CAN bus start-up since there is no “Null” value and only put on the bus the last value of the </w:t>
      </w:r>
      <w:proofErr w:type="spellStart"/>
      <w:r w:rsidRPr="00126566">
        <w:rPr>
          <w:rFonts w:cs="Arial"/>
        </w:rPr>
        <w:t>OptIn</w:t>
      </w:r>
      <w:proofErr w:type="spellEnd"/>
      <w:r w:rsidRPr="00126566">
        <w:rPr>
          <w:rFonts w:cs="Arial"/>
        </w:rPr>
        <w:t xml:space="preserve"> is published (has to be done within 500</w:t>
      </w:r>
      <w:r>
        <w:rPr>
          <w:rFonts w:cs="Arial"/>
        </w:rPr>
        <w:t xml:space="preserve"> msec of network bus wake-up)</w:t>
      </w:r>
      <w:r w:rsidRPr="00664D7F">
        <w:rPr>
          <w:rFonts w:cs="Arial"/>
        </w:rPr>
        <w:br/>
      </w:r>
    </w:p>
    <w:p w14:paraId="16BD3E9A" w14:textId="77777777" w:rsidR="006C6EB7" w:rsidRDefault="00980C5F" w:rsidP="00AF0C53">
      <w:pPr>
        <w:rPr>
          <w:rFonts w:cs="Arial"/>
        </w:rPr>
      </w:pPr>
      <w:r w:rsidRPr="00AF0C53">
        <w:rPr>
          <w:rFonts w:cs="Arial"/>
        </w:rPr>
        <w:lastRenderedPageBreak/>
        <w:t xml:space="preserve">The EnhancedMemoryInterfaceClient shall remember the </w:t>
      </w:r>
      <w:r>
        <w:rPr>
          <w:rFonts w:cs="Arial"/>
        </w:rPr>
        <w:t>“</w:t>
      </w:r>
      <w:proofErr w:type="spellStart"/>
      <w:r w:rsidRPr="00AF0C53">
        <w:rPr>
          <w:rFonts w:cs="Arial"/>
        </w:rPr>
        <w:t>EnhancedMemory_St</w:t>
      </w:r>
      <w:proofErr w:type="spellEnd"/>
      <w:r>
        <w:rPr>
          <w:rFonts w:cs="Arial"/>
        </w:rPr>
        <w:t>” and “</w:t>
      </w:r>
      <w:proofErr w:type="spellStart"/>
      <w:r>
        <w:rPr>
          <w:rFonts w:cs="Arial"/>
        </w:rPr>
        <w:t>PersonalityOptIn_</w:t>
      </w:r>
      <w:proofErr w:type="gramStart"/>
      <w:r>
        <w:rPr>
          <w:rFonts w:cs="Arial"/>
        </w:rPr>
        <w:t>St</w:t>
      </w:r>
      <w:proofErr w:type="spellEnd"/>
      <w:r>
        <w:rPr>
          <w:rFonts w:cs="Arial"/>
        </w:rPr>
        <w:t xml:space="preserve"> :</w:t>
      </w:r>
      <w:proofErr w:type="gramEnd"/>
      <w:r>
        <w:rPr>
          <w:rFonts w:cs="Arial"/>
        </w:rPr>
        <w:t xml:space="preserve"> Pers1/2/3/4Status” signal settings</w:t>
      </w:r>
      <w:r w:rsidRPr="00AF0C53">
        <w:rPr>
          <w:rFonts w:cs="Arial"/>
        </w:rPr>
        <w:t xml:space="preserve"> between different power mode cycles such as remembering</w:t>
      </w:r>
      <w:r>
        <w:rPr>
          <w:rFonts w:cs="Arial"/>
        </w:rPr>
        <w:t>:</w:t>
      </w:r>
    </w:p>
    <w:p w14:paraId="751748C6" w14:textId="77777777" w:rsidR="006C6EB7" w:rsidRDefault="00980C5F" w:rsidP="00980C5F">
      <w:pPr>
        <w:numPr>
          <w:ilvl w:val="0"/>
          <w:numId w:val="24"/>
        </w:numPr>
        <w:rPr>
          <w:rFonts w:cs="Arial"/>
        </w:rPr>
      </w:pPr>
      <w:r w:rsidRPr="006C6EB7">
        <w:rPr>
          <w:rFonts w:cs="Arial"/>
        </w:rPr>
        <w:t>between network bus sleep and wake-up events</w:t>
      </w:r>
      <w:r>
        <w:rPr>
          <w:rFonts w:cs="Arial"/>
        </w:rPr>
        <w:t>,</w:t>
      </w:r>
      <w:r w:rsidRPr="006C6EB7">
        <w:rPr>
          <w:rFonts w:cs="Arial"/>
        </w:rPr>
        <w:t xml:space="preserve"> and </w:t>
      </w:r>
    </w:p>
    <w:p w14:paraId="194FC1ED" w14:textId="77777777" w:rsidR="006C6EB7" w:rsidRDefault="00980C5F" w:rsidP="00980C5F">
      <w:pPr>
        <w:numPr>
          <w:ilvl w:val="0"/>
          <w:numId w:val="24"/>
        </w:numPr>
        <w:rPr>
          <w:rFonts w:cs="Arial"/>
        </w:rPr>
      </w:pPr>
      <w:r>
        <w:rPr>
          <w:rFonts w:cs="Arial"/>
        </w:rPr>
        <w:t xml:space="preserve">between ignition cycles, and </w:t>
      </w:r>
    </w:p>
    <w:p w14:paraId="23CF6D74" w14:textId="77777777" w:rsidR="006C6EB7" w:rsidRPr="006C6EB7" w:rsidRDefault="00980C5F" w:rsidP="00980C5F">
      <w:pPr>
        <w:numPr>
          <w:ilvl w:val="0"/>
          <w:numId w:val="24"/>
        </w:numPr>
        <w:rPr>
          <w:rFonts w:cs="Arial"/>
        </w:rPr>
      </w:pPr>
      <w:r>
        <w:rPr>
          <w:rFonts w:cs="Arial"/>
        </w:rPr>
        <w:t>after a B+ reset</w:t>
      </w:r>
    </w:p>
    <w:p w14:paraId="67A6B223" w14:textId="77777777" w:rsidR="00664D7F" w:rsidRPr="00664D7F" w:rsidRDefault="00980C5F" w:rsidP="00664D7F">
      <w:pPr>
        <w:ind w:left="420"/>
        <w:rPr>
          <w:rFonts w:cs="Arial"/>
        </w:rPr>
      </w:pPr>
      <w:r w:rsidRPr="00664D7F">
        <w:rPr>
          <w:rFonts w:cs="Arial"/>
        </w:rPr>
        <w:t xml:space="preserve">Note: </w:t>
      </w:r>
      <w:proofErr w:type="spellStart"/>
      <w:r w:rsidRPr="00664D7F">
        <w:rPr>
          <w:rFonts w:cs="Arial"/>
        </w:rPr>
        <w:t>ActivePersonality_St</w:t>
      </w:r>
      <w:proofErr w:type="spellEnd"/>
      <w:r w:rsidRPr="00664D7F">
        <w:rPr>
          <w:rFonts w:cs="Arial"/>
        </w:rPr>
        <w:t xml:space="preserve"> = </w:t>
      </w:r>
      <w:proofErr w:type="spellStart"/>
      <w:r w:rsidRPr="00664D7F">
        <w:rPr>
          <w:rFonts w:cs="Arial"/>
        </w:rPr>
        <w:t>NotDetermined</w:t>
      </w:r>
      <w:proofErr w:type="spellEnd"/>
      <w:r w:rsidRPr="00664D7F">
        <w:rPr>
          <w:rFonts w:cs="Arial"/>
        </w:rPr>
        <w:t xml:space="preserve"> is treated as a don’t care and shall assume the last known state.</w:t>
      </w:r>
    </w:p>
    <w:p w14:paraId="010CCEFF" w14:textId="77777777" w:rsidR="00AF0C53" w:rsidRPr="00AF0C53" w:rsidRDefault="00C73931" w:rsidP="00AF0C53">
      <w:pPr>
        <w:rPr>
          <w:rFonts w:cs="Arial"/>
        </w:rPr>
      </w:pPr>
    </w:p>
    <w:p w14:paraId="636DBDCA" w14:textId="77777777" w:rsidR="00500605" w:rsidRPr="00AF0C53" w:rsidRDefault="00C73931" w:rsidP="00500605">
      <w:pPr>
        <w:rPr>
          <w:rFonts w:cs="Arial"/>
        </w:rPr>
      </w:pPr>
    </w:p>
    <w:p w14:paraId="0416CE39" w14:textId="77777777" w:rsidR="00FC63ED" w:rsidRPr="00330B9A" w:rsidRDefault="00980C5F" w:rsidP="00500605">
      <w:pPr>
        <w:rPr>
          <w:rFonts w:cs="Arial"/>
        </w:rPr>
      </w:pPr>
      <w:r w:rsidRPr="00AF0C53">
        <w:rPr>
          <w:rFonts w:cs="Arial"/>
          <w:u w:val="single"/>
        </w:rPr>
        <w:t xml:space="preserve">Request </w:t>
      </w:r>
      <w:r w:rsidRPr="00330B9A">
        <w:rPr>
          <w:rFonts w:cs="Arial"/>
          <w:u w:val="single"/>
        </w:rPr>
        <w:t>signals / Status signal update</w:t>
      </w:r>
      <w:r w:rsidRPr="00330B9A">
        <w:rPr>
          <w:rFonts w:cs="Arial"/>
        </w:rPr>
        <w:t>:</w:t>
      </w:r>
    </w:p>
    <w:p w14:paraId="79F2057E" w14:textId="77777777" w:rsidR="00FC63ED" w:rsidRPr="00330B9A" w:rsidRDefault="00980C5F" w:rsidP="00FC63ED">
      <w:pPr>
        <w:rPr>
          <w:rFonts w:cs="Arial"/>
        </w:rPr>
      </w:pPr>
      <w:r w:rsidRPr="00330B9A">
        <w:rPr>
          <w:rFonts w:cs="Arial"/>
        </w:rPr>
        <w:t>The EnhancedMemoryProfileServer and EnhancedMemoryInterfaceClient can be on different network buses such that one bus is asleep while the other is awake (</w:t>
      </w:r>
      <w:proofErr w:type="spellStart"/>
      <w:r w:rsidRPr="00330B9A">
        <w:rPr>
          <w:rFonts w:cs="Arial"/>
        </w:rPr>
        <w:t>ex Infotainment</w:t>
      </w:r>
      <w:proofErr w:type="spellEnd"/>
      <w:r w:rsidRPr="00330B9A">
        <w:rPr>
          <w:rFonts w:cs="Arial"/>
        </w:rPr>
        <w:t xml:space="preserve"> System ON while </w:t>
      </w:r>
      <w:proofErr w:type="spellStart"/>
      <w:r w:rsidRPr="00330B9A">
        <w:rPr>
          <w:rFonts w:cs="Arial"/>
        </w:rPr>
        <w:t>Ignition_Status</w:t>
      </w:r>
      <w:proofErr w:type="spellEnd"/>
      <w:r w:rsidRPr="00330B9A">
        <w:rPr>
          <w:rFonts w:cs="Arial"/>
        </w:rPr>
        <w:t xml:space="preserve"> = OFF).  In order for request signals / </w:t>
      </w:r>
      <w:r>
        <w:rPr>
          <w:rFonts w:cs="Arial"/>
        </w:rPr>
        <w:t>updated status signals not to be missed</w:t>
      </w:r>
      <w:r w:rsidRPr="00330B9A">
        <w:rPr>
          <w:rFonts w:cs="Arial"/>
        </w:rPr>
        <w:t xml:space="preserve"> (first change in the signal encoding value wakes up the other bus) the following shall be supported:</w:t>
      </w:r>
    </w:p>
    <w:p w14:paraId="54C9BA18" w14:textId="77777777" w:rsidR="00FC63ED" w:rsidRPr="00330B9A" w:rsidRDefault="00980C5F" w:rsidP="00980C5F">
      <w:pPr>
        <w:numPr>
          <w:ilvl w:val="0"/>
          <w:numId w:val="23"/>
        </w:numPr>
        <w:rPr>
          <w:rFonts w:cs="Arial"/>
        </w:rPr>
      </w:pPr>
      <w:r w:rsidRPr="00330B9A">
        <w:rPr>
          <w:rFonts w:cs="Arial"/>
        </w:rPr>
        <w:t>When using the request signal “</w:t>
      </w:r>
      <w:proofErr w:type="spellStart"/>
      <w:r w:rsidRPr="00330B9A">
        <w:rPr>
          <w:rFonts w:cs="Arial"/>
        </w:rPr>
        <w:t>InfotainmentRecall_Rq</w:t>
      </w:r>
      <w:proofErr w:type="spellEnd"/>
      <w:r w:rsidRPr="00330B9A">
        <w:rPr>
          <w:rFonts w:cs="Arial"/>
        </w:rPr>
        <w:t xml:space="preserve"> = a new Personality” the EnhancedMemoryInterfaceClient shall send the request and re-send the same request 500 msec later without setting to Null between those two requests (the EnhancedMemoryProfileServer will act on the second request if its bus was asleep when the first request was sent).  </w:t>
      </w:r>
    </w:p>
    <w:p w14:paraId="59F5065B" w14:textId="77777777" w:rsidR="0064395D" w:rsidRPr="00330B9A" w:rsidRDefault="00980C5F" w:rsidP="00980C5F">
      <w:pPr>
        <w:numPr>
          <w:ilvl w:val="0"/>
          <w:numId w:val="23"/>
        </w:numPr>
        <w:rPr>
          <w:rFonts w:cs="Arial"/>
        </w:rPr>
      </w:pPr>
      <w:r w:rsidRPr="00330B9A">
        <w:rPr>
          <w:rFonts w:cs="Arial"/>
        </w:rPr>
        <w:t>When the sta</w:t>
      </w:r>
      <w:r>
        <w:rPr>
          <w:rFonts w:cs="Arial"/>
        </w:rPr>
        <w:t xml:space="preserve">tus signal </w:t>
      </w:r>
      <w:proofErr w:type="spellStart"/>
      <w:r>
        <w:rPr>
          <w:rFonts w:cs="Arial"/>
        </w:rPr>
        <w:t>EnhancedMemory_St</w:t>
      </w:r>
      <w:proofErr w:type="spellEnd"/>
      <w:r>
        <w:rPr>
          <w:rFonts w:cs="Arial"/>
        </w:rPr>
        <w:t xml:space="preserve"> has</w:t>
      </w:r>
      <w:r w:rsidRPr="00330B9A">
        <w:rPr>
          <w:rFonts w:cs="Arial"/>
        </w:rPr>
        <w:t xml:space="preserve"> a</w:t>
      </w:r>
      <w:r>
        <w:rPr>
          <w:rFonts w:cs="Arial"/>
        </w:rPr>
        <w:t>n</w:t>
      </w:r>
      <w:r w:rsidRPr="00330B9A">
        <w:rPr>
          <w:rFonts w:cs="Arial"/>
        </w:rPr>
        <w:t xml:space="preserve"> encoding value change (ex </w:t>
      </w:r>
      <w:proofErr w:type="spellStart"/>
      <w:r w:rsidRPr="00330B9A">
        <w:rPr>
          <w:rFonts w:cs="Arial"/>
        </w:rPr>
        <w:t>Profiles</w:t>
      </w:r>
      <w:r>
        <w:rPr>
          <w:rFonts w:cs="Arial"/>
        </w:rPr>
        <w:t>On</w:t>
      </w:r>
      <w:proofErr w:type="spellEnd"/>
      <w:r>
        <w:rPr>
          <w:rFonts w:cs="Arial"/>
        </w:rPr>
        <w:t xml:space="preserve"> changes to </w:t>
      </w:r>
      <w:proofErr w:type="spellStart"/>
      <w:r>
        <w:rPr>
          <w:rFonts w:cs="Arial"/>
        </w:rPr>
        <w:t>ProfilesOff</w:t>
      </w:r>
      <w:proofErr w:type="spellEnd"/>
      <w:r w:rsidRPr="00330B9A">
        <w:rPr>
          <w:rFonts w:cs="Arial"/>
        </w:rPr>
        <w:t xml:space="preserve">)  the EnhancedMemoryInterfaceClient shall send the updated signal and re-send the same signal 500 msec later (the EnhancedMemoryProfileServer will act on the second signal if its bus was asleep when the first updated signal was sent).  </w:t>
      </w:r>
    </w:p>
    <w:p w14:paraId="2801B085" w14:textId="77777777" w:rsidR="00BF3715" w:rsidRPr="00330B9A" w:rsidRDefault="00980C5F" w:rsidP="00980C5F">
      <w:pPr>
        <w:numPr>
          <w:ilvl w:val="0"/>
          <w:numId w:val="23"/>
        </w:numPr>
        <w:rPr>
          <w:rFonts w:cs="Arial"/>
        </w:rPr>
      </w:pPr>
      <w:r w:rsidRPr="00330B9A">
        <w:rPr>
          <w:rFonts w:cs="Arial"/>
        </w:rPr>
        <w:t xml:space="preserve">Note: </w:t>
      </w:r>
      <w:proofErr w:type="spellStart"/>
      <w:r w:rsidRPr="00330B9A">
        <w:rPr>
          <w:rFonts w:cs="Arial"/>
        </w:rPr>
        <w:t>PersonalityOptIn_St</w:t>
      </w:r>
      <w:proofErr w:type="spellEnd"/>
      <w:r w:rsidRPr="00330B9A">
        <w:rPr>
          <w:rFonts w:cs="Arial"/>
        </w:rPr>
        <w:t xml:space="preserve"> can only be changed when </w:t>
      </w:r>
      <w:proofErr w:type="spellStart"/>
      <w:r w:rsidRPr="00330B9A">
        <w:rPr>
          <w:rFonts w:cs="Arial"/>
        </w:rPr>
        <w:t>Ignition_Status</w:t>
      </w:r>
      <w:proofErr w:type="spellEnd"/>
      <w:r w:rsidRPr="00330B9A">
        <w:rPr>
          <w:rFonts w:cs="Arial"/>
        </w:rPr>
        <w:t xml:space="preserve"> = Run. In Run all the network buses are awake and therefore do not need to re-send the signal.  </w:t>
      </w:r>
    </w:p>
    <w:p w14:paraId="63DDA186" w14:textId="77777777" w:rsidR="000C2406" w:rsidRDefault="00C73931" w:rsidP="007E3794">
      <w:pPr>
        <w:rPr>
          <w:rFonts w:cs="Arial"/>
        </w:rPr>
      </w:pPr>
    </w:p>
    <w:p w14:paraId="488A8F42" w14:textId="77777777" w:rsidR="000C2406" w:rsidRPr="007E3794" w:rsidRDefault="00C73931" w:rsidP="007E3794">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652772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6A6C14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F69E44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B1ADEA" w14:textId="77777777" w:rsidR="00D90FFA" w:rsidRPr="00AC15C4" w:rsidRDefault="00C73931" w:rsidP="0081629B">
            <w:pPr>
              <w:rPr>
                <w:vanish/>
                <w:color w:val="000000" w:themeColor="text1"/>
              </w:rPr>
            </w:pPr>
          </w:p>
        </w:tc>
      </w:tr>
    </w:tbl>
    <w:p w14:paraId="6C67D581" w14:textId="77777777" w:rsidR="00AC15C4" w:rsidRPr="00AC15C4" w:rsidRDefault="00AC15C4" w:rsidP="00AC15C4">
      <w:pPr>
        <w:pStyle w:val="Heading4"/>
        <w:rPr>
          <w:b w:val="0"/>
          <w:u w:val="single"/>
        </w:rPr>
      </w:pPr>
      <w:r w:rsidRPr="00AC15C4">
        <w:rPr>
          <w:b w:val="0"/>
          <w:u w:val="single"/>
        </w:rPr>
        <w:t>ENMEM-SR-REQ-136593/M-Network Bus Start-up / Shut-down (</w:t>
      </w:r>
      <w:proofErr w:type="spellStart"/>
      <w:r w:rsidRPr="00AC15C4">
        <w:rPr>
          <w:b w:val="0"/>
          <w:u w:val="single"/>
        </w:rPr>
        <w:t>EnhancedMemoryServer</w:t>
      </w:r>
      <w:proofErr w:type="spellEnd"/>
      <w:r w:rsidRPr="00AC15C4">
        <w:rPr>
          <w:b w:val="0"/>
          <w:u w:val="single"/>
        </w:rPr>
        <w:t>)</w:t>
      </w:r>
    </w:p>
    <w:p w14:paraId="6676A1E8" w14:textId="77777777" w:rsidR="004405EE" w:rsidRPr="004405EE" w:rsidRDefault="00980C5F" w:rsidP="00477A8C">
      <w:pPr>
        <w:rPr>
          <w:rFonts w:cs="Arial"/>
        </w:rPr>
      </w:pPr>
      <w:r w:rsidRPr="004405EE">
        <w:rPr>
          <w:rFonts w:cs="Arial"/>
        </w:rPr>
        <w:t xml:space="preserve">At network bus wake-up/start-up the </w:t>
      </w:r>
      <w:proofErr w:type="spellStart"/>
      <w:r w:rsidRPr="004405EE">
        <w:rPr>
          <w:rFonts w:cs="Arial"/>
        </w:rPr>
        <w:t>EnhancedMemoryServer</w:t>
      </w:r>
      <w:proofErr w:type="spellEnd"/>
      <w:r w:rsidRPr="004405EE">
        <w:rPr>
          <w:rFonts w:cs="Arial"/>
        </w:rPr>
        <w:t xml:space="preserve"> shall act on the </w:t>
      </w:r>
      <w:proofErr w:type="spellStart"/>
      <w:r w:rsidRPr="004405EE">
        <w:rPr>
          <w:rFonts w:cs="Arial"/>
        </w:rPr>
        <w:t>ActivePersonality_St</w:t>
      </w:r>
      <w:proofErr w:type="spellEnd"/>
      <w:r w:rsidRPr="004405EE">
        <w:rPr>
          <w:rFonts w:cs="Arial"/>
        </w:rPr>
        <w:t xml:space="preserve"> </w:t>
      </w:r>
      <w:r>
        <w:rPr>
          <w:rFonts w:cs="Arial"/>
        </w:rPr>
        <w:t xml:space="preserve">and </w:t>
      </w:r>
      <w:proofErr w:type="spellStart"/>
      <w:r>
        <w:rPr>
          <w:rFonts w:cs="Arial"/>
        </w:rPr>
        <w:t>PersonalityRecallCounter_St</w:t>
      </w:r>
      <w:proofErr w:type="spellEnd"/>
      <w:r w:rsidRPr="004405EE">
        <w:rPr>
          <w:rFonts w:cs="Arial"/>
        </w:rPr>
        <w:t xml:space="preserve"> </w:t>
      </w:r>
      <w:r>
        <w:rPr>
          <w:rFonts w:cs="Arial"/>
        </w:rPr>
        <w:t>signals</w:t>
      </w:r>
      <w:r w:rsidRPr="004405EE">
        <w:rPr>
          <w:rFonts w:cs="Arial"/>
        </w:rPr>
        <w:t>.</w:t>
      </w:r>
    </w:p>
    <w:p w14:paraId="702E3EC9" w14:textId="77777777" w:rsidR="004405EE" w:rsidRPr="004405EE" w:rsidRDefault="00980C5F" w:rsidP="00980C5F">
      <w:pPr>
        <w:numPr>
          <w:ilvl w:val="0"/>
          <w:numId w:val="25"/>
        </w:numPr>
        <w:rPr>
          <w:rFonts w:cs="Arial"/>
        </w:rPr>
      </w:pPr>
      <w:r w:rsidRPr="004405EE">
        <w:rPr>
          <w:rFonts w:cs="Arial"/>
        </w:rPr>
        <w:t xml:space="preserve">The </w:t>
      </w:r>
      <w:proofErr w:type="spellStart"/>
      <w:r w:rsidRPr="004405EE">
        <w:rPr>
          <w:rFonts w:cs="Arial"/>
        </w:rPr>
        <w:t>EnhancedMemoryServer</w:t>
      </w:r>
      <w:proofErr w:type="spellEnd"/>
      <w:r w:rsidRPr="004405EE">
        <w:rPr>
          <w:rFonts w:cs="Arial"/>
        </w:rPr>
        <w:t xml:space="preserve"> shall</w:t>
      </w:r>
      <w:r>
        <w:rPr>
          <w:rFonts w:cs="Arial"/>
        </w:rPr>
        <w:t xml:space="preserve"> remember the last active personality and </w:t>
      </w:r>
      <w:proofErr w:type="spellStart"/>
      <w:r>
        <w:rPr>
          <w:rFonts w:cs="Arial"/>
        </w:rPr>
        <w:t>PersonalityRecallCounter_St</w:t>
      </w:r>
      <w:proofErr w:type="spellEnd"/>
      <w:r>
        <w:rPr>
          <w:rFonts w:cs="Arial"/>
        </w:rPr>
        <w:t xml:space="preserve"> for the following (but not limited to)</w:t>
      </w:r>
      <w:r w:rsidRPr="004405EE">
        <w:rPr>
          <w:rFonts w:cs="Arial"/>
        </w:rPr>
        <w:t>:</w:t>
      </w:r>
    </w:p>
    <w:p w14:paraId="392B8860" w14:textId="77777777" w:rsidR="00C12C94" w:rsidRPr="004A7EB8" w:rsidRDefault="00980C5F" w:rsidP="00980C5F">
      <w:pPr>
        <w:numPr>
          <w:ilvl w:val="1"/>
          <w:numId w:val="25"/>
        </w:numPr>
        <w:rPr>
          <w:rFonts w:cs="Arial"/>
        </w:rPr>
      </w:pPr>
      <w:r w:rsidRPr="004A7EB8">
        <w:rPr>
          <w:rFonts w:cs="Arial"/>
        </w:rPr>
        <w:t>between network bus sleep and wake-up events, and</w:t>
      </w:r>
    </w:p>
    <w:p w14:paraId="561B9F51" w14:textId="77777777" w:rsidR="009E0A21" w:rsidRPr="004A7EB8" w:rsidRDefault="00980C5F" w:rsidP="00980C5F">
      <w:pPr>
        <w:numPr>
          <w:ilvl w:val="1"/>
          <w:numId w:val="25"/>
        </w:numPr>
        <w:rPr>
          <w:rFonts w:cs="Arial"/>
        </w:rPr>
      </w:pPr>
      <w:r w:rsidRPr="004A7EB8">
        <w:rPr>
          <w:rFonts w:cs="Arial"/>
        </w:rPr>
        <w:t xml:space="preserve">between ignition cycles </w:t>
      </w:r>
    </w:p>
    <w:p w14:paraId="7CBBDB76" w14:textId="77777777" w:rsidR="00BE25F4" w:rsidRDefault="00980C5F" w:rsidP="00980C5F">
      <w:pPr>
        <w:numPr>
          <w:ilvl w:val="1"/>
          <w:numId w:val="25"/>
        </w:numPr>
        <w:rPr>
          <w:rFonts w:cs="Arial"/>
        </w:rPr>
      </w:pPr>
      <w:r w:rsidRPr="004A7EB8">
        <w:rPr>
          <w:rFonts w:cs="Arial"/>
        </w:rPr>
        <w:t>when</w:t>
      </w:r>
      <w:r>
        <w:rPr>
          <w:rFonts w:cs="Arial"/>
        </w:rPr>
        <w:t xml:space="preserve"> any network communication failure prevents these signals from being transmitted by the EnhancedMemoryProfileServer</w:t>
      </w:r>
    </w:p>
    <w:p w14:paraId="4DDF336E" w14:textId="77777777" w:rsidR="007B4392" w:rsidRDefault="00980C5F" w:rsidP="007B4392">
      <w:pPr>
        <w:ind w:left="720"/>
        <w:rPr>
          <w:rFonts w:cs="Arial"/>
        </w:rPr>
      </w:pPr>
      <w:r w:rsidRPr="007976F0">
        <w:rPr>
          <w:rFonts w:cs="Arial"/>
        </w:rPr>
        <w:t xml:space="preserve">Note: If the last active personality cannot be determined, the </w:t>
      </w:r>
      <w:proofErr w:type="spellStart"/>
      <w:r>
        <w:rPr>
          <w:rFonts w:cs="Arial"/>
        </w:rPr>
        <w:t>EnhancedMemoryServer</w:t>
      </w:r>
      <w:proofErr w:type="spellEnd"/>
      <w:r>
        <w:rPr>
          <w:rFonts w:cs="Arial"/>
        </w:rPr>
        <w:t xml:space="preserve"> shall </w:t>
      </w:r>
    </w:p>
    <w:p w14:paraId="06C4DCA7" w14:textId="77777777" w:rsidR="007976F0" w:rsidRPr="007976F0" w:rsidRDefault="00980C5F" w:rsidP="007B4392">
      <w:pPr>
        <w:ind w:left="720"/>
        <w:rPr>
          <w:rFonts w:cs="Arial"/>
        </w:rPr>
      </w:pPr>
      <w:r>
        <w:rPr>
          <w:rFonts w:cs="Arial"/>
        </w:rPr>
        <w:t xml:space="preserve">          default to the </w:t>
      </w:r>
      <w:r w:rsidRPr="007976F0">
        <w:rPr>
          <w:rFonts w:cs="Arial"/>
        </w:rPr>
        <w:t>Vehicle level Profile (Guest Profile)</w:t>
      </w:r>
      <w:r>
        <w:rPr>
          <w:rFonts w:cs="Arial"/>
        </w:rPr>
        <w:t>.</w:t>
      </w:r>
    </w:p>
    <w:p w14:paraId="4951B667" w14:textId="77777777" w:rsidR="007B4392" w:rsidRDefault="00980C5F" w:rsidP="007976F0">
      <w:pPr>
        <w:ind w:left="720"/>
        <w:rPr>
          <w:rFonts w:cs="Arial"/>
        </w:rPr>
      </w:pPr>
      <w:r>
        <w:rPr>
          <w:rFonts w:cs="Arial"/>
        </w:rPr>
        <w:t xml:space="preserve">Note: </w:t>
      </w:r>
      <w:proofErr w:type="spellStart"/>
      <w:r>
        <w:rPr>
          <w:rFonts w:cs="Arial"/>
        </w:rPr>
        <w:t>ActivePersonality_St</w:t>
      </w:r>
      <w:proofErr w:type="spellEnd"/>
      <w:r>
        <w:rPr>
          <w:rFonts w:cs="Arial"/>
        </w:rPr>
        <w:t xml:space="preserve"> = </w:t>
      </w:r>
      <w:proofErr w:type="spellStart"/>
      <w:r>
        <w:rPr>
          <w:rFonts w:cs="Arial"/>
        </w:rPr>
        <w:t>NotDetermined</w:t>
      </w:r>
      <w:proofErr w:type="spellEnd"/>
      <w:r>
        <w:rPr>
          <w:rFonts w:cs="Arial"/>
        </w:rPr>
        <w:t xml:space="preserve"> is treated as a don’t care and shall assume the last </w:t>
      </w:r>
    </w:p>
    <w:p w14:paraId="5ECF6F0C" w14:textId="77777777" w:rsidR="002B00E3" w:rsidRPr="004405EE" w:rsidRDefault="00980C5F" w:rsidP="007B4392">
      <w:pPr>
        <w:ind w:left="720"/>
        <w:rPr>
          <w:rFonts w:cs="Arial"/>
        </w:rPr>
      </w:pPr>
      <w:r>
        <w:rPr>
          <w:rFonts w:cs="Arial"/>
        </w:rPr>
        <w:t xml:space="preserve">          known state.</w:t>
      </w:r>
    </w:p>
    <w:p w14:paraId="56E41333" w14:textId="77777777" w:rsidR="004C5CE9" w:rsidRDefault="00C73931" w:rsidP="009F1AEC">
      <w:pPr>
        <w:rPr>
          <w:rFonts w:cs="Arial"/>
          <w:u w:val="single"/>
        </w:rPr>
      </w:pPr>
    </w:p>
    <w:p w14:paraId="06C15E54" w14:textId="77777777" w:rsidR="009F1AEC" w:rsidRPr="00C900BF" w:rsidRDefault="00980C5F" w:rsidP="009F1AEC">
      <w:pPr>
        <w:rPr>
          <w:rFonts w:cs="Arial"/>
        </w:rPr>
      </w:pPr>
      <w:r w:rsidRPr="00C900BF">
        <w:rPr>
          <w:rFonts w:cs="Arial"/>
          <w:u w:val="single"/>
        </w:rPr>
        <w:t>Infotainment Only</w:t>
      </w:r>
      <w:r w:rsidRPr="00C900BF">
        <w:rPr>
          <w:rFonts w:cs="Arial"/>
        </w:rPr>
        <w:t>:</w:t>
      </w:r>
    </w:p>
    <w:p w14:paraId="434C64FA" w14:textId="77777777" w:rsidR="00D17335" w:rsidRDefault="00980C5F" w:rsidP="00251F96">
      <w:pPr>
        <w:rPr>
          <w:rFonts w:cs="Arial"/>
        </w:rPr>
      </w:pPr>
      <w:r>
        <w:rPr>
          <w:rFonts w:cs="Arial"/>
        </w:rPr>
        <w:t>At infotainment system start-up t</w:t>
      </w:r>
      <w:r w:rsidRPr="00C900BF">
        <w:rPr>
          <w:rFonts w:cs="Arial"/>
        </w:rPr>
        <w:t>he Infotainment</w:t>
      </w:r>
      <w:r>
        <w:rPr>
          <w:rFonts w:cs="Arial"/>
        </w:rPr>
        <w:t xml:space="preserve"> </w:t>
      </w:r>
      <w:r w:rsidRPr="00264F49">
        <w:rPr>
          <w:rFonts w:cs="Arial"/>
        </w:rPr>
        <w:t xml:space="preserve">System Master </w:t>
      </w:r>
      <w:r>
        <w:rPr>
          <w:rFonts w:cs="Arial"/>
        </w:rPr>
        <w:t>(</w:t>
      </w:r>
      <w:proofErr w:type="spellStart"/>
      <w:r>
        <w:rPr>
          <w:rFonts w:cs="Arial"/>
        </w:rPr>
        <w:t>ex SYNC</w:t>
      </w:r>
      <w:proofErr w:type="spellEnd"/>
      <w:r>
        <w:rPr>
          <w:rFonts w:cs="Arial"/>
        </w:rPr>
        <w:t xml:space="preserve">) </w:t>
      </w:r>
      <w:r w:rsidRPr="00264F49">
        <w:rPr>
          <w:rFonts w:cs="Arial"/>
        </w:rPr>
        <w:t>shall recall the last savable active</w:t>
      </w:r>
      <w:r>
        <w:rPr>
          <w:rFonts w:cs="Arial"/>
        </w:rPr>
        <w:t xml:space="preserve"> audio</w:t>
      </w:r>
      <w:r w:rsidRPr="00264F49">
        <w:rPr>
          <w:rFonts w:cs="Arial"/>
        </w:rPr>
        <w:t xml:space="preserve"> source prior to </w:t>
      </w:r>
      <w:r>
        <w:rPr>
          <w:rFonts w:cs="Arial"/>
        </w:rPr>
        <w:t xml:space="preserve">the last </w:t>
      </w:r>
      <w:r w:rsidRPr="00264F49">
        <w:rPr>
          <w:rFonts w:cs="Arial"/>
        </w:rPr>
        <w:t>shutdown.</w:t>
      </w:r>
      <w:r>
        <w:rPr>
          <w:rFonts w:cs="Arial"/>
        </w:rPr>
        <w:t xml:space="preserve">  The active audio source is not </w:t>
      </w:r>
      <w:proofErr w:type="spellStart"/>
      <w:r>
        <w:rPr>
          <w:rFonts w:cs="Arial"/>
        </w:rPr>
        <w:t>personalizable</w:t>
      </w:r>
      <w:proofErr w:type="spellEnd"/>
      <w:r>
        <w:rPr>
          <w:rFonts w:cs="Arial"/>
        </w:rPr>
        <w:t xml:space="preserve"> for different personality profiles.</w:t>
      </w:r>
      <w:r w:rsidRPr="00264F49">
        <w:rPr>
          <w:rFonts w:cs="Arial"/>
        </w:rPr>
        <w:t xml:space="preserve">  </w:t>
      </w:r>
    </w:p>
    <w:p w14:paraId="64CAA7F4" w14:textId="77777777" w:rsidR="00251F96" w:rsidRPr="00D17335" w:rsidRDefault="00980C5F" w:rsidP="00980C5F">
      <w:pPr>
        <w:numPr>
          <w:ilvl w:val="0"/>
          <w:numId w:val="25"/>
        </w:numPr>
        <w:rPr>
          <w:rFonts w:cs="Arial"/>
        </w:rPr>
      </w:pPr>
      <w:r w:rsidRPr="00D17335">
        <w:rPr>
          <w:rFonts w:cs="Arial"/>
        </w:rPr>
        <w:t xml:space="preserve">For </w:t>
      </w:r>
      <w:proofErr w:type="gramStart"/>
      <w:r w:rsidRPr="00D17335">
        <w:rPr>
          <w:rFonts w:cs="Arial"/>
        </w:rPr>
        <w:t>example</w:t>
      </w:r>
      <w:proofErr w:type="gramEnd"/>
      <w:r w:rsidRPr="00D17335">
        <w:rPr>
          <w:rFonts w:cs="Arial"/>
        </w:rPr>
        <w:t xml:space="preserve"> if Profile 3 was last active at shutdown with CD as the last active source and if personality Profile 1 </w:t>
      </w:r>
      <w:r>
        <w:rPr>
          <w:rFonts w:cs="Arial"/>
        </w:rPr>
        <w:t>(last source SDARS) is active</w:t>
      </w:r>
      <w:r w:rsidRPr="00D17335">
        <w:rPr>
          <w:rFonts w:cs="Arial"/>
        </w:rPr>
        <w:t xml:space="preserve"> at start-up then the System Master shall still activate CD for personality Profile 1.  </w:t>
      </w:r>
    </w:p>
    <w:p w14:paraId="4D9A3360" w14:textId="77777777" w:rsidR="00251F96" w:rsidRPr="00264F49" w:rsidRDefault="00C73931" w:rsidP="00251F96">
      <w:pPr>
        <w:rPr>
          <w:rFonts w:cs="Arial"/>
        </w:rPr>
      </w:pPr>
    </w:p>
    <w:p w14:paraId="2FB1CDC1" w14:textId="77777777" w:rsidR="00251F96" w:rsidRPr="00251F96" w:rsidRDefault="00980C5F" w:rsidP="00251F96">
      <w:pPr>
        <w:rPr>
          <w:rFonts w:cs="Arial"/>
        </w:rPr>
      </w:pPr>
      <w:r w:rsidRPr="00264F49">
        <w:rPr>
          <w:rFonts w:cs="Arial"/>
        </w:rPr>
        <w:t>If a tuner source was the last savable source at shutdown then at system start-up the last know</w:t>
      </w:r>
      <w:r>
        <w:rPr>
          <w:rFonts w:cs="Arial"/>
        </w:rPr>
        <w:t>n</w:t>
      </w:r>
      <w:r w:rsidRPr="00264F49">
        <w:rPr>
          <w:rFonts w:cs="Arial"/>
        </w:rPr>
        <w:t xml:space="preserve"> tuner frequency and band shall be activated regardless of personality Profile used at start-up.</w:t>
      </w:r>
    </w:p>
    <w:p w14:paraId="532F43D2" w14:textId="77777777" w:rsidR="00251F96" w:rsidRPr="00251F96" w:rsidRDefault="00C73931" w:rsidP="009F1AEC">
      <w:pPr>
        <w:rPr>
          <w:rFonts w:cs="Arial"/>
        </w:rPr>
      </w:pPr>
    </w:p>
    <w:p w14:paraId="5749BFE8" w14:textId="77777777" w:rsidR="00477A8C" w:rsidRPr="009F1AEC" w:rsidRDefault="00C73931"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8C4738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354015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22369D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3918EE2" w14:textId="77777777" w:rsidR="00D90FFA" w:rsidRPr="00AC15C4" w:rsidRDefault="00C73931" w:rsidP="0081629B">
            <w:pPr>
              <w:rPr>
                <w:vanish/>
                <w:color w:val="000000" w:themeColor="text1"/>
              </w:rPr>
            </w:pPr>
          </w:p>
        </w:tc>
      </w:tr>
    </w:tbl>
    <w:p w14:paraId="139F3831" w14:textId="77777777" w:rsidR="008B19BF" w:rsidRDefault="00980C5F">
      <w:pPr>
        <w:spacing w:after="200" w:line="276" w:lineRule="auto"/>
      </w:pPr>
      <w:r>
        <w:br w:type="page"/>
      </w:r>
    </w:p>
    <w:p w14:paraId="5E3B6B4B" w14:textId="77777777" w:rsidR="00500605" w:rsidRDefault="00C73931" w:rsidP="00500605"/>
    <w:p w14:paraId="288FFEA1" w14:textId="77777777" w:rsidR="00406F39" w:rsidRDefault="00980C5F" w:rsidP="00AC15C4">
      <w:pPr>
        <w:pStyle w:val="Heading2"/>
      </w:pPr>
      <w:bookmarkStart w:id="466" w:name="_Toc78592599"/>
      <w:r w:rsidRPr="00B9479B">
        <w:t>ENMEM-FUN-REQ-095956/A-Enable/Disable Driver Profiles</w:t>
      </w:r>
      <w:bookmarkEnd w:id="466"/>
    </w:p>
    <w:p w14:paraId="37282CEC"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D5BF12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B5029A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9D8BAC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3EF8B9" w14:textId="77777777" w:rsidR="00D90FFA" w:rsidRPr="00AC15C4" w:rsidRDefault="00C73931" w:rsidP="0081629B">
            <w:pPr>
              <w:rPr>
                <w:vanish/>
                <w:color w:val="000000" w:themeColor="text1"/>
              </w:rPr>
            </w:pPr>
          </w:p>
        </w:tc>
      </w:tr>
    </w:tbl>
    <w:p w14:paraId="4A8261F3" w14:textId="77777777" w:rsidR="00406F39" w:rsidRDefault="00980C5F" w:rsidP="00AC15C4">
      <w:pPr>
        <w:pStyle w:val="Heading3"/>
      </w:pPr>
      <w:bookmarkStart w:id="467" w:name="_Toc78592600"/>
      <w:r>
        <w:t>Use Cases</w:t>
      </w:r>
      <w:bookmarkEnd w:id="467"/>
    </w:p>
    <w:p w14:paraId="06F47236" w14:textId="77777777" w:rsidR="00406F39" w:rsidRDefault="00980C5F" w:rsidP="00AC15C4">
      <w:pPr>
        <w:pStyle w:val="Heading4"/>
      </w:pPr>
      <w:r>
        <w:t>ENMEM-UC-REQ-095714/B-Enable Driver Profiles Feature</w:t>
      </w:r>
    </w:p>
    <w:p w14:paraId="6ACE274E" w14:textId="77777777" w:rsidR="00500605" w:rsidRDefault="00C73931" w:rsidP="00CD0F64">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302A9" w14:paraId="09A31F82"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C6C331" w14:textId="77777777" w:rsidR="00F302A9" w:rsidRDefault="00980C5F">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3AD8FC" w14:textId="77777777" w:rsidR="00F302A9" w:rsidRDefault="00980C5F">
            <w:pPr>
              <w:spacing w:line="276" w:lineRule="auto"/>
              <w:rPr>
                <w:rFonts w:cs="Arial"/>
                <w:lang w:eastAsia="zh-CN"/>
              </w:rPr>
            </w:pPr>
            <w:r>
              <w:rPr>
                <w:rFonts w:cs="Arial"/>
              </w:rPr>
              <w:t>Vehicle Occupant</w:t>
            </w:r>
          </w:p>
        </w:tc>
      </w:tr>
      <w:tr w:rsidR="00F302A9" w14:paraId="35495A9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FC6E2E" w14:textId="77777777" w:rsidR="00F302A9" w:rsidRDefault="00980C5F">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C1BBE24" w14:textId="77777777" w:rsidR="00CD4857" w:rsidRDefault="00980C5F" w:rsidP="00CD4857">
            <w:pPr>
              <w:spacing w:line="276" w:lineRule="auto"/>
              <w:rPr>
                <w:rFonts w:cs="Arial"/>
                <w:lang w:eastAsia="zh-CN"/>
              </w:rPr>
            </w:pPr>
            <w:r>
              <w:rPr>
                <w:rFonts w:cs="Arial"/>
                <w:lang w:eastAsia="zh-CN"/>
              </w:rPr>
              <w:t xml:space="preserve">The Driver Profiles feature is set to Off (i.e. enhanced memory feature is turned Off). </w:t>
            </w:r>
          </w:p>
          <w:p w14:paraId="2F5A4658" w14:textId="77777777" w:rsidR="00F302A9" w:rsidRDefault="00C73931">
            <w:pPr>
              <w:spacing w:line="276" w:lineRule="auto"/>
              <w:rPr>
                <w:rFonts w:cs="Arial"/>
                <w:lang w:eastAsia="zh-CN"/>
              </w:rPr>
            </w:pPr>
          </w:p>
        </w:tc>
      </w:tr>
      <w:tr w:rsidR="00F302A9" w14:paraId="33911B9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25044F" w14:textId="77777777" w:rsidR="00F302A9" w:rsidRDefault="00980C5F">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923200B" w14:textId="77777777" w:rsidR="00F302A9" w:rsidRPr="00F302A9" w:rsidRDefault="00980C5F" w:rsidP="003A5663">
            <w:pPr>
              <w:spacing w:line="276" w:lineRule="auto"/>
              <w:rPr>
                <w:rFonts w:cs="Arial"/>
                <w:lang w:eastAsia="zh-CN"/>
              </w:rPr>
            </w:pPr>
            <w:r w:rsidRPr="00F302A9">
              <w:rPr>
                <w:rFonts w:cs="Arial"/>
              </w:rPr>
              <w:t>The User ac</w:t>
            </w:r>
            <w:r>
              <w:rPr>
                <w:rFonts w:cs="Arial"/>
              </w:rPr>
              <w:t>cesses the Driver Profiles HMI menu and chooses to en</w:t>
            </w:r>
            <w:r w:rsidRPr="00F302A9">
              <w:rPr>
                <w:rFonts w:cs="Arial"/>
              </w:rPr>
              <w:t xml:space="preserve">able the Driver Profiles feature (set </w:t>
            </w:r>
            <w:r>
              <w:rPr>
                <w:rFonts w:cs="Arial"/>
              </w:rPr>
              <w:t xml:space="preserve">to </w:t>
            </w:r>
            <w:proofErr w:type="gramStart"/>
            <w:r>
              <w:rPr>
                <w:rFonts w:cs="Arial"/>
              </w:rPr>
              <w:t>On</w:t>
            </w:r>
            <w:proofErr w:type="gramEnd"/>
            <w:r>
              <w:rPr>
                <w:rFonts w:cs="Arial"/>
              </w:rPr>
              <w:t>)</w:t>
            </w:r>
          </w:p>
        </w:tc>
      </w:tr>
      <w:tr w:rsidR="00F302A9" w14:paraId="08C6B07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DB4DC9" w14:textId="77777777" w:rsidR="00F302A9" w:rsidRDefault="00980C5F">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43F621" w14:textId="77777777" w:rsidR="00F302A9" w:rsidRPr="00F302A9" w:rsidRDefault="00980C5F" w:rsidP="00980C5F">
            <w:pPr>
              <w:numPr>
                <w:ilvl w:val="0"/>
                <w:numId w:val="26"/>
              </w:numPr>
              <w:spacing w:line="276" w:lineRule="auto"/>
              <w:rPr>
                <w:rFonts w:cs="Arial"/>
              </w:rPr>
            </w:pPr>
            <w:r w:rsidRPr="00F302A9">
              <w:rPr>
                <w:rFonts w:cs="Arial"/>
              </w:rPr>
              <w:t xml:space="preserve">The Driver Profiles feature is set to </w:t>
            </w:r>
            <w:r>
              <w:rPr>
                <w:rFonts w:cs="Arial"/>
                <w:i/>
                <w:iCs/>
              </w:rPr>
              <w:t>ON</w:t>
            </w:r>
          </w:p>
          <w:p w14:paraId="42462F39" w14:textId="77777777" w:rsidR="00F302A9" w:rsidRPr="00F302A9" w:rsidRDefault="00980C5F" w:rsidP="00980C5F">
            <w:pPr>
              <w:numPr>
                <w:ilvl w:val="0"/>
                <w:numId w:val="26"/>
              </w:numPr>
              <w:spacing w:line="276" w:lineRule="auto"/>
              <w:rPr>
                <w:rFonts w:cs="Arial"/>
              </w:rPr>
            </w:pPr>
            <w:r>
              <w:rPr>
                <w:rFonts w:cs="Arial"/>
              </w:rPr>
              <w:t>New Driver P</w:t>
            </w:r>
            <w:r w:rsidRPr="00F302A9">
              <w:rPr>
                <w:rFonts w:cs="Arial"/>
              </w:rPr>
              <w:t xml:space="preserve">rofiles can be added </w:t>
            </w:r>
          </w:p>
          <w:p w14:paraId="198E7261" w14:textId="77777777" w:rsidR="00F302A9" w:rsidRPr="00F302A9" w:rsidRDefault="00980C5F" w:rsidP="00980C5F">
            <w:pPr>
              <w:numPr>
                <w:ilvl w:val="0"/>
                <w:numId w:val="26"/>
              </w:numPr>
              <w:spacing w:line="276" w:lineRule="auto"/>
              <w:rPr>
                <w:rFonts w:cs="Arial"/>
              </w:rPr>
            </w:pPr>
            <w:r>
              <w:rPr>
                <w:rFonts w:cs="Arial"/>
              </w:rPr>
              <w:t xml:space="preserve">Existing Driver Profiles now can be recalled and edited </w:t>
            </w:r>
          </w:p>
        </w:tc>
      </w:tr>
      <w:tr w:rsidR="00F302A9" w14:paraId="5DE32F88"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6C3B57" w14:textId="77777777" w:rsidR="00F302A9" w:rsidRDefault="00980C5F">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2D5358" w14:textId="77777777" w:rsidR="00F302A9" w:rsidRPr="00F302A9" w:rsidRDefault="00C73931">
            <w:pPr>
              <w:spacing w:line="276" w:lineRule="auto"/>
              <w:rPr>
                <w:rFonts w:cs="Arial"/>
                <w:lang w:eastAsia="zh-CN"/>
              </w:rPr>
            </w:pPr>
          </w:p>
        </w:tc>
      </w:tr>
      <w:tr w:rsidR="00F302A9" w14:paraId="604A943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A36911" w14:textId="77777777" w:rsidR="00F302A9" w:rsidRDefault="00980C5F">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B02AA42" w14:textId="77777777" w:rsidR="00F302A9" w:rsidRPr="00F302A9" w:rsidRDefault="00980C5F">
            <w:pPr>
              <w:spacing w:line="276" w:lineRule="auto"/>
              <w:rPr>
                <w:rFonts w:cs="Arial"/>
                <w:lang w:eastAsia="zh-CN"/>
              </w:rPr>
            </w:pPr>
            <w:r w:rsidRPr="00F302A9">
              <w:rPr>
                <w:rFonts w:cs="Arial"/>
              </w:rPr>
              <w:t>Personalization Interface</w:t>
            </w:r>
          </w:p>
        </w:tc>
      </w:tr>
      <w:tr w:rsidR="00F302A9" w14:paraId="001BA3BB"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24237F" w14:textId="77777777" w:rsidR="00F302A9" w:rsidRDefault="00980C5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D72971B" w14:textId="77777777" w:rsidR="00F302A9" w:rsidRPr="00CD4857" w:rsidRDefault="00C73931">
            <w:pPr>
              <w:spacing w:line="276" w:lineRule="auto"/>
              <w:rPr>
                <w:rFonts w:ascii="Utsaah" w:hAnsi="Utsaah" w:cs="Utsaah"/>
                <w:szCs w:val="22"/>
                <w:lang w:eastAsia="zh-CN"/>
              </w:rPr>
            </w:pPr>
          </w:p>
        </w:tc>
      </w:tr>
    </w:tbl>
    <w:p w14:paraId="3F64E3E6" w14:textId="77777777" w:rsidR="00F302A9" w:rsidRDefault="00C73931" w:rsidP="00CD0F64">
      <w:pPr>
        <w:rPr>
          <w:rFonts w:cs="Arial"/>
        </w:rPr>
      </w:pPr>
    </w:p>
    <w:p w14:paraId="1C87B36B" w14:textId="77777777" w:rsidR="00CD4857" w:rsidRPr="001E3CAE" w:rsidRDefault="00C73931" w:rsidP="00CD0F64">
      <w:pPr>
        <w:rPr>
          <w:rFonts w:cs="Arial"/>
        </w:rPr>
      </w:pPr>
    </w:p>
    <w:p w14:paraId="1CFACEF7" w14:textId="77777777" w:rsidR="00406F39" w:rsidRDefault="00980C5F" w:rsidP="00AC15C4">
      <w:pPr>
        <w:pStyle w:val="Heading4"/>
      </w:pPr>
      <w:r>
        <w:t>ENMEM-UC-REQ-095715/C-Disable Driver Profiles Feature</w:t>
      </w:r>
    </w:p>
    <w:p w14:paraId="5CE28AF5"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5203D7" w:rsidRPr="009C24DC" w14:paraId="20A8FFA1"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F9BFCD" w14:textId="77777777" w:rsidR="005203D7" w:rsidRPr="009C24DC" w:rsidRDefault="00980C5F">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D4023C4" w14:textId="77777777" w:rsidR="005203D7" w:rsidRPr="009C24DC" w:rsidRDefault="00980C5F" w:rsidP="00F8358E">
            <w:pPr>
              <w:rPr>
                <w:rFonts w:cs="Arial"/>
                <w:lang w:eastAsia="zh-CN"/>
              </w:rPr>
            </w:pPr>
            <w:r w:rsidRPr="009C24DC">
              <w:rPr>
                <w:rFonts w:cs="Arial"/>
                <w:lang w:eastAsia="zh-CN"/>
              </w:rPr>
              <w:t>Vehicle Occupant</w:t>
            </w:r>
          </w:p>
        </w:tc>
      </w:tr>
      <w:tr w:rsidR="005203D7" w:rsidRPr="009C24DC" w14:paraId="37B001A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638CD9" w14:textId="77777777" w:rsidR="005203D7" w:rsidRPr="009C24DC" w:rsidRDefault="00980C5F">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1F0DA4" w14:textId="77777777" w:rsidR="005203D7" w:rsidRPr="009C24DC" w:rsidRDefault="00980C5F" w:rsidP="00F8358E">
            <w:pPr>
              <w:rPr>
                <w:rFonts w:cs="Arial"/>
                <w:lang w:eastAsia="zh-CN"/>
              </w:rPr>
            </w:pPr>
            <w:r w:rsidRPr="009C24DC">
              <w:rPr>
                <w:rFonts w:cs="Arial"/>
                <w:lang w:eastAsia="zh-CN"/>
              </w:rPr>
              <w:t xml:space="preserve">The Driver Profiles feature is set to On. </w:t>
            </w:r>
          </w:p>
          <w:p w14:paraId="6E5B17E1" w14:textId="77777777" w:rsidR="00CB13B8" w:rsidRPr="009C24DC" w:rsidRDefault="00980C5F" w:rsidP="00EF0DD7">
            <w:pPr>
              <w:rPr>
                <w:rFonts w:cs="Arial"/>
                <w:lang w:eastAsia="zh-CN"/>
              </w:rPr>
            </w:pPr>
            <w:r w:rsidRPr="009C24DC">
              <w:rPr>
                <w:rFonts w:cs="Arial"/>
                <w:lang w:eastAsia="zh-CN"/>
              </w:rPr>
              <w:t>At least one Driver Profile has been created.</w:t>
            </w:r>
          </w:p>
        </w:tc>
      </w:tr>
      <w:tr w:rsidR="005203D7" w:rsidRPr="009C24DC" w14:paraId="6A30839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3B7718" w14:textId="77777777" w:rsidR="005203D7" w:rsidRPr="009C24DC" w:rsidRDefault="00980C5F">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54CC5A" w14:textId="77777777" w:rsidR="005203D7" w:rsidRPr="009C24DC" w:rsidRDefault="00980C5F" w:rsidP="00B52916">
            <w:pPr>
              <w:rPr>
                <w:rFonts w:cs="Arial"/>
                <w:lang w:eastAsia="zh-CN"/>
              </w:rPr>
            </w:pPr>
            <w:r w:rsidRPr="009C24DC">
              <w:rPr>
                <w:rFonts w:cs="Arial"/>
                <w:lang w:eastAsia="zh-CN"/>
              </w:rPr>
              <w:t>The User accesses the Driver P</w:t>
            </w:r>
            <w:r>
              <w:rPr>
                <w:rFonts w:cs="Arial"/>
                <w:lang w:eastAsia="zh-CN"/>
              </w:rPr>
              <w:t xml:space="preserve">rofiles HMI </w:t>
            </w:r>
            <w:r w:rsidRPr="009C24DC">
              <w:rPr>
                <w:rFonts w:cs="Arial"/>
                <w:lang w:eastAsia="zh-CN"/>
              </w:rPr>
              <w:t>and chooses to disable the Driver Profiles feature (set to Off).</w:t>
            </w:r>
          </w:p>
        </w:tc>
      </w:tr>
      <w:tr w:rsidR="005203D7" w:rsidRPr="009C24DC" w14:paraId="32840E7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3625F4" w14:textId="77777777" w:rsidR="005203D7" w:rsidRPr="009C24DC" w:rsidRDefault="00980C5F">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5AEE83" w14:textId="77777777" w:rsidR="007B4127" w:rsidRPr="002A11CE" w:rsidRDefault="00980C5F" w:rsidP="00980C5F">
            <w:pPr>
              <w:numPr>
                <w:ilvl w:val="0"/>
                <w:numId w:val="27"/>
              </w:numPr>
              <w:rPr>
                <w:rFonts w:cs="Arial"/>
                <w:lang w:eastAsia="zh-CN"/>
              </w:rPr>
            </w:pPr>
            <w:r w:rsidRPr="002A11CE">
              <w:rPr>
                <w:rFonts w:cs="Arial"/>
                <w:lang w:eastAsia="zh-CN"/>
              </w:rPr>
              <w:t xml:space="preserve">The Driver Profiles feature is now set to </w:t>
            </w:r>
            <w:r w:rsidRPr="002A11CE">
              <w:rPr>
                <w:rFonts w:cs="Arial"/>
                <w:i/>
                <w:lang w:eastAsia="zh-CN"/>
              </w:rPr>
              <w:t>OFF</w:t>
            </w:r>
          </w:p>
          <w:p w14:paraId="057CEE83" w14:textId="77777777" w:rsidR="007B4127" w:rsidRPr="002A11CE" w:rsidRDefault="00980C5F" w:rsidP="00980C5F">
            <w:pPr>
              <w:numPr>
                <w:ilvl w:val="0"/>
                <w:numId w:val="27"/>
              </w:numPr>
              <w:rPr>
                <w:rFonts w:cs="Arial"/>
                <w:lang w:eastAsia="zh-CN"/>
              </w:rPr>
            </w:pPr>
            <w:r w:rsidRPr="002A11CE">
              <w:rPr>
                <w:rFonts w:cs="Arial"/>
                <w:lang w:eastAsia="zh-CN"/>
              </w:rPr>
              <w:t xml:space="preserve">The active Driver Profile is set to </w:t>
            </w:r>
            <w:r w:rsidRPr="002A11CE">
              <w:rPr>
                <w:rFonts w:cs="Arial"/>
                <w:i/>
                <w:lang w:eastAsia="zh-CN"/>
              </w:rPr>
              <w:t>Vehicle (i</w:t>
            </w:r>
            <w:r>
              <w:rPr>
                <w:rFonts w:cs="Arial"/>
                <w:i/>
                <w:lang w:eastAsia="zh-CN"/>
              </w:rPr>
              <w:t>.</w:t>
            </w:r>
            <w:r w:rsidRPr="002A11CE">
              <w:rPr>
                <w:rFonts w:cs="Arial"/>
                <w:i/>
                <w:lang w:eastAsia="zh-CN"/>
              </w:rPr>
              <w:t>e</w:t>
            </w:r>
            <w:r>
              <w:rPr>
                <w:rFonts w:cs="Arial"/>
                <w:i/>
                <w:lang w:eastAsia="zh-CN"/>
              </w:rPr>
              <w:t>. Guest)</w:t>
            </w:r>
          </w:p>
          <w:p w14:paraId="24D6BFAE" w14:textId="77777777" w:rsidR="007B4127" w:rsidRPr="002A11CE" w:rsidRDefault="00980C5F" w:rsidP="00980C5F">
            <w:pPr>
              <w:numPr>
                <w:ilvl w:val="0"/>
                <w:numId w:val="27"/>
              </w:numPr>
              <w:ind w:hanging="38"/>
              <w:rPr>
                <w:rFonts w:cs="Arial"/>
                <w:lang w:eastAsia="zh-CN"/>
              </w:rPr>
            </w:pPr>
            <w:r w:rsidRPr="002A11CE">
              <w:rPr>
                <w:rFonts w:cs="Arial"/>
                <w:lang w:eastAsia="zh-CN"/>
              </w:rPr>
              <w:t>All applicable non-positional settings will be recalled for the Guest profile</w:t>
            </w:r>
          </w:p>
          <w:p w14:paraId="5D843081" w14:textId="77777777" w:rsidR="007B4127" w:rsidRPr="002A11CE" w:rsidRDefault="00980C5F" w:rsidP="00980C5F">
            <w:pPr>
              <w:numPr>
                <w:ilvl w:val="0"/>
                <w:numId w:val="27"/>
              </w:numPr>
              <w:ind w:hanging="38"/>
              <w:rPr>
                <w:rFonts w:cs="Arial"/>
                <w:lang w:eastAsia="zh-CN"/>
              </w:rPr>
            </w:pPr>
            <w:r w:rsidRPr="002A11CE">
              <w:rPr>
                <w:rFonts w:cs="Arial"/>
                <w:lang w:eastAsia="zh-CN"/>
              </w:rPr>
              <w:t xml:space="preserve">Positional settings </w:t>
            </w:r>
            <w:proofErr w:type="gramStart"/>
            <w:r w:rsidRPr="002A11CE">
              <w:rPr>
                <w:rFonts w:cs="Arial"/>
                <w:lang w:eastAsia="zh-CN"/>
              </w:rPr>
              <w:t>remains</w:t>
            </w:r>
            <w:proofErr w:type="gramEnd"/>
            <w:r w:rsidRPr="002A11CE">
              <w:rPr>
                <w:rFonts w:cs="Arial"/>
                <w:lang w:eastAsia="zh-CN"/>
              </w:rPr>
              <w:t xml:space="preserve"> unchanged</w:t>
            </w:r>
          </w:p>
          <w:p w14:paraId="3345AAD7" w14:textId="77777777" w:rsidR="007B4127" w:rsidRPr="002A11CE" w:rsidRDefault="00980C5F" w:rsidP="00980C5F">
            <w:pPr>
              <w:numPr>
                <w:ilvl w:val="0"/>
                <w:numId w:val="27"/>
              </w:numPr>
              <w:rPr>
                <w:rFonts w:cs="Arial"/>
                <w:lang w:eastAsia="zh-CN"/>
              </w:rPr>
            </w:pPr>
            <w:r w:rsidRPr="002A11CE">
              <w:rPr>
                <w:rFonts w:cs="Arial"/>
                <w:lang w:eastAsia="zh-CN"/>
              </w:rPr>
              <w:t>New profiles can no longer be added</w:t>
            </w:r>
          </w:p>
          <w:p w14:paraId="12B7DC1D" w14:textId="77777777" w:rsidR="004B5C41" w:rsidRPr="00B6633E" w:rsidRDefault="00980C5F" w:rsidP="00980C5F">
            <w:pPr>
              <w:numPr>
                <w:ilvl w:val="0"/>
                <w:numId w:val="27"/>
              </w:numPr>
              <w:rPr>
                <w:rFonts w:cs="Arial"/>
                <w:lang w:eastAsia="zh-CN"/>
              </w:rPr>
            </w:pPr>
            <w:r w:rsidRPr="002A11CE">
              <w:rPr>
                <w:rFonts w:cs="Arial"/>
                <w:lang w:eastAsia="zh-CN"/>
              </w:rPr>
              <w:t>Created Driver Profiles are not deleted and are temperately not accessible to the user</w:t>
            </w:r>
          </w:p>
        </w:tc>
      </w:tr>
      <w:tr w:rsidR="005203D7" w:rsidRPr="009C24DC" w14:paraId="586A687D"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2CB5F8" w14:textId="77777777" w:rsidR="005203D7" w:rsidRPr="009C24DC" w:rsidRDefault="00980C5F">
            <w:pPr>
              <w:spacing w:line="276" w:lineRule="auto"/>
              <w:rPr>
                <w:rFonts w:cs="Arial"/>
              </w:rPr>
            </w:pPr>
            <w:r w:rsidRPr="009C24DC">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4D956E" w14:textId="77777777" w:rsidR="005203D7" w:rsidRPr="009C24DC" w:rsidRDefault="00C73931" w:rsidP="00F8358E">
            <w:pPr>
              <w:rPr>
                <w:rFonts w:cs="Arial"/>
                <w:lang w:eastAsia="zh-CN"/>
              </w:rPr>
            </w:pPr>
          </w:p>
        </w:tc>
      </w:tr>
      <w:tr w:rsidR="00663063" w:rsidRPr="009C24DC" w14:paraId="4E18DEE0"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53760DA" w14:textId="77777777" w:rsidR="00663063" w:rsidRPr="009C24DC" w:rsidRDefault="00980C5F" w:rsidP="00DB3CCB">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8B2BB7" w14:textId="77777777" w:rsidR="00663063" w:rsidRPr="009C24DC" w:rsidRDefault="00980C5F" w:rsidP="00DB3CCB">
            <w:pPr>
              <w:rPr>
                <w:rFonts w:cs="Arial"/>
                <w:lang w:eastAsia="zh-CN"/>
              </w:rPr>
            </w:pPr>
            <w:r w:rsidRPr="009C24DC">
              <w:rPr>
                <w:rFonts w:cs="Arial"/>
                <w:lang w:eastAsia="zh-CN"/>
              </w:rPr>
              <w:t>Personalization Interface</w:t>
            </w:r>
          </w:p>
        </w:tc>
      </w:tr>
      <w:tr w:rsidR="00663063" w:rsidRPr="009C24DC" w14:paraId="0EC4D4C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2B1796" w14:textId="77777777" w:rsidR="00663063" w:rsidRPr="009C24DC" w:rsidRDefault="00980C5F">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F3491A9" w14:textId="77777777" w:rsidR="00663063" w:rsidRPr="009C24DC" w:rsidRDefault="00980C5F" w:rsidP="00663063">
            <w:pPr>
              <w:rPr>
                <w:rFonts w:cs="Arial"/>
                <w:lang w:eastAsia="zh-CN"/>
              </w:rPr>
            </w:pPr>
            <w:r>
              <w:rPr>
                <w:rFonts w:cs="Arial"/>
                <w:lang w:eastAsia="zh-CN"/>
              </w:rPr>
              <w:t>When the feature is turned on again, all created profile will be accessible again</w:t>
            </w:r>
          </w:p>
        </w:tc>
      </w:tr>
    </w:tbl>
    <w:p w14:paraId="30232AE9" w14:textId="77777777" w:rsidR="00500605" w:rsidRPr="009C24DC" w:rsidRDefault="00C73931" w:rsidP="00CD0F64">
      <w:pPr>
        <w:rPr>
          <w:rFonts w:cs="Arial"/>
        </w:rPr>
      </w:pPr>
    </w:p>
    <w:p w14:paraId="5031FFF7" w14:textId="77777777" w:rsidR="00406F39" w:rsidRDefault="00980C5F" w:rsidP="00AC15C4">
      <w:pPr>
        <w:pStyle w:val="Heading4"/>
      </w:pPr>
      <w:r>
        <w:t>ENMEM-UC-REQ-214249/A-Valet Mode enabled with Enhanced Memory On</w:t>
      </w:r>
    </w:p>
    <w:p w14:paraId="29357FF9"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269E4CD5"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B33C0"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57CFA63" w14:textId="77777777" w:rsidR="00CD0F64" w:rsidRDefault="00980C5F">
            <w:pPr>
              <w:spacing w:line="276" w:lineRule="auto"/>
            </w:pPr>
            <w:r w:rsidRPr="00CE28B2">
              <w:t>Vehicle Occupant</w:t>
            </w:r>
          </w:p>
        </w:tc>
      </w:tr>
      <w:tr w:rsidR="00CD0F64" w14:paraId="6AA44F5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F648F1"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0591CEC" w14:textId="77777777" w:rsidR="00CE28B2" w:rsidRPr="00CE28B2" w:rsidRDefault="00980C5F" w:rsidP="00CE28B2">
            <w:pPr>
              <w:spacing w:line="276" w:lineRule="auto"/>
            </w:pPr>
            <w:r w:rsidRPr="00CE28B2">
              <w:t>The ignition status is in Run.</w:t>
            </w:r>
          </w:p>
          <w:p w14:paraId="75B73544" w14:textId="77777777" w:rsidR="00CE28B2" w:rsidRDefault="00980C5F" w:rsidP="00CE28B2">
            <w:pPr>
              <w:spacing w:line="276" w:lineRule="auto"/>
            </w:pPr>
            <w:r w:rsidRPr="00CE28B2">
              <w:t>The vehicle speed is less than 8 KPH</w:t>
            </w:r>
          </w:p>
          <w:p w14:paraId="10836001" w14:textId="77777777" w:rsidR="00CD0F64" w:rsidRDefault="00980C5F" w:rsidP="00CE28B2">
            <w:pPr>
              <w:spacing w:line="276" w:lineRule="auto"/>
            </w:pPr>
            <w:r>
              <w:t>Enhanced Memory is set to On</w:t>
            </w:r>
          </w:p>
          <w:p w14:paraId="1B06B040" w14:textId="77777777" w:rsidR="00CE28B2" w:rsidRDefault="00980C5F" w:rsidP="00770A2D">
            <w:pPr>
              <w:spacing w:line="276" w:lineRule="auto"/>
            </w:pPr>
            <w:r>
              <w:t>Valet Mode is Off</w:t>
            </w:r>
          </w:p>
        </w:tc>
      </w:tr>
      <w:tr w:rsidR="00CD0F64" w14:paraId="638BD8F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843FAE"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8BBAD9" w14:textId="77777777" w:rsidR="00CD0F64" w:rsidRDefault="00980C5F" w:rsidP="00A7608E">
            <w:pPr>
              <w:spacing w:line="276" w:lineRule="auto"/>
            </w:pPr>
            <w:r>
              <w:t>The user enables Valet Mode from the HMI</w:t>
            </w:r>
          </w:p>
        </w:tc>
      </w:tr>
      <w:tr w:rsidR="00CD0F64" w14:paraId="5C9CF5B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107107" w14:textId="77777777" w:rsidR="00CD0F64" w:rsidRDefault="00980C5F">
            <w:pPr>
              <w:spacing w:line="276" w:lineRule="auto"/>
            </w:pPr>
            <w:r>
              <w:rPr>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CCCA79" w14:textId="77777777" w:rsidR="00A7608E" w:rsidRDefault="00980C5F" w:rsidP="00A7608E">
            <w:pPr>
              <w:spacing w:line="276" w:lineRule="auto"/>
            </w:pPr>
            <w:r>
              <w:t>Active Personality Profile is remembered</w:t>
            </w:r>
          </w:p>
          <w:p w14:paraId="77804EE2" w14:textId="77777777" w:rsidR="00A7608E" w:rsidRDefault="00980C5F" w:rsidP="00A7608E">
            <w:pPr>
              <w:spacing w:line="276" w:lineRule="auto"/>
            </w:pPr>
            <w:r>
              <w:t>Enhanced Memory is set to Off</w:t>
            </w:r>
          </w:p>
          <w:p w14:paraId="105F2685" w14:textId="77777777" w:rsidR="00A7608E" w:rsidRPr="00A7608E" w:rsidRDefault="00980C5F" w:rsidP="00980C5F">
            <w:pPr>
              <w:numPr>
                <w:ilvl w:val="0"/>
                <w:numId w:val="37"/>
              </w:numPr>
              <w:spacing w:line="276" w:lineRule="auto"/>
            </w:pPr>
            <w:r>
              <w:t xml:space="preserve">By default, the Guest Profile is recalled </w:t>
            </w:r>
          </w:p>
          <w:p w14:paraId="2D557DE1" w14:textId="77777777" w:rsidR="00A7608E" w:rsidRDefault="00980C5F" w:rsidP="00A7608E">
            <w:pPr>
              <w:spacing w:line="276" w:lineRule="auto"/>
            </w:pPr>
            <w:r>
              <w:t>Valet Mode is enabled</w:t>
            </w:r>
          </w:p>
          <w:p w14:paraId="43CAF81B" w14:textId="77777777" w:rsidR="00773F4D" w:rsidRDefault="00C73931" w:rsidP="00A7608E">
            <w:pPr>
              <w:spacing w:line="276" w:lineRule="auto"/>
            </w:pPr>
          </w:p>
        </w:tc>
      </w:tr>
      <w:tr w:rsidR="00CD0F64" w14:paraId="45A0AA5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8AE8B0" w14:textId="77777777" w:rsidR="00CD0F64" w:rsidRPr="00770A2D" w:rsidRDefault="00980C5F">
            <w:pPr>
              <w:spacing w:line="276" w:lineRule="auto"/>
              <w:rPr>
                <w:rFonts w:cs="Arial"/>
                <w:szCs w:val="22"/>
              </w:rPr>
            </w:pPr>
            <w:r w:rsidRPr="00770A2D">
              <w:rPr>
                <w:rFonts w:cs="Arial"/>
                <w:b/>
                <w:bCs/>
                <w:szCs w:val="22"/>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0D69CD" w14:textId="77777777" w:rsidR="00CD0F64" w:rsidRPr="00770A2D" w:rsidRDefault="00980C5F" w:rsidP="00CE28B2">
            <w:pPr>
              <w:rPr>
                <w:rFonts w:cs="Arial"/>
                <w:szCs w:val="22"/>
              </w:rPr>
            </w:pPr>
            <w:r w:rsidRPr="00770A2D">
              <w:rPr>
                <w:rFonts w:cs="Arial"/>
                <w:szCs w:val="22"/>
              </w:rPr>
              <w:t xml:space="preserve">Personalization Interface </w:t>
            </w:r>
          </w:p>
        </w:tc>
      </w:tr>
    </w:tbl>
    <w:p w14:paraId="3FB4001C" w14:textId="77777777" w:rsidR="00500605" w:rsidRDefault="00C73931" w:rsidP="00CD0F64"/>
    <w:p w14:paraId="7774FB99" w14:textId="77777777" w:rsidR="00406F39" w:rsidRDefault="00980C5F" w:rsidP="00AC15C4">
      <w:pPr>
        <w:pStyle w:val="Heading4"/>
      </w:pPr>
      <w:r>
        <w:t>ENMEM-UC-REQ-214250/A-Valet Mode disabled with Enhanced Memory On</w:t>
      </w:r>
    </w:p>
    <w:p w14:paraId="5DE51D15"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B467E3A"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999C40"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0C131F" w14:textId="77777777" w:rsidR="00CD0F64" w:rsidRDefault="00980C5F">
            <w:pPr>
              <w:spacing w:line="276" w:lineRule="auto"/>
            </w:pPr>
            <w:r w:rsidRPr="00CE28B2">
              <w:t>Vehicle Occupant</w:t>
            </w:r>
          </w:p>
        </w:tc>
      </w:tr>
      <w:tr w:rsidR="00CD0F64" w14:paraId="4C43D28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655B79"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731A15" w14:textId="77777777" w:rsidR="00CE28B2" w:rsidRPr="00CE28B2" w:rsidRDefault="00980C5F" w:rsidP="00CE28B2">
            <w:pPr>
              <w:spacing w:line="276" w:lineRule="auto"/>
            </w:pPr>
            <w:r w:rsidRPr="00CE28B2">
              <w:t>The ignition status is in Run.</w:t>
            </w:r>
          </w:p>
          <w:p w14:paraId="53BC6B66" w14:textId="77777777" w:rsidR="00CE28B2" w:rsidRDefault="00980C5F" w:rsidP="00CE28B2">
            <w:pPr>
              <w:spacing w:line="276" w:lineRule="auto"/>
            </w:pPr>
            <w:r w:rsidRPr="00CE28B2">
              <w:t>The vehicle speed is less than 8 KPH</w:t>
            </w:r>
          </w:p>
          <w:p w14:paraId="7E7104BD" w14:textId="77777777" w:rsidR="00A26C23" w:rsidRDefault="00980C5F" w:rsidP="00CE28B2">
            <w:pPr>
              <w:spacing w:line="276" w:lineRule="auto"/>
            </w:pPr>
            <w:r>
              <w:t>Valet Mode is ON</w:t>
            </w:r>
          </w:p>
          <w:p w14:paraId="50CFBAF3" w14:textId="77777777" w:rsidR="00CE28B2" w:rsidRPr="00A26C23" w:rsidRDefault="00980C5F" w:rsidP="00A26C23">
            <w:pPr>
              <w:spacing w:line="276" w:lineRule="auto"/>
            </w:pPr>
            <w:r>
              <w:t>Enhanced Memory is set to Off (was On prior to enabling Valet Mode)</w:t>
            </w:r>
          </w:p>
        </w:tc>
      </w:tr>
      <w:tr w:rsidR="00CD0F64" w14:paraId="1732D07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F014C7"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59F5AC" w14:textId="77777777" w:rsidR="00CD0F64" w:rsidRDefault="00980C5F" w:rsidP="005B3A4C">
            <w:pPr>
              <w:spacing w:line="276" w:lineRule="auto"/>
            </w:pPr>
            <w:r>
              <w:t>The user disables Valet Mode from the HMI</w:t>
            </w:r>
          </w:p>
        </w:tc>
      </w:tr>
      <w:tr w:rsidR="00CD0F64" w14:paraId="70F35A80"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73CD7B" w14:textId="77777777" w:rsidR="00CD0F64"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9EAB44" w14:textId="77777777" w:rsidR="005B3A4C" w:rsidRDefault="00980C5F" w:rsidP="00A7608E">
            <w:pPr>
              <w:spacing w:line="276" w:lineRule="auto"/>
            </w:pPr>
            <w:r>
              <w:t>Valet Mode is disabled</w:t>
            </w:r>
          </w:p>
          <w:p w14:paraId="4E1D49C3" w14:textId="77777777" w:rsidR="005B3A4C" w:rsidRDefault="00980C5F" w:rsidP="005B3A4C">
            <w:pPr>
              <w:spacing w:line="276" w:lineRule="auto"/>
            </w:pPr>
            <w:r>
              <w:t>Enhanced Memory is set to On</w:t>
            </w:r>
          </w:p>
          <w:p w14:paraId="54A3938F" w14:textId="77777777" w:rsidR="00A7608E" w:rsidRDefault="00980C5F" w:rsidP="005B3A4C">
            <w:pPr>
              <w:spacing w:line="276" w:lineRule="auto"/>
            </w:pPr>
            <w:r>
              <w:t>The remembered Active Personality Profile is recalled</w:t>
            </w:r>
          </w:p>
          <w:p w14:paraId="2260A6FF" w14:textId="77777777" w:rsidR="00F700AE" w:rsidRDefault="00C73931" w:rsidP="005B3A4C">
            <w:pPr>
              <w:spacing w:line="276" w:lineRule="auto"/>
            </w:pPr>
          </w:p>
        </w:tc>
      </w:tr>
      <w:tr w:rsidR="00CD0F64" w14:paraId="1481A91C"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E3E6D9" w14:textId="77777777" w:rsidR="00CD0F64"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1BE089" w14:textId="77777777" w:rsidR="00CD0F64" w:rsidRPr="00966FDB" w:rsidRDefault="00980C5F">
            <w:pPr>
              <w:spacing w:line="276" w:lineRule="auto"/>
              <w:rPr>
                <w:u w:val="single"/>
              </w:rPr>
            </w:pPr>
            <w:r w:rsidRPr="00966FDB">
              <w:rPr>
                <w:u w:val="single"/>
              </w:rPr>
              <w:t>ENMEM-UC-REQ-214246-Valet Mode disabled with Enhanced Memory Off</w:t>
            </w:r>
          </w:p>
        </w:tc>
      </w:tr>
      <w:tr w:rsidR="00CD0F64" w14:paraId="49117158"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4159A2" w14:textId="77777777" w:rsidR="00CD0F64"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F187A1C" w14:textId="77777777" w:rsidR="00CD0F64" w:rsidRPr="00A26C23" w:rsidRDefault="00980C5F" w:rsidP="00CE28B2">
            <w:pPr>
              <w:rPr>
                <w:rFonts w:cs="Arial"/>
              </w:rPr>
            </w:pPr>
            <w:r w:rsidRPr="00A26C23">
              <w:rPr>
                <w:rFonts w:cs="Arial"/>
              </w:rPr>
              <w:t xml:space="preserve">Personalization Interface </w:t>
            </w:r>
          </w:p>
        </w:tc>
      </w:tr>
    </w:tbl>
    <w:p w14:paraId="3D360965" w14:textId="77777777" w:rsidR="00500605" w:rsidRDefault="00C73931" w:rsidP="00CD0F64"/>
    <w:p w14:paraId="5D134C05" w14:textId="77777777" w:rsidR="00406F39" w:rsidRDefault="00980C5F" w:rsidP="00AC15C4">
      <w:pPr>
        <w:pStyle w:val="Heading4"/>
      </w:pPr>
      <w:r>
        <w:t>ENMEM-UC-REQ-214246/A-Valet Mode disabled with Enhanced Memory Off</w:t>
      </w:r>
    </w:p>
    <w:p w14:paraId="48583DF9"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1604E64"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4E5158"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939FA4" w14:textId="77777777" w:rsidR="00CD0F64" w:rsidRDefault="00980C5F">
            <w:pPr>
              <w:spacing w:line="276" w:lineRule="auto"/>
            </w:pPr>
            <w:r w:rsidRPr="00CE28B2">
              <w:t>Vehicle Occupant</w:t>
            </w:r>
          </w:p>
        </w:tc>
      </w:tr>
      <w:tr w:rsidR="00CD0F64" w14:paraId="6191F07A"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AC16D0"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F40427" w14:textId="77777777" w:rsidR="00CE28B2" w:rsidRPr="00CE28B2" w:rsidRDefault="00980C5F" w:rsidP="00CE28B2">
            <w:pPr>
              <w:spacing w:line="276" w:lineRule="auto"/>
            </w:pPr>
            <w:r w:rsidRPr="00CE28B2">
              <w:t>The ignition status is in Run.</w:t>
            </w:r>
          </w:p>
          <w:p w14:paraId="065016CD" w14:textId="77777777" w:rsidR="00CE28B2" w:rsidRDefault="00980C5F" w:rsidP="00CE28B2">
            <w:pPr>
              <w:spacing w:line="276" w:lineRule="auto"/>
            </w:pPr>
            <w:r w:rsidRPr="00CE28B2">
              <w:t>The vehicle speed is less than 8 KPH</w:t>
            </w:r>
          </w:p>
          <w:p w14:paraId="498766A7" w14:textId="77777777" w:rsidR="00CD0F64" w:rsidRDefault="00980C5F" w:rsidP="00CE28B2">
            <w:pPr>
              <w:spacing w:line="276" w:lineRule="auto"/>
            </w:pPr>
            <w:r>
              <w:t>Enhanced Memory is set to Off (prior to enabling Valet Mode)</w:t>
            </w:r>
          </w:p>
          <w:p w14:paraId="6A79E6A3" w14:textId="77777777" w:rsidR="00CE28B2" w:rsidRDefault="00980C5F" w:rsidP="0030480F">
            <w:pPr>
              <w:spacing w:line="276" w:lineRule="auto"/>
            </w:pPr>
            <w:r>
              <w:t xml:space="preserve">Valet Mode is </w:t>
            </w:r>
            <w:proofErr w:type="gramStart"/>
            <w:r>
              <w:t>On</w:t>
            </w:r>
            <w:proofErr w:type="gramEnd"/>
          </w:p>
        </w:tc>
      </w:tr>
      <w:tr w:rsidR="00CD0F64" w14:paraId="261DFF17"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C35C6D"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BD8ED8" w14:textId="77777777" w:rsidR="00CD0F64" w:rsidRDefault="00980C5F" w:rsidP="00CE28B2">
            <w:pPr>
              <w:spacing w:line="276" w:lineRule="auto"/>
            </w:pPr>
            <w:r>
              <w:t>The user disables Valet Mode from the HMI</w:t>
            </w:r>
          </w:p>
        </w:tc>
      </w:tr>
      <w:tr w:rsidR="00CD0F64" w14:paraId="4DF8886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CFCA54" w14:textId="77777777" w:rsidR="00CD0F64"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91E277" w14:textId="77777777" w:rsidR="00CE28B2" w:rsidRDefault="00980C5F">
            <w:pPr>
              <w:spacing w:line="276" w:lineRule="auto"/>
            </w:pPr>
            <w:r>
              <w:t>Valet Mode is disabled</w:t>
            </w:r>
          </w:p>
          <w:p w14:paraId="5CA9C2ED" w14:textId="77777777" w:rsidR="00CE28B2" w:rsidRDefault="00980C5F">
            <w:pPr>
              <w:spacing w:line="276" w:lineRule="auto"/>
            </w:pPr>
            <w:r>
              <w:t>Enhanced Memory remains Off</w:t>
            </w:r>
          </w:p>
          <w:p w14:paraId="77A7D3D0" w14:textId="77777777" w:rsidR="00411B67" w:rsidRDefault="00980C5F">
            <w:pPr>
              <w:spacing w:line="276" w:lineRule="auto"/>
            </w:pPr>
            <w:r>
              <w:t>No recall is performed</w:t>
            </w:r>
          </w:p>
          <w:p w14:paraId="7C75CAF8" w14:textId="77777777" w:rsidR="007956A6" w:rsidRDefault="00C73931">
            <w:pPr>
              <w:spacing w:line="276" w:lineRule="auto"/>
            </w:pPr>
          </w:p>
        </w:tc>
      </w:tr>
      <w:tr w:rsidR="00CD0F64" w14:paraId="7F0D786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959815" w14:textId="77777777" w:rsidR="00CD0F64"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FF82E1A" w14:textId="77777777" w:rsidR="00CD0F64" w:rsidRPr="007956A6" w:rsidRDefault="00980C5F" w:rsidP="00CE28B2">
            <w:pPr>
              <w:rPr>
                <w:rFonts w:cs="Arial"/>
                <w:szCs w:val="22"/>
              </w:rPr>
            </w:pPr>
            <w:r w:rsidRPr="007956A6">
              <w:rPr>
                <w:rFonts w:cs="Arial"/>
                <w:szCs w:val="22"/>
              </w:rPr>
              <w:t xml:space="preserve">Personalization Interface </w:t>
            </w:r>
          </w:p>
        </w:tc>
      </w:tr>
    </w:tbl>
    <w:p w14:paraId="42D1FDC3" w14:textId="77777777" w:rsidR="00500605" w:rsidRDefault="00C73931" w:rsidP="00CD0F64"/>
    <w:p w14:paraId="0D00E79A" w14:textId="77777777" w:rsidR="00406F39" w:rsidRDefault="00980C5F" w:rsidP="00AC15C4">
      <w:pPr>
        <w:pStyle w:val="Heading3"/>
      </w:pPr>
      <w:bookmarkStart w:id="468" w:name="_Toc78592601"/>
      <w:r>
        <w:t>Requirements</w:t>
      </w:r>
      <w:bookmarkEnd w:id="468"/>
    </w:p>
    <w:p w14:paraId="76C1B68A" w14:textId="77777777" w:rsidR="00AC15C4" w:rsidRPr="00AC15C4" w:rsidRDefault="00AC15C4" w:rsidP="00AC15C4">
      <w:pPr>
        <w:pStyle w:val="Heading4"/>
        <w:rPr>
          <w:b w:val="0"/>
          <w:u w:val="single"/>
        </w:rPr>
      </w:pPr>
      <w:r w:rsidRPr="00AC15C4">
        <w:rPr>
          <w:b w:val="0"/>
          <w:u w:val="single"/>
        </w:rPr>
        <w:t>ENMEM-SR-REQ-140360/B-Configurable Parameter to Enable Driver Profiles HMI</w:t>
      </w:r>
    </w:p>
    <w:p w14:paraId="0084C3CC" w14:textId="77777777" w:rsidR="008A65B0" w:rsidRDefault="00980C5F" w:rsidP="008A65B0">
      <w:r>
        <w:t>The EnhancedMemoryInterfaceClient shall have a configurable parameter to determine whether the vehicle supports the Enhanced Memory feature. If the parameter indicates that the vehicle is to support “Enhanced Memory”, then the Driver Profiles HMI shall be enabled and accessible within the existing HMI menu hierarchy.</w:t>
      </w:r>
    </w:p>
    <w:p w14:paraId="00581FBC"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195278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FC632B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C1C059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1B4B13" w14:textId="77777777" w:rsidR="00D90FFA" w:rsidRPr="00AC15C4" w:rsidRDefault="00C73931" w:rsidP="0081629B">
            <w:pPr>
              <w:rPr>
                <w:vanish/>
                <w:color w:val="000000" w:themeColor="text1"/>
              </w:rPr>
            </w:pPr>
          </w:p>
        </w:tc>
      </w:tr>
    </w:tbl>
    <w:p w14:paraId="5A0FA0E3" w14:textId="77777777" w:rsidR="00AC15C4" w:rsidRPr="00AC15C4" w:rsidRDefault="00AC15C4" w:rsidP="00AC15C4">
      <w:pPr>
        <w:pStyle w:val="Heading4"/>
        <w:rPr>
          <w:b w:val="0"/>
          <w:u w:val="single"/>
        </w:rPr>
      </w:pPr>
      <w:r w:rsidRPr="00AC15C4">
        <w:rPr>
          <w:b w:val="0"/>
          <w:u w:val="single"/>
        </w:rPr>
        <w:lastRenderedPageBreak/>
        <w:t>ENMEM-REQ-099679/B-Enhanced Memory Feature Activation Status</w:t>
      </w:r>
    </w:p>
    <w:p w14:paraId="249C0A4B" w14:textId="77777777" w:rsidR="00A74C00" w:rsidRDefault="00980C5F" w:rsidP="00A74C00">
      <w:r>
        <w:t xml:space="preserve">The EnhancedMemoryInterfaceClient shall report the activation status of the Driver Profile feature via the </w:t>
      </w:r>
      <w:proofErr w:type="spellStart"/>
      <w:r>
        <w:t>EnhancedMemory_St</w:t>
      </w:r>
      <w:proofErr w:type="spellEnd"/>
      <w:r>
        <w:t xml:space="preserve"> method:</w:t>
      </w:r>
    </w:p>
    <w:p w14:paraId="1143B352" w14:textId="77777777" w:rsidR="00A74C00" w:rsidRDefault="00980C5F" w:rsidP="00980C5F">
      <w:pPr>
        <w:numPr>
          <w:ilvl w:val="0"/>
          <w:numId w:val="28"/>
        </w:numPr>
      </w:pPr>
      <w:r>
        <w:t xml:space="preserve">If a user </w:t>
      </w:r>
      <w:r w:rsidRPr="00E04EDC">
        <w:t xml:space="preserve">opts in Enhanced memory to </w:t>
      </w:r>
      <w:r>
        <w:t xml:space="preserve">create the first Driver Profile, the EnhancedMemoryInterfaceClient shall then update the status of the </w:t>
      </w:r>
      <w:proofErr w:type="spellStart"/>
      <w:r>
        <w:t>EnhancedMemory_St</w:t>
      </w:r>
      <w:proofErr w:type="spellEnd"/>
      <w:r>
        <w:t xml:space="preserve"> method to indicate that the Driver Profiles feature is currently ON</w:t>
      </w:r>
    </w:p>
    <w:p w14:paraId="6D42FC9F" w14:textId="77777777" w:rsidR="009637EB" w:rsidRPr="009637EB" w:rsidRDefault="00980C5F" w:rsidP="00980C5F">
      <w:pPr>
        <w:numPr>
          <w:ilvl w:val="0"/>
          <w:numId w:val="28"/>
        </w:numPr>
        <w:rPr>
          <w:rFonts w:cs="Arial"/>
          <w:szCs w:val="22"/>
        </w:rPr>
      </w:pPr>
      <w:r>
        <w:rPr>
          <w:rFonts w:cs="Arial"/>
          <w:color w:val="000000"/>
          <w:szCs w:val="22"/>
        </w:rPr>
        <w:t xml:space="preserve">If a user selects to turn the Enhanced Memory feature on via HMI interface, the EnhancedMemoryInterfaceClient shall report the status of the </w:t>
      </w:r>
      <w:proofErr w:type="spellStart"/>
      <w:r>
        <w:rPr>
          <w:rFonts w:cs="Arial"/>
          <w:color w:val="000000"/>
          <w:szCs w:val="22"/>
        </w:rPr>
        <w:t>EnhancedMemory_St</w:t>
      </w:r>
      <w:proofErr w:type="spellEnd"/>
      <w:r>
        <w:rPr>
          <w:rFonts w:cs="Arial"/>
          <w:color w:val="000000"/>
          <w:szCs w:val="22"/>
        </w:rPr>
        <w:t xml:space="preserve"> method as ON to indicate that the Driver Profiles feature is currently ON. </w:t>
      </w:r>
    </w:p>
    <w:p w14:paraId="3DE24391" w14:textId="77777777" w:rsidR="00500605" w:rsidRPr="009637EB" w:rsidRDefault="00980C5F" w:rsidP="00980C5F">
      <w:pPr>
        <w:numPr>
          <w:ilvl w:val="0"/>
          <w:numId w:val="28"/>
        </w:numPr>
        <w:rPr>
          <w:rFonts w:cs="Arial"/>
          <w:szCs w:val="22"/>
        </w:rPr>
      </w:pPr>
      <w:r>
        <w:rPr>
          <w:rFonts w:cs="Arial"/>
          <w:color w:val="000000"/>
          <w:szCs w:val="22"/>
        </w:rPr>
        <w:t xml:space="preserve">If the Enhanced Memory Feature is OFF or a user selects to turn the Enhanced Memory feature OFF via HMI interface, the EnhancedMemoryInterfaceClient shall report the status of the </w:t>
      </w:r>
      <w:proofErr w:type="spellStart"/>
      <w:r>
        <w:rPr>
          <w:rFonts w:cs="Arial"/>
          <w:color w:val="000000"/>
          <w:szCs w:val="22"/>
        </w:rPr>
        <w:t>EnhancedMemory_St</w:t>
      </w:r>
      <w:proofErr w:type="spellEnd"/>
      <w:r>
        <w:rPr>
          <w:rFonts w:cs="Arial"/>
          <w:color w:val="000000"/>
          <w:szCs w:val="22"/>
        </w:rPr>
        <w:t xml:space="preserve"> method as OFF to indicate that the Driver Profiles feature is currently OFF. </w:t>
      </w:r>
    </w:p>
    <w:p w14:paraId="2C46E96B" w14:textId="77777777" w:rsidR="009637EB" w:rsidRDefault="00980C5F" w:rsidP="00980C5F">
      <w:pPr>
        <w:numPr>
          <w:ilvl w:val="0"/>
          <w:numId w:val="28"/>
        </w:numPr>
      </w:pPr>
      <w:r>
        <w:t xml:space="preserve">If no profiles exist (either because all have been deleted by the user one by one or via Master Reset), the EnhancedMemoryInterfaceClient shall report the status of the </w:t>
      </w:r>
      <w:proofErr w:type="spellStart"/>
      <w:r>
        <w:t>EnhancedMemory_St</w:t>
      </w:r>
      <w:proofErr w:type="spellEnd"/>
      <w:r>
        <w:t xml:space="preserve"> method as OFF to indicate that the Driver Profiles feature is currently OFF. </w:t>
      </w:r>
    </w:p>
    <w:p w14:paraId="37757C3F" w14:textId="77777777" w:rsidR="009637EB" w:rsidRPr="00A74C00" w:rsidRDefault="00C73931" w:rsidP="009637EB">
      <w:pPr>
        <w:ind w:left="720"/>
        <w:rPr>
          <w:rFonts w:cs="Arial"/>
          <w:szCs w:val="22"/>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D022F8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12C569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819CD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7E52322" w14:textId="77777777" w:rsidR="00D90FFA" w:rsidRPr="00AC15C4" w:rsidRDefault="00C73931" w:rsidP="0081629B">
            <w:pPr>
              <w:rPr>
                <w:vanish/>
                <w:color w:val="000000" w:themeColor="text1"/>
              </w:rPr>
            </w:pPr>
          </w:p>
        </w:tc>
      </w:tr>
    </w:tbl>
    <w:p w14:paraId="336A43D0" w14:textId="77777777" w:rsidR="00AC15C4" w:rsidRPr="00AC15C4" w:rsidRDefault="00AC15C4" w:rsidP="00AC15C4">
      <w:pPr>
        <w:pStyle w:val="Heading4"/>
        <w:rPr>
          <w:b w:val="0"/>
          <w:u w:val="single"/>
        </w:rPr>
      </w:pPr>
      <w:r w:rsidRPr="00AC15C4">
        <w:rPr>
          <w:b w:val="0"/>
          <w:u w:val="single"/>
        </w:rPr>
        <w:t>ENMEM-REQ-134104/B-Recall Vehicle Profile When Enhanced Memory Feature Is Turned Off</w:t>
      </w:r>
    </w:p>
    <w:p w14:paraId="0EB85164" w14:textId="77777777" w:rsidR="00500605" w:rsidRDefault="00980C5F" w:rsidP="00500605">
      <w:r>
        <w:t xml:space="preserve">When Enhanced Memory feature is turned Off, as indicated via </w:t>
      </w:r>
      <w:proofErr w:type="spellStart"/>
      <w:r>
        <w:t>EnhancedMemory_</w:t>
      </w:r>
      <w:proofErr w:type="gramStart"/>
      <w:r>
        <w:t>St</w:t>
      </w:r>
      <w:proofErr w:type="spellEnd"/>
      <w:r>
        <w:t>(</w:t>
      </w:r>
      <w:proofErr w:type="spellStart"/>
      <w:proofErr w:type="gramEnd"/>
      <w:r>
        <w:t>ProfilesOff</w:t>
      </w:r>
      <w:proofErr w:type="spellEnd"/>
      <w:r>
        <w:t>), the</w:t>
      </w:r>
      <w:r>
        <w:rPr>
          <w:rFonts w:cs="Arial"/>
          <w:color w:val="000000"/>
          <w:szCs w:val="22"/>
        </w:rPr>
        <w:t xml:space="preserve"> EnhancedMemoryInterfaceClient </w:t>
      </w:r>
      <w:r>
        <w:t xml:space="preserve">shall recall Vehicle Profile via </w:t>
      </w:r>
      <w:proofErr w:type="spellStart"/>
      <w:r>
        <w:rPr>
          <w:rFonts w:cs="Arial"/>
          <w:color w:val="000000"/>
          <w:szCs w:val="22"/>
        </w:rPr>
        <w:t>InfotainmentRecall_Rq</w:t>
      </w:r>
      <w:proofErr w:type="spellEnd"/>
    </w:p>
    <w:p w14:paraId="5017201A" w14:textId="77777777" w:rsidR="009618EF" w:rsidRDefault="00C73931" w:rsidP="00500605"/>
    <w:p w14:paraId="223756D2" w14:textId="77777777" w:rsidR="009618EF" w:rsidRDefault="00C73931" w:rsidP="009618EF"/>
    <w:p w14:paraId="400A73CE" w14:textId="77777777" w:rsidR="009618EF"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42EB91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C09848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C161F0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F8067AC" w14:textId="77777777" w:rsidR="00D90FFA" w:rsidRPr="00AC15C4" w:rsidRDefault="00C73931" w:rsidP="0081629B">
            <w:pPr>
              <w:rPr>
                <w:vanish/>
                <w:color w:val="000000" w:themeColor="text1"/>
              </w:rPr>
            </w:pPr>
          </w:p>
        </w:tc>
      </w:tr>
    </w:tbl>
    <w:p w14:paraId="47B13ED0" w14:textId="77777777" w:rsidR="00AC15C4" w:rsidRPr="00AC15C4" w:rsidRDefault="00AC15C4" w:rsidP="00AC15C4">
      <w:pPr>
        <w:pStyle w:val="Heading4"/>
        <w:rPr>
          <w:b w:val="0"/>
          <w:u w:val="single"/>
        </w:rPr>
      </w:pPr>
      <w:r w:rsidRPr="00AC15C4">
        <w:rPr>
          <w:b w:val="0"/>
          <w:u w:val="single"/>
        </w:rPr>
        <w:t>ENMEM-REQ-197515/A-Driver Profiles Not Deleted When Enhanced Memory Feature OFF</w:t>
      </w:r>
    </w:p>
    <w:p w14:paraId="75C38149" w14:textId="77777777" w:rsidR="0092546D" w:rsidRPr="00412E03" w:rsidRDefault="00980C5F" w:rsidP="00A528E9">
      <w:r>
        <w:t xml:space="preserve">When Enhanced Memory feature is turned off by the user, the EnhancedMemoryInterfaceClient </w:t>
      </w:r>
      <w:r w:rsidRPr="006368B6">
        <w:t>shall</w:t>
      </w:r>
      <w:r>
        <w:t xml:space="preserve"> NOT delete existing Driver Profiles so that those Driver Profiles can be accessible to the user when Enhanced Memory feature is set back to 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7FF349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843B18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9E465D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91011B" w14:textId="77777777" w:rsidR="00D90FFA" w:rsidRPr="00AC15C4" w:rsidRDefault="00C73931" w:rsidP="0081629B">
            <w:pPr>
              <w:rPr>
                <w:vanish/>
                <w:color w:val="000000" w:themeColor="text1"/>
              </w:rPr>
            </w:pPr>
          </w:p>
        </w:tc>
      </w:tr>
    </w:tbl>
    <w:p w14:paraId="3A24AF32" w14:textId="77777777" w:rsidR="00AC15C4" w:rsidRPr="00AC15C4" w:rsidRDefault="00AC15C4" w:rsidP="00AC15C4">
      <w:pPr>
        <w:pStyle w:val="Heading4"/>
        <w:rPr>
          <w:b w:val="0"/>
          <w:u w:val="single"/>
        </w:rPr>
      </w:pPr>
      <w:r w:rsidRPr="00AC15C4">
        <w:rPr>
          <w:b w:val="0"/>
          <w:u w:val="single"/>
        </w:rPr>
        <w:t>ENMEM-SR-REQ-214801/A-Enable/Disable Enhanced Memory in Valet Mode</w:t>
      </w:r>
    </w:p>
    <w:p w14:paraId="2C61D7D3" w14:textId="77777777" w:rsidR="00500605" w:rsidRDefault="00980C5F" w:rsidP="00500605">
      <w:r>
        <w:t xml:space="preserve">If </w:t>
      </w:r>
      <w:proofErr w:type="spellStart"/>
      <w:r w:rsidRPr="006A45AA">
        <w:t>EnhancedMemory_St</w:t>
      </w:r>
      <w:proofErr w:type="spellEnd"/>
      <w:r w:rsidRPr="006A45AA">
        <w:t xml:space="preserve"> =</w:t>
      </w:r>
      <w:r>
        <w:t xml:space="preserve"> </w:t>
      </w:r>
      <w:proofErr w:type="spellStart"/>
      <w:r>
        <w:t>ProfilesOn</w:t>
      </w:r>
      <w:proofErr w:type="spellEnd"/>
      <w:r>
        <w:t xml:space="preserve"> when Valet Mode is enabled, the EnhancedMemoryInterfaceClient shall temporarily disable the Enhanced Memory feature by setting </w:t>
      </w:r>
      <w:proofErr w:type="spellStart"/>
      <w:r w:rsidRPr="006A45AA">
        <w:t>EnhancedMemory_St</w:t>
      </w:r>
      <w:proofErr w:type="spellEnd"/>
      <w:r w:rsidRPr="006A45AA">
        <w:t xml:space="preserve"> =</w:t>
      </w:r>
      <w:r>
        <w:t xml:space="preserve"> </w:t>
      </w:r>
      <w:proofErr w:type="spellStart"/>
      <w:r>
        <w:t>ProfilesOff</w:t>
      </w:r>
      <w:proofErr w:type="spellEnd"/>
      <w:r>
        <w:t>.</w:t>
      </w:r>
    </w:p>
    <w:p w14:paraId="40A17825" w14:textId="77777777" w:rsidR="006A45AA" w:rsidRDefault="00C73931" w:rsidP="00500605"/>
    <w:p w14:paraId="0D8AE9A7" w14:textId="77777777" w:rsidR="00A42B9C" w:rsidRDefault="00980C5F" w:rsidP="006A45AA">
      <w:r>
        <w:t xml:space="preserve">When Valet Mode is then disabled, the EnhancedMemoryInterfaceClient shall re-enable the Enhanced Memory feature by setting </w:t>
      </w:r>
      <w:proofErr w:type="spellStart"/>
      <w:r w:rsidRPr="006A45AA">
        <w:t>EnhancedMemory_St</w:t>
      </w:r>
      <w:proofErr w:type="spellEnd"/>
      <w:r w:rsidRPr="006A45AA">
        <w:t xml:space="preserve"> =</w:t>
      </w:r>
      <w:r>
        <w:t xml:space="preserve"> </w:t>
      </w:r>
      <w:proofErr w:type="spellStart"/>
      <w:r>
        <w:t>ProfilesOn</w:t>
      </w:r>
      <w:proofErr w:type="spellEnd"/>
      <w:r>
        <w:t>.</w:t>
      </w:r>
    </w:p>
    <w:p w14:paraId="253266B7" w14:textId="77777777" w:rsidR="00A42B9C" w:rsidRDefault="00C73931" w:rsidP="006A45AA"/>
    <w:p w14:paraId="199B330E" w14:textId="77777777" w:rsidR="00A42B9C" w:rsidRDefault="00980C5F"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feature status shall remain set as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disabled.</w:t>
      </w:r>
    </w:p>
    <w:p w14:paraId="720258E1" w14:textId="77777777" w:rsidR="006A45AA" w:rsidRDefault="00C73931" w:rsidP="00500605"/>
    <w:p w14:paraId="5F18A3CD" w14:textId="77777777" w:rsidR="00A42B9C" w:rsidRDefault="00980C5F" w:rsidP="00A42B9C">
      <w:r>
        <w:t>All existing Valet Mode requirements/restrictions apply for Enhanced Memory and supersede any requirements in this specification.</w:t>
      </w:r>
    </w:p>
    <w:p w14:paraId="4F50D73F" w14:textId="77777777" w:rsidR="00A42B9C" w:rsidRDefault="00C73931" w:rsidP="00A42B9C"/>
    <w:p w14:paraId="6B5E7BAD" w14:textId="77777777" w:rsidR="00A42B9C" w:rsidRDefault="00980C5F" w:rsidP="00A42B9C">
      <w:r>
        <w:t xml:space="preserve">For any conflicts bring to the attention of the Ford D&amp;R.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269EFF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BB9C5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BF01A8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5273385" w14:textId="77777777" w:rsidR="00D90FFA" w:rsidRPr="00AC15C4" w:rsidRDefault="00C73931" w:rsidP="0081629B">
            <w:pPr>
              <w:rPr>
                <w:vanish/>
                <w:color w:val="000000" w:themeColor="text1"/>
              </w:rPr>
            </w:pPr>
          </w:p>
        </w:tc>
      </w:tr>
    </w:tbl>
    <w:p w14:paraId="55379DFD" w14:textId="77777777" w:rsidR="00406F39" w:rsidRDefault="00980C5F" w:rsidP="00AC15C4">
      <w:pPr>
        <w:pStyle w:val="Heading3"/>
      </w:pPr>
      <w:bookmarkStart w:id="469" w:name="_Toc78592602"/>
      <w:r>
        <w:lastRenderedPageBreak/>
        <w:t>White Box View</w:t>
      </w:r>
      <w:bookmarkEnd w:id="469"/>
    </w:p>
    <w:p w14:paraId="51B4DC09" w14:textId="77777777" w:rsidR="00406F39" w:rsidRDefault="00980C5F" w:rsidP="00AC15C4">
      <w:pPr>
        <w:pStyle w:val="Heading4"/>
      </w:pPr>
      <w:r>
        <w:t>Activity Diagrams</w:t>
      </w:r>
    </w:p>
    <w:p w14:paraId="226A190B" w14:textId="77777777" w:rsidR="00406F39" w:rsidRDefault="00980C5F" w:rsidP="00AC15C4">
      <w:pPr>
        <w:pStyle w:val="Heading5"/>
      </w:pPr>
      <w:r>
        <w:t>ENMEM-ACT-REQ-099381/B-Enable/Disable Driver Profiles Feature</w:t>
      </w:r>
    </w:p>
    <w:p w14:paraId="5B4F7151" w14:textId="77777777" w:rsidR="00406F39" w:rsidRPr="00760C18" w:rsidRDefault="00980C5F" w:rsidP="00D006E5">
      <w:pPr>
        <w:pStyle w:val="BoldText"/>
      </w:pPr>
      <w:r w:rsidRPr="00760C18">
        <w:t>Activity Diagram</w:t>
      </w:r>
    </w:p>
    <w:p w14:paraId="11BB24B8" w14:textId="77777777" w:rsidR="00500605" w:rsidRDefault="00980C5F" w:rsidP="00AC15C4">
      <w:pPr>
        <w:jc w:val="center"/>
      </w:pPr>
      <w:r>
        <w:rPr>
          <w:noProof/>
        </w:rPr>
        <w:drawing>
          <wp:inline distT="0" distB="0" distL="0" distR="0" wp14:anchorId="0B686EDF" wp14:editId="407211CA">
            <wp:extent cx="5943600" cy="2161745"/>
            <wp:effectExtent l="0" t="0" r="0" b="0"/>
            <wp:docPr id="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537C56B9" w14:textId="77777777" w:rsidR="00406F39" w:rsidRDefault="00980C5F" w:rsidP="00AC15C4">
      <w:pPr>
        <w:pStyle w:val="Heading4"/>
      </w:pPr>
      <w:r>
        <w:t>Sequence Diagrams</w:t>
      </w:r>
    </w:p>
    <w:p w14:paraId="6417D3AB" w14:textId="77777777" w:rsidR="00406F39" w:rsidRDefault="00980C5F" w:rsidP="00AC15C4">
      <w:pPr>
        <w:pStyle w:val="Heading5"/>
      </w:pPr>
      <w:r>
        <w:t>ENMEM-SD-REQ-099429/A-Enable Driver Profiles</w:t>
      </w:r>
    </w:p>
    <w:p w14:paraId="01202682" w14:textId="77777777" w:rsidR="00406F39" w:rsidRPr="00760C18" w:rsidRDefault="00980C5F" w:rsidP="00D006E5">
      <w:pPr>
        <w:pStyle w:val="BoldText"/>
      </w:pPr>
      <w:r w:rsidRPr="00760C18">
        <w:t>Constraints</w:t>
      </w:r>
    </w:p>
    <w:p w14:paraId="49720578" w14:textId="77777777" w:rsidR="00406F39" w:rsidRPr="00760C18" w:rsidRDefault="00980C5F" w:rsidP="00AC15C4">
      <w:pPr>
        <w:pStyle w:val="BoldText"/>
        <w:ind w:left="720"/>
      </w:pPr>
      <w:r w:rsidRPr="00760C18">
        <w:t>Pre-Condition</w:t>
      </w:r>
    </w:p>
    <w:p w14:paraId="3648A7EF" w14:textId="77777777" w:rsidR="00500605" w:rsidRDefault="00980C5F" w:rsidP="00CC18EA">
      <w:pPr>
        <w:ind w:left="720"/>
      </w:pPr>
      <w:r w:rsidRPr="00CC18EA">
        <w:t xml:space="preserve">Driver profiles feature is </w:t>
      </w:r>
      <w:r>
        <w:t>dis</w:t>
      </w:r>
      <w:r w:rsidRPr="00CC18EA">
        <w:t>abled</w:t>
      </w:r>
    </w:p>
    <w:p w14:paraId="1C5F4AE0" w14:textId="77777777" w:rsidR="00406F39" w:rsidRPr="00760C18" w:rsidRDefault="00980C5F" w:rsidP="00D006E5">
      <w:pPr>
        <w:pStyle w:val="BoldText"/>
      </w:pPr>
      <w:r w:rsidRPr="00760C18">
        <w:t>Scenarios</w:t>
      </w:r>
    </w:p>
    <w:p w14:paraId="0EC83F0E" w14:textId="77777777" w:rsidR="00406F39" w:rsidRPr="00760C18" w:rsidRDefault="00980C5F" w:rsidP="00AC15C4">
      <w:pPr>
        <w:pStyle w:val="BoldText"/>
        <w:ind w:left="720"/>
      </w:pPr>
      <w:r w:rsidRPr="00760C18">
        <w:t>Normal Usage</w:t>
      </w:r>
    </w:p>
    <w:p w14:paraId="3327C119" w14:textId="77777777" w:rsidR="00500605" w:rsidRDefault="00980C5F" w:rsidP="00C66D3B">
      <w:pPr>
        <w:ind w:left="720"/>
      </w:pPr>
      <w:r w:rsidRPr="00C66D3B">
        <w:t xml:space="preserve">The driver chooses to </w:t>
      </w:r>
      <w:r>
        <w:t>en</w:t>
      </w:r>
      <w:r w:rsidRPr="00C66D3B">
        <w:t>able the driver profiles feature (set to o</w:t>
      </w:r>
      <w:r>
        <w:t>n</w:t>
      </w:r>
      <w:r w:rsidRPr="00C66D3B">
        <w:t>).</w:t>
      </w:r>
    </w:p>
    <w:p w14:paraId="17279ABA" w14:textId="77777777" w:rsidR="00406F39" w:rsidRPr="00760C18" w:rsidRDefault="00980C5F" w:rsidP="00AC15C4">
      <w:pPr>
        <w:pStyle w:val="BoldText"/>
        <w:ind w:left="720"/>
      </w:pPr>
      <w:r w:rsidRPr="00760C18">
        <w:t>Post-Condition</w:t>
      </w:r>
    </w:p>
    <w:p w14:paraId="65677F59" w14:textId="77777777" w:rsidR="00B6696A" w:rsidRDefault="00980C5F" w:rsidP="00B6696A">
      <w:pPr>
        <w:ind w:left="720"/>
      </w:pPr>
      <w:r w:rsidRPr="00B6696A">
        <w:t xml:space="preserve">The driver profiles feature is </w:t>
      </w:r>
      <w:r>
        <w:t>en</w:t>
      </w:r>
      <w:r w:rsidRPr="00B6696A">
        <w:t>abled (set to o</w:t>
      </w:r>
      <w:r>
        <w:t>n</w:t>
      </w:r>
      <w:r w:rsidRPr="00B6696A">
        <w:t>).</w:t>
      </w:r>
    </w:p>
    <w:p w14:paraId="4E8D78DC" w14:textId="77777777" w:rsidR="00B6696A" w:rsidRDefault="00C73931" w:rsidP="00B6696A">
      <w:pPr>
        <w:ind w:left="720"/>
      </w:pPr>
    </w:p>
    <w:p w14:paraId="24626F9B" w14:textId="77777777" w:rsidR="00406F39" w:rsidRPr="00760C18" w:rsidRDefault="00980C5F" w:rsidP="00D006E5">
      <w:pPr>
        <w:pStyle w:val="BoldText"/>
      </w:pPr>
      <w:r w:rsidRPr="00760C18">
        <w:lastRenderedPageBreak/>
        <w:t>Sequence Diagram</w:t>
      </w:r>
    </w:p>
    <w:p w14:paraId="6F60656C" w14:textId="77777777" w:rsidR="00500605" w:rsidRDefault="00980C5F" w:rsidP="00AC15C4">
      <w:pPr>
        <w:jc w:val="center"/>
      </w:pPr>
      <w:r>
        <w:rPr>
          <w:noProof/>
        </w:rPr>
        <w:drawing>
          <wp:inline distT="0" distB="0" distL="0" distR="0" wp14:anchorId="732155BC" wp14:editId="60E307F4">
            <wp:extent cx="5667375" cy="3752850"/>
            <wp:effectExtent l="0" t="0" r="9525" b="0"/>
            <wp:docPr id="9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601FD173" w14:textId="77777777" w:rsidR="00406F39" w:rsidRDefault="00980C5F" w:rsidP="00AC15C4">
      <w:pPr>
        <w:pStyle w:val="Heading5"/>
      </w:pPr>
      <w:r>
        <w:t>ENMEM-SD-REQ-099428/B-Disable Driver Profiles</w:t>
      </w:r>
    </w:p>
    <w:p w14:paraId="3FB3144D" w14:textId="77777777" w:rsidR="00406F39" w:rsidRPr="00760C18" w:rsidRDefault="00980C5F" w:rsidP="00D006E5">
      <w:pPr>
        <w:pStyle w:val="BoldText"/>
      </w:pPr>
      <w:r w:rsidRPr="00760C18">
        <w:t>Constraints</w:t>
      </w:r>
    </w:p>
    <w:p w14:paraId="541E9A8C" w14:textId="77777777" w:rsidR="00406F39" w:rsidRPr="00760C18" w:rsidRDefault="00980C5F" w:rsidP="00AC15C4">
      <w:pPr>
        <w:pStyle w:val="BoldText"/>
        <w:ind w:left="720"/>
      </w:pPr>
      <w:r w:rsidRPr="00760C18">
        <w:t>Pre-Condition</w:t>
      </w:r>
    </w:p>
    <w:p w14:paraId="351BDF20" w14:textId="77777777" w:rsidR="00500605" w:rsidRDefault="00980C5F" w:rsidP="00EF6137">
      <w:pPr>
        <w:ind w:left="720"/>
      </w:pPr>
      <w:r>
        <w:t>Driver profiles feature is enabled</w:t>
      </w:r>
    </w:p>
    <w:p w14:paraId="094BA88B" w14:textId="77777777" w:rsidR="00406F39" w:rsidRPr="00760C18" w:rsidRDefault="00980C5F" w:rsidP="00D006E5">
      <w:pPr>
        <w:pStyle w:val="BoldText"/>
      </w:pPr>
      <w:r w:rsidRPr="00760C18">
        <w:t>Scenarios</w:t>
      </w:r>
    </w:p>
    <w:p w14:paraId="368D8EC6" w14:textId="77777777" w:rsidR="00406F39" w:rsidRPr="00760C18" w:rsidRDefault="00980C5F" w:rsidP="00AC15C4">
      <w:pPr>
        <w:pStyle w:val="BoldText"/>
        <w:ind w:left="720"/>
      </w:pPr>
      <w:r w:rsidRPr="00760C18">
        <w:t>Normal Usage</w:t>
      </w:r>
    </w:p>
    <w:p w14:paraId="6FAB1732" w14:textId="77777777" w:rsidR="00500605" w:rsidRDefault="00980C5F" w:rsidP="00CD58DD">
      <w:pPr>
        <w:ind w:left="720"/>
      </w:pPr>
      <w:r w:rsidRPr="00CD58DD">
        <w:t xml:space="preserve">The driver chooses to </w:t>
      </w:r>
      <w:r>
        <w:t>disable the driver</w:t>
      </w:r>
      <w:r w:rsidRPr="00CD58DD">
        <w:t xml:space="preserve"> profile</w:t>
      </w:r>
      <w:r>
        <w:t>s feature (set to off)</w:t>
      </w:r>
      <w:r w:rsidRPr="00CD58DD">
        <w:t>.</w:t>
      </w:r>
    </w:p>
    <w:p w14:paraId="11A5CE21" w14:textId="77777777" w:rsidR="00CD58DD" w:rsidRDefault="00C73931" w:rsidP="00CD58DD">
      <w:pPr>
        <w:ind w:left="720"/>
      </w:pPr>
    </w:p>
    <w:p w14:paraId="20E1904C" w14:textId="77777777" w:rsidR="00406F39" w:rsidRPr="00760C18" w:rsidRDefault="00980C5F" w:rsidP="00AC15C4">
      <w:pPr>
        <w:pStyle w:val="BoldText"/>
        <w:ind w:left="720"/>
      </w:pPr>
      <w:r w:rsidRPr="00760C18">
        <w:t>Post-Condition</w:t>
      </w:r>
    </w:p>
    <w:p w14:paraId="086971F4" w14:textId="77777777" w:rsidR="00531351" w:rsidRDefault="00980C5F" w:rsidP="00980494">
      <w:pPr>
        <w:ind w:left="720"/>
      </w:pPr>
      <w:r>
        <w:t>The driver profiles feature is disabled (set to off).</w:t>
      </w:r>
    </w:p>
    <w:p w14:paraId="504555E9" w14:textId="77777777" w:rsidR="00531351" w:rsidRDefault="00980C5F" w:rsidP="00980494">
      <w:pPr>
        <w:ind w:left="720"/>
      </w:pPr>
      <w:r>
        <w:t>The active personality profile is set to “Guest”.</w:t>
      </w:r>
    </w:p>
    <w:p w14:paraId="0EFDB54C" w14:textId="77777777" w:rsidR="00DA6E55" w:rsidRDefault="00980C5F" w:rsidP="00980494">
      <w:pPr>
        <w:ind w:left="720"/>
      </w:pPr>
      <w:r>
        <w:t>Positional settings are unaffected</w:t>
      </w:r>
    </w:p>
    <w:p w14:paraId="3620DC6F" w14:textId="77777777" w:rsidR="00531351" w:rsidRDefault="00C73931" w:rsidP="00980494">
      <w:pPr>
        <w:ind w:left="720"/>
      </w:pPr>
    </w:p>
    <w:p w14:paraId="25B54E2A" w14:textId="77777777" w:rsidR="00406F39" w:rsidRPr="00760C18" w:rsidRDefault="00980C5F" w:rsidP="00D006E5">
      <w:pPr>
        <w:pStyle w:val="BoldText"/>
      </w:pPr>
      <w:r w:rsidRPr="00760C18">
        <w:lastRenderedPageBreak/>
        <w:t>Sequence Diagram</w:t>
      </w:r>
    </w:p>
    <w:p w14:paraId="378471CE" w14:textId="77777777" w:rsidR="00500605" w:rsidRDefault="00980C5F" w:rsidP="00AC15C4">
      <w:pPr>
        <w:jc w:val="center"/>
      </w:pPr>
      <w:r>
        <w:rPr>
          <w:noProof/>
        </w:rPr>
        <w:drawing>
          <wp:inline distT="0" distB="0" distL="0" distR="0" wp14:anchorId="00B502D2" wp14:editId="3B39EA56">
            <wp:extent cx="5943600" cy="5048811"/>
            <wp:effectExtent l="0" t="0" r="0" b="0"/>
            <wp:docPr id="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8811"/>
                    </a:xfrm>
                    <a:prstGeom prst="rect">
                      <a:avLst/>
                    </a:prstGeom>
                    <a:noFill/>
                    <a:ln>
                      <a:noFill/>
                    </a:ln>
                  </pic:spPr>
                </pic:pic>
              </a:graphicData>
            </a:graphic>
          </wp:inline>
        </w:drawing>
      </w:r>
    </w:p>
    <w:p w14:paraId="6F0ECFCA" w14:textId="77777777" w:rsidR="008B19BF" w:rsidRDefault="00980C5F">
      <w:pPr>
        <w:spacing w:after="200" w:line="276" w:lineRule="auto"/>
      </w:pPr>
      <w:r>
        <w:br w:type="page"/>
      </w:r>
    </w:p>
    <w:p w14:paraId="26465E10" w14:textId="77777777" w:rsidR="00500605" w:rsidRDefault="00C73931" w:rsidP="00500605"/>
    <w:p w14:paraId="74935204" w14:textId="77777777" w:rsidR="00406F39" w:rsidRDefault="00980C5F" w:rsidP="00AC15C4">
      <w:pPr>
        <w:pStyle w:val="Heading2"/>
      </w:pPr>
      <w:bookmarkStart w:id="470" w:name="_Toc78592603"/>
      <w:r w:rsidRPr="00B9479B">
        <w:t>ENMEM-FUN-REQ-095957/B-Sign-In/Recall Settings</w:t>
      </w:r>
      <w:bookmarkEnd w:id="470"/>
    </w:p>
    <w:p w14:paraId="52BE6B39"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1039AB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E2448A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E56FAD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541284" w14:textId="77777777" w:rsidR="00D90FFA" w:rsidRPr="00AC15C4" w:rsidRDefault="00C73931" w:rsidP="0081629B">
            <w:pPr>
              <w:rPr>
                <w:vanish/>
                <w:color w:val="000000" w:themeColor="text1"/>
              </w:rPr>
            </w:pPr>
          </w:p>
        </w:tc>
      </w:tr>
    </w:tbl>
    <w:p w14:paraId="19E2DC5F" w14:textId="77777777" w:rsidR="00406F39" w:rsidRDefault="00980C5F" w:rsidP="00AC15C4">
      <w:pPr>
        <w:pStyle w:val="Heading3"/>
      </w:pPr>
      <w:bookmarkStart w:id="471" w:name="_Toc78592604"/>
      <w:r>
        <w:t>Recall Function Description</w:t>
      </w:r>
      <w:bookmarkEnd w:id="471"/>
    </w:p>
    <w:p w14:paraId="2F2CD8D8" w14:textId="77777777" w:rsidR="00AE7828" w:rsidRDefault="00980C5F" w:rsidP="00AE7828">
      <w:r>
        <w:t>Recall is a function that loads a requested Driver Profile, via a recall request, as the Active Driver Profile. This provides a user with his/her own personal settings to use and edit while in the vehicle.</w:t>
      </w:r>
    </w:p>
    <w:p w14:paraId="66879003" w14:textId="77777777" w:rsidR="00AE7828" w:rsidRDefault="00C73931" w:rsidP="00AE7828"/>
    <w:p w14:paraId="79ACB01B" w14:textId="77777777" w:rsidR="00AE7828" w:rsidRPr="00EA63EF" w:rsidRDefault="00980C5F" w:rsidP="00EA63EF">
      <w:r>
        <w:t>The Recall function can be initiated by various user requests and by an Enhanced Memory system request. A user recall request may be sent by a Memory Seat Button press (when present), by Keyfob, Phone, or NFC key detection (via unlock event, remote start event, or tap event), and by touch screen manual selection. The Enhanced Memory System recall request may occur when the Active or last Driver Profile is deleted, when a Driver Profile is first created, and when the Enhanced Memory feature is turned from On to Off.</w:t>
      </w:r>
    </w:p>
    <w:p w14:paraId="70ED0706" w14:textId="77777777" w:rsidR="00406F39" w:rsidRDefault="00980C5F" w:rsidP="00AC15C4">
      <w:pPr>
        <w:pStyle w:val="Heading3"/>
      </w:pPr>
      <w:bookmarkStart w:id="472" w:name="_Toc78592605"/>
      <w:r>
        <w:t>Use Cases</w:t>
      </w:r>
      <w:bookmarkEnd w:id="472"/>
    </w:p>
    <w:p w14:paraId="50335DE6" w14:textId="77777777" w:rsidR="00406F39" w:rsidRDefault="00980C5F" w:rsidP="00AC15C4">
      <w:pPr>
        <w:pStyle w:val="Heading4"/>
      </w:pPr>
      <w:r>
        <w:t>ENMEM-UC-REQ-095719/D-Memory Seat Button Recall with Driver Profiles OFF</w:t>
      </w:r>
    </w:p>
    <w:p w14:paraId="5DA62FF9"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7F419C" w14:paraId="2223E1F9"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B8B411E" w14:textId="77777777" w:rsidR="007F419C" w:rsidRPr="00B65A00" w:rsidRDefault="00980C5F">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84DF7B0" w14:textId="77777777" w:rsidR="007F419C" w:rsidRPr="00B65A00" w:rsidRDefault="00980C5F" w:rsidP="00F8358E">
            <w:pPr>
              <w:rPr>
                <w:rFonts w:cs="Arial"/>
                <w:lang w:eastAsia="zh-CN"/>
              </w:rPr>
            </w:pPr>
            <w:r w:rsidRPr="00B65A00">
              <w:rPr>
                <w:rFonts w:cs="Arial"/>
                <w:lang w:eastAsia="zh-CN"/>
              </w:rPr>
              <w:t>Vehicle Occupant</w:t>
            </w:r>
          </w:p>
        </w:tc>
      </w:tr>
      <w:tr w:rsidR="007F419C" w14:paraId="1BD80C8C"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5A0C86D" w14:textId="77777777" w:rsidR="007F419C" w:rsidRPr="00B65A00" w:rsidRDefault="00980C5F">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435D591" w14:textId="77777777" w:rsidR="00204D98" w:rsidRPr="00204D98" w:rsidRDefault="00980C5F" w:rsidP="00204D98">
            <w:pPr>
              <w:rPr>
                <w:rFonts w:cs="Arial"/>
                <w:lang w:eastAsia="zh-CN"/>
              </w:rPr>
            </w:pPr>
            <w:r w:rsidRPr="00B65A00">
              <w:rPr>
                <w:rFonts w:cs="Arial"/>
                <w:lang w:eastAsia="zh-CN"/>
              </w:rPr>
              <w:t>The Driver Profiles feature is set to OFF</w:t>
            </w:r>
            <w:r>
              <w:t xml:space="preserve"> </w:t>
            </w:r>
          </w:p>
          <w:p w14:paraId="704ED897" w14:textId="77777777" w:rsidR="007F419C" w:rsidRPr="00B65A00" w:rsidRDefault="00980C5F" w:rsidP="00204D98">
            <w:pPr>
              <w:rPr>
                <w:rFonts w:cs="Arial"/>
                <w:lang w:eastAsia="zh-CN"/>
              </w:rPr>
            </w:pPr>
            <w:r w:rsidRPr="00204D98">
              <w:rPr>
                <w:rFonts w:cs="Arial"/>
                <w:lang w:eastAsia="zh-CN"/>
              </w:rPr>
              <w:t>EnhancedMemoryPositionClient present</w:t>
            </w:r>
          </w:p>
        </w:tc>
      </w:tr>
      <w:tr w:rsidR="007F419C" w14:paraId="698E1F07"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A661BB8" w14:textId="77777777" w:rsidR="007F419C" w:rsidRPr="00B65A00" w:rsidRDefault="00980C5F">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A4238E9" w14:textId="77777777" w:rsidR="007F419C" w:rsidRPr="00B65A00" w:rsidRDefault="00980C5F" w:rsidP="00F8358E">
            <w:pPr>
              <w:rPr>
                <w:rFonts w:cs="Arial"/>
                <w:lang w:eastAsia="zh-CN"/>
              </w:rPr>
            </w:pPr>
            <w:r>
              <w:rPr>
                <w:rFonts w:cs="Arial"/>
                <w:lang w:eastAsia="zh-CN"/>
              </w:rPr>
              <w:t>The User presses any Memory S</w:t>
            </w:r>
            <w:r w:rsidRPr="00B65A00">
              <w:rPr>
                <w:rFonts w:cs="Arial"/>
                <w:lang w:eastAsia="zh-CN"/>
              </w:rPr>
              <w:t>eat button on the driver door panel</w:t>
            </w:r>
          </w:p>
        </w:tc>
      </w:tr>
      <w:tr w:rsidR="007F419C" w14:paraId="268B50EB"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C494E53" w14:textId="77777777" w:rsidR="007F419C" w:rsidRPr="00B65A00" w:rsidRDefault="00980C5F">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34E8683" w14:textId="77777777" w:rsidR="007F419C" w:rsidRPr="00B65A00" w:rsidRDefault="00980C5F" w:rsidP="004E2C2E">
            <w:pPr>
              <w:rPr>
                <w:rFonts w:cs="Arial"/>
                <w:lang w:eastAsia="zh-CN"/>
              </w:rPr>
            </w:pPr>
            <w:r w:rsidRPr="00B65A00">
              <w:rPr>
                <w:rFonts w:cs="Arial"/>
                <w:lang w:eastAsia="zh-CN"/>
              </w:rPr>
              <w:t>The positional settings are reca</w:t>
            </w:r>
            <w:r>
              <w:rPr>
                <w:rFonts w:cs="Arial"/>
                <w:lang w:eastAsia="zh-CN"/>
              </w:rPr>
              <w:t xml:space="preserve">lled for that particular button </w:t>
            </w:r>
            <w:r w:rsidRPr="00B65A00">
              <w:rPr>
                <w:rFonts w:cs="Arial"/>
                <w:lang w:eastAsia="zh-CN"/>
              </w:rPr>
              <w:t>and the user stays</w:t>
            </w:r>
            <w:r>
              <w:rPr>
                <w:rFonts w:cs="Arial"/>
                <w:lang w:eastAsia="zh-CN"/>
              </w:rPr>
              <w:t xml:space="preserve"> signed into the Guest Profile</w:t>
            </w:r>
          </w:p>
        </w:tc>
      </w:tr>
      <w:tr w:rsidR="007F419C" w14:paraId="4392E963"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9AC0EA1" w14:textId="77777777" w:rsidR="007F419C" w:rsidRPr="00B65A00" w:rsidRDefault="00980C5F">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8BA065C" w14:textId="77777777" w:rsidR="007F419C" w:rsidRPr="00B65A00" w:rsidRDefault="00C73931" w:rsidP="00F8358E">
            <w:pPr>
              <w:rPr>
                <w:rFonts w:cs="Arial"/>
                <w:lang w:eastAsia="zh-CN"/>
              </w:rPr>
            </w:pPr>
          </w:p>
        </w:tc>
      </w:tr>
      <w:tr w:rsidR="007F419C" w14:paraId="1FBD8B47"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6105F5E" w14:textId="77777777" w:rsidR="007F419C" w:rsidRPr="00B65A00" w:rsidRDefault="00980C5F">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D278245" w14:textId="77777777" w:rsidR="007F419C" w:rsidRPr="00B65A00" w:rsidRDefault="00980C5F" w:rsidP="00F8358E">
            <w:pPr>
              <w:rPr>
                <w:rFonts w:cs="Arial"/>
                <w:lang w:eastAsia="zh-CN"/>
              </w:rPr>
            </w:pPr>
            <w:r w:rsidRPr="00B65A00">
              <w:rPr>
                <w:rFonts w:cs="Arial"/>
                <w:lang w:eastAsia="zh-CN"/>
              </w:rPr>
              <w:t>Personalization Interface</w:t>
            </w:r>
          </w:p>
        </w:tc>
      </w:tr>
    </w:tbl>
    <w:p w14:paraId="4594E029" w14:textId="77777777" w:rsidR="00500605" w:rsidRDefault="00C73931" w:rsidP="00CD0F64"/>
    <w:p w14:paraId="7B6855AA" w14:textId="77777777" w:rsidR="00406F39" w:rsidRDefault="00980C5F" w:rsidP="00AC15C4">
      <w:pPr>
        <w:pStyle w:val="Heading4"/>
      </w:pPr>
      <w:r>
        <w:t xml:space="preserve">ENMEM-UC-REQ-095930/D-Sign </w:t>
      </w:r>
      <w:proofErr w:type="gramStart"/>
      <w:r>
        <w:t>Into</w:t>
      </w:r>
      <w:proofErr w:type="gramEnd"/>
      <w:r>
        <w:t xml:space="preserve"> a Driver Profile via Memory Seat Button</w:t>
      </w:r>
    </w:p>
    <w:p w14:paraId="6CAB539D"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4D0F0B" w14:paraId="006AC84D"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B3ADCB" w14:textId="77777777" w:rsidR="004D0F0B"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F1EECAF" w14:textId="77777777" w:rsidR="004D0F0B" w:rsidRDefault="00980C5F" w:rsidP="00F8358E">
            <w:pPr>
              <w:rPr>
                <w:rFonts w:cs="Arial"/>
                <w:lang w:eastAsia="zh-CN"/>
              </w:rPr>
            </w:pPr>
            <w:r>
              <w:rPr>
                <w:lang w:eastAsia="zh-CN"/>
              </w:rPr>
              <w:t>Vehicle Occupant</w:t>
            </w:r>
          </w:p>
        </w:tc>
      </w:tr>
      <w:tr w:rsidR="004D0F0B" w14:paraId="0F449A7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92D378" w14:textId="77777777" w:rsidR="004D0F0B"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AC75D7C" w14:textId="77777777" w:rsidR="00204D98" w:rsidRPr="00204D98" w:rsidRDefault="00980C5F" w:rsidP="00204D98">
            <w:pPr>
              <w:rPr>
                <w:rFonts w:cs="Arial"/>
                <w:lang w:eastAsia="zh-CN"/>
              </w:rPr>
            </w:pPr>
            <w:r>
              <w:rPr>
                <w:lang w:eastAsia="zh-CN"/>
              </w:rPr>
              <w:t>The Driver Profiles feature is set to ON</w:t>
            </w:r>
            <w:r w:rsidRPr="00204D98">
              <w:rPr>
                <w:rFonts w:cs="Arial"/>
                <w:lang w:eastAsia="zh-CN"/>
              </w:rPr>
              <w:t xml:space="preserve"> </w:t>
            </w:r>
          </w:p>
          <w:p w14:paraId="7D5A60E8" w14:textId="77777777" w:rsidR="004D0F0B" w:rsidRDefault="00980C5F" w:rsidP="00204D98">
            <w:pPr>
              <w:rPr>
                <w:lang w:eastAsia="zh-CN"/>
              </w:rPr>
            </w:pPr>
            <w:r w:rsidRPr="00204D98">
              <w:rPr>
                <w:lang w:eastAsia="zh-CN"/>
              </w:rPr>
              <w:t>EnhancedMemoryPositionClient present</w:t>
            </w:r>
          </w:p>
        </w:tc>
      </w:tr>
      <w:tr w:rsidR="004D0F0B" w14:paraId="598DC0B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E5CC1F" w14:textId="77777777" w:rsidR="004D0F0B"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D4B0C1" w14:textId="77777777" w:rsidR="004D0F0B" w:rsidRDefault="00980C5F" w:rsidP="00F8358E">
            <w:pPr>
              <w:rPr>
                <w:lang w:eastAsia="zh-CN"/>
              </w:rPr>
            </w:pPr>
            <w:r>
              <w:rPr>
                <w:lang w:eastAsia="zh-CN"/>
              </w:rPr>
              <w:t>The User presses a memory seat button on the driver door panel that is associated to an alternate Driver Profile (other than the active profile.)</w:t>
            </w:r>
          </w:p>
        </w:tc>
      </w:tr>
      <w:tr w:rsidR="004D0F0B" w14:paraId="7D67F07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2810C4" w14:textId="77777777" w:rsidR="004D0F0B"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17FD94" w14:textId="77777777" w:rsidR="004D0F0B" w:rsidRDefault="00980C5F" w:rsidP="009512F3">
            <w:pPr>
              <w:rPr>
                <w:lang w:eastAsia="zh-CN"/>
              </w:rPr>
            </w:pPr>
            <w:r>
              <w:rPr>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4D0F0B" w14:paraId="0A56663A"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807C3E" w14:textId="77777777" w:rsidR="004D0F0B"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72B11CB" w14:textId="77777777" w:rsidR="004D0F0B" w:rsidRDefault="00980C5F" w:rsidP="008A5BC3">
            <w:pPr>
              <w:rPr>
                <w:rFonts w:cs="Arial"/>
                <w:lang w:eastAsia="zh-CN"/>
              </w:rPr>
            </w:pPr>
            <w:r>
              <w:rPr>
                <w:rFonts w:cs="Arial"/>
                <w:lang w:eastAsia="zh-CN"/>
              </w:rPr>
              <w:t xml:space="preserve">E1 – </w:t>
            </w:r>
            <w:r w:rsidRPr="00F251C8">
              <w:rPr>
                <w:rFonts w:cs="Arial"/>
                <w:lang w:eastAsia="zh-CN"/>
              </w:rPr>
              <w:t xml:space="preserve">ENMEM-UC-REQ-136944/A-Sign </w:t>
            </w:r>
            <w:proofErr w:type="gramStart"/>
            <w:r w:rsidRPr="00F251C8">
              <w:rPr>
                <w:rFonts w:cs="Arial"/>
                <w:lang w:eastAsia="zh-CN"/>
              </w:rPr>
              <w:t>Into</w:t>
            </w:r>
            <w:proofErr w:type="gramEnd"/>
            <w:r w:rsidRPr="00F251C8">
              <w:rPr>
                <w:rFonts w:cs="Arial"/>
                <w:lang w:eastAsia="zh-CN"/>
              </w:rPr>
              <w:t xml:space="preserve"> a Driver Profile via Memory Seat Button While Vehicle In Motion</w:t>
            </w:r>
          </w:p>
        </w:tc>
      </w:tr>
      <w:tr w:rsidR="00BF0C87" w14:paraId="6CD4F71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F9C6B81" w14:textId="77777777" w:rsidR="00BF0C87" w:rsidRDefault="00980C5F">
            <w:pPr>
              <w:spacing w:line="276" w:lineRule="auto"/>
              <w:rPr>
                <w:b/>
                <w:bCs/>
              </w:rPr>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ED502B1" w14:textId="77777777" w:rsidR="00BF0C87" w:rsidRDefault="00980C5F" w:rsidP="00F8358E">
            <w:pPr>
              <w:rPr>
                <w:rFonts w:cs="Arial"/>
                <w:lang w:eastAsia="zh-CN"/>
              </w:rPr>
            </w:pPr>
            <w:r>
              <w:rPr>
                <w:rFonts w:cs="Arial"/>
                <w:lang w:eastAsia="zh-CN"/>
              </w:rPr>
              <w:t>Personalization Interface</w:t>
            </w:r>
          </w:p>
        </w:tc>
      </w:tr>
      <w:tr w:rsidR="004D0F0B" w14:paraId="26F1FF27"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176546" w14:textId="77777777" w:rsidR="004D0F0B" w:rsidRPr="00BF0C87" w:rsidRDefault="00980C5F">
            <w:pPr>
              <w:spacing w:line="276" w:lineRule="auto"/>
              <w:rPr>
                <w:b/>
              </w:rPr>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951276" w14:textId="77777777" w:rsidR="004D0F0B" w:rsidRDefault="00980C5F" w:rsidP="00B572EE">
            <w:pPr>
              <w:rPr>
                <w:rFonts w:cs="Arial"/>
                <w:lang w:eastAsia="zh-CN"/>
              </w:rPr>
            </w:pPr>
            <w:r>
              <w:rPr>
                <w:rFonts w:cs="Arial"/>
                <w:lang w:eastAsia="zh-CN"/>
              </w:rPr>
              <w:t>The Guest profile would be considered an “alternate Driver Profile” for any buttons that aren’t associated to a created Driver Profile.</w:t>
            </w:r>
          </w:p>
        </w:tc>
      </w:tr>
    </w:tbl>
    <w:p w14:paraId="2CD63D2E" w14:textId="77777777" w:rsidR="00500605" w:rsidRDefault="00C73931" w:rsidP="00CD0F64"/>
    <w:p w14:paraId="31F5E886" w14:textId="77777777" w:rsidR="00406F39" w:rsidRDefault="00980C5F" w:rsidP="00AC15C4">
      <w:pPr>
        <w:pStyle w:val="Heading4"/>
      </w:pPr>
      <w:r>
        <w:t xml:space="preserve">ENMEM-UC-REQ-136944/D-Sign </w:t>
      </w:r>
      <w:proofErr w:type="gramStart"/>
      <w:r>
        <w:t>Into</w:t>
      </w:r>
      <w:proofErr w:type="gramEnd"/>
      <w:r>
        <w:t xml:space="preserve"> a Driver Profile via Memory Seat Button While Vehicle In Motion</w:t>
      </w:r>
    </w:p>
    <w:p w14:paraId="41E63C37"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191425" w14:paraId="208B039C"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A0D429" w14:textId="77777777" w:rsidR="00191425"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F7FBFE" w14:textId="77777777" w:rsidR="00191425" w:rsidRDefault="00980C5F">
            <w:pPr>
              <w:spacing w:line="276" w:lineRule="auto"/>
              <w:rPr>
                <w:rFonts w:cs="Arial"/>
                <w:lang w:eastAsia="zh-CN"/>
              </w:rPr>
            </w:pPr>
            <w:r>
              <w:rPr>
                <w:lang w:eastAsia="zh-CN"/>
              </w:rPr>
              <w:t>Vehicle Occupant</w:t>
            </w:r>
          </w:p>
        </w:tc>
      </w:tr>
      <w:tr w:rsidR="00191425" w14:paraId="24CD077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164454" w14:textId="77777777" w:rsidR="00191425"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47F706" w14:textId="77777777" w:rsidR="00204D98" w:rsidRPr="00204D98" w:rsidRDefault="00980C5F" w:rsidP="00204D98">
            <w:pPr>
              <w:rPr>
                <w:rFonts w:cs="Arial"/>
                <w:lang w:eastAsia="zh-CN"/>
              </w:rPr>
            </w:pPr>
            <w:r>
              <w:rPr>
                <w:lang w:eastAsia="zh-CN"/>
              </w:rPr>
              <w:t>The Driver Profiles feature is set to ON</w:t>
            </w:r>
            <w:r w:rsidRPr="00204D98">
              <w:rPr>
                <w:rFonts w:cs="Arial"/>
                <w:lang w:eastAsia="zh-CN"/>
              </w:rPr>
              <w:t xml:space="preserve"> </w:t>
            </w:r>
          </w:p>
          <w:p w14:paraId="00DC76FA" w14:textId="77777777" w:rsidR="00191425" w:rsidRDefault="00980C5F" w:rsidP="00204D98">
            <w:pPr>
              <w:rPr>
                <w:lang w:eastAsia="zh-CN"/>
              </w:rPr>
            </w:pPr>
            <w:r w:rsidRPr="00204D98">
              <w:rPr>
                <w:lang w:eastAsia="zh-CN"/>
              </w:rPr>
              <w:t>EnhancedMemoryPositionClient present</w:t>
            </w:r>
          </w:p>
        </w:tc>
      </w:tr>
      <w:tr w:rsidR="00191425" w14:paraId="00BF8EF8"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A47EB4" w14:textId="77777777" w:rsidR="00191425" w:rsidRDefault="00980C5F">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99DAB41" w14:textId="77777777" w:rsidR="00191425" w:rsidRDefault="00980C5F" w:rsidP="00191425">
            <w:pPr>
              <w:spacing w:line="276" w:lineRule="auto"/>
              <w:rPr>
                <w:lang w:eastAsia="zh-CN"/>
              </w:rPr>
            </w:pPr>
            <w:r>
              <w:rPr>
                <w:lang w:eastAsia="zh-CN"/>
              </w:rPr>
              <w:t>The User presses a Memory Seat button on the driver door panel that is associated to an alternate Driver Profile (other than the active profile) while the vehicle is in motion (not in Park or vehicle speed is greater than 8 KPH for a manual transmission)</w:t>
            </w:r>
          </w:p>
        </w:tc>
      </w:tr>
      <w:tr w:rsidR="00191425" w14:paraId="27F95C7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DC75F7" w14:textId="77777777" w:rsidR="00191425"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A67593" w14:textId="77777777" w:rsidR="00191425" w:rsidRDefault="00980C5F" w:rsidP="004E0411">
            <w:pPr>
              <w:spacing w:line="276" w:lineRule="auto"/>
              <w:rPr>
                <w:lang w:eastAsia="zh-CN"/>
              </w:rPr>
            </w:pPr>
            <w:r>
              <w:rPr>
                <w:lang w:eastAsia="zh-CN"/>
              </w:rPr>
              <w:t>All applicable user settings, excluding positional settings that are tied with Classic Memory, are recalled for that particular button and an HMI indication is given that the user has now signed into the associated Driver Profile for that button</w:t>
            </w:r>
          </w:p>
        </w:tc>
      </w:tr>
      <w:tr w:rsidR="00191425" w14:paraId="55F2773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5D6028" w14:textId="77777777" w:rsidR="00191425"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D3E9BF9" w14:textId="77777777" w:rsidR="00191425" w:rsidRDefault="00C73931">
            <w:pPr>
              <w:spacing w:line="276" w:lineRule="auto"/>
              <w:rPr>
                <w:rFonts w:cs="Arial"/>
                <w:lang w:eastAsia="zh-CN"/>
              </w:rPr>
            </w:pPr>
          </w:p>
        </w:tc>
      </w:tr>
      <w:tr w:rsidR="00191425" w14:paraId="1FF8346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D3ADE7" w14:textId="77777777" w:rsidR="00191425"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C3509B" w14:textId="77777777" w:rsidR="00191425" w:rsidRDefault="00980C5F">
            <w:pPr>
              <w:spacing w:line="276" w:lineRule="auto"/>
              <w:rPr>
                <w:rFonts w:cs="Arial"/>
                <w:lang w:eastAsia="zh-CN"/>
              </w:rPr>
            </w:pPr>
            <w:r>
              <w:rPr>
                <w:rFonts w:cs="Arial"/>
                <w:lang w:eastAsia="zh-CN"/>
              </w:rPr>
              <w:t>Personalization Interface</w:t>
            </w:r>
          </w:p>
        </w:tc>
      </w:tr>
    </w:tbl>
    <w:p w14:paraId="0FFF5B6B" w14:textId="77777777" w:rsidR="00500605" w:rsidRDefault="00C73931" w:rsidP="00CD0F64"/>
    <w:p w14:paraId="5262BEFC" w14:textId="77777777" w:rsidR="00406F39" w:rsidRDefault="00980C5F" w:rsidP="00AC15C4">
      <w:pPr>
        <w:pStyle w:val="Heading4"/>
      </w:pPr>
      <w:r>
        <w:t>ENMEM-UC-REQ-095934/D-Memory Seat Button Recall of the Active Driver Profile</w:t>
      </w:r>
    </w:p>
    <w:p w14:paraId="31459C58"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835D71" w14:paraId="4CC25179"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8BAACB" w14:textId="77777777" w:rsidR="00835D71"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240AE2" w14:textId="77777777" w:rsidR="00835D71" w:rsidRDefault="00980C5F" w:rsidP="00F8358E">
            <w:pPr>
              <w:rPr>
                <w:rFonts w:cs="Arial"/>
                <w:lang w:eastAsia="zh-CN"/>
              </w:rPr>
            </w:pPr>
            <w:r>
              <w:rPr>
                <w:lang w:eastAsia="zh-CN"/>
              </w:rPr>
              <w:t>Vehicle Occupant</w:t>
            </w:r>
          </w:p>
        </w:tc>
      </w:tr>
      <w:tr w:rsidR="00835D71" w14:paraId="0500ACB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BC72D6" w14:textId="77777777" w:rsidR="00835D71"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8E5A74" w14:textId="77777777" w:rsidR="00EF0DC2" w:rsidRDefault="00980C5F" w:rsidP="00EF0DC2">
            <w:pPr>
              <w:rPr>
                <w:lang w:eastAsia="zh-CN"/>
              </w:rPr>
            </w:pPr>
            <w:r>
              <w:rPr>
                <w:lang w:eastAsia="zh-CN"/>
              </w:rPr>
              <w:t>The vehicle transmission is in Park OR vehicle speed is less than 8 KPH for a manual transmission</w:t>
            </w:r>
          </w:p>
          <w:p w14:paraId="2530DE66" w14:textId="77777777" w:rsidR="00204D98" w:rsidRPr="00204D98" w:rsidRDefault="00980C5F" w:rsidP="00204D98">
            <w:pPr>
              <w:rPr>
                <w:rFonts w:cs="Arial"/>
                <w:lang w:eastAsia="zh-CN"/>
              </w:rPr>
            </w:pPr>
            <w:r>
              <w:rPr>
                <w:lang w:eastAsia="zh-CN"/>
              </w:rPr>
              <w:t>The Driver Profiles feature is set to ON</w:t>
            </w:r>
            <w:r w:rsidRPr="00204D98">
              <w:rPr>
                <w:rFonts w:cs="Arial"/>
                <w:lang w:eastAsia="zh-CN"/>
              </w:rPr>
              <w:t xml:space="preserve"> </w:t>
            </w:r>
          </w:p>
          <w:p w14:paraId="5ED0A2C1" w14:textId="77777777" w:rsidR="00835D71" w:rsidRDefault="00980C5F" w:rsidP="00204D98">
            <w:pPr>
              <w:rPr>
                <w:lang w:eastAsia="zh-CN"/>
              </w:rPr>
            </w:pPr>
            <w:r w:rsidRPr="00204D98">
              <w:rPr>
                <w:lang w:eastAsia="zh-CN"/>
              </w:rPr>
              <w:t>EnhancedMemoryPositionClient present</w:t>
            </w:r>
          </w:p>
        </w:tc>
      </w:tr>
      <w:tr w:rsidR="00835D71" w14:paraId="62F03DD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EDCF55" w14:textId="77777777" w:rsidR="00835D71"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3798DE" w14:textId="77777777" w:rsidR="00835D71" w:rsidRDefault="00980C5F" w:rsidP="00F8358E">
            <w:pPr>
              <w:rPr>
                <w:lang w:eastAsia="zh-CN"/>
              </w:rPr>
            </w:pPr>
            <w:r>
              <w:rPr>
                <w:lang w:eastAsia="zh-CN"/>
              </w:rPr>
              <w:t>The User presses a memory seat button on the driver door panel that is associated to the active Driver Profile.</w:t>
            </w:r>
          </w:p>
        </w:tc>
      </w:tr>
      <w:tr w:rsidR="00835D71" w14:paraId="7064815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8115A2" w14:textId="77777777" w:rsidR="00835D71"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27A7FE" w14:textId="77777777" w:rsidR="00835D71" w:rsidRDefault="00980C5F" w:rsidP="003E029D">
            <w:pPr>
              <w:rPr>
                <w:lang w:eastAsia="zh-CN"/>
              </w:rPr>
            </w:pPr>
            <w:r>
              <w:rPr>
                <w:lang w:eastAsia="zh-CN"/>
              </w:rPr>
              <w:t>The last saved positional settings are recalled for the active Driver Profile.</w:t>
            </w:r>
          </w:p>
        </w:tc>
      </w:tr>
      <w:tr w:rsidR="00835D71" w14:paraId="78DCD760" w14:textId="77777777" w:rsidTr="00AC15C4">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AC26D59" w14:textId="77777777" w:rsidR="00835D71" w:rsidRDefault="00980C5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6FE9D6A8" w14:textId="77777777" w:rsidR="00835D71" w:rsidRDefault="00C73931">
            <w:pPr>
              <w:spacing w:line="276" w:lineRule="auto"/>
            </w:pPr>
          </w:p>
        </w:tc>
      </w:tr>
      <w:tr w:rsidR="00835D71" w14:paraId="6F4961B0"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B3F70E4" w14:textId="77777777" w:rsidR="00835D71" w:rsidRDefault="00980C5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DAADC6" w14:textId="77777777" w:rsidR="00835D71" w:rsidRDefault="00980C5F" w:rsidP="00F8358E">
            <w:pPr>
              <w:rPr>
                <w:rFonts w:cs="Arial"/>
                <w:lang w:eastAsia="zh-CN"/>
              </w:rPr>
            </w:pPr>
            <w:r>
              <w:rPr>
                <w:rFonts w:cs="Arial"/>
                <w:lang w:eastAsia="zh-CN"/>
              </w:rPr>
              <w:t>Personalization Interface</w:t>
            </w:r>
          </w:p>
        </w:tc>
      </w:tr>
      <w:tr w:rsidR="00835D71" w14:paraId="2DA8154D"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D359831" w14:textId="77777777" w:rsidR="00835D71"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1C885C" w14:textId="77777777" w:rsidR="00835D71" w:rsidRDefault="00980C5F" w:rsidP="00F8358E">
            <w:pPr>
              <w:rPr>
                <w:rFonts w:cs="Arial"/>
                <w:lang w:eastAsia="zh-CN"/>
              </w:rPr>
            </w:pPr>
            <w:r>
              <w:rPr>
                <w:rFonts w:cs="Arial"/>
                <w:lang w:eastAsia="zh-CN"/>
              </w:rPr>
              <w:t>If the current positional settings are the same as the last saved positional settings, then no position change will occur.</w:t>
            </w:r>
          </w:p>
        </w:tc>
      </w:tr>
    </w:tbl>
    <w:p w14:paraId="244609AF" w14:textId="77777777" w:rsidR="00500605" w:rsidRDefault="00C73931" w:rsidP="00CD0F64"/>
    <w:p w14:paraId="2DEE48D4" w14:textId="77777777" w:rsidR="00406F39" w:rsidRDefault="00980C5F" w:rsidP="00AC15C4">
      <w:pPr>
        <w:pStyle w:val="Heading4"/>
      </w:pPr>
      <w:r>
        <w:t xml:space="preserve">ENMEM-UC-REQ-095939/D-Sign </w:t>
      </w:r>
      <w:proofErr w:type="gramStart"/>
      <w:r>
        <w:t>Into</w:t>
      </w:r>
      <w:proofErr w:type="gramEnd"/>
      <w:r>
        <w:t xml:space="preserve"> a Driver Profile via HMI Menu</w:t>
      </w:r>
    </w:p>
    <w:p w14:paraId="296CC715" w14:textId="77777777" w:rsidR="00AE06BC" w:rsidRPr="00AE06BC" w:rsidRDefault="00C73931" w:rsidP="00AE06BC"/>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2" w:type="dxa"/>
          <w:right w:w="0" w:type="dxa"/>
        </w:tblCellMar>
        <w:tblLook w:val="04A0" w:firstRow="1" w:lastRow="0" w:firstColumn="1" w:lastColumn="0" w:noHBand="0" w:noVBand="1"/>
      </w:tblPr>
      <w:tblGrid>
        <w:gridCol w:w="2328"/>
        <w:gridCol w:w="7875"/>
      </w:tblGrid>
      <w:tr w:rsidR="00C46BA3" w:rsidRPr="00C261B8" w14:paraId="550E267C" w14:textId="77777777" w:rsidTr="007058A8">
        <w:trPr>
          <w:jc w:val="center"/>
        </w:trPr>
        <w:tc>
          <w:tcPr>
            <w:tcW w:w="1141" w:type="pct"/>
            <w:shd w:val="clear" w:color="auto" w:fill="BFBFBF"/>
            <w:tcMar>
              <w:top w:w="0" w:type="dxa"/>
              <w:left w:w="108" w:type="dxa"/>
              <w:bottom w:w="0" w:type="dxa"/>
              <w:right w:w="108" w:type="dxa"/>
            </w:tcMar>
            <w:hideMark/>
          </w:tcPr>
          <w:p w14:paraId="4D1E30D8" w14:textId="77777777" w:rsidR="00C46BA3" w:rsidRPr="00C261B8" w:rsidRDefault="00980C5F">
            <w:pPr>
              <w:spacing w:line="276" w:lineRule="auto"/>
              <w:rPr>
                <w:rFonts w:cs="Arial"/>
              </w:rPr>
            </w:pPr>
            <w:r w:rsidRPr="00C261B8">
              <w:rPr>
                <w:rFonts w:cs="Arial"/>
                <w:b/>
                <w:bCs/>
              </w:rPr>
              <w:t>Actors</w:t>
            </w:r>
          </w:p>
        </w:tc>
        <w:tc>
          <w:tcPr>
            <w:tcW w:w="3859" w:type="pct"/>
          </w:tcPr>
          <w:p w14:paraId="1A449B7F" w14:textId="77777777" w:rsidR="00C46BA3" w:rsidRPr="00C261B8" w:rsidRDefault="00980C5F" w:rsidP="00E23749">
            <w:pPr>
              <w:rPr>
                <w:rFonts w:cs="Arial"/>
                <w:lang w:eastAsia="zh-CN"/>
              </w:rPr>
            </w:pPr>
            <w:r w:rsidRPr="00C261B8">
              <w:rPr>
                <w:rFonts w:cs="Arial"/>
                <w:lang w:eastAsia="zh-CN"/>
              </w:rPr>
              <w:t>Vehicle Occupant</w:t>
            </w:r>
          </w:p>
        </w:tc>
      </w:tr>
      <w:tr w:rsidR="00C46BA3" w:rsidRPr="00C261B8" w14:paraId="5E09A418" w14:textId="77777777" w:rsidTr="007058A8">
        <w:trPr>
          <w:jc w:val="center"/>
        </w:trPr>
        <w:tc>
          <w:tcPr>
            <w:tcW w:w="1141" w:type="pct"/>
            <w:shd w:val="clear" w:color="auto" w:fill="BFBFBF"/>
            <w:tcMar>
              <w:top w:w="0" w:type="dxa"/>
              <w:left w:w="108" w:type="dxa"/>
              <w:bottom w:w="0" w:type="dxa"/>
              <w:right w:w="108" w:type="dxa"/>
            </w:tcMar>
            <w:hideMark/>
          </w:tcPr>
          <w:p w14:paraId="1AE74A9A" w14:textId="77777777" w:rsidR="00C46BA3" w:rsidRPr="00C261B8" w:rsidRDefault="00980C5F">
            <w:pPr>
              <w:spacing w:line="276" w:lineRule="auto"/>
              <w:rPr>
                <w:rFonts w:cs="Arial"/>
              </w:rPr>
            </w:pPr>
            <w:r w:rsidRPr="00C261B8">
              <w:rPr>
                <w:rFonts w:cs="Arial"/>
                <w:b/>
                <w:bCs/>
              </w:rPr>
              <w:t>Pre-conditions</w:t>
            </w:r>
          </w:p>
        </w:tc>
        <w:tc>
          <w:tcPr>
            <w:tcW w:w="3859" w:type="pct"/>
          </w:tcPr>
          <w:p w14:paraId="3625AA79" w14:textId="77777777" w:rsidR="00C46BA3" w:rsidRPr="00C261B8" w:rsidRDefault="00980C5F" w:rsidP="00204D98">
            <w:pPr>
              <w:rPr>
                <w:rFonts w:cs="Arial"/>
                <w:lang w:eastAsia="zh-CN"/>
              </w:rPr>
            </w:pPr>
            <w:r w:rsidRPr="00C261B8">
              <w:rPr>
                <w:rFonts w:cs="Arial"/>
                <w:lang w:eastAsia="zh-CN"/>
              </w:rPr>
              <w:t>The Driver Profiles feature is set to ON</w:t>
            </w:r>
            <w:r w:rsidRPr="00204D98">
              <w:rPr>
                <w:rFonts w:cs="Arial"/>
                <w:lang w:eastAsia="zh-CN"/>
              </w:rPr>
              <w:t xml:space="preserve"> </w:t>
            </w:r>
          </w:p>
        </w:tc>
      </w:tr>
      <w:tr w:rsidR="00C46BA3" w:rsidRPr="00C261B8" w14:paraId="5C89DB09" w14:textId="77777777" w:rsidTr="007058A8">
        <w:trPr>
          <w:jc w:val="center"/>
        </w:trPr>
        <w:tc>
          <w:tcPr>
            <w:tcW w:w="1141" w:type="pct"/>
            <w:shd w:val="clear" w:color="auto" w:fill="BFBFBF"/>
            <w:tcMar>
              <w:top w:w="0" w:type="dxa"/>
              <w:left w:w="108" w:type="dxa"/>
              <w:bottom w:w="0" w:type="dxa"/>
              <w:right w:w="108" w:type="dxa"/>
            </w:tcMar>
            <w:hideMark/>
          </w:tcPr>
          <w:p w14:paraId="32E91924" w14:textId="77777777" w:rsidR="00C46BA3" w:rsidRPr="00C261B8" w:rsidRDefault="00980C5F">
            <w:pPr>
              <w:spacing w:line="276" w:lineRule="auto"/>
              <w:rPr>
                <w:rFonts w:cs="Arial"/>
              </w:rPr>
            </w:pPr>
            <w:r w:rsidRPr="00C261B8">
              <w:rPr>
                <w:rFonts w:cs="Arial"/>
                <w:b/>
                <w:bCs/>
              </w:rPr>
              <w:t>Scenario Description</w:t>
            </w:r>
          </w:p>
        </w:tc>
        <w:tc>
          <w:tcPr>
            <w:tcW w:w="3859" w:type="pct"/>
          </w:tcPr>
          <w:p w14:paraId="33764D8D" w14:textId="77777777" w:rsidR="00C46BA3" w:rsidRPr="00C261B8" w:rsidRDefault="00980C5F" w:rsidP="00BA7A3D">
            <w:pPr>
              <w:rPr>
                <w:rFonts w:cs="Arial"/>
                <w:lang w:eastAsia="zh-CN"/>
              </w:rPr>
            </w:pPr>
            <w:r w:rsidRPr="00C261B8">
              <w:rPr>
                <w:rFonts w:cs="Arial"/>
                <w:lang w:eastAsia="zh-CN"/>
              </w:rPr>
              <w:t xml:space="preserve">The User accesses the Driver Profiles HMI </w:t>
            </w:r>
            <w:r>
              <w:rPr>
                <w:rFonts w:cs="Arial"/>
                <w:lang w:eastAsia="zh-CN"/>
              </w:rPr>
              <w:t xml:space="preserve">menu </w:t>
            </w:r>
            <w:r w:rsidRPr="00C261B8">
              <w:rPr>
                <w:rFonts w:cs="Arial"/>
                <w:lang w:eastAsia="zh-CN"/>
              </w:rPr>
              <w:t>and chooses to sign in to a Driver Profile.</w:t>
            </w:r>
          </w:p>
        </w:tc>
      </w:tr>
      <w:tr w:rsidR="00C46BA3" w:rsidRPr="00C261B8" w14:paraId="072ADC31" w14:textId="77777777" w:rsidTr="007058A8">
        <w:trPr>
          <w:jc w:val="center"/>
        </w:trPr>
        <w:tc>
          <w:tcPr>
            <w:tcW w:w="1141" w:type="pct"/>
            <w:shd w:val="clear" w:color="auto" w:fill="BFBFBF"/>
            <w:tcMar>
              <w:top w:w="0" w:type="dxa"/>
              <w:left w:w="108" w:type="dxa"/>
              <w:bottom w:w="0" w:type="dxa"/>
              <w:right w:w="108" w:type="dxa"/>
            </w:tcMar>
            <w:hideMark/>
          </w:tcPr>
          <w:p w14:paraId="2FA4C6AE" w14:textId="77777777" w:rsidR="00C46BA3" w:rsidRPr="00C261B8" w:rsidRDefault="00980C5F">
            <w:pPr>
              <w:spacing w:line="276" w:lineRule="auto"/>
              <w:rPr>
                <w:rFonts w:cs="Arial"/>
              </w:rPr>
            </w:pPr>
            <w:r w:rsidRPr="00C261B8">
              <w:rPr>
                <w:rFonts w:cs="Arial"/>
                <w:b/>
                <w:bCs/>
              </w:rPr>
              <w:t>Post-conditions</w:t>
            </w:r>
          </w:p>
        </w:tc>
        <w:tc>
          <w:tcPr>
            <w:tcW w:w="3859" w:type="pct"/>
          </w:tcPr>
          <w:p w14:paraId="5F66D5F4" w14:textId="77777777" w:rsidR="00C46BA3" w:rsidRPr="00C261B8" w:rsidRDefault="00980C5F" w:rsidP="00EB0F6B">
            <w:pPr>
              <w:rPr>
                <w:rFonts w:cs="Arial"/>
                <w:lang w:eastAsia="zh-CN"/>
              </w:rPr>
            </w:pPr>
            <w:r w:rsidRPr="00C261B8">
              <w:rPr>
                <w:rFonts w:cs="Arial"/>
                <w:lang w:eastAsia="zh-CN"/>
              </w:rPr>
              <w:t xml:space="preserve">All applicable user settings are recalled for the chosen Driver Profile and an HMI indication is given that the user has now signed into that Driver Profile. </w:t>
            </w:r>
          </w:p>
        </w:tc>
      </w:tr>
      <w:tr w:rsidR="00C46BA3" w:rsidRPr="00C261B8" w14:paraId="42D62A38" w14:textId="77777777" w:rsidTr="007058A8">
        <w:trPr>
          <w:jc w:val="center"/>
        </w:trPr>
        <w:tc>
          <w:tcPr>
            <w:tcW w:w="1141" w:type="pct"/>
            <w:shd w:val="clear" w:color="auto" w:fill="BFBFBF"/>
            <w:tcMar>
              <w:top w:w="0" w:type="dxa"/>
              <w:left w:w="108" w:type="dxa"/>
              <w:bottom w:w="0" w:type="dxa"/>
              <w:right w:w="108" w:type="dxa"/>
            </w:tcMar>
            <w:hideMark/>
          </w:tcPr>
          <w:p w14:paraId="124E0285" w14:textId="77777777" w:rsidR="00C46BA3" w:rsidRPr="00C261B8" w:rsidRDefault="00980C5F">
            <w:pPr>
              <w:spacing w:line="276" w:lineRule="auto"/>
              <w:rPr>
                <w:rFonts w:cs="Arial"/>
              </w:rPr>
            </w:pPr>
            <w:r w:rsidRPr="00C261B8">
              <w:rPr>
                <w:rFonts w:cs="Arial"/>
                <w:b/>
                <w:bCs/>
              </w:rPr>
              <w:t>List of Exception Use Cases</w:t>
            </w:r>
          </w:p>
        </w:tc>
        <w:tc>
          <w:tcPr>
            <w:tcW w:w="3859" w:type="pct"/>
          </w:tcPr>
          <w:p w14:paraId="55C35D11" w14:textId="77777777" w:rsidR="00C46BA3" w:rsidRPr="00C261B8" w:rsidRDefault="00C73931" w:rsidP="00E23749">
            <w:pPr>
              <w:rPr>
                <w:rFonts w:cs="Arial"/>
                <w:lang w:eastAsia="zh-CN"/>
              </w:rPr>
            </w:pPr>
          </w:p>
        </w:tc>
      </w:tr>
      <w:tr w:rsidR="00C46BA3" w:rsidRPr="00C261B8" w14:paraId="164F39B4" w14:textId="77777777" w:rsidTr="007058A8">
        <w:trPr>
          <w:jc w:val="center"/>
        </w:trPr>
        <w:tc>
          <w:tcPr>
            <w:tcW w:w="1141" w:type="pct"/>
            <w:shd w:val="clear" w:color="auto" w:fill="BFBFBF"/>
            <w:tcMar>
              <w:top w:w="0" w:type="dxa"/>
              <w:left w:w="108" w:type="dxa"/>
              <w:bottom w:w="0" w:type="dxa"/>
              <w:right w:w="108" w:type="dxa"/>
            </w:tcMar>
            <w:hideMark/>
          </w:tcPr>
          <w:p w14:paraId="2D1E8667" w14:textId="77777777" w:rsidR="00C46BA3" w:rsidRPr="00C261B8" w:rsidRDefault="00980C5F">
            <w:pPr>
              <w:spacing w:line="276" w:lineRule="auto"/>
              <w:rPr>
                <w:rFonts w:cs="Arial"/>
              </w:rPr>
            </w:pPr>
            <w:r w:rsidRPr="00C261B8">
              <w:rPr>
                <w:rFonts w:cs="Arial"/>
                <w:b/>
                <w:bCs/>
              </w:rPr>
              <w:t>Interfaces</w:t>
            </w:r>
          </w:p>
        </w:tc>
        <w:tc>
          <w:tcPr>
            <w:tcW w:w="3859" w:type="pct"/>
          </w:tcPr>
          <w:p w14:paraId="0716F204" w14:textId="77777777" w:rsidR="00C46BA3" w:rsidRPr="00C261B8" w:rsidRDefault="00980C5F" w:rsidP="00E23749">
            <w:pPr>
              <w:rPr>
                <w:rFonts w:cs="Arial"/>
                <w:lang w:eastAsia="zh-CN"/>
              </w:rPr>
            </w:pPr>
            <w:r w:rsidRPr="00C261B8">
              <w:rPr>
                <w:rFonts w:cs="Arial"/>
                <w:lang w:eastAsia="zh-CN"/>
              </w:rPr>
              <w:t>Personalization Interface</w:t>
            </w:r>
          </w:p>
        </w:tc>
      </w:tr>
      <w:tr w:rsidR="00C46BA3" w:rsidRPr="00C261B8" w14:paraId="10D4D5E7" w14:textId="77777777" w:rsidTr="007058A8">
        <w:trPr>
          <w:jc w:val="center"/>
        </w:trPr>
        <w:tc>
          <w:tcPr>
            <w:tcW w:w="1141" w:type="pct"/>
            <w:shd w:val="clear" w:color="auto" w:fill="BFBFBF"/>
            <w:tcMar>
              <w:top w:w="0" w:type="dxa"/>
              <w:left w:w="108" w:type="dxa"/>
              <w:bottom w:w="0" w:type="dxa"/>
              <w:right w:w="108" w:type="dxa"/>
            </w:tcMar>
          </w:tcPr>
          <w:p w14:paraId="78657558" w14:textId="77777777" w:rsidR="00C46BA3" w:rsidRPr="00C261B8" w:rsidRDefault="00980C5F">
            <w:pPr>
              <w:spacing w:line="276" w:lineRule="auto"/>
              <w:rPr>
                <w:rFonts w:cs="Arial"/>
                <w:b/>
                <w:bCs/>
              </w:rPr>
            </w:pPr>
            <w:r w:rsidRPr="00C261B8">
              <w:rPr>
                <w:rFonts w:cs="Arial"/>
                <w:b/>
                <w:bCs/>
              </w:rPr>
              <w:t>Note</w:t>
            </w:r>
          </w:p>
        </w:tc>
        <w:tc>
          <w:tcPr>
            <w:tcW w:w="3859" w:type="pct"/>
          </w:tcPr>
          <w:p w14:paraId="6753B1B2" w14:textId="77777777" w:rsidR="00C46BA3" w:rsidRPr="00C261B8" w:rsidRDefault="00980C5F" w:rsidP="00204D98">
            <w:pPr>
              <w:rPr>
                <w:rFonts w:cs="Arial"/>
                <w:lang w:eastAsia="zh-CN"/>
              </w:rPr>
            </w:pPr>
            <w:r w:rsidRPr="00C261B8">
              <w:rPr>
                <w:rFonts w:cs="Arial"/>
                <w:lang w:eastAsia="zh-CN"/>
              </w:rPr>
              <w:t xml:space="preserve">Positional settings will only be recalled </w:t>
            </w:r>
            <w:r w:rsidRPr="00C46BA3">
              <w:rPr>
                <w:rFonts w:cs="Arial"/>
                <w:lang w:eastAsia="zh-CN"/>
              </w:rPr>
              <w:t xml:space="preserve">if </w:t>
            </w:r>
            <w:r>
              <w:rPr>
                <w:rFonts w:cs="Arial"/>
                <w:lang w:eastAsia="zh-CN"/>
              </w:rPr>
              <w:t xml:space="preserve">the </w:t>
            </w:r>
            <w:r w:rsidRPr="00C46BA3">
              <w:rPr>
                <w:rFonts w:cs="Arial"/>
                <w:lang w:eastAsia="zh-CN"/>
              </w:rPr>
              <w:t>vehicle speed is</w:t>
            </w:r>
            <w:r>
              <w:rPr>
                <w:rFonts w:cs="Arial"/>
                <w:lang w:eastAsia="zh-CN"/>
              </w:rPr>
              <w:t xml:space="preserve"> less than 4</w:t>
            </w:r>
            <w:r w:rsidRPr="00C46BA3">
              <w:rPr>
                <w:rFonts w:cs="Arial"/>
                <w:lang w:eastAsia="zh-CN"/>
              </w:rPr>
              <w:t xml:space="preserve"> KPH</w:t>
            </w:r>
            <w:r>
              <w:rPr>
                <w:rFonts w:cs="Arial"/>
                <w:lang w:eastAsia="zh-CN"/>
              </w:rPr>
              <w:t xml:space="preserve"> (when</w:t>
            </w:r>
            <w:r w:rsidRPr="00204D98">
              <w:rPr>
                <w:rFonts w:cs="Arial"/>
                <w:lang w:eastAsia="zh-CN"/>
              </w:rPr>
              <w:t xml:space="preserve"> EnhancedMemoryPositionClient </w:t>
            </w:r>
            <w:r>
              <w:rPr>
                <w:rFonts w:cs="Arial"/>
                <w:lang w:eastAsia="zh-CN"/>
              </w:rPr>
              <w:t xml:space="preserve">is </w:t>
            </w:r>
            <w:r w:rsidRPr="00204D98">
              <w:rPr>
                <w:rFonts w:cs="Arial"/>
                <w:lang w:eastAsia="zh-CN"/>
              </w:rPr>
              <w:t>present</w:t>
            </w:r>
            <w:r>
              <w:rPr>
                <w:rFonts w:cs="Arial"/>
                <w:lang w:eastAsia="zh-CN"/>
              </w:rPr>
              <w:t>)</w:t>
            </w:r>
            <w:r w:rsidRPr="00C46BA3">
              <w:rPr>
                <w:rFonts w:cs="Arial"/>
                <w:lang w:eastAsia="zh-CN"/>
              </w:rPr>
              <w:t>.</w:t>
            </w:r>
          </w:p>
        </w:tc>
      </w:tr>
    </w:tbl>
    <w:p w14:paraId="501EC965" w14:textId="77777777" w:rsidR="00C261B8" w:rsidRDefault="00C73931" w:rsidP="00CD0F64"/>
    <w:p w14:paraId="482116A9" w14:textId="77777777" w:rsidR="00406F39" w:rsidRDefault="00980C5F" w:rsidP="00AC15C4">
      <w:pPr>
        <w:pStyle w:val="Heading4"/>
      </w:pPr>
      <w:r>
        <w:t xml:space="preserve">ENMEM-UC-REQ-095940/E-Sign </w:t>
      </w:r>
      <w:proofErr w:type="gramStart"/>
      <w:r>
        <w:t>Into</w:t>
      </w:r>
      <w:proofErr w:type="gramEnd"/>
      <w:r>
        <w:t xml:space="preserve"> a Driver Profile via Keyfob/Phone/NFC Key</w:t>
      </w:r>
    </w:p>
    <w:p w14:paraId="386F2B9C" w14:textId="77777777" w:rsidR="00AE06BC" w:rsidRPr="00AE06BC" w:rsidRDefault="00C73931" w:rsidP="00AE06BC"/>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E6229F" w:rsidRPr="002730C0" w14:paraId="4D1184C9" w14:textId="77777777" w:rsidTr="00FF4E6D">
        <w:trPr>
          <w:jc w:val="center"/>
        </w:trPr>
        <w:tc>
          <w:tcPr>
            <w:tcW w:w="917" w:type="pct"/>
            <w:shd w:val="clear" w:color="auto" w:fill="BFBFBF"/>
            <w:tcMar>
              <w:top w:w="0" w:type="dxa"/>
              <w:left w:w="108" w:type="dxa"/>
              <w:bottom w:w="0" w:type="dxa"/>
              <w:right w:w="108" w:type="dxa"/>
            </w:tcMar>
            <w:hideMark/>
          </w:tcPr>
          <w:p w14:paraId="1BE8CDD3" w14:textId="77777777" w:rsidR="00E6229F" w:rsidRPr="002730C0" w:rsidRDefault="00980C5F" w:rsidP="00E6229F">
            <w:pPr>
              <w:spacing w:line="276" w:lineRule="auto"/>
              <w:rPr>
                <w:rFonts w:cs="Arial"/>
              </w:rPr>
            </w:pPr>
            <w:r w:rsidRPr="002730C0">
              <w:rPr>
                <w:rFonts w:cs="Arial"/>
                <w:b/>
                <w:bCs/>
              </w:rPr>
              <w:t>Actors</w:t>
            </w:r>
          </w:p>
        </w:tc>
        <w:tc>
          <w:tcPr>
            <w:tcW w:w="4083" w:type="pct"/>
          </w:tcPr>
          <w:p w14:paraId="4D2CDC70" w14:textId="77777777" w:rsidR="00E6229F" w:rsidRPr="00E6229F" w:rsidRDefault="00980C5F" w:rsidP="00E6229F">
            <w:pPr>
              <w:ind w:left="79"/>
              <w:rPr>
                <w:rFonts w:cs="Arial"/>
                <w:szCs w:val="18"/>
                <w:lang w:eastAsia="zh-CN"/>
              </w:rPr>
            </w:pPr>
            <w:r w:rsidRPr="00E6229F">
              <w:rPr>
                <w:rFonts w:cs="Arial"/>
                <w:szCs w:val="18"/>
                <w:lang w:eastAsia="zh-CN"/>
              </w:rPr>
              <w:t>Vehicle Occupant</w:t>
            </w:r>
          </w:p>
        </w:tc>
      </w:tr>
      <w:tr w:rsidR="00E6229F" w:rsidRPr="002730C0" w14:paraId="15F10F5A" w14:textId="77777777" w:rsidTr="00FF4E6D">
        <w:trPr>
          <w:jc w:val="center"/>
        </w:trPr>
        <w:tc>
          <w:tcPr>
            <w:tcW w:w="917" w:type="pct"/>
            <w:shd w:val="clear" w:color="auto" w:fill="BFBFBF"/>
            <w:tcMar>
              <w:top w:w="0" w:type="dxa"/>
              <w:left w:w="108" w:type="dxa"/>
              <w:bottom w:w="0" w:type="dxa"/>
              <w:right w:w="108" w:type="dxa"/>
            </w:tcMar>
            <w:hideMark/>
          </w:tcPr>
          <w:p w14:paraId="341FF387" w14:textId="77777777" w:rsidR="00E6229F" w:rsidRPr="002730C0" w:rsidRDefault="00980C5F" w:rsidP="00E6229F">
            <w:pPr>
              <w:spacing w:line="276" w:lineRule="auto"/>
              <w:rPr>
                <w:rFonts w:cs="Arial"/>
              </w:rPr>
            </w:pPr>
            <w:r w:rsidRPr="002730C0">
              <w:rPr>
                <w:rFonts w:cs="Arial"/>
                <w:b/>
                <w:bCs/>
              </w:rPr>
              <w:t>Pre-conditions</w:t>
            </w:r>
          </w:p>
        </w:tc>
        <w:tc>
          <w:tcPr>
            <w:tcW w:w="4083" w:type="pct"/>
          </w:tcPr>
          <w:p w14:paraId="48CE5A15" w14:textId="77777777" w:rsidR="00E6229F" w:rsidRPr="00E6229F" w:rsidRDefault="00980C5F" w:rsidP="00E6229F">
            <w:pPr>
              <w:spacing w:line="256" w:lineRule="auto"/>
              <w:ind w:left="79"/>
              <w:rPr>
                <w:rFonts w:cs="Arial"/>
                <w:szCs w:val="18"/>
                <w:lang w:eastAsia="zh-CN"/>
              </w:rPr>
            </w:pPr>
            <w:r w:rsidRPr="00E6229F">
              <w:rPr>
                <w:rFonts w:cs="Arial"/>
                <w:szCs w:val="18"/>
                <w:lang w:eastAsia="zh-CN"/>
              </w:rPr>
              <w:t xml:space="preserve">The Driver Profiles feature is set to ON. </w:t>
            </w:r>
          </w:p>
          <w:p w14:paraId="2F62C1E1" w14:textId="77777777" w:rsidR="00E6229F" w:rsidRPr="00E6229F" w:rsidRDefault="00980C5F" w:rsidP="00E6229F">
            <w:pPr>
              <w:spacing w:line="256" w:lineRule="auto"/>
              <w:ind w:left="79"/>
              <w:rPr>
                <w:rFonts w:cs="Arial"/>
                <w:szCs w:val="18"/>
                <w:lang w:eastAsia="zh-CN"/>
              </w:rPr>
            </w:pPr>
            <w:r w:rsidRPr="00E6229F">
              <w:rPr>
                <w:rFonts w:cs="Arial"/>
                <w:szCs w:val="18"/>
                <w:lang w:eastAsia="zh-CN"/>
              </w:rPr>
              <w:t>The User has chosen to associate their keyfob,</w:t>
            </w:r>
            <w:r>
              <w:rPr>
                <w:rFonts w:cs="Arial"/>
                <w:szCs w:val="18"/>
                <w:lang w:eastAsia="zh-CN"/>
              </w:rPr>
              <w:t xml:space="preserve"> </w:t>
            </w:r>
            <w:r w:rsidRPr="00E6229F">
              <w:rPr>
                <w:rFonts w:cs="Arial"/>
                <w:szCs w:val="18"/>
                <w:lang w:eastAsia="zh-CN"/>
              </w:rPr>
              <w:t>phone, or NFC key to their Driver Profile.</w:t>
            </w:r>
          </w:p>
          <w:p w14:paraId="7AB49DF1" w14:textId="77777777" w:rsidR="00E6229F" w:rsidRPr="00E6229F" w:rsidRDefault="00980C5F" w:rsidP="00E6229F">
            <w:pPr>
              <w:spacing w:line="256" w:lineRule="auto"/>
              <w:ind w:left="79"/>
              <w:rPr>
                <w:rFonts w:cs="Arial"/>
                <w:szCs w:val="18"/>
                <w:lang w:eastAsia="zh-CN"/>
              </w:rPr>
            </w:pPr>
            <w:r w:rsidRPr="00E6229F">
              <w:rPr>
                <w:rFonts w:cs="Arial"/>
                <w:szCs w:val="18"/>
                <w:lang w:eastAsia="zh-CN"/>
              </w:rPr>
              <w:t>Phone is registered, authenticated, and connected as a PaaK (refer to the Phone-As-A-Key SPSS)</w:t>
            </w:r>
          </w:p>
          <w:p w14:paraId="7E1C1225" w14:textId="77777777" w:rsidR="00E6229F" w:rsidRPr="00E6229F" w:rsidRDefault="00980C5F" w:rsidP="00E6229F">
            <w:pPr>
              <w:ind w:left="79"/>
              <w:rPr>
                <w:rFonts w:cs="Arial"/>
                <w:szCs w:val="18"/>
                <w:lang w:eastAsia="zh-CN"/>
              </w:rPr>
            </w:pPr>
            <w:r w:rsidRPr="00E6229F">
              <w:rPr>
                <w:rFonts w:cs="Arial"/>
                <w:szCs w:val="18"/>
                <w:lang w:eastAsia="zh-CN"/>
              </w:rPr>
              <w:t>NFC key is created and authorized (refer to NFCES SPSS)</w:t>
            </w:r>
          </w:p>
        </w:tc>
      </w:tr>
      <w:tr w:rsidR="00E6229F" w:rsidRPr="002730C0" w14:paraId="0906A8AF" w14:textId="77777777" w:rsidTr="00FF4E6D">
        <w:trPr>
          <w:jc w:val="center"/>
        </w:trPr>
        <w:tc>
          <w:tcPr>
            <w:tcW w:w="917" w:type="pct"/>
            <w:shd w:val="clear" w:color="auto" w:fill="BFBFBF"/>
            <w:tcMar>
              <w:top w:w="0" w:type="dxa"/>
              <w:left w:w="108" w:type="dxa"/>
              <w:bottom w:w="0" w:type="dxa"/>
              <w:right w:w="108" w:type="dxa"/>
            </w:tcMar>
            <w:hideMark/>
          </w:tcPr>
          <w:p w14:paraId="5BE6B78D" w14:textId="77777777" w:rsidR="00E6229F" w:rsidRPr="002730C0" w:rsidRDefault="00980C5F" w:rsidP="00E6229F">
            <w:pPr>
              <w:spacing w:line="276" w:lineRule="auto"/>
              <w:rPr>
                <w:rFonts w:cs="Arial"/>
              </w:rPr>
            </w:pPr>
            <w:r w:rsidRPr="002730C0">
              <w:rPr>
                <w:rFonts w:cs="Arial"/>
                <w:b/>
                <w:bCs/>
              </w:rPr>
              <w:t>Scenario Description</w:t>
            </w:r>
          </w:p>
        </w:tc>
        <w:tc>
          <w:tcPr>
            <w:tcW w:w="4083" w:type="pct"/>
          </w:tcPr>
          <w:p w14:paraId="3D1C7D7B" w14:textId="77777777" w:rsidR="00E6229F" w:rsidRPr="00E6229F" w:rsidRDefault="00980C5F" w:rsidP="00E6229F">
            <w:pPr>
              <w:ind w:left="79"/>
              <w:rPr>
                <w:rFonts w:cs="Arial"/>
                <w:szCs w:val="18"/>
                <w:lang w:eastAsia="zh-CN"/>
              </w:rPr>
            </w:pPr>
            <w:r w:rsidRPr="00E6229F">
              <w:rPr>
                <w:rFonts w:cs="Arial"/>
                <w:szCs w:val="18"/>
                <w:lang w:eastAsia="zh-CN"/>
              </w:rPr>
              <w:t>The User’s keyfob, phone or NFC key is detected, and the associated Driver Profile is signed in automatically.</w:t>
            </w:r>
          </w:p>
        </w:tc>
      </w:tr>
      <w:tr w:rsidR="00E6229F" w:rsidRPr="002730C0" w14:paraId="52446B4A" w14:textId="77777777" w:rsidTr="00FF4E6D">
        <w:trPr>
          <w:jc w:val="center"/>
        </w:trPr>
        <w:tc>
          <w:tcPr>
            <w:tcW w:w="917" w:type="pct"/>
            <w:shd w:val="clear" w:color="auto" w:fill="BFBFBF"/>
            <w:tcMar>
              <w:top w:w="0" w:type="dxa"/>
              <w:left w:w="108" w:type="dxa"/>
              <w:bottom w:w="0" w:type="dxa"/>
              <w:right w:w="108" w:type="dxa"/>
            </w:tcMar>
            <w:hideMark/>
          </w:tcPr>
          <w:p w14:paraId="5F82029C" w14:textId="77777777" w:rsidR="00E6229F" w:rsidRPr="002730C0" w:rsidRDefault="00980C5F" w:rsidP="00E6229F">
            <w:pPr>
              <w:spacing w:line="276" w:lineRule="auto"/>
              <w:rPr>
                <w:rFonts w:cs="Arial"/>
              </w:rPr>
            </w:pPr>
            <w:r w:rsidRPr="002730C0">
              <w:rPr>
                <w:rFonts w:cs="Arial"/>
                <w:b/>
                <w:bCs/>
              </w:rPr>
              <w:lastRenderedPageBreak/>
              <w:t>Post-conditions</w:t>
            </w:r>
          </w:p>
        </w:tc>
        <w:tc>
          <w:tcPr>
            <w:tcW w:w="4083" w:type="pct"/>
          </w:tcPr>
          <w:p w14:paraId="19AB0DFD" w14:textId="77777777" w:rsidR="00E6229F" w:rsidRPr="00E6229F" w:rsidRDefault="00980C5F" w:rsidP="00E6229F">
            <w:pPr>
              <w:ind w:left="79"/>
              <w:rPr>
                <w:rFonts w:cs="Arial"/>
                <w:szCs w:val="18"/>
                <w:lang w:eastAsia="zh-CN"/>
              </w:rPr>
            </w:pPr>
            <w:r w:rsidRPr="00E6229F">
              <w:rPr>
                <w:rFonts w:cs="Arial"/>
                <w:szCs w:val="18"/>
                <w:lang w:eastAsia="zh-CN"/>
              </w:rPr>
              <w:t xml:space="preserve">All applicable user settings are recalled for the chosen Driver Profile and an HMI indication is given that the user has now signed into that Driver Profile. </w:t>
            </w:r>
          </w:p>
        </w:tc>
      </w:tr>
      <w:tr w:rsidR="00E6229F" w:rsidRPr="002730C0" w14:paraId="44C4AC1B" w14:textId="77777777" w:rsidTr="00FF4E6D">
        <w:trPr>
          <w:jc w:val="center"/>
        </w:trPr>
        <w:tc>
          <w:tcPr>
            <w:tcW w:w="917" w:type="pct"/>
            <w:shd w:val="clear" w:color="auto" w:fill="BFBFBF"/>
            <w:tcMar>
              <w:top w:w="0" w:type="dxa"/>
              <w:left w:w="108" w:type="dxa"/>
              <w:bottom w:w="0" w:type="dxa"/>
              <w:right w:w="108" w:type="dxa"/>
            </w:tcMar>
            <w:hideMark/>
          </w:tcPr>
          <w:p w14:paraId="25D4E18F" w14:textId="77777777" w:rsidR="00E6229F" w:rsidRPr="002730C0" w:rsidRDefault="00980C5F" w:rsidP="00E6229F">
            <w:pPr>
              <w:spacing w:line="276" w:lineRule="auto"/>
              <w:rPr>
                <w:rFonts w:cs="Arial"/>
              </w:rPr>
            </w:pPr>
            <w:r w:rsidRPr="002730C0">
              <w:rPr>
                <w:rFonts w:cs="Arial"/>
                <w:b/>
                <w:bCs/>
              </w:rPr>
              <w:t>List of Exception Use Cases</w:t>
            </w:r>
          </w:p>
        </w:tc>
        <w:tc>
          <w:tcPr>
            <w:tcW w:w="4083" w:type="pct"/>
          </w:tcPr>
          <w:p w14:paraId="72DDDF19" w14:textId="77777777" w:rsidR="00E6229F" w:rsidRPr="00E6229F" w:rsidRDefault="00C73931" w:rsidP="00E6229F">
            <w:pPr>
              <w:ind w:left="79"/>
              <w:rPr>
                <w:rFonts w:cs="Arial"/>
                <w:szCs w:val="18"/>
                <w:lang w:eastAsia="zh-CN"/>
              </w:rPr>
            </w:pPr>
          </w:p>
        </w:tc>
      </w:tr>
      <w:tr w:rsidR="00E6229F" w:rsidRPr="002730C0" w14:paraId="1202BCE7" w14:textId="77777777" w:rsidTr="00FF4E6D">
        <w:trPr>
          <w:jc w:val="center"/>
        </w:trPr>
        <w:tc>
          <w:tcPr>
            <w:tcW w:w="917" w:type="pct"/>
            <w:shd w:val="clear" w:color="auto" w:fill="BFBFBF"/>
            <w:tcMar>
              <w:top w:w="0" w:type="dxa"/>
              <w:left w:w="108" w:type="dxa"/>
              <w:bottom w:w="0" w:type="dxa"/>
              <w:right w:w="108" w:type="dxa"/>
            </w:tcMar>
            <w:hideMark/>
          </w:tcPr>
          <w:p w14:paraId="480B628C" w14:textId="77777777" w:rsidR="00E6229F" w:rsidRPr="002730C0" w:rsidRDefault="00980C5F" w:rsidP="00E6229F">
            <w:pPr>
              <w:spacing w:line="276" w:lineRule="auto"/>
              <w:rPr>
                <w:rFonts w:cs="Arial"/>
              </w:rPr>
            </w:pPr>
            <w:r w:rsidRPr="002730C0">
              <w:rPr>
                <w:rFonts w:cs="Arial"/>
                <w:b/>
                <w:bCs/>
              </w:rPr>
              <w:t>Interfaces</w:t>
            </w:r>
          </w:p>
        </w:tc>
        <w:tc>
          <w:tcPr>
            <w:tcW w:w="4083" w:type="pct"/>
          </w:tcPr>
          <w:p w14:paraId="77D06D6C" w14:textId="77777777" w:rsidR="00E6229F" w:rsidRPr="00E6229F" w:rsidRDefault="00980C5F" w:rsidP="00E6229F">
            <w:pPr>
              <w:ind w:left="79"/>
              <w:rPr>
                <w:rFonts w:cs="Arial"/>
                <w:szCs w:val="18"/>
                <w:lang w:eastAsia="zh-CN"/>
              </w:rPr>
            </w:pPr>
            <w:r w:rsidRPr="00E6229F">
              <w:rPr>
                <w:rFonts w:cs="Arial"/>
                <w:szCs w:val="18"/>
                <w:lang w:eastAsia="zh-CN"/>
              </w:rPr>
              <w:t>Personalization Interface</w:t>
            </w:r>
          </w:p>
        </w:tc>
      </w:tr>
      <w:tr w:rsidR="00E6229F" w:rsidRPr="002730C0" w14:paraId="3FC9C397" w14:textId="77777777" w:rsidTr="00FF4E6D">
        <w:trPr>
          <w:jc w:val="center"/>
        </w:trPr>
        <w:tc>
          <w:tcPr>
            <w:tcW w:w="917" w:type="pct"/>
            <w:shd w:val="clear" w:color="auto" w:fill="BFBFBF"/>
            <w:tcMar>
              <w:top w:w="0" w:type="dxa"/>
              <w:left w:w="108" w:type="dxa"/>
              <w:bottom w:w="0" w:type="dxa"/>
              <w:right w:w="108" w:type="dxa"/>
            </w:tcMar>
          </w:tcPr>
          <w:p w14:paraId="0E15965B" w14:textId="77777777" w:rsidR="00E6229F" w:rsidRPr="002730C0" w:rsidRDefault="00980C5F" w:rsidP="00E6229F">
            <w:pPr>
              <w:spacing w:line="276" w:lineRule="auto"/>
              <w:rPr>
                <w:rFonts w:cs="Arial"/>
                <w:b/>
                <w:bCs/>
              </w:rPr>
            </w:pPr>
            <w:r w:rsidRPr="002730C0">
              <w:rPr>
                <w:rFonts w:cs="Arial"/>
                <w:b/>
                <w:bCs/>
              </w:rPr>
              <w:t>Notes</w:t>
            </w:r>
          </w:p>
        </w:tc>
        <w:tc>
          <w:tcPr>
            <w:tcW w:w="4083" w:type="pct"/>
          </w:tcPr>
          <w:p w14:paraId="6D35C984" w14:textId="77777777" w:rsidR="00E6229F" w:rsidRPr="00E6229F" w:rsidRDefault="00980C5F" w:rsidP="00E6229F">
            <w:pPr>
              <w:spacing w:line="256" w:lineRule="auto"/>
              <w:ind w:left="259" w:hanging="180"/>
              <w:rPr>
                <w:rFonts w:cs="Arial"/>
                <w:szCs w:val="18"/>
                <w:lang w:eastAsia="zh-CN"/>
              </w:rPr>
            </w:pPr>
            <w:r w:rsidRPr="00E6229F">
              <w:rPr>
                <w:rFonts w:cs="Arial"/>
                <w:szCs w:val="18"/>
                <w:lang w:eastAsia="zh-CN"/>
              </w:rPr>
              <w:t>-</w:t>
            </w:r>
            <w:r w:rsidRPr="00E6229F">
              <w:rPr>
                <w:rFonts w:cs="Arial"/>
                <w:szCs w:val="18"/>
                <w:lang w:eastAsia="zh-CN"/>
              </w:rPr>
              <w:tab/>
              <w:t>Keyfob, phone, or NFC key detection may be the result of an unlock or remote start button press or tap event from an associated phone, keyfob (IKT or IA Key), or NFC key, or from the result of a PEPS unlock event from an associated passive key. (i.e. Driver door handle unlock with a passive IA key present.)</w:t>
            </w:r>
          </w:p>
          <w:p w14:paraId="4380D074" w14:textId="77777777" w:rsidR="00E6229F" w:rsidRPr="00E6229F" w:rsidRDefault="00C73931" w:rsidP="00E6229F">
            <w:pPr>
              <w:ind w:left="259" w:hanging="180"/>
              <w:rPr>
                <w:rFonts w:cs="Arial"/>
                <w:szCs w:val="18"/>
                <w:lang w:eastAsia="zh-CN"/>
              </w:rPr>
            </w:pPr>
          </w:p>
        </w:tc>
      </w:tr>
    </w:tbl>
    <w:p w14:paraId="3A613C57" w14:textId="77777777" w:rsidR="00500605" w:rsidRDefault="00C73931" w:rsidP="006B134C"/>
    <w:p w14:paraId="3F54B032" w14:textId="77777777" w:rsidR="00406F39" w:rsidRDefault="00980C5F" w:rsidP="00AC15C4">
      <w:pPr>
        <w:pStyle w:val="Heading4"/>
      </w:pPr>
      <w:r>
        <w:t xml:space="preserve">ENMEM-UC-REQ-162635/D-Sign </w:t>
      </w:r>
      <w:proofErr w:type="gramStart"/>
      <w:r>
        <w:t>Into</w:t>
      </w:r>
      <w:proofErr w:type="gramEnd"/>
      <w:r>
        <w:t xml:space="preserve"> a Driver Profile via Keyfob/Phone Button Press or NFC Key Tap While Vehicle In Motion</w:t>
      </w:r>
    </w:p>
    <w:p w14:paraId="2EF838CB" w14:textId="77777777" w:rsidR="00500605" w:rsidRDefault="00C73931"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604427" w14:paraId="0096D276" w14:textId="77777777" w:rsidTr="00AC15C4">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A79A4B" w14:textId="77777777" w:rsidR="00604427" w:rsidRDefault="00980C5F" w:rsidP="00604427">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D6DADB" w14:textId="77777777" w:rsidR="00604427" w:rsidRDefault="00980C5F" w:rsidP="00604427">
            <w:pPr>
              <w:rPr>
                <w:rFonts w:cs="Arial"/>
                <w:lang w:eastAsia="zh-CN"/>
              </w:rPr>
            </w:pPr>
            <w:r>
              <w:rPr>
                <w:lang w:eastAsia="zh-CN"/>
              </w:rPr>
              <w:t>Vehicle Occupant</w:t>
            </w:r>
          </w:p>
        </w:tc>
      </w:tr>
      <w:tr w:rsidR="00604427" w14:paraId="5BFF3CB9"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14B69C" w14:textId="77777777" w:rsidR="00604427" w:rsidRDefault="00980C5F" w:rsidP="00604427">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76AE4BEC" w14:textId="77777777" w:rsidR="00604427" w:rsidRDefault="00980C5F" w:rsidP="00604427">
            <w:pPr>
              <w:rPr>
                <w:lang w:eastAsia="zh-CN"/>
              </w:rPr>
            </w:pPr>
            <w:r>
              <w:rPr>
                <w:lang w:eastAsia="zh-CN"/>
              </w:rPr>
              <w:t>The Driver Profiles feature is set to ON</w:t>
            </w:r>
          </w:p>
          <w:p w14:paraId="17A38C7E" w14:textId="77777777" w:rsidR="00604427" w:rsidRDefault="00980C5F" w:rsidP="00604427">
            <w:pPr>
              <w:rPr>
                <w:rFonts w:cs="Arial"/>
                <w:lang w:eastAsia="zh-CN"/>
              </w:rPr>
            </w:pPr>
            <w:r>
              <w:rPr>
                <w:rFonts w:cs="Arial"/>
                <w:lang w:eastAsia="zh-CN"/>
              </w:rPr>
              <w:t>The User’s keyfob, phone or NFC key is associated to a Driver Profile</w:t>
            </w:r>
          </w:p>
          <w:p w14:paraId="78518148" w14:textId="77777777" w:rsidR="00604427" w:rsidRDefault="00980C5F" w:rsidP="00604427">
            <w:pPr>
              <w:rPr>
                <w:rFonts w:cs="Arial"/>
                <w:lang w:eastAsia="zh-CN"/>
              </w:rPr>
            </w:pPr>
            <w:r>
              <w:rPr>
                <w:rFonts w:cs="Arial"/>
                <w:lang w:eastAsia="zh-CN"/>
              </w:rPr>
              <w:t xml:space="preserve">Phone is registered, authenticated, and connected as a PaaK (refer to the Phone-As-A-Key SPSS) </w:t>
            </w:r>
          </w:p>
          <w:p w14:paraId="69D99A3E" w14:textId="77777777" w:rsidR="00604427" w:rsidRPr="005B1AE5" w:rsidRDefault="00980C5F" w:rsidP="00604427">
            <w:pPr>
              <w:rPr>
                <w:rFonts w:ascii="Calibri" w:hAnsi="Calibri" w:cs="Arial"/>
                <w:szCs w:val="22"/>
                <w:lang w:eastAsia="zh-CN"/>
              </w:rPr>
            </w:pPr>
            <w:r>
              <w:rPr>
                <w:rFonts w:cs="Arial"/>
                <w:lang w:eastAsia="zh-CN"/>
              </w:rPr>
              <w:t>NFC key is created and authorized (refer to NFCES SPSS)</w:t>
            </w:r>
          </w:p>
        </w:tc>
      </w:tr>
      <w:tr w:rsidR="00604427" w14:paraId="4EE8BB3B"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C97D3D" w14:textId="77777777" w:rsidR="00604427" w:rsidRDefault="00980C5F" w:rsidP="00604427">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71D68CE9" w14:textId="77777777" w:rsidR="00604427" w:rsidRDefault="00980C5F" w:rsidP="00604427">
            <w:pPr>
              <w:rPr>
                <w:lang w:eastAsia="zh-CN"/>
              </w:rPr>
            </w:pPr>
            <w:r>
              <w:rPr>
                <w:lang w:eastAsia="zh-CN"/>
              </w:rPr>
              <w:t xml:space="preserve">The User presses a keyfob or phone unlock </w:t>
            </w:r>
            <w:proofErr w:type="gramStart"/>
            <w:r>
              <w:rPr>
                <w:lang w:eastAsia="zh-CN"/>
              </w:rPr>
              <w:t>button, or</w:t>
            </w:r>
            <w:proofErr w:type="gramEnd"/>
            <w:r>
              <w:rPr>
                <w:lang w:eastAsia="zh-CN"/>
              </w:rPr>
              <w:t xml:space="preserve"> taps an NFC key that is associated to an alternate Driver Profile (other than the active profile) while the vehicle is in motion (not in Park or vehicle speed is greater than 8 KPH).</w:t>
            </w:r>
          </w:p>
        </w:tc>
      </w:tr>
      <w:tr w:rsidR="00604427" w14:paraId="4DB91669"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63B88C" w14:textId="77777777" w:rsidR="00604427" w:rsidRDefault="00980C5F" w:rsidP="00604427">
            <w:pPr>
              <w:spacing w:line="276" w:lineRule="auto"/>
            </w:pPr>
            <w:r>
              <w:rPr>
                <w:b/>
                <w:bCs/>
              </w:rPr>
              <w:t>Post-conditions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79ABC532" w14:textId="77777777" w:rsidR="00604427" w:rsidRDefault="00980C5F" w:rsidP="00604427">
            <w:pPr>
              <w:rPr>
                <w:lang w:eastAsia="zh-CN"/>
              </w:rPr>
            </w:pPr>
            <w:r>
              <w:rPr>
                <w:lang w:eastAsia="zh-CN"/>
              </w:rPr>
              <w:t>No new Driver Profile is recalled</w:t>
            </w:r>
          </w:p>
        </w:tc>
      </w:tr>
      <w:tr w:rsidR="00604427" w14:paraId="2591D564"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9D8EBD" w14:textId="77777777" w:rsidR="00604427" w:rsidRDefault="00980C5F" w:rsidP="00604427">
            <w:pPr>
              <w:spacing w:line="276" w:lineRule="auto"/>
            </w:pPr>
            <w:r>
              <w:rPr>
                <w:b/>
                <w:bCs/>
              </w:rPr>
              <w:t>List of Exception Use Cases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4779C545" w14:textId="77777777" w:rsidR="00604427" w:rsidRDefault="00C73931" w:rsidP="00604427">
            <w:pPr>
              <w:rPr>
                <w:rFonts w:cs="Arial"/>
                <w:lang w:eastAsia="zh-CN"/>
              </w:rPr>
            </w:pPr>
          </w:p>
        </w:tc>
      </w:tr>
      <w:tr w:rsidR="00604427" w14:paraId="7D3CB9D9"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B41154" w14:textId="77777777" w:rsidR="00604427" w:rsidRDefault="00980C5F" w:rsidP="00604427">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hideMark/>
          </w:tcPr>
          <w:p w14:paraId="25099F9B" w14:textId="77777777" w:rsidR="00604427" w:rsidRDefault="00980C5F" w:rsidP="00604427">
            <w:pPr>
              <w:rPr>
                <w:rFonts w:cs="Arial"/>
                <w:lang w:eastAsia="zh-CN"/>
              </w:rPr>
            </w:pPr>
            <w:r>
              <w:rPr>
                <w:rFonts w:cs="Arial"/>
                <w:lang w:eastAsia="zh-CN"/>
              </w:rPr>
              <w:t>Personalization Interface</w:t>
            </w:r>
          </w:p>
        </w:tc>
      </w:tr>
    </w:tbl>
    <w:p w14:paraId="1DB2B10C" w14:textId="77777777" w:rsidR="00145758" w:rsidRDefault="00C73931" w:rsidP="00CD0F64"/>
    <w:p w14:paraId="6B3ECC88" w14:textId="77777777" w:rsidR="00406F39" w:rsidRDefault="00980C5F" w:rsidP="00AC15C4">
      <w:pPr>
        <w:pStyle w:val="Heading4"/>
      </w:pPr>
      <w:r>
        <w:t>ENMEM-UC-REQ-161547/F-Classic Memory Only Recall via Previously Associated Keyfob/Phone/NFC Key</w:t>
      </w:r>
    </w:p>
    <w:p w14:paraId="63397FEE"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9F4CA2" w14:paraId="4ACD19B7" w14:textId="77777777" w:rsidTr="00AC15C4">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EDB77C" w14:textId="77777777" w:rsidR="009F4CA2" w:rsidRDefault="00980C5F" w:rsidP="009F4CA2">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A4EAB6" w14:textId="77777777" w:rsidR="009F4CA2" w:rsidRDefault="00980C5F" w:rsidP="009F4CA2">
            <w:pPr>
              <w:spacing w:line="276" w:lineRule="auto"/>
            </w:pPr>
            <w:r>
              <w:t>Vehicle Occupant</w:t>
            </w:r>
          </w:p>
        </w:tc>
      </w:tr>
      <w:tr w:rsidR="009F4CA2" w14:paraId="0EF8F99F"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6053E7" w14:textId="77777777" w:rsidR="009F4CA2" w:rsidRDefault="00980C5F" w:rsidP="009F4CA2">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F7F9744" w14:textId="77777777" w:rsidR="009F4CA2" w:rsidRDefault="00980C5F" w:rsidP="009F4CA2">
            <w:pPr>
              <w:spacing w:line="276" w:lineRule="auto"/>
              <w:rPr>
                <w:rFonts w:cs="Arial"/>
                <w:lang w:eastAsia="zh-CN"/>
              </w:rPr>
            </w:pPr>
            <w:r>
              <w:rPr>
                <w:rFonts w:cs="Arial"/>
                <w:lang w:eastAsia="zh-CN"/>
              </w:rPr>
              <w:t xml:space="preserve">The User’s keyfob, phone or NFC key is associated to a Driver Profile </w:t>
            </w:r>
          </w:p>
          <w:p w14:paraId="1CDAD715" w14:textId="77777777" w:rsidR="009F4CA2" w:rsidRDefault="00980C5F" w:rsidP="009F4CA2">
            <w:pPr>
              <w:spacing w:line="256" w:lineRule="auto"/>
              <w:rPr>
                <w:rFonts w:cs="Arial"/>
                <w:lang w:eastAsia="zh-CN"/>
              </w:rPr>
            </w:pPr>
            <w:r>
              <w:rPr>
                <w:rFonts w:cs="Arial"/>
                <w:lang w:eastAsia="zh-CN"/>
              </w:rPr>
              <w:t xml:space="preserve">Phone is registered, authenticated, and connected as a PaaK (refer to the Phone-As-A-Key SPSS) </w:t>
            </w:r>
          </w:p>
          <w:p w14:paraId="127A1022" w14:textId="77777777" w:rsidR="009F4CA2" w:rsidRDefault="00980C5F" w:rsidP="009F4CA2">
            <w:pPr>
              <w:spacing w:line="276" w:lineRule="auto"/>
              <w:rPr>
                <w:rFonts w:ascii="Calibri" w:hAnsi="Calibri" w:cs="Arial"/>
                <w:szCs w:val="22"/>
                <w:lang w:eastAsia="zh-CN"/>
              </w:rPr>
            </w:pPr>
            <w:r>
              <w:rPr>
                <w:rFonts w:cs="Arial"/>
                <w:lang w:eastAsia="zh-CN"/>
              </w:rPr>
              <w:t>NFC key is created and authorized (refer to NFCES SPSS)</w:t>
            </w:r>
          </w:p>
          <w:p w14:paraId="6FC9911C" w14:textId="77777777" w:rsidR="009F4CA2" w:rsidRDefault="00980C5F" w:rsidP="009F4CA2">
            <w:pPr>
              <w:spacing w:line="276" w:lineRule="auto"/>
              <w:rPr>
                <w:rFonts w:cs="Arial"/>
                <w:lang w:eastAsia="zh-CN"/>
              </w:rPr>
            </w:pPr>
            <w:r>
              <w:rPr>
                <w:rFonts w:cs="Arial"/>
                <w:lang w:eastAsia="zh-CN"/>
              </w:rPr>
              <w:t xml:space="preserve">The Driver Profiles feature is set to OFF. </w:t>
            </w:r>
          </w:p>
          <w:p w14:paraId="22D0D82F" w14:textId="77777777" w:rsidR="009F4CA2" w:rsidRDefault="00980C5F" w:rsidP="009F4CA2">
            <w:pPr>
              <w:spacing w:line="256" w:lineRule="auto"/>
              <w:rPr>
                <w:rFonts w:cs="Arial"/>
                <w:lang w:eastAsia="zh-CN"/>
              </w:rPr>
            </w:pPr>
            <w:r>
              <w:rPr>
                <w:rFonts w:cs="Arial"/>
                <w:lang w:eastAsia="zh-CN"/>
              </w:rPr>
              <w:t xml:space="preserve">Vehicle is in PARK or less than 8 kph </w:t>
            </w:r>
          </w:p>
          <w:p w14:paraId="4102440A" w14:textId="77777777" w:rsidR="009F4CA2" w:rsidRDefault="00980C5F" w:rsidP="009F4CA2">
            <w:r>
              <w:rPr>
                <w:lang w:eastAsia="zh-CN"/>
              </w:rPr>
              <w:t>EnhancedMemoryPositionClient present</w:t>
            </w:r>
          </w:p>
        </w:tc>
      </w:tr>
      <w:tr w:rsidR="009F4CA2" w14:paraId="104D013C"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8CEEE8" w14:textId="77777777" w:rsidR="009F4CA2" w:rsidRDefault="00980C5F" w:rsidP="009F4CA2">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9B5D8DA" w14:textId="77777777" w:rsidR="009F4CA2" w:rsidRDefault="00980C5F" w:rsidP="009F4CA2">
            <w:pPr>
              <w:spacing w:line="276" w:lineRule="auto"/>
            </w:pPr>
            <w:r>
              <w:t>The User’s keyfob, phone or NFC key is detected, and the associated Classic Memory Position is recalled.</w:t>
            </w:r>
          </w:p>
        </w:tc>
      </w:tr>
      <w:tr w:rsidR="009F4CA2" w14:paraId="688F098D"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351829" w14:textId="77777777" w:rsidR="009F4CA2" w:rsidRDefault="00980C5F" w:rsidP="009F4CA2">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0ECD409" w14:textId="77777777" w:rsidR="009F4CA2" w:rsidRPr="004F7738" w:rsidRDefault="00980C5F" w:rsidP="009F4CA2">
            <w:pPr>
              <w:spacing w:line="276" w:lineRule="auto"/>
            </w:pPr>
            <w:r>
              <w:t>All Classic Memory position settings are recalled for the associated memory position number and no Driver Profile recall occurs (i.e. Guest profile remains active.)</w:t>
            </w:r>
          </w:p>
        </w:tc>
      </w:tr>
      <w:tr w:rsidR="009F4CA2" w14:paraId="2ADCB3DE"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6E4D79" w14:textId="77777777" w:rsidR="009F4CA2" w:rsidRDefault="00980C5F" w:rsidP="009F4CA2">
            <w:pPr>
              <w:spacing w:line="276" w:lineRule="auto"/>
            </w:pPr>
            <w:r>
              <w:rPr>
                <w:b/>
                <w:bCs/>
              </w:rPr>
              <w:t>List of Exception Use Cases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C9F0055" w14:textId="77777777" w:rsidR="009F4CA2" w:rsidRDefault="00C73931" w:rsidP="009F4CA2">
            <w:pPr>
              <w:spacing w:line="276" w:lineRule="auto"/>
            </w:pPr>
          </w:p>
        </w:tc>
      </w:tr>
      <w:tr w:rsidR="009F4CA2" w14:paraId="5ED9CC38"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ED1035" w14:textId="77777777" w:rsidR="009F4CA2" w:rsidRDefault="00980C5F" w:rsidP="009F4CA2">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7493A2CF" w14:textId="77777777" w:rsidR="009F4CA2" w:rsidRDefault="00980C5F" w:rsidP="009F4CA2">
            <w:pPr>
              <w:spacing w:line="276" w:lineRule="auto"/>
            </w:pPr>
            <w:r>
              <w:t>Personalization Interface</w:t>
            </w:r>
          </w:p>
        </w:tc>
      </w:tr>
      <w:tr w:rsidR="009F4CA2" w14:paraId="4C7F5AAE"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7C6545" w14:textId="77777777" w:rsidR="009F4CA2" w:rsidRPr="00402FEA" w:rsidRDefault="00980C5F" w:rsidP="009F4CA2">
            <w:pPr>
              <w:spacing w:line="276" w:lineRule="auto"/>
              <w:rPr>
                <w:b/>
                <w:bCs/>
              </w:rPr>
            </w:pPr>
            <w:r>
              <w:rPr>
                <w:b/>
                <w:bCs/>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1345FB9C" w14:textId="77777777" w:rsidR="009F4CA2" w:rsidRDefault="00980C5F" w:rsidP="009F4CA2">
            <w:pPr>
              <w:spacing w:line="256" w:lineRule="auto"/>
              <w:ind w:left="259" w:hanging="180"/>
              <w:rPr>
                <w:rFonts w:cs="Arial"/>
                <w:lang w:eastAsia="zh-CN"/>
              </w:rPr>
            </w:pPr>
            <w:r>
              <w:rPr>
                <w:rFonts w:cs="Arial"/>
                <w:lang w:eastAsia="zh-CN"/>
              </w:rPr>
              <w:t>-</w:t>
            </w:r>
            <w:r>
              <w:rPr>
                <w:rFonts w:cs="Arial"/>
                <w:lang w:eastAsia="zh-CN"/>
              </w:rPr>
              <w:tab/>
              <w:t xml:space="preserve">Keyfob, phone, or NFC key detection may be the result of an unlock or remote start button press or tap event from an associated phone, keyfob (IKT or IA </w:t>
            </w:r>
            <w:r>
              <w:rPr>
                <w:rFonts w:cs="Arial"/>
                <w:lang w:eastAsia="zh-CN"/>
              </w:rPr>
              <w:lastRenderedPageBreak/>
              <w:t>Key), or NFC key, or from the result of a PEPS unlock event from an associated passive key. (i.e. Driver door handle unlock with a passive IA key present.)</w:t>
            </w:r>
          </w:p>
          <w:p w14:paraId="7ED24697" w14:textId="77777777" w:rsidR="009F4CA2" w:rsidRDefault="00C73931" w:rsidP="009F4CA2">
            <w:pPr>
              <w:spacing w:line="276" w:lineRule="auto"/>
              <w:ind w:left="259" w:hanging="180"/>
              <w:rPr>
                <w:rFonts w:cs="Arial"/>
                <w:lang w:eastAsia="zh-CN"/>
              </w:rPr>
            </w:pPr>
          </w:p>
          <w:p w14:paraId="63EB1487" w14:textId="77777777" w:rsidR="009F4CA2" w:rsidRPr="00622433" w:rsidRDefault="00980C5F" w:rsidP="00622433">
            <w:pPr>
              <w:spacing w:line="276" w:lineRule="auto"/>
              <w:ind w:left="259" w:hanging="180"/>
              <w:rPr>
                <w:rFonts w:cs="Arial"/>
                <w:lang w:eastAsia="zh-CN"/>
              </w:rPr>
            </w:pPr>
            <w:r>
              <w:rPr>
                <w:rFonts w:cs="Arial"/>
                <w:lang w:eastAsia="zh-CN"/>
              </w:rPr>
              <w:t>- No HMI indication is given that the user has signed into the Guest Profile while the Driver Profiles feature is set to OFF.</w:t>
            </w:r>
          </w:p>
        </w:tc>
      </w:tr>
    </w:tbl>
    <w:p w14:paraId="4CC6A4AB" w14:textId="77777777" w:rsidR="00500605" w:rsidRDefault="00C73931" w:rsidP="00622433"/>
    <w:p w14:paraId="7BA81DB1" w14:textId="77777777" w:rsidR="00406F39" w:rsidRDefault="00980C5F" w:rsidP="00AC15C4">
      <w:pPr>
        <w:pStyle w:val="Heading4"/>
      </w:pPr>
      <w:r>
        <w:t xml:space="preserve">ENMEM-UC-REQ-137996/E-Recall Last Known Driver Profile </w:t>
      </w:r>
      <w:proofErr w:type="gramStart"/>
      <w:r>
        <w:t>With</w:t>
      </w:r>
      <w:proofErr w:type="gramEnd"/>
      <w:r>
        <w:t xml:space="preserve"> Keypad Code When A Keyfob/Phone/NFC Key Is Not With The User</w:t>
      </w:r>
    </w:p>
    <w:p w14:paraId="7B880CE1"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6"/>
        <w:gridCol w:w="7436"/>
      </w:tblGrid>
      <w:tr w:rsidR="004F6EE5" w14:paraId="6BD939E4" w14:textId="77777777" w:rsidTr="00AC15C4">
        <w:trPr>
          <w:jc w:val="center"/>
        </w:trPr>
        <w:tc>
          <w:tcPr>
            <w:tcW w:w="179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62FE10" w14:textId="77777777" w:rsidR="004F6EE5" w:rsidRDefault="00980C5F" w:rsidP="004F6EE5">
            <w:pPr>
              <w:spacing w:line="276" w:lineRule="auto"/>
            </w:pPr>
            <w:r>
              <w:rPr>
                <w:b/>
                <w:bCs/>
              </w:rPr>
              <w:t>Actors</w:t>
            </w:r>
          </w:p>
        </w:tc>
        <w:tc>
          <w:tcPr>
            <w:tcW w:w="743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B97C0F" w14:textId="77777777" w:rsidR="004F6EE5" w:rsidRPr="004F6EE5" w:rsidRDefault="00980C5F" w:rsidP="004F6EE5">
            <w:pPr>
              <w:spacing w:line="276" w:lineRule="auto"/>
              <w:rPr>
                <w:rFonts w:cs="Arial"/>
                <w:szCs w:val="18"/>
              </w:rPr>
            </w:pPr>
            <w:r w:rsidRPr="004F6EE5">
              <w:rPr>
                <w:rFonts w:cs="Arial"/>
                <w:szCs w:val="18"/>
              </w:rPr>
              <w:t>Vehicle Occupant</w:t>
            </w:r>
          </w:p>
        </w:tc>
      </w:tr>
      <w:tr w:rsidR="004F6EE5" w14:paraId="37B10E51" w14:textId="77777777" w:rsidTr="00AC15C4">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8ED5FE" w14:textId="77777777" w:rsidR="004F6EE5" w:rsidRDefault="00980C5F" w:rsidP="004F6EE5">
            <w:pPr>
              <w:spacing w:line="276" w:lineRule="auto"/>
            </w:pPr>
            <w:r>
              <w:rPr>
                <w:b/>
                <w:bCs/>
              </w:rPr>
              <w:t>Pre-conditions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DB435FC" w14:textId="77777777" w:rsidR="004F6EE5" w:rsidRPr="004F6EE5" w:rsidRDefault="00980C5F" w:rsidP="00980C5F">
            <w:pPr>
              <w:numPr>
                <w:ilvl w:val="0"/>
                <w:numId w:val="30"/>
              </w:numPr>
              <w:spacing w:line="276" w:lineRule="auto"/>
              <w:ind w:left="412"/>
              <w:rPr>
                <w:rFonts w:cs="Arial"/>
                <w:szCs w:val="18"/>
              </w:rPr>
            </w:pPr>
            <w:r w:rsidRPr="004F6EE5">
              <w:rPr>
                <w:rFonts w:cs="Arial"/>
                <w:szCs w:val="18"/>
              </w:rPr>
              <w:t>The Driver Profile feature is set to ON</w:t>
            </w:r>
          </w:p>
          <w:p w14:paraId="5587CDAD" w14:textId="77777777" w:rsidR="004F6EE5" w:rsidRPr="004F6EE5" w:rsidRDefault="00980C5F" w:rsidP="00980C5F">
            <w:pPr>
              <w:numPr>
                <w:ilvl w:val="0"/>
                <w:numId w:val="30"/>
              </w:numPr>
              <w:spacing w:line="276" w:lineRule="auto"/>
              <w:ind w:left="412"/>
              <w:rPr>
                <w:rFonts w:cs="Arial"/>
                <w:szCs w:val="18"/>
              </w:rPr>
            </w:pPr>
            <w:r w:rsidRPr="004F6EE5">
              <w:rPr>
                <w:rFonts w:cs="Arial"/>
                <w:szCs w:val="18"/>
              </w:rPr>
              <w:t>The Vehicle ignition is OFF</w:t>
            </w:r>
          </w:p>
          <w:p w14:paraId="55EA4A7A" w14:textId="77777777" w:rsidR="004F6EE5" w:rsidRPr="004F6EE5" w:rsidRDefault="00980C5F" w:rsidP="00980C5F">
            <w:pPr>
              <w:numPr>
                <w:ilvl w:val="0"/>
                <w:numId w:val="30"/>
              </w:numPr>
              <w:spacing w:line="256" w:lineRule="auto"/>
              <w:ind w:left="412"/>
              <w:rPr>
                <w:rFonts w:cs="Arial"/>
                <w:color w:val="1F497D"/>
                <w:szCs w:val="18"/>
              </w:rPr>
            </w:pPr>
            <w:r w:rsidRPr="004F6EE5">
              <w:rPr>
                <w:rFonts w:cs="Arial"/>
                <w:szCs w:val="18"/>
              </w:rPr>
              <w:t>The user approaches the vehicle with NO associated keyfob, phone or NFC key</w:t>
            </w:r>
          </w:p>
          <w:p w14:paraId="183801FD" w14:textId="77777777" w:rsidR="004F6EE5" w:rsidRPr="004F6EE5" w:rsidRDefault="00C73931" w:rsidP="004F6EE5">
            <w:pPr>
              <w:spacing w:line="276" w:lineRule="auto"/>
              <w:rPr>
                <w:rFonts w:cs="Arial"/>
                <w:szCs w:val="18"/>
              </w:rPr>
            </w:pPr>
          </w:p>
        </w:tc>
      </w:tr>
      <w:tr w:rsidR="004F6EE5" w14:paraId="2123CD79" w14:textId="77777777" w:rsidTr="00AC15C4">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7F173D" w14:textId="77777777" w:rsidR="004F6EE5" w:rsidRDefault="00980C5F" w:rsidP="004F6EE5">
            <w:pPr>
              <w:spacing w:line="276" w:lineRule="auto"/>
            </w:pPr>
            <w:r>
              <w:rPr>
                <w:b/>
                <w:bCs/>
              </w:rPr>
              <w:t>Scenario Description</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0CAB4286" w14:textId="77777777" w:rsidR="004F6EE5" w:rsidRPr="004F6EE5" w:rsidRDefault="00980C5F" w:rsidP="004F6EE5">
            <w:pPr>
              <w:spacing w:line="276" w:lineRule="auto"/>
              <w:rPr>
                <w:rFonts w:cs="Arial"/>
                <w:szCs w:val="18"/>
              </w:rPr>
            </w:pPr>
            <w:r w:rsidRPr="004F6EE5">
              <w:rPr>
                <w:rFonts w:cs="Arial"/>
                <w:szCs w:val="18"/>
              </w:rPr>
              <w:t>The User unlocks the door via the Vehicle Keypad then opens the door and starts the engine</w:t>
            </w:r>
          </w:p>
        </w:tc>
      </w:tr>
      <w:tr w:rsidR="004F6EE5" w14:paraId="448A9500" w14:textId="77777777" w:rsidTr="00AC15C4">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8E56AC" w14:textId="77777777" w:rsidR="004F6EE5" w:rsidRDefault="00980C5F" w:rsidP="004F6EE5">
            <w:pPr>
              <w:spacing w:line="276" w:lineRule="auto"/>
            </w:pPr>
            <w:r>
              <w:rPr>
                <w:b/>
                <w:bCs/>
              </w:rPr>
              <w:t>Post-conditions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709FFBC4" w14:textId="77777777" w:rsidR="004F6EE5" w:rsidRPr="004F6EE5" w:rsidRDefault="00980C5F" w:rsidP="004F6EE5">
            <w:pPr>
              <w:spacing w:line="276" w:lineRule="auto"/>
              <w:rPr>
                <w:rFonts w:cs="Arial"/>
                <w:szCs w:val="18"/>
              </w:rPr>
            </w:pPr>
            <w:r w:rsidRPr="004F6EE5">
              <w:rPr>
                <w:rFonts w:cs="Arial"/>
                <w:szCs w:val="18"/>
              </w:rPr>
              <w:t>The last known Driver Profile is recalled</w:t>
            </w:r>
          </w:p>
        </w:tc>
      </w:tr>
      <w:tr w:rsidR="004F6EE5" w14:paraId="3C5D3F5E" w14:textId="77777777" w:rsidTr="00AC15C4">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82F226" w14:textId="77777777" w:rsidR="004F6EE5" w:rsidRDefault="00980C5F" w:rsidP="004F6EE5">
            <w:pPr>
              <w:spacing w:line="276" w:lineRule="auto"/>
            </w:pPr>
            <w:r>
              <w:rPr>
                <w:b/>
                <w:bCs/>
              </w:rPr>
              <w:t>Interfaces</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21906AC8" w14:textId="77777777" w:rsidR="004F6EE5" w:rsidRPr="004F6EE5" w:rsidRDefault="00980C5F" w:rsidP="004F6EE5">
            <w:pPr>
              <w:spacing w:line="276" w:lineRule="auto"/>
              <w:rPr>
                <w:rFonts w:cs="Arial"/>
                <w:szCs w:val="18"/>
              </w:rPr>
            </w:pPr>
            <w:r w:rsidRPr="004F6EE5">
              <w:rPr>
                <w:rFonts w:cs="Arial"/>
                <w:szCs w:val="18"/>
              </w:rPr>
              <w:t>Personalization Interface</w:t>
            </w:r>
          </w:p>
        </w:tc>
      </w:tr>
      <w:tr w:rsidR="004F6EE5" w:rsidRPr="006D5FE2" w14:paraId="5FB82553" w14:textId="77777777" w:rsidTr="00AC15C4">
        <w:trPr>
          <w:jc w:val="center"/>
        </w:trPr>
        <w:tc>
          <w:tcPr>
            <w:tcW w:w="179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54C247" w14:textId="77777777" w:rsidR="004F6EE5" w:rsidRPr="00320F1E" w:rsidRDefault="00980C5F" w:rsidP="004F6EE5">
            <w:pPr>
              <w:spacing w:line="276" w:lineRule="auto"/>
              <w:rPr>
                <w:b/>
                <w:bCs/>
              </w:rPr>
            </w:pPr>
            <w:r>
              <w:rPr>
                <w:b/>
                <w:bCs/>
              </w:rPr>
              <w:t>Note</w:t>
            </w:r>
          </w:p>
        </w:tc>
        <w:tc>
          <w:tcPr>
            <w:tcW w:w="7436" w:type="dxa"/>
            <w:tcBorders>
              <w:top w:val="nil"/>
              <w:left w:val="nil"/>
              <w:bottom w:val="single" w:sz="8" w:space="0" w:color="auto"/>
              <w:right w:val="single" w:sz="8" w:space="0" w:color="auto"/>
            </w:tcBorders>
            <w:tcMar>
              <w:top w:w="0" w:type="dxa"/>
              <w:left w:w="108" w:type="dxa"/>
              <w:bottom w:w="0" w:type="dxa"/>
              <w:right w:w="108" w:type="dxa"/>
            </w:tcMar>
          </w:tcPr>
          <w:p w14:paraId="2EAE026C" w14:textId="77777777" w:rsidR="004F6EE5" w:rsidRPr="004F6EE5" w:rsidRDefault="00980C5F" w:rsidP="00980C5F">
            <w:pPr>
              <w:numPr>
                <w:ilvl w:val="0"/>
                <w:numId w:val="31"/>
              </w:numPr>
              <w:spacing w:line="276" w:lineRule="auto"/>
              <w:ind w:left="412"/>
              <w:rPr>
                <w:rFonts w:cs="Arial"/>
                <w:szCs w:val="18"/>
              </w:rPr>
            </w:pPr>
            <w:r w:rsidRPr="004F6EE5">
              <w:rPr>
                <w:rFonts w:cs="Arial"/>
                <w:szCs w:val="18"/>
              </w:rPr>
              <w:t xml:space="preserve">Because there is no keyfob, phone or NFC key with the user, opening the door via door handle will not change profile for vehicle with or without Smart Door Handle </w:t>
            </w:r>
          </w:p>
          <w:p w14:paraId="649FC0E6" w14:textId="77777777" w:rsidR="004F6EE5" w:rsidRPr="004F6EE5" w:rsidRDefault="00980C5F" w:rsidP="00980C5F">
            <w:pPr>
              <w:numPr>
                <w:ilvl w:val="0"/>
                <w:numId w:val="29"/>
              </w:numPr>
              <w:spacing w:line="276" w:lineRule="auto"/>
              <w:ind w:left="412"/>
              <w:rPr>
                <w:rFonts w:cs="Arial"/>
                <w:szCs w:val="18"/>
              </w:rPr>
            </w:pPr>
            <w:r w:rsidRPr="004F6EE5">
              <w:rPr>
                <w:rFonts w:cs="Arial"/>
                <w:szCs w:val="18"/>
              </w:rPr>
              <w:t>Starting the engine is not a method of recall profile</w:t>
            </w:r>
          </w:p>
        </w:tc>
      </w:tr>
    </w:tbl>
    <w:p w14:paraId="367CBEF7" w14:textId="77777777" w:rsidR="00500605" w:rsidRDefault="00C73931" w:rsidP="00097ACE"/>
    <w:p w14:paraId="6AB6CD17" w14:textId="77777777" w:rsidR="00406F39" w:rsidRDefault="00980C5F" w:rsidP="00AC15C4">
      <w:pPr>
        <w:pStyle w:val="Heading4"/>
      </w:pPr>
      <w:r>
        <w:t xml:space="preserve">ENMEM-UC-REQ-162841/C-Recall Driver Profile When </w:t>
      </w:r>
      <w:proofErr w:type="gramStart"/>
      <w:r>
        <w:t>An</w:t>
      </w:r>
      <w:proofErr w:type="gramEnd"/>
      <w:r>
        <w:t xml:space="preserve"> IA Key Is With The User</w:t>
      </w:r>
    </w:p>
    <w:p w14:paraId="01E6D083" w14:textId="77777777" w:rsidR="00500605" w:rsidRDefault="00C73931"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274C7" w14:paraId="7BF78B32"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D9ED50" w14:textId="77777777" w:rsidR="00F274C7"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971C09F" w14:textId="77777777" w:rsidR="00F274C7" w:rsidRDefault="00980C5F">
            <w:pPr>
              <w:spacing w:line="276" w:lineRule="auto"/>
            </w:pPr>
            <w:r>
              <w:t>Vehicle Occupant</w:t>
            </w:r>
          </w:p>
        </w:tc>
      </w:tr>
      <w:tr w:rsidR="00F274C7" w14:paraId="70AA844F"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A3EB88" w14:textId="77777777" w:rsidR="00F274C7"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8FAFAD" w14:textId="77777777" w:rsidR="00F274C7" w:rsidRDefault="00980C5F" w:rsidP="00980C5F">
            <w:pPr>
              <w:numPr>
                <w:ilvl w:val="0"/>
                <w:numId w:val="32"/>
              </w:numPr>
              <w:spacing w:line="276" w:lineRule="auto"/>
              <w:ind w:left="412"/>
            </w:pPr>
            <w:r>
              <w:t>The Driver Profile feature is set to ON</w:t>
            </w:r>
          </w:p>
          <w:p w14:paraId="34534F93" w14:textId="77777777" w:rsidR="00F274C7" w:rsidRDefault="00980C5F" w:rsidP="00980C5F">
            <w:pPr>
              <w:numPr>
                <w:ilvl w:val="0"/>
                <w:numId w:val="32"/>
              </w:numPr>
              <w:spacing w:line="276" w:lineRule="auto"/>
              <w:ind w:left="412"/>
            </w:pPr>
            <w:r>
              <w:t>The Vehicle ignition is OFF</w:t>
            </w:r>
          </w:p>
          <w:p w14:paraId="7B207811" w14:textId="77777777" w:rsidR="00F274C7" w:rsidRDefault="00980C5F" w:rsidP="00980C5F">
            <w:pPr>
              <w:numPr>
                <w:ilvl w:val="0"/>
                <w:numId w:val="32"/>
              </w:numPr>
              <w:spacing w:line="276" w:lineRule="auto"/>
              <w:ind w:left="412"/>
            </w:pPr>
            <w:r>
              <w:t xml:space="preserve">The Vehicle is equipped with </w:t>
            </w:r>
            <w:proofErr w:type="gramStart"/>
            <w:r>
              <w:t>Smart  Door</w:t>
            </w:r>
            <w:proofErr w:type="gramEnd"/>
            <w:r>
              <w:t xml:space="preserve"> Handle</w:t>
            </w:r>
          </w:p>
          <w:p w14:paraId="27AB10D3" w14:textId="77777777" w:rsidR="00F274C7" w:rsidRDefault="00980C5F" w:rsidP="00980C5F">
            <w:pPr>
              <w:numPr>
                <w:ilvl w:val="0"/>
                <w:numId w:val="32"/>
              </w:numPr>
              <w:spacing w:line="276" w:lineRule="auto"/>
              <w:ind w:left="412"/>
              <w:rPr>
                <w:color w:val="1F497D"/>
              </w:rPr>
            </w:pPr>
            <w:r>
              <w:t xml:space="preserve">The user approaches the vehicle with an </w:t>
            </w:r>
            <w:r>
              <w:rPr>
                <w:rFonts w:cs="Arial"/>
                <w:lang w:eastAsia="zh-CN"/>
              </w:rPr>
              <w:t>IA Key</w:t>
            </w:r>
            <w:r>
              <w:t xml:space="preserve"> </w:t>
            </w:r>
          </w:p>
          <w:p w14:paraId="68B130D0" w14:textId="77777777" w:rsidR="00F274C7" w:rsidRDefault="00C73931">
            <w:pPr>
              <w:spacing w:line="276" w:lineRule="auto"/>
            </w:pPr>
          </w:p>
        </w:tc>
      </w:tr>
      <w:tr w:rsidR="00F274C7" w14:paraId="5D7436D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A2C85A" w14:textId="77777777" w:rsidR="00F274C7"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7ED160F" w14:textId="77777777" w:rsidR="00F274C7" w:rsidRDefault="00980C5F" w:rsidP="002C436C">
            <w:pPr>
              <w:spacing w:line="276" w:lineRule="auto"/>
            </w:pPr>
            <w:r>
              <w:t>The User opens the door</w:t>
            </w:r>
          </w:p>
        </w:tc>
      </w:tr>
      <w:tr w:rsidR="00F274C7" w14:paraId="5167E420"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686D1C" w14:textId="77777777" w:rsidR="00F274C7"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72E9BF3" w14:textId="77777777" w:rsidR="00F274C7" w:rsidRDefault="00980C5F">
            <w:pPr>
              <w:spacing w:line="276" w:lineRule="auto"/>
            </w:pPr>
            <w:r>
              <w:t xml:space="preserve">The last known Driver Profile is recalled if the </w:t>
            </w:r>
            <w:r>
              <w:rPr>
                <w:rFonts w:cs="Arial"/>
                <w:lang w:eastAsia="zh-CN"/>
              </w:rPr>
              <w:t>IA Key</w:t>
            </w:r>
            <w:r>
              <w:t xml:space="preserve"> is not associated to any Driver Profile.</w:t>
            </w:r>
          </w:p>
          <w:p w14:paraId="72216568" w14:textId="77777777" w:rsidR="002C436C" w:rsidRDefault="00C73931">
            <w:pPr>
              <w:spacing w:line="276" w:lineRule="auto"/>
            </w:pPr>
          </w:p>
          <w:p w14:paraId="063C4677" w14:textId="77777777" w:rsidR="00F274C7" w:rsidRDefault="00980C5F" w:rsidP="00D36BAB">
            <w:pPr>
              <w:spacing w:line="276" w:lineRule="auto"/>
            </w:pPr>
            <w:r>
              <w:t xml:space="preserve">The Driver Profile associated to the user’s </w:t>
            </w:r>
            <w:r>
              <w:rPr>
                <w:rFonts w:cs="Arial"/>
                <w:lang w:eastAsia="zh-CN"/>
              </w:rPr>
              <w:t>IA Key</w:t>
            </w:r>
            <w:r>
              <w:t xml:space="preserve"> will be recalled. It could be the last known Driver Profile or any other Driver Profiles.</w:t>
            </w:r>
          </w:p>
        </w:tc>
      </w:tr>
      <w:tr w:rsidR="00F274C7" w14:paraId="4733C2D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A76F80" w14:textId="77777777" w:rsidR="00F274C7"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76D4D1A" w14:textId="77777777" w:rsidR="00F274C7" w:rsidRDefault="00980C5F">
            <w:pPr>
              <w:spacing w:line="276" w:lineRule="auto"/>
            </w:pPr>
            <w:r>
              <w:t>Personalization Interface</w:t>
            </w:r>
          </w:p>
        </w:tc>
      </w:tr>
      <w:tr w:rsidR="00F274C7" w14:paraId="435C099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C6E7F5" w14:textId="77777777" w:rsidR="00F274C7" w:rsidRDefault="00980C5F">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4BD75C7" w14:textId="77777777" w:rsidR="00F274C7" w:rsidRDefault="00980C5F" w:rsidP="007E7AA8">
            <w:pPr>
              <w:spacing w:line="276" w:lineRule="auto"/>
              <w:ind w:left="52"/>
            </w:pPr>
            <w:r>
              <w:t xml:space="preserve">Because the vehicle is equipped with Smart Door Handle and the </w:t>
            </w:r>
            <w:r>
              <w:rPr>
                <w:rFonts w:cs="Arial"/>
                <w:lang w:eastAsia="zh-CN"/>
              </w:rPr>
              <w:t>IA Key</w:t>
            </w:r>
            <w:r>
              <w:t xml:space="preserve"> is with the user, opening the door via door handle will trigger passive key unlock search. Depending on the fob association status, passive key unlock search may or may not recall a Driver Profile different than the last known Driver Profile.</w:t>
            </w:r>
          </w:p>
        </w:tc>
      </w:tr>
    </w:tbl>
    <w:p w14:paraId="3CE9C053" w14:textId="77777777" w:rsidR="003A0C53" w:rsidRPr="003A0C53" w:rsidRDefault="00C73931" w:rsidP="00CD0F64">
      <w:pPr>
        <w:rPr>
          <w:b/>
          <w:color w:val="FF0000"/>
        </w:rPr>
      </w:pPr>
    </w:p>
    <w:p w14:paraId="6E840664" w14:textId="77777777" w:rsidR="00406F39" w:rsidRDefault="00980C5F" w:rsidP="00AC15C4">
      <w:pPr>
        <w:pStyle w:val="Heading4"/>
      </w:pPr>
      <w:r>
        <w:t>ENMEM-UC-REQ-137858/E-MyKey Overrides Driver Profile Setting</w:t>
      </w:r>
    </w:p>
    <w:p w14:paraId="59F62D27" w14:textId="77777777" w:rsidR="00AE06BC" w:rsidRPr="00AE06BC" w:rsidRDefault="00C73931" w:rsidP="00AE06BC"/>
    <w:tbl>
      <w:tblPr>
        <w:tblStyle w:val="TableGrid"/>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90"/>
        <w:gridCol w:w="9090"/>
      </w:tblGrid>
      <w:tr w:rsidR="00CD21D2" w14:paraId="274A1B23" w14:textId="77777777" w:rsidTr="00AC15C4">
        <w:trPr>
          <w:jc w:val="center"/>
        </w:trPr>
        <w:tc>
          <w:tcPr>
            <w:tcW w:w="1890" w:type="dxa"/>
            <w:shd w:val="clear" w:color="auto" w:fill="BFBFBF" w:themeFill="background1" w:themeFillShade="BF"/>
            <w:hideMark/>
          </w:tcPr>
          <w:p w14:paraId="542F10B3" w14:textId="77777777" w:rsidR="00CD21D2" w:rsidRDefault="00980C5F">
            <w:pPr>
              <w:rPr>
                <w:rFonts w:cs="Arial"/>
                <w:b/>
                <w:lang w:eastAsia="zh-CN"/>
              </w:rPr>
            </w:pPr>
            <w:r>
              <w:rPr>
                <w:rFonts w:cs="Arial"/>
                <w:b/>
              </w:rPr>
              <w:t>Actors</w:t>
            </w:r>
          </w:p>
        </w:tc>
        <w:tc>
          <w:tcPr>
            <w:tcW w:w="9090" w:type="dxa"/>
            <w:hideMark/>
          </w:tcPr>
          <w:p w14:paraId="2CA09392" w14:textId="77777777" w:rsidR="00CD21D2" w:rsidRDefault="00980C5F">
            <w:pPr>
              <w:rPr>
                <w:rFonts w:cs="Arial"/>
                <w:lang w:eastAsia="zh-CN"/>
              </w:rPr>
            </w:pPr>
            <w:r>
              <w:rPr>
                <w:rFonts w:cs="Arial"/>
              </w:rPr>
              <w:t>Vehicle Occupant</w:t>
            </w:r>
          </w:p>
        </w:tc>
      </w:tr>
      <w:tr w:rsidR="00CD21D2" w14:paraId="097698CA" w14:textId="77777777" w:rsidTr="00AC15C4">
        <w:trPr>
          <w:jc w:val="center"/>
        </w:trPr>
        <w:tc>
          <w:tcPr>
            <w:tcW w:w="1890" w:type="dxa"/>
            <w:shd w:val="clear" w:color="auto" w:fill="BFBFBF" w:themeFill="background1" w:themeFillShade="BF"/>
            <w:hideMark/>
          </w:tcPr>
          <w:p w14:paraId="60FFD20C" w14:textId="77777777" w:rsidR="00CD21D2" w:rsidRDefault="00980C5F">
            <w:pPr>
              <w:rPr>
                <w:rFonts w:cs="Arial"/>
                <w:b/>
                <w:lang w:eastAsia="zh-CN"/>
              </w:rPr>
            </w:pPr>
            <w:r>
              <w:rPr>
                <w:rFonts w:cs="Arial"/>
                <w:b/>
              </w:rPr>
              <w:lastRenderedPageBreak/>
              <w:t>Pre-conditions</w:t>
            </w:r>
          </w:p>
        </w:tc>
        <w:tc>
          <w:tcPr>
            <w:tcW w:w="9090" w:type="dxa"/>
          </w:tcPr>
          <w:p w14:paraId="512A0960" w14:textId="77777777" w:rsidR="00CD21D2" w:rsidRDefault="00980C5F" w:rsidP="00980C5F">
            <w:pPr>
              <w:numPr>
                <w:ilvl w:val="0"/>
                <w:numId w:val="33"/>
              </w:numPr>
              <w:rPr>
                <w:rFonts w:cs="Arial"/>
              </w:rPr>
            </w:pPr>
            <w:r>
              <w:rPr>
                <w:rFonts w:cs="Arial"/>
              </w:rPr>
              <w:t>The Driver Profiles feature is set to ON</w:t>
            </w:r>
          </w:p>
          <w:p w14:paraId="54B67ABF" w14:textId="77777777" w:rsidR="00CD21D2" w:rsidRDefault="00980C5F" w:rsidP="00980C5F">
            <w:pPr>
              <w:numPr>
                <w:ilvl w:val="0"/>
                <w:numId w:val="33"/>
              </w:numPr>
              <w:rPr>
                <w:rFonts w:cs="Arial"/>
              </w:rPr>
            </w:pPr>
            <w:r>
              <w:rPr>
                <w:rFonts w:cs="Arial"/>
              </w:rPr>
              <w:t>Personality profile X has speed compensated volume set to HIGH</w:t>
            </w:r>
          </w:p>
          <w:p w14:paraId="778FC72D" w14:textId="77777777" w:rsidR="00CD21D2" w:rsidRDefault="00980C5F" w:rsidP="00980C5F">
            <w:pPr>
              <w:numPr>
                <w:ilvl w:val="0"/>
                <w:numId w:val="33"/>
              </w:numPr>
              <w:rPr>
                <w:rFonts w:cs="Arial"/>
              </w:rPr>
            </w:pPr>
            <w:r>
              <w:rPr>
                <w:rFonts w:cs="Arial"/>
              </w:rPr>
              <w:t>Personality profile Y has speed compensated volume set to Low</w:t>
            </w:r>
          </w:p>
          <w:p w14:paraId="61D908B9" w14:textId="77777777" w:rsidR="00CD21D2" w:rsidRDefault="00980C5F" w:rsidP="00980C5F">
            <w:pPr>
              <w:numPr>
                <w:ilvl w:val="0"/>
                <w:numId w:val="33"/>
              </w:numPr>
              <w:rPr>
                <w:rFonts w:cs="Arial"/>
              </w:rPr>
            </w:pPr>
            <w:r>
              <w:rPr>
                <w:rFonts w:cs="Arial"/>
              </w:rPr>
              <w:t>Fob A is associated with profile X and is programmed as a MyKey</w:t>
            </w:r>
          </w:p>
          <w:p w14:paraId="5E309951" w14:textId="77777777" w:rsidR="00CD21D2" w:rsidRPr="00874756" w:rsidRDefault="00980C5F" w:rsidP="00980C5F">
            <w:pPr>
              <w:numPr>
                <w:ilvl w:val="0"/>
                <w:numId w:val="33"/>
              </w:numPr>
              <w:rPr>
                <w:rFonts w:cs="Arial"/>
              </w:rPr>
            </w:pPr>
            <w:r>
              <w:rPr>
                <w:rFonts w:cs="Arial"/>
              </w:rPr>
              <w:t>Volume Limiter is set to ON for MyKey</w:t>
            </w:r>
          </w:p>
        </w:tc>
      </w:tr>
      <w:tr w:rsidR="00CD21D2" w14:paraId="1A244552" w14:textId="77777777" w:rsidTr="00AC15C4">
        <w:trPr>
          <w:jc w:val="center"/>
        </w:trPr>
        <w:tc>
          <w:tcPr>
            <w:tcW w:w="1890" w:type="dxa"/>
            <w:shd w:val="clear" w:color="auto" w:fill="BFBFBF" w:themeFill="background1" w:themeFillShade="BF"/>
            <w:hideMark/>
          </w:tcPr>
          <w:p w14:paraId="25D02120" w14:textId="77777777" w:rsidR="00CD21D2" w:rsidRDefault="00980C5F">
            <w:pPr>
              <w:rPr>
                <w:rFonts w:cs="Arial"/>
                <w:b/>
                <w:lang w:eastAsia="zh-CN"/>
              </w:rPr>
            </w:pPr>
            <w:r>
              <w:rPr>
                <w:rFonts w:cs="Arial"/>
                <w:b/>
              </w:rPr>
              <w:t>Scenario Description</w:t>
            </w:r>
          </w:p>
        </w:tc>
        <w:tc>
          <w:tcPr>
            <w:tcW w:w="9090" w:type="dxa"/>
          </w:tcPr>
          <w:p w14:paraId="3C9394C1" w14:textId="77777777" w:rsidR="00CD21D2" w:rsidRPr="00D731CF" w:rsidRDefault="00980C5F" w:rsidP="00980C5F">
            <w:pPr>
              <w:numPr>
                <w:ilvl w:val="0"/>
                <w:numId w:val="34"/>
              </w:numPr>
              <w:rPr>
                <w:rFonts w:cs="Arial"/>
              </w:rPr>
            </w:pPr>
            <w:r w:rsidRPr="00D731CF">
              <w:rPr>
                <w:rFonts w:cs="Arial"/>
              </w:rPr>
              <w:t>Vehicle is started up with MyKey Fob A</w:t>
            </w:r>
            <w:r>
              <w:rPr>
                <w:rFonts w:cs="Arial"/>
              </w:rPr>
              <w:t xml:space="preserve"> and activates Profile X</w:t>
            </w:r>
          </w:p>
          <w:p w14:paraId="04BE7893" w14:textId="77777777" w:rsidR="00CD21D2" w:rsidRPr="00D731CF" w:rsidRDefault="00980C5F" w:rsidP="00980C5F">
            <w:pPr>
              <w:numPr>
                <w:ilvl w:val="0"/>
                <w:numId w:val="34"/>
              </w:numPr>
              <w:rPr>
                <w:rFonts w:cs="Arial"/>
                <w:lang w:eastAsia="zh-CN"/>
              </w:rPr>
            </w:pPr>
            <w:r>
              <w:rPr>
                <w:rFonts w:cs="Arial"/>
                <w:lang w:eastAsia="zh-CN"/>
              </w:rPr>
              <w:t>User manually changes to Profile Y via the HMI</w:t>
            </w:r>
          </w:p>
        </w:tc>
      </w:tr>
      <w:tr w:rsidR="00CD21D2" w14:paraId="4020ED4B" w14:textId="77777777" w:rsidTr="00AC15C4">
        <w:trPr>
          <w:jc w:val="center"/>
        </w:trPr>
        <w:tc>
          <w:tcPr>
            <w:tcW w:w="1890" w:type="dxa"/>
            <w:shd w:val="clear" w:color="auto" w:fill="BFBFBF" w:themeFill="background1" w:themeFillShade="BF"/>
            <w:hideMark/>
          </w:tcPr>
          <w:p w14:paraId="7C840AD1" w14:textId="77777777" w:rsidR="00CD21D2" w:rsidRDefault="00980C5F">
            <w:pPr>
              <w:rPr>
                <w:rFonts w:cs="Arial"/>
                <w:b/>
                <w:lang w:eastAsia="zh-CN"/>
              </w:rPr>
            </w:pPr>
            <w:r>
              <w:rPr>
                <w:rFonts w:cs="Arial"/>
                <w:b/>
              </w:rPr>
              <w:t>Post-conditions</w:t>
            </w:r>
          </w:p>
        </w:tc>
        <w:tc>
          <w:tcPr>
            <w:tcW w:w="9090" w:type="dxa"/>
            <w:hideMark/>
          </w:tcPr>
          <w:p w14:paraId="709FDE52" w14:textId="77777777" w:rsidR="00CD21D2" w:rsidRPr="00D731CF" w:rsidRDefault="00980C5F" w:rsidP="006D0194">
            <w:pPr>
              <w:rPr>
                <w:rFonts w:cs="Arial"/>
              </w:rPr>
            </w:pPr>
            <w:r>
              <w:rPr>
                <w:rFonts w:cs="Arial"/>
              </w:rPr>
              <w:t>Speed Compensated Volume is overridden and disabled due to the MyKey restriction on both Profile X and Profile Y</w:t>
            </w:r>
          </w:p>
        </w:tc>
      </w:tr>
      <w:tr w:rsidR="00CD21D2" w14:paraId="00357E28" w14:textId="77777777" w:rsidTr="00AC15C4">
        <w:trPr>
          <w:jc w:val="center"/>
        </w:trPr>
        <w:tc>
          <w:tcPr>
            <w:tcW w:w="1890" w:type="dxa"/>
            <w:shd w:val="clear" w:color="auto" w:fill="BFBFBF" w:themeFill="background1" w:themeFillShade="BF"/>
            <w:hideMark/>
          </w:tcPr>
          <w:p w14:paraId="4A3C39AD" w14:textId="77777777" w:rsidR="00CD21D2" w:rsidRDefault="00980C5F">
            <w:pPr>
              <w:rPr>
                <w:rFonts w:cs="Arial"/>
                <w:b/>
                <w:lang w:eastAsia="zh-CN"/>
              </w:rPr>
            </w:pPr>
            <w:r>
              <w:rPr>
                <w:rFonts w:cs="Arial"/>
                <w:b/>
              </w:rPr>
              <w:t>List of Exception Use Cases</w:t>
            </w:r>
          </w:p>
        </w:tc>
        <w:tc>
          <w:tcPr>
            <w:tcW w:w="9090" w:type="dxa"/>
          </w:tcPr>
          <w:p w14:paraId="037D7D1D" w14:textId="77777777" w:rsidR="00CD21D2" w:rsidRDefault="00C73931">
            <w:pPr>
              <w:rPr>
                <w:rFonts w:cs="Arial"/>
                <w:lang w:eastAsia="zh-CN"/>
              </w:rPr>
            </w:pPr>
          </w:p>
        </w:tc>
      </w:tr>
      <w:tr w:rsidR="00CD21D2" w14:paraId="62BB9555" w14:textId="77777777" w:rsidTr="00AC15C4">
        <w:trPr>
          <w:jc w:val="center"/>
        </w:trPr>
        <w:tc>
          <w:tcPr>
            <w:tcW w:w="1890" w:type="dxa"/>
            <w:shd w:val="clear" w:color="auto" w:fill="BFBFBF" w:themeFill="background1" w:themeFillShade="BF"/>
            <w:hideMark/>
          </w:tcPr>
          <w:p w14:paraId="1F3575FC" w14:textId="77777777" w:rsidR="00CD21D2" w:rsidRDefault="00980C5F">
            <w:pPr>
              <w:rPr>
                <w:rFonts w:cs="Arial"/>
                <w:b/>
                <w:lang w:eastAsia="zh-CN"/>
              </w:rPr>
            </w:pPr>
            <w:r>
              <w:rPr>
                <w:rFonts w:cs="Arial"/>
                <w:b/>
              </w:rPr>
              <w:t>Interfaces</w:t>
            </w:r>
          </w:p>
        </w:tc>
        <w:tc>
          <w:tcPr>
            <w:tcW w:w="9090" w:type="dxa"/>
            <w:hideMark/>
          </w:tcPr>
          <w:p w14:paraId="60FC19E4" w14:textId="77777777" w:rsidR="00CD21D2" w:rsidRDefault="00980C5F">
            <w:pPr>
              <w:rPr>
                <w:rFonts w:cs="Arial"/>
              </w:rPr>
            </w:pPr>
            <w:r>
              <w:rPr>
                <w:rFonts w:cs="Arial"/>
              </w:rPr>
              <w:t>G-HMI</w:t>
            </w:r>
          </w:p>
          <w:p w14:paraId="427A23C8" w14:textId="77777777" w:rsidR="00CD21D2" w:rsidRDefault="00980C5F">
            <w:pPr>
              <w:rPr>
                <w:rFonts w:cs="Arial"/>
                <w:lang w:eastAsia="zh-CN"/>
              </w:rPr>
            </w:pPr>
            <w:r>
              <w:rPr>
                <w:rFonts w:cs="Arial"/>
              </w:rPr>
              <w:t>Vehicle System Interface</w:t>
            </w:r>
          </w:p>
        </w:tc>
      </w:tr>
      <w:tr w:rsidR="00CD21D2" w14:paraId="60688E89" w14:textId="77777777" w:rsidTr="00AC15C4">
        <w:trPr>
          <w:jc w:val="center"/>
        </w:trPr>
        <w:tc>
          <w:tcPr>
            <w:tcW w:w="1890" w:type="dxa"/>
            <w:shd w:val="clear" w:color="auto" w:fill="BFBFBF" w:themeFill="background1" w:themeFillShade="BF"/>
            <w:hideMark/>
          </w:tcPr>
          <w:p w14:paraId="515CCA60" w14:textId="77777777" w:rsidR="00CD21D2" w:rsidRDefault="00980C5F">
            <w:pPr>
              <w:rPr>
                <w:rFonts w:cs="Arial"/>
                <w:b/>
                <w:lang w:eastAsia="zh-CN"/>
              </w:rPr>
            </w:pPr>
            <w:r>
              <w:rPr>
                <w:rFonts w:cs="Arial"/>
                <w:b/>
              </w:rPr>
              <w:t>Note</w:t>
            </w:r>
          </w:p>
        </w:tc>
        <w:tc>
          <w:tcPr>
            <w:tcW w:w="9090" w:type="dxa"/>
            <w:hideMark/>
          </w:tcPr>
          <w:p w14:paraId="6FCC9F50" w14:textId="77777777" w:rsidR="00CD21D2" w:rsidRDefault="00980C5F" w:rsidP="004E6CC6">
            <w:pPr>
              <w:rPr>
                <w:rFonts w:cs="Arial"/>
              </w:rPr>
            </w:pPr>
            <w:r>
              <w:rPr>
                <w:rFonts w:cs="Arial"/>
              </w:rPr>
              <w:t>- No matter which profile is recalled to be the active profile as long as a MyKey is in the ignition (recognized by vehicle to start engine), MyKey restrictions shall apply.</w:t>
            </w:r>
          </w:p>
          <w:p w14:paraId="1808A31F" w14:textId="77777777" w:rsidR="00E620D1" w:rsidRPr="00E620D1" w:rsidRDefault="00980C5F" w:rsidP="00E620D1">
            <w:pPr>
              <w:rPr>
                <w:rFonts w:cs="Arial"/>
              </w:rPr>
            </w:pPr>
            <w:r>
              <w:rPr>
                <w:rFonts w:cs="Arial"/>
              </w:rPr>
              <w:t xml:space="preserve">- Phones associated via PaaK may </w:t>
            </w:r>
            <w:r w:rsidRPr="00E620D1">
              <w:rPr>
                <w:rFonts w:cs="Arial"/>
              </w:rPr>
              <w:t>also be made a MyKey. The same functionality shall apply.</w:t>
            </w:r>
          </w:p>
          <w:p w14:paraId="1E6694D6" w14:textId="77777777" w:rsidR="00856CB6" w:rsidRDefault="00980C5F" w:rsidP="00E620D1">
            <w:pPr>
              <w:rPr>
                <w:rFonts w:cs="Arial"/>
                <w:lang w:eastAsia="zh-CN"/>
              </w:rPr>
            </w:pPr>
            <w:r w:rsidRPr="00E620D1">
              <w:rPr>
                <w:rFonts w:cs="Arial"/>
              </w:rPr>
              <w:t>- NFC keys associated via NFCES may also be made a MyKey. The same functionality shall apply.</w:t>
            </w:r>
          </w:p>
        </w:tc>
      </w:tr>
    </w:tbl>
    <w:p w14:paraId="263111D6" w14:textId="77777777" w:rsidR="00500605" w:rsidRDefault="00C73931" w:rsidP="00CD21D2">
      <w:pPr>
        <w:ind w:left="270" w:hanging="270"/>
      </w:pPr>
    </w:p>
    <w:p w14:paraId="43860014" w14:textId="77777777" w:rsidR="00406F39" w:rsidRDefault="00980C5F" w:rsidP="00AC15C4">
      <w:pPr>
        <w:pStyle w:val="Heading4"/>
      </w:pPr>
      <w:r>
        <w:t>ENMEM-UC-REQ-162575/D-Admin Key does not restrict Driver Profile associated to MyKey</w:t>
      </w:r>
    </w:p>
    <w:p w14:paraId="06BDE818"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125F39AF"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7D989E"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54AC34" w14:textId="77777777" w:rsidR="00CD0F64" w:rsidRPr="00D3451D" w:rsidRDefault="00980C5F">
            <w:pPr>
              <w:spacing w:line="276" w:lineRule="auto"/>
              <w:rPr>
                <w:rFonts w:cs="Arial"/>
              </w:rPr>
            </w:pPr>
            <w:r w:rsidRPr="00D3451D">
              <w:rPr>
                <w:rFonts w:cs="Arial"/>
              </w:rPr>
              <w:t>Vehicle Occupant</w:t>
            </w:r>
          </w:p>
        </w:tc>
      </w:tr>
      <w:tr w:rsidR="00CD0F64" w14:paraId="644C3A4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34AC8A"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CC0C4B" w14:textId="77777777" w:rsidR="00D82918" w:rsidRPr="00D3451D" w:rsidRDefault="00980C5F" w:rsidP="00980C5F">
            <w:pPr>
              <w:numPr>
                <w:ilvl w:val="0"/>
                <w:numId w:val="35"/>
              </w:numPr>
              <w:rPr>
                <w:rFonts w:cs="Arial"/>
              </w:rPr>
            </w:pPr>
            <w:r w:rsidRPr="00D3451D">
              <w:rPr>
                <w:rFonts w:cs="Arial"/>
              </w:rPr>
              <w:t>The Driver Profiles feature is set to ON</w:t>
            </w:r>
          </w:p>
          <w:p w14:paraId="0C004AC7" w14:textId="77777777" w:rsidR="00D82918" w:rsidRPr="00D3451D" w:rsidRDefault="00980C5F" w:rsidP="00980C5F">
            <w:pPr>
              <w:numPr>
                <w:ilvl w:val="0"/>
                <w:numId w:val="35"/>
              </w:numPr>
              <w:rPr>
                <w:rFonts w:cs="Arial"/>
              </w:rPr>
            </w:pPr>
            <w:r w:rsidRPr="00D3451D">
              <w:rPr>
                <w:rFonts w:cs="Arial"/>
              </w:rPr>
              <w:t>Personality profile X has speed compensated volume set to HIGH</w:t>
            </w:r>
          </w:p>
          <w:p w14:paraId="02416A3F" w14:textId="77777777" w:rsidR="00D82918" w:rsidRPr="00D3451D" w:rsidRDefault="00980C5F" w:rsidP="00980C5F">
            <w:pPr>
              <w:numPr>
                <w:ilvl w:val="0"/>
                <w:numId w:val="35"/>
              </w:numPr>
              <w:rPr>
                <w:rFonts w:cs="Arial"/>
              </w:rPr>
            </w:pPr>
            <w:r w:rsidRPr="00D3451D">
              <w:rPr>
                <w:rFonts w:cs="Arial"/>
              </w:rPr>
              <w:t>Fob A is associated with profile X and is programmed as a MyKey</w:t>
            </w:r>
          </w:p>
          <w:p w14:paraId="2295B4F7" w14:textId="77777777" w:rsidR="00CD0F64" w:rsidRPr="00D3451D" w:rsidRDefault="00980C5F" w:rsidP="00980C5F">
            <w:pPr>
              <w:numPr>
                <w:ilvl w:val="0"/>
                <w:numId w:val="35"/>
              </w:numPr>
              <w:rPr>
                <w:rFonts w:cs="Arial"/>
              </w:rPr>
            </w:pPr>
            <w:r w:rsidRPr="00D3451D">
              <w:rPr>
                <w:rFonts w:cs="Arial"/>
              </w:rPr>
              <w:t>Volume Limiter is set to ON for MyKey</w:t>
            </w:r>
          </w:p>
        </w:tc>
      </w:tr>
      <w:tr w:rsidR="00CD0F64" w14:paraId="3A0F2BC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63C759"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E38537" w14:textId="77777777" w:rsidR="00D82918" w:rsidRPr="00D3451D" w:rsidRDefault="00980C5F" w:rsidP="00980C5F">
            <w:pPr>
              <w:numPr>
                <w:ilvl w:val="0"/>
                <w:numId w:val="36"/>
              </w:numPr>
              <w:ind w:left="387"/>
              <w:rPr>
                <w:rFonts w:cs="Arial"/>
              </w:rPr>
            </w:pPr>
            <w:r w:rsidRPr="00D3451D">
              <w:rPr>
                <w:rFonts w:cs="Arial"/>
              </w:rPr>
              <w:t>Vehicle is started up with Fob B, an Admin Key (a non-MyKey Fob)</w:t>
            </w:r>
          </w:p>
          <w:p w14:paraId="3C7A4754" w14:textId="77777777" w:rsidR="00CD0F64" w:rsidRPr="00D3451D" w:rsidRDefault="00980C5F" w:rsidP="00980C5F">
            <w:pPr>
              <w:numPr>
                <w:ilvl w:val="0"/>
                <w:numId w:val="36"/>
              </w:numPr>
              <w:ind w:left="387"/>
              <w:rPr>
                <w:rFonts w:cs="Arial"/>
              </w:rPr>
            </w:pPr>
            <w:r w:rsidRPr="00D3451D">
              <w:rPr>
                <w:rFonts w:cs="Arial"/>
              </w:rPr>
              <w:t>The driver recalls profile X after engine started</w:t>
            </w:r>
          </w:p>
        </w:tc>
      </w:tr>
      <w:tr w:rsidR="00CD0F64" w14:paraId="60D8524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0EFEA1" w14:textId="77777777" w:rsidR="00CD0F64"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4B4D11" w14:textId="77777777" w:rsidR="00CE60AD" w:rsidRPr="00D3451D" w:rsidRDefault="00980C5F" w:rsidP="00CE60AD">
            <w:pPr>
              <w:spacing w:line="276" w:lineRule="auto"/>
              <w:rPr>
                <w:rFonts w:cs="Arial"/>
              </w:rPr>
            </w:pPr>
            <w:r w:rsidRPr="00D3451D">
              <w:rPr>
                <w:rFonts w:cs="Arial"/>
              </w:rPr>
              <w:t xml:space="preserve">Speed Compensated Volume from Driver Profile </w:t>
            </w:r>
            <w:proofErr w:type="gramStart"/>
            <w:r w:rsidRPr="00D3451D">
              <w:rPr>
                <w:rFonts w:cs="Arial"/>
              </w:rPr>
              <w:t>X  is</w:t>
            </w:r>
            <w:proofErr w:type="gramEnd"/>
            <w:r w:rsidRPr="00D3451D">
              <w:rPr>
                <w:rFonts w:cs="Arial"/>
              </w:rPr>
              <w:t xml:space="preserve"> not overridden and remains HIGH</w:t>
            </w:r>
          </w:p>
        </w:tc>
      </w:tr>
      <w:tr w:rsidR="00CD0F64" w14:paraId="1440F43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5D9441C" w14:textId="77777777" w:rsidR="00CD0F64"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16C99A" w14:textId="77777777" w:rsidR="00CD0F64" w:rsidRPr="00D3451D" w:rsidRDefault="00C73931">
            <w:pPr>
              <w:spacing w:line="276" w:lineRule="auto"/>
              <w:rPr>
                <w:rFonts w:cs="Arial"/>
              </w:rPr>
            </w:pPr>
          </w:p>
        </w:tc>
      </w:tr>
      <w:tr w:rsidR="00CD0F64" w14:paraId="5E995FE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E5783D" w14:textId="77777777" w:rsidR="00CD0F64"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426D9C" w14:textId="77777777" w:rsidR="00D82918" w:rsidRPr="00D3451D" w:rsidRDefault="00980C5F" w:rsidP="00D82918">
            <w:pPr>
              <w:rPr>
                <w:rFonts w:cs="Arial"/>
              </w:rPr>
            </w:pPr>
            <w:r w:rsidRPr="00D3451D">
              <w:rPr>
                <w:rFonts w:cs="Arial"/>
              </w:rPr>
              <w:t>G-HMI</w:t>
            </w:r>
          </w:p>
          <w:p w14:paraId="3F73F561" w14:textId="77777777" w:rsidR="00CD0F64" w:rsidRPr="00D3451D" w:rsidRDefault="00980C5F" w:rsidP="00D82918">
            <w:pPr>
              <w:spacing w:line="276" w:lineRule="auto"/>
              <w:rPr>
                <w:rFonts w:cs="Arial"/>
              </w:rPr>
            </w:pPr>
            <w:r w:rsidRPr="00D3451D">
              <w:rPr>
                <w:rFonts w:cs="Arial"/>
              </w:rPr>
              <w:t>Vehicle System Interface</w:t>
            </w:r>
          </w:p>
        </w:tc>
      </w:tr>
      <w:tr w:rsidR="00D82918" w14:paraId="5A15A8C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002C2E" w14:textId="77777777" w:rsidR="00D82918" w:rsidRPr="00D82918" w:rsidRDefault="00980C5F" w:rsidP="0070515E">
            <w:pPr>
              <w:spacing w:line="276" w:lineRule="auto"/>
              <w:rPr>
                <w:b/>
                <w:bCs/>
              </w:rPr>
            </w:pPr>
            <w:r>
              <w:rPr>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ABBAB3" w14:textId="77777777" w:rsidR="00D82918" w:rsidRDefault="00980C5F" w:rsidP="00C56720">
            <w:pPr>
              <w:spacing w:line="276" w:lineRule="auto"/>
              <w:rPr>
                <w:rFonts w:cs="Arial"/>
              </w:rPr>
            </w:pPr>
            <w:r>
              <w:rPr>
                <w:rFonts w:cs="Arial"/>
              </w:rPr>
              <w:t xml:space="preserve">- </w:t>
            </w:r>
            <w:r w:rsidRPr="00D3451D">
              <w:rPr>
                <w:rFonts w:cs="Arial"/>
              </w:rPr>
              <w:t>No matter which profile is recalled to be the active profile (even if associated to a MyKey Keyfob) as long as an Admin Key (non-MyKey Fob) is in ignition (recognized by vehicle to start engine), MyKey restrictions shall not apply</w:t>
            </w:r>
          </w:p>
          <w:p w14:paraId="392644A3" w14:textId="77777777" w:rsidR="00D2330F" w:rsidRDefault="00980C5F" w:rsidP="00D67620">
            <w:pPr>
              <w:spacing w:line="276" w:lineRule="auto"/>
              <w:rPr>
                <w:rFonts w:cs="Arial"/>
              </w:rPr>
            </w:pPr>
            <w:r>
              <w:rPr>
                <w:rFonts w:cs="Arial"/>
              </w:rPr>
              <w:t xml:space="preserve">- Phones associated via PaaK may also be made a MyKey. The same functionality shall apply. </w:t>
            </w:r>
          </w:p>
          <w:p w14:paraId="0C23F25E" w14:textId="77777777" w:rsidR="00154C40" w:rsidRPr="00D3451D" w:rsidRDefault="00980C5F" w:rsidP="00D67620">
            <w:pPr>
              <w:spacing w:line="276" w:lineRule="auto"/>
              <w:rPr>
                <w:rFonts w:cs="Arial"/>
              </w:rPr>
            </w:pPr>
            <w:r>
              <w:rPr>
                <w:rFonts w:cs="Arial"/>
              </w:rPr>
              <w:t>- NFC keys associated via NFCES may also be made a MyKey. The same functionality shall apply.</w:t>
            </w:r>
          </w:p>
        </w:tc>
      </w:tr>
    </w:tbl>
    <w:p w14:paraId="0BF8058D" w14:textId="77777777" w:rsidR="00500605" w:rsidRDefault="00C73931" w:rsidP="00CD0F64"/>
    <w:p w14:paraId="44F9BB5A" w14:textId="77777777" w:rsidR="00406F39" w:rsidRDefault="00980C5F" w:rsidP="00AC15C4">
      <w:pPr>
        <w:pStyle w:val="Heading4"/>
      </w:pPr>
      <w:r>
        <w:t>ENMEM-UC-REQ-214249/A-Valet Mode enabled with Enhanced Memory On</w:t>
      </w:r>
    </w:p>
    <w:p w14:paraId="3B955053"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542BC7A"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3757D1"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830DAB2" w14:textId="77777777" w:rsidR="00CD0F64" w:rsidRDefault="00980C5F">
            <w:pPr>
              <w:spacing w:line="276" w:lineRule="auto"/>
            </w:pPr>
            <w:r w:rsidRPr="00CE28B2">
              <w:t>Vehicle Occupant</w:t>
            </w:r>
          </w:p>
        </w:tc>
      </w:tr>
      <w:tr w:rsidR="00CD0F64" w14:paraId="25D70EEC"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4557AE"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41935D" w14:textId="77777777" w:rsidR="00CE28B2" w:rsidRPr="00CE28B2" w:rsidRDefault="00980C5F" w:rsidP="00CE28B2">
            <w:pPr>
              <w:spacing w:line="276" w:lineRule="auto"/>
            </w:pPr>
            <w:r w:rsidRPr="00CE28B2">
              <w:t>The ignition status is in Run.</w:t>
            </w:r>
          </w:p>
          <w:p w14:paraId="4DBF38DE" w14:textId="77777777" w:rsidR="00CE28B2" w:rsidRDefault="00980C5F" w:rsidP="00CE28B2">
            <w:pPr>
              <w:spacing w:line="276" w:lineRule="auto"/>
            </w:pPr>
            <w:r w:rsidRPr="00CE28B2">
              <w:t>The vehicle speed is less than 8 KPH</w:t>
            </w:r>
          </w:p>
          <w:p w14:paraId="3BF56DA6" w14:textId="77777777" w:rsidR="00CD0F64" w:rsidRDefault="00980C5F" w:rsidP="00CE28B2">
            <w:pPr>
              <w:spacing w:line="276" w:lineRule="auto"/>
            </w:pPr>
            <w:r>
              <w:t>Enhanced Memory is set to On</w:t>
            </w:r>
          </w:p>
          <w:p w14:paraId="517C3A57" w14:textId="77777777" w:rsidR="00CE28B2" w:rsidRDefault="00980C5F" w:rsidP="00770A2D">
            <w:pPr>
              <w:spacing w:line="276" w:lineRule="auto"/>
            </w:pPr>
            <w:r>
              <w:t>Valet Mode is Off</w:t>
            </w:r>
          </w:p>
        </w:tc>
      </w:tr>
      <w:tr w:rsidR="00CD0F64" w14:paraId="09719BC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643C1D"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631036" w14:textId="77777777" w:rsidR="00CD0F64" w:rsidRDefault="00980C5F" w:rsidP="00A7608E">
            <w:pPr>
              <w:spacing w:line="276" w:lineRule="auto"/>
            </w:pPr>
            <w:r>
              <w:t>The user enables Valet Mode from the HMI</w:t>
            </w:r>
          </w:p>
        </w:tc>
      </w:tr>
      <w:tr w:rsidR="00CD0F64" w14:paraId="36AE428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71983A" w14:textId="77777777" w:rsidR="00CD0F64"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E9C3BC" w14:textId="77777777" w:rsidR="00A7608E" w:rsidRDefault="00980C5F" w:rsidP="00A7608E">
            <w:pPr>
              <w:spacing w:line="276" w:lineRule="auto"/>
            </w:pPr>
            <w:r>
              <w:t>Active Personality Profile is remembered</w:t>
            </w:r>
          </w:p>
          <w:p w14:paraId="5906D4E5" w14:textId="77777777" w:rsidR="00A7608E" w:rsidRDefault="00980C5F" w:rsidP="00A7608E">
            <w:pPr>
              <w:spacing w:line="276" w:lineRule="auto"/>
            </w:pPr>
            <w:r>
              <w:t>Enhanced Memory is set to Off</w:t>
            </w:r>
          </w:p>
          <w:p w14:paraId="7622279C" w14:textId="77777777" w:rsidR="00A7608E" w:rsidRPr="00A7608E" w:rsidRDefault="00980C5F" w:rsidP="00980C5F">
            <w:pPr>
              <w:numPr>
                <w:ilvl w:val="0"/>
                <w:numId w:val="37"/>
              </w:numPr>
              <w:spacing w:line="276" w:lineRule="auto"/>
            </w:pPr>
            <w:r>
              <w:t xml:space="preserve">By default, the Guest Profile is recalled </w:t>
            </w:r>
          </w:p>
          <w:p w14:paraId="17568462" w14:textId="77777777" w:rsidR="00A7608E" w:rsidRDefault="00980C5F" w:rsidP="00A7608E">
            <w:pPr>
              <w:spacing w:line="276" w:lineRule="auto"/>
            </w:pPr>
            <w:r>
              <w:lastRenderedPageBreak/>
              <w:t>Valet Mode is enabled</w:t>
            </w:r>
          </w:p>
          <w:p w14:paraId="6D216F0D" w14:textId="77777777" w:rsidR="00773F4D" w:rsidRDefault="00C73931" w:rsidP="00A7608E">
            <w:pPr>
              <w:spacing w:line="276" w:lineRule="auto"/>
            </w:pPr>
          </w:p>
        </w:tc>
      </w:tr>
      <w:tr w:rsidR="00CD0F64" w14:paraId="14AF7BE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3C0CBD" w14:textId="77777777" w:rsidR="00CD0F64" w:rsidRPr="00770A2D" w:rsidRDefault="00980C5F">
            <w:pPr>
              <w:spacing w:line="276" w:lineRule="auto"/>
              <w:rPr>
                <w:rFonts w:cs="Arial"/>
                <w:szCs w:val="22"/>
              </w:rPr>
            </w:pPr>
            <w:r w:rsidRPr="00770A2D">
              <w:rPr>
                <w:rFonts w:cs="Arial"/>
                <w:b/>
                <w:bCs/>
                <w:szCs w:val="22"/>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8C18F9E" w14:textId="77777777" w:rsidR="00CD0F64" w:rsidRPr="00770A2D" w:rsidRDefault="00980C5F" w:rsidP="00CE28B2">
            <w:pPr>
              <w:rPr>
                <w:rFonts w:cs="Arial"/>
                <w:szCs w:val="22"/>
              </w:rPr>
            </w:pPr>
            <w:r w:rsidRPr="00770A2D">
              <w:rPr>
                <w:rFonts w:cs="Arial"/>
                <w:szCs w:val="22"/>
              </w:rPr>
              <w:t xml:space="preserve">Personalization Interface </w:t>
            </w:r>
          </w:p>
        </w:tc>
      </w:tr>
    </w:tbl>
    <w:p w14:paraId="2B3084FD" w14:textId="77777777" w:rsidR="00500605" w:rsidRDefault="00C73931" w:rsidP="00CD0F64"/>
    <w:p w14:paraId="7F6AA95C" w14:textId="77777777" w:rsidR="00406F39" w:rsidRDefault="00980C5F" w:rsidP="00AC15C4">
      <w:pPr>
        <w:pStyle w:val="Heading4"/>
      </w:pPr>
      <w:r>
        <w:t>ENMEM-UC-REQ-214250/A-Valet Mode disabled with Enhanced Memory On</w:t>
      </w:r>
    </w:p>
    <w:p w14:paraId="39F02B41"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24DDF62"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B827C4"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CDA6B29" w14:textId="77777777" w:rsidR="00CD0F64" w:rsidRDefault="00980C5F">
            <w:pPr>
              <w:spacing w:line="276" w:lineRule="auto"/>
            </w:pPr>
            <w:r w:rsidRPr="00CE28B2">
              <w:t>Vehicle Occupant</w:t>
            </w:r>
          </w:p>
        </w:tc>
      </w:tr>
      <w:tr w:rsidR="00CD0F64" w14:paraId="100AF30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7F8420"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6FC8B15" w14:textId="77777777" w:rsidR="00CE28B2" w:rsidRPr="00CE28B2" w:rsidRDefault="00980C5F" w:rsidP="00CE28B2">
            <w:pPr>
              <w:spacing w:line="276" w:lineRule="auto"/>
            </w:pPr>
            <w:r w:rsidRPr="00CE28B2">
              <w:t>The ignition status is in Run.</w:t>
            </w:r>
          </w:p>
          <w:p w14:paraId="217054BC" w14:textId="77777777" w:rsidR="00CE28B2" w:rsidRDefault="00980C5F" w:rsidP="00CE28B2">
            <w:pPr>
              <w:spacing w:line="276" w:lineRule="auto"/>
            </w:pPr>
            <w:r w:rsidRPr="00CE28B2">
              <w:t>The vehicle speed is less than 8 KPH</w:t>
            </w:r>
          </w:p>
          <w:p w14:paraId="6D6F7B4C" w14:textId="77777777" w:rsidR="00A26C23" w:rsidRDefault="00980C5F" w:rsidP="00CE28B2">
            <w:pPr>
              <w:spacing w:line="276" w:lineRule="auto"/>
            </w:pPr>
            <w:r>
              <w:t>Valet Mode is ON</w:t>
            </w:r>
          </w:p>
          <w:p w14:paraId="68DA0BFE" w14:textId="77777777" w:rsidR="00CE28B2" w:rsidRPr="00A26C23" w:rsidRDefault="00980C5F" w:rsidP="00A26C23">
            <w:pPr>
              <w:spacing w:line="276" w:lineRule="auto"/>
            </w:pPr>
            <w:r>
              <w:t>Enhanced Memory is set to Off (was On prior to enabling Valet Mode)</w:t>
            </w:r>
          </w:p>
        </w:tc>
      </w:tr>
      <w:tr w:rsidR="00CD0F64" w14:paraId="5EC2CBE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193E24"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719736" w14:textId="77777777" w:rsidR="00CD0F64" w:rsidRDefault="00980C5F" w:rsidP="005B3A4C">
            <w:pPr>
              <w:spacing w:line="276" w:lineRule="auto"/>
            </w:pPr>
            <w:r>
              <w:t>The user disables Valet Mode from the HMI</w:t>
            </w:r>
          </w:p>
        </w:tc>
      </w:tr>
      <w:tr w:rsidR="00CD0F64" w14:paraId="50C86F1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165714" w14:textId="77777777" w:rsidR="00CD0F64"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179080" w14:textId="77777777" w:rsidR="005B3A4C" w:rsidRDefault="00980C5F" w:rsidP="00A7608E">
            <w:pPr>
              <w:spacing w:line="276" w:lineRule="auto"/>
            </w:pPr>
            <w:r>
              <w:t>Valet Mode is disabled</w:t>
            </w:r>
          </w:p>
          <w:p w14:paraId="490F709E" w14:textId="77777777" w:rsidR="005B3A4C" w:rsidRDefault="00980C5F" w:rsidP="005B3A4C">
            <w:pPr>
              <w:spacing w:line="276" w:lineRule="auto"/>
            </w:pPr>
            <w:r>
              <w:t>Enhanced Memory is set to On</w:t>
            </w:r>
          </w:p>
          <w:p w14:paraId="70602960" w14:textId="77777777" w:rsidR="00A7608E" w:rsidRDefault="00980C5F" w:rsidP="005B3A4C">
            <w:pPr>
              <w:spacing w:line="276" w:lineRule="auto"/>
            </w:pPr>
            <w:r>
              <w:t>The remembered Active Personality Profile is recalled</w:t>
            </w:r>
          </w:p>
          <w:p w14:paraId="342028C2" w14:textId="77777777" w:rsidR="00F700AE" w:rsidRDefault="00C73931" w:rsidP="005B3A4C">
            <w:pPr>
              <w:spacing w:line="276" w:lineRule="auto"/>
            </w:pPr>
          </w:p>
        </w:tc>
      </w:tr>
      <w:tr w:rsidR="00CD0F64" w14:paraId="48DBDAFD"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59E227" w14:textId="77777777" w:rsidR="00CD0F64"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45B91F" w14:textId="77777777" w:rsidR="00CD0F64" w:rsidRPr="00966FDB" w:rsidRDefault="00980C5F">
            <w:pPr>
              <w:spacing w:line="276" w:lineRule="auto"/>
              <w:rPr>
                <w:u w:val="single"/>
              </w:rPr>
            </w:pPr>
            <w:r w:rsidRPr="00966FDB">
              <w:rPr>
                <w:u w:val="single"/>
              </w:rPr>
              <w:t>ENMEM-UC-REQ-214246-Valet Mode disabled with Enhanced Memory Off</w:t>
            </w:r>
          </w:p>
        </w:tc>
      </w:tr>
      <w:tr w:rsidR="00CD0F64" w14:paraId="1CDD7D2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6CF826" w14:textId="77777777" w:rsidR="00CD0F64"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789449" w14:textId="77777777" w:rsidR="00CD0F64" w:rsidRPr="00A26C23" w:rsidRDefault="00980C5F" w:rsidP="00CE28B2">
            <w:pPr>
              <w:rPr>
                <w:rFonts w:cs="Arial"/>
              </w:rPr>
            </w:pPr>
            <w:r w:rsidRPr="00A26C23">
              <w:rPr>
                <w:rFonts w:cs="Arial"/>
              </w:rPr>
              <w:t xml:space="preserve">Personalization Interface </w:t>
            </w:r>
          </w:p>
        </w:tc>
      </w:tr>
    </w:tbl>
    <w:p w14:paraId="78160ED6" w14:textId="77777777" w:rsidR="00500605" w:rsidRDefault="00C73931" w:rsidP="00CD0F64"/>
    <w:p w14:paraId="01441C43" w14:textId="77777777" w:rsidR="00406F39" w:rsidRDefault="00980C5F" w:rsidP="00AC15C4">
      <w:pPr>
        <w:pStyle w:val="Heading3"/>
      </w:pPr>
      <w:bookmarkStart w:id="473" w:name="_Toc78592606"/>
      <w:r>
        <w:t>Requirements</w:t>
      </w:r>
      <w:bookmarkEnd w:id="473"/>
    </w:p>
    <w:p w14:paraId="2CFCD4D6" w14:textId="77777777" w:rsidR="00AC15C4" w:rsidRPr="00AC15C4" w:rsidRDefault="00AC15C4" w:rsidP="00AC15C4">
      <w:pPr>
        <w:pStyle w:val="Heading4"/>
        <w:rPr>
          <w:b w:val="0"/>
          <w:u w:val="single"/>
        </w:rPr>
      </w:pPr>
      <w:r w:rsidRPr="00AC15C4">
        <w:rPr>
          <w:b w:val="0"/>
          <w:u w:val="single"/>
        </w:rPr>
        <w:t>ENMEM-REQ-129547/C-Last Known Driver Profile Applied</w:t>
      </w:r>
    </w:p>
    <w:p w14:paraId="7A7DECCF" w14:textId="77777777" w:rsidR="00500605" w:rsidRDefault="00980C5F" w:rsidP="00500605">
      <w:r>
        <w:t xml:space="preserve">If upon network wakeup, no sign-in method is detected, the EnhancedMemoryProfileServer shall recall the last known Driver Profile by updating the </w:t>
      </w:r>
      <w:proofErr w:type="spellStart"/>
      <w:r>
        <w:t>ActivePersonality_St</w:t>
      </w:r>
      <w:proofErr w:type="spellEnd"/>
      <w:r>
        <w:t xml:space="preserve"> method to the last known value. The </w:t>
      </w:r>
      <w:proofErr w:type="spellStart"/>
      <w:r>
        <w:t>PersonalityRecallCount_St</w:t>
      </w:r>
      <w:proofErr w:type="spellEnd"/>
      <w:r>
        <w:t xml:space="preserve"> shall NOT be incremented.</w:t>
      </w:r>
    </w:p>
    <w:p w14:paraId="4BF2A916" w14:textId="77777777" w:rsidR="008E4638" w:rsidRDefault="00C73931" w:rsidP="00500605"/>
    <w:p w14:paraId="374D982B" w14:textId="77777777" w:rsidR="008E4638" w:rsidRDefault="00980C5F" w:rsidP="00500605">
      <w:r>
        <w:t xml:space="preserve">If </w:t>
      </w:r>
      <w:r w:rsidRPr="008E4638">
        <w:t xml:space="preserve">the last known Driver Profile cannot be determined, </w:t>
      </w:r>
      <w:r>
        <w:t xml:space="preserve">the EnhancedMemoryProfileServer </w:t>
      </w:r>
      <w:r w:rsidRPr="008E4638">
        <w:t>shall recall the Vehicle level Profile (Guest Profile) as the active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C166FA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6D3880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274196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3C61DDB" w14:textId="77777777" w:rsidR="00D90FFA" w:rsidRPr="00AC15C4" w:rsidRDefault="00C73931" w:rsidP="0081629B">
            <w:pPr>
              <w:rPr>
                <w:vanish/>
                <w:color w:val="000000" w:themeColor="text1"/>
              </w:rPr>
            </w:pPr>
          </w:p>
        </w:tc>
      </w:tr>
    </w:tbl>
    <w:p w14:paraId="4B002D49" w14:textId="77777777" w:rsidR="00AC15C4" w:rsidRPr="00AC15C4" w:rsidRDefault="00AC15C4" w:rsidP="00AC15C4">
      <w:pPr>
        <w:pStyle w:val="Heading4"/>
        <w:rPr>
          <w:b w:val="0"/>
          <w:u w:val="single"/>
        </w:rPr>
      </w:pPr>
      <w:r w:rsidRPr="00AC15C4">
        <w:rPr>
          <w:b w:val="0"/>
          <w:u w:val="single"/>
        </w:rPr>
        <w:t>ENMEM-REQ-099694/C-Driver Profile Recall Event</w:t>
      </w:r>
    </w:p>
    <w:p w14:paraId="60D61652" w14:textId="77777777" w:rsidR="00A022CD" w:rsidRDefault="00980C5F" w:rsidP="00500605">
      <w:r>
        <w:t xml:space="preserve">A Driver Profile recall event is denoted by the increment of </w:t>
      </w:r>
      <w:proofErr w:type="spellStart"/>
      <w:r>
        <w:t>PersonalityRecallCount_St</w:t>
      </w:r>
      <w:proofErr w:type="spellEnd"/>
      <w:r>
        <w:t xml:space="preserve">. The purpose of the counter is to indicate when a recall event has </w:t>
      </w:r>
      <w:proofErr w:type="gramStart"/>
      <w:r>
        <w:t>occurred</w:t>
      </w:r>
      <w:proofErr w:type="gramEnd"/>
      <w:r>
        <w:t xml:space="preserve"> and the active Driver Profile needs to be updated. The newly recalled Driver Profile may and may not be different than the previous active Driver Profile </w:t>
      </w:r>
      <w:r>
        <w:rPr>
          <w:rFonts w:eastAsia="MS Mincho"/>
        </w:rPr>
        <w:t>in terms of name of the Driver Profile and actual settings of Driver Profile.</w:t>
      </w:r>
    </w:p>
    <w:p w14:paraId="1023289A" w14:textId="77777777" w:rsidR="00D435F1" w:rsidRDefault="00C73931" w:rsidP="00500605"/>
    <w:p w14:paraId="2FD94322" w14:textId="77777777" w:rsidR="002470DA" w:rsidRPr="003121BE" w:rsidRDefault="00980C5F" w:rsidP="00980C5F">
      <w:pPr>
        <w:numPr>
          <w:ilvl w:val="0"/>
          <w:numId w:val="38"/>
        </w:numPr>
        <w:rPr>
          <w:rFonts w:eastAsia="MS Mincho"/>
        </w:rPr>
      </w:pPr>
      <w:r>
        <w:t>EnhancedMemoryProfileServer shall increment t</w:t>
      </w:r>
      <w:r w:rsidRPr="003121BE">
        <w:rPr>
          <w:rFonts w:eastAsia="MS Mincho"/>
        </w:rPr>
        <w:t xml:space="preserve">he recall counter </w:t>
      </w:r>
      <w:proofErr w:type="spellStart"/>
      <w:r>
        <w:t>PersonalityRecallCount_St</w:t>
      </w:r>
      <w:proofErr w:type="spellEnd"/>
      <w:r>
        <w:t xml:space="preserve"> </w:t>
      </w:r>
      <w:r w:rsidRPr="003121BE">
        <w:rPr>
          <w:rFonts w:eastAsia="MS Mincho"/>
        </w:rPr>
        <w:t>each time a recall event</w:t>
      </w:r>
      <w:r>
        <w:rPr>
          <w:rFonts w:eastAsia="MS Mincho"/>
        </w:rPr>
        <w:t xml:space="preserve"> occurs</w:t>
      </w:r>
      <w:r w:rsidRPr="003121BE">
        <w:rPr>
          <w:rFonts w:eastAsia="MS Mincho"/>
        </w:rPr>
        <w:t>. The recall event includes memory seat button momently pressing, door unlock events</w:t>
      </w:r>
      <w:r>
        <w:rPr>
          <w:rFonts w:eastAsia="MS Mincho"/>
        </w:rPr>
        <w:t>, NFC tap events</w:t>
      </w:r>
      <w:r w:rsidRPr="003121BE">
        <w:rPr>
          <w:rFonts w:eastAsia="MS Mincho"/>
        </w:rPr>
        <w:t xml:space="preserve"> and infotainment recall via </w:t>
      </w:r>
      <w:proofErr w:type="spellStart"/>
      <w:r w:rsidRPr="003121BE">
        <w:rPr>
          <w:rFonts w:eastAsia="MS Mincho"/>
        </w:rPr>
        <w:t>InfotainmentRecall_Rq</w:t>
      </w:r>
      <w:proofErr w:type="spellEnd"/>
      <w:r w:rsidRPr="003121BE">
        <w:rPr>
          <w:rFonts w:eastAsia="MS Mincho"/>
        </w:rPr>
        <w:t>. Definitions and requirements for seat button press recall and door unlock recall shall follow the design and requirements of Classic memory.</w:t>
      </w:r>
    </w:p>
    <w:p w14:paraId="3CF1491E" w14:textId="77777777" w:rsidR="000205A8" w:rsidRDefault="00C73931" w:rsidP="00500605"/>
    <w:p w14:paraId="0F8ECE9B" w14:textId="77777777" w:rsidR="003D0C9C" w:rsidRPr="00AF6E19" w:rsidRDefault="00980C5F" w:rsidP="00980C5F">
      <w:pPr>
        <w:numPr>
          <w:ilvl w:val="0"/>
          <w:numId w:val="38"/>
        </w:numPr>
      </w:pPr>
      <w:r w:rsidRPr="00AF6E19">
        <w:t xml:space="preserve">When detecting an increment of </w:t>
      </w:r>
      <w:proofErr w:type="spellStart"/>
      <w:r w:rsidRPr="00AF6E19">
        <w:t>PersonalityRecallCount_St</w:t>
      </w:r>
      <w:proofErr w:type="spellEnd"/>
      <w:r w:rsidRPr="00AF6E19">
        <w:t xml:space="preserve">, EnhancedMemoryServers shall update the active Driver Profile according to </w:t>
      </w:r>
      <w:proofErr w:type="spellStart"/>
      <w:r w:rsidRPr="00AF6E19">
        <w:t>ActivePersonality_St</w:t>
      </w:r>
      <w:proofErr w:type="spellEnd"/>
      <w:r w:rsidRPr="00AF6E19">
        <w:t xml:space="preserve"> which may and may not be changed.</w:t>
      </w:r>
    </w:p>
    <w:p w14:paraId="7498C774" w14:textId="77777777" w:rsidR="00AF6E19" w:rsidRPr="00AF6E19" w:rsidRDefault="00C73931" w:rsidP="00500605">
      <w:pPr>
        <w:rPr>
          <w:b/>
        </w:rPr>
      </w:pPr>
    </w:p>
    <w:p w14:paraId="2428A15B" w14:textId="77777777" w:rsidR="000E7975" w:rsidRDefault="00980C5F" w:rsidP="00980C5F">
      <w:pPr>
        <w:numPr>
          <w:ilvl w:val="0"/>
          <w:numId w:val="38"/>
        </w:numPr>
      </w:pPr>
      <w:r>
        <w:t>In error case when</w:t>
      </w:r>
      <w:r w:rsidRPr="00AF6E19">
        <w:t xml:space="preserve"> the </w:t>
      </w:r>
      <w:proofErr w:type="spellStart"/>
      <w:r w:rsidRPr="00AF6E19">
        <w:t>ActivePersonality_St</w:t>
      </w:r>
      <w:proofErr w:type="spellEnd"/>
      <w:r w:rsidRPr="00AF6E19">
        <w:t xml:space="preserve"> method changes values without a corresponding increment to the </w:t>
      </w:r>
      <w:proofErr w:type="spellStart"/>
      <w:r w:rsidRPr="00AF6E19">
        <w:t>PersonalityRecallCount_St</w:t>
      </w:r>
      <w:proofErr w:type="spellEnd"/>
      <w:r w:rsidRPr="00AF6E19">
        <w:t xml:space="preserve"> method, </w:t>
      </w:r>
      <w:r>
        <w:t xml:space="preserve">EnhancedMemoryServers </w:t>
      </w:r>
      <w:r w:rsidRPr="00AF6E19">
        <w:t xml:space="preserve">shall still update the active Driver Profile based on the change of </w:t>
      </w:r>
      <w:proofErr w:type="spellStart"/>
      <w:r w:rsidRPr="00AF6E19">
        <w:t>ActivePersonality_St</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267505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5C2EF6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90DF0B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81A7C5" w14:textId="77777777" w:rsidR="00D90FFA" w:rsidRPr="00AC15C4" w:rsidRDefault="00C73931" w:rsidP="0081629B">
            <w:pPr>
              <w:rPr>
                <w:vanish/>
                <w:color w:val="000000" w:themeColor="text1"/>
              </w:rPr>
            </w:pPr>
          </w:p>
        </w:tc>
      </w:tr>
    </w:tbl>
    <w:p w14:paraId="26D815D0" w14:textId="77777777" w:rsidR="00AC15C4" w:rsidRPr="00AC15C4" w:rsidRDefault="00AC15C4" w:rsidP="00AC15C4">
      <w:pPr>
        <w:pStyle w:val="Heading4"/>
        <w:rPr>
          <w:b w:val="0"/>
          <w:u w:val="single"/>
        </w:rPr>
      </w:pPr>
      <w:r w:rsidRPr="00AC15C4">
        <w:rPr>
          <w:b w:val="0"/>
          <w:u w:val="single"/>
        </w:rPr>
        <w:lastRenderedPageBreak/>
        <w:t>ENMEM-REQ-099673/C-Driver Profile Settings Recall</w:t>
      </w:r>
    </w:p>
    <w:p w14:paraId="4AC9A01B" w14:textId="77777777" w:rsidR="0006723E" w:rsidRDefault="00980C5F" w:rsidP="0006723E">
      <w:r w:rsidRPr="00EE74B8">
        <w:t>When a</w:t>
      </w:r>
      <w:r>
        <w:t>n</w:t>
      </w:r>
      <w:r w:rsidRPr="00EE74B8">
        <w:t xml:space="preserve"> </w:t>
      </w:r>
      <w:proofErr w:type="spellStart"/>
      <w:r w:rsidRPr="001971B3">
        <w:t>EnhancedMemoryServer</w:t>
      </w:r>
      <w:proofErr w:type="spellEnd"/>
      <w:r w:rsidRPr="001971B3">
        <w:t xml:space="preserve"> </w:t>
      </w:r>
      <w:r w:rsidRPr="00EE74B8">
        <w:t xml:space="preserve">receives a Driver Profile recall event, it shall recall all settings for the Driver Profile indicated in the </w:t>
      </w:r>
      <w:proofErr w:type="spellStart"/>
      <w:r>
        <w:t>ActivePersonality_St</w:t>
      </w:r>
      <w:proofErr w:type="spellEnd"/>
      <w:r>
        <w:t xml:space="preserve"> </w:t>
      </w:r>
      <w:r w:rsidRPr="00EE74B8">
        <w:t xml:space="preserve">method within </w:t>
      </w:r>
      <w:proofErr w:type="spellStart"/>
      <w:r>
        <w:t>T_PersRecall</w:t>
      </w:r>
      <w:proofErr w:type="spellEnd"/>
      <w:r>
        <w:t>.</w:t>
      </w:r>
      <w:r w:rsidRPr="00F007AA">
        <w:t xml:space="preserve"> </w:t>
      </w:r>
      <w:r w:rsidRPr="00174BDD">
        <w:t xml:space="preserve">Any reserved or non-valid value of </w:t>
      </w:r>
      <w:proofErr w:type="spellStart"/>
      <w:r w:rsidRPr="00174BDD">
        <w:rPr>
          <w:i/>
        </w:rPr>
        <w:t>ActivePersonality_St</w:t>
      </w:r>
      <w:proofErr w:type="spellEnd"/>
      <w:r w:rsidRPr="00174BDD">
        <w:rPr>
          <w:i/>
        </w:rPr>
        <w:t xml:space="preserve"> </w:t>
      </w:r>
      <w:r w:rsidRPr="00174BDD">
        <w:t>shall be treated as Vehicle</w:t>
      </w:r>
      <w:r>
        <w:t>.</w:t>
      </w:r>
      <w:r w:rsidRPr="0006723E">
        <w:t xml:space="preserve"> </w:t>
      </w:r>
    </w:p>
    <w:p w14:paraId="341019F4" w14:textId="77777777" w:rsidR="00AD3558" w:rsidRDefault="00980C5F" w:rsidP="00980C5F">
      <w:pPr>
        <w:numPr>
          <w:ilvl w:val="0"/>
          <w:numId w:val="39"/>
        </w:numPr>
      </w:pPr>
      <w:r>
        <w:t>The EnhancedMemoryInterfaceClient shall update its driver profile sign-in notification HMI:</w:t>
      </w:r>
    </w:p>
    <w:p w14:paraId="68C07FED" w14:textId="77777777" w:rsidR="00AD3558" w:rsidRDefault="00980C5F" w:rsidP="00980C5F">
      <w:pPr>
        <w:numPr>
          <w:ilvl w:val="1"/>
          <w:numId w:val="39"/>
        </w:numPr>
      </w:pPr>
      <w:r>
        <w:t xml:space="preserve">each time the “Start Screen” is shown as defined by </w:t>
      </w:r>
      <w:r w:rsidRPr="00B63BA7">
        <w:rPr>
          <w:u w:val="single"/>
        </w:rPr>
        <w:t>H22g_SYNC3_Welcome_Power_Modes</w:t>
      </w:r>
      <w:r>
        <w:t>.</w:t>
      </w:r>
    </w:p>
    <w:p w14:paraId="3BF8A294" w14:textId="77777777" w:rsidR="00AD3558" w:rsidRDefault="00980C5F" w:rsidP="00980C5F">
      <w:pPr>
        <w:numPr>
          <w:ilvl w:val="1"/>
          <w:numId w:val="39"/>
        </w:numPr>
      </w:pPr>
      <w:r>
        <w:t xml:space="preserve">within </w:t>
      </w:r>
      <w:proofErr w:type="spellStart"/>
      <w:r>
        <w:t>T_PersRecall</w:t>
      </w:r>
      <w:proofErr w:type="spellEnd"/>
      <w:r>
        <w:t xml:space="preserve"> of receiving the </w:t>
      </w:r>
      <w:proofErr w:type="spellStart"/>
      <w:r>
        <w:t>ActivePersonality_St</w:t>
      </w:r>
      <w:proofErr w:type="spellEnd"/>
      <w:r>
        <w:t xml:space="preserve"> update</w:t>
      </w:r>
    </w:p>
    <w:p w14:paraId="4C81EECB" w14:textId="77777777" w:rsidR="00C933F9" w:rsidRDefault="00980C5F" w:rsidP="00980C5F">
      <w:pPr>
        <w:numPr>
          <w:ilvl w:val="1"/>
          <w:numId w:val="39"/>
        </w:numPr>
      </w:pPr>
      <w:r>
        <w:t>Note: No driver profile sign-in notification will be given when the Driver Profiles feature is disabled</w:t>
      </w:r>
    </w:p>
    <w:p w14:paraId="2FB2B238" w14:textId="77777777" w:rsidR="00500605" w:rsidRPr="00EC5E2C" w:rsidRDefault="00980C5F" w:rsidP="00980C5F">
      <w:pPr>
        <w:numPr>
          <w:ilvl w:val="0"/>
          <w:numId w:val="39"/>
        </w:numPr>
      </w:pPr>
      <w:r w:rsidRPr="00EC5E2C">
        <w:t xml:space="preserve">Any status signals that are updated as a result of the driver profile change shall not be sent until </w:t>
      </w:r>
      <w:proofErr w:type="spellStart"/>
      <w:r w:rsidRPr="00EC5E2C">
        <w:t>T_PersRecallStatusUpdate</w:t>
      </w:r>
      <w:proofErr w:type="spellEnd"/>
      <w:r w:rsidRPr="00EC5E2C">
        <w:t xml:space="preserve"> has elapsed since the </w:t>
      </w:r>
      <w:proofErr w:type="spellStart"/>
      <w:r w:rsidRPr="00EC5E2C">
        <w:t>EnhancedMemoryServer</w:t>
      </w:r>
      <w:proofErr w:type="spellEnd"/>
      <w:r w:rsidRPr="00EC5E2C">
        <w:t xml:space="preserve"> received the </w:t>
      </w:r>
      <w:proofErr w:type="spellStart"/>
      <w:r w:rsidRPr="00EC5E2C">
        <w:t>ActivePersonality_St</w:t>
      </w:r>
      <w:proofErr w:type="spellEnd"/>
      <w:r w:rsidRPr="00EC5E2C">
        <w:t xml:space="preserve"> but shall not take more than 500 msec from receiving the updated </w:t>
      </w:r>
      <w:proofErr w:type="spellStart"/>
      <w:r w:rsidRPr="00EC5E2C">
        <w:t>ActivePersonality_St</w:t>
      </w:r>
      <w:proofErr w:type="spellEnd"/>
      <w:r w:rsidRPr="00EC5E2C">
        <w:t xml:space="preserve"> signal to send all its status signals with the updated values.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82FDF5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56BEB5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BEFA50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96EC2E" w14:textId="77777777" w:rsidR="00D90FFA" w:rsidRPr="00AC15C4" w:rsidRDefault="00C73931" w:rsidP="0081629B">
            <w:pPr>
              <w:rPr>
                <w:vanish/>
                <w:color w:val="000000" w:themeColor="text1"/>
              </w:rPr>
            </w:pPr>
          </w:p>
        </w:tc>
      </w:tr>
    </w:tbl>
    <w:p w14:paraId="039B1BB8" w14:textId="77777777" w:rsidR="007917DC" w:rsidRDefault="00980C5F" w:rsidP="00AC15C4">
      <w:pPr>
        <w:pStyle w:val="Heading4"/>
      </w:pPr>
      <w:r w:rsidRPr="00B9479B">
        <w:t>ENMEM-TMR-REQ-099762/B-</w:t>
      </w:r>
      <w:proofErr w:type="spellStart"/>
      <w:r w:rsidRPr="00B9479B">
        <w:t>T_PersRecall</w:t>
      </w:r>
      <w:proofErr w:type="spellEnd"/>
    </w:p>
    <w:p w14:paraId="70832653"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132AAF4"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2623F1A"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E1BB983"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8A8B42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B14F72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E5AF7C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2E047E3"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12E918E4"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FD52429"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T_PersRecall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2ED92AB6" w14:textId="77777777" w:rsidR="001A79BF" w:rsidRDefault="00980C5F" w:rsidP="00500605">
            <w:pPr>
              <w:rPr>
                <w:rFonts w:cs="Arial"/>
              </w:rPr>
            </w:pPr>
            <w:r>
              <w:rPr>
                <w:rFonts w:cs="Arial"/>
              </w:rPr>
              <w:t xml:space="preserve">Maximum time the </w:t>
            </w:r>
            <w:proofErr w:type="spellStart"/>
            <w:r>
              <w:rPr>
                <w:rFonts w:cs="Arial"/>
              </w:rPr>
              <w:t>EnhancedMemoryServer</w:t>
            </w:r>
            <w:proofErr w:type="spellEnd"/>
            <w:r>
              <w:rPr>
                <w:rFonts w:cs="Arial"/>
              </w:rPr>
              <w:t xml:space="preserve"> should take to recall all settings for a Driver Profile once the </w:t>
            </w:r>
            <w:proofErr w:type="spellStart"/>
            <w:r>
              <w:rPr>
                <w:rFonts w:cs="Arial"/>
              </w:rPr>
              <w:t>ActivePersonality_St</w:t>
            </w:r>
            <w:proofErr w:type="spellEnd"/>
            <w:r>
              <w:rPr>
                <w:rFonts w:cs="Arial"/>
              </w:rPr>
              <w:t xml:space="preserve"> signal update is received to change a profile.</w:t>
            </w:r>
          </w:p>
          <w:p w14:paraId="5C485EA8" w14:textId="77777777" w:rsidR="001A79BF" w:rsidRDefault="00C73931" w:rsidP="00500605">
            <w:pPr>
              <w:rPr>
                <w:rFonts w:cs="Arial"/>
              </w:rPr>
            </w:pPr>
          </w:p>
          <w:p w14:paraId="5F644B5D" w14:textId="77777777" w:rsidR="00500605" w:rsidRPr="008D50FB" w:rsidRDefault="00980C5F" w:rsidP="00500605">
            <w:pPr>
              <w:rPr>
                <w:rFonts w:cs="Arial"/>
              </w:rPr>
            </w:pPr>
            <w:r>
              <w:rPr>
                <w:rFonts w:cs="Arial"/>
              </w:rPr>
              <w:t xml:space="preserve">Note: </w:t>
            </w:r>
            <w:r w:rsidRPr="001A79BF">
              <w:rPr>
                <w:rFonts w:cs="Arial"/>
              </w:rPr>
              <w:t>Use the default value</w:t>
            </w:r>
          </w:p>
          <w:p w14:paraId="25AC240D"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7EFC476"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2450D67C" w14:textId="77777777" w:rsidR="007917DC" w:rsidRDefault="00980C5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4C4110F0"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733A25F" w14:textId="77777777" w:rsidR="007917DC" w:rsidRDefault="00980C5F">
            <w:pPr>
              <w:spacing w:line="276" w:lineRule="auto"/>
              <w:jc w:val="center"/>
              <w:rPr>
                <w:rFonts w:ascii="Univers" w:eastAsia="Times New Roman" w:hAnsi="Univers" w:cs="Arial"/>
                <w:sz w:val="14"/>
                <w:szCs w:val="14"/>
              </w:rPr>
            </w:pPr>
            <w:r>
              <w:rPr>
                <w:rFonts w:cs="Arial"/>
                <w:sz w:val="14"/>
                <w:szCs w:val="14"/>
              </w:rPr>
              <w:t>75</w:t>
            </w:r>
          </w:p>
        </w:tc>
      </w:tr>
    </w:tbl>
    <w:p w14:paraId="136C9868" w14:textId="77777777" w:rsidR="005A201A" w:rsidRPr="00B01CDD" w:rsidRDefault="00C73931" w:rsidP="00B01CDD">
      <w:pPr>
        <w:rPr>
          <w:sz w:val="14"/>
          <w:szCs w:val="14"/>
        </w:rPr>
      </w:pPr>
    </w:p>
    <w:p w14:paraId="481F7C63" w14:textId="77777777" w:rsidR="007917DC" w:rsidRDefault="00980C5F" w:rsidP="00AC15C4">
      <w:pPr>
        <w:pStyle w:val="Heading4"/>
      </w:pPr>
      <w:r w:rsidRPr="00B9479B">
        <w:t>ENMEM-TMR-REQ-134105/B-</w:t>
      </w:r>
      <w:proofErr w:type="spellStart"/>
      <w:r w:rsidRPr="00B9479B">
        <w:t>T_PersRecallStatusUpdate</w:t>
      </w:r>
      <w:proofErr w:type="spellEnd"/>
    </w:p>
    <w:p w14:paraId="7AF3BB0D"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0741F9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35BE0C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6CBF4B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977B4AB"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05AFA10"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D37E7B1"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4C04DC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4719A9DD"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1ED817C"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T_PersRecallStatusUpdate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F8D3569" w14:textId="77777777" w:rsidR="00BD5EB2" w:rsidRDefault="00980C5F" w:rsidP="00BD5EB2">
            <w:pPr>
              <w:rPr>
                <w:rFonts w:cs="Arial"/>
              </w:rPr>
            </w:pPr>
            <w:r>
              <w:t xml:space="preserve">Minimum time the </w:t>
            </w:r>
            <w:proofErr w:type="spellStart"/>
            <w:r>
              <w:t>EnhancedMemoryServer</w:t>
            </w:r>
            <w:proofErr w:type="spellEnd"/>
            <w:r>
              <w:t xml:space="preserve"> should wait after receiving the </w:t>
            </w:r>
            <w:proofErr w:type="spellStart"/>
            <w:r>
              <w:t>ActivePersonality_St</w:t>
            </w:r>
            <w:proofErr w:type="spellEnd"/>
            <w:r>
              <w:t xml:space="preserve"> signal update before sending any status messages affected by the change in driver profile.</w:t>
            </w:r>
            <w:r w:rsidRPr="00BD5EB2">
              <w:rPr>
                <w:rFonts w:cs="Arial"/>
              </w:rPr>
              <w:t xml:space="preserve"> </w:t>
            </w:r>
          </w:p>
          <w:p w14:paraId="3746C76F" w14:textId="77777777" w:rsidR="00BD5EB2" w:rsidRDefault="00C73931" w:rsidP="00BD5EB2">
            <w:pPr>
              <w:rPr>
                <w:rFonts w:cs="Arial"/>
              </w:rPr>
            </w:pPr>
          </w:p>
          <w:p w14:paraId="315DC70D" w14:textId="77777777" w:rsidR="00500605" w:rsidRPr="00BD5EB2" w:rsidRDefault="00980C5F" w:rsidP="00500605">
            <w:pPr>
              <w:rPr>
                <w:rFonts w:cs="Arial"/>
              </w:rPr>
            </w:pPr>
            <w:r>
              <w:rPr>
                <w:rFonts w:cs="Arial"/>
              </w:rPr>
              <w:t>Note: Use the default value</w:t>
            </w:r>
          </w:p>
          <w:p w14:paraId="75AA1815"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96AE015"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423423F" w14:textId="77777777" w:rsidR="007917DC" w:rsidRDefault="00980C5F">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47B142B4"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658C8BB" w14:textId="77777777" w:rsidR="007917DC" w:rsidRDefault="00980C5F">
            <w:pPr>
              <w:spacing w:line="276" w:lineRule="auto"/>
              <w:jc w:val="center"/>
              <w:rPr>
                <w:rFonts w:ascii="Univers" w:eastAsia="Times New Roman" w:hAnsi="Univers" w:cs="Arial"/>
                <w:sz w:val="14"/>
                <w:szCs w:val="14"/>
              </w:rPr>
            </w:pPr>
            <w:r>
              <w:rPr>
                <w:rFonts w:cs="Arial"/>
                <w:sz w:val="14"/>
                <w:szCs w:val="14"/>
              </w:rPr>
              <w:t>150</w:t>
            </w:r>
          </w:p>
        </w:tc>
      </w:tr>
    </w:tbl>
    <w:p w14:paraId="3E966DE9" w14:textId="77777777" w:rsidR="005A201A" w:rsidRPr="00B01CDD" w:rsidRDefault="00C73931" w:rsidP="00B01CDD">
      <w:pPr>
        <w:rPr>
          <w:sz w:val="14"/>
          <w:szCs w:val="14"/>
        </w:rPr>
      </w:pPr>
    </w:p>
    <w:p w14:paraId="2C034954" w14:textId="77777777" w:rsidR="00AC15C4" w:rsidRPr="00AC15C4" w:rsidRDefault="00AC15C4" w:rsidP="00AC15C4">
      <w:pPr>
        <w:pStyle w:val="Heading4"/>
        <w:rPr>
          <w:b w:val="0"/>
          <w:u w:val="single"/>
        </w:rPr>
      </w:pPr>
      <w:r w:rsidRPr="00AC15C4">
        <w:rPr>
          <w:b w:val="0"/>
          <w:u w:val="single"/>
        </w:rPr>
        <w:t>ENMEM-HMI-REQ-099692/B-Driver Profile Sign-In Notification Queue</w:t>
      </w:r>
    </w:p>
    <w:p w14:paraId="1520F283" w14:textId="77777777" w:rsidR="00500605" w:rsidRDefault="00980C5F" w:rsidP="00500605">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94AA87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C043AA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7F442F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2E36AD" w14:textId="77777777" w:rsidR="00D90FFA" w:rsidRPr="00AC15C4" w:rsidRDefault="00C73931" w:rsidP="0081629B">
            <w:pPr>
              <w:rPr>
                <w:vanish/>
                <w:color w:val="000000" w:themeColor="text1"/>
              </w:rPr>
            </w:pPr>
          </w:p>
        </w:tc>
      </w:tr>
    </w:tbl>
    <w:p w14:paraId="40B9FFCF" w14:textId="77777777" w:rsidR="007917DC" w:rsidRDefault="00980C5F" w:rsidP="00AC15C4">
      <w:pPr>
        <w:pStyle w:val="Heading4"/>
      </w:pPr>
      <w:r w:rsidRPr="00B9479B">
        <w:t>ENMEM-TMR-REQ-134102/B-</w:t>
      </w:r>
      <w:proofErr w:type="spellStart"/>
      <w:r w:rsidRPr="00B9479B">
        <w:t>T_PersUpdate</w:t>
      </w:r>
      <w:proofErr w:type="spellEnd"/>
    </w:p>
    <w:p w14:paraId="3A9776A4"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0FA6843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FAF42F3"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1A84828"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FE5053E"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06E5C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3A9DD5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69DD2A3"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01190DF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22C0DE0"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F1D0B8F" w14:textId="77777777" w:rsidR="000E340E" w:rsidRDefault="00980C5F" w:rsidP="00500605">
            <w:r>
              <w:t xml:space="preserve">Maximum time the EnhancedMemoryProfileServer should take to update the </w:t>
            </w:r>
            <w:proofErr w:type="spellStart"/>
            <w:r>
              <w:t>PersonalityRecallCounter_St</w:t>
            </w:r>
            <w:proofErr w:type="spellEnd"/>
            <w:r>
              <w:t xml:space="preserve"> and </w:t>
            </w:r>
            <w:proofErr w:type="spellStart"/>
            <w:r>
              <w:t>ActivePersonality_St</w:t>
            </w:r>
            <w:proofErr w:type="spellEnd"/>
            <w:r>
              <w:t xml:space="preserve"> on the vehicle system interface, after receiving a recall request.</w:t>
            </w:r>
            <w:r w:rsidRPr="000E340E">
              <w:t xml:space="preserve"> </w:t>
            </w:r>
          </w:p>
          <w:p w14:paraId="48516E34" w14:textId="77777777" w:rsidR="000E340E" w:rsidRDefault="00C73931" w:rsidP="00500605"/>
          <w:p w14:paraId="76FD9807" w14:textId="77777777" w:rsidR="00500605" w:rsidRDefault="00980C5F" w:rsidP="00500605">
            <w:r w:rsidRPr="000E340E">
              <w:t>Note: Use the default value</w:t>
            </w:r>
          </w:p>
          <w:p w14:paraId="79BE4E42"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4CD34C9"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F6ED1C5" w14:textId="77777777" w:rsidR="007917DC" w:rsidRDefault="00980C5F">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797248BB"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05D29CB" w14:textId="77777777" w:rsidR="007917DC" w:rsidRDefault="00980C5F">
            <w:pPr>
              <w:spacing w:line="276" w:lineRule="auto"/>
              <w:jc w:val="center"/>
              <w:rPr>
                <w:rFonts w:ascii="Univers" w:eastAsia="Times New Roman" w:hAnsi="Univers" w:cs="Arial"/>
                <w:sz w:val="14"/>
                <w:szCs w:val="14"/>
              </w:rPr>
            </w:pPr>
            <w:r>
              <w:rPr>
                <w:rFonts w:cs="Arial"/>
                <w:sz w:val="14"/>
                <w:szCs w:val="14"/>
              </w:rPr>
              <w:t>100</w:t>
            </w:r>
          </w:p>
        </w:tc>
      </w:tr>
    </w:tbl>
    <w:p w14:paraId="39397F91" w14:textId="77777777" w:rsidR="005A201A" w:rsidRPr="00B01CDD" w:rsidRDefault="00C73931" w:rsidP="00B01CDD">
      <w:pPr>
        <w:rPr>
          <w:sz w:val="14"/>
          <w:szCs w:val="14"/>
        </w:rPr>
      </w:pPr>
    </w:p>
    <w:p w14:paraId="6DDFB86A" w14:textId="77777777" w:rsidR="00AC15C4" w:rsidRPr="00AC15C4" w:rsidRDefault="00AC15C4" w:rsidP="00AC15C4">
      <w:pPr>
        <w:pStyle w:val="Heading4"/>
        <w:rPr>
          <w:b w:val="0"/>
          <w:u w:val="single"/>
        </w:rPr>
      </w:pPr>
      <w:r w:rsidRPr="00AC15C4">
        <w:rPr>
          <w:b w:val="0"/>
          <w:u w:val="single"/>
        </w:rPr>
        <w:t>ENMEM-REQ-099671/F-Keyfob/Phone/NFC Key Detection for Driver Profile Sign-In</w:t>
      </w:r>
    </w:p>
    <w:p w14:paraId="3AB29E8A" w14:textId="77777777" w:rsidR="006E286C" w:rsidRDefault="00980C5F" w:rsidP="006E286C">
      <w:pPr>
        <w:rPr>
          <w:rFonts w:cs="Arial"/>
        </w:rPr>
      </w:pPr>
      <w:r>
        <w:rPr>
          <w:rFonts w:cs="Arial"/>
        </w:rPr>
        <w:t xml:space="preserve">The EnhancedMemoryProfileServer shall determine when an unlock event has originated from a keyfob (per the existing Classic Memory Keyfob detection strategy) or phone (per PaaK) or if an NFC tap event has occurred, and check if the </w:t>
      </w:r>
      <w:proofErr w:type="spellStart"/>
      <w:r>
        <w:rPr>
          <w:rFonts w:cs="Arial"/>
        </w:rPr>
        <w:t>EnhancedMemory_St</w:t>
      </w:r>
      <w:proofErr w:type="spellEnd"/>
      <w:r>
        <w:rPr>
          <w:rFonts w:cs="Arial"/>
        </w:rPr>
        <w:t xml:space="preserve"> method is reporting that the Driver Profiles feature is ON or OFF</w:t>
      </w:r>
    </w:p>
    <w:p w14:paraId="7178DA7D" w14:textId="77777777" w:rsidR="006E286C" w:rsidRDefault="00980C5F" w:rsidP="00980C5F">
      <w:pPr>
        <w:numPr>
          <w:ilvl w:val="0"/>
          <w:numId w:val="40"/>
        </w:numPr>
        <w:rPr>
          <w:rFonts w:cs="Arial"/>
        </w:rPr>
      </w:pPr>
      <w:r>
        <w:rPr>
          <w:rFonts w:cs="Arial"/>
        </w:rPr>
        <w:t xml:space="preserve">If the feature is ON and if the originating keyfob, phone or NFC key is associated to a Driver Profile, then the EnhancedMemoryProfileServer shall update the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with the corresponding Driver Profile number associated to that keyfob, phone or NFC key.</w:t>
      </w:r>
    </w:p>
    <w:p w14:paraId="4462DCC1" w14:textId="77777777" w:rsidR="006E286C" w:rsidRDefault="00980C5F" w:rsidP="00980C5F">
      <w:pPr>
        <w:numPr>
          <w:ilvl w:val="0"/>
          <w:numId w:val="40"/>
        </w:numPr>
        <w:rPr>
          <w:rFonts w:cs="Arial"/>
        </w:rPr>
      </w:pPr>
      <w:r>
        <w:rPr>
          <w:rFonts w:cs="Arial"/>
        </w:rPr>
        <w:lastRenderedPageBreak/>
        <w:t xml:space="preserve">If the feature is OFF and if the originating keyfob, phone or NFC key  has been associated to a Driver Profile prior to the feature being set to OFF, then the EnhancedMemoryProfileServer shall update the </w:t>
      </w:r>
      <w:proofErr w:type="spellStart"/>
      <w:r>
        <w:rPr>
          <w:rFonts w:cs="Arial"/>
        </w:rPr>
        <w:t>ActivePersonality_St</w:t>
      </w:r>
      <w:proofErr w:type="spellEnd"/>
      <w:r>
        <w:rPr>
          <w:rFonts w:cs="Arial"/>
        </w:rPr>
        <w:t xml:space="preserve"> method to “Vehicle” and </w:t>
      </w:r>
      <w:proofErr w:type="spellStart"/>
      <w:r>
        <w:rPr>
          <w:rFonts w:cs="Arial"/>
        </w:rPr>
        <w:t>MemoryPosition_St</w:t>
      </w:r>
      <w:proofErr w:type="spellEnd"/>
      <w:r>
        <w:rPr>
          <w:rFonts w:cs="Arial"/>
        </w:rPr>
        <w:t xml:space="preserve"> method to the corresponding Driver Profile number associated to the keyfob, phone or NFC key.</w:t>
      </w:r>
    </w:p>
    <w:p w14:paraId="1FBBAEF5" w14:textId="77777777" w:rsidR="006E286C" w:rsidRDefault="00980C5F" w:rsidP="00980C5F">
      <w:pPr>
        <w:numPr>
          <w:ilvl w:val="0"/>
          <w:numId w:val="40"/>
        </w:numPr>
        <w:rPr>
          <w:rFonts w:cs="Arial"/>
        </w:rPr>
      </w:pPr>
      <w:r>
        <w:rPr>
          <w:rFonts w:cs="Arial"/>
        </w:rPr>
        <w:t xml:space="preserve">Regardless if the feature is ON or OFF, if the originating keyfob, phone or NFC key is not associated to a Driver Profile, then the EnhancedMemoryProfileServer shall maintain the last known </w:t>
      </w:r>
      <w:proofErr w:type="spellStart"/>
      <w:r>
        <w:rPr>
          <w:rFonts w:cs="Arial"/>
        </w:rPr>
        <w:t>ActivePersonality_St</w:t>
      </w:r>
      <w:proofErr w:type="spellEnd"/>
      <w:r>
        <w:rPr>
          <w:rFonts w:cs="Arial"/>
        </w:rPr>
        <w:t xml:space="preserve"> and </w:t>
      </w:r>
      <w:proofErr w:type="spellStart"/>
      <w:r>
        <w:rPr>
          <w:rFonts w:cs="Arial"/>
        </w:rPr>
        <w:t>MemoryPosition_St</w:t>
      </w:r>
      <w:proofErr w:type="spellEnd"/>
      <w:r>
        <w:rPr>
          <w:rFonts w:cs="Arial"/>
        </w:rPr>
        <w:t xml:space="preserve"> methods. The </w:t>
      </w:r>
      <w:proofErr w:type="spellStart"/>
      <w:r>
        <w:rPr>
          <w:rFonts w:cs="Arial"/>
        </w:rPr>
        <w:t>PersonalityRecallCount_St</w:t>
      </w:r>
      <w:proofErr w:type="spellEnd"/>
      <w:r>
        <w:rPr>
          <w:rFonts w:cs="Arial"/>
        </w:rPr>
        <w:t xml:space="preserve"> shall not increment.</w:t>
      </w:r>
    </w:p>
    <w:p w14:paraId="7E33B47B" w14:textId="77777777" w:rsidR="006E286C" w:rsidRDefault="00C73931" w:rsidP="006E286C">
      <w:pPr>
        <w:rPr>
          <w:rFonts w:cs="Arial"/>
        </w:rPr>
      </w:pPr>
    </w:p>
    <w:p w14:paraId="209FDDD4" w14:textId="77777777" w:rsidR="004E45D5" w:rsidRPr="006E286C" w:rsidRDefault="00980C5F" w:rsidP="006E286C">
      <w:r>
        <w:rPr>
          <w:rFonts w:cs="Arial"/>
        </w:rPr>
        <w:t>For the latest EnhancedMemoryProfileServer requirements see the latest Enhanced Memory Feature Spec. This requirement may be outdated.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C8AFC0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00DCD5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8FF31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F2D988" w14:textId="77777777" w:rsidR="00D90FFA" w:rsidRPr="00AC15C4" w:rsidRDefault="00C73931" w:rsidP="0081629B">
            <w:pPr>
              <w:rPr>
                <w:vanish/>
                <w:color w:val="000000" w:themeColor="text1"/>
              </w:rPr>
            </w:pPr>
          </w:p>
        </w:tc>
      </w:tr>
    </w:tbl>
    <w:p w14:paraId="3A6DE4DE" w14:textId="77777777" w:rsidR="00AC15C4" w:rsidRPr="00AC15C4" w:rsidRDefault="00AC15C4" w:rsidP="00AC15C4">
      <w:pPr>
        <w:pStyle w:val="Heading4"/>
        <w:rPr>
          <w:b w:val="0"/>
          <w:u w:val="single"/>
        </w:rPr>
      </w:pPr>
      <w:r w:rsidRPr="00AC15C4">
        <w:rPr>
          <w:b w:val="0"/>
          <w:u w:val="single"/>
        </w:rPr>
        <w:t>ENMEM-REQ-099682/C-Determination of Profile After Recall</w:t>
      </w:r>
    </w:p>
    <w:p w14:paraId="24F1E9F3" w14:textId="77777777" w:rsidR="00815196" w:rsidRPr="00C46BD2" w:rsidRDefault="00980C5F" w:rsidP="00815196">
      <w:r w:rsidRPr="00C46BD2">
        <w:t xml:space="preserve">When the EnhancedMemoryProfileServer receives a Driver Profile recall request via the </w:t>
      </w:r>
      <w:proofErr w:type="spellStart"/>
      <w:r w:rsidRPr="00C46BD2">
        <w:t>MemSwitchRecall_Rq</w:t>
      </w:r>
      <w:proofErr w:type="spellEnd"/>
      <w:r w:rsidRPr="00C46BD2">
        <w:t xml:space="preserve"> or </w:t>
      </w:r>
      <w:proofErr w:type="spellStart"/>
      <w:r w:rsidRPr="00C46BD2">
        <w:t>InfotainmentRecall_Rq</w:t>
      </w:r>
      <w:proofErr w:type="spellEnd"/>
      <w:r w:rsidRPr="00C46BD2">
        <w:t xml:space="preserve"> method, it shall check both the </w:t>
      </w:r>
      <w:proofErr w:type="spellStart"/>
      <w:r w:rsidRPr="00C46BD2">
        <w:t>EnhancedMemory_</w:t>
      </w:r>
      <w:proofErr w:type="gramStart"/>
      <w:r w:rsidRPr="00C46BD2">
        <w:t>St</w:t>
      </w:r>
      <w:proofErr w:type="spellEnd"/>
      <w:r w:rsidRPr="00C46BD2">
        <w:t xml:space="preserve">  to</w:t>
      </w:r>
      <w:proofErr w:type="gramEnd"/>
      <w:r w:rsidRPr="00C46BD2">
        <w:t xml:space="preserve"> determine if the feature is on or off, and </w:t>
      </w:r>
      <w:proofErr w:type="spellStart"/>
      <w:r w:rsidRPr="00C46BD2">
        <w:t>PersonalityOptIn_St</w:t>
      </w:r>
      <w:proofErr w:type="spellEnd"/>
      <w:r w:rsidRPr="00C46BD2">
        <w:t xml:space="preserve"> method to determine if that particular Driver Profile exists: </w:t>
      </w:r>
    </w:p>
    <w:p w14:paraId="6FA8C5D3" w14:textId="77777777" w:rsidR="00815196" w:rsidRPr="00C46BD2" w:rsidRDefault="00980C5F" w:rsidP="00980C5F">
      <w:pPr>
        <w:numPr>
          <w:ilvl w:val="0"/>
          <w:numId w:val="41"/>
        </w:numPr>
        <w:spacing w:after="120"/>
      </w:pPr>
      <w:r w:rsidRPr="00C46BD2">
        <w:t xml:space="preserve">If the </w:t>
      </w:r>
      <w:proofErr w:type="spellStart"/>
      <w:r w:rsidRPr="00C46BD2">
        <w:t>EnhancedMemory_St</w:t>
      </w:r>
      <w:proofErr w:type="spellEnd"/>
      <w:r w:rsidRPr="00C46BD2">
        <w:t xml:space="preserve"> method indicates that the feature is on and the </w:t>
      </w:r>
      <w:proofErr w:type="spellStart"/>
      <w:r w:rsidRPr="00C46BD2">
        <w:t>PersonalityOptIn_St</w:t>
      </w:r>
      <w:proofErr w:type="spellEnd"/>
      <w:r w:rsidRPr="00C46BD2">
        <w:t xml:space="preserve"> method reports that the requested Driver Profile is “Opted-In,” then the EnhancedMemoryProfileServer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and </w:t>
      </w:r>
      <w:proofErr w:type="spellStart"/>
      <w:r w:rsidRPr="00C46BD2">
        <w:t>MemoryPosition_St</w:t>
      </w:r>
      <w:proofErr w:type="spellEnd"/>
      <w:r w:rsidRPr="00C46BD2">
        <w:t xml:space="preserve"> methods to the requested Driver Profile. </w:t>
      </w:r>
    </w:p>
    <w:p w14:paraId="38BA127C" w14:textId="77777777" w:rsidR="00815196" w:rsidRPr="00C46BD2" w:rsidRDefault="00980C5F" w:rsidP="00980C5F">
      <w:pPr>
        <w:numPr>
          <w:ilvl w:val="0"/>
          <w:numId w:val="41"/>
        </w:numPr>
        <w:spacing w:after="120"/>
      </w:pPr>
      <w:r w:rsidRPr="00C46BD2">
        <w:t xml:space="preserve">If the </w:t>
      </w:r>
      <w:proofErr w:type="spellStart"/>
      <w:r w:rsidRPr="00C46BD2">
        <w:t>EnhancedMemory_St</w:t>
      </w:r>
      <w:proofErr w:type="spellEnd"/>
      <w:r w:rsidRPr="00C46BD2">
        <w:t xml:space="preserve"> method indicates that the feature is on and the </w:t>
      </w:r>
      <w:proofErr w:type="spellStart"/>
      <w:r w:rsidRPr="00C46BD2">
        <w:t>PersonalityOptIn_St</w:t>
      </w:r>
      <w:proofErr w:type="spellEnd"/>
      <w:r w:rsidRPr="00C46BD2">
        <w:t xml:space="preserve"> method reports that the requested Driver Profile is “Not Opted-In” then the EnhancedMemoryProfileServer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method to the Guest profile (</w:t>
      </w:r>
      <w:proofErr w:type="spellStart"/>
      <w:r w:rsidRPr="00C46BD2">
        <w:t>ActivePersonality_St</w:t>
      </w:r>
      <w:proofErr w:type="spellEnd"/>
      <w:r w:rsidRPr="00C46BD2">
        <w:t xml:space="preserve"> = Vehicle) and </w:t>
      </w:r>
      <w:proofErr w:type="spellStart"/>
      <w:r w:rsidRPr="00C46BD2">
        <w:t>MemoryPosition_St</w:t>
      </w:r>
      <w:proofErr w:type="spellEnd"/>
      <w:r w:rsidRPr="00C46BD2">
        <w:t xml:space="preserve"> to the requested Driver Profile.</w:t>
      </w:r>
    </w:p>
    <w:p w14:paraId="5563E900" w14:textId="77777777" w:rsidR="00500605" w:rsidRPr="00C46BD2" w:rsidRDefault="00980C5F" w:rsidP="00980C5F">
      <w:pPr>
        <w:numPr>
          <w:ilvl w:val="0"/>
          <w:numId w:val="41"/>
        </w:numPr>
      </w:pPr>
      <w:r w:rsidRPr="00C46BD2">
        <w:t xml:space="preserve">If the </w:t>
      </w:r>
      <w:proofErr w:type="spellStart"/>
      <w:r w:rsidRPr="00C46BD2">
        <w:t>EnhancedMemory_St</w:t>
      </w:r>
      <w:proofErr w:type="spellEnd"/>
      <w:r w:rsidRPr="00C46BD2">
        <w:t xml:space="preserve"> method indicates that the feature is off, then the EnhancedMemoryProfileServer shall report a Driver Profile recall event by incrementing the </w:t>
      </w:r>
      <w:proofErr w:type="spellStart"/>
      <w:r w:rsidRPr="00C46BD2">
        <w:t>PersonalityRecallCount_St</w:t>
      </w:r>
      <w:proofErr w:type="spellEnd"/>
      <w:r w:rsidRPr="00C46BD2">
        <w:t xml:space="preserve"> method and updating the </w:t>
      </w:r>
      <w:proofErr w:type="spellStart"/>
      <w:r w:rsidRPr="00C46BD2">
        <w:t>ActivePersonality_St</w:t>
      </w:r>
      <w:proofErr w:type="spellEnd"/>
      <w:r w:rsidRPr="00C46BD2">
        <w:t xml:space="preserve"> method to the Guest profile (</w:t>
      </w:r>
      <w:proofErr w:type="spellStart"/>
      <w:r w:rsidRPr="00C46BD2">
        <w:t>ActivePersonality_St</w:t>
      </w:r>
      <w:proofErr w:type="spellEnd"/>
      <w:r w:rsidRPr="00C46BD2">
        <w:t xml:space="preserve"> = Vehicle) regardless of the </w:t>
      </w:r>
      <w:proofErr w:type="spellStart"/>
      <w:r w:rsidRPr="00C46BD2">
        <w:t>PersonalityOptIn_St</w:t>
      </w:r>
      <w:proofErr w:type="spellEnd"/>
      <w:r w:rsidRPr="00C46BD2">
        <w:t xml:space="preserve"> method value. The </w:t>
      </w:r>
      <w:proofErr w:type="spellStart"/>
      <w:r w:rsidRPr="00C46BD2">
        <w:t>MemoryPosition_St</w:t>
      </w:r>
      <w:proofErr w:type="spellEnd"/>
      <w:r w:rsidRPr="00C46BD2">
        <w:t xml:space="preserve"> shall update to the requested Driver Profile</w:t>
      </w:r>
    </w:p>
    <w:p w14:paraId="74EE898D" w14:textId="77777777" w:rsidR="00BE0289" w:rsidRPr="00C46BD2" w:rsidRDefault="00C73931" w:rsidP="00BE0289"/>
    <w:p w14:paraId="7E1FDD48" w14:textId="77777777" w:rsidR="00BE0289" w:rsidRPr="00C46BD2" w:rsidRDefault="00980C5F" w:rsidP="00BE0289">
      <w:r w:rsidRPr="00C46BD2">
        <w:t>For the latest EnhancedMemoryProfileServer requirements see the latest Enhanced Memory Feature Spec. This requirement may be outdated.</w:t>
      </w:r>
    </w:p>
    <w:p w14:paraId="27790520" w14:textId="77777777" w:rsidR="00BE0289" w:rsidRPr="00C46BD2" w:rsidRDefault="00C73931" w:rsidP="00BE0289"/>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C93F4C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8C65AB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26398E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3215FC2" w14:textId="77777777" w:rsidR="00D90FFA" w:rsidRPr="00AC15C4" w:rsidRDefault="00C73931" w:rsidP="0081629B">
            <w:pPr>
              <w:rPr>
                <w:vanish/>
                <w:color w:val="000000" w:themeColor="text1"/>
              </w:rPr>
            </w:pPr>
          </w:p>
        </w:tc>
      </w:tr>
    </w:tbl>
    <w:p w14:paraId="21EDA079" w14:textId="77777777" w:rsidR="00AC15C4" w:rsidRPr="00AC15C4" w:rsidRDefault="00AC15C4" w:rsidP="00AC15C4">
      <w:pPr>
        <w:pStyle w:val="Heading4"/>
        <w:rPr>
          <w:b w:val="0"/>
          <w:u w:val="single"/>
        </w:rPr>
      </w:pPr>
      <w:r w:rsidRPr="00AC15C4">
        <w:rPr>
          <w:b w:val="0"/>
          <w:u w:val="single"/>
        </w:rPr>
        <w:t>ENMEM-REQ-154252/A-Positional Settings Status Update</w:t>
      </w:r>
    </w:p>
    <w:p w14:paraId="34321188" w14:textId="77777777" w:rsidR="00500605" w:rsidRDefault="00980C5F" w:rsidP="00500605">
      <w:r>
        <w:t xml:space="preserve">When receiving the </w:t>
      </w:r>
      <w:proofErr w:type="spellStart"/>
      <w:r>
        <w:t>InfotainmentRecall_Rq</w:t>
      </w:r>
      <w:proofErr w:type="spellEnd"/>
      <w:r>
        <w:t xml:space="preserve">, the EnhancedMemoryProfileServer shall update the value of </w:t>
      </w:r>
      <w:proofErr w:type="spellStart"/>
      <w:r>
        <w:t>MemoryPosition_St</w:t>
      </w:r>
      <w:proofErr w:type="spellEnd"/>
      <w:r>
        <w:t xml:space="preserve"> to the PersIndex value indicated by the recall request. This means that if the </w:t>
      </w:r>
      <w:proofErr w:type="spellStart"/>
      <w:r>
        <w:t>InfotainmentRecall_Rq</w:t>
      </w:r>
      <w:proofErr w:type="spellEnd"/>
      <w:r>
        <w:t xml:space="preserve"> is received with a PersIndex set to the value of Vehicle, then the </w:t>
      </w:r>
      <w:proofErr w:type="spellStart"/>
      <w:r>
        <w:t>MemoryPosition_St</w:t>
      </w:r>
      <w:proofErr w:type="spellEnd"/>
      <w:r>
        <w:t xml:space="preserve"> shall be updated to Vehicle as well.</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537510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FD7647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9D8D2B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62C3ACE" w14:textId="77777777" w:rsidR="00D90FFA" w:rsidRPr="00AC15C4" w:rsidRDefault="00C73931" w:rsidP="0081629B">
            <w:pPr>
              <w:rPr>
                <w:vanish/>
                <w:color w:val="000000" w:themeColor="text1"/>
              </w:rPr>
            </w:pPr>
          </w:p>
        </w:tc>
      </w:tr>
    </w:tbl>
    <w:p w14:paraId="6E17B2AE" w14:textId="77777777" w:rsidR="00AC15C4" w:rsidRPr="00AC15C4" w:rsidRDefault="00AC15C4" w:rsidP="00AC15C4">
      <w:pPr>
        <w:pStyle w:val="Heading4"/>
        <w:rPr>
          <w:b w:val="0"/>
          <w:u w:val="single"/>
        </w:rPr>
      </w:pPr>
      <w:r w:rsidRPr="00AC15C4">
        <w:rPr>
          <w:b w:val="0"/>
          <w:u w:val="single"/>
        </w:rPr>
        <w:t>ENMEM-REQ-199604/B-Recall Priority</w:t>
      </w:r>
    </w:p>
    <w:p w14:paraId="1E2EAA02" w14:textId="77777777" w:rsidR="009F0374" w:rsidRPr="00F56B76" w:rsidRDefault="00980C5F" w:rsidP="009F0374">
      <w:r w:rsidRPr="00F56B76">
        <w:t xml:space="preserve">The </w:t>
      </w:r>
      <w:r w:rsidRPr="00F56B76">
        <w:rPr>
          <w:rFonts w:cs="Arial"/>
          <w:szCs w:val="22"/>
        </w:rPr>
        <w:t xml:space="preserve">EnhancedMemoryProfileServer </w:t>
      </w:r>
      <w:r w:rsidRPr="00F56B76">
        <w:t>shall prioritize the recall requests in the following descending order:</w:t>
      </w:r>
    </w:p>
    <w:p w14:paraId="7F3CDEAC" w14:textId="77777777" w:rsidR="00E825D5" w:rsidRDefault="00980C5F" w:rsidP="00980C5F">
      <w:pPr>
        <w:numPr>
          <w:ilvl w:val="0"/>
          <w:numId w:val="42"/>
        </w:numPr>
      </w:pPr>
      <w:r>
        <w:t>Menu/Infotainment Recall</w:t>
      </w:r>
    </w:p>
    <w:p w14:paraId="5D37656B" w14:textId="77777777" w:rsidR="00E825D5" w:rsidRDefault="00980C5F" w:rsidP="00980C5F">
      <w:pPr>
        <w:numPr>
          <w:ilvl w:val="0"/>
          <w:numId w:val="42"/>
        </w:numPr>
      </w:pPr>
      <w:r>
        <w:t>NFC Key Interior Tap</w:t>
      </w:r>
    </w:p>
    <w:p w14:paraId="313A9A4E" w14:textId="77777777" w:rsidR="00E825D5" w:rsidRDefault="00980C5F" w:rsidP="00980C5F">
      <w:pPr>
        <w:numPr>
          <w:ilvl w:val="0"/>
          <w:numId w:val="42"/>
        </w:numPr>
      </w:pPr>
      <w:r>
        <w:t>NFC Key Exterior Tap</w:t>
      </w:r>
    </w:p>
    <w:p w14:paraId="303E7369" w14:textId="77777777" w:rsidR="00E825D5" w:rsidRDefault="00980C5F" w:rsidP="00980C5F">
      <w:pPr>
        <w:numPr>
          <w:ilvl w:val="0"/>
          <w:numId w:val="42"/>
        </w:numPr>
      </w:pPr>
      <w:r>
        <w:t>Unlock Event by phone and keyfob</w:t>
      </w:r>
    </w:p>
    <w:p w14:paraId="66DE4B26" w14:textId="77777777" w:rsidR="00E825D5" w:rsidRDefault="00980C5F" w:rsidP="00980C5F">
      <w:pPr>
        <w:numPr>
          <w:ilvl w:val="0"/>
          <w:numId w:val="42"/>
        </w:numPr>
      </w:pPr>
      <w:r>
        <w:t>Remote Start Event by phone and keyfob</w:t>
      </w:r>
    </w:p>
    <w:p w14:paraId="78F5DFFF" w14:textId="77777777" w:rsidR="00E825D5" w:rsidRPr="00F56B76" w:rsidRDefault="00980C5F" w:rsidP="00980C5F">
      <w:pPr>
        <w:numPr>
          <w:ilvl w:val="0"/>
          <w:numId w:val="42"/>
        </w:numPr>
      </w:pPr>
      <w:r>
        <w:t xml:space="preserve">Driver Memory Seat </w:t>
      </w:r>
      <w:proofErr w:type="gramStart"/>
      <w:r>
        <w:t>button</w:t>
      </w:r>
      <w:proofErr w:type="gramEnd"/>
      <w:r>
        <w:t xml:space="preserve"> Press</w:t>
      </w:r>
    </w:p>
    <w:p w14:paraId="0B9F28C2" w14:textId="77777777" w:rsidR="009F0374" w:rsidRPr="00F56B76" w:rsidRDefault="00C73931" w:rsidP="009F0374"/>
    <w:p w14:paraId="73EB5C56" w14:textId="77777777" w:rsidR="00E825D5" w:rsidRDefault="00980C5F" w:rsidP="009F0374">
      <w:r w:rsidRPr="00F56B76">
        <w:t>For the latest EnhancedMemoryProfileServer requirements see the latest Enhanced Memory Feature Spec. This requirement may be outdated.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3FD509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42427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D7A798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80A480B" w14:textId="77777777" w:rsidR="00D90FFA" w:rsidRPr="00AC15C4" w:rsidRDefault="00C73931" w:rsidP="0081629B">
            <w:pPr>
              <w:rPr>
                <w:vanish/>
                <w:color w:val="000000" w:themeColor="text1"/>
              </w:rPr>
            </w:pPr>
          </w:p>
        </w:tc>
      </w:tr>
    </w:tbl>
    <w:p w14:paraId="3E951E56" w14:textId="77777777" w:rsidR="00AC15C4" w:rsidRPr="00AC15C4" w:rsidRDefault="00AC15C4" w:rsidP="00AC15C4">
      <w:pPr>
        <w:pStyle w:val="Heading4"/>
        <w:rPr>
          <w:b w:val="0"/>
          <w:u w:val="single"/>
        </w:rPr>
      </w:pPr>
      <w:r w:rsidRPr="00AC15C4">
        <w:rPr>
          <w:b w:val="0"/>
          <w:u w:val="single"/>
        </w:rPr>
        <w:t>ENMEM-REQ-099693/E-Display Data Refresh After Driver Profile Change</w:t>
      </w:r>
    </w:p>
    <w:p w14:paraId="79B9B177" w14:textId="77777777" w:rsidR="00CD0A94" w:rsidRDefault="00980C5F" w:rsidP="00500605">
      <w:pPr>
        <w:rPr>
          <w:rFonts w:cs="Arial"/>
        </w:rPr>
      </w:pPr>
      <w:r w:rsidRPr="00222EC2">
        <w:rPr>
          <w:rFonts w:cs="Arial"/>
        </w:rPr>
        <w:t>After a driver profile change has occurred, the EnhancedMemoryInterfaceClient</w:t>
      </w:r>
      <w:r>
        <w:rPr>
          <w:rFonts w:cs="Arial"/>
        </w:rPr>
        <w:t>,</w:t>
      </w:r>
      <w:r w:rsidRPr="00222EC2">
        <w:rPr>
          <w:rFonts w:cs="Arial"/>
        </w:rPr>
        <w:t xml:space="preserve"> and any Client displaying settings status (ex. Cluster</w:t>
      </w:r>
      <w:r>
        <w:rPr>
          <w:rFonts w:cs="Arial"/>
        </w:rPr>
        <w:t>, RACM, etc.</w:t>
      </w:r>
      <w:r w:rsidRPr="00222EC2">
        <w:rPr>
          <w:rFonts w:cs="Arial"/>
        </w:rPr>
        <w:t>), shall always refresh all applicable settings data (including the active screen) according to existing module setting HMI standards and requirements. This is to reflect the most recent settings values once a Driver Profile has been recalled.</w:t>
      </w:r>
    </w:p>
    <w:p w14:paraId="63DA1578" w14:textId="77777777" w:rsidR="00222EC2" w:rsidRDefault="00C73931" w:rsidP="00500605">
      <w:pPr>
        <w:rPr>
          <w:rFonts w:cs="Arial"/>
        </w:rPr>
      </w:pPr>
    </w:p>
    <w:p w14:paraId="40768485" w14:textId="77777777" w:rsidR="00DD4B38" w:rsidRDefault="00980C5F" w:rsidP="00500605">
      <w:pPr>
        <w:rPr>
          <w:rFonts w:cs="Arial"/>
        </w:rPr>
      </w:pPr>
      <w:r>
        <w:rPr>
          <w:rFonts w:cs="Arial"/>
        </w:rPr>
        <w:lastRenderedPageBreak/>
        <w:t xml:space="preserve">Ex. The Cluster active screen has information displayed that was originally requested with feature based message protocol.  While on the screen the </w:t>
      </w:r>
      <w:proofErr w:type="spellStart"/>
      <w:r>
        <w:rPr>
          <w:rFonts w:cs="Arial"/>
        </w:rPr>
        <w:t>ActivePersonality_St</w:t>
      </w:r>
      <w:proofErr w:type="spellEnd"/>
      <w:r>
        <w:rPr>
          <w:rFonts w:cs="Arial"/>
        </w:rPr>
        <w:t xml:space="preserve"> signal changes from Pers1 to Pers3.  When changing to Pers3, the Cluster shall re-request the active screen information even though the screen didn’t change. The Cluster has no knowledge if the feature is </w:t>
      </w:r>
      <w:proofErr w:type="spellStart"/>
      <w:r>
        <w:rPr>
          <w:rFonts w:cs="Arial"/>
        </w:rPr>
        <w:t>personalizable</w:t>
      </w:r>
      <w:proofErr w:type="spellEnd"/>
      <w:r>
        <w:rPr>
          <w:rFonts w:cs="Arial"/>
        </w:rPr>
        <w:t xml:space="preserve"> or not, so the Cluster shall always re-request the screen information when the Active Personality changes.</w:t>
      </w:r>
    </w:p>
    <w:p w14:paraId="1DC6B9AF" w14:textId="77777777" w:rsidR="00EB52B8" w:rsidRDefault="00C73931" w:rsidP="00500605">
      <w:pPr>
        <w:rPr>
          <w:rFonts w:cs="Arial"/>
        </w:rPr>
      </w:pPr>
    </w:p>
    <w:p w14:paraId="6BCE4078" w14:textId="77777777" w:rsidR="00EB52B8" w:rsidRPr="00C36DA7" w:rsidRDefault="00980C5F" w:rsidP="00500605">
      <w:pPr>
        <w:rPr>
          <w:rFonts w:cs="Arial"/>
        </w:rPr>
      </w:pPr>
      <w:r>
        <w:rPr>
          <w:rFonts w:cs="Arial"/>
        </w:rPr>
        <w:t xml:space="preserve">Ex. The Cluster infotainment active screen is displaying radio preset stations. While on the screen the </w:t>
      </w:r>
      <w:proofErr w:type="spellStart"/>
      <w:r>
        <w:rPr>
          <w:rFonts w:cs="Arial"/>
        </w:rPr>
        <w:t>ActivePersonality_St</w:t>
      </w:r>
      <w:proofErr w:type="spellEnd"/>
      <w:r>
        <w:rPr>
          <w:rFonts w:cs="Arial"/>
        </w:rPr>
        <w:t xml:space="preserve"> signal changes from Pers1 to Pers3.  When changing to Pers3, the Cluster shall re-request the active screen information even though the screen didn’t change.</w:t>
      </w:r>
      <w:r w:rsidRPr="007D17E5">
        <w:rPr>
          <w:rFonts w:cs="Arial"/>
        </w:rPr>
        <w:t xml:space="preserve"> </w:t>
      </w:r>
      <w:r>
        <w:rPr>
          <w:rFonts w:cs="Arial"/>
        </w:rPr>
        <w:t xml:space="preserve">The Cluster has no knowledge if the feature is </w:t>
      </w:r>
      <w:proofErr w:type="spellStart"/>
      <w:r>
        <w:rPr>
          <w:rFonts w:cs="Arial"/>
        </w:rPr>
        <w:t>personalizable</w:t>
      </w:r>
      <w:proofErr w:type="spellEnd"/>
      <w:r>
        <w:rPr>
          <w:rFonts w:cs="Arial"/>
        </w:rPr>
        <w:t xml:space="preserve"> or not, so the Cluster shall always re-request the screen information when the Active Personality changes.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62FD1B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28C29E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686E62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38C402D" w14:textId="77777777" w:rsidR="00D90FFA" w:rsidRPr="00AC15C4" w:rsidRDefault="00C73931" w:rsidP="0081629B">
            <w:pPr>
              <w:rPr>
                <w:vanish/>
                <w:color w:val="000000" w:themeColor="text1"/>
              </w:rPr>
            </w:pPr>
          </w:p>
        </w:tc>
      </w:tr>
    </w:tbl>
    <w:p w14:paraId="5037230E" w14:textId="77777777" w:rsidR="00AC15C4" w:rsidRPr="00AC15C4" w:rsidRDefault="00AC15C4" w:rsidP="00AC15C4">
      <w:pPr>
        <w:pStyle w:val="Heading4"/>
        <w:rPr>
          <w:b w:val="0"/>
          <w:u w:val="single"/>
        </w:rPr>
      </w:pPr>
      <w:r w:rsidRPr="00AC15C4">
        <w:rPr>
          <w:b w:val="0"/>
          <w:u w:val="single"/>
        </w:rPr>
        <w:t>ENMEM-REQ-099700/C-Positional Settings Recall</w:t>
      </w:r>
    </w:p>
    <w:p w14:paraId="6E48AA39" w14:textId="77777777" w:rsidR="00D40A0D" w:rsidRPr="00FC6620" w:rsidRDefault="00980C5F" w:rsidP="00500605">
      <w:r w:rsidRPr="00FC6620">
        <w:t xml:space="preserve">The EnhancedMemoryPositionClient shall recall any positional settings when receiving an update of the </w:t>
      </w:r>
      <w:proofErr w:type="spellStart"/>
      <w:r w:rsidRPr="00FC6620">
        <w:t>MemoryPosition_St</w:t>
      </w:r>
      <w:proofErr w:type="spellEnd"/>
      <w:r w:rsidRPr="00FC6620">
        <w:t xml:space="preserve"> method.</w:t>
      </w:r>
    </w:p>
    <w:p w14:paraId="74B73A40" w14:textId="77777777" w:rsidR="00D40A0D" w:rsidRPr="00FC6620" w:rsidRDefault="00C73931" w:rsidP="00500605"/>
    <w:p w14:paraId="344298AB" w14:textId="77777777" w:rsidR="00500605" w:rsidRPr="00FC6620" w:rsidRDefault="00980C5F" w:rsidP="00980C5F">
      <w:pPr>
        <w:numPr>
          <w:ilvl w:val="0"/>
          <w:numId w:val="43"/>
        </w:numPr>
      </w:pPr>
      <w:r w:rsidRPr="00FC6620">
        <w:t xml:space="preserve">An update of the </w:t>
      </w:r>
      <w:proofErr w:type="spellStart"/>
      <w:r w:rsidRPr="00FC6620">
        <w:t>MemoryPosition_St</w:t>
      </w:r>
      <w:proofErr w:type="spellEnd"/>
      <w:r w:rsidRPr="00FC6620">
        <w:t xml:space="preserve"> to the value of Vehicle shall not trigger the recall of any positional settings</w:t>
      </w:r>
    </w:p>
    <w:p w14:paraId="79E7B5DA" w14:textId="77777777" w:rsidR="00D40A0D" w:rsidRPr="00FC6620" w:rsidRDefault="00C73931" w:rsidP="00500605"/>
    <w:p w14:paraId="49387550" w14:textId="77777777" w:rsidR="00D40A0D" w:rsidRPr="00FC6620" w:rsidRDefault="00980C5F" w:rsidP="00980C5F">
      <w:pPr>
        <w:numPr>
          <w:ilvl w:val="0"/>
          <w:numId w:val="43"/>
        </w:numPr>
      </w:pPr>
      <w:r w:rsidRPr="00FC6620">
        <w:t>A recall, triggered by the pressing of an unassociated Memory Seat button, shall not trigger the recall of any positional settings</w:t>
      </w:r>
    </w:p>
    <w:p w14:paraId="15F9677D" w14:textId="77777777" w:rsidR="00752FF5" w:rsidRPr="00FC6620" w:rsidRDefault="00C73931" w:rsidP="00752FF5"/>
    <w:p w14:paraId="1C03EFB1" w14:textId="77777777" w:rsidR="00752FF5" w:rsidRDefault="00980C5F" w:rsidP="00752FF5">
      <w:r w:rsidRPr="00FC6620">
        <w:t>For the latest EnhancedMemoryPositionClient requirements see the latest Driver Seat Module Spec. This requirement may be outdated.</w:t>
      </w:r>
    </w:p>
    <w:p w14:paraId="5E0F2580" w14:textId="77777777" w:rsidR="00FC6620" w:rsidRDefault="00C73931" w:rsidP="00752FF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E52000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61E954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8776DE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AD85667" w14:textId="77777777" w:rsidR="00D90FFA" w:rsidRPr="00AC15C4" w:rsidRDefault="00C73931" w:rsidP="0081629B">
            <w:pPr>
              <w:rPr>
                <w:vanish/>
                <w:color w:val="000000" w:themeColor="text1"/>
              </w:rPr>
            </w:pPr>
          </w:p>
        </w:tc>
      </w:tr>
    </w:tbl>
    <w:p w14:paraId="08C12C5D" w14:textId="77777777" w:rsidR="00AC15C4" w:rsidRPr="00AC15C4" w:rsidRDefault="00AC15C4" w:rsidP="00AC15C4">
      <w:pPr>
        <w:pStyle w:val="Heading4"/>
        <w:rPr>
          <w:b w:val="0"/>
          <w:u w:val="single"/>
        </w:rPr>
      </w:pPr>
      <w:r w:rsidRPr="00AC15C4">
        <w:rPr>
          <w:b w:val="0"/>
          <w:u w:val="single"/>
        </w:rPr>
        <w:t>ENMEM-REQ-198388/A-No Recall for Positional Settings When Vehicle in Motion</w:t>
      </w:r>
    </w:p>
    <w:p w14:paraId="75CFAAA6" w14:textId="77777777" w:rsidR="006F2271" w:rsidRPr="00F60987" w:rsidRDefault="00980C5F" w:rsidP="006F2271">
      <w:r w:rsidRPr="00F60987">
        <w:t>The EnhancedMemoryPositionClient shall not recall positional settings that are tied with Classic Memory when vehicle is not in park or vehicle speed is greater than 5kph for manual transmission.</w:t>
      </w:r>
    </w:p>
    <w:p w14:paraId="3AD28B5B" w14:textId="77777777" w:rsidR="00695C61" w:rsidRPr="00F60987" w:rsidRDefault="00C73931" w:rsidP="00500605"/>
    <w:p w14:paraId="3A38EF03" w14:textId="77777777" w:rsidR="002420B0" w:rsidRDefault="00980C5F" w:rsidP="00500605">
      <w:r w:rsidRPr="00F60987">
        <w:t>For the latest EnhancedMemoryPositionClient requirements see the latest Driver Seat Module Spec. This requirement may be outdated.</w:t>
      </w:r>
    </w:p>
    <w:p w14:paraId="35360E79" w14:textId="77777777" w:rsidR="00F60987" w:rsidRPr="00F60987"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D61F43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5D5FD4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4B91D0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1E2CC02" w14:textId="77777777" w:rsidR="00D90FFA" w:rsidRPr="00AC15C4" w:rsidRDefault="00C73931" w:rsidP="0081629B">
            <w:pPr>
              <w:rPr>
                <w:vanish/>
                <w:color w:val="000000" w:themeColor="text1"/>
              </w:rPr>
            </w:pPr>
          </w:p>
        </w:tc>
      </w:tr>
    </w:tbl>
    <w:p w14:paraId="1C9B6724" w14:textId="77777777" w:rsidR="00AC15C4" w:rsidRPr="00AC15C4" w:rsidRDefault="00AC15C4" w:rsidP="00AC15C4">
      <w:pPr>
        <w:pStyle w:val="Heading4"/>
        <w:rPr>
          <w:b w:val="0"/>
          <w:u w:val="single"/>
        </w:rPr>
      </w:pPr>
      <w:r w:rsidRPr="00AC15C4">
        <w:rPr>
          <w:b w:val="0"/>
          <w:u w:val="single"/>
        </w:rPr>
        <w:t>ENMEM-SR-REQ-136618/F-Recall Event - Infotainment Audio</w:t>
      </w:r>
    </w:p>
    <w:p w14:paraId="10D0A281" w14:textId="77777777" w:rsidR="001C6490" w:rsidRPr="001C6490" w:rsidRDefault="00980C5F" w:rsidP="00500605">
      <w:pPr>
        <w:rPr>
          <w:rFonts w:cs="Arial"/>
          <w:b/>
        </w:rPr>
      </w:pPr>
      <w:r w:rsidRPr="001C6490">
        <w:rPr>
          <w:rFonts w:cs="Arial"/>
          <w:b/>
        </w:rPr>
        <w:t>When the user is NOT in a Feature Volume Session:</w:t>
      </w:r>
    </w:p>
    <w:p w14:paraId="2EF6DAD9" w14:textId="77777777" w:rsidR="001C6490" w:rsidRDefault="00C73931" w:rsidP="00500605">
      <w:pPr>
        <w:rPr>
          <w:rFonts w:cs="Arial"/>
        </w:rPr>
      </w:pPr>
    </w:p>
    <w:p w14:paraId="4F368236" w14:textId="77777777" w:rsidR="00EC545E" w:rsidRPr="001802C7" w:rsidRDefault="00980C5F" w:rsidP="00500605">
      <w:pPr>
        <w:rPr>
          <w:rFonts w:cs="Arial"/>
        </w:rPr>
      </w:pPr>
      <w:r w:rsidRPr="001802C7">
        <w:rPr>
          <w:rFonts w:cs="Arial"/>
        </w:rPr>
        <w:t xml:space="preserve">For a recall event that results in </w:t>
      </w:r>
      <w:r>
        <w:rPr>
          <w:rFonts w:cs="Arial"/>
        </w:rPr>
        <w:t>a change</w:t>
      </w:r>
      <w:r w:rsidRPr="001802C7">
        <w:rPr>
          <w:rFonts w:cs="Arial"/>
        </w:rPr>
        <w:t xml:space="preserve"> to the Audio Settings (</w:t>
      </w:r>
      <w:proofErr w:type="spellStart"/>
      <w:r w:rsidRPr="001802C7">
        <w:rPr>
          <w:rFonts w:cs="Arial"/>
        </w:rPr>
        <w:t>ex Occupancy</w:t>
      </w:r>
      <w:proofErr w:type="spellEnd"/>
      <w:r w:rsidRPr="001802C7">
        <w:rPr>
          <w:rFonts w:cs="Arial"/>
        </w:rPr>
        <w:t xml:space="preserve"> mode, BTMBF…) if the recall event could cause distortion of audio then:</w:t>
      </w:r>
    </w:p>
    <w:p w14:paraId="792E211D" w14:textId="77777777" w:rsidR="00EC545E" w:rsidRPr="001802C7" w:rsidRDefault="00980C5F" w:rsidP="00980C5F">
      <w:pPr>
        <w:numPr>
          <w:ilvl w:val="0"/>
          <w:numId w:val="45"/>
        </w:numPr>
        <w:rPr>
          <w:rFonts w:cs="Arial"/>
        </w:rPr>
      </w:pPr>
      <w:r w:rsidRPr="001802C7">
        <w:rPr>
          <w:rFonts w:cs="Arial"/>
        </w:rPr>
        <w:t>The Audio Setting Server (ex AHU, DSP AMP) shall mute the audio first,</w:t>
      </w:r>
    </w:p>
    <w:p w14:paraId="79B94B05" w14:textId="77777777" w:rsidR="00EC545E" w:rsidRPr="001802C7" w:rsidRDefault="00980C5F" w:rsidP="00980C5F">
      <w:pPr>
        <w:numPr>
          <w:ilvl w:val="0"/>
          <w:numId w:val="45"/>
        </w:numPr>
        <w:rPr>
          <w:rFonts w:cs="Arial"/>
        </w:rPr>
      </w:pPr>
      <w:r>
        <w:rPr>
          <w:rFonts w:cs="Arial"/>
        </w:rPr>
        <w:t>T</w:t>
      </w:r>
      <w:r w:rsidRPr="001802C7">
        <w:rPr>
          <w:rFonts w:cs="Arial"/>
        </w:rPr>
        <w:t xml:space="preserve">hen update the Audio Settings (ex BTMBF, Occ Mode, SCV…), and </w:t>
      </w:r>
    </w:p>
    <w:p w14:paraId="547FF7D3" w14:textId="77777777" w:rsidR="00500605" w:rsidRPr="001802C7" w:rsidRDefault="00980C5F" w:rsidP="00980C5F">
      <w:pPr>
        <w:numPr>
          <w:ilvl w:val="0"/>
          <w:numId w:val="45"/>
        </w:numPr>
        <w:rPr>
          <w:rFonts w:cs="Arial"/>
        </w:rPr>
      </w:pPr>
      <w:r>
        <w:rPr>
          <w:rFonts w:cs="Arial"/>
        </w:rPr>
        <w:t>T</w:t>
      </w:r>
      <w:r w:rsidRPr="001802C7">
        <w:rPr>
          <w:rFonts w:cs="Arial"/>
        </w:rPr>
        <w:t>hen unmute when complete so there is no distortion of the audio.</w:t>
      </w:r>
    </w:p>
    <w:p w14:paraId="4C5340FA" w14:textId="77777777" w:rsidR="00AA4C2C" w:rsidRDefault="00C73931" w:rsidP="00500605">
      <w:pPr>
        <w:rPr>
          <w:rFonts w:cs="Arial"/>
        </w:rPr>
      </w:pPr>
    </w:p>
    <w:p w14:paraId="30F0A32B" w14:textId="77777777" w:rsidR="001C6490" w:rsidRPr="001C6490" w:rsidRDefault="00980C5F" w:rsidP="00500605">
      <w:pPr>
        <w:rPr>
          <w:rFonts w:cs="Arial"/>
          <w:b/>
        </w:rPr>
      </w:pPr>
      <w:r w:rsidRPr="001C6490">
        <w:rPr>
          <w:rFonts w:cs="Arial"/>
          <w:b/>
        </w:rPr>
        <w:t>When the user IS in a Feature Volume Session:</w:t>
      </w:r>
    </w:p>
    <w:p w14:paraId="1AB07520" w14:textId="77777777" w:rsidR="001C6490" w:rsidRDefault="00C73931" w:rsidP="00500605">
      <w:pPr>
        <w:rPr>
          <w:rFonts w:cs="Arial"/>
        </w:rPr>
      </w:pPr>
    </w:p>
    <w:p w14:paraId="7E8A118E" w14:textId="77777777" w:rsidR="001C6490" w:rsidRDefault="00980C5F" w:rsidP="001C6490">
      <w:pPr>
        <w:rPr>
          <w:rFonts w:cs="Arial"/>
        </w:rPr>
      </w:pPr>
      <w:r>
        <w:rPr>
          <w:rFonts w:cs="Arial"/>
        </w:rPr>
        <w:t xml:space="preserve">The above muting strategy shall not be implemented. The Audio </w:t>
      </w:r>
      <w:r w:rsidRPr="001802C7">
        <w:rPr>
          <w:rFonts w:cs="Arial"/>
        </w:rPr>
        <w:t xml:space="preserve">Setting </w:t>
      </w:r>
      <w:r>
        <w:rPr>
          <w:rFonts w:cs="Arial"/>
        </w:rPr>
        <w:t>Server shall instead:</w:t>
      </w:r>
    </w:p>
    <w:p w14:paraId="11D078FD" w14:textId="77777777" w:rsidR="001C6490" w:rsidRDefault="00980C5F" w:rsidP="00980C5F">
      <w:pPr>
        <w:numPr>
          <w:ilvl w:val="0"/>
          <w:numId w:val="46"/>
        </w:numPr>
        <w:rPr>
          <w:rFonts w:cs="Arial"/>
        </w:rPr>
      </w:pPr>
      <w:r>
        <w:rPr>
          <w:rFonts w:cs="Arial"/>
        </w:rPr>
        <w:t>Maintain the initial profile’s Phone / VR / TA volume setting while the Feature Volume session is active</w:t>
      </w:r>
    </w:p>
    <w:p w14:paraId="05BE33E4" w14:textId="77777777" w:rsidR="001C6490" w:rsidRDefault="00980C5F" w:rsidP="00980C5F">
      <w:pPr>
        <w:numPr>
          <w:ilvl w:val="0"/>
          <w:numId w:val="46"/>
        </w:numPr>
        <w:rPr>
          <w:rFonts w:cs="Arial"/>
        </w:rPr>
      </w:pPr>
      <w:r>
        <w:rPr>
          <w:rFonts w:cs="Arial"/>
        </w:rPr>
        <w:t>Apply the recalled profile’s Phone / VR / TA volume after the active Feature Volume session ends</w:t>
      </w:r>
    </w:p>
    <w:p w14:paraId="6CD96B39" w14:textId="77777777" w:rsidR="001C6490" w:rsidRPr="001C6490" w:rsidRDefault="00980C5F" w:rsidP="00980C5F">
      <w:pPr>
        <w:numPr>
          <w:ilvl w:val="1"/>
          <w:numId w:val="46"/>
        </w:numPr>
        <w:rPr>
          <w:rFonts w:cs="Arial"/>
        </w:rPr>
      </w:pPr>
      <w:r>
        <w:rPr>
          <w:rFonts w:cs="Arial"/>
        </w:rPr>
        <w:t xml:space="preserve">If the user makes a volume change during the active Feature Volume session, the Audio </w:t>
      </w:r>
      <w:r w:rsidRPr="001802C7">
        <w:rPr>
          <w:rFonts w:cs="Arial"/>
        </w:rPr>
        <w:t xml:space="preserve">Setting </w:t>
      </w:r>
      <w:r>
        <w:rPr>
          <w:rFonts w:cs="Arial"/>
        </w:rPr>
        <w:t>Server shall apply and save the changed volume to the recalled profile.</w:t>
      </w:r>
    </w:p>
    <w:p w14:paraId="6BF348CA" w14:textId="77777777" w:rsidR="00A82BE5" w:rsidRDefault="00C73931" w:rsidP="001802C7">
      <w:pPr>
        <w:rPr>
          <w:rFonts w:cs="Arial"/>
        </w:rPr>
      </w:pPr>
    </w:p>
    <w:p w14:paraId="6F3C5A8D" w14:textId="77777777" w:rsidR="004E2EA9" w:rsidRDefault="00C73931" w:rsidP="004E2EA9">
      <w:pPr>
        <w:rPr>
          <w:rFonts w:cs="Arial"/>
        </w:rPr>
      </w:pPr>
    </w:p>
    <w:p w14:paraId="796AC616" w14:textId="77777777" w:rsidR="004E2EA9" w:rsidRPr="005651D5" w:rsidRDefault="00980C5F" w:rsidP="004E2EA9">
      <w:pPr>
        <w:rPr>
          <w:rFonts w:cs="Arial"/>
        </w:rPr>
      </w:pPr>
      <w:r w:rsidRPr="001802C7">
        <w:rPr>
          <w:rFonts w:cs="Arial"/>
        </w:rPr>
        <w:t xml:space="preserve">The maximum amount of time to update all audio </w:t>
      </w:r>
      <w:r w:rsidRPr="005651D5">
        <w:rPr>
          <w:rFonts w:cs="Arial"/>
        </w:rPr>
        <w:t>settings during a recall event, from the time the audio is muted until the unmute</w:t>
      </w:r>
      <w:r>
        <w:rPr>
          <w:rFonts w:cs="Arial"/>
        </w:rPr>
        <w:t>,</w:t>
      </w:r>
      <w:r w:rsidRPr="005651D5">
        <w:rPr>
          <w:rFonts w:cs="Arial"/>
        </w:rPr>
        <w:t xml:space="preserve"> shall not exceed 200 msec. The audio shall gracefully resume operation after the unmute.</w:t>
      </w:r>
    </w:p>
    <w:p w14:paraId="103E255E" w14:textId="77777777" w:rsidR="004E2EA9" w:rsidRDefault="00C73931" w:rsidP="001802C7">
      <w:pPr>
        <w:rPr>
          <w:rFonts w:cs="Arial"/>
        </w:rPr>
      </w:pPr>
    </w:p>
    <w:p w14:paraId="3B2C45DD" w14:textId="77777777" w:rsidR="007B7F98" w:rsidRPr="00FD4591" w:rsidRDefault="00980C5F" w:rsidP="001802C7">
      <w:pPr>
        <w:rPr>
          <w:rFonts w:cs="Arial"/>
        </w:rPr>
      </w:pPr>
      <w:r w:rsidRPr="00FD4591">
        <w:rPr>
          <w:rFonts w:cs="Arial"/>
        </w:rPr>
        <w:t xml:space="preserve">The Media Volume shall not be stored individually for different </w:t>
      </w:r>
      <w:r>
        <w:rPr>
          <w:rFonts w:cs="Arial"/>
        </w:rPr>
        <w:t>Driver</w:t>
      </w:r>
      <w:r w:rsidRPr="00FD4591">
        <w:rPr>
          <w:rFonts w:cs="Arial"/>
        </w:rPr>
        <w:t xml:space="preserve"> </w:t>
      </w:r>
      <w:r>
        <w:rPr>
          <w:rFonts w:cs="Arial"/>
        </w:rPr>
        <w:t>P</w:t>
      </w:r>
      <w:r w:rsidRPr="00FD4591">
        <w:rPr>
          <w:rFonts w:cs="Arial"/>
        </w:rPr>
        <w:t>rofiles.</w:t>
      </w:r>
    </w:p>
    <w:p w14:paraId="2C810A66" w14:textId="77777777" w:rsidR="00A20694" w:rsidRPr="00FD4591" w:rsidRDefault="00C73931" w:rsidP="001802C7">
      <w:pPr>
        <w:rPr>
          <w:rFonts w:cs="Arial"/>
        </w:rPr>
      </w:pPr>
    </w:p>
    <w:p w14:paraId="6D78C019" w14:textId="77777777" w:rsidR="00FD4591" w:rsidRPr="00FD4591" w:rsidRDefault="00980C5F" w:rsidP="00FD4591">
      <w:pPr>
        <w:rPr>
          <w:rFonts w:cs="Arial"/>
        </w:rPr>
      </w:pPr>
      <w:r w:rsidRPr="00FD4591">
        <w:rPr>
          <w:rFonts w:cs="Arial"/>
        </w:rPr>
        <w:t>When changing between profiles the current active audio source shall not change.</w:t>
      </w:r>
    </w:p>
    <w:p w14:paraId="4C6E5F24" w14:textId="77777777" w:rsidR="001802C7" w:rsidRPr="007565EE" w:rsidRDefault="00980C5F" w:rsidP="00980C5F">
      <w:pPr>
        <w:numPr>
          <w:ilvl w:val="0"/>
          <w:numId w:val="44"/>
        </w:numPr>
        <w:rPr>
          <w:rFonts w:cs="Arial"/>
        </w:rPr>
      </w:pPr>
      <w:r w:rsidRPr="00FD4591">
        <w:rPr>
          <w:rFonts w:cs="Arial"/>
        </w:rPr>
        <w:t xml:space="preserve">Ex.  The active audio source is AM and channel X for person 1.  The user changes to person 3 and the active audio source remains AM on the same channel X for person 3.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50CAED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144BCD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C704F6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9C2CD2" w14:textId="77777777" w:rsidR="00D90FFA" w:rsidRPr="00AC15C4" w:rsidRDefault="00C73931" w:rsidP="0081629B">
            <w:pPr>
              <w:rPr>
                <w:vanish/>
                <w:color w:val="000000" w:themeColor="text1"/>
              </w:rPr>
            </w:pPr>
          </w:p>
        </w:tc>
      </w:tr>
    </w:tbl>
    <w:p w14:paraId="0BA2F777" w14:textId="77777777" w:rsidR="00AC15C4" w:rsidRPr="00AC15C4" w:rsidRDefault="00AC15C4" w:rsidP="00AC15C4">
      <w:pPr>
        <w:pStyle w:val="Heading4"/>
        <w:rPr>
          <w:b w:val="0"/>
          <w:u w:val="single"/>
        </w:rPr>
      </w:pPr>
      <w:r w:rsidRPr="00AC15C4">
        <w:rPr>
          <w:b w:val="0"/>
          <w:u w:val="single"/>
        </w:rPr>
        <w:lastRenderedPageBreak/>
        <w:t>ENMEM-REQ-099674/C-Requesting Audio Preset Info After Profile Change</w:t>
      </w:r>
    </w:p>
    <w:p w14:paraId="05FC49EE" w14:textId="77777777" w:rsidR="002214AB" w:rsidRPr="008B2E4B" w:rsidRDefault="00980C5F" w:rsidP="00500605">
      <w:pPr>
        <w:rPr>
          <w:rFonts w:cs="Arial"/>
        </w:rPr>
      </w:pPr>
      <w:r w:rsidRPr="002214AB">
        <w:rPr>
          <w:rFonts w:cs="Arial"/>
        </w:rPr>
        <w:t>When the EnhancedMemoryInterfaceClient</w:t>
      </w:r>
      <w:r>
        <w:rPr>
          <w:rFonts w:cs="Arial"/>
        </w:rPr>
        <w:t xml:space="preserve">, and any Client displaying audio presets, </w:t>
      </w:r>
      <w:r w:rsidRPr="002214AB">
        <w:rPr>
          <w:rFonts w:cs="Arial"/>
        </w:rPr>
        <w:t xml:space="preserve">receives a Driver Profile recall event via </w:t>
      </w:r>
      <w:proofErr w:type="spellStart"/>
      <w:r w:rsidRPr="002214AB">
        <w:rPr>
          <w:rFonts w:cs="Arial"/>
        </w:rPr>
        <w:t>ActivePersonality_St</w:t>
      </w:r>
      <w:proofErr w:type="spellEnd"/>
      <w:r w:rsidRPr="002214AB">
        <w:rPr>
          <w:rFonts w:cs="Arial"/>
        </w:rPr>
        <w:t xml:space="preserve">, it shall wait at least </w:t>
      </w:r>
      <w:proofErr w:type="spellStart"/>
      <w:r w:rsidRPr="002214AB">
        <w:rPr>
          <w:rFonts w:cs="Arial"/>
        </w:rPr>
        <w:t>T_PersPresetWait</w:t>
      </w:r>
      <w:proofErr w:type="spellEnd"/>
      <w:r w:rsidRPr="002214AB">
        <w:rPr>
          <w:rFonts w:cs="Arial"/>
        </w:rPr>
        <w:t xml:space="preserve"> and then shall request the audio preset information from the </w:t>
      </w:r>
      <w:proofErr w:type="spellStart"/>
      <w:r w:rsidRPr="002214AB">
        <w:rPr>
          <w:rFonts w:cs="Arial"/>
        </w:rPr>
        <w:t>AudioServer</w:t>
      </w:r>
      <w:proofErr w:type="spellEnd"/>
      <w:r w:rsidRPr="002214AB">
        <w:rPr>
          <w:rFonts w:cs="Arial"/>
        </w:rPr>
        <w:t xml:space="preserve"> and shall update the audio preset HMI information to the new </w:t>
      </w:r>
      <w:r>
        <w:rPr>
          <w:rFonts w:cs="Arial"/>
        </w:rPr>
        <w:t>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4C1ABE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AACDDB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CB3C1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ECF6F7" w14:textId="77777777" w:rsidR="00D90FFA" w:rsidRPr="00AC15C4" w:rsidRDefault="00C73931" w:rsidP="0081629B">
            <w:pPr>
              <w:rPr>
                <w:vanish/>
                <w:color w:val="000000" w:themeColor="text1"/>
              </w:rPr>
            </w:pPr>
          </w:p>
        </w:tc>
      </w:tr>
    </w:tbl>
    <w:p w14:paraId="1CCD40CF" w14:textId="77777777" w:rsidR="007917DC" w:rsidRDefault="00980C5F" w:rsidP="00AC15C4">
      <w:pPr>
        <w:pStyle w:val="Heading4"/>
      </w:pPr>
      <w:r w:rsidRPr="00B9479B">
        <w:t>ENMEM-TMR-REQ-099763/C-</w:t>
      </w:r>
      <w:proofErr w:type="spellStart"/>
      <w:r w:rsidRPr="00B9479B">
        <w:t>T_PersPresetWait</w:t>
      </w:r>
      <w:proofErr w:type="spellEnd"/>
    </w:p>
    <w:p w14:paraId="093C01D2"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E915F3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E1E86B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423FC5E"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39577B8"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81E91F5"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7D21BC0"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27F73F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1071EE35"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9FEA490"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T_PersPresetWait</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8FC0227" w14:textId="77777777" w:rsidR="00500605" w:rsidRPr="004F2B40" w:rsidRDefault="00980C5F" w:rsidP="00500605">
            <w:pPr>
              <w:rPr>
                <w:rFonts w:cs="Arial"/>
              </w:rPr>
            </w:pPr>
            <w:r>
              <w:rPr>
                <w:rFonts w:cs="Arial"/>
              </w:rPr>
              <w:t xml:space="preserve">Minimum time the EnhancedMemoryInterfaceClient, and any Client displaying audio </w:t>
            </w:r>
            <w:proofErr w:type="gramStart"/>
            <w:r>
              <w:rPr>
                <w:rFonts w:cs="Arial"/>
              </w:rPr>
              <w:t>presets,  shall</w:t>
            </w:r>
            <w:proofErr w:type="gramEnd"/>
            <w:r>
              <w:rPr>
                <w:rFonts w:cs="Arial"/>
              </w:rPr>
              <w:t xml:space="preserve"> wait before requesting preset data from the </w:t>
            </w:r>
            <w:proofErr w:type="spellStart"/>
            <w:r>
              <w:rPr>
                <w:rFonts w:cs="Arial"/>
              </w:rPr>
              <w:t>AudioServer</w:t>
            </w:r>
            <w:proofErr w:type="spellEnd"/>
            <w:r>
              <w:rPr>
                <w:rFonts w:cs="Arial"/>
              </w:rPr>
              <w:t>.</w:t>
            </w:r>
          </w:p>
          <w:p w14:paraId="16EB63D8"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F62087E"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EECBE5C" w14:textId="77777777" w:rsidR="007917DC" w:rsidRDefault="00980C5F">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6B4FC189"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DC0971C" w14:textId="77777777" w:rsidR="007917DC" w:rsidRDefault="00980C5F">
            <w:pPr>
              <w:spacing w:line="276" w:lineRule="auto"/>
              <w:jc w:val="center"/>
              <w:rPr>
                <w:rFonts w:ascii="Univers" w:eastAsia="Times New Roman" w:hAnsi="Univers" w:cs="Arial"/>
                <w:sz w:val="14"/>
                <w:szCs w:val="14"/>
              </w:rPr>
            </w:pPr>
            <w:r>
              <w:rPr>
                <w:rFonts w:cs="Arial"/>
                <w:sz w:val="14"/>
                <w:szCs w:val="14"/>
              </w:rPr>
              <w:t>200</w:t>
            </w:r>
          </w:p>
        </w:tc>
      </w:tr>
    </w:tbl>
    <w:p w14:paraId="7DCC236B" w14:textId="77777777" w:rsidR="005A201A" w:rsidRPr="00B01CDD" w:rsidRDefault="00C73931" w:rsidP="00B01CDD">
      <w:pPr>
        <w:rPr>
          <w:sz w:val="14"/>
          <w:szCs w:val="14"/>
        </w:rPr>
      </w:pPr>
    </w:p>
    <w:p w14:paraId="1B77BA9B" w14:textId="77777777" w:rsidR="00AC15C4" w:rsidRPr="00AC15C4" w:rsidRDefault="00AC15C4" w:rsidP="00AC15C4">
      <w:pPr>
        <w:pStyle w:val="Heading4"/>
        <w:rPr>
          <w:b w:val="0"/>
          <w:u w:val="single"/>
        </w:rPr>
      </w:pPr>
      <w:r w:rsidRPr="00AC15C4">
        <w:rPr>
          <w:b w:val="0"/>
          <w:u w:val="single"/>
        </w:rPr>
        <w:t>ENMEM-SR-REQ-214221/A-Recall behavior when Valet Mode Enabled/Disabled</w:t>
      </w:r>
    </w:p>
    <w:p w14:paraId="5B3E942A" w14:textId="77777777" w:rsidR="00500605" w:rsidRDefault="00980C5F" w:rsidP="00500605">
      <w:r>
        <w:t xml:space="preserve">If </w:t>
      </w:r>
      <w:proofErr w:type="spellStart"/>
      <w:r w:rsidRPr="006A45AA">
        <w:t>EnhancedMemory_St</w:t>
      </w:r>
      <w:proofErr w:type="spellEnd"/>
      <w:r w:rsidRPr="006A45AA">
        <w:t xml:space="preserve"> =</w:t>
      </w:r>
      <w:r>
        <w:t xml:space="preserve"> </w:t>
      </w:r>
      <w:proofErr w:type="spellStart"/>
      <w:r>
        <w:t>ProfilesOn</w:t>
      </w:r>
      <w:proofErr w:type="spellEnd"/>
      <w:r>
        <w:t xml:space="preserve"> when Valet Mode is enabled, the EnhancedMemoryInterfaceClient shall remember the last active personality profile prior to enabling Valet Mode.</w:t>
      </w:r>
    </w:p>
    <w:p w14:paraId="0AC6F085" w14:textId="77777777" w:rsidR="006A45AA" w:rsidRDefault="00C73931" w:rsidP="00500605"/>
    <w:p w14:paraId="0D05C8F4" w14:textId="77777777" w:rsidR="00A42B9C" w:rsidRDefault="00980C5F" w:rsidP="006A45AA">
      <w:r>
        <w:t xml:space="preserve">When Valet Mode is then disabled, the EnhancedMemoryInterfaceClient shall recall the remembered personality profile after Enhanced Memory is re-enabled as defined in </w:t>
      </w:r>
      <w:r w:rsidRPr="00905587">
        <w:rPr>
          <w:u w:val="single"/>
        </w:rPr>
        <w:t>REQ-214801</w:t>
      </w:r>
      <w:r>
        <w:t>.</w:t>
      </w:r>
    </w:p>
    <w:p w14:paraId="31FAF9AE" w14:textId="77777777" w:rsidR="00A42B9C" w:rsidRDefault="00C73931" w:rsidP="006A45AA"/>
    <w:p w14:paraId="0449552B" w14:textId="77777777" w:rsidR="00A42B9C" w:rsidRDefault="00980C5F" w:rsidP="006A45AA">
      <w:r>
        <w:t xml:space="preserve">If </w:t>
      </w:r>
      <w:proofErr w:type="spellStart"/>
      <w:r w:rsidRPr="006A45AA">
        <w:t>EnhancedMemory_St</w:t>
      </w:r>
      <w:proofErr w:type="spellEnd"/>
      <w:r w:rsidRPr="006A45AA">
        <w:t xml:space="preserve"> =</w:t>
      </w:r>
      <w:r>
        <w:t xml:space="preserve"> </w:t>
      </w:r>
      <w:proofErr w:type="spellStart"/>
      <w:r>
        <w:t>ProfilesOff</w:t>
      </w:r>
      <w:proofErr w:type="spellEnd"/>
      <w:r>
        <w:t xml:space="preserve"> when Valet Mode is enabled, the active personality profile shall not be </w:t>
      </w:r>
      <w:proofErr w:type="gramStart"/>
      <w:r>
        <w:t>remembered</w:t>
      </w:r>
      <w:proofErr w:type="gramEnd"/>
      <w:r>
        <w:t xml:space="preserve"> and a recall shall not be performed when Valet Mode is disabled.</w:t>
      </w:r>
    </w:p>
    <w:p w14:paraId="0C54F4A4" w14:textId="77777777" w:rsidR="006A45AA" w:rsidRDefault="00C73931" w:rsidP="00500605"/>
    <w:p w14:paraId="3239FCE3" w14:textId="77777777" w:rsidR="00EF4A1E" w:rsidRDefault="00980C5F" w:rsidP="00EF4A1E">
      <w:r>
        <w:t xml:space="preserve">The EnhancedMemoryInterfaceClient shall remember the last active personality profile (prior to enabling Valet Mode) </w:t>
      </w:r>
      <w:r w:rsidRPr="00EF4A1E">
        <w:t>between different power mode cycles such as remembering (but not limited to):</w:t>
      </w:r>
    </w:p>
    <w:p w14:paraId="75A76AFA" w14:textId="77777777" w:rsidR="00EF4A1E" w:rsidRDefault="00980C5F" w:rsidP="00980C5F">
      <w:pPr>
        <w:numPr>
          <w:ilvl w:val="0"/>
          <w:numId w:val="47"/>
        </w:numPr>
      </w:pPr>
      <w:r>
        <w:t>Between network bus sleep and wake-up events, and</w:t>
      </w:r>
    </w:p>
    <w:p w14:paraId="32BFE2D8" w14:textId="77777777" w:rsidR="00EF4A1E" w:rsidRDefault="00980C5F" w:rsidP="00980C5F">
      <w:pPr>
        <w:numPr>
          <w:ilvl w:val="0"/>
          <w:numId w:val="47"/>
        </w:numPr>
      </w:pPr>
      <w:r>
        <w:t>Between ignition cycles</w:t>
      </w:r>
    </w:p>
    <w:p w14:paraId="066E5336" w14:textId="77777777" w:rsidR="006A45AA" w:rsidRDefault="00C73931" w:rsidP="00500605"/>
    <w:p w14:paraId="517AF0D2" w14:textId="77777777" w:rsidR="00A42B9C" w:rsidRDefault="00980C5F" w:rsidP="00A42B9C">
      <w:r>
        <w:t>All existing Valet Mode requirements/restrictions apply for Enhanced Memory and supersede any requirements in this specification.</w:t>
      </w:r>
    </w:p>
    <w:p w14:paraId="74757696" w14:textId="77777777" w:rsidR="00A42B9C" w:rsidRDefault="00C73931" w:rsidP="00A42B9C"/>
    <w:p w14:paraId="59535193" w14:textId="77777777" w:rsidR="00A42B9C" w:rsidRDefault="00980C5F" w:rsidP="00A42B9C">
      <w:r>
        <w:t xml:space="preserve">For any conflicts bring to the attention of the Ford D&amp;R.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B6D4F0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C6D629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FA529B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B7D43F6" w14:textId="77777777" w:rsidR="00D90FFA" w:rsidRPr="00AC15C4" w:rsidRDefault="00C73931" w:rsidP="0081629B">
            <w:pPr>
              <w:rPr>
                <w:vanish/>
                <w:color w:val="000000" w:themeColor="text1"/>
              </w:rPr>
            </w:pPr>
          </w:p>
        </w:tc>
      </w:tr>
    </w:tbl>
    <w:p w14:paraId="3E3DC99D" w14:textId="77777777" w:rsidR="00406F39" w:rsidRDefault="00980C5F" w:rsidP="00AC15C4">
      <w:pPr>
        <w:pStyle w:val="Heading3"/>
      </w:pPr>
      <w:bookmarkStart w:id="474" w:name="_Toc78592607"/>
      <w:r>
        <w:t>White Box View</w:t>
      </w:r>
      <w:bookmarkEnd w:id="474"/>
    </w:p>
    <w:p w14:paraId="636C631A" w14:textId="77777777" w:rsidR="00406F39" w:rsidRDefault="00980C5F" w:rsidP="00AC15C4">
      <w:pPr>
        <w:pStyle w:val="Heading4"/>
      </w:pPr>
      <w:r>
        <w:t>Activity Diagrams</w:t>
      </w:r>
    </w:p>
    <w:p w14:paraId="5022B8D5" w14:textId="77777777" w:rsidR="00406F39" w:rsidRDefault="00980C5F" w:rsidP="00AC15C4">
      <w:pPr>
        <w:pStyle w:val="Heading5"/>
      </w:pPr>
      <w:r>
        <w:t xml:space="preserve">ENMEM-ACT-REQ-099387/B-Sign </w:t>
      </w:r>
      <w:proofErr w:type="gramStart"/>
      <w:r>
        <w:t>Into</w:t>
      </w:r>
      <w:proofErr w:type="gramEnd"/>
      <w:r>
        <w:t xml:space="preserve"> Driver Profile Via Memory Seat Button</w:t>
      </w:r>
    </w:p>
    <w:p w14:paraId="5F199BCB" w14:textId="77777777" w:rsidR="00406F39" w:rsidRPr="00760C18" w:rsidRDefault="00980C5F" w:rsidP="00D006E5">
      <w:pPr>
        <w:pStyle w:val="BoldText"/>
      </w:pPr>
      <w:r w:rsidRPr="00760C18">
        <w:t>Activity Diagram</w:t>
      </w:r>
    </w:p>
    <w:p w14:paraId="747AA178" w14:textId="77777777" w:rsidR="00774CFD" w:rsidRDefault="00980C5F" w:rsidP="00AC15C4">
      <w:pPr>
        <w:jc w:val="center"/>
      </w:pPr>
      <w:r>
        <w:rPr>
          <w:noProof/>
        </w:rPr>
        <w:drawing>
          <wp:inline distT="0" distB="0" distL="0" distR="0" wp14:anchorId="37DFB9FD" wp14:editId="1CEEEE90">
            <wp:extent cx="5943600" cy="1772213"/>
            <wp:effectExtent l="0" t="0" r="0" b="0"/>
            <wp:docPr id="1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1F9179EC" w14:textId="77777777" w:rsidR="00406F39" w:rsidRDefault="00980C5F" w:rsidP="00AC15C4">
      <w:pPr>
        <w:pStyle w:val="Heading5"/>
      </w:pPr>
      <w:r>
        <w:lastRenderedPageBreak/>
        <w:t xml:space="preserve">ENMEM-ACT-REQ-099388/C-Sign </w:t>
      </w:r>
      <w:proofErr w:type="gramStart"/>
      <w:r>
        <w:t>Into</w:t>
      </w:r>
      <w:proofErr w:type="gramEnd"/>
      <w:r>
        <w:t xml:space="preserve"> Driver Profile Via HMI Menu</w:t>
      </w:r>
    </w:p>
    <w:p w14:paraId="2AFF19FE" w14:textId="77777777" w:rsidR="00406F39" w:rsidRPr="00760C18" w:rsidRDefault="00980C5F" w:rsidP="00D006E5">
      <w:pPr>
        <w:pStyle w:val="BoldText"/>
      </w:pPr>
      <w:r w:rsidRPr="00760C18">
        <w:t>Activity Diagram</w:t>
      </w:r>
    </w:p>
    <w:p w14:paraId="1794F526" w14:textId="77777777" w:rsidR="00500605" w:rsidRDefault="00980C5F" w:rsidP="00AC15C4">
      <w:pPr>
        <w:jc w:val="center"/>
      </w:pPr>
      <w:r>
        <w:rPr>
          <w:noProof/>
        </w:rPr>
        <w:drawing>
          <wp:inline distT="0" distB="0" distL="0" distR="0" wp14:anchorId="1542C103" wp14:editId="3CF35A7F">
            <wp:extent cx="5943600" cy="2015359"/>
            <wp:effectExtent l="0" t="0" r="0" b="4445"/>
            <wp:docPr id="1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488D7E68" w14:textId="77777777" w:rsidR="00406F39" w:rsidRDefault="00980C5F" w:rsidP="00AC15C4">
      <w:pPr>
        <w:pStyle w:val="Heading5"/>
      </w:pPr>
      <w:r>
        <w:t xml:space="preserve">ENMEM-ACT-REQ-099384/E-Sign </w:t>
      </w:r>
      <w:proofErr w:type="gramStart"/>
      <w:r>
        <w:t>Into</w:t>
      </w:r>
      <w:proofErr w:type="gramEnd"/>
      <w:r>
        <w:t xml:space="preserve"> Driver Profile Via Keyfob/Phone/NFC Key</w:t>
      </w:r>
    </w:p>
    <w:p w14:paraId="7737402F" w14:textId="77777777" w:rsidR="00406F39" w:rsidRPr="00760C18" w:rsidRDefault="00980C5F" w:rsidP="00D006E5">
      <w:pPr>
        <w:pStyle w:val="BoldText"/>
      </w:pPr>
      <w:r w:rsidRPr="00760C18">
        <w:t>Activity Diagram</w:t>
      </w:r>
    </w:p>
    <w:p w14:paraId="1DA63433" w14:textId="77777777" w:rsidR="00500605" w:rsidRDefault="00980C5F" w:rsidP="00AC15C4">
      <w:pPr>
        <w:jc w:val="center"/>
      </w:pPr>
      <w:r w:rsidRPr="00754990">
        <w:rPr>
          <w:noProof/>
        </w:rPr>
        <w:drawing>
          <wp:inline distT="0" distB="0" distL="0" distR="0" wp14:anchorId="5EE37BC6" wp14:editId="58103943">
            <wp:extent cx="5943600" cy="1974215"/>
            <wp:effectExtent l="0" t="0" r="0" b="6985"/>
            <wp:docPr id="1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0C2D5C60" w14:textId="77777777" w:rsidR="00406F39" w:rsidRDefault="00980C5F" w:rsidP="00AC15C4">
      <w:pPr>
        <w:pStyle w:val="Heading4"/>
      </w:pPr>
      <w:r>
        <w:t>Sequence Diagrams</w:t>
      </w:r>
    </w:p>
    <w:p w14:paraId="433D8C2B" w14:textId="77777777" w:rsidR="00406F39" w:rsidRDefault="00980C5F" w:rsidP="00AC15C4">
      <w:pPr>
        <w:pStyle w:val="Heading5"/>
      </w:pPr>
      <w:r>
        <w:t xml:space="preserve">ENMEM-SD-REQ-099433/D-Sign </w:t>
      </w:r>
      <w:proofErr w:type="gramStart"/>
      <w:r>
        <w:t>Into</w:t>
      </w:r>
      <w:proofErr w:type="gramEnd"/>
      <w:r>
        <w:t xml:space="preserve"> Driver Profile Via Memory Seat Button</w:t>
      </w:r>
    </w:p>
    <w:p w14:paraId="2B37176D" w14:textId="77777777" w:rsidR="00406F39" w:rsidRPr="00760C18" w:rsidRDefault="00980C5F" w:rsidP="00D006E5">
      <w:pPr>
        <w:pStyle w:val="BoldText"/>
      </w:pPr>
      <w:r w:rsidRPr="00760C18">
        <w:t>Constraints</w:t>
      </w:r>
    </w:p>
    <w:p w14:paraId="7B8A8736" w14:textId="77777777" w:rsidR="00406F39" w:rsidRPr="00760C18" w:rsidRDefault="00980C5F" w:rsidP="00AC15C4">
      <w:pPr>
        <w:pStyle w:val="BoldText"/>
        <w:ind w:left="720"/>
      </w:pPr>
      <w:r w:rsidRPr="00760C18">
        <w:t>Pre-Condition</w:t>
      </w:r>
    </w:p>
    <w:p w14:paraId="0C7221ED" w14:textId="77777777" w:rsidR="00E10DFA" w:rsidRDefault="00980C5F" w:rsidP="00E10DFA">
      <w:pPr>
        <w:ind w:left="720"/>
      </w:pPr>
      <w:r w:rsidRPr="00205EF3">
        <w:t>The driver profiles feature is enabled</w:t>
      </w:r>
    </w:p>
    <w:p w14:paraId="118C2597" w14:textId="77777777" w:rsidR="00500605" w:rsidRDefault="00980C5F" w:rsidP="00E10DFA">
      <w:pPr>
        <w:ind w:left="720"/>
      </w:pPr>
      <w:r>
        <w:rPr>
          <w:rFonts w:cs="Arial"/>
          <w:lang w:eastAsia="zh-CN"/>
        </w:rPr>
        <w:t>EnhancedMemoryPositionClient is present</w:t>
      </w:r>
    </w:p>
    <w:p w14:paraId="488AD6F0" w14:textId="77777777" w:rsidR="00205EF3" w:rsidRDefault="00C73931" w:rsidP="00205EF3">
      <w:pPr>
        <w:ind w:left="720"/>
      </w:pPr>
    </w:p>
    <w:p w14:paraId="1164A12A" w14:textId="77777777" w:rsidR="00406F39" w:rsidRPr="00760C18" w:rsidRDefault="00980C5F" w:rsidP="00D006E5">
      <w:pPr>
        <w:pStyle w:val="BoldText"/>
      </w:pPr>
      <w:r w:rsidRPr="00760C18">
        <w:t>Scenarios</w:t>
      </w:r>
    </w:p>
    <w:p w14:paraId="5C8771EB" w14:textId="77777777" w:rsidR="00406F39" w:rsidRPr="00760C18" w:rsidRDefault="00980C5F" w:rsidP="00AC15C4">
      <w:pPr>
        <w:pStyle w:val="BoldText"/>
        <w:ind w:left="720"/>
      </w:pPr>
      <w:r w:rsidRPr="00760C18">
        <w:t>Normal Usage</w:t>
      </w:r>
    </w:p>
    <w:p w14:paraId="532A1DE9" w14:textId="77777777" w:rsidR="00500605" w:rsidRDefault="00980C5F" w:rsidP="00600556">
      <w:pPr>
        <w:ind w:left="720"/>
      </w:pPr>
      <w:r>
        <w:t>A memory seat button press</w:t>
      </w:r>
      <w:r w:rsidRPr="00600556">
        <w:t xml:space="preserve"> is detected by the EnhancedMemoryP</w:t>
      </w:r>
      <w:r>
        <w:t xml:space="preserve">ositionClient. A request is sent on the vehicle system interface to change the </w:t>
      </w:r>
      <w:r w:rsidRPr="00600556">
        <w:t xml:space="preserve">active personality </w:t>
      </w:r>
      <w:r>
        <w:t>to</w:t>
      </w:r>
      <w:r w:rsidRPr="00600556">
        <w:t xml:space="preserve"> the profile associated to the </w:t>
      </w:r>
      <w:r>
        <w:t>pressed memory seat button</w:t>
      </w:r>
      <w:r w:rsidRPr="00600556">
        <w:t>.</w:t>
      </w:r>
      <w:r>
        <w:t xml:space="preserve"> The active personality is set to the associated profile.</w:t>
      </w:r>
    </w:p>
    <w:p w14:paraId="11CA4FCF" w14:textId="77777777" w:rsidR="00600556" w:rsidRDefault="00C73931" w:rsidP="00600556">
      <w:pPr>
        <w:ind w:left="720"/>
      </w:pPr>
    </w:p>
    <w:p w14:paraId="19647BB6" w14:textId="77777777" w:rsidR="00406F39" w:rsidRPr="00760C18" w:rsidRDefault="00980C5F" w:rsidP="00AC15C4">
      <w:pPr>
        <w:pStyle w:val="BoldText"/>
        <w:ind w:left="720"/>
      </w:pPr>
      <w:r w:rsidRPr="00760C18">
        <w:t>Post-Condition</w:t>
      </w:r>
    </w:p>
    <w:p w14:paraId="3EEAC1D8" w14:textId="77777777" w:rsidR="00F328B0" w:rsidRDefault="00980C5F" w:rsidP="00857CD7">
      <w:pPr>
        <w:ind w:left="720"/>
      </w:pPr>
      <w:r w:rsidRPr="00F328B0">
        <w:t>All applicable user settings are recalled for the associated profile.</w:t>
      </w:r>
    </w:p>
    <w:p w14:paraId="4F1B554F" w14:textId="77777777" w:rsidR="00500605" w:rsidRDefault="00980C5F" w:rsidP="00857CD7">
      <w:pPr>
        <w:ind w:left="720"/>
      </w:pPr>
      <w:r w:rsidRPr="00F328B0">
        <w:t>The associated profile is active.</w:t>
      </w:r>
    </w:p>
    <w:p w14:paraId="66A4895E" w14:textId="77777777" w:rsidR="00167FEF" w:rsidRDefault="00C73931" w:rsidP="00167FEF"/>
    <w:p w14:paraId="5136DAE7" w14:textId="77777777" w:rsidR="00167FEF" w:rsidRDefault="00980C5F" w:rsidP="00167FEF">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40789E25" w14:textId="77777777" w:rsidR="00406F39" w:rsidRPr="00760C18" w:rsidRDefault="00980C5F" w:rsidP="00D006E5">
      <w:pPr>
        <w:pStyle w:val="BoldText"/>
      </w:pPr>
      <w:r w:rsidRPr="00760C18">
        <w:lastRenderedPageBreak/>
        <w:t>Sequence Diagram</w:t>
      </w:r>
    </w:p>
    <w:p w14:paraId="6E57BD31" w14:textId="77777777" w:rsidR="0034214E" w:rsidRDefault="00980C5F" w:rsidP="00AC15C4">
      <w:pPr>
        <w:jc w:val="center"/>
      </w:pPr>
      <w:r>
        <w:rPr>
          <w:noProof/>
        </w:rPr>
        <w:drawing>
          <wp:inline distT="0" distB="0" distL="0" distR="0" wp14:anchorId="0171B37C" wp14:editId="01FF3DFE">
            <wp:extent cx="4572012" cy="8253454"/>
            <wp:effectExtent l="0" t="0" r="0" b="0"/>
            <wp:docPr id="1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3701F324" w14:textId="77777777" w:rsidR="00406F39" w:rsidRDefault="00980C5F" w:rsidP="00AC15C4">
      <w:pPr>
        <w:pStyle w:val="Heading5"/>
      </w:pPr>
      <w:r>
        <w:lastRenderedPageBreak/>
        <w:t xml:space="preserve">ENMEM-SD-REQ-099434/C-Sign </w:t>
      </w:r>
      <w:proofErr w:type="gramStart"/>
      <w:r>
        <w:t>Into</w:t>
      </w:r>
      <w:proofErr w:type="gramEnd"/>
      <w:r>
        <w:t xml:space="preserve"> Driver Profile Via HMI Menu</w:t>
      </w:r>
    </w:p>
    <w:p w14:paraId="60D98D1C" w14:textId="77777777" w:rsidR="00406F39" w:rsidRPr="00760C18" w:rsidRDefault="00980C5F" w:rsidP="00D006E5">
      <w:pPr>
        <w:pStyle w:val="BoldText"/>
      </w:pPr>
      <w:r w:rsidRPr="00760C18">
        <w:t>Constraints</w:t>
      </w:r>
    </w:p>
    <w:p w14:paraId="15074DA1" w14:textId="77777777" w:rsidR="00406F39" w:rsidRPr="00760C18" w:rsidRDefault="00980C5F" w:rsidP="00AC15C4">
      <w:pPr>
        <w:pStyle w:val="BoldText"/>
        <w:ind w:left="720"/>
      </w:pPr>
      <w:r w:rsidRPr="00760C18">
        <w:t>Pre-Condition</w:t>
      </w:r>
    </w:p>
    <w:p w14:paraId="5439E6E3" w14:textId="77777777" w:rsidR="00500605" w:rsidRDefault="00980C5F" w:rsidP="00A60BEB">
      <w:pPr>
        <w:ind w:left="720"/>
      </w:pPr>
      <w:r>
        <w:t>The infotainment system is active</w:t>
      </w:r>
    </w:p>
    <w:p w14:paraId="4C5B84A8" w14:textId="77777777" w:rsidR="00A60BEB" w:rsidRDefault="00980C5F" w:rsidP="00A60BEB">
      <w:pPr>
        <w:ind w:left="720"/>
      </w:pPr>
      <w:r>
        <w:t>The driver profiles feature is enabled</w:t>
      </w:r>
    </w:p>
    <w:p w14:paraId="6DFCF3F9" w14:textId="77777777" w:rsidR="00A60BEB" w:rsidRDefault="00C73931" w:rsidP="00A60BEB">
      <w:pPr>
        <w:ind w:left="720"/>
      </w:pPr>
    </w:p>
    <w:p w14:paraId="1C289A96" w14:textId="77777777" w:rsidR="00406F39" w:rsidRPr="00760C18" w:rsidRDefault="00980C5F" w:rsidP="00D006E5">
      <w:pPr>
        <w:pStyle w:val="BoldText"/>
      </w:pPr>
      <w:r w:rsidRPr="00760C18">
        <w:t>Scenarios</w:t>
      </w:r>
    </w:p>
    <w:p w14:paraId="5CBF1B2C" w14:textId="77777777" w:rsidR="00406F39" w:rsidRPr="00760C18" w:rsidRDefault="00980C5F" w:rsidP="00AC15C4">
      <w:pPr>
        <w:pStyle w:val="BoldText"/>
        <w:ind w:left="720"/>
      </w:pPr>
      <w:r w:rsidRPr="00760C18">
        <w:t>Normal Usage</w:t>
      </w:r>
    </w:p>
    <w:p w14:paraId="2A82470B" w14:textId="77777777" w:rsidR="00500605" w:rsidRDefault="00980C5F" w:rsidP="00E142D2">
      <w:pPr>
        <w:ind w:left="720"/>
      </w:pPr>
      <w:r>
        <w:t xml:space="preserve">An HMI selection for signing into a profile is detected by the </w:t>
      </w:r>
      <w:proofErr w:type="spellStart"/>
      <w:r>
        <w:t>EnhanceMemoryInterfaceClient</w:t>
      </w:r>
      <w:proofErr w:type="spellEnd"/>
      <w:r w:rsidRPr="00E142D2">
        <w:t xml:space="preserve">. A request is sent on the vehicle system interface to change the active personality to the profile associated to the </w:t>
      </w:r>
      <w:r>
        <w:t>HMI selection</w:t>
      </w:r>
      <w:r w:rsidRPr="00E142D2">
        <w:t>. The active personality is set to the associated profile.</w:t>
      </w:r>
    </w:p>
    <w:p w14:paraId="62EC4597" w14:textId="77777777" w:rsidR="00E142D2" w:rsidRDefault="00C73931" w:rsidP="00E142D2">
      <w:pPr>
        <w:ind w:left="720"/>
      </w:pPr>
    </w:p>
    <w:p w14:paraId="1D368E78" w14:textId="77777777" w:rsidR="00406F39" w:rsidRPr="00760C18" w:rsidRDefault="00980C5F" w:rsidP="00AC15C4">
      <w:pPr>
        <w:pStyle w:val="BoldText"/>
        <w:ind w:left="720"/>
      </w:pPr>
      <w:r w:rsidRPr="00760C18">
        <w:t>Post-Condition</w:t>
      </w:r>
    </w:p>
    <w:p w14:paraId="5104588D" w14:textId="77777777" w:rsidR="00415364" w:rsidRDefault="00980C5F" w:rsidP="008B2E7D">
      <w:pPr>
        <w:ind w:left="720"/>
      </w:pPr>
      <w:r w:rsidRPr="008B2E7D">
        <w:t>All applicable user settings are recalled for the associated profile.</w:t>
      </w:r>
    </w:p>
    <w:p w14:paraId="2EC5F396" w14:textId="77777777" w:rsidR="00500605" w:rsidRDefault="00980C5F" w:rsidP="008B2E7D">
      <w:pPr>
        <w:ind w:left="720"/>
      </w:pPr>
      <w:r w:rsidRPr="008B2E7D">
        <w:t>The associated profile is active.</w:t>
      </w:r>
    </w:p>
    <w:p w14:paraId="7B1E9D93" w14:textId="77777777" w:rsidR="008B2E7D" w:rsidRDefault="00C73931" w:rsidP="00415364"/>
    <w:p w14:paraId="609019AB" w14:textId="77777777" w:rsidR="00415364" w:rsidRDefault="00980C5F" w:rsidP="00415364">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1335AC56" w14:textId="77777777" w:rsidR="00406F39" w:rsidRPr="00760C18" w:rsidRDefault="00980C5F" w:rsidP="00D006E5">
      <w:pPr>
        <w:pStyle w:val="BoldText"/>
      </w:pPr>
      <w:r w:rsidRPr="00760C18">
        <w:lastRenderedPageBreak/>
        <w:t>Sequence Diagram</w:t>
      </w:r>
    </w:p>
    <w:p w14:paraId="0D211259" w14:textId="77777777" w:rsidR="00500605" w:rsidRDefault="00980C5F" w:rsidP="00AC15C4">
      <w:pPr>
        <w:jc w:val="center"/>
      </w:pPr>
      <w:r>
        <w:rPr>
          <w:noProof/>
        </w:rPr>
        <w:drawing>
          <wp:inline distT="0" distB="0" distL="0" distR="0" wp14:anchorId="37F9F79E" wp14:editId="0B9D2C2C">
            <wp:extent cx="4284921" cy="8197915"/>
            <wp:effectExtent l="0" t="0" r="1905" b="0"/>
            <wp:docPr id="1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48C98F29" w14:textId="77777777" w:rsidR="00406F39" w:rsidRDefault="00980C5F" w:rsidP="00AC15C4">
      <w:pPr>
        <w:pStyle w:val="Heading5"/>
      </w:pPr>
      <w:r>
        <w:lastRenderedPageBreak/>
        <w:t xml:space="preserve">ENMEM-SD-REQ-099432/E-Sign </w:t>
      </w:r>
      <w:proofErr w:type="gramStart"/>
      <w:r>
        <w:t>Into</w:t>
      </w:r>
      <w:proofErr w:type="gramEnd"/>
      <w:r>
        <w:t xml:space="preserve"> Driver Profile Via Keyfob/Phone/NFC Key</w:t>
      </w:r>
    </w:p>
    <w:p w14:paraId="778605E3" w14:textId="77777777" w:rsidR="00406F39" w:rsidRPr="00760C18" w:rsidRDefault="00980C5F" w:rsidP="00D006E5">
      <w:pPr>
        <w:pStyle w:val="BoldText"/>
      </w:pPr>
      <w:r w:rsidRPr="00760C18">
        <w:t>Constraints</w:t>
      </w:r>
    </w:p>
    <w:p w14:paraId="6B9CC82D" w14:textId="77777777" w:rsidR="00406F39" w:rsidRPr="00760C18" w:rsidRDefault="00980C5F" w:rsidP="00AC15C4">
      <w:pPr>
        <w:pStyle w:val="BoldText"/>
        <w:ind w:left="720"/>
      </w:pPr>
      <w:r w:rsidRPr="00760C18">
        <w:t>Pre-Condition</w:t>
      </w:r>
    </w:p>
    <w:p w14:paraId="78B86A25" w14:textId="77777777" w:rsidR="0074667F" w:rsidRDefault="00980C5F" w:rsidP="0074667F">
      <w:pPr>
        <w:ind w:left="720"/>
      </w:pPr>
      <w:r>
        <w:t>A keyfob, phone or NFC key is associated to a personality profile</w:t>
      </w:r>
    </w:p>
    <w:p w14:paraId="55CCFAC3" w14:textId="77777777" w:rsidR="00DB3C34" w:rsidRDefault="00980C5F" w:rsidP="00DB3C34">
      <w:pPr>
        <w:ind w:left="720"/>
      </w:pPr>
      <w:r>
        <w:t>The driver profiles feature is enabled</w:t>
      </w:r>
    </w:p>
    <w:p w14:paraId="33BCE548" w14:textId="77777777" w:rsidR="00DB3C34" w:rsidRDefault="00C73931" w:rsidP="00DB3C34">
      <w:pPr>
        <w:ind w:left="720"/>
      </w:pPr>
    </w:p>
    <w:p w14:paraId="70B4B7D8" w14:textId="77777777" w:rsidR="00406F39" w:rsidRPr="00760C18" w:rsidRDefault="00980C5F" w:rsidP="00D006E5">
      <w:pPr>
        <w:pStyle w:val="BoldText"/>
      </w:pPr>
      <w:r w:rsidRPr="00760C18">
        <w:t>Scenarios</w:t>
      </w:r>
    </w:p>
    <w:p w14:paraId="5FFDDE9D" w14:textId="77777777" w:rsidR="00406F39" w:rsidRPr="00760C18" w:rsidRDefault="00980C5F" w:rsidP="00AC15C4">
      <w:pPr>
        <w:pStyle w:val="BoldText"/>
        <w:ind w:left="720"/>
      </w:pPr>
      <w:r w:rsidRPr="00760C18">
        <w:t>Normal Usage</w:t>
      </w:r>
    </w:p>
    <w:p w14:paraId="295224B3" w14:textId="77777777" w:rsidR="00500605" w:rsidRPr="00270361" w:rsidRDefault="00980C5F" w:rsidP="00270361">
      <w:pPr>
        <w:ind w:left="720"/>
      </w:pPr>
      <w:r>
        <w:t>The associated keyfob, phone or NFC key is detected by the EnhancedMemoryProfileServer and the active personality is set to the Opted-In profile associated to the keyfob, phone or NFC key.</w:t>
      </w:r>
    </w:p>
    <w:p w14:paraId="4F569D93" w14:textId="77777777" w:rsidR="00051212" w:rsidRDefault="00C73931" w:rsidP="00051212">
      <w:pPr>
        <w:ind w:left="720"/>
      </w:pPr>
    </w:p>
    <w:p w14:paraId="48E7F33C" w14:textId="77777777" w:rsidR="00406F39" w:rsidRPr="00760C18" w:rsidRDefault="00980C5F" w:rsidP="00AC15C4">
      <w:pPr>
        <w:pStyle w:val="BoldText"/>
        <w:ind w:left="720"/>
      </w:pPr>
      <w:r w:rsidRPr="00760C18">
        <w:t>Post-Condition</w:t>
      </w:r>
    </w:p>
    <w:p w14:paraId="056B0EAE" w14:textId="77777777" w:rsidR="004E588F" w:rsidRDefault="00980C5F" w:rsidP="004E588F">
      <w:pPr>
        <w:ind w:left="720"/>
        <w:rPr>
          <w:lang w:eastAsia="zh-CN"/>
        </w:rPr>
      </w:pPr>
      <w:r>
        <w:rPr>
          <w:lang w:eastAsia="zh-CN"/>
        </w:rPr>
        <w:t>All applicable user settings are recalled for the associated profile.</w:t>
      </w:r>
    </w:p>
    <w:p w14:paraId="771EE06E" w14:textId="77777777" w:rsidR="00500605" w:rsidRDefault="00980C5F" w:rsidP="004E588F">
      <w:pPr>
        <w:ind w:left="720"/>
        <w:rPr>
          <w:lang w:eastAsia="zh-CN"/>
        </w:rPr>
      </w:pPr>
      <w:r>
        <w:rPr>
          <w:lang w:eastAsia="zh-CN"/>
        </w:rPr>
        <w:t>The associated profile is active.</w:t>
      </w:r>
    </w:p>
    <w:p w14:paraId="7694D724" w14:textId="77777777" w:rsidR="00CD0A4B" w:rsidRDefault="00C73931" w:rsidP="004E588F">
      <w:pPr>
        <w:ind w:left="720"/>
        <w:rPr>
          <w:lang w:eastAsia="zh-CN"/>
        </w:rPr>
      </w:pPr>
    </w:p>
    <w:p w14:paraId="470E7198" w14:textId="77777777" w:rsidR="00CD0A4B" w:rsidRPr="007118E1" w:rsidRDefault="00980C5F" w:rsidP="00CD0A4B">
      <w:pPr>
        <w:rPr>
          <w:lang w:eastAsia="zh-CN"/>
        </w:rPr>
      </w:pPr>
      <w:r>
        <w:rPr>
          <w:lang w:eastAsia="zh-CN"/>
        </w:rPr>
        <w:t xml:space="preserve">Note: See sequence diagram below for alternate cases when keyfob/phone/NFC key is not associated to profile, driver’s profile is off, or the requested profile is not </w:t>
      </w:r>
      <w:proofErr w:type="spellStart"/>
      <w:r>
        <w:rPr>
          <w:lang w:eastAsia="zh-CN"/>
        </w:rPr>
        <w:t>OptedIn</w:t>
      </w:r>
      <w:proofErr w:type="spellEnd"/>
      <w:r>
        <w:rPr>
          <w:lang w:eastAsia="zh-CN"/>
        </w:rPr>
        <w:t>.</w:t>
      </w:r>
    </w:p>
    <w:p w14:paraId="1028B541" w14:textId="77777777" w:rsidR="004E588F" w:rsidRDefault="00C73931" w:rsidP="007118E1"/>
    <w:p w14:paraId="04BE3AB6" w14:textId="77777777" w:rsidR="00406F39" w:rsidRPr="00760C18" w:rsidRDefault="00980C5F" w:rsidP="00D006E5">
      <w:pPr>
        <w:pStyle w:val="BoldText"/>
      </w:pPr>
      <w:r w:rsidRPr="00760C18">
        <w:lastRenderedPageBreak/>
        <w:t>Sequence Diagram</w:t>
      </w:r>
    </w:p>
    <w:p w14:paraId="10DEFF28" w14:textId="77777777" w:rsidR="00ED6A09" w:rsidRPr="005969D6" w:rsidRDefault="00980C5F" w:rsidP="00AC15C4">
      <w:pPr>
        <w:jc w:val="center"/>
      </w:pPr>
      <w:r w:rsidRPr="002B709A">
        <w:rPr>
          <w:noProof/>
        </w:rPr>
        <w:drawing>
          <wp:inline distT="0" distB="0" distL="0" distR="0" wp14:anchorId="27B44EF4" wp14:editId="4B45BE9B">
            <wp:extent cx="3388995" cy="8229600"/>
            <wp:effectExtent l="0" t="0" r="1905" b="0"/>
            <wp:docPr id="1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8995" cy="8229600"/>
                    </a:xfrm>
                    <a:prstGeom prst="rect">
                      <a:avLst/>
                    </a:prstGeom>
                    <a:noFill/>
                    <a:ln>
                      <a:noFill/>
                    </a:ln>
                  </pic:spPr>
                </pic:pic>
              </a:graphicData>
            </a:graphic>
          </wp:inline>
        </w:drawing>
      </w:r>
    </w:p>
    <w:p w14:paraId="55EF6D5C" w14:textId="77777777" w:rsidR="008B19BF" w:rsidRDefault="00980C5F">
      <w:pPr>
        <w:spacing w:after="200" w:line="276" w:lineRule="auto"/>
      </w:pPr>
      <w:r>
        <w:br w:type="page"/>
      </w:r>
    </w:p>
    <w:p w14:paraId="5D43355E" w14:textId="77777777" w:rsidR="00500605" w:rsidRDefault="00C73931" w:rsidP="00500605"/>
    <w:p w14:paraId="766333E8" w14:textId="1C2438C3" w:rsidR="00406F39" w:rsidRDefault="00980C5F" w:rsidP="00AC15C4">
      <w:pPr>
        <w:pStyle w:val="Heading2"/>
      </w:pPr>
      <w:bookmarkStart w:id="475" w:name="_Toc78592608"/>
      <w:r w:rsidRPr="00B9479B">
        <w:t>ENMEM-FUN-REQ-095958/A-Store</w:t>
      </w:r>
      <w:ins w:id="476" w:author="Borrelli, Matthew (M.T.)" w:date="2021-09-03T14:25:00Z">
        <w:r w:rsidR="00F81D7B">
          <w:t>/Recall</w:t>
        </w:r>
      </w:ins>
      <w:r w:rsidRPr="00B9479B">
        <w:t xml:space="preserve"> Occupant Position Settings</w:t>
      </w:r>
      <w:bookmarkEnd w:id="475"/>
    </w:p>
    <w:p w14:paraId="56CB468A"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18CF05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F5DEE5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3009CC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6EC5187" w14:textId="77777777" w:rsidR="00D90FFA" w:rsidRPr="00AC15C4" w:rsidRDefault="00C73931" w:rsidP="0081629B">
            <w:pPr>
              <w:rPr>
                <w:vanish/>
                <w:color w:val="000000" w:themeColor="text1"/>
              </w:rPr>
            </w:pPr>
          </w:p>
        </w:tc>
      </w:tr>
    </w:tbl>
    <w:p w14:paraId="298B7E7F" w14:textId="77777777" w:rsidR="00406F39" w:rsidRDefault="00980C5F" w:rsidP="00AC15C4">
      <w:pPr>
        <w:pStyle w:val="Heading3"/>
      </w:pPr>
      <w:bookmarkStart w:id="477" w:name="_Toc78592609"/>
      <w:r>
        <w:t>Use Cases</w:t>
      </w:r>
      <w:bookmarkEnd w:id="477"/>
    </w:p>
    <w:p w14:paraId="67809FCE" w14:textId="77777777" w:rsidR="00406F39" w:rsidRDefault="00980C5F" w:rsidP="00AC15C4">
      <w:pPr>
        <w:pStyle w:val="Heading4"/>
      </w:pPr>
      <w:r>
        <w:t>ENMEM-UC-REQ-095720/C-Memory Seat Button Storing with Driver Profiles OFF</w:t>
      </w:r>
    </w:p>
    <w:p w14:paraId="4C7FA197"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E62BD5" w14:paraId="7DB75493"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66EC14" w14:textId="77777777" w:rsidR="00E62BD5"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7BAD62" w14:textId="77777777" w:rsidR="00E62BD5" w:rsidRDefault="00980C5F" w:rsidP="00F8358E">
            <w:pPr>
              <w:rPr>
                <w:rFonts w:cs="Arial"/>
                <w:lang w:eastAsia="zh-CN"/>
              </w:rPr>
            </w:pPr>
            <w:r>
              <w:rPr>
                <w:lang w:eastAsia="zh-CN"/>
              </w:rPr>
              <w:t>Vehicle Occupant</w:t>
            </w:r>
          </w:p>
        </w:tc>
      </w:tr>
      <w:tr w:rsidR="00E62BD5" w14:paraId="4E54CA73"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3492A5" w14:textId="77777777" w:rsidR="00E62BD5"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EABEE6" w14:textId="77777777" w:rsidR="002B71D3" w:rsidRDefault="00980C5F" w:rsidP="002B71D3">
            <w:pPr>
              <w:rPr>
                <w:lang w:eastAsia="zh-CN"/>
              </w:rPr>
            </w:pPr>
            <w:r>
              <w:rPr>
                <w:lang w:eastAsia="zh-CN"/>
              </w:rPr>
              <w:t>The Driver Profiles feature is set to OFF</w:t>
            </w:r>
          </w:p>
          <w:p w14:paraId="343A5DEE" w14:textId="77777777" w:rsidR="00E62BD5" w:rsidRDefault="00980C5F" w:rsidP="002B71D3">
            <w:pPr>
              <w:rPr>
                <w:ins w:id="478" w:author="Borrelli, Matthew (M.T.)" w:date="2021-09-03T15:27:00Z"/>
                <w:rFonts w:cs="Arial"/>
                <w:lang w:eastAsia="zh-CN"/>
              </w:rPr>
            </w:pPr>
            <w:r>
              <w:rPr>
                <w:rFonts w:cs="Arial"/>
                <w:lang w:eastAsia="zh-CN"/>
              </w:rPr>
              <w:t>EnhancedMemoryPositionClient is present</w:t>
            </w:r>
          </w:p>
          <w:p w14:paraId="1CAA5A3E" w14:textId="0055CC70" w:rsidR="00004E89" w:rsidRDefault="00004E89" w:rsidP="002B71D3">
            <w:pPr>
              <w:rPr>
                <w:lang w:eastAsia="zh-CN"/>
              </w:rPr>
            </w:pPr>
            <w:ins w:id="479" w:author="Borrelli, Matthew (M.T.)" w:date="2021-09-03T15:27:00Z">
              <w:r>
                <w:rPr>
                  <w:rFonts w:cs="Arial"/>
                  <w:lang w:eastAsia="zh-CN"/>
                </w:rPr>
                <w:t>Driver Memory Seat Buttons are present</w:t>
              </w:r>
            </w:ins>
          </w:p>
        </w:tc>
      </w:tr>
      <w:tr w:rsidR="00E62BD5" w14:paraId="238F432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E77406" w14:textId="77777777" w:rsidR="00E62BD5"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5AC047" w14:textId="77777777" w:rsidR="00E62BD5" w:rsidRDefault="00980C5F" w:rsidP="00332D1A">
            <w:pPr>
              <w:rPr>
                <w:lang w:eastAsia="zh-CN"/>
              </w:rPr>
            </w:pPr>
            <w:r>
              <w:rPr>
                <w:lang w:eastAsia="zh-CN"/>
              </w:rPr>
              <w:t xml:space="preserve">The user initiates a “store position” operation via any Memory Seat button </w:t>
            </w:r>
          </w:p>
        </w:tc>
      </w:tr>
      <w:tr w:rsidR="00E62BD5" w14:paraId="48B52EC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10F7F4" w14:textId="77777777" w:rsidR="00E62BD5"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0526FB" w14:textId="77777777" w:rsidR="00E62BD5" w:rsidRDefault="00980C5F" w:rsidP="0099482D">
            <w:pPr>
              <w:rPr>
                <w:lang w:eastAsia="zh-CN"/>
              </w:rPr>
            </w:pPr>
            <w:r>
              <w:rPr>
                <w:lang w:eastAsia="zh-CN"/>
              </w:rPr>
              <w:t>The current positional settings are stored for that particular pressed button and the user stays signed into the Guest Profile while the Driver Profiles feature is OFF</w:t>
            </w:r>
          </w:p>
        </w:tc>
      </w:tr>
      <w:tr w:rsidR="00E62BD5" w14:paraId="380D387F"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D00F42" w14:textId="77777777" w:rsidR="00E62BD5"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E6530E" w14:textId="77777777" w:rsidR="00E62BD5" w:rsidRDefault="00C73931" w:rsidP="00F8358E">
            <w:pPr>
              <w:rPr>
                <w:rFonts w:cs="Arial"/>
                <w:lang w:eastAsia="zh-CN"/>
              </w:rPr>
            </w:pPr>
          </w:p>
        </w:tc>
      </w:tr>
      <w:tr w:rsidR="00E62BD5" w14:paraId="54ED21FF"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3D3614" w14:textId="77777777" w:rsidR="00E62BD5"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508438" w14:textId="77777777" w:rsidR="00E62BD5" w:rsidRDefault="00980C5F" w:rsidP="00F8358E">
            <w:pPr>
              <w:rPr>
                <w:rFonts w:cs="Arial"/>
                <w:lang w:eastAsia="zh-CN"/>
              </w:rPr>
            </w:pPr>
            <w:r>
              <w:rPr>
                <w:rFonts w:cs="Arial"/>
                <w:lang w:eastAsia="zh-CN"/>
              </w:rPr>
              <w:t>Personalization Interface</w:t>
            </w:r>
          </w:p>
        </w:tc>
      </w:tr>
    </w:tbl>
    <w:p w14:paraId="283E22AF" w14:textId="77777777" w:rsidR="00500605" w:rsidRDefault="00C73931" w:rsidP="00CD0F64"/>
    <w:p w14:paraId="72C54E64" w14:textId="77777777" w:rsidR="00406F39" w:rsidRDefault="00980C5F" w:rsidP="00AC15C4">
      <w:pPr>
        <w:pStyle w:val="Heading4"/>
      </w:pPr>
      <w:r>
        <w:t>ENMEM-UC-REQ-095931/C-Memory Seat Button Storing of an Alternate Associated Profile</w:t>
      </w:r>
    </w:p>
    <w:p w14:paraId="165D42B9"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40478" w14:paraId="5CABFD79"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D5785E" w14:textId="77777777" w:rsidR="00C40478"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777ABA" w14:textId="77777777" w:rsidR="00C40478" w:rsidRDefault="00980C5F" w:rsidP="00F8358E">
            <w:pPr>
              <w:rPr>
                <w:rFonts w:cs="Arial"/>
                <w:lang w:eastAsia="zh-CN"/>
              </w:rPr>
            </w:pPr>
            <w:r>
              <w:rPr>
                <w:lang w:eastAsia="zh-CN"/>
              </w:rPr>
              <w:t>Vehicle Occupant</w:t>
            </w:r>
          </w:p>
        </w:tc>
      </w:tr>
      <w:tr w:rsidR="00C40478" w14:paraId="2A2463CA"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27E4DF" w14:textId="77777777" w:rsidR="00C40478"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8417A8" w14:textId="77777777" w:rsidR="00F22D89" w:rsidRDefault="00980C5F" w:rsidP="00F22D89">
            <w:pPr>
              <w:rPr>
                <w:lang w:eastAsia="zh-CN"/>
              </w:rPr>
            </w:pPr>
            <w:r>
              <w:rPr>
                <w:lang w:eastAsia="zh-CN"/>
              </w:rPr>
              <w:t>The Driver Profiles feature is set to ON</w:t>
            </w:r>
          </w:p>
          <w:p w14:paraId="0D5784AD" w14:textId="77777777" w:rsidR="00FA4A70" w:rsidRDefault="00980C5F" w:rsidP="00F22D89">
            <w:pPr>
              <w:rPr>
                <w:ins w:id="480" w:author="Borrelli, Matthew (M.T.)" w:date="2021-09-03T15:28:00Z"/>
                <w:rFonts w:cs="Arial"/>
                <w:lang w:eastAsia="zh-CN"/>
              </w:rPr>
            </w:pPr>
            <w:r>
              <w:rPr>
                <w:rFonts w:cs="Arial"/>
                <w:lang w:eastAsia="zh-CN"/>
              </w:rPr>
              <w:t>EnhancedMemoryPositionClient is present</w:t>
            </w:r>
          </w:p>
          <w:p w14:paraId="7C8C36EF" w14:textId="71899B10" w:rsidR="00004E89" w:rsidRDefault="00004E89" w:rsidP="00F22D89">
            <w:pPr>
              <w:rPr>
                <w:lang w:eastAsia="zh-CN"/>
              </w:rPr>
            </w:pPr>
            <w:ins w:id="481" w:author="Borrelli, Matthew (M.T.)" w:date="2021-09-03T15:28:00Z">
              <w:r>
                <w:rPr>
                  <w:rFonts w:cs="Arial"/>
                  <w:lang w:eastAsia="zh-CN"/>
                </w:rPr>
                <w:t>Driver Memory Seat Buttons are present</w:t>
              </w:r>
            </w:ins>
          </w:p>
        </w:tc>
      </w:tr>
      <w:tr w:rsidR="00C40478" w14:paraId="75F54A3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1504B0" w14:textId="77777777" w:rsidR="00C40478"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61B8A4" w14:textId="77777777" w:rsidR="00C40478" w:rsidRDefault="00980C5F" w:rsidP="0069443A">
            <w:pPr>
              <w:rPr>
                <w:lang w:eastAsia="zh-CN"/>
              </w:rPr>
            </w:pPr>
            <w:r>
              <w:rPr>
                <w:lang w:eastAsia="zh-CN"/>
              </w:rPr>
              <w:t>The User initiates a “store position” operation via a Memory Seat button that is associated to an alternate Driver Profile (other than the active profile.)</w:t>
            </w:r>
          </w:p>
        </w:tc>
      </w:tr>
      <w:tr w:rsidR="00C40478" w14:paraId="507DFB68"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2CE344" w14:textId="77777777" w:rsidR="00C40478"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178609" w14:textId="77777777" w:rsidR="00C40478" w:rsidRDefault="00980C5F" w:rsidP="0069443A">
            <w:pPr>
              <w:rPr>
                <w:lang w:eastAsia="zh-CN"/>
              </w:rPr>
            </w:pPr>
            <w:r>
              <w:rPr>
                <w:lang w:eastAsia="zh-CN"/>
              </w:rPr>
              <w:t xml:space="preserve">The current positional settings are stored to the alternate Driver Profile, an HMI indication is given that the user has now signed into the alternate Driver Profile, and all applicable user settings are recalled for that new profile. </w:t>
            </w:r>
          </w:p>
        </w:tc>
      </w:tr>
      <w:tr w:rsidR="00C40478" w14:paraId="7CC34C1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22B39B" w14:textId="77777777" w:rsidR="00C40478"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A50E739" w14:textId="77777777" w:rsidR="00C40478" w:rsidRDefault="00C73931" w:rsidP="00F8358E">
            <w:pPr>
              <w:rPr>
                <w:rFonts w:cs="Arial"/>
                <w:lang w:eastAsia="zh-CN"/>
              </w:rPr>
            </w:pPr>
          </w:p>
        </w:tc>
      </w:tr>
      <w:tr w:rsidR="00254D64" w14:paraId="64D0C01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6B4B457A" w14:textId="77777777" w:rsidR="00254D64" w:rsidRDefault="00980C5F" w:rsidP="00715B15">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B556D3" w14:textId="77777777" w:rsidR="00254D64" w:rsidRDefault="00980C5F" w:rsidP="00715B15">
            <w:pPr>
              <w:rPr>
                <w:rFonts w:cs="Arial"/>
                <w:lang w:eastAsia="zh-CN"/>
              </w:rPr>
            </w:pPr>
            <w:r>
              <w:rPr>
                <w:rFonts w:cs="Arial"/>
                <w:lang w:eastAsia="zh-CN"/>
              </w:rPr>
              <w:t>Personalization Interface</w:t>
            </w:r>
          </w:p>
        </w:tc>
      </w:tr>
      <w:tr w:rsidR="00254D64" w14:paraId="54D5560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765C0E4" w14:textId="77777777" w:rsidR="00254D64" w:rsidRPr="00254D64" w:rsidRDefault="00980C5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A5CDCF" w14:textId="77777777" w:rsidR="00254D64" w:rsidRDefault="00980C5F" w:rsidP="00254D64">
            <w:pPr>
              <w:rPr>
                <w:rFonts w:cs="Arial"/>
                <w:lang w:eastAsia="zh-CN"/>
              </w:rPr>
            </w:pPr>
            <w:r>
              <w:rPr>
                <w:rFonts w:cs="Arial"/>
                <w:lang w:eastAsia="zh-CN"/>
              </w:rPr>
              <w:t>The Guest profile would be considered an “alternate Driver Profile” for any buttons that aren’t associated to a created Driver Profile.</w:t>
            </w:r>
          </w:p>
        </w:tc>
      </w:tr>
    </w:tbl>
    <w:p w14:paraId="1751ACCD" w14:textId="77777777" w:rsidR="00500605" w:rsidRDefault="00C73931" w:rsidP="00CD0F64"/>
    <w:p w14:paraId="335EE3AE" w14:textId="77777777" w:rsidR="00406F39" w:rsidRDefault="00980C5F" w:rsidP="00AC15C4">
      <w:pPr>
        <w:pStyle w:val="Heading4"/>
      </w:pPr>
      <w:r>
        <w:t>ENMEM-UC-REQ-095938/C-Memory Seat Button Storing of the Active Driver Profile</w:t>
      </w:r>
    </w:p>
    <w:p w14:paraId="5A514E52" w14:textId="77777777" w:rsidR="00AE06BC" w:rsidRPr="00AE06BC" w:rsidRDefault="00C73931" w:rsidP="00AE06BC"/>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09"/>
        <w:gridCol w:w="8332"/>
      </w:tblGrid>
      <w:tr w:rsidR="001D2D18" w:rsidRPr="00660B70" w14:paraId="06327D21" w14:textId="77777777" w:rsidTr="001D2D18">
        <w:trPr>
          <w:jc w:val="center"/>
        </w:trPr>
        <w:tc>
          <w:tcPr>
            <w:tcW w:w="851" w:type="pct"/>
            <w:shd w:val="clear" w:color="auto" w:fill="BFBFBF"/>
            <w:tcMar>
              <w:top w:w="0" w:type="dxa"/>
              <w:left w:w="108" w:type="dxa"/>
              <w:bottom w:w="0" w:type="dxa"/>
              <w:right w:w="108" w:type="dxa"/>
            </w:tcMar>
            <w:hideMark/>
          </w:tcPr>
          <w:p w14:paraId="7C367DE5" w14:textId="77777777" w:rsidR="001D2D18" w:rsidRPr="00660B70" w:rsidRDefault="00980C5F">
            <w:pPr>
              <w:spacing w:line="276" w:lineRule="auto"/>
              <w:rPr>
                <w:rFonts w:cs="Arial"/>
              </w:rPr>
            </w:pPr>
            <w:r w:rsidRPr="00660B70">
              <w:rPr>
                <w:rFonts w:cs="Arial"/>
                <w:b/>
                <w:bCs/>
              </w:rPr>
              <w:t>Actors</w:t>
            </w:r>
          </w:p>
        </w:tc>
        <w:tc>
          <w:tcPr>
            <w:tcW w:w="4149" w:type="pct"/>
          </w:tcPr>
          <w:p w14:paraId="5188BFCA" w14:textId="77777777" w:rsidR="001D2D18" w:rsidRPr="00660B70" w:rsidRDefault="00980C5F" w:rsidP="00E23749">
            <w:pPr>
              <w:rPr>
                <w:rFonts w:cs="Arial"/>
                <w:lang w:eastAsia="zh-CN"/>
              </w:rPr>
            </w:pPr>
            <w:r w:rsidRPr="00660B70">
              <w:rPr>
                <w:rFonts w:cs="Arial"/>
                <w:lang w:eastAsia="zh-CN"/>
              </w:rPr>
              <w:t>Vehicle Occupant</w:t>
            </w:r>
          </w:p>
        </w:tc>
      </w:tr>
      <w:tr w:rsidR="001D2D18" w:rsidRPr="00660B70" w14:paraId="7ADC5923" w14:textId="77777777" w:rsidTr="001D2D18">
        <w:trPr>
          <w:jc w:val="center"/>
        </w:trPr>
        <w:tc>
          <w:tcPr>
            <w:tcW w:w="851" w:type="pct"/>
            <w:shd w:val="clear" w:color="auto" w:fill="BFBFBF"/>
            <w:tcMar>
              <w:top w:w="0" w:type="dxa"/>
              <w:left w:w="108" w:type="dxa"/>
              <w:bottom w:w="0" w:type="dxa"/>
              <w:right w:w="108" w:type="dxa"/>
            </w:tcMar>
            <w:hideMark/>
          </w:tcPr>
          <w:p w14:paraId="59F71F2C" w14:textId="77777777" w:rsidR="001D2D18" w:rsidRPr="00660B70" w:rsidRDefault="00980C5F">
            <w:pPr>
              <w:spacing w:line="276" w:lineRule="auto"/>
              <w:rPr>
                <w:rFonts w:cs="Arial"/>
              </w:rPr>
            </w:pPr>
            <w:r w:rsidRPr="00660B70">
              <w:rPr>
                <w:rFonts w:cs="Arial"/>
                <w:b/>
                <w:bCs/>
              </w:rPr>
              <w:t>Pre-conditions</w:t>
            </w:r>
          </w:p>
        </w:tc>
        <w:tc>
          <w:tcPr>
            <w:tcW w:w="4149" w:type="pct"/>
          </w:tcPr>
          <w:p w14:paraId="7873C00F" w14:textId="77777777" w:rsidR="0069658C" w:rsidRPr="0069658C" w:rsidRDefault="00980C5F" w:rsidP="0069658C">
            <w:pPr>
              <w:rPr>
                <w:rFonts w:cs="Arial"/>
                <w:lang w:eastAsia="zh-CN"/>
              </w:rPr>
            </w:pPr>
            <w:r w:rsidRPr="00660B70">
              <w:rPr>
                <w:rFonts w:cs="Arial"/>
                <w:lang w:eastAsia="zh-CN"/>
              </w:rPr>
              <w:t>The Driver Profiles feature is set to ON</w:t>
            </w:r>
          </w:p>
          <w:p w14:paraId="1B098334" w14:textId="77777777" w:rsidR="001D2D18" w:rsidRDefault="00980C5F" w:rsidP="0069658C">
            <w:pPr>
              <w:rPr>
                <w:ins w:id="482" w:author="Borrelli, Matthew (M.T.)" w:date="2021-09-03T15:28:00Z"/>
                <w:rFonts w:cs="Arial"/>
                <w:lang w:eastAsia="zh-CN"/>
              </w:rPr>
            </w:pPr>
            <w:r w:rsidRPr="0069658C">
              <w:rPr>
                <w:rFonts w:cs="Arial"/>
                <w:lang w:eastAsia="zh-CN"/>
              </w:rPr>
              <w:t>EnhancedMemoryPositionClient is present</w:t>
            </w:r>
          </w:p>
          <w:p w14:paraId="0B9C00EE" w14:textId="56FB2B78" w:rsidR="00004E89" w:rsidRPr="00660B70" w:rsidRDefault="00004E89" w:rsidP="0069658C">
            <w:pPr>
              <w:rPr>
                <w:rFonts w:cs="Arial"/>
                <w:lang w:eastAsia="zh-CN"/>
              </w:rPr>
            </w:pPr>
            <w:ins w:id="483" w:author="Borrelli, Matthew (M.T.)" w:date="2021-09-03T15:28:00Z">
              <w:r>
                <w:rPr>
                  <w:rFonts w:cs="Arial"/>
                  <w:lang w:eastAsia="zh-CN"/>
                </w:rPr>
                <w:t>Driver Memory Seat Buttons are present</w:t>
              </w:r>
            </w:ins>
          </w:p>
        </w:tc>
      </w:tr>
      <w:tr w:rsidR="001D2D18" w:rsidRPr="00660B70" w14:paraId="3FA04421" w14:textId="77777777" w:rsidTr="001D2D18">
        <w:trPr>
          <w:jc w:val="center"/>
        </w:trPr>
        <w:tc>
          <w:tcPr>
            <w:tcW w:w="851" w:type="pct"/>
            <w:shd w:val="clear" w:color="auto" w:fill="BFBFBF"/>
            <w:tcMar>
              <w:top w:w="0" w:type="dxa"/>
              <w:left w:w="108" w:type="dxa"/>
              <w:bottom w:w="0" w:type="dxa"/>
              <w:right w:w="108" w:type="dxa"/>
            </w:tcMar>
            <w:hideMark/>
          </w:tcPr>
          <w:p w14:paraId="72549A22" w14:textId="77777777" w:rsidR="001D2D18" w:rsidRPr="00660B70" w:rsidRDefault="00980C5F">
            <w:pPr>
              <w:spacing w:line="276" w:lineRule="auto"/>
              <w:rPr>
                <w:rFonts w:cs="Arial"/>
              </w:rPr>
            </w:pPr>
            <w:r w:rsidRPr="00660B70">
              <w:rPr>
                <w:rFonts w:cs="Arial"/>
                <w:b/>
                <w:bCs/>
              </w:rPr>
              <w:t>Scenario Description</w:t>
            </w:r>
          </w:p>
        </w:tc>
        <w:tc>
          <w:tcPr>
            <w:tcW w:w="4149" w:type="pct"/>
          </w:tcPr>
          <w:p w14:paraId="32AA0576" w14:textId="77777777" w:rsidR="001D2D18" w:rsidRPr="00660B70" w:rsidRDefault="00980C5F" w:rsidP="00F93C02">
            <w:pPr>
              <w:rPr>
                <w:rFonts w:cs="Arial"/>
                <w:lang w:eastAsia="zh-CN"/>
              </w:rPr>
            </w:pPr>
            <w:r>
              <w:rPr>
                <w:rFonts w:cs="Arial"/>
                <w:lang w:eastAsia="zh-CN"/>
              </w:rPr>
              <w:t>The u</w:t>
            </w:r>
            <w:r w:rsidRPr="00660B70">
              <w:rPr>
                <w:rFonts w:cs="Arial"/>
                <w:lang w:eastAsia="zh-CN"/>
              </w:rPr>
              <w:t>ser initiates a “s</w:t>
            </w:r>
            <w:r>
              <w:rPr>
                <w:rFonts w:cs="Arial"/>
                <w:lang w:eastAsia="zh-CN"/>
              </w:rPr>
              <w:t>tore position” operation via a Memory S</w:t>
            </w:r>
            <w:r w:rsidRPr="00660B70">
              <w:rPr>
                <w:rFonts w:cs="Arial"/>
                <w:lang w:eastAsia="zh-CN"/>
              </w:rPr>
              <w:t>eat button that is associated to the Active Driver Profile.</w:t>
            </w:r>
          </w:p>
        </w:tc>
      </w:tr>
      <w:tr w:rsidR="001D2D18" w:rsidRPr="00660B70" w14:paraId="10B929BE" w14:textId="77777777" w:rsidTr="001D2D18">
        <w:trPr>
          <w:jc w:val="center"/>
        </w:trPr>
        <w:tc>
          <w:tcPr>
            <w:tcW w:w="851" w:type="pct"/>
            <w:shd w:val="clear" w:color="auto" w:fill="BFBFBF"/>
            <w:tcMar>
              <w:top w:w="0" w:type="dxa"/>
              <w:left w:w="108" w:type="dxa"/>
              <w:bottom w:w="0" w:type="dxa"/>
              <w:right w:w="108" w:type="dxa"/>
            </w:tcMar>
            <w:hideMark/>
          </w:tcPr>
          <w:p w14:paraId="02626BAD" w14:textId="77777777" w:rsidR="001D2D18" w:rsidRPr="00660B70" w:rsidRDefault="00980C5F">
            <w:pPr>
              <w:spacing w:line="276" w:lineRule="auto"/>
              <w:rPr>
                <w:rFonts w:cs="Arial"/>
              </w:rPr>
            </w:pPr>
            <w:r w:rsidRPr="00660B70">
              <w:rPr>
                <w:rFonts w:cs="Arial"/>
                <w:b/>
                <w:bCs/>
              </w:rPr>
              <w:t>Post-conditions</w:t>
            </w:r>
          </w:p>
        </w:tc>
        <w:tc>
          <w:tcPr>
            <w:tcW w:w="4149" w:type="pct"/>
          </w:tcPr>
          <w:p w14:paraId="14C97C7B" w14:textId="77777777" w:rsidR="001D2D18" w:rsidRPr="00660B70" w:rsidRDefault="00980C5F" w:rsidP="00E23749">
            <w:pPr>
              <w:rPr>
                <w:rFonts w:cs="Arial"/>
                <w:lang w:eastAsia="zh-CN"/>
              </w:rPr>
            </w:pP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1D2D18" w:rsidRPr="00660B70" w14:paraId="4980AADF" w14:textId="77777777" w:rsidTr="001D2D18">
        <w:trPr>
          <w:jc w:val="center"/>
        </w:trPr>
        <w:tc>
          <w:tcPr>
            <w:tcW w:w="851" w:type="pct"/>
            <w:shd w:val="clear" w:color="auto" w:fill="BFBFBF"/>
            <w:tcMar>
              <w:top w:w="0" w:type="dxa"/>
              <w:left w:w="108" w:type="dxa"/>
              <w:bottom w:w="0" w:type="dxa"/>
              <w:right w:w="108" w:type="dxa"/>
            </w:tcMar>
            <w:hideMark/>
          </w:tcPr>
          <w:p w14:paraId="2A832B34" w14:textId="77777777" w:rsidR="001D2D18" w:rsidRPr="00660B70" w:rsidRDefault="00980C5F">
            <w:pPr>
              <w:spacing w:line="276" w:lineRule="auto"/>
              <w:rPr>
                <w:rFonts w:cs="Arial"/>
              </w:rPr>
            </w:pPr>
            <w:r w:rsidRPr="00660B70">
              <w:rPr>
                <w:rFonts w:cs="Arial"/>
                <w:b/>
                <w:bCs/>
              </w:rPr>
              <w:lastRenderedPageBreak/>
              <w:t>List of Exception Use Cases</w:t>
            </w:r>
          </w:p>
        </w:tc>
        <w:tc>
          <w:tcPr>
            <w:tcW w:w="4149" w:type="pct"/>
          </w:tcPr>
          <w:p w14:paraId="051D20D1" w14:textId="77777777" w:rsidR="001D2D18" w:rsidRPr="00660B70" w:rsidRDefault="00C73931" w:rsidP="00E23749">
            <w:pPr>
              <w:rPr>
                <w:rFonts w:cs="Arial"/>
                <w:lang w:eastAsia="zh-CN"/>
              </w:rPr>
            </w:pPr>
          </w:p>
        </w:tc>
      </w:tr>
      <w:tr w:rsidR="001D2D18" w:rsidRPr="00660B70" w14:paraId="5F90CD6A" w14:textId="77777777" w:rsidTr="001D2D18">
        <w:trPr>
          <w:jc w:val="center"/>
        </w:trPr>
        <w:tc>
          <w:tcPr>
            <w:tcW w:w="851" w:type="pct"/>
            <w:shd w:val="clear" w:color="auto" w:fill="BFBFBF"/>
            <w:tcMar>
              <w:top w:w="0" w:type="dxa"/>
              <w:left w:w="108" w:type="dxa"/>
              <w:bottom w:w="0" w:type="dxa"/>
              <w:right w:w="108" w:type="dxa"/>
            </w:tcMar>
            <w:hideMark/>
          </w:tcPr>
          <w:p w14:paraId="682808A6" w14:textId="77777777" w:rsidR="001D2D18" w:rsidRPr="00660B70" w:rsidRDefault="00980C5F">
            <w:pPr>
              <w:spacing w:line="276" w:lineRule="auto"/>
              <w:rPr>
                <w:rFonts w:cs="Arial"/>
              </w:rPr>
            </w:pPr>
            <w:r w:rsidRPr="00660B70">
              <w:rPr>
                <w:rFonts w:cs="Arial"/>
                <w:b/>
                <w:bCs/>
              </w:rPr>
              <w:t>Interfaces</w:t>
            </w:r>
          </w:p>
        </w:tc>
        <w:tc>
          <w:tcPr>
            <w:tcW w:w="4149" w:type="pct"/>
          </w:tcPr>
          <w:p w14:paraId="62E0A7C3" w14:textId="77777777" w:rsidR="001D2D18" w:rsidRPr="00660B70" w:rsidRDefault="00980C5F" w:rsidP="00E23749">
            <w:pPr>
              <w:rPr>
                <w:rFonts w:cs="Arial"/>
                <w:lang w:eastAsia="zh-CN"/>
              </w:rPr>
            </w:pPr>
            <w:r w:rsidRPr="00660B70">
              <w:rPr>
                <w:rFonts w:cs="Arial"/>
                <w:lang w:eastAsia="zh-CN"/>
              </w:rPr>
              <w:t>Personalization Interface</w:t>
            </w:r>
          </w:p>
        </w:tc>
      </w:tr>
      <w:tr w:rsidR="001D2D18" w:rsidRPr="00660B70" w14:paraId="7B34AA94" w14:textId="77777777" w:rsidTr="001D2D18">
        <w:trPr>
          <w:jc w:val="center"/>
        </w:trPr>
        <w:tc>
          <w:tcPr>
            <w:tcW w:w="851" w:type="pct"/>
            <w:shd w:val="clear" w:color="auto" w:fill="BFBFBF"/>
            <w:tcMar>
              <w:top w:w="0" w:type="dxa"/>
              <w:left w:w="108" w:type="dxa"/>
              <w:bottom w:w="0" w:type="dxa"/>
              <w:right w:w="108" w:type="dxa"/>
            </w:tcMar>
          </w:tcPr>
          <w:p w14:paraId="512532B9" w14:textId="77777777" w:rsidR="001D2D18" w:rsidRPr="00660B70" w:rsidRDefault="00C73931">
            <w:pPr>
              <w:spacing w:line="276" w:lineRule="auto"/>
              <w:rPr>
                <w:rFonts w:cs="Arial"/>
                <w:b/>
                <w:bCs/>
              </w:rPr>
            </w:pPr>
          </w:p>
        </w:tc>
        <w:tc>
          <w:tcPr>
            <w:tcW w:w="4149" w:type="pct"/>
          </w:tcPr>
          <w:p w14:paraId="1B17CD88" w14:textId="77777777" w:rsidR="001D2D18" w:rsidRPr="00660B70" w:rsidRDefault="00C73931" w:rsidP="00E23749">
            <w:pPr>
              <w:rPr>
                <w:rFonts w:cs="Arial"/>
                <w:lang w:eastAsia="zh-CN"/>
              </w:rPr>
            </w:pPr>
          </w:p>
        </w:tc>
      </w:tr>
    </w:tbl>
    <w:p w14:paraId="2E80D73E" w14:textId="77777777" w:rsidR="00500605" w:rsidRDefault="00C73931" w:rsidP="00CD0F64"/>
    <w:p w14:paraId="1FCE3985" w14:textId="77777777" w:rsidR="00660B70" w:rsidRDefault="00C73931" w:rsidP="00CD0F64"/>
    <w:p w14:paraId="45816E8B" w14:textId="77777777" w:rsidR="00406F39" w:rsidRDefault="00980C5F" w:rsidP="00AC15C4">
      <w:pPr>
        <w:pStyle w:val="Heading4"/>
      </w:pPr>
      <w:r>
        <w:t>ENMEM-UC-REQ-166195/C-Memory Seat Button Storing of an Unassociated Button</w:t>
      </w:r>
    </w:p>
    <w:p w14:paraId="117AB26D" w14:textId="77777777" w:rsidR="00500605" w:rsidRDefault="00C73931"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76A80" w14:paraId="64E28766"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1BB09A" w14:textId="77777777" w:rsidR="00F76A80"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52D5D7" w14:textId="77777777" w:rsidR="00F76A80" w:rsidRDefault="00980C5F">
            <w:pPr>
              <w:spacing w:line="276" w:lineRule="auto"/>
              <w:rPr>
                <w:rFonts w:cs="Arial"/>
                <w:lang w:eastAsia="zh-CN"/>
              </w:rPr>
            </w:pPr>
            <w:r>
              <w:rPr>
                <w:lang w:eastAsia="zh-CN"/>
              </w:rPr>
              <w:t>Vehicle Occupant</w:t>
            </w:r>
          </w:p>
        </w:tc>
      </w:tr>
      <w:tr w:rsidR="00F76A80" w14:paraId="3239300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713C47" w14:textId="77777777" w:rsidR="00F76A80"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226308" w14:textId="77777777" w:rsidR="00F76A80" w:rsidRDefault="00980C5F">
            <w:pPr>
              <w:spacing w:line="276" w:lineRule="auto"/>
              <w:rPr>
                <w:lang w:eastAsia="zh-CN"/>
              </w:rPr>
            </w:pPr>
            <w:r>
              <w:rPr>
                <w:lang w:eastAsia="zh-CN"/>
              </w:rPr>
              <w:t>The Driver Profiles feature is set to ON</w:t>
            </w:r>
          </w:p>
          <w:p w14:paraId="5A04BF6C" w14:textId="77777777" w:rsidR="00F76A80" w:rsidRDefault="00980C5F" w:rsidP="008A0325">
            <w:pPr>
              <w:spacing w:line="276" w:lineRule="auto"/>
              <w:rPr>
                <w:ins w:id="484" w:author="Borrelli, Matthew (M.T.)" w:date="2021-09-03T15:28:00Z"/>
                <w:rFonts w:cs="Arial"/>
                <w:lang w:eastAsia="zh-CN"/>
              </w:rPr>
            </w:pPr>
            <w:r>
              <w:rPr>
                <w:rFonts w:cs="Arial"/>
                <w:lang w:eastAsia="zh-CN"/>
              </w:rPr>
              <w:t>EnhancedMemoryPositionClient is present</w:t>
            </w:r>
          </w:p>
          <w:p w14:paraId="523E11AE" w14:textId="03308242" w:rsidR="00004E89" w:rsidRDefault="00004E89" w:rsidP="008A0325">
            <w:pPr>
              <w:spacing w:line="276" w:lineRule="auto"/>
              <w:rPr>
                <w:lang w:eastAsia="zh-CN"/>
              </w:rPr>
            </w:pPr>
            <w:ins w:id="485" w:author="Borrelli, Matthew (M.T.)" w:date="2021-09-03T15:28:00Z">
              <w:r>
                <w:rPr>
                  <w:rFonts w:cs="Arial"/>
                  <w:lang w:eastAsia="zh-CN"/>
                </w:rPr>
                <w:t>Driver Memory Seat Buttons are present</w:t>
              </w:r>
            </w:ins>
          </w:p>
        </w:tc>
      </w:tr>
      <w:tr w:rsidR="00F76A80" w14:paraId="48B3B14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F37080" w14:textId="77777777" w:rsidR="00F76A80"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42FCC0B" w14:textId="77777777" w:rsidR="00F76A80" w:rsidRDefault="00980C5F" w:rsidP="00F76A80">
            <w:pPr>
              <w:spacing w:line="276" w:lineRule="auto"/>
              <w:rPr>
                <w:lang w:eastAsia="zh-CN"/>
              </w:rPr>
            </w:pPr>
            <w:r>
              <w:rPr>
                <w:lang w:eastAsia="zh-CN"/>
              </w:rPr>
              <w:t>The user initiates a “store position” operation via a Memory Seat button on the driver door panel that has not been associated to any Driver Profile</w:t>
            </w:r>
          </w:p>
        </w:tc>
      </w:tr>
      <w:tr w:rsidR="00F76A80" w14:paraId="3C1210C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A44D6E" w14:textId="77777777" w:rsidR="00F76A80"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A3B32A1" w14:textId="77777777" w:rsidR="00F76A80" w:rsidRDefault="00980C5F" w:rsidP="002A67AE">
            <w:pPr>
              <w:spacing w:line="276" w:lineRule="auto"/>
              <w:rPr>
                <w:lang w:eastAsia="zh-CN"/>
              </w:rPr>
            </w:pPr>
            <w:r>
              <w:rPr>
                <w:lang w:eastAsia="zh-CN"/>
              </w:rPr>
              <w:t>The current positional settings are stored to the unassociated button. The Guest Profile will be recalled</w:t>
            </w:r>
          </w:p>
        </w:tc>
      </w:tr>
      <w:tr w:rsidR="00F76A80" w14:paraId="3357CC52"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1A3DF2" w14:textId="77777777" w:rsidR="00F76A80" w:rsidRDefault="00980C5F">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C7215D" w14:textId="77777777" w:rsidR="00F76A80" w:rsidRDefault="00C73931">
            <w:pPr>
              <w:spacing w:line="276" w:lineRule="auto"/>
              <w:rPr>
                <w:rFonts w:cs="Arial"/>
                <w:lang w:eastAsia="zh-CN"/>
              </w:rPr>
            </w:pPr>
          </w:p>
        </w:tc>
      </w:tr>
      <w:tr w:rsidR="00F76A80" w14:paraId="1A98EC23"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462FF8" w14:textId="77777777" w:rsidR="00F76A80" w:rsidRDefault="00980C5F">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1AB1031" w14:textId="77777777" w:rsidR="00F76A80" w:rsidRDefault="00980C5F">
            <w:pPr>
              <w:spacing w:line="276" w:lineRule="auto"/>
              <w:rPr>
                <w:rFonts w:cs="Arial"/>
                <w:lang w:eastAsia="zh-CN"/>
              </w:rPr>
            </w:pPr>
            <w:r>
              <w:rPr>
                <w:rFonts w:cs="Arial"/>
                <w:lang w:eastAsia="zh-CN"/>
              </w:rPr>
              <w:t>Personalization Interface</w:t>
            </w:r>
          </w:p>
        </w:tc>
      </w:tr>
      <w:tr w:rsidR="00F76A80" w14:paraId="3F82F1FB"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A7C75E" w14:textId="77777777" w:rsidR="00F76A80" w:rsidRDefault="00980C5F">
            <w:pPr>
              <w:spacing w:line="276" w:lineRule="auto"/>
            </w:pPr>
            <w:r>
              <w:rPr>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A984B05" w14:textId="77777777" w:rsidR="00F76A80" w:rsidRDefault="00980C5F">
            <w:pPr>
              <w:spacing w:line="276" w:lineRule="auto"/>
              <w:rPr>
                <w:rFonts w:cs="Arial"/>
                <w:lang w:eastAsia="zh-CN"/>
              </w:rPr>
            </w:pPr>
            <w:r>
              <w:rPr>
                <w:rFonts w:cs="Arial"/>
                <w:lang w:eastAsia="zh-CN"/>
              </w:rPr>
              <w:t>The Guest profile would be considered an “alternate Driver Profile” for any buttons that aren’t associated to a created Driver Profile.</w:t>
            </w:r>
          </w:p>
        </w:tc>
      </w:tr>
    </w:tbl>
    <w:p w14:paraId="3252875C" w14:textId="78872BD2" w:rsidR="00004E89" w:rsidRDefault="00004E89" w:rsidP="00004E89">
      <w:pPr>
        <w:pStyle w:val="Heading4"/>
        <w:numPr>
          <w:ilvl w:val="3"/>
          <w:numId w:val="124"/>
        </w:numPr>
        <w:tabs>
          <w:tab w:val="num" w:pos="864"/>
        </w:tabs>
        <w:rPr>
          <w:ins w:id="486" w:author="Borrelli, Matthew (M.T.)" w:date="2021-09-03T15:27:00Z"/>
        </w:rPr>
      </w:pPr>
      <w:ins w:id="487" w:author="Borrelli, Matthew (M.T.)" w:date="2021-09-03T15:27:00Z">
        <w:r>
          <w:t>ENMEM-UC-REQ-XXXXXX-</w:t>
        </w:r>
      </w:ins>
      <w:ins w:id="488" w:author="Borrelli, Matthew (M.T.)" w:date="2021-09-03T15:28:00Z">
        <w:r>
          <w:t>Positional Stor</w:t>
        </w:r>
      </w:ins>
      <w:ins w:id="489" w:author="Borrelli, Matthew (M.T.)" w:date="2021-09-03T15:32:00Z">
        <w:r>
          <w:t>ing</w:t>
        </w:r>
      </w:ins>
      <w:ins w:id="490" w:author="Borrelli, Matthew (M.T.)" w:date="2021-09-03T15:28:00Z">
        <w:r>
          <w:t xml:space="preserve"> </w:t>
        </w:r>
      </w:ins>
      <w:ins w:id="491" w:author="Borrelli, Matthew (M.T.)" w:date="2021-09-03T15:32:00Z">
        <w:r>
          <w:t xml:space="preserve">via HMI of </w:t>
        </w:r>
      </w:ins>
      <w:ins w:id="492" w:author="Borrelli, Matthew (M.T.)" w:date="2021-09-03T15:27:00Z">
        <w:r>
          <w:t>the Active Driver Profile</w:t>
        </w:r>
      </w:ins>
    </w:p>
    <w:p w14:paraId="231FA259" w14:textId="77777777" w:rsidR="00004E89" w:rsidRDefault="00004E89" w:rsidP="00004E89">
      <w:pPr>
        <w:rPr>
          <w:ins w:id="493" w:author="Borrelli, Matthew (M.T.)" w:date="2021-09-03T15:27:00Z"/>
        </w:rPr>
      </w:pPr>
    </w:p>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004E89" w14:paraId="7EC32AAA" w14:textId="77777777" w:rsidTr="00025F26">
        <w:trPr>
          <w:trHeight w:val="280"/>
          <w:jc w:val="center"/>
          <w:ins w:id="494"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A40694" w14:textId="77777777" w:rsidR="00004E89" w:rsidRDefault="00004E89" w:rsidP="00025F26">
            <w:pPr>
              <w:spacing w:line="276" w:lineRule="auto"/>
              <w:rPr>
                <w:ins w:id="495" w:author="Borrelli, Matthew (M.T.)" w:date="2021-09-03T15:27:00Z"/>
                <w:rFonts w:cs="Arial"/>
              </w:rPr>
            </w:pPr>
            <w:ins w:id="496" w:author="Borrelli, Matthew (M.T.)" w:date="2021-09-03T15:27:00Z">
              <w:r>
                <w:rPr>
                  <w:rFonts w:cs="Arial"/>
                  <w:b/>
                  <w:bCs/>
                </w:rPr>
                <w:t>Actors</w:t>
              </w:r>
            </w:ins>
          </w:p>
        </w:tc>
        <w:tc>
          <w:tcPr>
            <w:tcW w:w="4150" w:type="pct"/>
            <w:tcBorders>
              <w:top w:val="single" w:sz="8" w:space="0" w:color="auto"/>
              <w:left w:val="single" w:sz="8" w:space="0" w:color="auto"/>
              <w:bottom w:val="single" w:sz="8" w:space="0" w:color="auto"/>
              <w:right w:val="single" w:sz="8" w:space="0" w:color="auto"/>
            </w:tcBorders>
            <w:hideMark/>
          </w:tcPr>
          <w:p w14:paraId="229D11DE" w14:textId="0112AE2B" w:rsidR="00004E89" w:rsidRDefault="00004E89" w:rsidP="00025F26">
            <w:pPr>
              <w:spacing w:line="256" w:lineRule="auto"/>
              <w:rPr>
                <w:ins w:id="497" w:author="Borrelli, Matthew (M.T.)" w:date="2021-09-03T15:27:00Z"/>
                <w:rFonts w:cs="Arial"/>
                <w:lang w:eastAsia="zh-CN"/>
              </w:rPr>
            </w:pPr>
            <w:ins w:id="498" w:author="Borrelli, Matthew (M.T.)" w:date="2021-09-03T15:27:00Z">
              <w:r>
                <w:rPr>
                  <w:rFonts w:cs="Arial"/>
                  <w:lang w:eastAsia="zh-CN"/>
                </w:rPr>
                <w:t>Vehicle Occupant</w:t>
              </w:r>
            </w:ins>
          </w:p>
        </w:tc>
      </w:tr>
      <w:tr w:rsidR="00004E89" w14:paraId="50982AB5" w14:textId="77777777" w:rsidTr="00025F26">
        <w:trPr>
          <w:trHeight w:val="573"/>
          <w:jc w:val="center"/>
          <w:ins w:id="499"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48C4BB" w14:textId="77777777" w:rsidR="00004E89" w:rsidRDefault="00004E89" w:rsidP="00025F26">
            <w:pPr>
              <w:spacing w:line="276" w:lineRule="auto"/>
              <w:rPr>
                <w:ins w:id="500" w:author="Borrelli, Matthew (M.T.)" w:date="2021-09-03T15:27:00Z"/>
                <w:rFonts w:cs="Arial"/>
              </w:rPr>
            </w:pPr>
            <w:ins w:id="501" w:author="Borrelli, Matthew (M.T.)" w:date="2021-09-03T15:27:00Z">
              <w:r>
                <w:rPr>
                  <w:rFonts w:cs="Arial"/>
                  <w:b/>
                  <w:bCs/>
                </w:rPr>
                <w:t>Pre-conditions</w:t>
              </w:r>
            </w:ins>
          </w:p>
        </w:tc>
        <w:tc>
          <w:tcPr>
            <w:tcW w:w="4150" w:type="pct"/>
            <w:tcBorders>
              <w:top w:val="single" w:sz="8" w:space="0" w:color="auto"/>
              <w:left w:val="single" w:sz="8" w:space="0" w:color="auto"/>
              <w:bottom w:val="single" w:sz="8" w:space="0" w:color="auto"/>
              <w:right w:val="single" w:sz="8" w:space="0" w:color="auto"/>
            </w:tcBorders>
            <w:hideMark/>
          </w:tcPr>
          <w:p w14:paraId="7F4C7661" w14:textId="77777777" w:rsidR="00BD422E" w:rsidRDefault="00BD422E" w:rsidP="00BD422E">
            <w:pPr>
              <w:spacing w:line="276" w:lineRule="auto"/>
              <w:rPr>
                <w:ins w:id="502" w:author="Borrelli, Matthew (M.T.)" w:date="2021-09-08T12:00:00Z"/>
                <w:lang w:eastAsia="zh-CN"/>
              </w:rPr>
            </w:pPr>
            <w:ins w:id="503" w:author="Borrelli, Matthew (M.T.)" w:date="2021-09-08T12:00:00Z">
              <w:r>
                <w:rPr>
                  <w:lang w:eastAsia="zh-CN"/>
                </w:rPr>
                <w:t>The Driver Profiles feature is set to ON</w:t>
              </w:r>
            </w:ins>
          </w:p>
          <w:p w14:paraId="526D243B" w14:textId="7A1DDCE1" w:rsidR="00004E89" w:rsidRDefault="00004E89" w:rsidP="00025F26">
            <w:pPr>
              <w:spacing w:line="256" w:lineRule="auto"/>
              <w:rPr>
                <w:ins w:id="504" w:author="Borrelli, Matthew (M.T.)" w:date="2021-09-03T15:32:00Z"/>
                <w:rFonts w:cs="Arial"/>
                <w:lang w:eastAsia="zh-CN"/>
              </w:rPr>
            </w:pPr>
            <w:ins w:id="505" w:author="Borrelli, Matthew (M.T.)" w:date="2021-09-03T15:27:00Z">
              <w:r>
                <w:rPr>
                  <w:rFonts w:cs="Arial"/>
                  <w:lang w:eastAsia="zh-CN"/>
                </w:rPr>
                <w:t xml:space="preserve">EnhancedMemoryPositionClient </w:t>
              </w:r>
            </w:ins>
            <w:ins w:id="506" w:author="Borrelli, Matthew (M.T.)" w:date="2021-09-08T12:00:00Z">
              <w:r w:rsidR="00BD422E">
                <w:rPr>
                  <w:rFonts w:cs="Arial"/>
                  <w:lang w:eastAsia="zh-CN"/>
                </w:rPr>
                <w:t xml:space="preserve">is </w:t>
              </w:r>
            </w:ins>
            <w:ins w:id="507" w:author="Borrelli, Matthew (M.T.)" w:date="2021-09-03T15:27:00Z">
              <w:r>
                <w:rPr>
                  <w:rFonts w:cs="Arial"/>
                  <w:lang w:eastAsia="zh-CN"/>
                </w:rPr>
                <w:t>present</w:t>
              </w:r>
            </w:ins>
          </w:p>
          <w:p w14:paraId="145EE0E3" w14:textId="196737E5" w:rsidR="00004E89" w:rsidRDefault="00004E89" w:rsidP="00025F26">
            <w:pPr>
              <w:spacing w:line="256" w:lineRule="auto"/>
              <w:rPr>
                <w:ins w:id="508" w:author="Borrelli, Matthew (M.T.)" w:date="2021-09-03T15:27:00Z"/>
                <w:rFonts w:cs="Arial"/>
                <w:lang w:eastAsia="zh-CN"/>
              </w:rPr>
            </w:pPr>
            <w:ins w:id="509" w:author="Borrelli, Matthew (M.T.)" w:date="2021-09-03T15:32:00Z">
              <w:r>
                <w:rPr>
                  <w:rFonts w:cs="Arial"/>
                  <w:lang w:eastAsia="zh-CN"/>
                </w:rPr>
                <w:t>Driver Memory Seat Buttons are not present</w:t>
              </w:r>
            </w:ins>
          </w:p>
          <w:p w14:paraId="4013BF21" w14:textId="77777777" w:rsidR="00004E89" w:rsidRDefault="00004E89" w:rsidP="00025F26">
            <w:pPr>
              <w:spacing w:line="256" w:lineRule="auto"/>
              <w:rPr>
                <w:ins w:id="510" w:author="Borrelli, Matthew (M.T.)" w:date="2021-09-03T15:27:00Z"/>
                <w:rFonts w:cs="Arial"/>
                <w:lang w:eastAsia="zh-CN"/>
              </w:rPr>
            </w:pPr>
            <w:ins w:id="511" w:author="Borrelli, Matthew (M.T.)" w:date="2021-09-03T15:27:00Z">
              <w:r>
                <w:rPr>
                  <w:rFonts w:cs="Arial"/>
                  <w:lang w:eastAsia="zh-CN"/>
                </w:rPr>
                <w:t>The Active Profile is not the Guest Profile</w:t>
              </w:r>
            </w:ins>
          </w:p>
        </w:tc>
      </w:tr>
      <w:tr w:rsidR="00004E89" w14:paraId="21128ABE" w14:textId="77777777" w:rsidTr="00025F26">
        <w:trPr>
          <w:trHeight w:val="573"/>
          <w:jc w:val="center"/>
          <w:ins w:id="512"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AB33CC" w14:textId="77777777" w:rsidR="00004E89" w:rsidRDefault="00004E89" w:rsidP="00025F26">
            <w:pPr>
              <w:spacing w:line="276" w:lineRule="auto"/>
              <w:rPr>
                <w:ins w:id="513" w:author="Borrelli, Matthew (M.T.)" w:date="2021-09-03T15:27:00Z"/>
                <w:rFonts w:cs="Arial"/>
              </w:rPr>
            </w:pPr>
            <w:ins w:id="514" w:author="Borrelli, Matthew (M.T.)" w:date="2021-09-03T15:27:00Z">
              <w:r>
                <w:rPr>
                  <w:rFonts w:cs="Arial"/>
                  <w:b/>
                  <w:bCs/>
                </w:rPr>
                <w:t>Scenario Description</w:t>
              </w:r>
            </w:ins>
          </w:p>
        </w:tc>
        <w:tc>
          <w:tcPr>
            <w:tcW w:w="4150" w:type="pct"/>
            <w:tcBorders>
              <w:top w:val="single" w:sz="8" w:space="0" w:color="auto"/>
              <w:left w:val="single" w:sz="8" w:space="0" w:color="auto"/>
              <w:bottom w:val="single" w:sz="8" w:space="0" w:color="auto"/>
              <w:right w:val="single" w:sz="8" w:space="0" w:color="auto"/>
            </w:tcBorders>
            <w:hideMark/>
          </w:tcPr>
          <w:p w14:paraId="5AEF1557" w14:textId="44B067AF" w:rsidR="00004E89" w:rsidRDefault="00004E89" w:rsidP="00025F26">
            <w:pPr>
              <w:spacing w:line="256" w:lineRule="auto"/>
              <w:rPr>
                <w:ins w:id="515" w:author="Borrelli, Matthew (M.T.)" w:date="2021-09-03T15:27:00Z"/>
                <w:rFonts w:cs="Arial"/>
                <w:lang w:eastAsia="zh-CN"/>
              </w:rPr>
            </w:pPr>
            <w:ins w:id="516" w:author="Borrelli, Matthew (M.T.)" w:date="2021-09-03T15:27:00Z">
              <w:r>
                <w:rPr>
                  <w:rFonts w:cs="Arial"/>
                  <w:lang w:eastAsia="zh-CN"/>
                </w:rPr>
                <w:t>The user initiates a “store position” operation via soft button on HMI with a Driver Profile active</w:t>
              </w:r>
            </w:ins>
          </w:p>
        </w:tc>
      </w:tr>
      <w:tr w:rsidR="00004E89" w14:paraId="0A0332DD" w14:textId="77777777" w:rsidTr="00025F26">
        <w:trPr>
          <w:trHeight w:val="432"/>
          <w:jc w:val="center"/>
          <w:ins w:id="517"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615039" w14:textId="77777777" w:rsidR="00004E89" w:rsidRDefault="00004E89" w:rsidP="00025F26">
            <w:pPr>
              <w:spacing w:line="276" w:lineRule="auto"/>
              <w:rPr>
                <w:ins w:id="518" w:author="Borrelli, Matthew (M.T.)" w:date="2021-09-03T15:27:00Z"/>
                <w:rFonts w:cs="Arial"/>
              </w:rPr>
            </w:pPr>
            <w:ins w:id="519" w:author="Borrelli, Matthew (M.T.)" w:date="2021-09-03T15:27:00Z">
              <w:r>
                <w:rPr>
                  <w:rFonts w:cs="Arial"/>
                  <w:b/>
                  <w:bCs/>
                </w:rPr>
                <w:t>Post-conditions</w:t>
              </w:r>
            </w:ins>
          </w:p>
        </w:tc>
        <w:tc>
          <w:tcPr>
            <w:tcW w:w="4150" w:type="pct"/>
            <w:tcBorders>
              <w:top w:val="single" w:sz="8" w:space="0" w:color="auto"/>
              <w:left w:val="single" w:sz="8" w:space="0" w:color="auto"/>
              <w:bottom w:val="single" w:sz="8" w:space="0" w:color="auto"/>
              <w:right w:val="single" w:sz="8" w:space="0" w:color="auto"/>
            </w:tcBorders>
            <w:hideMark/>
          </w:tcPr>
          <w:p w14:paraId="334F7333" w14:textId="3E868A07" w:rsidR="00004E89" w:rsidRDefault="00004E89" w:rsidP="00025F26">
            <w:pPr>
              <w:spacing w:line="256" w:lineRule="auto"/>
              <w:rPr>
                <w:ins w:id="520" w:author="Borrelli, Matthew (M.T.)" w:date="2021-09-03T15:27:00Z"/>
                <w:rFonts w:cs="Arial"/>
                <w:lang w:eastAsia="zh-CN"/>
              </w:rPr>
            </w:pPr>
            <w:ins w:id="521" w:author="Borrelli, Matthew (M.T.)" w:date="2021-09-03T15:27:00Z">
              <w:r>
                <w:rPr>
                  <w:rFonts w:cs="Arial"/>
                  <w:lang w:eastAsia="zh-CN"/>
                </w:rPr>
                <w:t xml:space="preserve">The current positional settings are stored to the active Driver Profile. </w:t>
              </w:r>
            </w:ins>
          </w:p>
        </w:tc>
      </w:tr>
      <w:tr w:rsidR="00004E89" w14:paraId="7C47A459" w14:textId="77777777" w:rsidTr="00025F26">
        <w:trPr>
          <w:trHeight w:val="404"/>
          <w:jc w:val="center"/>
          <w:ins w:id="522"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C2F8C4" w14:textId="77777777" w:rsidR="00004E89" w:rsidRDefault="00004E89" w:rsidP="00025F26">
            <w:pPr>
              <w:spacing w:line="276" w:lineRule="auto"/>
              <w:rPr>
                <w:ins w:id="523" w:author="Borrelli, Matthew (M.T.)" w:date="2021-09-03T15:27:00Z"/>
                <w:rFonts w:cs="Arial"/>
              </w:rPr>
            </w:pPr>
            <w:ins w:id="524" w:author="Borrelli, Matthew (M.T.)" w:date="2021-09-03T15:27:00Z">
              <w:r>
                <w:rPr>
                  <w:rFonts w:cs="Arial"/>
                  <w:b/>
                  <w:bCs/>
                </w:rPr>
                <w:t>List of Exception Use Cases</w:t>
              </w:r>
            </w:ins>
          </w:p>
        </w:tc>
        <w:tc>
          <w:tcPr>
            <w:tcW w:w="4150" w:type="pct"/>
            <w:tcBorders>
              <w:top w:val="single" w:sz="8" w:space="0" w:color="auto"/>
              <w:left w:val="single" w:sz="8" w:space="0" w:color="auto"/>
              <w:bottom w:val="single" w:sz="8" w:space="0" w:color="auto"/>
              <w:right w:val="single" w:sz="8" w:space="0" w:color="auto"/>
            </w:tcBorders>
          </w:tcPr>
          <w:p w14:paraId="4DCE3EAF" w14:textId="77777777" w:rsidR="00004E89" w:rsidRDefault="00004E89" w:rsidP="00025F26">
            <w:pPr>
              <w:spacing w:line="256" w:lineRule="auto"/>
              <w:rPr>
                <w:ins w:id="525" w:author="Borrelli, Matthew (M.T.)" w:date="2021-09-03T15:27:00Z"/>
                <w:rFonts w:cs="Arial"/>
                <w:lang w:eastAsia="zh-CN"/>
              </w:rPr>
            </w:pPr>
          </w:p>
        </w:tc>
      </w:tr>
      <w:tr w:rsidR="00004E89" w14:paraId="7F51C845" w14:textId="77777777" w:rsidTr="00025F26">
        <w:trPr>
          <w:trHeight w:val="291"/>
          <w:jc w:val="center"/>
          <w:ins w:id="526" w:author="Borrelli, Matthew (M.T.)" w:date="2021-09-03T15:27: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78F64C" w14:textId="77777777" w:rsidR="00004E89" w:rsidRDefault="00004E89" w:rsidP="00025F26">
            <w:pPr>
              <w:spacing w:line="276" w:lineRule="auto"/>
              <w:rPr>
                <w:ins w:id="527" w:author="Borrelli, Matthew (M.T.)" w:date="2021-09-03T15:27:00Z"/>
                <w:rFonts w:cs="Arial"/>
              </w:rPr>
            </w:pPr>
            <w:ins w:id="528" w:author="Borrelli, Matthew (M.T.)" w:date="2021-09-03T15:27:00Z">
              <w:r>
                <w:rPr>
                  <w:rFonts w:cs="Arial"/>
                  <w:b/>
                  <w:bCs/>
                </w:rPr>
                <w:t>Interfaces</w:t>
              </w:r>
            </w:ins>
          </w:p>
        </w:tc>
        <w:tc>
          <w:tcPr>
            <w:tcW w:w="4150" w:type="pct"/>
            <w:tcBorders>
              <w:top w:val="single" w:sz="8" w:space="0" w:color="auto"/>
              <w:left w:val="single" w:sz="8" w:space="0" w:color="auto"/>
              <w:bottom w:val="single" w:sz="8" w:space="0" w:color="auto"/>
              <w:right w:val="single" w:sz="8" w:space="0" w:color="auto"/>
            </w:tcBorders>
            <w:hideMark/>
          </w:tcPr>
          <w:p w14:paraId="328DA723" w14:textId="373C7E75" w:rsidR="00004E89" w:rsidRDefault="00004E89" w:rsidP="00025F26">
            <w:pPr>
              <w:spacing w:line="256" w:lineRule="auto"/>
              <w:rPr>
                <w:ins w:id="529" w:author="Borrelli, Matthew (M.T.)" w:date="2021-09-03T15:27:00Z"/>
                <w:rFonts w:cs="Arial"/>
                <w:lang w:eastAsia="zh-CN"/>
              </w:rPr>
            </w:pPr>
            <w:ins w:id="530" w:author="Borrelli, Matthew (M.T.)" w:date="2021-09-03T15:27:00Z">
              <w:r>
                <w:rPr>
                  <w:rFonts w:cs="Arial"/>
                  <w:lang w:eastAsia="zh-CN"/>
                </w:rPr>
                <w:t>Personalization Interface</w:t>
              </w:r>
            </w:ins>
          </w:p>
        </w:tc>
      </w:tr>
    </w:tbl>
    <w:p w14:paraId="33C1D9F0" w14:textId="653443B9" w:rsidR="00004E89" w:rsidRDefault="00004E89" w:rsidP="00004E89">
      <w:pPr>
        <w:pStyle w:val="Heading4"/>
        <w:numPr>
          <w:ilvl w:val="3"/>
          <w:numId w:val="124"/>
        </w:numPr>
        <w:tabs>
          <w:tab w:val="num" w:pos="864"/>
        </w:tabs>
        <w:rPr>
          <w:ins w:id="531" w:author="Borrelli, Matthew (M.T.)" w:date="2021-09-03T15:33:00Z"/>
        </w:rPr>
      </w:pPr>
      <w:ins w:id="532" w:author="Borrelli, Matthew (M.T.)" w:date="2021-09-03T15:33:00Z">
        <w:r>
          <w:t>ENMEM-UC-REQ-XXXXXX-Positional Recalling via HMI of the Active Driver Profile</w:t>
        </w:r>
      </w:ins>
    </w:p>
    <w:p w14:paraId="2ED2A401" w14:textId="77777777" w:rsidR="00004E89" w:rsidRDefault="00004E89" w:rsidP="00004E89">
      <w:pPr>
        <w:rPr>
          <w:ins w:id="533" w:author="Borrelli, Matthew (M.T.)" w:date="2021-09-03T15:33:00Z"/>
        </w:rPr>
      </w:pPr>
    </w:p>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004E89" w14:paraId="24B87C44" w14:textId="77777777" w:rsidTr="00025F26">
        <w:trPr>
          <w:trHeight w:val="280"/>
          <w:jc w:val="center"/>
          <w:ins w:id="534"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EA8FB4" w14:textId="77777777" w:rsidR="00004E89" w:rsidRDefault="00004E89" w:rsidP="00025F26">
            <w:pPr>
              <w:spacing w:line="276" w:lineRule="auto"/>
              <w:rPr>
                <w:ins w:id="535" w:author="Borrelli, Matthew (M.T.)" w:date="2021-09-03T15:33:00Z"/>
                <w:rFonts w:cs="Arial"/>
              </w:rPr>
            </w:pPr>
            <w:ins w:id="536" w:author="Borrelli, Matthew (M.T.)" w:date="2021-09-03T15:33:00Z">
              <w:r>
                <w:rPr>
                  <w:rFonts w:cs="Arial"/>
                  <w:b/>
                  <w:bCs/>
                </w:rPr>
                <w:t>Actors</w:t>
              </w:r>
            </w:ins>
          </w:p>
        </w:tc>
        <w:tc>
          <w:tcPr>
            <w:tcW w:w="4150" w:type="pct"/>
            <w:tcBorders>
              <w:top w:val="single" w:sz="8" w:space="0" w:color="auto"/>
              <w:left w:val="single" w:sz="8" w:space="0" w:color="auto"/>
              <w:bottom w:val="single" w:sz="8" w:space="0" w:color="auto"/>
              <w:right w:val="single" w:sz="8" w:space="0" w:color="auto"/>
            </w:tcBorders>
            <w:hideMark/>
          </w:tcPr>
          <w:p w14:paraId="7E97E852" w14:textId="4A6A1199" w:rsidR="00004E89" w:rsidRDefault="00004E89" w:rsidP="00025F26">
            <w:pPr>
              <w:spacing w:line="256" w:lineRule="auto"/>
              <w:rPr>
                <w:ins w:id="537" w:author="Borrelli, Matthew (M.T.)" w:date="2021-09-03T15:33:00Z"/>
                <w:rFonts w:cs="Arial"/>
                <w:lang w:eastAsia="zh-CN"/>
              </w:rPr>
            </w:pPr>
            <w:ins w:id="538" w:author="Borrelli, Matthew (M.T.)" w:date="2021-09-03T15:33:00Z">
              <w:r>
                <w:rPr>
                  <w:rFonts w:cs="Arial"/>
                  <w:lang w:eastAsia="zh-CN"/>
                </w:rPr>
                <w:t>Vehicle Occupant</w:t>
              </w:r>
            </w:ins>
          </w:p>
        </w:tc>
      </w:tr>
      <w:tr w:rsidR="00004E89" w14:paraId="5452403D" w14:textId="77777777" w:rsidTr="00025F26">
        <w:trPr>
          <w:trHeight w:val="573"/>
          <w:jc w:val="center"/>
          <w:ins w:id="539"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83F486" w14:textId="77777777" w:rsidR="00004E89" w:rsidRDefault="00004E89" w:rsidP="00025F26">
            <w:pPr>
              <w:spacing w:line="276" w:lineRule="auto"/>
              <w:rPr>
                <w:ins w:id="540" w:author="Borrelli, Matthew (M.T.)" w:date="2021-09-03T15:33:00Z"/>
                <w:rFonts w:cs="Arial"/>
              </w:rPr>
            </w:pPr>
            <w:ins w:id="541" w:author="Borrelli, Matthew (M.T.)" w:date="2021-09-03T15:33:00Z">
              <w:r>
                <w:rPr>
                  <w:rFonts w:cs="Arial"/>
                  <w:b/>
                  <w:bCs/>
                </w:rPr>
                <w:t>Pre-conditions</w:t>
              </w:r>
            </w:ins>
          </w:p>
        </w:tc>
        <w:tc>
          <w:tcPr>
            <w:tcW w:w="4150" w:type="pct"/>
            <w:tcBorders>
              <w:top w:val="single" w:sz="8" w:space="0" w:color="auto"/>
              <w:left w:val="single" w:sz="8" w:space="0" w:color="auto"/>
              <w:bottom w:val="single" w:sz="8" w:space="0" w:color="auto"/>
              <w:right w:val="single" w:sz="8" w:space="0" w:color="auto"/>
            </w:tcBorders>
            <w:hideMark/>
          </w:tcPr>
          <w:p w14:paraId="77E0AB25" w14:textId="77777777" w:rsidR="00BD422E" w:rsidRDefault="00BD422E" w:rsidP="00BD422E">
            <w:pPr>
              <w:spacing w:line="276" w:lineRule="auto"/>
              <w:rPr>
                <w:ins w:id="542" w:author="Borrelli, Matthew (M.T.)" w:date="2021-09-08T12:00:00Z"/>
                <w:lang w:eastAsia="zh-CN"/>
              </w:rPr>
            </w:pPr>
            <w:ins w:id="543" w:author="Borrelli, Matthew (M.T.)" w:date="2021-09-08T12:00:00Z">
              <w:r>
                <w:rPr>
                  <w:lang w:eastAsia="zh-CN"/>
                </w:rPr>
                <w:t>The Driver Profiles feature is set to ON</w:t>
              </w:r>
            </w:ins>
          </w:p>
          <w:p w14:paraId="2E0414A7" w14:textId="15A22185" w:rsidR="00004E89" w:rsidRDefault="00004E89" w:rsidP="00025F26">
            <w:pPr>
              <w:spacing w:line="256" w:lineRule="auto"/>
              <w:rPr>
                <w:ins w:id="544" w:author="Borrelli, Matthew (M.T.)" w:date="2021-09-03T15:33:00Z"/>
                <w:rFonts w:cs="Arial"/>
                <w:lang w:eastAsia="zh-CN"/>
              </w:rPr>
            </w:pPr>
            <w:ins w:id="545" w:author="Borrelli, Matthew (M.T.)" w:date="2021-09-03T15:33:00Z">
              <w:r>
                <w:rPr>
                  <w:rFonts w:cs="Arial"/>
                  <w:lang w:eastAsia="zh-CN"/>
                </w:rPr>
                <w:t xml:space="preserve">EnhancedMemoryPositionClient </w:t>
              </w:r>
            </w:ins>
            <w:ins w:id="546" w:author="Borrelli, Matthew (M.T.)" w:date="2021-09-08T12:00:00Z">
              <w:r w:rsidR="00BD422E">
                <w:rPr>
                  <w:rFonts w:cs="Arial"/>
                  <w:lang w:eastAsia="zh-CN"/>
                </w:rPr>
                <w:t xml:space="preserve">is </w:t>
              </w:r>
            </w:ins>
            <w:ins w:id="547" w:author="Borrelli, Matthew (M.T.)" w:date="2021-09-03T15:33:00Z">
              <w:r>
                <w:rPr>
                  <w:rFonts w:cs="Arial"/>
                  <w:lang w:eastAsia="zh-CN"/>
                </w:rPr>
                <w:t>present</w:t>
              </w:r>
            </w:ins>
          </w:p>
          <w:p w14:paraId="6D990842" w14:textId="77777777" w:rsidR="00004E89" w:rsidRDefault="00004E89" w:rsidP="00025F26">
            <w:pPr>
              <w:spacing w:line="256" w:lineRule="auto"/>
              <w:rPr>
                <w:ins w:id="548" w:author="Borrelli, Matthew (M.T.)" w:date="2021-09-03T15:33:00Z"/>
                <w:rFonts w:cs="Arial"/>
                <w:lang w:eastAsia="zh-CN"/>
              </w:rPr>
            </w:pPr>
            <w:ins w:id="549" w:author="Borrelli, Matthew (M.T.)" w:date="2021-09-03T15:33:00Z">
              <w:r>
                <w:rPr>
                  <w:rFonts w:cs="Arial"/>
                  <w:lang w:eastAsia="zh-CN"/>
                </w:rPr>
                <w:t>Driver Memory Seat Buttons are not present</w:t>
              </w:r>
            </w:ins>
          </w:p>
          <w:p w14:paraId="22DEB1A8" w14:textId="77777777" w:rsidR="00004E89" w:rsidRDefault="00004E89" w:rsidP="00025F26">
            <w:pPr>
              <w:spacing w:line="256" w:lineRule="auto"/>
              <w:rPr>
                <w:ins w:id="550" w:author="Borrelli, Matthew (M.T.)" w:date="2021-09-03T15:33:00Z"/>
                <w:rFonts w:cs="Arial"/>
                <w:lang w:eastAsia="zh-CN"/>
              </w:rPr>
            </w:pPr>
            <w:ins w:id="551" w:author="Borrelli, Matthew (M.T.)" w:date="2021-09-03T15:33:00Z">
              <w:r>
                <w:rPr>
                  <w:rFonts w:cs="Arial"/>
                  <w:lang w:eastAsia="zh-CN"/>
                </w:rPr>
                <w:t>The Active Profile is not the Guest Profile</w:t>
              </w:r>
            </w:ins>
          </w:p>
        </w:tc>
      </w:tr>
      <w:tr w:rsidR="00004E89" w14:paraId="020201E9" w14:textId="77777777" w:rsidTr="00025F26">
        <w:trPr>
          <w:trHeight w:val="573"/>
          <w:jc w:val="center"/>
          <w:ins w:id="552"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774590" w14:textId="77777777" w:rsidR="00004E89" w:rsidRDefault="00004E89" w:rsidP="00025F26">
            <w:pPr>
              <w:spacing w:line="276" w:lineRule="auto"/>
              <w:rPr>
                <w:ins w:id="553" w:author="Borrelli, Matthew (M.T.)" w:date="2021-09-03T15:33:00Z"/>
                <w:rFonts w:cs="Arial"/>
              </w:rPr>
            </w:pPr>
            <w:ins w:id="554" w:author="Borrelli, Matthew (M.T.)" w:date="2021-09-03T15:33:00Z">
              <w:r>
                <w:rPr>
                  <w:rFonts w:cs="Arial"/>
                  <w:b/>
                  <w:bCs/>
                </w:rPr>
                <w:t>Scenario Description</w:t>
              </w:r>
            </w:ins>
          </w:p>
        </w:tc>
        <w:tc>
          <w:tcPr>
            <w:tcW w:w="4150" w:type="pct"/>
            <w:tcBorders>
              <w:top w:val="single" w:sz="8" w:space="0" w:color="auto"/>
              <w:left w:val="single" w:sz="8" w:space="0" w:color="auto"/>
              <w:bottom w:val="single" w:sz="8" w:space="0" w:color="auto"/>
              <w:right w:val="single" w:sz="8" w:space="0" w:color="auto"/>
            </w:tcBorders>
            <w:hideMark/>
          </w:tcPr>
          <w:p w14:paraId="64B4AA9C" w14:textId="6231F95D" w:rsidR="00004E89" w:rsidRDefault="00004E89" w:rsidP="00025F26">
            <w:pPr>
              <w:spacing w:line="256" w:lineRule="auto"/>
              <w:rPr>
                <w:ins w:id="555" w:author="Borrelli, Matthew (M.T.)" w:date="2021-09-03T15:33:00Z"/>
                <w:rFonts w:cs="Arial"/>
                <w:lang w:eastAsia="zh-CN"/>
              </w:rPr>
            </w:pPr>
            <w:ins w:id="556" w:author="Borrelli, Matthew (M.T.)" w:date="2021-09-03T15:33:00Z">
              <w:r>
                <w:rPr>
                  <w:rFonts w:cs="Arial"/>
                  <w:lang w:eastAsia="zh-CN"/>
                </w:rPr>
                <w:t>The user initiates a “recall position” operation via soft button on HMI with a Driver Profile active</w:t>
              </w:r>
            </w:ins>
          </w:p>
        </w:tc>
      </w:tr>
      <w:tr w:rsidR="00004E89" w14:paraId="1EED27C3" w14:textId="77777777" w:rsidTr="00025F26">
        <w:trPr>
          <w:trHeight w:val="432"/>
          <w:jc w:val="center"/>
          <w:ins w:id="557"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0FF5F4" w14:textId="77777777" w:rsidR="00004E89" w:rsidRDefault="00004E89" w:rsidP="00025F26">
            <w:pPr>
              <w:spacing w:line="276" w:lineRule="auto"/>
              <w:rPr>
                <w:ins w:id="558" w:author="Borrelli, Matthew (M.T.)" w:date="2021-09-03T15:33:00Z"/>
                <w:rFonts w:cs="Arial"/>
              </w:rPr>
            </w:pPr>
            <w:ins w:id="559" w:author="Borrelli, Matthew (M.T.)" w:date="2021-09-03T15:33:00Z">
              <w:r>
                <w:rPr>
                  <w:rFonts w:cs="Arial"/>
                  <w:b/>
                  <w:bCs/>
                </w:rPr>
                <w:t>Post-conditions</w:t>
              </w:r>
            </w:ins>
          </w:p>
        </w:tc>
        <w:tc>
          <w:tcPr>
            <w:tcW w:w="4150" w:type="pct"/>
            <w:tcBorders>
              <w:top w:val="single" w:sz="8" w:space="0" w:color="auto"/>
              <w:left w:val="single" w:sz="8" w:space="0" w:color="auto"/>
              <w:bottom w:val="single" w:sz="8" w:space="0" w:color="auto"/>
              <w:right w:val="single" w:sz="8" w:space="0" w:color="auto"/>
            </w:tcBorders>
            <w:hideMark/>
          </w:tcPr>
          <w:p w14:paraId="595B4EDC" w14:textId="32385C5F" w:rsidR="00004E89" w:rsidRDefault="00004E89" w:rsidP="00025F26">
            <w:pPr>
              <w:spacing w:line="256" w:lineRule="auto"/>
              <w:rPr>
                <w:ins w:id="560" w:author="Borrelli, Matthew (M.T.)" w:date="2021-09-03T15:33:00Z"/>
                <w:rFonts w:cs="Arial"/>
                <w:lang w:eastAsia="zh-CN"/>
              </w:rPr>
            </w:pPr>
            <w:ins w:id="561" w:author="Borrelli, Matthew (M.T.)" w:date="2021-09-03T15:33:00Z">
              <w:r>
                <w:rPr>
                  <w:rFonts w:cs="Arial"/>
                  <w:lang w:eastAsia="zh-CN"/>
                </w:rPr>
                <w:t xml:space="preserve">The last saved positional settings are recalled to the active Driver Profile. </w:t>
              </w:r>
            </w:ins>
          </w:p>
        </w:tc>
      </w:tr>
      <w:tr w:rsidR="00004E89" w14:paraId="21985A69" w14:textId="77777777" w:rsidTr="00025F26">
        <w:trPr>
          <w:trHeight w:val="404"/>
          <w:jc w:val="center"/>
          <w:ins w:id="562"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1B3584" w14:textId="77777777" w:rsidR="00004E89" w:rsidRDefault="00004E89" w:rsidP="00025F26">
            <w:pPr>
              <w:spacing w:line="276" w:lineRule="auto"/>
              <w:rPr>
                <w:ins w:id="563" w:author="Borrelli, Matthew (M.T.)" w:date="2021-09-03T15:33:00Z"/>
                <w:rFonts w:cs="Arial"/>
              </w:rPr>
            </w:pPr>
            <w:ins w:id="564" w:author="Borrelli, Matthew (M.T.)" w:date="2021-09-03T15:33:00Z">
              <w:r>
                <w:rPr>
                  <w:rFonts w:cs="Arial"/>
                  <w:b/>
                  <w:bCs/>
                </w:rPr>
                <w:lastRenderedPageBreak/>
                <w:t>List of Exception Use Cases</w:t>
              </w:r>
            </w:ins>
          </w:p>
        </w:tc>
        <w:tc>
          <w:tcPr>
            <w:tcW w:w="4150" w:type="pct"/>
            <w:tcBorders>
              <w:top w:val="single" w:sz="8" w:space="0" w:color="auto"/>
              <w:left w:val="single" w:sz="8" w:space="0" w:color="auto"/>
              <w:bottom w:val="single" w:sz="8" w:space="0" w:color="auto"/>
              <w:right w:val="single" w:sz="8" w:space="0" w:color="auto"/>
            </w:tcBorders>
          </w:tcPr>
          <w:p w14:paraId="2DE0BBFB" w14:textId="77777777" w:rsidR="00004E89" w:rsidRDefault="00004E89" w:rsidP="00025F26">
            <w:pPr>
              <w:spacing w:line="256" w:lineRule="auto"/>
              <w:rPr>
                <w:ins w:id="565" w:author="Borrelli, Matthew (M.T.)" w:date="2021-09-03T15:33:00Z"/>
                <w:rFonts w:cs="Arial"/>
                <w:lang w:eastAsia="zh-CN"/>
              </w:rPr>
            </w:pPr>
          </w:p>
        </w:tc>
      </w:tr>
      <w:tr w:rsidR="00004E89" w14:paraId="6D995A70" w14:textId="77777777" w:rsidTr="00025F26">
        <w:trPr>
          <w:trHeight w:val="291"/>
          <w:jc w:val="center"/>
          <w:ins w:id="566" w:author="Borrelli, Matthew (M.T.)" w:date="2021-09-03T15:33:00Z"/>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D139E5" w14:textId="77777777" w:rsidR="00004E89" w:rsidRDefault="00004E89" w:rsidP="00025F26">
            <w:pPr>
              <w:spacing w:line="276" w:lineRule="auto"/>
              <w:rPr>
                <w:ins w:id="567" w:author="Borrelli, Matthew (M.T.)" w:date="2021-09-03T15:33:00Z"/>
                <w:rFonts w:cs="Arial"/>
              </w:rPr>
            </w:pPr>
            <w:ins w:id="568" w:author="Borrelli, Matthew (M.T.)" w:date="2021-09-03T15:33:00Z">
              <w:r>
                <w:rPr>
                  <w:rFonts w:cs="Arial"/>
                  <w:b/>
                  <w:bCs/>
                </w:rPr>
                <w:t>Interfaces</w:t>
              </w:r>
            </w:ins>
          </w:p>
        </w:tc>
        <w:tc>
          <w:tcPr>
            <w:tcW w:w="4150" w:type="pct"/>
            <w:tcBorders>
              <w:top w:val="single" w:sz="8" w:space="0" w:color="auto"/>
              <w:left w:val="single" w:sz="8" w:space="0" w:color="auto"/>
              <w:bottom w:val="single" w:sz="8" w:space="0" w:color="auto"/>
              <w:right w:val="single" w:sz="8" w:space="0" w:color="auto"/>
            </w:tcBorders>
            <w:hideMark/>
          </w:tcPr>
          <w:p w14:paraId="31A6F888" w14:textId="26CC0F18" w:rsidR="00004E89" w:rsidRDefault="00004E89" w:rsidP="00025F26">
            <w:pPr>
              <w:spacing w:line="256" w:lineRule="auto"/>
              <w:rPr>
                <w:ins w:id="569" w:author="Borrelli, Matthew (M.T.)" w:date="2021-09-03T15:33:00Z"/>
                <w:rFonts w:cs="Arial"/>
                <w:lang w:eastAsia="zh-CN"/>
              </w:rPr>
            </w:pPr>
            <w:ins w:id="570" w:author="Borrelli, Matthew (M.T.)" w:date="2021-09-03T15:33:00Z">
              <w:r>
                <w:rPr>
                  <w:rFonts w:cs="Arial"/>
                  <w:lang w:eastAsia="zh-CN"/>
                </w:rPr>
                <w:t>Personalization Interface</w:t>
              </w:r>
            </w:ins>
          </w:p>
        </w:tc>
      </w:tr>
    </w:tbl>
    <w:p w14:paraId="1D8A0B11" w14:textId="77777777" w:rsidR="00F76A80" w:rsidRDefault="00C73931" w:rsidP="00CD0F64"/>
    <w:p w14:paraId="53D75FB2" w14:textId="77777777" w:rsidR="00406F39" w:rsidRDefault="00980C5F" w:rsidP="00AC15C4">
      <w:pPr>
        <w:pStyle w:val="Heading3"/>
      </w:pPr>
      <w:bookmarkStart w:id="571" w:name="_Toc78592610"/>
      <w:r>
        <w:t>Requirements</w:t>
      </w:r>
      <w:bookmarkEnd w:id="571"/>
    </w:p>
    <w:p w14:paraId="087F0550" w14:textId="77777777" w:rsidR="00AC15C4" w:rsidRPr="00AC15C4" w:rsidRDefault="00AC15C4" w:rsidP="00AC15C4">
      <w:pPr>
        <w:pStyle w:val="Heading4"/>
        <w:rPr>
          <w:b w:val="0"/>
          <w:u w:val="single"/>
        </w:rPr>
      </w:pPr>
      <w:r w:rsidRPr="00AC15C4">
        <w:rPr>
          <w:b w:val="0"/>
          <w:u w:val="single"/>
        </w:rPr>
        <w:t>ENMEM-REQ-099687/B-Classic Memory Subsystem Store Delay</w:t>
      </w:r>
    </w:p>
    <w:p w14:paraId="0BFB72C8" w14:textId="77777777" w:rsidR="004E51FE" w:rsidRDefault="00980C5F" w:rsidP="00500605">
      <w:r>
        <w:t xml:space="preserve">After detecting a memory seat button press and hold store event, </w:t>
      </w:r>
    </w:p>
    <w:p w14:paraId="486F1648" w14:textId="77777777" w:rsidR="004E51FE" w:rsidRDefault="00C73931" w:rsidP="00500605"/>
    <w:p w14:paraId="68B6A7C3" w14:textId="77777777" w:rsidR="004E51FE" w:rsidRDefault="00980C5F" w:rsidP="00980C5F">
      <w:pPr>
        <w:numPr>
          <w:ilvl w:val="0"/>
          <w:numId w:val="48"/>
        </w:numPr>
      </w:pPr>
      <w:r>
        <w:t>EnhancedMemoryPositionClient shall store the current Classic Memory positional settings to a Driver Profile designated by a memory seat button that was pressed and held</w:t>
      </w:r>
    </w:p>
    <w:p w14:paraId="424EDB5A" w14:textId="77777777" w:rsidR="00714E00" w:rsidRDefault="00C73931" w:rsidP="004E51FE">
      <w:pPr>
        <w:ind w:firstLine="60"/>
      </w:pPr>
    </w:p>
    <w:p w14:paraId="6641DAAB" w14:textId="77777777" w:rsidR="00500605" w:rsidRDefault="00980C5F" w:rsidP="00980C5F">
      <w:pPr>
        <w:numPr>
          <w:ilvl w:val="0"/>
          <w:numId w:val="48"/>
        </w:numPr>
      </w:pPr>
      <w:r>
        <w:t xml:space="preserve">EnhancedMemoryPositionClient then shall wait </w:t>
      </w:r>
      <w:proofErr w:type="spellStart"/>
      <w:r>
        <w:t>T_PersStore</w:t>
      </w:r>
      <w:proofErr w:type="spellEnd"/>
      <w:r>
        <w:t xml:space="preserve"> before send the recall request via </w:t>
      </w:r>
      <w:proofErr w:type="spellStart"/>
      <w:r>
        <w:t>MemSwitchRecall_Rq</w:t>
      </w:r>
      <w:proofErr w:type="spellEnd"/>
      <w:r>
        <w:t xml:space="preserve"> to the EnhancedMemoryProfileServer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E5CF04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76EBD3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C00D60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E7B51E1" w14:textId="77777777" w:rsidR="00D90FFA" w:rsidRPr="00AC15C4" w:rsidRDefault="00C73931" w:rsidP="0081629B">
            <w:pPr>
              <w:rPr>
                <w:vanish/>
                <w:color w:val="000000" w:themeColor="text1"/>
              </w:rPr>
            </w:pPr>
          </w:p>
        </w:tc>
      </w:tr>
    </w:tbl>
    <w:p w14:paraId="37202B67" w14:textId="77777777" w:rsidR="007917DC" w:rsidRDefault="00980C5F" w:rsidP="00AC15C4">
      <w:pPr>
        <w:pStyle w:val="Heading4"/>
      </w:pPr>
      <w:r w:rsidRPr="00B9479B">
        <w:t>ENMEM-TMR-REQ-099764/B-</w:t>
      </w:r>
      <w:proofErr w:type="spellStart"/>
      <w:r w:rsidRPr="00B9479B">
        <w:t>T_PersStore</w:t>
      </w:r>
      <w:proofErr w:type="spellEnd"/>
    </w:p>
    <w:p w14:paraId="682DEC3A"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F321FD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44CC56CB"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E2A8EE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1B8EFA2"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ECE113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2772C18"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0E368A3"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1B1A7A97"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0FC40CB"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T_PersStore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84E5C5F" w14:textId="77777777" w:rsidR="00500605" w:rsidRDefault="00980C5F" w:rsidP="000D5B0D">
            <w:pPr>
              <w:rPr>
                <w:rFonts w:cs="Arial"/>
              </w:rPr>
            </w:pPr>
            <w:r w:rsidRPr="000D5B0D">
              <w:rPr>
                <w:rFonts w:cs="Arial"/>
              </w:rPr>
              <w:t>Minimum time the EnhancedMemory</w:t>
            </w:r>
            <w:r>
              <w:rPr>
                <w:rFonts w:cs="Arial"/>
              </w:rPr>
              <w:t>Position</w:t>
            </w:r>
            <w:r w:rsidRPr="000D5B0D">
              <w:rPr>
                <w:rFonts w:cs="Arial"/>
              </w:rPr>
              <w:t xml:space="preserve">Client should wait before </w:t>
            </w:r>
            <w:r>
              <w:rPr>
                <w:rFonts w:cs="Arial"/>
              </w:rPr>
              <w:t>sending a recall request to the EnhancedMemoryProfileServer.</w:t>
            </w:r>
          </w:p>
          <w:p w14:paraId="213AA44C" w14:textId="77777777" w:rsidR="009723CA" w:rsidRDefault="00C73931" w:rsidP="000D5B0D">
            <w:pPr>
              <w:rPr>
                <w:rFonts w:cs="Arial"/>
              </w:rPr>
            </w:pPr>
          </w:p>
          <w:p w14:paraId="61BDB93F" w14:textId="77777777" w:rsidR="009723CA" w:rsidRPr="000D5B0D" w:rsidRDefault="00980C5F" w:rsidP="000D5B0D">
            <w:r>
              <w:rPr>
                <w:rFonts w:cs="Arial"/>
              </w:rPr>
              <w:t>Note: Use the default value</w:t>
            </w:r>
          </w:p>
          <w:p w14:paraId="46788439"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8754C7C"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703F95A" w14:textId="77777777" w:rsidR="007917DC" w:rsidRDefault="00980C5F">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1E81D667"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60AE5B0" w14:textId="77777777" w:rsidR="007917DC" w:rsidRDefault="00980C5F">
            <w:pPr>
              <w:spacing w:line="276" w:lineRule="auto"/>
              <w:jc w:val="center"/>
              <w:rPr>
                <w:rFonts w:ascii="Univers" w:eastAsia="Times New Roman" w:hAnsi="Univers" w:cs="Arial"/>
                <w:sz w:val="14"/>
                <w:szCs w:val="14"/>
              </w:rPr>
            </w:pPr>
            <w:r>
              <w:rPr>
                <w:rFonts w:cs="Arial"/>
                <w:sz w:val="14"/>
                <w:szCs w:val="14"/>
              </w:rPr>
              <w:t>250</w:t>
            </w:r>
          </w:p>
        </w:tc>
      </w:tr>
    </w:tbl>
    <w:p w14:paraId="0F7743FC" w14:textId="41AB6D1C" w:rsidR="00F81D7B" w:rsidRPr="00697720" w:rsidRDefault="00F81D7B" w:rsidP="00F81D7B">
      <w:pPr>
        <w:pStyle w:val="Heading4"/>
        <w:rPr>
          <w:ins w:id="572" w:author="Borrelli, Matthew (M.T.)" w:date="2021-09-03T14:25:00Z"/>
        </w:rPr>
      </w:pPr>
      <w:bookmarkStart w:id="573" w:name="_Toc80029630"/>
      <w:ins w:id="574" w:author="Borrelli, Matthew (M.T.)" w:date="2021-09-03T14:25:00Z">
        <w:r w:rsidRPr="00697720">
          <w:t>ENMEM-HMI-REQ-</w:t>
        </w:r>
        <w:r>
          <w:t>XXXXXX</w:t>
        </w:r>
        <w:r w:rsidRPr="00697720">
          <w:t xml:space="preserve">-Recall Driver Profile </w:t>
        </w:r>
      </w:ins>
      <w:ins w:id="575" w:author="Borrelli, Matthew (M.T.)" w:date="2021-09-03T14:37:00Z">
        <w:r w:rsidR="003417C9">
          <w:t xml:space="preserve">Positional Settings </w:t>
        </w:r>
      </w:ins>
      <w:ins w:id="576" w:author="Borrelli, Matthew (M.T.)" w:date="2021-09-03T14:25:00Z">
        <w:r w:rsidRPr="00697720">
          <w:t>via HMI Menu</w:t>
        </w:r>
        <w:bookmarkEnd w:id="573"/>
      </w:ins>
    </w:p>
    <w:p w14:paraId="6D77CDA5" w14:textId="1D2699C8" w:rsidR="00F81D7B" w:rsidRDefault="003579DE" w:rsidP="00F81D7B">
      <w:pPr>
        <w:rPr>
          <w:ins w:id="577" w:author="Borrelli, Matthew (M.T.)" w:date="2021-09-03T14:25:00Z"/>
        </w:rPr>
      </w:pPr>
      <w:ins w:id="578" w:author="Borrelli, Matthew (M.T.)" w:date="2021-09-03T14:27:00Z">
        <w:r>
          <w:t xml:space="preserve">The EnhancedMemoryInterfaceClient shall provide a </w:t>
        </w:r>
      </w:ins>
      <w:ins w:id="579" w:author="Borrelli, Matthew (M.T.)" w:date="2021-09-03T14:33:00Z">
        <w:r>
          <w:t xml:space="preserve">Positional Recall </w:t>
        </w:r>
      </w:ins>
      <w:ins w:id="580" w:author="Borrelli, Matthew (M.T.)" w:date="2021-09-03T14:27:00Z">
        <w:r>
          <w:t xml:space="preserve">button in the HMI </w:t>
        </w:r>
      </w:ins>
      <w:ins w:id="581" w:author="Borrelli, Matthew (M.T.)" w:date="2021-09-03T14:30:00Z">
        <w:r>
          <w:t xml:space="preserve">for a </w:t>
        </w:r>
      </w:ins>
      <w:ins w:id="582" w:author="Borrelli, Matthew (M.T.)" w:date="2021-09-03T14:27:00Z">
        <w:r>
          <w:t>positional settings recall w</w:t>
        </w:r>
      </w:ins>
      <w:ins w:id="583" w:author="Borrelli, Matthew (M.T.)" w:date="2021-09-03T14:25:00Z">
        <w:r w:rsidR="00F81D7B">
          <w:t xml:space="preserve">hen </w:t>
        </w:r>
      </w:ins>
      <w:ins w:id="584" w:author="Borrelli, Matthew (M.T.)" w:date="2021-09-03T14:26:00Z">
        <w:r>
          <w:t xml:space="preserve">Driver </w:t>
        </w:r>
      </w:ins>
      <w:ins w:id="585" w:author="Borrelli, Matthew (M.T.)" w:date="2021-09-03T14:25:00Z">
        <w:r w:rsidR="00F81D7B">
          <w:t xml:space="preserve">Memory Seat Buttons are not present and Auto Save is configured </w:t>
        </w:r>
      </w:ins>
      <w:ins w:id="586" w:author="Borrelli, Matthew (M.T.)" w:date="2021-09-08T11:24:00Z">
        <w:r w:rsidR="00324FE1">
          <w:t>O</w:t>
        </w:r>
      </w:ins>
      <w:ins w:id="587" w:author="Borrelli, Matthew (M.T.)" w:date="2021-09-03T14:25:00Z">
        <w:r w:rsidR="00F81D7B">
          <w:t>n</w:t>
        </w:r>
      </w:ins>
      <w:ins w:id="588" w:author="Borrelli, Matthew (M.T.)" w:date="2021-09-03T14:27:00Z">
        <w:r>
          <w:t>.</w:t>
        </w:r>
      </w:ins>
      <w:ins w:id="589" w:author="Borrelli, Matthew (M.T.)" w:date="2021-09-03T14:25:00Z">
        <w:r w:rsidR="00F81D7B">
          <w:t xml:space="preserve"> </w:t>
        </w:r>
      </w:ins>
    </w:p>
    <w:p w14:paraId="18F04094" w14:textId="5882B42E" w:rsidR="00F81D7B" w:rsidRPr="00697720" w:rsidRDefault="00F81D7B" w:rsidP="00F81D7B">
      <w:pPr>
        <w:pStyle w:val="Heading4"/>
        <w:rPr>
          <w:ins w:id="590" w:author="Borrelli, Matthew (M.T.)" w:date="2021-09-03T14:25:00Z"/>
        </w:rPr>
      </w:pPr>
      <w:bookmarkStart w:id="591" w:name="_Toc80029631"/>
      <w:ins w:id="592" w:author="Borrelli, Matthew (M.T.)" w:date="2021-09-03T14:25:00Z">
        <w:r w:rsidRPr="00697720">
          <w:t>ENMEM-HMI-REQ-</w:t>
        </w:r>
        <w:r>
          <w:t>XXXXXX</w:t>
        </w:r>
        <w:r w:rsidRPr="00697720">
          <w:t>-</w:t>
        </w:r>
      </w:ins>
      <w:ins w:id="593" w:author="Borrelli, Matthew (M.T.)" w:date="2021-09-03T14:33:00Z">
        <w:r w:rsidR="003579DE">
          <w:t xml:space="preserve">Positional </w:t>
        </w:r>
      </w:ins>
      <w:ins w:id="594" w:author="Borrelli, Matthew (M.T.)" w:date="2021-09-03T14:25:00Z">
        <w:r w:rsidRPr="00697720">
          <w:t>Recall Button Availability</w:t>
        </w:r>
        <w:bookmarkEnd w:id="591"/>
      </w:ins>
    </w:p>
    <w:p w14:paraId="53EA20A4" w14:textId="5DB6B970" w:rsidR="00F81D7B" w:rsidRDefault="00F81D7B" w:rsidP="00F81D7B">
      <w:pPr>
        <w:rPr>
          <w:ins w:id="595" w:author="Borrelli, Matthew (M.T.)" w:date="2021-09-03T14:25:00Z"/>
        </w:rPr>
      </w:pPr>
      <w:ins w:id="596" w:author="Borrelli, Matthew (M.T.)" w:date="2021-09-03T14:25:00Z">
        <w:r>
          <w:t xml:space="preserve">The EnhancedMemoryInterfaceClient shall make the </w:t>
        </w:r>
      </w:ins>
      <w:ins w:id="597" w:author="Borrelli, Matthew (M.T.)" w:date="2021-09-03T14:33:00Z">
        <w:r w:rsidR="003579DE">
          <w:t xml:space="preserve">Positional </w:t>
        </w:r>
      </w:ins>
      <w:ins w:id="598" w:author="Borrelli, Matthew (M.T.)" w:date="2021-09-03T14:25:00Z">
        <w:r>
          <w:t>Recall Button active</w:t>
        </w:r>
      </w:ins>
      <w:ins w:id="599" w:author="Borrelli, Matthew (M.T.)" w:date="2021-09-08T09:55:00Z">
        <w:r w:rsidR="00923431">
          <w:t xml:space="preserve"> (available, not greyed-out, etc.)</w:t>
        </w:r>
      </w:ins>
      <w:ins w:id="600" w:author="Borrelli, Matthew (M.T.)" w:date="2021-09-03T14:25:00Z">
        <w:r>
          <w:t xml:space="preserve"> </w:t>
        </w:r>
      </w:ins>
      <w:ins w:id="601" w:author="Borrelli, Matthew (M.T.)" w:date="2021-09-08T11:14:00Z">
        <w:r w:rsidR="00C779D2">
          <w:t xml:space="preserve">when all </w:t>
        </w:r>
      </w:ins>
      <w:ins w:id="602" w:author="Borrelli, Matthew (M.T.)" w:date="2021-09-08T11:15:00Z">
        <w:r w:rsidR="00C779D2">
          <w:t xml:space="preserve">of the </w:t>
        </w:r>
      </w:ins>
      <w:ins w:id="603" w:author="Borrelli, Matthew (M.T.)" w:date="2021-09-03T14:25:00Z">
        <w:r>
          <w:t>below</w:t>
        </w:r>
      </w:ins>
      <w:ins w:id="604" w:author="Borrelli, Matthew (M.T.)" w:date="2021-09-08T11:15:00Z">
        <w:r w:rsidR="00C779D2">
          <w:t xml:space="preserve"> conditions are met</w:t>
        </w:r>
      </w:ins>
      <w:ins w:id="605" w:author="Borrelli, Matthew (M.T.)" w:date="2021-09-03T14:25:00Z">
        <w:r>
          <w:t>:</w:t>
        </w:r>
      </w:ins>
    </w:p>
    <w:p w14:paraId="57F31A3B" w14:textId="1770872F" w:rsidR="00F81D7B" w:rsidRDefault="00F81D7B" w:rsidP="00F81D7B">
      <w:pPr>
        <w:pStyle w:val="ListParagraph"/>
        <w:numPr>
          <w:ilvl w:val="0"/>
          <w:numId w:val="129"/>
        </w:numPr>
        <w:spacing w:after="160" w:line="256" w:lineRule="auto"/>
        <w:rPr>
          <w:ins w:id="606" w:author="Borrelli, Matthew (M.T.)" w:date="2021-09-03T14:25:00Z"/>
        </w:rPr>
      </w:pPr>
      <w:ins w:id="607" w:author="Borrelli, Matthew (M.T.)" w:date="2021-09-03T14:25:00Z">
        <w:r>
          <w:t xml:space="preserve">Enhanced Memory Feature </w:t>
        </w:r>
      </w:ins>
      <w:ins w:id="608" w:author="Borrelli, Matthew (M.T.)" w:date="2021-09-03T14:34:00Z">
        <w:r w:rsidR="003579DE">
          <w:t xml:space="preserve">is ON </w:t>
        </w:r>
      </w:ins>
      <w:ins w:id="609" w:author="Borrelli, Matthew (M.T.)" w:date="2021-09-03T14:25:00Z">
        <w:r>
          <w:t>(</w:t>
        </w:r>
        <w:proofErr w:type="spellStart"/>
        <w:r>
          <w:t>EnhancedMemory_St</w:t>
        </w:r>
        <w:proofErr w:type="spellEnd"/>
        <w:r>
          <w:t xml:space="preserve"> = On</w:t>
        </w:r>
      </w:ins>
      <w:ins w:id="610" w:author="Borrelli, Matthew (M.T.)" w:date="2021-09-03T14:35:00Z">
        <w:r w:rsidR="003579DE">
          <w:t>)</w:t>
        </w:r>
      </w:ins>
    </w:p>
    <w:p w14:paraId="24421D6E" w14:textId="11915F20" w:rsidR="00F81D7B" w:rsidRDefault="00F81D7B" w:rsidP="00F81D7B">
      <w:pPr>
        <w:pStyle w:val="ListParagraph"/>
        <w:numPr>
          <w:ilvl w:val="0"/>
          <w:numId w:val="129"/>
        </w:numPr>
        <w:spacing w:after="160" w:line="256" w:lineRule="auto"/>
        <w:rPr>
          <w:ins w:id="611" w:author="Borrelli, Matthew (M.T.)" w:date="2021-09-03T14:25:00Z"/>
        </w:rPr>
      </w:pPr>
      <w:ins w:id="612" w:author="Borrelli, Matthew (M.T.)" w:date="2021-09-03T14:25:00Z">
        <w:r>
          <w:t xml:space="preserve">Driver Profile Created (Opted-in) </w:t>
        </w:r>
      </w:ins>
      <w:ins w:id="613" w:author="Borrelli, Matthew (M.T.)" w:date="2021-09-08T11:12:00Z">
        <w:r w:rsidR="00C779D2">
          <w:t>for the active profile</w:t>
        </w:r>
      </w:ins>
    </w:p>
    <w:p w14:paraId="176FD031" w14:textId="77777777" w:rsidR="00F81D7B" w:rsidRDefault="00F81D7B" w:rsidP="00F81D7B">
      <w:pPr>
        <w:pStyle w:val="ListParagraph"/>
        <w:numPr>
          <w:ilvl w:val="0"/>
          <w:numId w:val="129"/>
        </w:numPr>
        <w:spacing w:after="160" w:line="256" w:lineRule="auto"/>
        <w:rPr>
          <w:ins w:id="614" w:author="Borrelli, Matthew (M.T.)" w:date="2021-09-03T14:25:00Z"/>
        </w:rPr>
      </w:pPr>
      <w:ins w:id="615" w:author="Borrelli, Matthew (M.T.)" w:date="2021-09-03T14:25:00Z">
        <w:r>
          <w:t>Active Profile is not the Guest Profile</w:t>
        </w:r>
      </w:ins>
    </w:p>
    <w:p w14:paraId="1B1F6097" w14:textId="2F6F07F5" w:rsidR="00C779D2" w:rsidRDefault="00F81D7B" w:rsidP="00C779D2">
      <w:pPr>
        <w:pStyle w:val="ListParagraph"/>
        <w:numPr>
          <w:ilvl w:val="0"/>
          <w:numId w:val="129"/>
        </w:numPr>
        <w:spacing w:after="160" w:line="256" w:lineRule="auto"/>
        <w:rPr>
          <w:ins w:id="616" w:author="Borrelli, Matthew (M.T.)" w:date="2021-09-08T11:13:00Z"/>
        </w:rPr>
      </w:pPr>
      <w:proofErr w:type="spellStart"/>
      <w:ins w:id="617" w:author="Borrelli, Matthew (M.T.)" w:date="2021-09-03T14:25:00Z">
        <w:r>
          <w:t>VehicleSpeed_St</w:t>
        </w:r>
        <w:proofErr w:type="spellEnd"/>
        <w:r>
          <w:t xml:space="preserve"> </w:t>
        </w:r>
      </w:ins>
      <w:ins w:id="618" w:author="Borrelli, Matthew (M.T.)" w:date="2021-09-08T11:14:00Z">
        <w:r w:rsidR="00C779D2">
          <w:t>is l</w:t>
        </w:r>
      </w:ins>
      <w:ins w:id="619" w:author="Borrelli, Matthew (M.T.)" w:date="2021-09-03T14:25:00Z">
        <w:r>
          <w:t>ess than the Driving Restriction threshold</w:t>
        </w:r>
      </w:ins>
    </w:p>
    <w:p w14:paraId="5DD9B0D1" w14:textId="124CF5DC" w:rsidR="00C779D2" w:rsidRDefault="00C779D2" w:rsidP="00C779D2">
      <w:pPr>
        <w:pStyle w:val="ListParagraph"/>
        <w:numPr>
          <w:ilvl w:val="1"/>
          <w:numId w:val="129"/>
        </w:numPr>
        <w:spacing w:after="160" w:line="256" w:lineRule="auto"/>
        <w:rPr>
          <w:ins w:id="620" w:author="Borrelli, Matthew (M.T.)" w:date="2021-09-03T14:25:00Z"/>
        </w:rPr>
      </w:pPr>
      <w:ins w:id="621" w:author="Borrelli, Matthew (M.T.)" w:date="2021-09-08T11:13:00Z">
        <w:r w:rsidRPr="00C779D2">
          <w:rPr>
            <w:rFonts w:cs="Arial"/>
            <w:lang w:eastAsia="zh-CN"/>
          </w:rPr>
          <w:t xml:space="preserve">For driver restrictions related to vehicle in motion </w:t>
        </w:r>
      </w:ins>
      <w:ins w:id="622" w:author="Borrelli, Matthew (M.T.)" w:date="2021-09-08T11:14:00Z">
        <w:r>
          <w:rPr>
            <w:rFonts w:cs="Arial"/>
            <w:lang w:eastAsia="zh-CN"/>
          </w:rPr>
          <w:t xml:space="preserve">please see the </w:t>
        </w:r>
      </w:ins>
      <w:ins w:id="623" w:author="Borrelli, Matthew (M.T.)" w:date="2021-09-08T11:13:00Z">
        <w:r w:rsidRPr="00C779D2">
          <w:rPr>
            <w:rFonts w:cs="Arial"/>
            <w:lang w:eastAsia="zh-CN"/>
          </w:rPr>
          <w:t>Driver Restrictions SPSS (</w:t>
        </w:r>
        <w:r w:rsidRPr="00C779D2">
          <w:rPr>
            <w:rFonts w:cs="Arial"/>
            <w:u w:val="single"/>
            <w:lang w:eastAsia="zh-CN"/>
          </w:rPr>
          <w:t>DRIVE-RESv2-FUR-REQ-025157-HMI Driving Restriction – General Applications (</w:t>
        </w:r>
        <w:proofErr w:type="spellStart"/>
        <w:r w:rsidRPr="00C779D2">
          <w:rPr>
            <w:rFonts w:cs="Arial"/>
            <w:u w:val="single"/>
            <w:lang w:eastAsia="zh-CN"/>
          </w:rPr>
          <w:t>TcSE</w:t>
        </w:r>
        <w:proofErr w:type="spellEnd"/>
        <w:r w:rsidRPr="00C779D2">
          <w:rPr>
            <w:rFonts w:cs="Arial"/>
            <w:u w:val="single"/>
            <w:lang w:eastAsia="zh-CN"/>
          </w:rPr>
          <w:t xml:space="preserve"> ROIN-279695-1)</w:t>
        </w:r>
        <w:r w:rsidRPr="00C779D2">
          <w:rPr>
            <w:rFonts w:cs="Arial"/>
            <w:lang w:eastAsia="zh-CN"/>
          </w:rPr>
          <w:t xml:space="preserve">).   </w:t>
        </w:r>
      </w:ins>
    </w:p>
    <w:p w14:paraId="10782C28" w14:textId="767240D9" w:rsidR="00F81D7B" w:rsidRPr="00AB28A7" w:rsidRDefault="00C779D2" w:rsidP="00F81D7B">
      <w:pPr>
        <w:pStyle w:val="ListParagraph"/>
        <w:numPr>
          <w:ilvl w:val="0"/>
          <w:numId w:val="129"/>
        </w:numPr>
        <w:spacing w:after="160" w:line="256" w:lineRule="auto"/>
        <w:rPr>
          <w:ins w:id="624" w:author="Borrelli, Matthew (M.T.)" w:date="2021-09-03T14:25:00Z"/>
          <w:rFonts w:asciiTheme="minorHAnsi" w:hAnsiTheme="minorHAnsi"/>
        </w:rPr>
      </w:pPr>
      <w:ins w:id="625" w:author="Borrelli, Matthew (M.T.)" w:date="2021-09-08T11:14:00Z">
        <w:r>
          <w:t>A</w:t>
        </w:r>
      </w:ins>
      <w:ins w:id="626" w:author="Borrelli, Matthew (M.T.)" w:date="2021-09-03T14:25:00Z">
        <w:r w:rsidR="00F81D7B">
          <w:t xml:space="preserve">ny of the following </w:t>
        </w:r>
      </w:ins>
      <w:ins w:id="627" w:author="Borrelli, Matthew (M.T.)" w:date="2021-09-03T15:06:00Z">
        <w:r w:rsidR="00E93105">
          <w:t xml:space="preserve">signals </w:t>
        </w:r>
      </w:ins>
      <w:ins w:id="628" w:author="Borrelli, Matthew (M.T.)" w:date="2021-09-03T14:25:00Z">
        <w:r w:rsidR="00F81D7B">
          <w:t xml:space="preserve">do not equal </w:t>
        </w:r>
      </w:ins>
      <w:ins w:id="629" w:author="Borrelli, Matthew (M.T.)" w:date="2021-09-03T15:06:00Z">
        <w:r w:rsidR="00E93105">
          <w:t>‘</w:t>
        </w:r>
      </w:ins>
      <w:ins w:id="630" w:author="Borrelli, Matthew (M.T.)" w:date="2021-09-03T14:25:00Z">
        <w:r w:rsidR="00F81D7B">
          <w:t>None</w:t>
        </w:r>
      </w:ins>
      <w:ins w:id="631" w:author="Borrelli, Matthew (M.T.)" w:date="2021-09-03T15:06:00Z">
        <w:r w:rsidR="00E93105">
          <w:t>’</w:t>
        </w:r>
      </w:ins>
      <w:ins w:id="632" w:author="Borrelli, Matthew (M.T.)" w:date="2021-09-03T14:25:00Z">
        <w:r w:rsidR="00F81D7B">
          <w:t>:</w:t>
        </w:r>
      </w:ins>
    </w:p>
    <w:p w14:paraId="1D2A3BC9" w14:textId="77777777" w:rsidR="00E93105" w:rsidRDefault="00E93105" w:rsidP="00E93105">
      <w:pPr>
        <w:pStyle w:val="ListParagraph"/>
        <w:numPr>
          <w:ilvl w:val="1"/>
          <w:numId w:val="129"/>
        </w:numPr>
        <w:spacing w:after="160" w:line="256" w:lineRule="auto"/>
        <w:rPr>
          <w:ins w:id="633" w:author="Borrelli, Matthew (M.T.)" w:date="2021-09-03T15:06:00Z"/>
        </w:rPr>
      </w:pPr>
      <w:bookmarkStart w:id="634" w:name="_Toc80029632"/>
      <w:proofErr w:type="spellStart"/>
      <w:ins w:id="635" w:author="Borrelli, Matthew (M.T.)" w:date="2021-09-03T15:06:00Z">
        <w:r w:rsidRPr="00B9479B">
          <w:t>MirrorAutoSaveLeft_St</w:t>
        </w:r>
        <w:proofErr w:type="spellEnd"/>
        <w:r>
          <w:t xml:space="preserve"> </w:t>
        </w:r>
      </w:ins>
    </w:p>
    <w:p w14:paraId="784461B6" w14:textId="77777777" w:rsidR="00E93105" w:rsidRPr="00E93105" w:rsidRDefault="00E93105" w:rsidP="00E93105">
      <w:pPr>
        <w:pStyle w:val="ListParagraph"/>
        <w:numPr>
          <w:ilvl w:val="1"/>
          <w:numId w:val="129"/>
        </w:numPr>
        <w:spacing w:after="160" w:line="256" w:lineRule="auto"/>
        <w:rPr>
          <w:ins w:id="636" w:author="Borrelli, Matthew (M.T.)" w:date="2021-09-03T15:06:00Z"/>
        </w:rPr>
      </w:pPr>
      <w:proofErr w:type="spellStart"/>
      <w:ins w:id="637" w:author="Borrelli, Matthew (M.T.)" w:date="2021-09-03T15:06:00Z">
        <w:r w:rsidRPr="00B9479B">
          <w:t>MirrorAutoSaveRight_St</w:t>
        </w:r>
        <w:proofErr w:type="spellEnd"/>
        <w:r w:rsidRPr="0016030B">
          <w:rPr>
            <w:rFonts w:cs="Arial"/>
          </w:rPr>
          <w:t xml:space="preserve"> </w:t>
        </w:r>
      </w:ins>
    </w:p>
    <w:p w14:paraId="72657F32" w14:textId="77777777" w:rsidR="00E93105" w:rsidRDefault="00E93105" w:rsidP="00E93105">
      <w:pPr>
        <w:pStyle w:val="ListParagraph"/>
        <w:numPr>
          <w:ilvl w:val="1"/>
          <w:numId w:val="129"/>
        </w:numPr>
        <w:spacing w:after="160" w:line="256" w:lineRule="auto"/>
        <w:rPr>
          <w:ins w:id="638" w:author="Borrelli, Matthew (M.T.)" w:date="2021-09-03T15:06:00Z"/>
        </w:rPr>
      </w:pPr>
      <w:proofErr w:type="spellStart"/>
      <w:ins w:id="639" w:author="Borrelli, Matthew (M.T.)" w:date="2021-09-03T15:06:00Z">
        <w:r w:rsidRPr="00B9479B">
          <w:t>PedalAutoSave_St</w:t>
        </w:r>
        <w:proofErr w:type="spellEnd"/>
        <w:r>
          <w:t xml:space="preserve"> </w:t>
        </w:r>
      </w:ins>
    </w:p>
    <w:p w14:paraId="3ACD9993" w14:textId="77777777" w:rsidR="00E93105" w:rsidRDefault="00E93105" w:rsidP="00E93105">
      <w:pPr>
        <w:pStyle w:val="ListParagraph"/>
        <w:numPr>
          <w:ilvl w:val="1"/>
          <w:numId w:val="129"/>
        </w:numPr>
        <w:spacing w:after="160" w:line="256" w:lineRule="auto"/>
        <w:rPr>
          <w:ins w:id="640" w:author="Borrelli, Matthew (M.T.)" w:date="2021-09-03T15:06:00Z"/>
        </w:rPr>
      </w:pPr>
      <w:proofErr w:type="spellStart"/>
      <w:ins w:id="641" w:author="Borrelli, Matthew (M.T.)" w:date="2021-09-03T15:06:00Z">
        <w:r w:rsidRPr="00B9479B">
          <w:t>SteeringAutoSave_St</w:t>
        </w:r>
        <w:proofErr w:type="spellEnd"/>
        <w:r w:rsidRPr="00B9479B">
          <w:t xml:space="preserve"> </w:t>
        </w:r>
      </w:ins>
    </w:p>
    <w:p w14:paraId="7C897257" w14:textId="77777777" w:rsidR="00E93105" w:rsidRDefault="00E93105" w:rsidP="00E93105">
      <w:pPr>
        <w:pStyle w:val="ListParagraph"/>
        <w:numPr>
          <w:ilvl w:val="1"/>
          <w:numId w:val="129"/>
        </w:numPr>
        <w:spacing w:after="160" w:line="256" w:lineRule="auto"/>
        <w:rPr>
          <w:ins w:id="642" w:author="Borrelli, Matthew (M.T.)" w:date="2021-09-03T15:06:00Z"/>
        </w:rPr>
      </w:pPr>
      <w:proofErr w:type="spellStart"/>
      <w:ins w:id="643" w:author="Borrelli, Matthew (M.T.)" w:date="2021-09-03T15:06:00Z">
        <w:r w:rsidRPr="00B9479B">
          <w:t>DriverSeatAutoSave_St</w:t>
        </w:r>
        <w:proofErr w:type="spellEnd"/>
        <w:r>
          <w:t xml:space="preserve"> </w:t>
        </w:r>
      </w:ins>
    </w:p>
    <w:p w14:paraId="3FF480EC" w14:textId="77777777" w:rsidR="00E93105" w:rsidRPr="00AC5FAA" w:rsidRDefault="00E93105" w:rsidP="00E93105">
      <w:pPr>
        <w:pStyle w:val="ListParagraph"/>
        <w:numPr>
          <w:ilvl w:val="1"/>
          <w:numId w:val="129"/>
        </w:numPr>
        <w:spacing w:after="160" w:line="256" w:lineRule="auto"/>
        <w:rPr>
          <w:ins w:id="644" w:author="Borrelli, Matthew (M.T.)" w:date="2021-09-03T15:06:00Z"/>
        </w:rPr>
      </w:pPr>
      <w:proofErr w:type="spellStart"/>
      <w:ins w:id="645" w:author="Borrelli, Matthew (M.T.)" w:date="2021-09-03T15:06:00Z">
        <w:r w:rsidRPr="00B9479B">
          <w:t>DriverMcsAutoSaveDriver_St</w:t>
        </w:r>
        <w:proofErr w:type="spellEnd"/>
        <w:r>
          <w:t xml:space="preserve"> </w:t>
        </w:r>
      </w:ins>
    </w:p>
    <w:p w14:paraId="279260D2" w14:textId="77777777" w:rsidR="001F6355" w:rsidRPr="00697720" w:rsidRDefault="001F6355" w:rsidP="001F6355">
      <w:pPr>
        <w:pStyle w:val="Heading4"/>
        <w:rPr>
          <w:ins w:id="646" w:author="Borrelli, Matthew (M.T.)" w:date="2021-09-03T15:33:00Z"/>
        </w:rPr>
      </w:pPr>
      <w:ins w:id="647" w:author="Borrelli, Matthew (M.T.)" w:date="2021-09-03T15:33:00Z">
        <w:r w:rsidRPr="00697720">
          <w:t>ENMEM-REQ-</w:t>
        </w:r>
        <w:r>
          <w:t>XXXXXX</w:t>
        </w:r>
        <w:r w:rsidRPr="00697720">
          <w:t>-</w:t>
        </w:r>
        <w:r>
          <w:t xml:space="preserve">Positional </w:t>
        </w:r>
        <w:r w:rsidRPr="00697720">
          <w:t xml:space="preserve">Recall </w:t>
        </w:r>
        <w:r>
          <w:t>Operation</w:t>
        </w:r>
      </w:ins>
    </w:p>
    <w:p w14:paraId="35992AC9" w14:textId="77777777" w:rsidR="001F6355" w:rsidRDefault="001F6355" w:rsidP="001F6355">
      <w:pPr>
        <w:rPr>
          <w:ins w:id="648" w:author="Borrelli, Matthew (M.T.)" w:date="2021-09-03T15:33:00Z"/>
        </w:rPr>
      </w:pPr>
      <w:ins w:id="649" w:author="Borrelli, Matthew (M.T.)" w:date="2021-09-03T15:33:00Z">
        <w:r>
          <w:t xml:space="preserve">The EnhancedMemoryInterfaceClient shall request a positional recall of the active Driver Profile via </w:t>
        </w:r>
        <w:proofErr w:type="spellStart"/>
        <w:r>
          <w:t>InfotainmentRecall_Rq</w:t>
        </w:r>
        <w:proofErr w:type="spellEnd"/>
        <w:r>
          <w:t xml:space="preserve"> after detecting a Positional Recall Button press event.</w:t>
        </w:r>
      </w:ins>
    </w:p>
    <w:p w14:paraId="02C97340" w14:textId="0F84D968" w:rsidR="00924AB3" w:rsidRPr="00697720" w:rsidRDefault="00924AB3" w:rsidP="00924AB3">
      <w:pPr>
        <w:pStyle w:val="Heading4"/>
        <w:rPr>
          <w:ins w:id="650" w:author="Borrelli, Matthew (M.T.)" w:date="2021-09-03T14:37:00Z"/>
        </w:rPr>
      </w:pPr>
      <w:ins w:id="651" w:author="Borrelli, Matthew (M.T.)" w:date="2021-09-03T14:37:00Z">
        <w:r w:rsidRPr="00697720">
          <w:t>ENMEM-HMI-REQ-</w:t>
        </w:r>
        <w:r>
          <w:t>XXXXXX</w:t>
        </w:r>
        <w:r w:rsidRPr="00697720">
          <w:t>-Store Driver Profile Positional Settings via HMI Menu</w:t>
        </w:r>
        <w:bookmarkEnd w:id="634"/>
      </w:ins>
    </w:p>
    <w:p w14:paraId="40D6D136" w14:textId="58F8C00A" w:rsidR="003417C9" w:rsidRDefault="003417C9" w:rsidP="003417C9">
      <w:pPr>
        <w:rPr>
          <w:ins w:id="652" w:author="Borrelli, Matthew (M.T.)" w:date="2021-09-03T14:40:00Z"/>
        </w:rPr>
      </w:pPr>
      <w:ins w:id="653" w:author="Borrelli, Matthew (M.T.)" w:date="2021-09-03T14:40:00Z">
        <w:r>
          <w:t xml:space="preserve">The EnhancedMemoryInterfaceClient shall provide a Positional Store button in the HMI for a positional settings store when Driver Memory Seat Buttons are not present and Auto Save is configured </w:t>
        </w:r>
      </w:ins>
      <w:ins w:id="654" w:author="Borrelli, Matthew (M.T.)" w:date="2021-09-08T11:24:00Z">
        <w:r w:rsidR="00324FE1">
          <w:t>O</w:t>
        </w:r>
      </w:ins>
      <w:ins w:id="655" w:author="Borrelli, Matthew (M.T.)" w:date="2021-09-03T14:40:00Z">
        <w:r>
          <w:t xml:space="preserve">n. </w:t>
        </w:r>
      </w:ins>
    </w:p>
    <w:p w14:paraId="00F0BD97" w14:textId="77777777" w:rsidR="00923431" w:rsidRPr="00697720" w:rsidRDefault="00923431" w:rsidP="00923431">
      <w:pPr>
        <w:pStyle w:val="Heading4"/>
        <w:rPr>
          <w:ins w:id="656" w:author="Borrelli, Matthew (M.T.)" w:date="2021-09-08T09:54:00Z"/>
        </w:rPr>
      </w:pPr>
      <w:bookmarkStart w:id="657" w:name="_Toc80029633"/>
      <w:ins w:id="658" w:author="Borrelli, Matthew (M.T.)" w:date="2021-09-08T09:54:00Z">
        <w:r w:rsidRPr="00697720">
          <w:lastRenderedPageBreak/>
          <w:t>ENMEM-HMI-REQ-</w:t>
        </w:r>
        <w:r>
          <w:t>XXXXXX</w:t>
        </w:r>
        <w:r w:rsidRPr="00697720">
          <w:t>-Positional Store Button Availability</w:t>
        </w:r>
      </w:ins>
    </w:p>
    <w:p w14:paraId="2EA605B9" w14:textId="35F5FED7" w:rsidR="00923431" w:rsidRDefault="00923431" w:rsidP="00923431">
      <w:pPr>
        <w:rPr>
          <w:ins w:id="659" w:author="Borrelli, Matthew (M.T.)" w:date="2021-09-08T09:54:00Z"/>
        </w:rPr>
      </w:pPr>
      <w:ins w:id="660" w:author="Borrelli, Matthew (M.T.)" w:date="2021-09-08T09:54:00Z">
        <w:r>
          <w:t xml:space="preserve">The EnhancedMemoryInterfaceClient shall make the Positional Store button active </w:t>
        </w:r>
      </w:ins>
      <w:ins w:id="661" w:author="Borrelli, Matthew (M.T.)" w:date="2021-09-08T09:55:00Z">
        <w:r>
          <w:t>(available, not greyed-out, etc.)</w:t>
        </w:r>
        <w:r>
          <w:t xml:space="preserve"> </w:t>
        </w:r>
      </w:ins>
      <w:ins w:id="662" w:author="Borrelli, Matthew (M.T.)" w:date="2021-09-08T11:15:00Z">
        <w:r w:rsidR="00C779D2">
          <w:t>when all of the below conditions are met</w:t>
        </w:r>
      </w:ins>
      <w:ins w:id="663" w:author="Borrelli, Matthew (M.T.)" w:date="2021-09-08T09:54:00Z">
        <w:r>
          <w:t>:</w:t>
        </w:r>
      </w:ins>
    </w:p>
    <w:p w14:paraId="1458C0C0" w14:textId="77777777" w:rsidR="00C779D2" w:rsidRDefault="00C779D2" w:rsidP="00C779D2">
      <w:pPr>
        <w:pStyle w:val="ListParagraph"/>
        <w:numPr>
          <w:ilvl w:val="0"/>
          <w:numId w:val="129"/>
        </w:numPr>
        <w:spacing w:after="160" w:line="256" w:lineRule="auto"/>
        <w:rPr>
          <w:ins w:id="664" w:author="Borrelli, Matthew (M.T.)" w:date="2021-09-08T11:15:00Z"/>
        </w:rPr>
      </w:pPr>
      <w:ins w:id="665" w:author="Borrelli, Matthew (M.T.)" w:date="2021-09-08T11:15:00Z">
        <w:r>
          <w:t>Enhanced Memory Feature is ON (</w:t>
        </w:r>
        <w:proofErr w:type="spellStart"/>
        <w:r>
          <w:t>EnhancedMemory_St</w:t>
        </w:r>
        <w:proofErr w:type="spellEnd"/>
        <w:r>
          <w:t xml:space="preserve"> = On)</w:t>
        </w:r>
      </w:ins>
    </w:p>
    <w:p w14:paraId="2BE73302" w14:textId="77777777" w:rsidR="00C779D2" w:rsidRDefault="00C779D2" w:rsidP="00C779D2">
      <w:pPr>
        <w:pStyle w:val="ListParagraph"/>
        <w:numPr>
          <w:ilvl w:val="0"/>
          <w:numId w:val="129"/>
        </w:numPr>
        <w:spacing w:after="160" w:line="256" w:lineRule="auto"/>
        <w:rPr>
          <w:ins w:id="666" w:author="Borrelli, Matthew (M.T.)" w:date="2021-09-08T11:15:00Z"/>
        </w:rPr>
      </w:pPr>
      <w:ins w:id="667" w:author="Borrelli, Matthew (M.T.)" w:date="2021-09-08T11:15:00Z">
        <w:r>
          <w:t>Driver Profile Created (Opted-in) for the active profile</w:t>
        </w:r>
      </w:ins>
    </w:p>
    <w:p w14:paraId="5F9CA279" w14:textId="77777777" w:rsidR="00C779D2" w:rsidRDefault="00C779D2" w:rsidP="00C779D2">
      <w:pPr>
        <w:pStyle w:val="ListParagraph"/>
        <w:numPr>
          <w:ilvl w:val="0"/>
          <w:numId w:val="129"/>
        </w:numPr>
        <w:spacing w:after="160" w:line="256" w:lineRule="auto"/>
        <w:rPr>
          <w:ins w:id="668" w:author="Borrelli, Matthew (M.T.)" w:date="2021-09-08T11:15:00Z"/>
        </w:rPr>
      </w:pPr>
      <w:ins w:id="669" w:author="Borrelli, Matthew (M.T.)" w:date="2021-09-08T11:15:00Z">
        <w:r>
          <w:t>Active Profile is not the Guest Profile</w:t>
        </w:r>
      </w:ins>
    </w:p>
    <w:p w14:paraId="0E3A896D" w14:textId="77777777" w:rsidR="00C779D2" w:rsidRPr="00AB28A7" w:rsidRDefault="00C779D2" w:rsidP="00C779D2">
      <w:pPr>
        <w:pStyle w:val="ListParagraph"/>
        <w:numPr>
          <w:ilvl w:val="0"/>
          <w:numId w:val="129"/>
        </w:numPr>
        <w:spacing w:after="160" w:line="256" w:lineRule="auto"/>
        <w:rPr>
          <w:ins w:id="670" w:author="Borrelli, Matthew (M.T.)" w:date="2021-09-08T11:15:00Z"/>
          <w:rFonts w:asciiTheme="minorHAnsi" w:hAnsiTheme="minorHAnsi"/>
        </w:rPr>
      </w:pPr>
      <w:ins w:id="671" w:author="Borrelli, Matthew (M.T.)" w:date="2021-09-08T11:15:00Z">
        <w:r>
          <w:t>Any of the following signals do not equal ‘None’:</w:t>
        </w:r>
      </w:ins>
    </w:p>
    <w:p w14:paraId="76B6D676" w14:textId="77777777" w:rsidR="00C779D2" w:rsidRDefault="00C779D2" w:rsidP="00C779D2">
      <w:pPr>
        <w:pStyle w:val="ListParagraph"/>
        <w:numPr>
          <w:ilvl w:val="1"/>
          <w:numId w:val="129"/>
        </w:numPr>
        <w:spacing w:after="160" w:line="256" w:lineRule="auto"/>
        <w:rPr>
          <w:ins w:id="672" w:author="Borrelli, Matthew (M.T.)" w:date="2021-09-08T11:15:00Z"/>
        </w:rPr>
      </w:pPr>
      <w:proofErr w:type="spellStart"/>
      <w:ins w:id="673" w:author="Borrelli, Matthew (M.T.)" w:date="2021-09-08T11:15:00Z">
        <w:r w:rsidRPr="00B9479B">
          <w:t>MirrorAutoSaveLeft_St</w:t>
        </w:r>
        <w:proofErr w:type="spellEnd"/>
        <w:r>
          <w:t xml:space="preserve"> </w:t>
        </w:r>
      </w:ins>
    </w:p>
    <w:p w14:paraId="5F4E7217" w14:textId="77777777" w:rsidR="00C779D2" w:rsidRPr="00E93105" w:rsidRDefault="00C779D2" w:rsidP="00C779D2">
      <w:pPr>
        <w:pStyle w:val="ListParagraph"/>
        <w:numPr>
          <w:ilvl w:val="1"/>
          <w:numId w:val="129"/>
        </w:numPr>
        <w:spacing w:after="160" w:line="256" w:lineRule="auto"/>
        <w:rPr>
          <w:ins w:id="674" w:author="Borrelli, Matthew (M.T.)" w:date="2021-09-08T11:15:00Z"/>
        </w:rPr>
      </w:pPr>
      <w:proofErr w:type="spellStart"/>
      <w:ins w:id="675" w:author="Borrelli, Matthew (M.T.)" w:date="2021-09-08T11:15:00Z">
        <w:r w:rsidRPr="00B9479B">
          <w:t>MirrorAutoSaveRight_St</w:t>
        </w:r>
        <w:proofErr w:type="spellEnd"/>
        <w:r w:rsidRPr="0016030B">
          <w:rPr>
            <w:rFonts w:cs="Arial"/>
          </w:rPr>
          <w:t xml:space="preserve"> </w:t>
        </w:r>
      </w:ins>
    </w:p>
    <w:p w14:paraId="5F7BB4B2" w14:textId="77777777" w:rsidR="00C779D2" w:rsidRDefault="00C779D2" w:rsidP="00C779D2">
      <w:pPr>
        <w:pStyle w:val="ListParagraph"/>
        <w:numPr>
          <w:ilvl w:val="1"/>
          <w:numId w:val="129"/>
        </w:numPr>
        <w:spacing w:after="160" w:line="256" w:lineRule="auto"/>
        <w:rPr>
          <w:ins w:id="676" w:author="Borrelli, Matthew (M.T.)" w:date="2021-09-08T11:15:00Z"/>
        </w:rPr>
      </w:pPr>
      <w:proofErr w:type="spellStart"/>
      <w:ins w:id="677" w:author="Borrelli, Matthew (M.T.)" w:date="2021-09-08T11:15:00Z">
        <w:r w:rsidRPr="00B9479B">
          <w:t>PedalAutoSave_St</w:t>
        </w:r>
        <w:proofErr w:type="spellEnd"/>
        <w:r>
          <w:t xml:space="preserve"> </w:t>
        </w:r>
      </w:ins>
    </w:p>
    <w:p w14:paraId="27CFF06D" w14:textId="77777777" w:rsidR="00C779D2" w:rsidRDefault="00C779D2" w:rsidP="00C779D2">
      <w:pPr>
        <w:pStyle w:val="ListParagraph"/>
        <w:numPr>
          <w:ilvl w:val="1"/>
          <w:numId w:val="129"/>
        </w:numPr>
        <w:spacing w:after="160" w:line="256" w:lineRule="auto"/>
        <w:rPr>
          <w:ins w:id="678" w:author="Borrelli, Matthew (M.T.)" w:date="2021-09-08T11:15:00Z"/>
        </w:rPr>
      </w:pPr>
      <w:proofErr w:type="spellStart"/>
      <w:ins w:id="679" w:author="Borrelli, Matthew (M.T.)" w:date="2021-09-08T11:15:00Z">
        <w:r w:rsidRPr="00B9479B">
          <w:t>SteeringAutoSave_St</w:t>
        </w:r>
        <w:proofErr w:type="spellEnd"/>
        <w:r w:rsidRPr="00B9479B">
          <w:t xml:space="preserve"> </w:t>
        </w:r>
      </w:ins>
    </w:p>
    <w:p w14:paraId="6F473E51" w14:textId="77777777" w:rsidR="00C779D2" w:rsidRDefault="00C779D2" w:rsidP="00C779D2">
      <w:pPr>
        <w:pStyle w:val="ListParagraph"/>
        <w:numPr>
          <w:ilvl w:val="1"/>
          <w:numId w:val="129"/>
        </w:numPr>
        <w:spacing w:after="160" w:line="256" w:lineRule="auto"/>
        <w:rPr>
          <w:ins w:id="680" w:author="Borrelli, Matthew (M.T.)" w:date="2021-09-08T11:15:00Z"/>
        </w:rPr>
      </w:pPr>
      <w:proofErr w:type="spellStart"/>
      <w:ins w:id="681" w:author="Borrelli, Matthew (M.T.)" w:date="2021-09-08T11:15:00Z">
        <w:r w:rsidRPr="00B9479B">
          <w:t>DriverSeatAutoSave_St</w:t>
        </w:r>
        <w:proofErr w:type="spellEnd"/>
        <w:r>
          <w:t xml:space="preserve"> </w:t>
        </w:r>
      </w:ins>
    </w:p>
    <w:p w14:paraId="1B2E9686" w14:textId="77777777" w:rsidR="00C779D2" w:rsidRPr="00AC5FAA" w:rsidRDefault="00C779D2" w:rsidP="00C779D2">
      <w:pPr>
        <w:pStyle w:val="ListParagraph"/>
        <w:numPr>
          <w:ilvl w:val="1"/>
          <w:numId w:val="129"/>
        </w:numPr>
        <w:spacing w:after="160" w:line="256" w:lineRule="auto"/>
        <w:rPr>
          <w:ins w:id="682" w:author="Borrelli, Matthew (M.T.)" w:date="2021-09-08T11:15:00Z"/>
        </w:rPr>
      </w:pPr>
      <w:proofErr w:type="spellStart"/>
      <w:ins w:id="683" w:author="Borrelli, Matthew (M.T.)" w:date="2021-09-08T11:15:00Z">
        <w:r w:rsidRPr="00B9479B">
          <w:t>DriverMcsAutoSaveDriver_St</w:t>
        </w:r>
        <w:proofErr w:type="spellEnd"/>
        <w:r>
          <w:t xml:space="preserve"> </w:t>
        </w:r>
      </w:ins>
    </w:p>
    <w:p w14:paraId="7CCD207C" w14:textId="77777777" w:rsidR="001F6355" w:rsidRPr="00697720" w:rsidRDefault="001F6355" w:rsidP="001F6355">
      <w:pPr>
        <w:pStyle w:val="Heading4"/>
        <w:rPr>
          <w:ins w:id="684" w:author="Borrelli, Matthew (M.T.)" w:date="2021-09-03T15:33:00Z"/>
        </w:rPr>
      </w:pPr>
      <w:ins w:id="685" w:author="Borrelli, Matthew (M.T.)" w:date="2021-09-03T15:33:00Z">
        <w:r w:rsidRPr="00697720">
          <w:t>ENMEM-REQ-</w:t>
        </w:r>
        <w:r>
          <w:t>XXXXXX</w:t>
        </w:r>
        <w:r w:rsidRPr="00697720">
          <w:t>-Positional Store Operation</w:t>
        </w:r>
      </w:ins>
    </w:p>
    <w:p w14:paraId="64641F4B" w14:textId="77777777" w:rsidR="001F6355" w:rsidRPr="00C33DBB" w:rsidRDefault="001F6355" w:rsidP="001F6355">
      <w:pPr>
        <w:rPr>
          <w:ins w:id="686" w:author="Borrelli, Matthew (M.T.)" w:date="2021-09-03T15:33:00Z"/>
        </w:rPr>
      </w:pPr>
      <w:ins w:id="687" w:author="Borrelli, Matthew (M.T.)" w:date="2021-09-03T15:33:00Z">
        <w:r>
          <w:t xml:space="preserve">The EnhancedMemoryInterfaceClient shall request a positional store of the active Driver Profile via </w:t>
        </w:r>
        <w:proofErr w:type="spellStart"/>
        <w:r>
          <w:t>InfotainmentPersStore_Rq</w:t>
        </w:r>
        <w:proofErr w:type="spellEnd"/>
        <w:r>
          <w:t xml:space="preserve"> after detecting a Positional Save Button press event.</w:t>
        </w:r>
      </w:ins>
    </w:p>
    <w:p w14:paraId="70116FF6" w14:textId="77777777" w:rsidR="001F6355" w:rsidRPr="00B01CDD" w:rsidRDefault="001F6355" w:rsidP="001F6355">
      <w:pPr>
        <w:rPr>
          <w:ins w:id="688" w:author="Borrelli, Matthew (M.T.)" w:date="2021-09-03T15:33:00Z"/>
          <w:sz w:val="14"/>
          <w:szCs w:val="14"/>
        </w:rPr>
      </w:pPr>
    </w:p>
    <w:bookmarkEnd w:id="657"/>
    <w:p w14:paraId="7A2A76C4" w14:textId="2DC1BF1A" w:rsidR="00A52E55" w:rsidRPr="00B01CDD" w:rsidDel="001F6355" w:rsidRDefault="00A52E55" w:rsidP="00B01CDD">
      <w:pPr>
        <w:rPr>
          <w:del w:id="689" w:author="Borrelli, Matthew (M.T.)" w:date="2021-09-03T15:33:00Z"/>
          <w:sz w:val="14"/>
          <w:szCs w:val="14"/>
        </w:rPr>
      </w:pPr>
    </w:p>
    <w:p w14:paraId="0FEF54CB" w14:textId="77777777" w:rsidR="00406F39" w:rsidRDefault="00980C5F" w:rsidP="00AC15C4">
      <w:pPr>
        <w:pStyle w:val="Heading3"/>
      </w:pPr>
      <w:bookmarkStart w:id="690" w:name="_Toc78592611"/>
      <w:r>
        <w:t>White Box View</w:t>
      </w:r>
      <w:bookmarkEnd w:id="690"/>
    </w:p>
    <w:p w14:paraId="6B94B80D" w14:textId="77777777" w:rsidR="00406F39" w:rsidRDefault="00980C5F" w:rsidP="00AC15C4">
      <w:pPr>
        <w:pStyle w:val="Heading4"/>
      </w:pPr>
      <w:r>
        <w:t>Activity Diagrams</w:t>
      </w:r>
    </w:p>
    <w:p w14:paraId="4365AF6D" w14:textId="77777777" w:rsidR="00406F39" w:rsidRDefault="00980C5F" w:rsidP="00AC15C4">
      <w:pPr>
        <w:pStyle w:val="Heading5"/>
      </w:pPr>
      <w:r>
        <w:t xml:space="preserve">ENMEM-ACT-REQ-099389/B-Store Position Settings </w:t>
      </w:r>
      <w:proofErr w:type="gramStart"/>
      <w:r>
        <w:t>To</w:t>
      </w:r>
      <w:proofErr w:type="gramEnd"/>
      <w:r>
        <w:t xml:space="preserve"> Driver Profile</w:t>
      </w:r>
    </w:p>
    <w:p w14:paraId="2F07C73C" w14:textId="77777777" w:rsidR="00406F39" w:rsidRPr="00760C18" w:rsidRDefault="00980C5F" w:rsidP="00D006E5">
      <w:pPr>
        <w:pStyle w:val="BoldText"/>
      </w:pPr>
      <w:r w:rsidRPr="00760C18">
        <w:t>Activity Diagram</w:t>
      </w:r>
    </w:p>
    <w:p w14:paraId="58730C15" w14:textId="77777777" w:rsidR="00500605" w:rsidRDefault="00980C5F" w:rsidP="00AC15C4">
      <w:pPr>
        <w:jc w:val="center"/>
      </w:pPr>
      <w:r>
        <w:rPr>
          <w:noProof/>
        </w:rPr>
        <w:drawing>
          <wp:inline distT="0" distB="0" distL="0" distR="0" wp14:anchorId="4DAE2397" wp14:editId="2C98252F">
            <wp:extent cx="5943600" cy="1877164"/>
            <wp:effectExtent l="0" t="0" r="0" b="8890"/>
            <wp:docPr id="18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50A35FD0" w14:textId="77777777" w:rsidR="00406F39" w:rsidRDefault="00980C5F" w:rsidP="00AC15C4">
      <w:pPr>
        <w:pStyle w:val="Heading4"/>
      </w:pPr>
      <w:r>
        <w:t>Sequence Diagrams</w:t>
      </w:r>
    </w:p>
    <w:p w14:paraId="269F94C4" w14:textId="77777777" w:rsidR="00406F39" w:rsidRDefault="00980C5F" w:rsidP="00AC15C4">
      <w:pPr>
        <w:pStyle w:val="Heading5"/>
      </w:pPr>
      <w:r>
        <w:t xml:space="preserve">ENMEM-SD-REQ-099435/D-Store Position Settings </w:t>
      </w:r>
      <w:proofErr w:type="gramStart"/>
      <w:r>
        <w:t>To</w:t>
      </w:r>
      <w:proofErr w:type="gramEnd"/>
      <w:r>
        <w:t xml:space="preserve"> Driver Profile</w:t>
      </w:r>
    </w:p>
    <w:p w14:paraId="531AF3C0" w14:textId="77777777" w:rsidR="00406F39" w:rsidRPr="00760C18" w:rsidRDefault="00980C5F" w:rsidP="00D006E5">
      <w:pPr>
        <w:pStyle w:val="BoldText"/>
      </w:pPr>
      <w:r w:rsidRPr="00760C18">
        <w:t>Constraints</w:t>
      </w:r>
    </w:p>
    <w:p w14:paraId="4C05F0B4" w14:textId="77777777" w:rsidR="00406F39" w:rsidRPr="00760C18" w:rsidRDefault="00980C5F" w:rsidP="00AC15C4">
      <w:pPr>
        <w:pStyle w:val="BoldText"/>
        <w:ind w:left="720"/>
      </w:pPr>
      <w:r w:rsidRPr="00760C18">
        <w:t>Pre-Condition</w:t>
      </w:r>
    </w:p>
    <w:p w14:paraId="1AF00F12" w14:textId="77777777" w:rsidR="009D25DD" w:rsidRDefault="00980C5F" w:rsidP="009D25DD">
      <w:pPr>
        <w:ind w:left="720"/>
      </w:pPr>
      <w:r>
        <w:t>The driver profiles feature is enabled</w:t>
      </w:r>
    </w:p>
    <w:p w14:paraId="067EEBAD" w14:textId="77777777" w:rsidR="00236D74" w:rsidRDefault="00980C5F" w:rsidP="009D25DD">
      <w:pPr>
        <w:ind w:left="720"/>
      </w:pPr>
      <w:r>
        <w:rPr>
          <w:rFonts w:cs="Arial"/>
          <w:lang w:eastAsia="zh-CN"/>
        </w:rPr>
        <w:t>EnhancedMemoryPositionClient is present</w:t>
      </w:r>
    </w:p>
    <w:p w14:paraId="4E23FFEC" w14:textId="77777777" w:rsidR="00500605" w:rsidRDefault="00C73931" w:rsidP="00500605"/>
    <w:p w14:paraId="561DE3CA" w14:textId="77777777" w:rsidR="00406F39" w:rsidRPr="00760C18" w:rsidRDefault="00980C5F" w:rsidP="00D006E5">
      <w:pPr>
        <w:pStyle w:val="BoldText"/>
      </w:pPr>
      <w:r w:rsidRPr="00760C18">
        <w:t>Scenarios</w:t>
      </w:r>
    </w:p>
    <w:p w14:paraId="53B89B2B" w14:textId="77777777" w:rsidR="00406F39" w:rsidRPr="00760C18" w:rsidRDefault="00980C5F" w:rsidP="00AC15C4">
      <w:pPr>
        <w:pStyle w:val="BoldText"/>
        <w:ind w:left="720"/>
      </w:pPr>
      <w:r w:rsidRPr="00760C18">
        <w:t>Normal Usage</w:t>
      </w:r>
    </w:p>
    <w:p w14:paraId="6C2591D7" w14:textId="77777777" w:rsidR="00505CCA" w:rsidRDefault="00980C5F" w:rsidP="00505CCA">
      <w:pPr>
        <w:ind w:left="720"/>
      </w:pPr>
      <w:r>
        <w:t>A</w:t>
      </w:r>
      <w:r w:rsidRPr="00505CCA">
        <w:t xml:space="preserve"> memory seat button </w:t>
      </w:r>
      <w:r>
        <w:t>store operation is detected by the EnhancedMemoryPositionClient.</w:t>
      </w:r>
    </w:p>
    <w:p w14:paraId="7858E169" w14:textId="77777777" w:rsidR="00FA2FAF" w:rsidRDefault="00C73931" w:rsidP="00505CCA">
      <w:pPr>
        <w:ind w:left="720"/>
      </w:pPr>
    </w:p>
    <w:p w14:paraId="04CC602D" w14:textId="77777777" w:rsidR="00406F39" w:rsidRPr="00760C18" w:rsidRDefault="00980C5F" w:rsidP="00AC15C4">
      <w:pPr>
        <w:pStyle w:val="BoldText"/>
        <w:ind w:left="720"/>
      </w:pPr>
      <w:r w:rsidRPr="00760C18">
        <w:t>Post-Condition</w:t>
      </w:r>
    </w:p>
    <w:p w14:paraId="2F924889" w14:textId="77777777" w:rsidR="00564D02" w:rsidRDefault="00980C5F" w:rsidP="00564D02">
      <w:pPr>
        <w:ind w:left="720"/>
      </w:pPr>
      <w:r>
        <w:t>A</w:t>
      </w:r>
      <w:r w:rsidRPr="00F32241">
        <w:t xml:space="preserve">ll applicable user settings are </w:t>
      </w:r>
      <w:r>
        <w:t>stored to</w:t>
      </w:r>
      <w:r w:rsidRPr="00F32241">
        <w:t xml:space="preserve"> the associated profile.</w:t>
      </w:r>
    </w:p>
    <w:p w14:paraId="19F56D5D" w14:textId="77777777" w:rsidR="00564D02" w:rsidRDefault="00980C5F" w:rsidP="00564D02">
      <w:pPr>
        <w:ind w:left="720"/>
      </w:pPr>
      <w:r w:rsidRPr="00F32241">
        <w:t>The associated profile is active.</w:t>
      </w:r>
    </w:p>
    <w:p w14:paraId="77714819" w14:textId="77777777" w:rsidR="00564D02" w:rsidRDefault="00C73931" w:rsidP="00564D02">
      <w:pPr>
        <w:ind w:left="720"/>
      </w:pPr>
    </w:p>
    <w:p w14:paraId="4FE7D394" w14:textId="77777777" w:rsidR="00564D02" w:rsidRDefault="00980C5F" w:rsidP="00564D02">
      <w:pPr>
        <w:rPr>
          <w:lang w:eastAsia="zh-CN"/>
        </w:rPr>
      </w:pPr>
      <w:r>
        <w:rPr>
          <w:lang w:eastAsia="zh-CN"/>
        </w:rPr>
        <w:t xml:space="preserve">Note: See sequence diagram below for alternate cases when drivers profile is off, or the requested profile is not </w:t>
      </w:r>
      <w:proofErr w:type="spellStart"/>
      <w:r>
        <w:rPr>
          <w:lang w:eastAsia="zh-CN"/>
        </w:rPr>
        <w:t>OptedIn</w:t>
      </w:r>
      <w:proofErr w:type="spellEnd"/>
      <w:r>
        <w:rPr>
          <w:lang w:eastAsia="zh-CN"/>
        </w:rPr>
        <w:t>.</w:t>
      </w:r>
    </w:p>
    <w:p w14:paraId="0BACAF35" w14:textId="77777777" w:rsidR="00406F39" w:rsidRPr="00760C18" w:rsidRDefault="00980C5F" w:rsidP="00D006E5">
      <w:pPr>
        <w:pStyle w:val="BoldText"/>
      </w:pPr>
      <w:r w:rsidRPr="00760C18">
        <w:lastRenderedPageBreak/>
        <w:t>Sequence Diagram</w:t>
      </w:r>
    </w:p>
    <w:p w14:paraId="7ACA40F1" w14:textId="77777777" w:rsidR="00500605" w:rsidRDefault="00980C5F" w:rsidP="00AC15C4">
      <w:pPr>
        <w:jc w:val="center"/>
      </w:pPr>
      <w:r>
        <w:rPr>
          <w:noProof/>
        </w:rPr>
        <w:drawing>
          <wp:inline distT="0" distB="0" distL="0" distR="0" wp14:anchorId="63D740EE" wp14:editId="53E2E7E4">
            <wp:extent cx="4595507" cy="8218967"/>
            <wp:effectExtent l="0" t="0" r="0" b="0"/>
            <wp:docPr id="18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3C2A62B3" w14:textId="77777777" w:rsidR="008B19BF" w:rsidRDefault="00980C5F">
      <w:pPr>
        <w:spacing w:after="200" w:line="276" w:lineRule="auto"/>
      </w:pPr>
      <w:r>
        <w:br w:type="page"/>
      </w:r>
    </w:p>
    <w:p w14:paraId="41193E53" w14:textId="77777777" w:rsidR="00500605" w:rsidRDefault="00C73931" w:rsidP="00500605"/>
    <w:p w14:paraId="0078D311" w14:textId="77777777" w:rsidR="00406F39" w:rsidRDefault="00980C5F" w:rsidP="00AC15C4">
      <w:pPr>
        <w:pStyle w:val="Heading2"/>
      </w:pPr>
      <w:bookmarkStart w:id="691" w:name="_Toc78592612"/>
      <w:r w:rsidRPr="00B9479B">
        <w:t>ENMEM-FUN-REQ-095959/A-Create/Edit Driver Profile</w:t>
      </w:r>
      <w:bookmarkEnd w:id="691"/>
    </w:p>
    <w:p w14:paraId="3645EFA5"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89A9F5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40756D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30D0B9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EDF9967" w14:textId="77777777" w:rsidR="00D90FFA" w:rsidRPr="00AC15C4" w:rsidRDefault="00C73931" w:rsidP="0081629B">
            <w:pPr>
              <w:rPr>
                <w:vanish/>
                <w:color w:val="000000" w:themeColor="text1"/>
              </w:rPr>
            </w:pPr>
          </w:p>
        </w:tc>
      </w:tr>
    </w:tbl>
    <w:p w14:paraId="06826D69" w14:textId="77777777" w:rsidR="00406F39" w:rsidRDefault="00980C5F" w:rsidP="00AC15C4">
      <w:pPr>
        <w:pStyle w:val="Heading3"/>
      </w:pPr>
      <w:bookmarkStart w:id="692" w:name="_Toc78592613"/>
      <w:r>
        <w:t>Use Cases</w:t>
      </w:r>
      <w:bookmarkEnd w:id="692"/>
    </w:p>
    <w:p w14:paraId="54AC088B" w14:textId="77777777" w:rsidR="00406F39" w:rsidRDefault="00980C5F" w:rsidP="00AC15C4">
      <w:pPr>
        <w:pStyle w:val="Heading4"/>
      </w:pPr>
      <w:r>
        <w:t xml:space="preserve">ENMEM-UC-REQ-095721/D-Create a Driver </w:t>
      </w:r>
      <w:proofErr w:type="gramStart"/>
      <w:r>
        <w:t>Profile  (</w:t>
      </w:r>
      <w:proofErr w:type="gramEnd"/>
      <w:r>
        <w:t>with EnhancedMemoryPositionClient)</w:t>
      </w:r>
    </w:p>
    <w:p w14:paraId="66D0AD90"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rsidRPr="00E0644A" w14:paraId="3CFE7A36"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9F4AD2" w14:textId="77777777" w:rsidR="00F854AC" w:rsidRPr="00E0644A" w:rsidRDefault="00980C5F">
            <w:pPr>
              <w:spacing w:line="276" w:lineRule="auto"/>
            </w:pPr>
            <w:r w:rsidRPr="00E0644A">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0064E80" w14:textId="77777777" w:rsidR="00F854AC" w:rsidRPr="00E0644A" w:rsidRDefault="00980C5F" w:rsidP="00F8358E">
            <w:pPr>
              <w:rPr>
                <w:rFonts w:cs="Arial"/>
                <w:lang w:eastAsia="zh-CN"/>
              </w:rPr>
            </w:pPr>
            <w:r w:rsidRPr="00E0644A">
              <w:rPr>
                <w:lang w:eastAsia="zh-CN"/>
              </w:rPr>
              <w:t>Vehicle Occupant</w:t>
            </w:r>
          </w:p>
        </w:tc>
      </w:tr>
      <w:tr w:rsidR="00F854AC" w:rsidRPr="00E0644A" w14:paraId="70EA1ADA"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A3513F" w14:textId="77777777" w:rsidR="00F854AC" w:rsidRPr="00E0644A" w:rsidRDefault="00980C5F">
            <w:pPr>
              <w:spacing w:line="276" w:lineRule="auto"/>
            </w:pPr>
            <w:r w:rsidRPr="00E0644A">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709961" w14:textId="77777777" w:rsidR="00F854AC" w:rsidRDefault="00980C5F" w:rsidP="00F8358E">
            <w:pPr>
              <w:rPr>
                <w:lang w:eastAsia="zh-CN"/>
              </w:rPr>
            </w:pPr>
            <w:r w:rsidRPr="00A80864">
              <w:rPr>
                <w:lang w:eastAsia="zh-CN"/>
              </w:rPr>
              <w:t>The ignition status is in Run.</w:t>
            </w:r>
          </w:p>
          <w:p w14:paraId="4FB9009E" w14:textId="77777777" w:rsidR="004C35C0" w:rsidRDefault="00980C5F" w:rsidP="004C35C0">
            <w:pPr>
              <w:rPr>
                <w:lang w:eastAsia="zh-CN"/>
              </w:rPr>
            </w:pPr>
            <w:r>
              <w:rPr>
                <w:lang w:eastAsia="zh-CN"/>
              </w:rPr>
              <w:t xml:space="preserve">The vehicle is in Park. </w:t>
            </w:r>
          </w:p>
          <w:p w14:paraId="07599A33" w14:textId="77777777" w:rsidR="00FD2F7C" w:rsidRPr="00A80864" w:rsidRDefault="00980C5F" w:rsidP="004C35C0">
            <w:pPr>
              <w:rPr>
                <w:lang w:eastAsia="zh-CN"/>
              </w:rPr>
            </w:pPr>
            <w:r>
              <w:rPr>
                <w:rFonts w:cs="Arial"/>
                <w:lang w:eastAsia="zh-CN"/>
              </w:rPr>
              <w:t>EnhancedMemoryPositionClient present</w:t>
            </w:r>
          </w:p>
          <w:p w14:paraId="137D401E" w14:textId="77777777" w:rsidR="00D33F7D" w:rsidRPr="00A80864" w:rsidRDefault="00980C5F" w:rsidP="00F8358E">
            <w:pPr>
              <w:rPr>
                <w:lang w:eastAsia="zh-CN"/>
              </w:rPr>
            </w:pPr>
            <w:r w:rsidRPr="00A80864">
              <w:rPr>
                <w:lang w:eastAsia="zh-CN"/>
              </w:rPr>
              <w:t>The Driver Profiles feature is set to ON</w:t>
            </w:r>
          </w:p>
          <w:p w14:paraId="47116B1B" w14:textId="77777777" w:rsidR="005B1278" w:rsidRPr="00A80864" w:rsidRDefault="00980C5F" w:rsidP="00F8358E">
            <w:pPr>
              <w:rPr>
                <w:lang w:eastAsia="zh-CN"/>
              </w:rPr>
            </w:pPr>
            <w:r w:rsidRPr="00A80864">
              <w:rPr>
                <w:lang w:eastAsia="zh-CN"/>
              </w:rPr>
              <w:t>The v</w:t>
            </w:r>
            <w:r>
              <w:rPr>
                <w:lang w:eastAsia="zh-CN"/>
              </w:rPr>
              <w:t>ehicle speed is less than 8 KPH</w:t>
            </w:r>
          </w:p>
          <w:p w14:paraId="0246CB18" w14:textId="77777777" w:rsidR="00F854AC" w:rsidRPr="00A80864" w:rsidRDefault="00980C5F" w:rsidP="005B1278">
            <w:pPr>
              <w:rPr>
                <w:lang w:eastAsia="zh-CN"/>
              </w:rPr>
            </w:pPr>
            <w:r w:rsidRPr="00A80864">
              <w:rPr>
                <w:lang w:eastAsia="zh-CN"/>
              </w:rPr>
              <w:t>The maximum number of profiles has not yet been reached</w:t>
            </w:r>
          </w:p>
        </w:tc>
      </w:tr>
      <w:tr w:rsidR="00F854AC" w:rsidRPr="00E0644A" w14:paraId="2A74764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1513CF" w14:textId="77777777" w:rsidR="00F854AC" w:rsidRPr="00E0644A" w:rsidRDefault="00980C5F">
            <w:pPr>
              <w:spacing w:line="276" w:lineRule="auto"/>
            </w:pPr>
            <w:r w:rsidRPr="00E0644A">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A5CB49" w14:textId="77777777" w:rsidR="00F854AC" w:rsidRPr="00A80864" w:rsidRDefault="00980C5F" w:rsidP="00683B0B">
            <w:pPr>
              <w:rPr>
                <w:lang w:eastAsia="zh-CN"/>
              </w:rPr>
            </w:pPr>
            <w:r w:rsidRPr="00A80864">
              <w:rPr>
                <w:lang w:eastAsia="zh-CN"/>
              </w:rPr>
              <w:t>The User accesses the Driver Profiles, chooses to create a new Driver Profile, and then chooses to associate a memory seat button to that profile</w:t>
            </w:r>
          </w:p>
        </w:tc>
      </w:tr>
      <w:tr w:rsidR="00F854AC" w:rsidRPr="00E0644A" w14:paraId="13EFCAD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E96112" w14:textId="77777777" w:rsidR="00F854AC" w:rsidRPr="00E0644A" w:rsidRDefault="00980C5F">
            <w:pPr>
              <w:spacing w:line="276" w:lineRule="auto"/>
            </w:pPr>
            <w:r w:rsidRPr="00E0644A">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3DD7FE" w14:textId="77777777" w:rsidR="008B433F" w:rsidRPr="00A80864" w:rsidRDefault="00980C5F" w:rsidP="008B433F">
            <w:pPr>
              <w:rPr>
                <w:lang w:eastAsia="zh-CN"/>
              </w:rPr>
            </w:pPr>
            <w:r w:rsidRPr="00A80864">
              <w:rPr>
                <w:lang w:eastAsia="zh-CN"/>
              </w:rPr>
              <w:t>A new profile is created with:</w:t>
            </w:r>
          </w:p>
          <w:p w14:paraId="7393E6B0" w14:textId="77777777" w:rsidR="008B433F" w:rsidRPr="00A80864" w:rsidRDefault="00980C5F" w:rsidP="00980C5F">
            <w:pPr>
              <w:numPr>
                <w:ilvl w:val="0"/>
                <w:numId w:val="49"/>
              </w:numPr>
              <w:rPr>
                <w:lang w:eastAsia="zh-CN"/>
              </w:rPr>
            </w:pPr>
            <w:r w:rsidRPr="00A80864">
              <w:rPr>
                <w:lang w:eastAsia="zh-CN"/>
              </w:rPr>
              <w:t>all applicable non-positional settings copied from the previous profile to the new profile</w:t>
            </w:r>
          </w:p>
          <w:p w14:paraId="0C05EFB7" w14:textId="77777777" w:rsidR="008B433F" w:rsidRPr="00A80864" w:rsidRDefault="00980C5F" w:rsidP="00980C5F">
            <w:pPr>
              <w:numPr>
                <w:ilvl w:val="0"/>
                <w:numId w:val="49"/>
              </w:numPr>
              <w:rPr>
                <w:lang w:eastAsia="zh-CN"/>
              </w:rPr>
            </w:pPr>
            <w:r w:rsidRPr="00A80864">
              <w:rPr>
                <w:lang w:eastAsia="zh-CN"/>
              </w:rPr>
              <w:t>all applicable positional settings copied from the currently active settings (from previous profile, or from recently changed but not saved settings) to the new profile</w:t>
            </w:r>
          </w:p>
          <w:p w14:paraId="5ACA0A08" w14:textId="77777777" w:rsidR="00F854AC" w:rsidRPr="00A80864" w:rsidRDefault="00980C5F" w:rsidP="008B433F">
            <w:pPr>
              <w:rPr>
                <w:lang w:eastAsia="zh-CN"/>
              </w:rPr>
            </w:pPr>
            <w:r w:rsidRPr="00A80864">
              <w:rPr>
                <w:lang w:eastAsia="zh-CN"/>
              </w:rPr>
              <w:t>The chosen memory seat button is associated to the new profile</w:t>
            </w:r>
          </w:p>
        </w:tc>
      </w:tr>
      <w:tr w:rsidR="00F854AC" w:rsidRPr="00E0644A" w14:paraId="4A97595E"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145968F" w14:textId="77777777" w:rsidR="00F854AC" w:rsidRPr="00E0644A" w:rsidRDefault="00980C5F">
            <w:pPr>
              <w:spacing w:line="276" w:lineRule="auto"/>
            </w:pPr>
            <w:r w:rsidRPr="00E0644A">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ADE0D7" w14:textId="77777777" w:rsidR="00F854AC" w:rsidRPr="00A80864" w:rsidRDefault="00980C5F" w:rsidP="00F8358E">
            <w:pPr>
              <w:rPr>
                <w:rFonts w:cs="Arial"/>
                <w:lang w:eastAsia="zh-CN"/>
              </w:rPr>
            </w:pPr>
            <w:r w:rsidRPr="00A80864">
              <w:rPr>
                <w:rFonts w:cs="Arial"/>
                <w:lang w:eastAsia="zh-CN"/>
              </w:rPr>
              <w:t>Personalization Interface</w:t>
            </w:r>
          </w:p>
        </w:tc>
      </w:tr>
      <w:tr w:rsidR="00F854AC" w14:paraId="24D6C2D2" w14:textId="77777777" w:rsidTr="00AC15C4">
        <w:trPr>
          <w:trHeight w:val="70"/>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B4C4D02" w14:textId="77777777" w:rsidR="00F854AC" w:rsidRDefault="00980C5F">
            <w:pPr>
              <w:spacing w:line="276" w:lineRule="auto"/>
              <w:rPr>
                <w:b/>
                <w:bCs/>
              </w:rPr>
            </w:pPr>
            <w:r w:rsidRPr="00E0644A">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3301BF" w14:textId="77777777" w:rsidR="00F854AC" w:rsidRPr="00A80864" w:rsidRDefault="00C73931" w:rsidP="007041A2">
            <w:pPr>
              <w:rPr>
                <w:rFonts w:cs="Arial"/>
                <w:lang w:eastAsia="zh-CN"/>
              </w:rPr>
            </w:pPr>
          </w:p>
        </w:tc>
      </w:tr>
    </w:tbl>
    <w:p w14:paraId="5DFCC23C" w14:textId="77777777" w:rsidR="00500605" w:rsidRDefault="00C73931" w:rsidP="00CD0F64"/>
    <w:p w14:paraId="44B470BB" w14:textId="77777777" w:rsidR="00406F39" w:rsidRDefault="00980C5F" w:rsidP="00AC15C4">
      <w:pPr>
        <w:pStyle w:val="Heading4"/>
      </w:pPr>
      <w:r>
        <w:t xml:space="preserve">ENMEM-UC-REQ-352157/A-Create a Driver </w:t>
      </w:r>
      <w:proofErr w:type="gramStart"/>
      <w:r>
        <w:t>Profile  (</w:t>
      </w:r>
      <w:proofErr w:type="gramEnd"/>
      <w:r>
        <w:t>without EnhancedMemoryPositionClient)</w:t>
      </w:r>
    </w:p>
    <w:p w14:paraId="59559637"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253E35" w:rsidRPr="00E0644A" w14:paraId="5100ABE8" w14:textId="77777777" w:rsidTr="00AC15C4">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70A57B" w14:textId="77777777" w:rsidR="00253E35" w:rsidRDefault="00980C5F" w:rsidP="00253E35">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892FEE" w14:textId="77777777" w:rsidR="00253E35" w:rsidRDefault="00980C5F" w:rsidP="00253E35">
            <w:pPr>
              <w:spacing w:line="256" w:lineRule="auto"/>
              <w:rPr>
                <w:rFonts w:cs="Arial"/>
                <w:lang w:eastAsia="zh-CN"/>
              </w:rPr>
            </w:pPr>
            <w:r>
              <w:rPr>
                <w:lang w:eastAsia="zh-CN"/>
              </w:rPr>
              <w:t>Vehicle Occupant</w:t>
            </w:r>
          </w:p>
        </w:tc>
      </w:tr>
      <w:tr w:rsidR="00253E35" w:rsidRPr="00E0644A" w14:paraId="77A2BE40"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CFB315" w14:textId="77777777" w:rsidR="00253E35" w:rsidRDefault="00980C5F" w:rsidP="00253E35">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815F144" w14:textId="77777777" w:rsidR="00253E35" w:rsidRDefault="00980C5F" w:rsidP="00253E35">
            <w:pPr>
              <w:spacing w:line="256" w:lineRule="auto"/>
              <w:rPr>
                <w:lang w:eastAsia="zh-CN"/>
              </w:rPr>
            </w:pPr>
            <w:r>
              <w:rPr>
                <w:lang w:eastAsia="zh-CN"/>
              </w:rPr>
              <w:t>The ignition status is in Run.</w:t>
            </w:r>
          </w:p>
          <w:p w14:paraId="3CD57FDE" w14:textId="77777777" w:rsidR="00253E35" w:rsidRDefault="00980C5F" w:rsidP="00253E35">
            <w:pPr>
              <w:spacing w:line="256" w:lineRule="auto"/>
              <w:rPr>
                <w:lang w:eastAsia="zh-CN"/>
              </w:rPr>
            </w:pPr>
            <w:r>
              <w:rPr>
                <w:lang w:eastAsia="zh-CN"/>
              </w:rPr>
              <w:t>The vehicle is in Park.</w:t>
            </w:r>
          </w:p>
          <w:p w14:paraId="65972A08" w14:textId="77777777" w:rsidR="00253E35" w:rsidRDefault="00980C5F" w:rsidP="00253E35">
            <w:pPr>
              <w:spacing w:line="256" w:lineRule="auto"/>
              <w:rPr>
                <w:lang w:eastAsia="zh-CN"/>
              </w:rPr>
            </w:pPr>
            <w:r>
              <w:rPr>
                <w:rFonts w:cs="Arial"/>
                <w:lang w:eastAsia="zh-CN"/>
              </w:rPr>
              <w:t>EnhancedMemoryPositionClient not present</w:t>
            </w:r>
          </w:p>
          <w:p w14:paraId="7334728F" w14:textId="77777777" w:rsidR="00253E35" w:rsidRDefault="00980C5F" w:rsidP="00253E35">
            <w:pPr>
              <w:spacing w:line="256" w:lineRule="auto"/>
              <w:rPr>
                <w:lang w:eastAsia="zh-CN"/>
              </w:rPr>
            </w:pPr>
            <w:r>
              <w:rPr>
                <w:lang w:eastAsia="zh-CN"/>
              </w:rPr>
              <w:t>The Driver Profiles feature is set to ON</w:t>
            </w:r>
          </w:p>
          <w:p w14:paraId="3E1BC93E" w14:textId="77777777" w:rsidR="00253E35" w:rsidRDefault="00980C5F" w:rsidP="00253E35">
            <w:pPr>
              <w:spacing w:line="256" w:lineRule="auto"/>
              <w:rPr>
                <w:lang w:eastAsia="zh-CN"/>
              </w:rPr>
            </w:pPr>
            <w:r>
              <w:rPr>
                <w:lang w:eastAsia="zh-CN"/>
              </w:rPr>
              <w:t>The vehicle speed is less than 8 KPH</w:t>
            </w:r>
          </w:p>
          <w:p w14:paraId="4B041B93" w14:textId="77777777" w:rsidR="00253E35" w:rsidRDefault="00980C5F" w:rsidP="00253E35">
            <w:pPr>
              <w:spacing w:line="256" w:lineRule="auto"/>
              <w:rPr>
                <w:lang w:eastAsia="zh-CN"/>
              </w:rPr>
            </w:pPr>
            <w:r>
              <w:rPr>
                <w:lang w:eastAsia="zh-CN"/>
              </w:rPr>
              <w:t>The maximum number of profiles has not yet been reached</w:t>
            </w:r>
          </w:p>
        </w:tc>
      </w:tr>
      <w:tr w:rsidR="00253E35" w:rsidRPr="00E0644A" w14:paraId="59E69299"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699403" w14:textId="77777777" w:rsidR="00253E35" w:rsidRDefault="00980C5F" w:rsidP="00253E35">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22600D2F" w14:textId="77777777" w:rsidR="00253E35" w:rsidRDefault="00980C5F" w:rsidP="00253E35">
            <w:pPr>
              <w:spacing w:line="256" w:lineRule="auto"/>
              <w:rPr>
                <w:lang w:eastAsia="zh-CN"/>
              </w:rPr>
            </w:pPr>
            <w:r>
              <w:rPr>
                <w:lang w:eastAsia="zh-CN"/>
              </w:rPr>
              <w:t>The User accesses the Driver Profiles and chooses to create a new Driver Profile</w:t>
            </w:r>
          </w:p>
        </w:tc>
      </w:tr>
      <w:tr w:rsidR="00253E35" w:rsidRPr="00E0644A" w14:paraId="088B17C3"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92DF34" w14:textId="77777777" w:rsidR="00253E35" w:rsidRDefault="00980C5F" w:rsidP="00253E35">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0689D61D" w14:textId="77777777" w:rsidR="00253E35" w:rsidRDefault="00980C5F" w:rsidP="00253E35">
            <w:pPr>
              <w:spacing w:line="256" w:lineRule="auto"/>
              <w:rPr>
                <w:lang w:eastAsia="zh-CN"/>
              </w:rPr>
            </w:pPr>
            <w:r>
              <w:rPr>
                <w:lang w:eastAsia="zh-CN"/>
              </w:rPr>
              <w:t>A new profile is created with all applicable non-positional settings copied from the previous profile to the new profile</w:t>
            </w:r>
          </w:p>
          <w:p w14:paraId="70E7D2B3" w14:textId="77777777" w:rsidR="00253E35" w:rsidRDefault="00980C5F" w:rsidP="00253E35">
            <w:pPr>
              <w:spacing w:line="256" w:lineRule="auto"/>
              <w:rPr>
                <w:lang w:eastAsia="zh-CN"/>
              </w:rPr>
            </w:pPr>
            <w:r>
              <w:rPr>
                <w:lang w:eastAsia="zh-CN"/>
              </w:rPr>
              <w:t>The automatically selected PersIndex by the EnhancedMemoryInterfaceClient is associated to the new profile</w:t>
            </w:r>
          </w:p>
        </w:tc>
      </w:tr>
      <w:tr w:rsidR="00253E35" w:rsidRPr="00E0644A" w14:paraId="7725DABB" w14:textId="77777777" w:rsidTr="00AC15C4">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1B5BB2" w14:textId="77777777" w:rsidR="00253E35" w:rsidRDefault="00980C5F" w:rsidP="00253E35">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999CEC" w14:textId="77777777" w:rsidR="00253E35" w:rsidRDefault="00980C5F" w:rsidP="00253E35">
            <w:pPr>
              <w:spacing w:line="256" w:lineRule="auto"/>
              <w:rPr>
                <w:rFonts w:cs="Arial"/>
                <w:lang w:eastAsia="zh-CN"/>
              </w:rPr>
            </w:pPr>
            <w:r>
              <w:rPr>
                <w:rFonts w:cs="Arial"/>
                <w:lang w:eastAsia="zh-CN"/>
              </w:rPr>
              <w:t>Personalization Interface</w:t>
            </w:r>
          </w:p>
        </w:tc>
      </w:tr>
      <w:tr w:rsidR="00253E35" w14:paraId="34B18D8C" w14:textId="77777777" w:rsidTr="00AC15C4">
        <w:trPr>
          <w:trHeight w:val="70"/>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2451F57" w14:textId="77777777" w:rsidR="00253E35" w:rsidRDefault="00980C5F" w:rsidP="00253E35">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CFF332" w14:textId="77777777" w:rsidR="00253E35" w:rsidRDefault="00C73931" w:rsidP="00253E35">
            <w:pPr>
              <w:spacing w:line="256" w:lineRule="auto"/>
              <w:rPr>
                <w:rFonts w:cs="Arial"/>
                <w:lang w:eastAsia="zh-CN"/>
              </w:rPr>
            </w:pPr>
          </w:p>
        </w:tc>
      </w:tr>
    </w:tbl>
    <w:p w14:paraId="1A90102C" w14:textId="77777777" w:rsidR="00500605" w:rsidRDefault="00C73931" w:rsidP="00CD0F64"/>
    <w:p w14:paraId="23C9396F" w14:textId="77777777" w:rsidR="00406F39" w:rsidRDefault="00980C5F" w:rsidP="00AC15C4">
      <w:pPr>
        <w:pStyle w:val="Heading4"/>
      </w:pPr>
      <w:r>
        <w:t>ENMEM-UC-REQ-134147/C-Create or Edit Driver Profile Name</w:t>
      </w:r>
    </w:p>
    <w:p w14:paraId="79AD1BCE"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BF1CC3" w14:paraId="56A39781"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10AECB" w14:textId="77777777" w:rsidR="00BF1CC3"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80E4615" w14:textId="77777777" w:rsidR="00BF1CC3" w:rsidRDefault="00980C5F">
            <w:pPr>
              <w:spacing w:line="276" w:lineRule="auto"/>
              <w:rPr>
                <w:rFonts w:cs="Arial"/>
                <w:lang w:eastAsia="zh-CN"/>
              </w:rPr>
            </w:pPr>
            <w:r>
              <w:rPr>
                <w:lang w:eastAsia="zh-CN"/>
              </w:rPr>
              <w:t>Vehicle Occupant</w:t>
            </w:r>
          </w:p>
        </w:tc>
      </w:tr>
      <w:tr w:rsidR="00BF1CC3" w14:paraId="300F8F3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F80940" w14:textId="77777777" w:rsidR="00BF1CC3"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87D0D7" w14:textId="77777777" w:rsidR="00B12577" w:rsidRDefault="00980C5F" w:rsidP="00B12577">
            <w:pPr>
              <w:rPr>
                <w:lang w:eastAsia="zh-CN"/>
              </w:rPr>
            </w:pPr>
            <w:r w:rsidRPr="000465D0">
              <w:rPr>
                <w:lang w:eastAsia="zh-CN"/>
              </w:rPr>
              <w:t>The ignition status is in Run.</w:t>
            </w:r>
          </w:p>
          <w:p w14:paraId="1F6393DC" w14:textId="77777777" w:rsidR="00B22FBA" w:rsidRPr="000465D0" w:rsidRDefault="00980C5F" w:rsidP="00B12577">
            <w:pPr>
              <w:rPr>
                <w:lang w:eastAsia="zh-CN"/>
              </w:rPr>
            </w:pPr>
            <w:r>
              <w:rPr>
                <w:lang w:eastAsia="zh-CN"/>
              </w:rPr>
              <w:t>The vehicle is in Park.</w:t>
            </w:r>
          </w:p>
          <w:p w14:paraId="4A2C2AE6" w14:textId="77777777" w:rsidR="003F7077" w:rsidRDefault="00980C5F" w:rsidP="003F7077">
            <w:pPr>
              <w:rPr>
                <w:lang w:eastAsia="zh-CN"/>
              </w:rPr>
            </w:pPr>
            <w:r>
              <w:rPr>
                <w:lang w:eastAsia="zh-CN"/>
              </w:rPr>
              <w:t>The vehicle speed is less than 8 KPH</w:t>
            </w:r>
          </w:p>
          <w:p w14:paraId="1B769A71" w14:textId="77777777" w:rsidR="00BF1CC3" w:rsidRDefault="00980C5F" w:rsidP="00B12577">
            <w:pPr>
              <w:spacing w:line="276" w:lineRule="auto"/>
              <w:rPr>
                <w:lang w:eastAsia="zh-CN"/>
              </w:rPr>
            </w:pPr>
            <w:r>
              <w:rPr>
                <w:lang w:eastAsia="zh-CN"/>
              </w:rPr>
              <w:t>The user is in the process of creating or editing a Driver Profile</w:t>
            </w:r>
          </w:p>
        </w:tc>
      </w:tr>
      <w:tr w:rsidR="00BF1CC3" w14:paraId="479F5BD7"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F5B9E5" w14:textId="77777777" w:rsidR="00BF1CC3" w:rsidRDefault="00980C5F">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0E977A1" w14:textId="77777777" w:rsidR="00BF1CC3" w:rsidRDefault="00980C5F" w:rsidP="00BF1CC3">
            <w:pPr>
              <w:spacing w:line="276" w:lineRule="auto"/>
              <w:rPr>
                <w:lang w:eastAsia="zh-CN"/>
              </w:rPr>
            </w:pPr>
            <w:r>
              <w:rPr>
                <w:lang w:eastAsia="zh-CN"/>
              </w:rPr>
              <w:t>The user chooses to create or edit a new Driver Profile Name, and has entered the new name for that Driver Profile</w:t>
            </w:r>
          </w:p>
        </w:tc>
      </w:tr>
      <w:tr w:rsidR="00BF1CC3" w14:paraId="0DF810ED"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9326CA" w14:textId="77777777" w:rsidR="00BF1CC3"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343EB7F" w14:textId="77777777" w:rsidR="00BF1CC3" w:rsidRDefault="00980C5F" w:rsidP="00BF1CC3">
            <w:pPr>
              <w:spacing w:line="276" w:lineRule="auto"/>
              <w:rPr>
                <w:lang w:eastAsia="zh-CN"/>
              </w:rPr>
            </w:pPr>
            <w:r>
              <w:rPr>
                <w:lang w:eastAsia="zh-CN"/>
              </w:rPr>
              <w:t>The entered name has now been assigned to the new Driver Profile</w:t>
            </w:r>
          </w:p>
          <w:p w14:paraId="0FAE585B" w14:textId="77777777" w:rsidR="002625FC" w:rsidRDefault="00980C5F" w:rsidP="00BF1CC3">
            <w:pPr>
              <w:spacing w:line="276" w:lineRule="auto"/>
              <w:rPr>
                <w:lang w:eastAsia="zh-CN"/>
              </w:rPr>
            </w:pPr>
            <w:r>
              <w:rPr>
                <w:lang w:eastAsia="zh-CN"/>
              </w:rPr>
              <w:t>or</w:t>
            </w:r>
          </w:p>
          <w:p w14:paraId="2E806038" w14:textId="77777777" w:rsidR="002625FC" w:rsidRDefault="00980C5F" w:rsidP="002625FC">
            <w:pPr>
              <w:spacing w:line="276" w:lineRule="auto"/>
              <w:rPr>
                <w:lang w:eastAsia="zh-CN"/>
              </w:rPr>
            </w:pPr>
            <w:r>
              <w:rPr>
                <w:lang w:eastAsia="zh-CN"/>
              </w:rPr>
              <w:t>The Driver Profile name has now been updated to the new name</w:t>
            </w:r>
          </w:p>
        </w:tc>
      </w:tr>
      <w:tr w:rsidR="00BF1CC3" w14:paraId="409416A1" w14:textId="77777777" w:rsidTr="00AC15C4">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0ADF9A4" w14:textId="77777777" w:rsidR="00BF1CC3" w:rsidRDefault="00980C5F">
            <w:pPr>
              <w:spacing w:line="276" w:lineRule="auto"/>
            </w:pPr>
            <w:r>
              <w:rPr>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2D4EBC21" w14:textId="77777777" w:rsidR="00BF1CC3" w:rsidRDefault="00980C5F" w:rsidP="00EE1926">
            <w:pPr>
              <w:spacing w:line="276" w:lineRule="auto"/>
              <w:rPr>
                <w:rFonts w:cs="Arial"/>
                <w:lang w:eastAsia="zh-CN"/>
              </w:rPr>
            </w:pPr>
            <w:r>
              <w:rPr>
                <w:rFonts w:cs="Arial"/>
                <w:lang w:eastAsia="zh-CN"/>
              </w:rPr>
              <w:t>NMEM-UC-REQ-198925/A-Attempt to give a Driver Profile an Existing Name</w:t>
            </w:r>
          </w:p>
        </w:tc>
      </w:tr>
      <w:tr w:rsidR="00BF1CC3" w14:paraId="49DD5DC7"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C34FF43" w14:textId="77777777" w:rsidR="00BF1CC3" w:rsidRDefault="00980C5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31642F" w14:textId="77777777" w:rsidR="00BF1CC3" w:rsidRDefault="00980C5F">
            <w:pPr>
              <w:spacing w:line="276" w:lineRule="auto"/>
              <w:rPr>
                <w:rFonts w:cs="Arial"/>
                <w:lang w:eastAsia="zh-CN"/>
              </w:rPr>
            </w:pPr>
            <w:r>
              <w:rPr>
                <w:rFonts w:cs="Arial"/>
                <w:lang w:eastAsia="zh-CN"/>
              </w:rPr>
              <w:t>Personalization Interface</w:t>
            </w:r>
          </w:p>
        </w:tc>
      </w:tr>
      <w:tr w:rsidR="00BF1CC3" w14:paraId="537E4BEE"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C637B0D" w14:textId="77777777" w:rsidR="00BF1CC3"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7480CF" w14:textId="77777777" w:rsidR="00DE37EC" w:rsidRPr="003F7077" w:rsidRDefault="00980C5F" w:rsidP="00EE1926">
            <w:pPr>
              <w:spacing w:line="276" w:lineRule="auto"/>
              <w:rPr>
                <w:rFonts w:cs="Arial"/>
                <w:lang w:eastAsia="zh-CN"/>
              </w:rPr>
            </w:pPr>
            <w:r>
              <w:rPr>
                <w:rFonts w:cs="Arial"/>
                <w:lang w:eastAsia="zh-CN"/>
              </w:rPr>
              <w:t>User must choose a name that is not identical to an existing Driver Profile name.</w:t>
            </w:r>
          </w:p>
        </w:tc>
      </w:tr>
    </w:tbl>
    <w:p w14:paraId="2F33D549" w14:textId="77777777" w:rsidR="00500605" w:rsidRPr="00BF1CC3" w:rsidRDefault="00C73931" w:rsidP="00BF1CC3"/>
    <w:p w14:paraId="728A139B" w14:textId="77777777" w:rsidR="00406F39" w:rsidRDefault="00980C5F" w:rsidP="00AC15C4">
      <w:pPr>
        <w:pStyle w:val="Heading4"/>
      </w:pPr>
      <w:r>
        <w:t>ENMEM-UC-REQ-198925/A-Attempt to Give a Driver Profile an Existing Name</w:t>
      </w:r>
    </w:p>
    <w:p w14:paraId="361F0317"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2D2F72BA"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C664D7" w14:textId="77777777" w:rsidR="00F854AC"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1783FD" w14:textId="77777777" w:rsidR="00F854AC" w:rsidRDefault="00980C5F" w:rsidP="00F8358E">
            <w:pPr>
              <w:rPr>
                <w:rFonts w:cs="Arial"/>
                <w:lang w:eastAsia="zh-CN"/>
              </w:rPr>
            </w:pPr>
            <w:r>
              <w:rPr>
                <w:lang w:eastAsia="zh-CN"/>
              </w:rPr>
              <w:t>Vehicle Occupant</w:t>
            </w:r>
          </w:p>
        </w:tc>
      </w:tr>
      <w:tr w:rsidR="00F854AC" w14:paraId="6DCC722F"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51201E" w14:textId="77777777" w:rsidR="00F854AC"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49CA82" w14:textId="77777777" w:rsidR="006825D0" w:rsidRDefault="00980C5F" w:rsidP="006825D0">
            <w:pPr>
              <w:spacing w:line="276" w:lineRule="auto"/>
              <w:rPr>
                <w:lang w:eastAsia="zh-CN"/>
              </w:rPr>
            </w:pPr>
            <w:r>
              <w:rPr>
                <w:lang w:eastAsia="zh-CN"/>
              </w:rPr>
              <w:t>The ignition status is in Run.</w:t>
            </w:r>
          </w:p>
          <w:p w14:paraId="10EAAC21" w14:textId="77777777" w:rsidR="004B72F4" w:rsidRDefault="00980C5F" w:rsidP="004B72F4">
            <w:pPr>
              <w:rPr>
                <w:lang w:eastAsia="zh-CN"/>
              </w:rPr>
            </w:pPr>
            <w:r>
              <w:rPr>
                <w:lang w:eastAsia="zh-CN"/>
              </w:rPr>
              <w:t>The vehicle speed is less than 8 KPH</w:t>
            </w:r>
          </w:p>
          <w:p w14:paraId="15DA2BBB" w14:textId="77777777" w:rsidR="002C12A5" w:rsidRDefault="00980C5F" w:rsidP="0023269B">
            <w:pPr>
              <w:rPr>
                <w:lang w:eastAsia="zh-CN"/>
              </w:rPr>
            </w:pPr>
            <w:r>
              <w:rPr>
                <w:lang w:eastAsia="zh-CN"/>
              </w:rPr>
              <w:t>The user is in the process of creating or editing a Driver Profile</w:t>
            </w:r>
          </w:p>
        </w:tc>
      </w:tr>
      <w:tr w:rsidR="00F854AC" w14:paraId="5959832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455954" w14:textId="77777777" w:rsidR="00F854AC"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80C6DB" w14:textId="77777777" w:rsidR="00F854AC" w:rsidRDefault="00980C5F" w:rsidP="002C12A5">
            <w:pPr>
              <w:rPr>
                <w:lang w:eastAsia="zh-CN"/>
              </w:rPr>
            </w:pPr>
            <w:r>
              <w:rPr>
                <w:lang w:eastAsia="zh-CN"/>
              </w:rPr>
              <w:t>The user enters an existing Driver Profile name</w:t>
            </w:r>
          </w:p>
        </w:tc>
      </w:tr>
      <w:tr w:rsidR="00F854AC" w14:paraId="5E58B861"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08F623" w14:textId="77777777" w:rsidR="00F854AC"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D7726F" w14:textId="77777777" w:rsidR="0023269B" w:rsidRDefault="00980C5F" w:rsidP="00980C5F">
            <w:pPr>
              <w:numPr>
                <w:ilvl w:val="0"/>
                <w:numId w:val="50"/>
              </w:numPr>
              <w:spacing w:line="276" w:lineRule="auto"/>
              <w:ind w:left="232" w:hanging="180"/>
              <w:rPr>
                <w:lang w:eastAsia="zh-CN"/>
              </w:rPr>
            </w:pPr>
            <w:r>
              <w:rPr>
                <w:lang w:eastAsia="zh-CN"/>
              </w:rPr>
              <w:t xml:space="preserve">The user is informed by HMI indication that Driver Profile name already exists </w:t>
            </w:r>
          </w:p>
          <w:p w14:paraId="784DDE5E" w14:textId="77777777" w:rsidR="00F854AC" w:rsidRDefault="00980C5F" w:rsidP="00980C5F">
            <w:pPr>
              <w:numPr>
                <w:ilvl w:val="0"/>
                <w:numId w:val="50"/>
              </w:numPr>
              <w:spacing w:line="276" w:lineRule="auto"/>
              <w:ind w:left="232" w:hanging="180"/>
              <w:rPr>
                <w:lang w:eastAsia="zh-CN"/>
              </w:rPr>
            </w:pPr>
            <w:r>
              <w:rPr>
                <w:lang w:eastAsia="zh-CN"/>
              </w:rPr>
              <w:t>The user is given opportunity to retry</w:t>
            </w:r>
          </w:p>
        </w:tc>
      </w:tr>
      <w:tr w:rsidR="00F854AC" w14:paraId="24FD7265"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CA64160" w14:textId="77777777" w:rsidR="00F854AC" w:rsidRDefault="00980C5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26B513" w14:textId="77777777" w:rsidR="00F854AC" w:rsidRDefault="00980C5F" w:rsidP="00F8358E">
            <w:pPr>
              <w:rPr>
                <w:rFonts w:cs="Arial"/>
                <w:lang w:eastAsia="zh-CN"/>
              </w:rPr>
            </w:pPr>
            <w:r>
              <w:rPr>
                <w:rFonts w:cs="Arial"/>
                <w:lang w:eastAsia="zh-CN"/>
              </w:rPr>
              <w:t>Personalization Interface</w:t>
            </w:r>
          </w:p>
        </w:tc>
      </w:tr>
      <w:tr w:rsidR="00F854AC" w14:paraId="23C94AAA"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A1A5406" w14:textId="77777777" w:rsidR="00F854AC"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164105" w14:textId="77777777" w:rsidR="00F854AC" w:rsidRPr="0053262E" w:rsidRDefault="00C73931" w:rsidP="000F6520">
            <w:pPr>
              <w:rPr>
                <w:rFonts w:cs="Arial"/>
                <w:lang w:eastAsia="zh-CN"/>
              </w:rPr>
            </w:pPr>
          </w:p>
        </w:tc>
      </w:tr>
    </w:tbl>
    <w:p w14:paraId="7C421A2B" w14:textId="77777777" w:rsidR="00500605" w:rsidRDefault="00C73931" w:rsidP="00CD0F64"/>
    <w:p w14:paraId="0EF2EF97" w14:textId="77777777" w:rsidR="00207E0A" w:rsidRDefault="00C73931" w:rsidP="00CD0F64"/>
    <w:p w14:paraId="18DE3306" w14:textId="77777777" w:rsidR="00406F39" w:rsidRDefault="00980C5F" w:rsidP="00AC15C4">
      <w:pPr>
        <w:pStyle w:val="Heading4"/>
      </w:pPr>
      <w:r>
        <w:t>ENMEM-UC-REQ-197170/C-Attempt to Associate Already Associated Memory Seat Button</w:t>
      </w:r>
    </w:p>
    <w:p w14:paraId="1F582561"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854AC" w14:paraId="66A8DBA7"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9EB68F" w14:textId="77777777" w:rsidR="00F854AC"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CE47E4" w14:textId="77777777" w:rsidR="00F854AC" w:rsidRDefault="00980C5F" w:rsidP="00F8358E">
            <w:pPr>
              <w:rPr>
                <w:rFonts w:cs="Arial"/>
                <w:lang w:eastAsia="zh-CN"/>
              </w:rPr>
            </w:pPr>
            <w:r>
              <w:rPr>
                <w:lang w:eastAsia="zh-CN"/>
              </w:rPr>
              <w:t>Vehicle Occupant</w:t>
            </w:r>
          </w:p>
        </w:tc>
      </w:tr>
      <w:tr w:rsidR="00F854AC" w14:paraId="7325A8DC"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FF9019" w14:textId="77777777" w:rsidR="00F854AC"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4807A4" w14:textId="77777777" w:rsidR="00EB56D9" w:rsidRDefault="00980C5F" w:rsidP="00EB56D9">
            <w:pPr>
              <w:spacing w:line="276" w:lineRule="auto"/>
              <w:rPr>
                <w:lang w:eastAsia="zh-CN"/>
              </w:rPr>
            </w:pPr>
            <w:r>
              <w:rPr>
                <w:lang w:eastAsia="zh-CN"/>
              </w:rPr>
              <w:t xml:space="preserve">The ignition </w:t>
            </w:r>
            <w:r w:rsidRPr="00034B9C">
              <w:rPr>
                <w:lang w:eastAsia="zh-CN"/>
              </w:rPr>
              <w:t>status is in Run.</w:t>
            </w:r>
            <w:r>
              <w:rPr>
                <w:lang w:eastAsia="zh-CN"/>
              </w:rPr>
              <w:t xml:space="preserve"> </w:t>
            </w:r>
          </w:p>
          <w:p w14:paraId="775A0274" w14:textId="77777777" w:rsidR="006825D0" w:rsidRPr="00034B9C" w:rsidRDefault="00980C5F" w:rsidP="00EB56D9">
            <w:pPr>
              <w:spacing w:line="276" w:lineRule="auto"/>
              <w:rPr>
                <w:lang w:eastAsia="zh-CN"/>
              </w:rPr>
            </w:pPr>
            <w:r>
              <w:rPr>
                <w:rFonts w:cs="Arial"/>
                <w:lang w:eastAsia="zh-CN"/>
              </w:rPr>
              <w:t>EnhancedMemoryPositionClient present</w:t>
            </w:r>
          </w:p>
          <w:p w14:paraId="531D2136" w14:textId="77777777" w:rsidR="00FB1887" w:rsidRDefault="00980C5F" w:rsidP="00FB1887">
            <w:pPr>
              <w:rPr>
                <w:lang w:eastAsia="zh-CN"/>
              </w:rPr>
            </w:pPr>
            <w:r>
              <w:rPr>
                <w:lang w:eastAsia="zh-CN"/>
              </w:rPr>
              <w:t>The vehicle speed is less than 8 KPH</w:t>
            </w:r>
          </w:p>
          <w:p w14:paraId="1F90053D" w14:textId="77777777" w:rsidR="00F854AC" w:rsidRDefault="00980C5F" w:rsidP="00207E0A">
            <w:pPr>
              <w:rPr>
                <w:lang w:eastAsia="zh-CN"/>
              </w:rPr>
            </w:pPr>
            <w:r w:rsidRPr="00034B9C">
              <w:rPr>
                <w:lang w:eastAsia="zh-CN"/>
              </w:rPr>
              <w:t>Enhanced Memory HMI prompts the</w:t>
            </w:r>
            <w:r>
              <w:rPr>
                <w:lang w:eastAsia="zh-CN"/>
              </w:rPr>
              <w:t xml:space="preserve"> user to press a Memory Seat button during Create Driver Profile process</w:t>
            </w:r>
          </w:p>
        </w:tc>
      </w:tr>
      <w:tr w:rsidR="00F854AC" w14:paraId="2DE9AF44"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CBE681" w14:textId="77777777" w:rsidR="00F854AC"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56899A" w14:textId="77777777" w:rsidR="00F854AC" w:rsidRDefault="00980C5F" w:rsidP="00937EC1">
            <w:pPr>
              <w:rPr>
                <w:lang w:eastAsia="zh-CN"/>
              </w:rPr>
            </w:pPr>
            <w:r>
              <w:rPr>
                <w:lang w:eastAsia="zh-CN"/>
              </w:rPr>
              <w:t xml:space="preserve">The user presses a Memory Seat button that had been associated to </w:t>
            </w:r>
            <w:proofErr w:type="gramStart"/>
            <w:r>
              <w:rPr>
                <w:lang w:eastAsia="zh-CN"/>
              </w:rPr>
              <w:t>other</w:t>
            </w:r>
            <w:proofErr w:type="gramEnd"/>
            <w:r>
              <w:rPr>
                <w:lang w:eastAsia="zh-CN"/>
              </w:rPr>
              <w:t xml:space="preserve"> Driver Profile </w:t>
            </w:r>
          </w:p>
        </w:tc>
      </w:tr>
      <w:tr w:rsidR="00F854AC" w14:paraId="012C5946"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F580C4" w14:textId="77777777" w:rsidR="00F854AC"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59E0D3" w14:textId="77777777" w:rsidR="006825D0" w:rsidRDefault="00980C5F" w:rsidP="00980C5F">
            <w:pPr>
              <w:numPr>
                <w:ilvl w:val="0"/>
                <w:numId w:val="51"/>
              </w:numPr>
              <w:spacing w:line="276" w:lineRule="auto"/>
              <w:ind w:left="232" w:hanging="180"/>
              <w:rPr>
                <w:lang w:eastAsia="zh-CN"/>
              </w:rPr>
            </w:pPr>
            <w:r>
              <w:rPr>
                <w:lang w:eastAsia="zh-CN"/>
              </w:rPr>
              <w:t xml:space="preserve">The user is informed by HMI indication that the chosen Memory Seat button is already associated to </w:t>
            </w:r>
            <w:proofErr w:type="gramStart"/>
            <w:r>
              <w:rPr>
                <w:lang w:eastAsia="zh-CN"/>
              </w:rPr>
              <w:t>other</w:t>
            </w:r>
            <w:proofErr w:type="gramEnd"/>
            <w:r>
              <w:rPr>
                <w:lang w:eastAsia="zh-CN"/>
              </w:rPr>
              <w:t xml:space="preserve"> Drover Profile </w:t>
            </w:r>
          </w:p>
          <w:p w14:paraId="7C130824" w14:textId="77777777" w:rsidR="00F854AC" w:rsidRDefault="00980C5F" w:rsidP="00980C5F">
            <w:pPr>
              <w:numPr>
                <w:ilvl w:val="0"/>
                <w:numId w:val="51"/>
              </w:numPr>
              <w:ind w:left="232" w:hanging="180"/>
              <w:rPr>
                <w:lang w:eastAsia="zh-CN"/>
              </w:rPr>
            </w:pPr>
            <w:r>
              <w:rPr>
                <w:lang w:eastAsia="zh-CN"/>
              </w:rPr>
              <w:t>The user is given multiple opportunities to retry</w:t>
            </w:r>
          </w:p>
        </w:tc>
      </w:tr>
      <w:tr w:rsidR="00F854AC" w14:paraId="08BB93D8"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D698037" w14:textId="77777777" w:rsidR="00F854AC" w:rsidRDefault="00980C5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6870C8" w14:textId="77777777" w:rsidR="00F854AC" w:rsidRDefault="00980C5F" w:rsidP="00F8358E">
            <w:pPr>
              <w:rPr>
                <w:rFonts w:cs="Arial"/>
                <w:lang w:eastAsia="zh-CN"/>
              </w:rPr>
            </w:pPr>
            <w:r>
              <w:rPr>
                <w:rFonts w:cs="Arial"/>
                <w:lang w:eastAsia="zh-CN"/>
              </w:rPr>
              <w:t>Personalization Interface</w:t>
            </w:r>
          </w:p>
        </w:tc>
      </w:tr>
      <w:tr w:rsidR="00F854AC" w14:paraId="636325DB"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F2385FC" w14:textId="77777777" w:rsidR="00F854AC"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D7D716" w14:textId="77777777" w:rsidR="001829D3" w:rsidRPr="00FB1887" w:rsidRDefault="00980C5F" w:rsidP="00BE6F92">
            <w:pPr>
              <w:rPr>
                <w:rFonts w:cs="Arial"/>
                <w:lang w:eastAsia="zh-CN"/>
              </w:rPr>
            </w:pPr>
            <w:r>
              <w:rPr>
                <w:rFonts w:cs="Arial"/>
                <w:lang w:eastAsia="zh-CN"/>
              </w:rPr>
              <w:t>See requirement “</w:t>
            </w:r>
            <w:r w:rsidRPr="00BE6F92">
              <w:rPr>
                <w:rFonts w:cs="Arial"/>
                <w:u w:val="single"/>
                <w:lang w:eastAsia="zh-CN"/>
              </w:rPr>
              <w:t>ENMEM-REQ-197965-No overwrite for Memory Seat Buttons already associated to Existing Driver Profiles</w:t>
            </w:r>
            <w:r>
              <w:rPr>
                <w:rFonts w:cs="Arial"/>
                <w:lang w:eastAsia="zh-CN"/>
              </w:rPr>
              <w:t>”</w:t>
            </w:r>
          </w:p>
        </w:tc>
      </w:tr>
    </w:tbl>
    <w:p w14:paraId="6DB02B9B" w14:textId="77777777" w:rsidR="00500605" w:rsidRDefault="00C73931" w:rsidP="00CD0F64"/>
    <w:p w14:paraId="1A85CC7A" w14:textId="77777777" w:rsidR="00207E0A" w:rsidRDefault="00C73931" w:rsidP="00CD0F64"/>
    <w:p w14:paraId="1A021ED8" w14:textId="77777777" w:rsidR="00406F39" w:rsidRDefault="00980C5F" w:rsidP="00AC15C4">
      <w:pPr>
        <w:pStyle w:val="Heading4"/>
      </w:pPr>
      <w:r>
        <w:t>ENMEM-UC-REQ-368046/A-Attempt to Associate Memory Seat Button from EnhancedMemoryInterfaceClient &amp; EnhancedMemoryPositionClient</w:t>
      </w:r>
    </w:p>
    <w:p w14:paraId="5E65F2A0"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3"/>
        <w:gridCol w:w="7419"/>
      </w:tblGrid>
      <w:tr w:rsidR="0041439D" w14:paraId="222BE4EF" w14:textId="77777777" w:rsidTr="00AC15C4">
        <w:trPr>
          <w:jc w:val="center"/>
        </w:trPr>
        <w:tc>
          <w:tcPr>
            <w:tcW w:w="1813"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19B9C6" w14:textId="77777777" w:rsidR="0041439D" w:rsidRDefault="00980C5F" w:rsidP="0041439D">
            <w:pPr>
              <w:spacing w:line="276" w:lineRule="auto"/>
            </w:pPr>
            <w:r>
              <w:rPr>
                <w:b/>
                <w:bCs/>
              </w:rPr>
              <w:t>Actors</w:t>
            </w:r>
          </w:p>
        </w:tc>
        <w:tc>
          <w:tcPr>
            <w:tcW w:w="7419"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F885A5" w14:textId="77777777" w:rsidR="0041439D" w:rsidRDefault="00980C5F" w:rsidP="0041439D">
            <w:pPr>
              <w:spacing w:line="256" w:lineRule="auto"/>
              <w:rPr>
                <w:rFonts w:cs="Arial"/>
                <w:lang w:eastAsia="zh-CN"/>
              </w:rPr>
            </w:pPr>
            <w:r>
              <w:rPr>
                <w:lang w:eastAsia="zh-CN"/>
              </w:rPr>
              <w:t>Vehicle Occupant</w:t>
            </w:r>
          </w:p>
        </w:tc>
      </w:tr>
      <w:tr w:rsidR="0041439D" w14:paraId="5E106016" w14:textId="77777777" w:rsidTr="00AC15C4">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FA5E13" w14:textId="77777777" w:rsidR="0041439D" w:rsidRDefault="00980C5F" w:rsidP="0041439D">
            <w:pPr>
              <w:spacing w:line="276" w:lineRule="auto"/>
            </w:pPr>
            <w:r>
              <w:rPr>
                <w:b/>
                <w:bCs/>
              </w:rPr>
              <w:t>Pre-conditions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07F7A9B1" w14:textId="77777777" w:rsidR="0041439D" w:rsidRDefault="00980C5F" w:rsidP="0041439D">
            <w:pPr>
              <w:spacing w:line="276" w:lineRule="auto"/>
              <w:rPr>
                <w:lang w:eastAsia="zh-CN"/>
              </w:rPr>
            </w:pPr>
            <w:r>
              <w:rPr>
                <w:lang w:eastAsia="zh-CN"/>
              </w:rPr>
              <w:t xml:space="preserve">The ignition status is in Run. </w:t>
            </w:r>
          </w:p>
          <w:p w14:paraId="433593E9" w14:textId="77777777" w:rsidR="0041439D" w:rsidRDefault="00980C5F" w:rsidP="0041439D">
            <w:pPr>
              <w:spacing w:line="276" w:lineRule="auto"/>
              <w:rPr>
                <w:lang w:eastAsia="zh-CN"/>
              </w:rPr>
            </w:pPr>
            <w:r>
              <w:rPr>
                <w:rFonts w:cs="Arial"/>
                <w:lang w:eastAsia="zh-CN"/>
              </w:rPr>
              <w:t>EnhancedMemoryPositionClient present</w:t>
            </w:r>
          </w:p>
          <w:p w14:paraId="79783CB7" w14:textId="77777777" w:rsidR="0041439D" w:rsidRDefault="00980C5F" w:rsidP="0041439D">
            <w:pPr>
              <w:spacing w:line="256" w:lineRule="auto"/>
              <w:rPr>
                <w:lang w:eastAsia="zh-CN"/>
              </w:rPr>
            </w:pPr>
            <w:r>
              <w:rPr>
                <w:lang w:eastAsia="zh-CN"/>
              </w:rPr>
              <w:t>The vehicle speed is less than 8 KPH</w:t>
            </w:r>
          </w:p>
          <w:p w14:paraId="14BE27FA" w14:textId="77777777" w:rsidR="0041439D" w:rsidRDefault="00980C5F" w:rsidP="0041439D">
            <w:pPr>
              <w:spacing w:line="256" w:lineRule="auto"/>
              <w:rPr>
                <w:lang w:eastAsia="zh-CN"/>
              </w:rPr>
            </w:pPr>
            <w:r>
              <w:rPr>
                <w:lang w:eastAsia="zh-CN"/>
              </w:rPr>
              <w:lastRenderedPageBreak/>
              <w:t xml:space="preserve">Enhanced Memory HMI prompts the user to press a Memory Seat button </w:t>
            </w:r>
          </w:p>
        </w:tc>
      </w:tr>
      <w:tr w:rsidR="0041439D" w14:paraId="27B36349" w14:textId="77777777" w:rsidTr="00AC15C4">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303A9" w14:textId="77777777" w:rsidR="0041439D" w:rsidRDefault="00980C5F" w:rsidP="0041439D">
            <w:pPr>
              <w:spacing w:line="276" w:lineRule="auto"/>
            </w:pPr>
            <w:r>
              <w:rPr>
                <w:b/>
                <w:bCs/>
              </w:rPr>
              <w:t>Scenario Description</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66F031CD" w14:textId="77777777" w:rsidR="0041439D" w:rsidRDefault="00980C5F" w:rsidP="0041439D">
            <w:pPr>
              <w:spacing w:line="256" w:lineRule="auto"/>
              <w:rPr>
                <w:lang w:eastAsia="zh-CN"/>
              </w:rPr>
            </w:pPr>
            <w:r>
              <w:rPr>
                <w:lang w:eastAsia="zh-CN"/>
              </w:rPr>
              <w:t xml:space="preserve">The user presses a Memory Seat button on both the EnhancedMemoryInterfaceClient and the </w:t>
            </w:r>
            <w:r>
              <w:rPr>
                <w:rFonts w:cs="Arial"/>
                <w:lang w:eastAsia="zh-CN"/>
              </w:rPr>
              <w:t>EnhancedMemoryPositionClient</w:t>
            </w:r>
          </w:p>
        </w:tc>
      </w:tr>
      <w:tr w:rsidR="0041439D" w14:paraId="266AE5A5" w14:textId="77777777" w:rsidTr="00AC15C4">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F4AAE2" w14:textId="77777777" w:rsidR="0041439D" w:rsidRDefault="00980C5F" w:rsidP="0041439D">
            <w:pPr>
              <w:spacing w:line="276" w:lineRule="auto"/>
            </w:pPr>
            <w:r>
              <w:rPr>
                <w:b/>
                <w:bCs/>
              </w:rPr>
              <w:t>Post-conditions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04C5EE4" w14:textId="77777777" w:rsidR="0041439D" w:rsidRDefault="00980C5F" w:rsidP="00980C5F">
            <w:pPr>
              <w:numPr>
                <w:ilvl w:val="0"/>
                <w:numId w:val="52"/>
              </w:numPr>
              <w:spacing w:line="276" w:lineRule="auto"/>
              <w:ind w:left="232" w:hanging="180"/>
              <w:rPr>
                <w:lang w:eastAsia="zh-CN"/>
              </w:rPr>
            </w:pPr>
            <w:r>
              <w:rPr>
                <w:lang w:eastAsia="zh-CN"/>
              </w:rPr>
              <w:t xml:space="preserve">The button that is pressed and detected first by the </w:t>
            </w:r>
            <w:r>
              <w:rPr>
                <w:rFonts w:cs="Arial"/>
                <w:lang w:eastAsia="zh-CN"/>
              </w:rPr>
              <w:t>EnhancedMemoryInterfaceClient</w:t>
            </w:r>
            <w:r>
              <w:rPr>
                <w:lang w:eastAsia="zh-CN"/>
              </w:rPr>
              <w:t xml:space="preserve"> is used to associate the memory seat button to the profile</w:t>
            </w:r>
          </w:p>
          <w:p w14:paraId="3CE132E9" w14:textId="77777777" w:rsidR="0041439D" w:rsidRDefault="00980C5F" w:rsidP="00980C5F">
            <w:pPr>
              <w:numPr>
                <w:ilvl w:val="0"/>
                <w:numId w:val="52"/>
              </w:numPr>
              <w:spacing w:line="276" w:lineRule="auto"/>
              <w:ind w:left="232" w:hanging="180"/>
              <w:rPr>
                <w:lang w:eastAsia="zh-CN"/>
              </w:rPr>
            </w:pPr>
            <w:r>
              <w:rPr>
                <w:lang w:eastAsia="zh-CN"/>
              </w:rPr>
              <w:t>The other button input is ignored</w:t>
            </w:r>
          </w:p>
        </w:tc>
      </w:tr>
      <w:tr w:rsidR="0041439D" w14:paraId="7B9BCC2B" w14:textId="77777777" w:rsidTr="00AC15C4">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F8ABFA" w14:textId="77777777" w:rsidR="0041439D" w:rsidRDefault="00980C5F" w:rsidP="0041439D">
            <w:pPr>
              <w:spacing w:line="276" w:lineRule="auto"/>
            </w:pPr>
            <w:r>
              <w:rPr>
                <w:b/>
                <w:bCs/>
              </w:rPr>
              <w:t>Interfaces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77EA8922" w14:textId="77777777" w:rsidR="0041439D" w:rsidRDefault="00980C5F" w:rsidP="0041439D">
            <w:pPr>
              <w:spacing w:line="256" w:lineRule="auto"/>
              <w:rPr>
                <w:rFonts w:cs="Arial"/>
                <w:lang w:eastAsia="zh-CN"/>
              </w:rPr>
            </w:pPr>
            <w:r>
              <w:rPr>
                <w:rFonts w:cs="Arial"/>
                <w:lang w:eastAsia="zh-CN"/>
              </w:rPr>
              <w:t>Personalization Interface</w:t>
            </w:r>
          </w:p>
        </w:tc>
      </w:tr>
      <w:tr w:rsidR="0041439D" w14:paraId="3A7A1A18" w14:textId="77777777" w:rsidTr="00AC15C4">
        <w:trPr>
          <w:jc w:val="center"/>
        </w:trPr>
        <w:tc>
          <w:tcPr>
            <w:tcW w:w="1813"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F48057" w14:textId="77777777" w:rsidR="0041439D" w:rsidRDefault="00980C5F" w:rsidP="0041439D">
            <w:pPr>
              <w:spacing w:line="276" w:lineRule="auto"/>
              <w:rPr>
                <w:b/>
                <w:bCs/>
              </w:rPr>
            </w:pPr>
            <w:r>
              <w:rPr>
                <w:b/>
                <w:bCs/>
              </w:rPr>
              <w:t>Notes</w:t>
            </w:r>
          </w:p>
        </w:tc>
        <w:tc>
          <w:tcPr>
            <w:tcW w:w="7419" w:type="dxa"/>
            <w:tcBorders>
              <w:top w:val="nil"/>
              <w:left w:val="nil"/>
              <w:bottom w:val="single" w:sz="8" w:space="0" w:color="auto"/>
              <w:right w:val="single" w:sz="8" w:space="0" w:color="auto"/>
            </w:tcBorders>
            <w:tcMar>
              <w:top w:w="0" w:type="dxa"/>
              <w:left w:w="108" w:type="dxa"/>
              <w:bottom w:w="0" w:type="dxa"/>
              <w:right w:w="108" w:type="dxa"/>
            </w:tcMar>
          </w:tcPr>
          <w:p w14:paraId="18EC40AE" w14:textId="77777777" w:rsidR="0041439D" w:rsidRDefault="00C73931" w:rsidP="0041439D">
            <w:pPr>
              <w:spacing w:line="256" w:lineRule="auto"/>
              <w:rPr>
                <w:rFonts w:cs="Arial"/>
                <w:lang w:eastAsia="zh-CN"/>
              </w:rPr>
            </w:pPr>
          </w:p>
        </w:tc>
      </w:tr>
    </w:tbl>
    <w:p w14:paraId="7947DE1C" w14:textId="77777777" w:rsidR="00500605" w:rsidRDefault="00C73931" w:rsidP="00CD0F64"/>
    <w:p w14:paraId="5520DEBE" w14:textId="77777777" w:rsidR="00406F39" w:rsidRDefault="00980C5F" w:rsidP="00AC15C4">
      <w:pPr>
        <w:pStyle w:val="Heading4"/>
      </w:pPr>
      <w:r>
        <w:t>ENMEM-UC-REQ-095908/E-Associate Keyfob/Phone/NFC Key to a Driver Profile</w:t>
      </w:r>
    </w:p>
    <w:p w14:paraId="690E018D"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6"/>
        <w:gridCol w:w="7316"/>
      </w:tblGrid>
      <w:tr w:rsidR="001804BD" w14:paraId="469B1770" w14:textId="77777777" w:rsidTr="00AC15C4">
        <w:trPr>
          <w:jc w:val="center"/>
        </w:trPr>
        <w:tc>
          <w:tcPr>
            <w:tcW w:w="191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5E78F4" w14:textId="77777777" w:rsidR="001804BD" w:rsidRDefault="00980C5F" w:rsidP="001804BD">
            <w:pPr>
              <w:spacing w:line="276" w:lineRule="auto"/>
            </w:pPr>
            <w:r>
              <w:rPr>
                <w:b/>
                <w:bCs/>
              </w:rPr>
              <w:t>Actors</w:t>
            </w:r>
          </w:p>
        </w:tc>
        <w:tc>
          <w:tcPr>
            <w:tcW w:w="731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5316B7" w14:textId="77777777" w:rsidR="001804BD" w:rsidRDefault="00980C5F" w:rsidP="001804BD">
            <w:pPr>
              <w:rPr>
                <w:rFonts w:cs="Arial"/>
                <w:lang w:eastAsia="zh-CN"/>
              </w:rPr>
            </w:pPr>
            <w:r>
              <w:rPr>
                <w:lang w:eastAsia="zh-CN"/>
              </w:rPr>
              <w:t>Vehicle Occupant</w:t>
            </w:r>
          </w:p>
        </w:tc>
      </w:tr>
      <w:tr w:rsidR="001804BD" w14:paraId="29A7334A" w14:textId="77777777" w:rsidTr="00AC15C4">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DEFCED" w14:textId="77777777" w:rsidR="001804BD" w:rsidRDefault="00980C5F" w:rsidP="001804BD">
            <w:pPr>
              <w:spacing w:line="276" w:lineRule="auto"/>
            </w:pPr>
            <w:r>
              <w:rPr>
                <w:b/>
                <w:bCs/>
              </w:rPr>
              <w:t>Pre-conditions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7399F6BF" w14:textId="77777777" w:rsidR="001804BD" w:rsidRDefault="00980C5F" w:rsidP="001804BD">
            <w:pPr>
              <w:spacing w:line="256" w:lineRule="auto"/>
              <w:rPr>
                <w:lang w:eastAsia="zh-CN"/>
              </w:rPr>
            </w:pPr>
            <w:r>
              <w:rPr>
                <w:lang w:eastAsia="zh-CN"/>
              </w:rPr>
              <w:t>The ignition status is in Run.</w:t>
            </w:r>
          </w:p>
          <w:p w14:paraId="749BF7BE" w14:textId="77777777" w:rsidR="001804BD" w:rsidRDefault="00980C5F" w:rsidP="001804BD">
            <w:pPr>
              <w:spacing w:line="256" w:lineRule="auto"/>
              <w:rPr>
                <w:lang w:eastAsia="zh-CN"/>
              </w:rPr>
            </w:pPr>
            <w:r>
              <w:rPr>
                <w:lang w:eastAsia="zh-CN"/>
              </w:rPr>
              <w:t>The vehicle speed is less than 8 KPH</w:t>
            </w:r>
          </w:p>
          <w:p w14:paraId="1E7C25B1" w14:textId="77777777" w:rsidR="001804BD" w:rsidRDefault="00980C5F" w:rsidP="001804BD">
            <w:pPr>
              <w:spacing w:line="256" w:lineRule="auto"/>
              <w:rPr>
                <w:lang w:eastAsia="zh-CN"/>
              </w:rPr>
            </w:pPr>
            <w:r>
              <w:rPr>
                <w:lang w:eastAsia="zh-CN"/>
              </w:rPr>
              <w:t>The user is in the process of creating or editing a Driver Profile</w:t>
            </w:r>
          </w:p>
          <w:p w14:paraId="1BBEBFE9" w14:textId="77777777" w:rsidR="001804BD" w:rsidRDefault="00980C5F" w:rsidP="001804BD">
            <w:pPr>
              <w:spacing w:line="256" w:lineRule="auto"/>
              <w:rPr>
                <w:rFonts w:cs="Arial"/>
                <w:lang w:eastAsia="zh-CN"/>
              </w:rPr>
            </w:pPr>
            <w:r>
              <w:rPr>
                <w:rFonts w:cs="Arial"/>
                <w:lang w:eastAsia="zh-CN"/>
              </w:rPr>
              <w:t>Phone is registered, authenticated, and connected as a PaaK (refer to the Phone-As-A-Key SPSS)</w:t>
            </w:r>
          </w:p>
          <w:p w14:paraId="7FD5017E" w14:textId="77777777" w:rsidR="001804BD" w:rsidRPr="008651AA" w:rsidRDefault="00980C5F" w:rsidP="001804BD">
            <w:pPr>
              <w:rPr>
                <w:lang w:eastAsia="zh-CN"/>
              </w:rPr>
            </w:pPr>
            <w:r>
              <w:rPr>
                <w:rFonts w:cs="Arial"/>
                <w:lang w:eastAsia="zh-CN"/>
              </w:rPr>
              <w:t>NFC key is created and authorized (refer to NFCES SPSS)</w:t>
            </w:r>
          </w:p>
        </w:tc>
      </w:tr>
      <w:tr w:rsidR="001804BD" w14:paraId="5B7850BE" w14:textId="77777777" w:rsidTr="00AC15C4">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6762BF" w14:textId="77777777" w:rsidR="001804BD" w:rsidRDefault="00980C5F" w:rsidP="001804BD">
            <w:pPr>
              <w:spacing w:line="276" w:lineRule="auto"/>
            </w:pPr>
            <w:r>
              <w:rPr>
                <w:b/>
                <w:bCs/>
              </w:rPr>
              <w:t>Scenario Description</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2F43EA17" w14:textId="77777777" w:rsidR="001804BD" w:rsidRPr="008651AA" w:rsidRDefault="00980C5F" w:rsidP="001804BD">
            <w:pPr>
              <w:rPr>
                <w:lang w:eastAsia="zh-CN"/>
              </w:rPr>
            </w:pPr>
            <w:r>
              <w:rPr>
                <w:lang w:eastAsia="zh-CN"/>
              </w:rPr>
              <w:t>The user accesses the Driver Profiles HMI, chooses to create or edit a new Driver Profile, and has chosen to associate a keyfob, phone, or NFC key to that profile.</w:t>
            </w:r>
          </w:p>
        </w:tc>
      </w:tr>
      <w:tr w:rsidR="001804BD" w14:paraId="57F67978" w14:textId="77777777" w:rsidTr="00AC15C4">
        <w:trPr>
          <w:jc w:val="center"/>
        </w:trPr>
        <w:tc>
          <w:tcPr>
            <w:tcW w:w="191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BE6171" w14:textId="77777777" w:rsidR="001804BD" w:rsidRDefault="00980C5F" w:rsidP="001804BD">
            <w:pPr>
              <w:spacing w:line="276" w:lineRule="auto"/>
            </w:pPr>
            <w:r>
              <w:rPr>
                <w:b/>
                <w:bCs/>
              </w:rPr>
              <w:t>Post-conditions</w:t>
            </w:r>
          </w:p>
        </w:tc>
        <w:tc>
          <w:tcPr>
            <w:tcW w:w="7316" w:type="dxa"/>
            <w:tcBorders>
              <w:top w:val="nil"/>
              <w:left w:val="nil"/>
              <w:bottom w:val="single" w:sz="8" w:space="0" w:color="auto"/>
              <w:right w:val="single" w:sz="8" w:space="0" w:color="auto"/>
            </w:tcBorders>
            <w:tcMar>
              <w:top w:w="0" w:type="dxa"/>
              <w:left w:w="108" w:type="dxa"/>
              <w:bottom w:w="0" w:type="dxa"/>
              <w:right w:w="108" w:type="dxa"/>
            </w:tcMar>
          </w:tcPr>
          <w:p w14:paraId="6FACEC69" w14:textId="77777777" w:rsidR="001804BD" w:rsidRDefault="00980C5F" w:rsidP="001804BD">
            <w:pPr>
              <w:rPr>
                <w:lang w:eastAsia="zh-CN"/>
              </w:rPr>
            </w:pPr>
            <w:r>
              <w:rPr>
                <w:lang w:eastAsia="zh-CN"/>
              </w:rPr>
              <w:t>The chosen keyfob, phone or NFC key is now associated to the active Driver Profile.</w:t>
            </w:r>
          </w:p>
        </w:tc>
      </w:tr>
      <w:tr w:rsidR="001804BD" w14:paraId="0763A42A" w14:textId="77777777" w:rsidTr="00AC15C4">
        <w:trPr>
          <w:jc w:val="center"/>
        </w:trPr>
        <w:tc>
          <w:tcPr>
            <w:tcW w:w="191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59EDE37" w14:textId="77777777" w:rsidR="001804BD" w:rsidRDefault="00980C5F" w:rsidP="001804BD">
            <w:pPr>
              <w:spacing w:line="276" w:lineRule="auto"/>
            </w:pPr>
            <w:r>
              <w:rPr>
                <w:b/>
                <w:bCs/>
              </w:rPr>
              <w:t>List of Exception Use Cases</w:t>
            </w:r>
          </w:p>
        </w:tc>
        <w:tc>
          <w:tcPr>
            <w:tcW w:w="7316" w:type="dxa"/>
            <w:tcBorders>
              <w:top w:val="nil"/>
              <w:left w:val="nil"/>
              <w:bottom w:val="single" w:sz="4" w:space="0" w:color="auto"/>
              <w:right w:val="single" w:sz="8" w:space="0" w:color="auto"/>
            </w:tcBorders>
            <w:tcMar>
              <w:top w:w="0" w:type="dxa"/>
              <w:left w:w="108" w:type="dxa"/>
              <w:bottom w:w="0" w:type="dxa"/>
              <w:right w:w="108" w:type="dxa"/>
            </w:tcMar>
          </w:tcPr>
          <w:p w14:paraId="5ABFB3DA" w14:textId="77777777" w:rsidR="001804BD" w:rsidRDefault="00980C5F" w:rsidP="001804BD">
            <w:pPr>
              <w:rPr>
                <w:lang w:eastAsia="zh-CN"/>
              </w:rPr>
            </w:pPr>
            <w:r>
              <w:rPr>
                <w:lang w:eastAsia="zh-CN"/>
              </w:rPr>
              <w:t>ENMEM-UC-REQ-095925-Attempt to Associate Already Associated Keyfob/Phone/NFC key</w:t>
            </w:r>
          </w:p>
        </w:tc>
      </w:tr>
      <w:tr w:rsidR="001804BD" w14:paraId="3DEDE111" w14:textId="77777777" w:rsidTr="00AC15C4">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49D9D4D" w14:textId="77777777" w:rsidR="001804BD" w:rsidRDefault="00980C5F" w:rsidP="001804BD">
            <w:pPr>
              <w:spacing w:line="276" w:lineRule="auto"/>
            </w:pPr>
            <w:r>
              <w:rPr>
                <w:b/>
                <w:bCs/>
              </w:rPr>
              <w:t>Interfaces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A855BB" w14:textId="77777777" w:rsidR="001804BD" w:rsidRDefault="00980C5F" w:rsidP="001804BD">
            <w:pPr>
              <w:rPr>
                <w:rFonts w:cs="Arial"/>
                <w:lang w:eastAsia="zh-CN"/>
              </w:rPr>
            </w:pPr>
            <w:r>
              <w:rPr>
                <w:rFonts w:cs="Arial"/>
                <w:lang w:eastAsia="zh-CN"/>
              </w:rPr>
              <w:t>Personalization Interface</w:t>
            </w:r>
          </w:p>
        </w:tc>
      </w:tr>
      <w:tr w:rsidR="001804BD" w14:paraId="5FA68AA4" w14:textId="77777777" w:rsidTr="00AC15C4">
        <w:trPr>
          <w:jc w:val="center"/>
        </w:trPr>
        <w:tc>
          <w:tcPr>
            <w:tcW w:w="191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9E02602" w14:textId="77777777" w:rsidR="001804BD" w:rsidRDefault="00980C5F" w:rsidP="001804BD">
            <w:pPr>
              <w:spacing w:line="276" w:lineRule="auto"/>
              <w:rPr>
                <w:b/>
                <w:bCs/>
              </w:rPr>
            </w:pPr>
            <w:r>
              <w:rPr>
                <w:b/>
                <w:bCs/>
              </w:rPr>
              <w:t>Notes</w:t>
            </w:r>
          </w:p>
        </w:tc>
        <w:tc>
          <w:tcPr>
            <w:tcW w:w="731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1F1CF3" w14:textId="77777777" w:rsidR="001804BD" w:rsidRPr="00BC7477" w:rsidRDefault="00C73931" w:rsidP="001804BD">
            <w:pPr>
              <w:rPr>
                <w:rFonts w:cs="Arial"/>
                <w:lang w:eastAsia="zh-CN"/>
              </w:rPr>
            </w:pPr>
          </w:p>
        </w:tc>
      </w:tr>
    </w:tbl>
    <w:p w14:paraId="132192CB" w14:textId="77777777" w:rsidR="00500605" w:rsidRDefault="00C73931" w:rsidP="00CD0F64"/>
    <w:p w14:paraId="0A0927BA" w14:textId="77777777" w:rsidR="00406F39" w:rsidRDefault="00980C5F" w:rsidP="00AC15C4">
      <w:pPr>
        <w:pStyle w:val="Heading4"/>
      </w:pPr>
      <w:r>
        <w:t>ENMEM-UC-REQ-095925/D-Attempt to Associate Already Associated Keyfob/Phone/NFC Key</w:t>
      </w:r>
    </w:p>
    <w:p w14:paraId="1C45C3F8"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7386"/>
      </w:tblGrid>
      <w:tr w:rsidR="001B7C21" w14:paraId="187411DB" w14:textId="77777777" w:rsidTr="00AC15C4">
        <w:trPr>
          <w:jc w:val="center"/>
        </w:trPr>
        <w:tc>
          <w:tcPr>
            <w:tcW w:w="184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BB9D1" w14:textId="77777777" w:rsidR="001B7C21" w:rsidRDefault="00980C5F" w:rsidP="001B7C21">
            <w:pPr>
              <w:spacing w:line="276" w:lineRule="auto"/>
            </w:pPr>
            <w:r>
              <w:rPr>
                <w:b/>
                <w:bCs/>
              </w:rPr>
              <w:t>Actors</w:t>
            </w:r>
          </w:p>
        </w:tc>
        <w:tc>
          <w:tcPr>
            <w:tcW w:w="7386"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944DA9" w14:textId="77777777" w:rsidR="001B7C21" w:rsidRDefault="00980C5F" w:rsidP="001B7C21">
            <w:pPr>
              <w:rPr>
                <w:rFonts w:cs="Arial"/>
                <w:lang w:eastAsia="zh-CN"/>
              </w:rPr>
            </w:pPr>
            <w:r>
              <w:rPr>
                <w:lang w:eastAsia="zh-CN"/>
              </w:rPr>
              <w:t>Vehicle Occupant</w:t>
            </w:r>
          </w:p>
        </w:tc>
      </w:tr>
      <w:tr w:rsidR="001B7C21" w14:paraId="2C9C193F" w14:textId="77777777" w:rsidTr="00AC15C4">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DDC0A5" w14:textId="77777777" w:rsidR="001B7C21" w:rsidRDefault="00980C5F" w:rsidP="001B7C21">
            <w:pPr>
              <w:spacing w:line="276" w:lineRule="auto"/>
            </w:pPr>
            <w:r>
              <w:rPr>
                <w:b/>
                <w:bCs/>
              </w:rPr>
              <w:t>Pre-conditions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51345BB9" w14:textId="77777777" w:rsidR="001B7C21" w:rsidRDefault="00980C5F" w:rsidP="001B7C21">
            <w:pPr>
              <w:spacing w:line="256" w:lineRule="auto"/>
              <w:rPr>
                <w:lang w:eastAsia="zh-CN"/>
              </w:rPr>
            </w:pPr>
            <w:r>
              <w:rPr>
                <w:lang w:eastAsia="zh-CN"/>
              </w:rPr>
              <w:t>The ignition status is in Run.</w:t>
            </w:r>
          </w:p>
          <w:p w14:paraId="60AFA39E" w14:textId="77777777" w:rsidR="001B7C21" w:rsidRDefault="00980C5F" w:rsidP="001B7C21">
            <w:pPr>
              <w:spacing w:line="256" w:lineRule="auto"/>
              <w:rPr>
                <w:lang w:eastAsia="zh-CN"/>
              </w:rPr>
            </w:pPr>
            <w:r>
              <w:rPr>
                <w:lang w:eastAsia="zh-CN"/>
              </w:rPr>
              <w:t>The vehicle speed is less than 8 KPH</w:t>
            </w:r>
          </w:p>
          <w:p w14:paraId="4D24D551" w14:textId="77777777" w:rsidR="001B7C21" w:rsidRDefault="00980C5F" w:rsidP="001B7C21">
            <w:pPr>
              <w:spacing w:line="256" w:lineRule="auto"/>
              <w:rPr>
                <w:lang w:eastAsia="zh-CN"/>
              </w:rPr>
            </w:pPr>
            <w:r>
              <w:rPr>
                <w:lang w:eastAsia="zh-CN"/>
              </w:rPr>
              <w:t>The user is in the process of associating a keyfob to a Driver Profile</w:t>
            </w:r>
          </w:p>
          <w:p w14:paraId="19185401" w14:textId="77777777" w:rsidR="001B7C21" w:rsidRDefault="00980C5F" w:rsidP="001B7C21">
            <w:pPr>
              <w:spacing w:line="256" w:lineRule="auto"/>
              <w:rPr>
                <w:lang w:eastAsia="zh-CN"/>
              </w:rPr>
            </w:pPr>
            <w:r>
              <w:rPr>
                <w:lang w:eastAsia="zh-CN"/>
              </w:rPr>
              <w:t>Phone is registered, authenticated, and connected as a PaaK (refer to the Phone-As-A-Key SPSS)</w:t>
            </w:r>
          </w:p>
          <w:p w14:paraId="555B5A17" w14:textId="77777777" w:rsidR="001B7C21" w:rsidRDefault="00980C5F" w:rsidP="001B7C21">
            <w:pPr>
              <w:rPr>
                <w:lang w:eastAsia="zh-CN"/>
              </w:rPr>
            </w:pPr>
            <w:r>
              <w:rPr>
                <w:rFonts w:cs="Arial"/>
                <w:lang w:eastAsia="zh-CN"/>
              </w:rPr>
              <w:t>NFC key is created and authorized (refer to NFCES SPSS)</w:t>
            </w:r>
          </w:p>
        </w:tc>
      </w:tr>
      <w:tr w:rsidR="001B7C21" w14:paraId="15A35BEE" w14:textId="77777777" w:rsidTr="00AC15C4">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814725" w14:textId="77777777" w:rsidR="001B7C21" w:rsidRDefault="00980C5F" w:rsidP="001B7C21">
            <w:pPr>
              <w:spacing w:line="276" w:lineRule="auto"/>
            </w:pPr>
            <w:r>
              <w:rPr>
                <w:b/>
                <w:bCs/>
              </w:rPr>
              <w:t>Scenario Description</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29935EAA" w14:textId="77777777" w:rsidR="001B7C21" w:rsidRDefault="00980C5F" w:rsidP="001B7C21">
            <w:pPr>
              <w:rPr>
                <w:lang w:eastAsia="zh-CN"/>
              </w:rPr>
            </w:pPr>
            <w:r>
              <w:rPr>
                <w:lang w:eastAsia="zh-CN"/>
              </w:rPr>
              <w:t>The user attempts to associate a keyfob/phone/NFC key that is already associated to another Driver Profile.</w:t>
            </w:r>
          </w:p>
        </w:tc>
      </w:tr>
      <w:tr w:rsidR="001B7C21" w14:paraId="2789FD7D" w14:textId="77777777" w:rsidTr="00AC15C4">
        <w:trPr>
          <w:jc w:val="center"/>
        </w:trPr>
        <w:tc>
          <w:tcPr>
            <w:tcW w:w="1846"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0A6778" w14:textId="77777777" w:rsidR="001B7C21" w:rsidRDefault="00980C5F" w:rsidP="001B7C21">
            <w:pPr>
              <w:spacing w:line="276" w:lineRule="auto"/>
            </w:pPr>
            <w:r>
              <w:rPr>
                <w:b/>
                <w:bCs/>
              </w:rPr>
              <w:t>Post-conditions</w:t>
            </w:r>
          </w:p>
        </w:tc>
        <w:tc>
          <w:tcPr>
            <w:tcW w:w="7386" w:type="dxa"/>
            <w:tcBorders>
              <w:top w:val="nil"/>
              <w:left w:val="nil"/>
              <w:bottom w:val="single" w:sz="8" w:space="0" w:color="auto"/>
              <w:right w:val="single" w:sz="8" w:space="0" w:color="auto"/>
            </w:tcBorders>
            <w:tcMar>
              <w:top w:w="0" w:type="dxa"/>
              <w:left w:w="108" w:type="dxa"/>
              <w:bottom w:w="0" w:type="dxa"/>
              <w:right w:w="108" w:type="dxa"/>
            </w:tcMar>
          </w:tcPr>
          <w:p w14:paraId="25302E4D" w14:textId="77777777" w:rsidR="001B7C21" w:rsidRDefault="00980C5F" w:rsidP="00980C5F">
            <w:pPr>
              <w:numPr>
                <w:ilvl w:val="0"/>
                <w:numId w:val="54"/>
              </w:numPr>
              <w:spacing w:line="256" w:lineRule="auto"/>
              <w:ind w:left="232" w:hanging="180"/>
              <w:rPr>
                <w:lang w:eastAsia="zh-CN"/>
              </w:rPr>
            </w:pPr>
            <w:r>
              <w:rPr>
                <w:lang w:eastAsia="zh-CN"/>
              </w:rPr>
              <w:t xml:space="preserve">The user is informed by HMI indication that the chosen keyfob/phone/NFC key is already associated to another Driver Profile </w:t>
            </w:r>
          </w:p>
          <w:p w14:paraId="446D134B" w14:textId="77777777" w:rsidR="001B7C21" w:rsidRDefault="00980C5F" w:rsidP="00980C5F">
            <w:pPr>
              <w:numPr>
                <w:ilvl w:val="0"/>
                <w:numId w:val="53"/>
              </w:numPr>
              <w:ind w:left="232" w:hanging="180"/>
              <w:rPr>
                <w:lang w:eastAsia="zh-CN"/>
              </w:rPr>
            </w:pPr>
            <w:r>
              <w:rPr>
                <w:lang w:eastAsia="zh-CN"/>
              </w:rPr>
              <w:t>The user is given the option to overwrite the chosen keyfob/phone/NFC key</w:t>
            </w:r>
          </w:p>
        </w:tc>
      </w:tr>
      <w:tr w:rsidR="001B7C21" w14:paraId="15F3BD95" w14:textId="77777777" w:rsidTr="00AC15C4">
        <w:trPr>
          <w:jc w:val="center"/>
        </w:trPr>
        <w:tc>
          <w:tcPr>
            <w:tcW w:w="1846"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3CE64B2" w14:textId="77777777" w:rsidR="001B7C21" w:rsidRDefault="00980C5F" w:rsidP="001B7C21">
            <w:pPr>
              <w:spacing w:line="276" w:lineRule="auto"/>
            </w:pPr>
            <w:r>
              <w:rPr>
                <w:b/>
                <w:bCs/>
              </w:rPr>
              <w:t>Interfaces</w:t>
            </w:r>
          </w:p>
        </w:tc>
        <w:tc>
          <w:tcPr>
            <w:tcW w:w="7386" w:type="dxa"/>
            <w:tcBorders>
              <w:top w:val="nil"/>
              <w:left w:val="nil"/>
              <w:bottom w:val="single" w:sz="4" w:space="0" w:color="auto"/>
              <w:right w:val="single" w:sz="8" w:space="0" w:color="auto"/>
            </w:tcBorders>
            <w:tcMar>
              <w:top w:w="0" w:type="dxa"/>
              <w:left w:w="108" w:type="dxa"/>
              <w:bottom w:w="0" w:type="dxa"/>
              <w:right w:w="108" w:type="dxa"/>
            </w:tcMar>
          </w:tcPr>
          <w:p w14:paraId="4FF9FB05" w14:textId="77777777" w:rsidR="001B7C21" w:rsidRDefault="00980C5F" w:rsidP="001B7C21">
            <w:pPr>
              <w:spacing w:line="256" w:lineRule="auto"/>
              <w:rPr>
                <w:rFonts w:cs="Arial"/>
                <w:lang w:eastAsia="zh-CN"/>
              </w:rPr>
            </w:pPr>
            <w:r>
              <w:rPr>
                <w:rFonts w:cs="Arial"/>
                <w:lang w:eastAsia="zh-CN"/>
              </w:rPr>
              <w:t>Personalization Interface</w:t>
            </w:r>
          </w:p>
          <w:p w14:paraId="441FE07C" w14:textId="77777777" w:rsidR="001B7C21" w:rsidRDefault="00C73931" w:rsidP="001B7C21">
            <w:pPr>
              <w:rPr>
                <w:rFonts w:cs="Arial"/>
                <w:lang w:eastAsia="zh-CN"/>
              </w:rPr>
            </w:pPr>
          </w:p>
        </w:tc>
      </w:tr>
      <w:tr w:rsidR="001B7C21" w14:paraId="6CCE3F31" w14:textId="77777777" w:rsidTr="00AC15C4">
        <w:trPr>
          <w:jc w:val="center"/>
        </w:trPr>
        <w:tc>
          <w:tcPr>
            <w:tcW w:w="1846"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2BCAA03" w14:textId="77777777" w:rsidR="001B7C21" w:rsidRDefault="00980C5F" w:rsidP="001B7C21">
            <w:pPr>
              <w:spacing w:line="276" w:lineRule="auto"/>
            </w:pPr>
            <w:r>
              <w:rPr>
                <w:b/>
                <w:bCs/>
              </w:rPr>
              <w:t>Notes</w:t>
            </w:r>
          </w:p>
        </w:tc>
        <w:tc>
          <w:tcPr>
            <w:tcW w:w="738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D3075C" w14:textId="77777777" w:rsidR="001B7C21" w:rsidRDefault="00C73931" w:rsidP="001B7C21"/>
        </w:tc>
      </w:tr>
    </w:tbl>
    <w:p w14:paraId="3F5B34C9" w14:textId="77777777" w:rsidR="00500605" w:rsidRDefault="00C73931" w:rsidP="00CD0F64"/>
    <w:p w14:paraId="2904D1C5" w14:textId="77777777" w:rsidR="00406F39" w:rsidRDefault="00980C5F" w:rsidP="00AC15C4">
      <w:pPr>
        <w:pStyle w:val="Heading4"/>
      </w:pPr>
      <w:r>
        <w:t>ENMEM-UC-REQ-195889/E-Associate a Keyfob with Incorrect Method</w:t>
      </w:r>
    </w:p>
    <w:p w14:paraId="38F048BC"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15080" w14:paraId="66AC9FB2"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52329CA" w14:textId="77777777" w:rsidR="00D15080" w:rsidRDefault="00980C5F">
            <w:pPr>
              <w:spacing w:line="276" w:lineRule="auto"/>
              <w:rPr>
                <w:b/>
                <w:bCs/>
              </w:rPr>
            </w:pPr>
            <w:r>
              <w:rPr>
                <w:b/>
                <w:bCs/>
              </w:rPr>
              <w:lastRenderedPageBreak/>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070DE3" w14:textId="77777777" w:rsidR="00D15080" w:rsidRDefault="00980C5F">
            <w:pPr>
              <w:spacing w:line="276" w:lineRule="auto"/>
              <w:rPr>
                <w:rFonts w:cs="Arial"/>
                <w:lang w:eastAsia="zh-CN"/>
              </w:rPr>
            </w:pPr>
            <w:r>
              <w:rPr>
                <w:lang w:eastAsia="zh-CN"/>
              </w:rPr>
              <w:t>Vehicle Occupant</w:t>
            </w:r>
          </w:p>
        </w:tc>
      </w:tr>
      <w:tr w:rsidR="00D15080" w14:paraId="0A3A200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774E87" w14:textId="77777777" w:rsidR="00D15080"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70C42E0" w14:textId="77777777" w:rsidR="00E8083D" w:rsidRDefault="00980C5F" w:rsidP="00E8083D">
            <w:pPr>
              <w:spacing w:line="276" w:lineRule="auto"/>
              <w:rPr>
                <w:lang w:eastAsia="zh-CN"/>
              </w:rPr>
            </w:pPr>
            <w:r w:rsidRPr="00E87B37">
              <w:rPr>
                <w:lang w:eastAsia="zh-CN"/>
              </w:rPr>
              <w:t xml:space="preserve">Ignition is </w:t>
            </w:r>
            <w:r w:rsidRPr="00DD2E44">
              <w:rPr>
                <w:lang w:eastAsia="zh-CN"/>
              </w:rPr>
              <w:t>Run</w:t>
            </w:r>
          </w:p>
          <w:p w14:paraId="7C6E36D4" w14:textId="77777777" w:rsidR="00280788" w:rsidRPr="00DD2E44" w:rsidRDefault="00980C5F" w:rsidP="00E8083D">
            <w:pPr>
              <w:spacing w:line="276" w:lineRule="auto"/>
              <w:rPr>
                <w:lang w:eastAsia="zh-CN"/>
              </w:rPr>
            </w:pPr>
            <w:r>
              <w:rPr>
                <w:rFonts w:cs="Arial"/>
                <w:lang w:eastAsia="zh-CN"/>
              </w:rPr>
              <w:t>EnhancedMemoryPositionClient present</w:t>
            </w:r>
          </w:p>
          <w:p w14:paraId="2B3A70B5" w14:textId="77777777" w:rsidR="00F31D09" w:rsidRDefault="00980C5F" w:rsidP="00F31D09">
            <w:pPr>
              <w:rPr>
                <w:lang w:eastAsia="zh-CN"/>
              </w:rPr>
            </w:pPr>
            <w:r>
              <w:rPr>
                <w:lang w:eastAsia="zh-CN"/>
              </w:rPr>
              <w:t>The vehicle speed is less than 8 KPH</w:t>
            </w:r>
          </w:p>
          <w:p w14:paraId="7C0295CF" w14:textId="77777777" w:rsidR="00D15080" w:rsidRDefault="00980C5F">
            <w:pPr>
              <w:spacing w:line="276" w:lineRule="auto"/>
              <w:rPr>
                <w:lang w:eastAsia="zh-CN"/>
              </w:rPr>
            </w:pPr>
            <w:r w:rsidRPr="00DD2E44">
              <w:rPr>
                <w:lang w:eastAsia="zh-CN"/>
              </w:rPr>
              <w:t>At least one set</w:t>
            </w:r>
            <w:r>
              <w:rPr>
                <w:lang w:eastAsia="zh-CN"/>
              </w:rPr>
              <w:t xml:space="preserve"> of positional settings is set (one Memory Seat button is defined)</w:t>
            </w:r>
          </w:p>
        </w:tc>
      </w:tr>
      <w:tr w:rsidR="00D15080" w14:paraId="366BA64F"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EBBA3B" w14:textId="77777777" w:rsidR="00D15080"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5455C7" w14:textId="77777777" w:rsidR="00D15080" w:rsidRDefault="00980C5F" w:rsidP="00A41C46">
            <w:pPr>
              <w:spacing w:line="276" w:lineRule="auto"/>
              <w:rPr>
                <w:lang w:eastAsia="zh-CN"/>
              </w:rPr>
            </w:pPr>
            <w:r>
              <w:rPr>
                <w:lang w:eastAsia="zh-CN"/>
              </w:rPr>
              <w:t>The User tries to associate a keyfob to the saved positional setting Memory Seat button without using the Driver Profiles menu (ex. using Press &amp; Hold or Set method)</w:t>
            </w:r>
          </w:p>
        </w:tc>
      </w:tr>
      <w:tr w:rsidR="00D15080" w14:paraId="4FE6660B"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D7F792" w14:textId="77777777" w:rsidR="00D15080"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A4171D5" w14:textId="77777777" w:rsidR="00D15080" w:rsidRDefault="00980C5F">
            <w:pPr>
              <w:spacing w:line="276" w:lineRule="auto"/>
              <w:rPr>
                <w:lang w:eastAsia="zh-CN"/>
              </w:rPr>
            </w:pPr>
            <w:r>
              <w:rPr>
                <w:lang w:eastAsia="zh-CN"/>
              </w:rPr>
              <w:t xml:space="preserve">No chime, indicating a successful keyfob association, is given. </w:t>
            </w:r>
          </w:p>
          <w:p w14:paraId="2BB8D165" w14:textId="77777777" w:rsidR="00E87B37" w:rsidRDefault="00980C5F" w:rsidP="00E87B37">
            <w:pPr>
              <w:spacing w:line="276" w:lineRule="auto"/>
              <w:rPr>
                <w:lang w:eastAsia="zh-CN"/>
              </w:rPr>
            </w:pPr>
            <w:r>
              <w:rPr>
                <w:lang w:eastAsia="zh-CN"/>
              </w:rPr>
              <w:t>The keyfob is not associated to any preset positional settings</w:t>
            </w:r>
          </w:p>
          <w:p w14:paraId="6C45E170" w14:textId="77777777" w:rsidR="00D15080" w:rsidRDefault="00980C5F" w:rsidP="00E87B37">
            <w:pPr>
              <w:spacing w:line="276" w:lineRule="auto"/>
              <w:rPr>
                <w:lang w:eastAsia="zh-CN"/>
              </w:rPr>
            </w:pPr>
            <w:r>
              <w:rPr>
                <w:lang w:eastAsia="zh-CN"/>
              </w:rPr>
              <w:t xml:space="preserve">The keyfob is not associated to any existing Driver Profile </w:t>
            </w:r>
          </w:p>
        </w:tc>
      </w:tr>
      <w:tr w:rsidR="00D15080" w14:paraId="6C0FA6A8"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4E5A49D" w14:textId="77777777" w:rsidR="00D15080" w:rsidRDefault="00980C5F">
            <w:pPr>
              <w:spacing w:line="276" w:lineRule="auto"/>
            </w:pPr>
            <w:r>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E8F51A" w14:textId="77777777" w:rsidR="00D15080" w:rsidRDefault="00980C5F">
            <w:pPr>
              <w:spacing w:line="276" w:lineRule="auto"/>
              <w:rPr>
                <w:rFonts w:cs="Arial"/>
                <w:lang w:eastAsia="zh-CN"/>
              </w:rPr>
            </w:pPr>
            <w:r>
              <w:rPr>
                <w:rFonts w:cs="Arial"/>
                <w:lang w:eastAsia="zh-CN"/>
              </w:rPr>
              <w:t>Personalization Interface</w:t>
            </w:r>
          </w:p>
        </w:tc>
      </w:tr>
      <w:tr w:rsidR="00D15080" w14:paraId="5A4DF119"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F796E6C" w14:textId="77777777" w:rsidR="00D15080"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8DF495" w14:textId="77777777" w:rsidR="00C47919" w:rsidRDefault="00980C5F" w:rsidP="00A41C46">
            <w:pPr>
              <w:spacing w:line="276" w:lineRule="auto"/>
              <w:rPr>
                <w:rFonts w:cs="Arial"/>
                <w:lang w:eastAsia="zh-CN"/>
              </w:rPr>
            </w:pPr>
            <w:r>
              <w:rPr>
                <w:rFonts w:cs="Arial"/>
                <w:lang w:eastAsia="zh-CN"/>
              </w:rPr>
              <w:t>- For vehicles with Enhanced Memory, keyfob association must be done through the Enhanced Memory keyfob association menu. If the user does not create a Driver Profile, the user cannot associate the keyfob to any Memory Seat button. When Driver Profiles are created, the user can only associate a keyfob via menu.</w:t>
            </w:r>
          </w:p>
          <w:p w14:paraId="40ECDFAE" w14:textId="77777777" w:rsidR="00A41C46" w:rsidRPr="00C47919" w:rsidRDefault="00980C5F" w:rsidP="00A41C46">
            <w:pPr>
              <w:spacing w:line="276" w:lineRule="auto"/>
              <w:rPr>
                <w:rFonts w:cs="Arial"/>
                <w:lang w:eastAsia="zh-CN"/>
              </w:rPr>
            </w:pPr>
            <w:r>
              <w:rPr>
                <w:rFonts w:cs="Arial"/>
                <w:lang w:eastAsia="zh-CN"/>
              </w:rPr>
              <w:t>- Phone association to a Driver Profile (via PaaK), and NFC key association to a Driver Profile (via NFCES) must also be done through the Driver Profiles menu. No other phone/NFC key association method shall be supported.</w:t>
            </w:r>
          </w:p>
        </w:tc>
      </w:tr>
    </w:tbl>
    <w:p w14:paraId="7B273295" w14:textId="77777777" w:rsidR="00500605" w:rsidRDefault="00C73931" w:rsidP="00CD0F64"/>
    <w:p w14:paraId="29CC6A8D" w14:textId="77777777" w:rsidR="00406F39" w:rsidRDefault="00980C5F" w:rsidP="00AC15C4">
      <w:pPr>
        <w:pStyle w:val="Heading4"/>
      </w:pPr>
      <w:r>
        <w:t>ENMEM-UC-REQ-095927/D-Disassociate Keyfob/Phone/NFC Key from a Driver Profile</w:t>
      </w:r>
    </w:p>
    <w:p w14:paraId="222076C5"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4"/>
        <w:gridCol w:w="7438"/>
      </w:tblGrid>
      <w:tr w:rsidR="00E837BD" w14:paraId="21A9DBE2" w14:textId="77777777" w:rsidTr="00AC15C4">
        <w:trPr>
          <w:jc w:val="center"/>
        </w:trPr>
        <w:tc>
          <w:tcPr>
            <w:tcW w:w="179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792B59" w14:textId="77777777" w:rsidR="00E837BD" w:rsidRDefault="00980C5F" w:rsidP="00E837BD">
            <w:pPr>
              <w:spacing w:line="276" w:lineRule="auto"/>
            </w:pPr>
            <w:r>
              <w:rPr>
                <w:b/>
                <w:bCs/>
              </w:rPr>
              <w:t>Actors</w:t>
            </w:r>
          </w:p>
        </w:tc>
        <w:tc>
          <w:tcPr>
            <w:tcW w:w="7438"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0CFA0" w14:textId="77777777" w:rsidR="00E837BD" w:rsidRDefault="00980C5F" w:rsidP="00E837BD">
            <w:pPr>
              <w:rPr>
                <w:rFonts w:cs="Arial"/>
                <w:lang w:eastAsia="zh-CN"/>
              </w:rPr>
            </w:pPr>
            <w:r>
              <w:rPr>
                <w:lang w:eastAsia="zh-CN"/>
              </w:rPr>
              <w:t>Vehicle Occupant</w:t>
            </w:r>
          </w:p>
        </w:tc>
      </w:tr>
      <w:tr w:rsidR="00E837BD" w14:paraId="3A138478"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652DC5" w14:textId="77777777" w:rsidR="00E837BD" w:rsidRDefault="00980C5F" w:rsidP="00E837BD">
            <w:pPr>
              <w:spacing w:line="276" w:lineRule="auto"/>
            </w:pPr>
            <w:r>
              <w:rPr>
                <w:b/>
                <w:bCs/>
              </w:rPr>
              <w:t>Pre-conditions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209988AE" w14:textId="77777777" w:rsidR="00E837BD" w:rsidRDefault="00980C5F" w:rsidP="00E837BD">
            <w:pPr>
              <w:spacing w:line="256" w:lineRule="auto"/>
              <w:rPr>
                <w:lang w:eastAsia="zh-CN"/>
              </w:rPr>
            </w:pPr>
            <w:r>
              <w:rPr>
                <w:lang w:eastAsia="zh-CN"/>
              </w:rPr>
              <w:t>The ignition status is in Run.</w:t>
            </w:r>
          </w:p>
          <w:p w14:paraId="3D1D31D6" w14:textId="77777777" w:rsidR="00E837BD" w:rsidRDefault="00980C5F" w:rsidP="00E837BD">
            <w:pPr>
              <w:spacing w:line="256" w:lineRule="auto"/>
              <w:rPr>
                <w:lang w:eastAsia="zh-CN"/>
              </w:rPr>
            </w:pPr>
            <w:r>
              <w:rPr>
                <w:lang w:eastAsia="zh-CN"/>
              </w:rPr>
              <w:t>The vehicle speed is less than 8 KPH</w:t>
            </w:r>
          </w:p>
          <w:p w14:paraId="240DA22E" w14:textId="77777777" w:rsidR="00E837BD" w:rsidRDefault="00980C5F" w:rsidP="00E837BD">
            <w:pPr>
              <w:rPr>
                <w:lang w:eastAsia="zh-CN"/>
              </w:rPr>
            </w:pPr>
            <w:r>
              <w:rPr>
                <w:lang w:eastAsia="zh-CN"/>
              </w:rPr>
              <w:t>User is in the process of editing a Driver Profile</w:t>
            </w:r>
          </w:p>
        </w:tc>
      </w:tr>
      <w:tr w:rsidR="00E837BD" w14:paraId="2C106804"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CDCD8E" w14:textId="77777777" w:rsidR="00E837BD" w:rsidRDefault="00980C5F" w:rsidP="00E837BD">
            <w:pPr>
              <w:spacing w:line="276" w:lineRule="auto"/>
            </w:pPr>
            <w:r>
              <w:rPr>
                <w:b/>
                <w:bCs/>
              </w:rPr>
              <w:t>Scenario Description</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075391E3" w14:textId="77777777" w:rsidR="00E837BD" w:rsidRDefault="00980C5F" w:rsidP="00E837BD">
            <w:pPr>
              <w:rPr>
                <w:lang w:eastAsia="zh-CN"/>
              </w:rPr>
            </w:pPr>
            <w:r>
              <w:rPr>
                <w:lang w:eastAsia="zh-CN"/>
              </w:rPr>
              <w:t>The User accesses the Driver Profiles HMI, chooses to edit a new Driver Profile, and has chosen to remove a keyfob, phone or NFC key association from that profile.</w:t>
            </w:r>
          </w:p>
        </w:tc>
      </w:tr>
      <w:tr w:rsidR="00E837BD" w14:paraId="70B62C94"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731DEC" w14:textId="77777777" w:rsidR="00E837BD" w:rsidRDefault="00980C5F" w:rsidP="00E837BD">
            <w:pPr>
              <w:spacing w:line="276" w:lineRule="auto"/>
            </w:pPr>
            <w:r>
              <w:rPr>
                <w:b/>
                <w:bCs/>
              </w:rPr>
              <w:t>Post-conditions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374FB09D" w14:textId="77777777" w:rsidR="00E837BD" w:rsidRDefault="00980C5F" w:rsidP="00E837BD">
            <w:pPr>
              <w:spacing w:line="256" w:lineRule="auto"/>
              <w:rPr>
                <w:lang w:eastAsia="zh-CN"/>
              </w:rPr>
            </w:pPr>
            <w:r>
              <w:rPr>
                <w:lang w:eastAsia="zh-CN"/>
              </w:rPr>
              <w:t>The previous keyfob or phone association is now removed from the active Driver Profile.</w:t>
            </w:r>
          </w:p>
          <w:p w14:paraId="073754A0" w14:textId="77777777" w:rsidR="00E837BD" w:rsidRDefault="00980C5F" w:rsidP="00E837BD">
            <w:pPr>
              <w:rPr>
                <w:lang w:eastAsia="zh-CN"/>
              </w:rPr>
            </w:pPr>
            <w:r>
              <w:rPr>
                <w:lang w:eastAsia="zh-CN"/>
              </w:rPr>
              <w:t>In the case of an NFC key, the selected/requested NFC key is now removed from the active Driver Profile.</w:t>
            </w:r>
          </w:p>
        </w:tc>
      </w:tr>
      <w:tr w:rsidR="00E837BD" w14:paraId="1D7465E5"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7D91B49" w14:textId="77777777" w:rsidR="00E837BD" w:rsidRDefault="00980C5F" w:rsidP="00E837BD">
            <w:pPr>
              <w:spacing w:line="276" w:lineRule="auto"/>
            </w:pPr>
            <w:r>
              <w:rPr>
                <w:b/>
                <w:bCs/>
              </w:rPr>
              <w:t>Interfaces</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7EF87A2F" w14:textId="77777777" w:rsidR="00E837BD" w:rsidRDefault="00980C5F" w:rsidP="00E837BD">
            <w:pPr>
              <w:rPr>
                <w:rFonts w:cs="Arial"/>
                <w:lang w:eastAsia="zh-CN"/>
              </w:rPr>
            </w:pPr>
            <w:r>
              <w:rPr>
                <w:rFonts w:cs="Arial"/>
                <w:lang w:eastAsia="zh-CN"/>
              </w:rPr>
              <w:t>Personalization Interface</w:t>
            </w:r>
          </w:p>
        </w:tc>
      </w:tr>
      <w:tr w:rsidR="00E837BD" w14:paraId="5FAC6116" w14:textId="77777777" w:rsidTr="00AC15C4">
        <w:trPr>
          <w:jc w:val="center"/>
        </w:trPr>
        <w:tc>
          <w:tcPr>
            <w:tcW w:w="1794"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575CFBF" w14:textId="77777777" w:rsidR="00E837BD" w:rsidRPr="00E27EE1" w:rsidRDefault="00980C5F" w:rsidP="00E837BD">
            <w:pPr>
              <w:spacing w:line="276" w:lineRule="auto"/>
            </w:pPr>
            <w:r>
              <w:rPr>
                <w:b/>
              </w:rPr>
              <w:t>Note</w:t>
            </w:r>
          </w:p>
        </w:tc>
        <w:tc>
          <w:tcPr>
            <w:tcW w:w="7438" w:type="dxa"/>
            <w:tcBorders>
              <w:top w:val="nil"/>
              <w:left w:val="nil"/>
              <w:bottom w:val="single" w:sz="8" w:space="0" w:color="auto"/>
              <w:right w:val="single" w:sz="8" w:space="0" w:color="auto"/>
            </w:tcBorders>
            <w:tcMar>
              <w:top w:w="0" w:type="dxa"/>
              <w:left w:w="108" w:type="dxa"/>
              <w:bottom w:w="0" w:type="dxa"/>
              <w:right w:w="108" w:type="dxa"/>
            </w:tcMar>
          </w:tcPr>
          <w:p w14:paraId="63AF85C9" w14:textId="77777777" w:rsidR="00E837BD" w:rsidRDefault="00980C5F" w:rsidP="00E837BD">
            <w:pPr>
              <w:rPr>
                <w:rFonts w:cs="Arial"/>
                <w:lang w:eastAsia="zh-CN"/>
              </w:rPr>
            </w:pPr>
            <w:r>
              <w:rPr>
                <w:rFonts w:cs="Arial"/>
                <w:lang w:eastAsia="zh-CN"/>
              </w:rPr>
              <w:t>Disassociating a keyfob, phone or NFC key does not delete the profile, it only removes the link between the selected profile and the keyfob, phone or NFC key.</w:t>
            </w:r>
          </w:p>
        </w:tc>
      </w:tr>
    </w:tbl>
    <w:p w14:paraId="73156680" w14:textId="77777777" w:rsidR="00500605" w:rsidRDefault="00C73931" w:rsidP="00CD0F64"/>
    <w:p w14:paraId="170A30B7" w14:textId="77777777" w:rsidR="00406F39" w:rsidRDefault="00980C5F" w:rsidP="00AC15C4">
      <w:pPr>
        <w:pStyle w:val="Heading4"/>
      </w:pPr>
      <w:r>
        <w:t xml:space="preserve">ENMEM-UC-REQ-194188/B-Disassociate </w:t>
      </w:r>
      <w:proofErr w:type="spellStart"/>
      <w:r>
        <w:t>Keyfobs</w:t>
      </w:r>
      <w:proofErr w:type="spellEnd"/>
      <w:r>
        <w:t xml:space="preserve"> from Driver Profiles after </w:t>
      </w:r>
      <w:proofErr w:type="spellStart"/>
      <w:r>
        <w:t>Keyfobs</w:t>
      </w:r>
      <w:proofErr w:type="spellEnd"/>
      <w:r>
        <w:t xml:space="preserve"> Are Erased from a Vehicle</w:t>
      </w:r>
    </w:p>
    <w:p w14:paraId="7CFBABD3"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3D67BE8E"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FBCB91" w14:textId="77777777" w:rsidR="00F91EFD" w:rsidRPr="00FD7180" w:rsidRDefault="00980C5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BD54B7" w14:textId="77777777" w:rsidR="00F91EFD" w:rsidRPr="00FD7180" w:rsidRDefault="00980C5F">
            <w:pPr>
              <w:spacing w:line="276" w:lineRule="auto"/>
              <w:rPr>
                <w:rFonts w:cs="Arial"/>
                <w:lang w:eastAsia="zh-CN"/>
              </w:rPr>
            </w:pPr>
            <w:r w:rsidRPr="00FD7180">
              <w:rPr>
                <w:lang w:eastAsia="zh-CN"/>
              </w:rPr>
              <w:t>Ford Dealership Technician and Vehicle Occupant</w:t>
            </w:r>
          </w:p>
        </w:tc>
      </w:tr>
      <w:tr w:rsidR="00F91EFD" w:rsidRPr="007B35D7" w14:paraId="330D0F5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0631C4" w14:textId="77777777" w:rsidR="00F91EFD" w:rsidRPr="00FD7180" w:rsidRDefault="00980C5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8B0006D" w14:textId="77777777" w:rsidR="00F91EFD" w:rsidRPr="00FD7180" w:rsidRDefault="00980C5F">
            <w:pPr>
              <w:spacing w:line="276" w:lineRule="auto"/>
              <w:rPr>
                <w:lang w:eastAsia="zh-CN"/>
              </w:rPr>
            </w:pPr>
            <w:r w:rsidRPr="00FD7180">
              <w:rPr>
                <w:lang w:eastAsia="zh-CN"/>
              </w:rPr>
              <w:t>At least one key fob is associated to a Drive Profile</w:t>
            </w:r>
          </w:p>
        </w:tc>
      </w:tr>
      <w:tr w:rsidR="00F91EFD" w:rsidRPr="007B35D7" w14:paraId="2D46073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1364B7" w14:textId="77777777" w:rsidR="00F91EFD" w:rsidRPr="00FD7180" w:rsidRDefault="00980C5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E0B729B" w14:textId="77777777" w:rsidR="00F91EFD" w:rsidRPr="00FD7180" w:rsidRDefault="00980C5F" w:rsidP="001259EE">
            <w:pPr>
              <w:spacing w:line="276" w:lineRule="auto"/>
              <w:rPr>
                <w:lang w:eastAsia="zh-CN"/>
              </w:rPr>
            </w:pPr>
            <w:proofErr w:type="spellStart"/>
            <w:r>
              <w:rPr>
                <w:lang w:eastAsia="zh-CN"/>
              </w:rPr>
              <w:t>Key</w:t>
            </w:r>
            <w:r w:rsidRPr="00FD7180">
              <w:rPr>
                <w:lang w:eastAsia="zh-CN"/>
              </w:rPr>
              <w:t>fobs</w:t>
            </w:r>
            <w:proofErr w:type="spellEnd"/>
            <w:r w:rsidRPr="00FD7180">
              <w:rPr>
                <w:lang w:eastAsia="zh-CN"/>
              </w:rPr>
              <w:t xml:space="preserve"> are erased</w:t>
            </w:r>
            <w:r>
              <w:rPr>
                <w:lang w:eastAsia="zh-CN"/>
              </w:rPr>
              <w:t xml:space="preserve"> by diagnostic tool and then </w:t>
            </w:r>
            <w:proofErr w:type="spellStart"/>
            <w:r>
              <w:rPr>
                <w:lang w:eastAsia="zh-CN"/>
              </w:rPr>
              <w:t>Key</w:t>
            </w:r>
            <w:r w:rsidRPr="00FD7180">
              <w:rPr>
                <w:lang w:eastAsia="zh-CN"/>
              </w:rPr>
              <w:t>fobs</w:t>
            </w:r>
            <w:proofErr w:type="spellEnd"/>
            <w:r w:rsidRPr="00FD7180">
              <w:rPr>
                <w:lang w:eastAsia="zh-CN"/>
              </w:rPr>
              <w:t xml:space="preserve"> (new or original ones) are reprogrammed to the vehicle</w:t>
            </w:r>
          </w:p>
          <w:p w14:paraId="78389200" w14:textId="77777777" w:rsidR="00C6119A" w:rsidRPr="00FD7180" w:rsidRDefault="00980C5F" w:rsidP="001259EE">
            <w:pPr>
              <w:rPr>
                <w:lang w:eastAsia="zh-CN"/>
              </w:rPr>
            </w:pPr>
            <w:r w:rsidRPr="00FD7180">
              <w:rPr>
                <w:lang w:eastAsia="zh-CN"/>
              </w:rPr>
              <w:t>The user starts up the vehicle and selects Driver Profile menu</w:t>
            </w:r>
          </w:p>
        </w:tc>
      </w:tr>
      <w:tr w:rsidR="00F91EFD" w:rsidRPr="007B35D7" w14:paraId="6D3FADE8"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8F43CF" w14:textId="77777777" w:rsidR="00F91EFD" w:rsidRPr="00FD7180" w:rsidRDefault="00980C5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D2947F1" w14:textId="77777777" w:rsidR="00C6119A" w:rsidRPr="00FD7180" w:rsidRDefault="00980C5F" w:rsidP="00C6119A">
            <w:pPr>
              <w:spacing w:line="276" w:lineRule="auto"/>
              <w:rPr>
                <w:lang w:eastAsia="zh-CN"/>
              </w:rPr>
            </w:pPr>
            <w:r w:rsidRPr="00FD7180">
              <w:rPr>
                <w:lang w:eastAsia="zh-CN"/>
              </w:rPr>
              <w:t xml:space="preserve">All Driver Profiles remain the same after </w:t>
            </w:r>
            <w:proofErr w:type="spellStart"/>
            <w:r w:rsidRPr="00FD7180">
              <w:rPr>
                <w:lang w:eastAsia="zh-CN"/>
              </w:rPr>
              <w:t>Keyfob</w:t>
            </w:r>
            <w:r>
              <w:rPr>
                <w:lang w:eastAsia="zh-CN"/>
              </w:rPr>
              <w:t>s</w:t>
            </w:r>
            <w:proofErr w:type="spellEnd"/>
            <w:r w:rsidRPr="00FD7180">
              <w:rPr>
                <w:lang w:eastAsia="zh-CN"/>
              </w:rPr>
              <w:t xml:space="preserve"> were reprogrammed</w:t>
            </w:r>
          </w:p>
          <w:p w14:paraId="33B9F08C" w14:textId="77777777" w:rsidR="00FD7180" w:rsidRDefault="00980C5F" w:rsidP="00C6119A">
            <w:pPr>
              <w:spacing w:line="276" w:lineRule="auto"/>
              <w:rPr>
                <w:lang w:eastAsia="zh-CN"/>
              </w:rPr>
            </w:pPr>
            <w:r w:rsidRPr="00FD7180">
              <w:rPr>
                <w:lang w:eastAsia="zh-CN"/>
              </w:rPr>
              <w:t>All Keyfob reprogramme</w:t>
            </w:r>
            <w:r>
              <w:rPr>
                <w:lang w:eastAsia="zh-CN"/>
              </w:rPr>
              <w:t xml:space="preserve">d to the vehicle will not be </w:t>
            </w:r>
            <w:r w:rsidRPr="00FD7180">
              <w:rPr>
                <w:lang w:eastAsia="zh-CN"/>
              </w:rPr>
              <w:t>as</w:t>
            </w:r>
            <w:r>
              <w:rPr>
                <w:lang w:eastAsia="zh-CN"/>
              </w:rPr>
              <w:t>sociated to any Driver Profile.</w:t>
            </w:r>
          </w:p>
          <w:p w14:paraId="7F4DF868" w14:textId="77777777" w:rsidR="00F91EFD" w:rsidRPr="00FD7180" w:rsidRDefault="00980C5F" w:rsidP="00C6119A">
            <w:pPr>
              <w:spacing w:line="276" w:lineRule="auto"/>
              <w:rPr>
                <w:lang w:eastAsia="zh-CN"/>
              </w:rPr>
            </w:pPr>
            <w:r w:rsidRPr="00FD7180">
              <w:rPr>
                <w:lang w:eastAsia="zh-CN"/>
              </w:rPr>
              <w:t>HMI does not display Keyfob association indicator for any Driver Profile</w:t>
            </w:r>
          </w:p>
        </w:tc>
      </w:tr>
      <w:tr w:rsidR="00F91EFD" w:rsidRPr="007B35D7" w14:paraId="484FE4F9"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EFF8E80" w14:textId="77777777" w:rsidR="00F91EFD" w:rsidRPr="00FD7180" w:rsidRDefault="00980C5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0A89A8" w14:textId="77777777" w:rsidR="00F91EFD" w:rsidRPr="00FD7180" w:rsidRDefault="00980C5F">
            <w:pPr>
              <w:spacing w:line="276" w:lineRule="auto"/>
              <w:rPr>
                <w:rFonts w:cs="Arial"/>
                <w:lang w:eastAsia="zh-CN"/>
              </w:rPr>
            </w:pPr>
            <w:r w:rsidRPr="00FD7180">
              <w:rPr>
                <w:rFonts w:cs="Arial"/>
                <w:lang w:eastAsia="zh-CN"/>
              </w:rPr>
              <w:t>Personalization Interface</w:t>
            </w:r>
          </w:p>
        </w:tc>
      </w:tr>
      <w:tr w:rsidR="00F91EFD" w14:paraId="413936AA"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C0FF083" w14:textId="77777777" w:rsidR="00F91EFD" w:rsidRPr="00FD7180" w:rsidRDefault="00980C5F">
            <w:pPr>
              <w:spacing w:line="276" w:lineRule="auto"/>
              <w:rPr>
                <w:b/>
                <w:bCs/>
              </w:rPr>
            </w:pPr>
            <w:r w:rsidRPr="00FD7180">
              <w:rPr>
                <w:b/>
                <w:bCs/>
              </w:rPr>
              <w:lastRenderedPageBreak/>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8A9314" w14:textId="77777777" w:rsidR="007B35D7" w:rsidRPr="00FD7180" w:rsidRDefault="00980C5F" w:rsidP="00C713CF">
            <w:pPr>
              <w:spacing w:line="276" w:lineRule="auto"/>
              <w:rPr>
                <w:rFonts w:cs="Arial"/>
                <w:i/>
                <w:lang w:eastAsia="zh-CN"/>
              </w:rPr>
            </w:pPr>
            <w:r w:rsidRPr="00FD7180">
              <w:rPr>
                <w:rFonts w:cs="Arial"/>
                <w:lang w:eastAsia="zh-CN"/>
              </w:rPr>
              <w:t xml:space="preserve">Fob association will be erased at the same time </w:t>
            </w:r>
            <w:proofErr w:type="spellStart"/>
            <w:r w:rsidRPr="00FD7180">
              <w:rPr>
                <w:rFonts w:cs="Arial"/>
                <w:lang w:eastAsia="zh-CN"/>
              </w:rPr>
              <w:t>Keyfobs</w:t>
            </w:r>
            <w:proofErr w:type="spellEnd"/>
            <w:r w:rsidRPr="00FD7180">
              <w:rPr>
                <w:rFonts w:cs="Arial"/>
                <w:lang w:eastAsia="zh-CN"/>
              </w:rPr>
              <w:t xml:space="preserve"> are erased via d</w:t>
            </w:r>
            <w:r w:rsidRPr="00FD7180">
              <w:rPr>
                <w:lang w:eastAsia="zh-CN"/>
              </w:rPr>
              <w:t>iagnostic tool.  For EnhancedMemoryInter</w:t>
            </w:r>
            <w:r>
              <w:rPr>
                <w:lang w:eastAsia="zh-CN"/>
              </w:rPr>
              <w:t>f</w:t>
            </w:r>
            <w:r w:rsidRPr="00FD7180">
              <w:rPr>
                <w:lang w:eastAsia="zh-CN"/>
              </w:rPr>
              <w:t>aceClient HMI Keyfob indication associated with this see requirement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4AF2EDC6" w14:textId="77777777" w:rsidR="00500605" w:rsidRDefault="00C73931" w:rsidP="00CD0F64"/>
    <w:p w14:paraId="6498B2D9" w14:textId="77777777" w:rsidR="00406F39" w:rsidRDefault="00980C5F" w:rsidP="00AC15C4">
      <w:pPr>
        <w:pStyle w:val="Heading4"/>
      </w:pPr>
      <w:r>
        <w:t>ENMEM-UC-REQ-232959/B-Disassociate Phone from Driver Profiles after Phone is Erased/Revoked</w:t>
      </w:r>
    </w:p>
    <w:p w14:paraId="51121A94"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F91EFD" w:rsidRPr="007B35D7" w14:paraId="4C50A76C"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92813F" w14:textId="77777777" w:rsidR="00F91EFD" w:rsidRPr="00FD7180" w:rsidRDefault="00980C5F">
            <w:pPr>
              <w:spacing w:line="276" w:lineRule="auto"/>
            </w:pPr>
            <w:r w:rsidRPr="00FD7180">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57533CB" w14:textId="77777777" w:rsidR="00F91EFD" w:rsidRPr="00FD7180" w:rsidRDefault="00980C5F">
            <w:pPr>
              <w:spacing w:line="276" w:lineRule="auto"/>
              <w:rPr>
                <w:rFonts w:cs="Arial"/>
                <w:lang w:eastAsia="zh-CN"/>
              </w:rPr>
            </w:pPr>
            <w:r w:rsidRPr="00FD7180">
              <w:rPr>
                <w:lang w:eastAsia="zh-CN"/>
              </w:rPr>
              <w:t>Vehicle Occupant</w:t>
            </w:r>
          </w:p>
        </w:tc>
      </w:tr>
      <w:tr w:rsidR="00F91EFD" w:rsidRPr="007B35D7" w14:paraId="375D05F5"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33A84F" w14:textId="77777777" w:rsidR="00F91EFD" w:rsidRPr="00FD7180" w:rsidRDefault="00980C5F">
            <w:pPr>
              <w:spacing w:line="276" w:lineRule="auto"/>
            </w:pPr>
            <w:r w:rsidRPr="00FD7180">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1CCC2E1" w14:textId="77777777" w:rsidR="00F91EFD" w:rsidRPr="00FD7180" w:rsidRDefault="00980C5F" w:rsidP="00851FCD">
            <w:pPr>
              <w:spacing w:line="276" w:lineRule="auto"/>
              <w:rPr>
                <w:lang w:eastAsia="zh-CN"/>
              </w:rPr>
            </w:pPr>
            <w:r w:rsidRPr="00FD7180">
              <w:rPr>
                <w:lang w:eastAsia="zh-CN"/>
              </w:rPr>
              <w:t xml:space="preserve">At least one </w:t>
            </w:r>
            <w:r>
              <w:rPr>
                <w:lang w:eastAsia="zh-CN"/>
              </w:rPr>
              <w:t xml:space="preserve">phone </w:t>
            </w:r>
            <w:r w:rsidRPr="00FD7180">
              <w:rPr>
                <w:lang w:eastAsia="zh-CN"/>
              </w:rPr>
              <w:t>is associated to a Drive</w:t>
            </w:r>
            <w:r>
              <w:rPr>
                <w:lang w:eastAsia="zh-CN"/>
              </w:rPr>
              <w:t>r</w:t>
            </w:r>
            <w:r w:rsidRPr="00FD7180">
              <w:rPr>
                <w:lang w:eastAsia="zh-CN"/>
              </w:rPr>
              <w:t xml:space="preserve"> Profile</w:t>
            </w:r>
          </w:p>
        </w:tc>
      </w:tr>
      <w:tr w:rsidR="00F91EFD" w:rsidRPr="007B35D7" w14:paraId="6E5435D9"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BA6824" w14:textId="77777777" w:rsidR="00F91EFD" w:rsidRPr="00FD7180" w:rsidRDefault="00980C5F">
            <w:pPr>
              <w:spacing w:line="276" w:lineRule="auto"/>
            </w:pPr>
            <w:r w:rsidRPr="00FD7180">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839E247" w14:textId="77777777" w:rsidR="00851FCD" w:rsidRDefault="00980C5F" w:rsidP="00851FCD">
            <w:pPr>
              <w:spacing w:line="276" w:lineRule="auto"/>
              <w:rPr>
                <w:lang w:eastAsia="zh-CN"/>
              </w:rPr>
            </w:pPr>
            <w:r>
              <w:rPr>
                <w:lang w:eastAsia="zh-CN"/>
              </w:rPr>
              <w:t xml:space="preserve">Phones </w:t>
            </w:r>
            <w:r w:rsidRPr="00FD7180">
              <w:rPr>
                <w:lang w:eastAsia="zh-CN"/>
              </w:rPr>
              <w:t xml:space="preserve">are </w:t>
            </w:r>
            <w:r>
              <w:rPr>
                <w:lang w:eastAsia="zh-CN"/>
              </w:rPr>
              <w:t>E</w:t>
            </w:r>
            <w:r w:rsidRPr="00FD7180">
              <w:rPr>
                <w:lang w:eastAsia="zh-CN"/>
              </w:rPr>
              <w:t>rased</w:t>
            </w:r>
            <w:r>
              <w:rPr>
                <w:lang w:eastAsia="zh-CN"/>
              </w:rPr>
              <w:t xml:space="preserve"> or Revoked by the user from outside the vehicle</w:t>
            </w:r>
          </w:p>
          <w:p w14:paraId="1FAA9649" w14:textId="77777777" w:rsidR="00C6119A" w:rsidRPr="00FD7180" w:rsidRDefault="00980C5F" w:rsidP="00851FCD">
            <w:pPr>
              <w:spacing w:line="276" w:lineRule="auto"/>
              <w:rPr>
                <w:lang w:eastAsia="zh-CN"/>
              </w:rPr>
            </w:pPr>
            <w:r w:rsidRPr="00FD7180">
              <w:rPr>
                <w:lang w:eastAsia="zh-CN"/>
              </w:rPr>
              <w:t xml:space="preserve">The user starts up the vehicle and selects </w:t>
            </w:r>
            <w:r>
              <w:rPr>
                <w:lang w:eastAsia="zh-CN"/>
              </w:rPr>
              <w:t xml:space="preserve">the </w:t>
            </w:r>
            <w:r w:rsidRPr="00FD7180">
              <w:rPr>
                <w:lang w:eastAsia="zh-CN"/>
              </w:rPr>
              <w:t>Driver Profile menu</w:t>
            </w:r>
          </w:p>
        </w:tc>
      </w:tr>
      <w:tr w:rsidR="00F91EFD" w:rsidRPr="007B35D7" w14:paraId="7ED7038D"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A2C30A" w14:textId="77777777" w:rsidR="00F91EFD" w:rsidRPr="00FD7180" w:rsidRDefault="00980C5F">
            <w:pPr>
              <w:spacing w:line="276" w:lineRule="auto"/>
            </w:pPr>
            <w:r w:rsidRPr="00FD7180">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2211E31" w14:textId="77777777" w:rsidR="00FD7180" w:rsidRDefault="00980C5F" w:rsidP="00C6119A">
            <w:pPr>
              <w:spacing w:line="276" w:lineRule="auto"/>
              <w:rPr>
                <w:lang w:eastAsia="zh-CN"/>
              </w:rPr>
            </w:pPr>
            <w:r w:rsidRPr="00FD7180">
              <w:rPr>
                <w:lang w:eastAsia="zh-CN"/>
              </w:rPr>
              <w:t xml:space="preserve">All Driver Profiles remain the same after </w:t>
            </w:r>
            <w:r>
              <w:rPr>
                <w:lang w:eastAsia="zh-CN"/>
              </w:rPr>
              <w:t>phones have been removed</w:t>
            </w:r>
          </w:p>
          <w:p w14:paraId="1B900330" w14:textId="77777777" w:rsidR="00F91EFD" w:rsidRPr="00FD7180" w:rsidRDefault="00980C5F" w:rsidP="00851FCD">
            <w:pPr>
              <w:spacing w:line="276" w:lineRule="auto"/>
              <w:rPr>
                <w:lang w:eastAsia="zh-CN"/>
              </w:rPr>
            </w:pPr>
            <w:r w:rsidRPr="00FD7180">
              <w:rPr>
                <w:lang w:eastAsia="zh-CN"/>
              </w:rPr>
              <w:t xml:space="preserve">HMI does not display </w:t>
            </w:r>
            <w:r>
              <w:rPr>
                <w:lang w:eastAsia="zh-CN"/>
              </w:rPr>
              <w:t xml:space="preserve">Phone </w:t>
            </w:r>
            <w:r w:rsidRPr="00FD7180">
              <w:rPr>
                <w:lang w:eastAsia="zh-CN"/>
              </w:rPr>
              <w:t>association indicator for any Driver Profile</w:t>
            </w:r>
          </w:p>
        </w:tc>
      </w:tr>
      <w:tr w:rsidR="00F91EFD" w:rsidRPr="007B35D7" w14:paraId="2F74EBDB"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9B0447E" w14:textId="77777777" w:rsidR="00F91EFD" w:rsidRPr="00FD7180" w:rsidRDefault="00980C5F">
            <w:pPr>
              <w:spacing w:line="276" w:lineRule="auto"/>
            </w:pPr>
            <w:r w:rsidRPr="00FD7180">
              <w:rPr>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404A73" w14:textId="77777777" w:rsidR="00F91EFD" w:rsidRPr="00FD7180" w:rsidRDefault="00980C5F">
            <w:pPr>
              <w:spacing w:line="276" w:lineRule="auto"/>
              <w:rPr>
                <w:rFonts w:cs="Arial"/>
                <w:lang w:eastAsia="zh-CN"/>
              </w:rPr>
            </w:pPr>
            <w:r w:rsidRPr="00FD7180">
              <w:rPr>
                <w:rFonts w:cs="Arial"/>
                <w:lang w:eastAsia="zh-CN"/>
              </w:rPr>
              <w:t>Personalization Interface</w:t>
            </w:r>
          </w:p>
        </w:tc>
      </w:tr>
      <w:tr w:rsidR="00F91EFD" w14:paraId="708EF3C1"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388EE60" w14:textId="77777777" w:rsidR="00F91EFD" w:rsidRPr="00FD7180" w:rsidRDefault="00980C5F">
            <w:pPr>
              <w:spacing w:line="276" w:lineRule="auto"/>
              <w:rPr>
                <w:b/>
                <w:bCs/>
              </w:rPr>
            </w:pPr>
            <w:r w:rsidRPr="00FD7180">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2DAD19" w14:textId="77777777" w:rsidR="00851FCD" w:rsidRDefault="00980C5F" w:rsidP="00851FCD">
            <w:pPr>
              <w:spacing w:line="276" w:lineRule="auto"/>
              <w:rPr>
                <w:lang w:eastAsia="zh-CN"/>
              </w:rPr>
            </w:pPr>
            <w:r>
              <w:rPr>
                <w:rFonts w:cs="Arial"/>
                <w:lang w:eastAsia="zh-CN"/>
              </w:rPr>
              <w:t xml:space="preserve">- Phone </w:t>
            </w:r>
            <w:r w:rsidRPr="00FD7180">
              <w:rPr>
                <w:rFonts w:cs="Arial"/>
                <w:lang w:eastAsia="zh-CN"/>
              </w:rPr>
              <w:t xml:space="preserve">association will be erased at the same time </w:t>
            </w:r>
            <w:r>
              <w:rPr>
                <w:rFonts w:cs="Arial"/>
                <w:lang w:eastAsia="zh-CN"/>
              </w:rPr>
              <w:t xml:space="preserve">Phones </w:t>
            </w:r>
            <w:r w:rsidRPr="00FD7180">
              <w:rPr>
                <w:rFonts w:cs="Arial"/>
                <w:lang w:eastAsia="zh-CN"/>
              </w:rPr>
              <w:t xml:space="preserve">are erased </w:t>
            </w:r>
            <w:r>
              <w:rPr>
                <w:rFonts w:cs="Arial"/>
                <w:lang w:eastAsia="zh-CN"/>
              </w:rPr>
              <w:t>or revoked from outside the vehicle (see Phone-As-A-Key SPSS for such methods)</w:t>
            </w:r>
            <w:r>
              <w:rPr>
                <w:lang w:eastAsia="zh-CN"/>
              </w:rPr>
              <w:t xml:space="preserve">. </w:t>
            </w:r>
          </w:p>
          <w:p w14:paraId="1E5651DB" w14:textId="77777777" w:rsidR="007B35D7" w:rsidRPr="00FD7180" w:rsidRDefault="00980C5F" w:rsidP="00851FCD">
            <w:pPr>
              <w:spacing w:line="276" w:lineRule="auto"/>
              <w:rPr>
                <w:rFonts w:cs="Arial"/>
                <w:i/>
                <w:lang w:eastAsia="zh-CN"/>
              </w:rPr>
            </w:pPr>
            <w:r>
              <w:rPr>
                <w:lang w:eastAsia="zh-CN"/>
              </w:rPr>
              <w:t xml:space="preserve">- </w:t>
            </w:r>
            <w:r w:rsidRPr="00FD7180">
              <w:rPr>
                <w:lang w:eastAsia="zh-CN"/>
              </w:rPr>
              <w:t>For EnhancedMemoryInter</w:t>
            </w:r>
            <w:r>
              <w:rPr>
                <w:lang w:eastAsia="zh-CN"/>
              </w:rPr>
              <w:t>f</w:t>
            </w:r>
            <w:r w:rsidRPr="00FD7180">
              <w:rPr>
                <w:lang w:eastAsia="zh-CN"/>
              </w:rPr>
              <w:t xml:space="preserve">aceClient HMI </w:t>
            </w:r>
            <w:r>
              <w:rPr>
                <w:lang w:eastAsia="zh-CN"/>
              </w:rPr>
              <w:t xml:space="preserve">Phone </w:t>
            </w:r>
            <w:r w:rsidRPr="00FD7180">
              <w:rPr>
                <w:lang w:eastAsia="zh-CN"/>
              </w:rPr>
              <w:t>indication</w:t>
            </w:r>
            <w:r>
              <w:rPr>
                <w:lang w:eastAsia="zh-CN"/>
              </w:rPr>
              <w:t>,</w:t>
            </w:r>
            <w:r w:rsidRPr="00FD7180">
              <w:rPr>
                <w:lang w:eastAsia="zh-CN"/>
              </w:rPr>
              <w:t xml:space="preserve"> see “</w:t>
            </w:r>
            <w:r w:rsidRPr="00FD7180">
              <w:rPr>
                <w:rFonts w:cs="Arial"/>
                <w:i/>
                <w:u w:val="single"/>
                <w:lang w:eastAsia="zh-CN"/>
              </w:rPr>
              <w:t>ENMEM-HMI-REQ-202226-Keyfob</w:t>
            </w:r>
            <w:r>
              <w:rPr>
                <w:rFonts w:cs="Arial"/>
                <w:i/>
                <w:u w:val="single"/>
                <w:lang w:eastAsia="zh-CN"/>
              </w:rPr>
              <w:t>/Phone/NFC key</w:t>
            </w:r>
            <w:r w:rsidRPr="00FD7180">
              <w:rPr>
                <w:rFonts w:cs="Arial"/>
                <w:i/>
                <w:u w:val="single"/>
                <w:lang w:eastAsia="zh-CN"/>
              </w:rPr>
              <w:t xml:space="preserve"> HMI Indication</w:t>
            </w:r>
            <w:r w:rsidRPr="00FD7180">
              <w:rPr>
                <w:rFonts w:cs="Arial"/>
                <w:i/>
                <w:lang w:eastAsia="zh-CN"/>
              </w:rPr>
              <w:t>”.</w:t>
            </w:r>
          </w:p>
        </w:tc>
      </w:tr>
    </w:tbl>
    <w:p w14:paraId="372A31F8" w14:textId="77777777" w:rsidR="00500605" w:rsidRDefault="00C73931" w:rsidP="00E814CF"/>
    <w:p w14:paraId="68CBBE80" w14:textId="77777777" w:rsidR="00406F39" w:rsidRDefault="00980C5F" w:rsidP="00AC15C4">
      <w:pPr>
        <w:pStyle w:val="Heading4"/>
      </w:pPr>
      <w:r>
        <w:t>ENMEM-UC-REQ-427168/A-Disassociate NFC key from Driver Profiles after NFC key is remotely deleted</w:t>
      </w:r>
    </w:p>
    <w:p w14:paraId="6B58124F"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1"/>
        <w:gridCol w:w="7471"/>
      </w:tblGrid>
      <w:tr w:rsidR="00256B60" w:rsidRPr="007B35D7" w14:paraId="4E9DF5EB" w14:textId="77777777" w:rsidTr="00AC15C4">
        <w:trPr>
          <w:jc w:val="center"/>
        </w:trPr>
        <w:tc>
          <w:tcPr>
            <w:tcW w:w="1761"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C34A6D" w14:textId="77777777" w:rsidR="00256B60" w:rsidRPr="00FD7180" w:rsidRDefault="00980C5F" w:rsidP="00256B60">
            <w:pPr>
              <w:spacing w:line="276" w:lineRule="auto"/>
            </w:pPr>
            <w:r w:rsidRPr="00FD7180">
              <w:rPr>
                <w:b/>
                <w:bCs/>
              </w:rPr>
              <w:t>Actors</w:t>
            </w:r>
          </w:p>
        </w:tc>
        <w:tc>
          <w:tcPr>
            <w:tcW w:w="747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B0AF676" w14:textId="77777777" w:rsidR="00256B60" w:rsidRPr="00FD7180" w:rsidRDefault="00980C5F" w:rsidP="00256B60">
            <w:pPr>
              <w:spacing w:line="276" w:lineRule="auto"/>
              <w:rPr>
                <w:rFonts w:cs="Arial"/>
                <w:lang w:eastAsia="zh-CN"/>
              </w:rPr>
            </w:pPr>
            <w:r>
              <w:rPr>
                <w:lang w:eastAsia="zh-CN"/>
              </w:rPr>
              <w:t>Vehicle Occupant</w:t>
            </w:r>
          </w:p>
        </w:tc>
      </w:tr>
      <w:tr w:rsidR="00256B60" w:rsidRPr="007B35D7" w14:paraId="7C32BE4B" w14:textId="77777777" w:rsidTr="00AC15C4">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F0052D" w14:textId="77777777" w:rsidR="00256B60" w:rsidRPr="00FD7180" w:rsidRDefault="00980C5F" w:rsidP="00256B60">
            <w:pPr>
              <w:spacing w:line="276" w:lineRule="auto"/>
            </w:pPr>
            <w:r w:rsidRPr="00FD7180">
              <w:rPr>
                <w:b/>
                <w:bCs/>
              </w:rPr>
              <w:t>Pre-conditions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3F0349CB" w14:textId="77777777" w:rsidR="00256B60" w:rsidRPr="00FD7180" w:rsidRDefault="00980C5F" w:rsidP="00256B60">
            <w:pPr>
              <w:spacing w:line="276" w:lineRule="auto"/>
              <w:rPr>
                <w:lang w:eastAsia="zh-CN"/>
              </w:rPr>
            </w:pPr>
            <w:r>
              <w:rPr>
                <w:lang w:eastAsia="zh-CN"/>
              </w:rPr>
              <w:t>At least one NFC key is associated to a Driver Profile</w:t>
            </w:r>
          </w:p>
        </w:tc>
      </w:tr>
      <w:tr w:rsidR="00256B60" w:rsidRPr="007B35D7" w14:paraId="4090E86D" w14:textId="77777777" w:rsidTr="00AC15C4">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BB4360" w14:textId="77777777" w:rsidR="00256B60" w:rsidRPr="00FD7180" w:rsidRDefault="00980C5F" w:rsidP="00256B60">
            <w:pPr>
              <w:spacing w:line="276" w:lineRule="auto"/>
            </w:pPr>
            <w:r w:rsidRPr="00FD7180">
              <w:rPr>
                <w:b/>
                <w:bCs/>
              </w:rPr>
              <w:t>Scenario Description</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481484BA" w14:textId="77777777" w:rsidR="00256B60" w:rsidRDefault="00980C5F" w:rsidP="00256B60">
            <w:pPr>
              <w:spacing w:line="276" w:lineRule="auto"/>
              <w:rPr>
                <w:lang w:eastAsia="zh-CN"/>
              </w:rPr>
            </w:pPr>
            <w:r>
              <w:rPr>
                <w:lang w:eastAsia="zh-CN"/>
              </w:rPr>
              <w:t>NFC key(s) is remotely deleted from outside the vehicle</w:t>
            </w:r>
          </w:p>
          <w:p w14:paraId="5634BF04" w14:textId="77777777" w:rsidR="00256B60" w:rsidRPr="00FD7180" w:rsidRDefault="00980C5F" w:rsidP="00256B60">
            <w:pPr>
              <w:spacing w:line="276" w:lineRule="auto"/>
              <w:rPr>
                <w:lang w:eastAsia="zh-CN"/>
              </w:rPr>
            </w:pPr>
            <w:r>
              <w:rPr>
                <w:lang w:eastAsia="zh-CN"/>
              </w:rPr>
              <w:t>The user starts up the vehicle and selects the Driver Profile menu</w:t>
            </w:r>
          </w:p>
        </w:tc>
      </w:tr>
      <w:tr w:rsidR="00256B60" w:rsidRPr="007B35D7" w14:paraId="57B70639" w14:textId="77777777" w:rsidTr="00AC15C4">
        <w:trPr>
          <w:jc w:val="center"/>
        </w:trPr>
        <w:tc>
          <w:tcPr>
            <w:tcW w:w="1761"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316DA0" w14:textId="77777777" w:rsidR="00256B60" w:rsidRPr="00FD7180" w:rsidRDefault="00980C5F" w:rsidP="00256B60">
            <w:pPr>
              <w:spacing w:line="276" w:lineRule="auto"/>
            </w:pPr>
            <w:r w:rsidRPr="00FD7180">
              <w:rPr>
                <w:b/>
                <w:bCs/>
              </w:rPr>
              <w:t>Post-conditions</w:t>
            </w:r>
          </w:p>
        </w:tc>
        <w:tc>
          <w:tcPr>
            <w:tcW w:w="7471" w:type="dxa"/>
            <w:tcBorders>
              <w:top w:val="nil"/>
              <w:left w:val="nil"/>
              <w:bottom w:val="single" w:sz="8" w:space="0" w:color="auto"/>
              <w:right w:val="single" w:sz="8" w:space="0" w:color="auto"/>
            </w:tcBorders>
            <w:tcMar>
              <w:top w:w="0" w:type="dxa"/>
              <w:left w:w="108" w:type="dxa"/>
              <w:bottom w:w="0" w:type="dxa"/>
              <w:right w:w="108" w:type="dxa"/>
            </w:tcMar>
            <w:hideMark/>
          </w:tcPr>
          <w:p w14:paraId="0D47464E" w14:textId="77777777" w:rsidR="00256B60" w:rsidRDefault="00980C5F" w:rsidP="00256B60">
            <w:pPr>
              <w:spacing w:line="276" w:lineRule="auto"/>
              <w:rPr>
                <w:lang w:eastAsia="zh-CN"/>
              </w:rPr>
            </w:pPr>
            <w:r>
              <w:rPr>
                <w:lang w:eastAsia="zh-CN"/>
              </w:rPr>
              <w:t>All Driver Profiles remain the same after NFC key(s) has been deleted</w:t>
            </w:r>
          </w:p>
          <w:p w14:paraId="0260D423" w14:textId="77777777" w:rsidR="00256B60" w:rsidRPr="00FD7180" w:rsidRDefault="00980C5F" w:rsidP="00256B60">
            <w:pPr>
              <w:spacing w:line="276" w:lineRule="auto"/>
              <w:rPr>
                <w:lang w:eastAsia="zh-CN"/>
              </w:rPr>
            </w:pPr>
            <w:r>
              <w:rPr>
                <w:lang w:eastAsia="zh-CN"/>
              </w:rPr>
              <w:t>HMI does not display NFC key association indicator for the respective Driver Profile</w:t>
            </w:r>
          </w:p>
        </w:tc>
      </w:tr>
      <w:tr w:rsidR="00256B60" w:rsidRPr="007B35D7" w14:paraId="78B6D63E" w14:textId="77777777" w:rsidTr="00AC15C4">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376ABCD" w14:textId="77777777" w:rsidR="00256B60" w:rsidRPr="00FD7180" w:rsidRDefault="00980C5F" w:rsidP="00256B60">
            <w:pPr>
              <w:spacing w:line="276" w:lineRule="auto"/>
            </w:pPr>
            <w:r w:rsidRPr="00FD7180">
              <w:rPr>
                <w:b/>
                <w:bCs/>
              </w:rPr>
              <w:t>Interfaces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A9A1F4" w14:textId="77777777" w:rsidR="00256B60" w:rsidRPr="00FD7180" w:rsidRDefault="00980C5F" w:rsidP="00256B60">
            <w:pPr>
              <w:spacing w:line="276" w:lineRule="auto"/>
              <w:rPr>
                <w:rFonts w:cs="Arial"/>
                <w:lang w:eastAsia="zh-CN"/>
              </w:rPr>
            </w:pPr>
            <w:r>
              <w:rPr>
                <w:rFonts w:cs="Arial"/>
                <w:lang w:eastAsia="zh-CN"/>
              </w:rPr>
              <w:t>Personalization Interface</w:t>
            </w:r>
          </w:p>
        </w:tc>
      </w:tr>
      <w:tr w:rsidR="00256B60" w14:paraId="05284840" w14:textId="77777777" w:rsidTr="00AC15C4">
        <w:trPr>
          <w:jc w:val="center"/>
        </w:trPr>
        <w:tc>
          <w:tcPr>
            <w:tcW w:w="1761"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946091A" w14:textId="77777777" w:rsidR="00256B60" w:rsidRPr="00FD7180" w:rsidRDefault="00980C5F" w:rsidP="00256B60">
            <w:pPr>
              <w:spacing w:line="276" w:lineRule="auto"/>
              <w:rPr>
                <w:b/>
                <w:bCs/>
              </w:rPr>
            </w:pPr>
            <w:r w:rsidRPr="00FD7180">
              <w:rPr>
                <w:b/>
                <w:bCs/>
              </w:rPr>
              <w:t>Notes</w:t>
            </w:r>
          </w:p>
        </w:tc>
        <w:tc>
          <w:tcPr>
            <w:tcW w:w="747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D7F899" w14:textId="77777777" w:rsidR="00256B60" w:rsidRDefault="00980C5F" w:rsidP="00256B60">
            <w:pPr>
              <w:spacing w:line="276" w:lineRule="auto"/>
              <w:rPr>
                <w:lang w:eastAsia="zh-CN"/>
              </w:rPr>
            </w:pPr>
            <w:r>
              <w:rPr>
                <w:rFonts w:cs="Arial"/>
                <w:lang w:eastAsia="zh-CN"/>
              </w:rPr>
              <w:t xml:space="preserve">- </w:t>
            </w:r>
            <w:r>
              <w:rPr>
                <w:lang w:eastAsia="zh-CN"/>
              </w:rPr>
              <w:t xml:space="preserve">NFC key </w:t>
            </w:r>
            <w:r>
              <w:rPr>
                <w:rFonts w:cs="Arial"/>
                <w:lang w:eastAsia="zh-CN"/>
              </w:rPr>
              <w:t xml:space="preserve">association will be erased at the same time an </w:t>
            </w:r>
            <w:r>
              <w:rPr>
                <w:lang w:eastAsia="zh-CN"/>
              </w:rPr>
              <w:t xml:space="preserve">NFC key </w:t>
            </w:r>
            <w:r>
              <w:rPr>
                <w:rFonts w:cs="Arial"/>
                <w:lang w:eastAsia="zh-CN"/>
              </w:rPr>
              <w:t xml:space="preserve">is remotely </w:t>
            </w:r>
            <w:r>
              <w:rPr>
                <w:lang w:eastAsia="zh-CN"/>
              </w:rPr>
              <w:t>deleted</w:t>
            </w:r>
            <w:r>
              <w:rPr>
                <w:rFonts w:cs="Arial"/>
                <w:lang w:eastAsia="zh-CN"/>
              </w:rPr>
              <w:t xml:space="preserve"> (see NFCES SPSS)</w:t>
            </w:r>
            <w:r>
              <w:rPr>
                <w:lang w:eastAsia="zh-CN"/>
              </w:rPr>
              <w:t xml:space="preserve">. </w:t>
            </w:r>
          </w:p>
          <w:p w14:paraId="2E68CA5E" w14:textId="77777777" w:rsidR="00256B60" w:rsidRPr="00FD7180" w:rsidRDefault="00980C5F" w:rsidP="00256B60">
            <w:pPr>
              <w:spacing w:line="276" w:lineRule="auto"/>
              <w:rPr>
                <w:rFonts w:cs="Arial"/>
                <w:i/>
                <w:lang w:eastAsia="zh-CN"/>
              </w:rPr>
            </w:pPr>
            <w:r>
              <w:rPr>
                <w:lang w:eastAsia="zh-CN"/>
              </w:rPr>
              <w:t>- For EnhancedMemoryInterfaceClient HMI NFC key indication, see “</w:t>
            </w:r>
            <w:r>
              <w:rPr>
                <w:rFonts w:cs="Arial"/>
                <w:i/>
                <w:u w:val="single"/>
                <w:lang w:eastAsia="zh-CN"/>
              </w:rPr>
              <w:t>ENMEM-HMI-REQ-202226-Keyfob/Phone/NFC key HMI Indication</w:t>
            </w:r>
            <w:r>
              <w:rPr>
                <w:rFonts w:cs="Arial"/>
                <w:i/>
                <w:lang w:eastAsia="zh-CN"/>
              </w:rPr>
              <w:t>”.</w:t>
            </w:r>
          </w:p>
        </w:tc>
      </w:tr>
    </w:tbl>
    <w:p w14:paraId="75687964" w14:textId="77777777" w:rsidR="00500605" w:rsidRDefault="00C73931" w:rsidP="00CD0F64"/>
    <w:p w14:paraId="4405EFBB" w14:textId="77777777" w:rsidR="00406F39" w:rsidRDefault="00980C5F" w:rsidP="00AC15C4">
      <w:pPr>
        <w:pStyle w:val="Heading4"/>
      </w:pPr>
      <w:r>
        <w:t>ENMEM-UC-REQ-095929/F-Delete a Driver Profile (with EnhancedMemoryPositionClient)</w:t>
      </w:r>
    </w:p>
    <w:p w14:paraId="32CAC342"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0"/>
        <w:gridCol w:w="7472"/>
      </w:tblGrid>
      <w:tr w:rsidR="00532C93" w14:paraId="26945614" w14:textId="77777777" w:rsidTr="00AC15C4">
        <w:trPr>
          <w:jc w:val="center"/>
        </w:trPr>
        <w:tc>
          <w:tcPr>
            <w:tcW w:w="176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B18B27" w14:textId="77777777" w:rsidR="00532C93" w:rsidRDefault="00980C5F" w:rsidP="00532C93">
            <w:pPr>
              <w:spacing w:line="276" w:lineRule="auto"/>
            </w:pPr>
            <w:r>
              <w:rPr>
                <w:b/>
                <w:bCs/>
              </w:rPr>
              <w:t>Actors</w:t>
            </w:r>
          </w:p>
        </w:tc>
        <w:tc>
          <w:tcPr>
            <w:tcW w:w="747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1341847" w14:textId="77777777" w:rsidR="00532C93" w:rsidRDefault="00980C5F" w:rsidP="00532C93">
            <w:pPr>
              <w:rPr>
                <w:rFonts w:cs="Arial"/>
                <w:lang w:eastAsia="zh-CN"/>
              </w:rPr>
            </w:pPr>
            <w:r>
              <w:rPr>
                <w:lang w:eastAsia="zh-CN"/>
              </w:rPr>
              <w:t>Vehicle Occupant</w:t>
            </w:r>
          </w:p>
        </w:tc>
      </w:tr>
      <w:tr w:rsidR="00532C93" w14:paraId="7F22E7F1"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B70187" w14:textId="77777777" w:rsidR="00532C93" w:rsidRDefault="00980C5F" w:rsidP="00532C93">
            <w:pPr>
              <w:spacing w:line="276" w:lineRule="auto"/>
            </w:pPr>
            <w:r>
              <w:rPr>
                <w:b/>
                <w:bCs/>
              </w:rPr>
              <w:t>Pre-conditions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EC25DBA" w14:textId="77777777" w:rsidR="00532C93" w:rsidRDefault="00980C5F" w:rsidP="00532C93">
            <w:pPr>
              <w:spacing w:line="256" w:lineRule="auto"/>
              <w:rPr>
                <w:lang w:eastAsia="zh-CN"/>
              </w:rPr>
            </w:pPr>
            <w:r>
              <w:rPr>
                <w:lang w:eastAsia="zh-CN"/>
              </w:rPr>
              <w:t>The ignition status is in Run</w:t>
            </w:r>
          </w:p>
          <w:p w14:paraId="41927F90" w14:textId="77777777" w:rsidR="00532C93" w:rsidRDefault="00980C5F" w:rsidP="00532C93">
            <w:pPr>
              <w:spacing w:line="256" w:lineRule="auto"/>
              <w:rPr>
                <w:lang w:eastAsia="zh-CN"/>
              </w:rPr>
            </w:pPr>
            <w:r>
              <w:t>EnhancedMemoryPositionClient is present</w:t>
            </w:r>
          </w:p>
          <w:p w14:paraId="2C348CBB" w14:textId="77777777" w:rsidR="00532C93" w:rsidRDefault="00980C5F" w:rsidP="00532C93">
            <w:pPr>
              <w:spacing w:line="256" w:lineRule="auto"/>
              <w:rPr>
                <w:lang w:eastAsia="zh-CN"/>
              </w:rPr>
            </w:pPr>
            <w:r>
              <w:rPr>
                <w:lang w:eastAsia="zh-CN"/>
              </w:rPr>
              <w:t>The vehicle speed is less than 8 KPH</w:t>
            </w:r>
          </w:p>
          <w:p w14:paraId="7707BE78" w14:textId="77777777" w:rsidR="00532C93" w:rsidRDefault="00980C5F" w:rsidP="00532C93">
            <w:pPr>
              <w:rPr>
                <w:lang w:eastAsia="zh-CN"/>
              </w:rPr>
            </w:pPr>
            <w:r>
              <w:rPr>
                <w:lang w:eastAsia="zh-CN"/>
              </w:rPr>
              <w:t>At least one Driver Profile has been created</w:t>
            </w:r>
          </w:p>
        </w:tc>
      </w:tr>
      <w:tr w:rsidR="00532C93" w14:paraId="211F425C"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290D8C" w14:textId="77777777" w:rsidR="00532C93" w:rsidRDefault="00980C5F" w:rsidP="00532C93">
            <w:pPr>
              <w:spacing w:line="276" w:lineRule="auto"/>
            </w:pPr>
            <w:r>
              <w:rPr>
                <w:b/>
                <w:bCs/>
              </w:rPr>
              <w:t>Scenario Description</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6F99D96" w14:textId="77777777" w:rsidR="00532C93" w:rsidRDefault="00980C5F" w:rsidP="00532C93">
            <w:pPr>
              <w:rPr>
                <w:lang w:eastAsia="zh-CN"/>
              </w:rPr>
            </w:pPr>
            <w:r>
              <w:rPr>
                <w:lang w:eastAsia="zh-CN"/>
              </w:rPr>
              <w:t>The user accesses the Driver Profiles HMI and chooses to delete a Driver Profile (need not to be the active Driver Profile)</w:t>
            </w:r>
          </w:p>
        </w:tc>
      </w:tr>
      <w:tr w:rsidR="00532C93" w14:paraId="7C28D41B"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41861C" w14:textId="77777777" w:rsidR="00532C93" w:rsidRDefault="00980C5F" w:rsidP="00532C93">
            <w:pPr>
              <w:spacing w:line="276" w:lineRule="auto"/>
            </w:pPr>
            <w:r>
              <w:rPr>
                <w:b/>
                <w:bCs/>
              </w:rPr>
              <w:t>Post-conditions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37C2ACF9" w14:textId="77777777" w:rsidR="00532C93" w:rsidRDefault="00980C5F" w:rsidP="00980C5F">
            <w:pPr>
              <w:numPr>
                <w:ilvl w:val="0"/>
                <w:numId w:val="56"/>
              </w:numPr>
              <w:spacing w:line="256" w:lineRule="auto"/>
              <w:rPr>
                <w:lang w:eastAsia="zh-CN"/>
              </w:rPr>
            </w:pPr>
            <w:r>
              <w:rPr>
                <w:lang w:eastAsia="zh-CN"/>
              </w:rPr>
              <w:t>The Driver Profile selected by the user now is deleted</w:t>
            </w:r>
          </w:p>
          <w:p w14:paraId="4272AD44" w14:textId="77777777" w:rsidR="00532C93" w:rsidRDefault="00980C5F" w:rsidP="00980C5F">
            <w:pPr>
              <w:numPr>
                <w:ilvl w:val="0"/>
                <w:numId w:val="56"/>
              </w:numPr>
              <w:spacing w:line="256" w:lineRule="auto"/>
              <w:rPr>
                <w:lang w:eastAsia="zh-CN"/>
              </w:rPr>
            </w:pPr>
            <w:r>
              <w:rPr>
                <w:rFonts w:cs="Arial"/>
                <w:lang w:eastAsia="zh-CN"/>
              </w:rPr>
              <w:t>If the active profile is deleted, Guest Profile is recalled automatically. Positional settings remain unchanged</w:t>
            </w:r>
            <w:r>
              <w:rPr>
                <w:lang w:eastAsia="zh-CN"/>
              </w:rPr>
              <w:t xml:space="preserve"> </w:t>
            </w:r>
          </w:p>
          <w:p w14:paraId="446DD741" w14:textId="77777777" w:rsidR="00532C93" w:rsidRDefault="00980C5F" w:rsidP="00980C5F">
            <w:pPr>
              <w:numPr>
                <w:ilvl w:val="0"/>
                <w:numId w:val="56"/>
              </w:numPr>
              <w:spacing w:line="256" w:lineRule="auto"/>
              <w:rPr>
                <w:rFonts w:cs="Arial"/>
                <w:lang w:eastAsia="zh-CN"/>
              </w:rPr>
            </w:pPr>
            <w:r>
              <w:t>Positional settings that were associated to the deleted Driver Profile remain associated to the Memory Seat button. Pressing the disassociated Memory Seat button will recall the stored positional settings</w:t>
            </w:r>
          </w:p>
          <w:p w14:paraId="44E7B261" w14:textId="77777777" w:rsidR="00532C93" w:rsidRDefault="00980C5F" w:rsidP="00980C5F">
            <w:pPr>
              <w:numPr>
                <w:ilvl w:val="0"/>
                <w:numId w:val="56"/>
              </w:numPr>
              <w:spacing w:line="256" w:lineRule="auto"/>
              <w:rPr>
                <w:rFonts w:cs="Arial"/>
                <w:lang w:eastAsia="zh-CN"/>
              </w:rPr>
            </w:pPr>
            <w:r>
              <w:rPr>
                <w:rFonts w:cs="Arial"/>
                <w:lang w:eastAsia="zh-CN"/>
              </w:rPr>
              <w:lastRenderedPageBreak/>
              <w:t xml:space="preserve">The keyfob, phone and/or any NFC key(s) that were previously associated to the deleted Driver Profile are automatically disassociated </w:t>
            </w:r>
          </w:p>
          <w:p w14:paraId="07B2FDF2" w14:textId="77777777" w:rsidR="00532C93" w:rsidRDefault="00980C5F" w:rsidP="00980C5F">
            <w:pPr>
              <w:numPr>
                <w:ilvl w:val="0"/>
                <w:numId w:val="56"/>
              </w:numPr>
              <w:spacing w:line="256" w:lineRule="auto"/>
              <w:ind w:left="1042"/>
              <w:rPr>
                <w:rFonts w:cs="Arial"/>
                <w:lang w:eastAsia="zh-CN"/>
              </w:rPr>
            </w:pPr>
            <w:r>
              <w:rPr>
                <w:rFonts w:cs="Arial"/>
                <w:lang w:eastAsia="zh-CN"/>
              </w:rPr>
              <w:t xml:space="preserve">Pressing/Tapping the disassociated keyfob, phone and/or NFC key(s) will no longer trigger a recall. </w:t>
            </w:r>
          </w:p>
          <w:p w14:paraId="78C4E40F" w14:textId="77777777" w:rsidR="00532C93" w:rsidRDefault="00980C5F" w:rsidP="00980C5F">
            <w:pPr>
              <w:numPr>
                <w:ilvl w:val="0"/>
                <w:numId w:val="56"/>
              </w:numPr>
              <w:spacing w:line="256" w:lineRule="auto"/>
              <w:ind w:left="1042"/>
              <w:rPr>
                <w:rFonts w:cs="Arial"/>
                <w:lang w:eastAsia="zh-CN"/>
              </w:rPr>
            </w:pPr>
            <w:r>
              <w:rPr>
                <w:rFonts w:cs="Arial"/>
                <w:lang w:eastAsia="zh-CN"/>
              </w:rPr>
              <w:t>Positional settings will also not respond to keyfob, phone or NFC key pressing/tapping</w:t>
            </w:r>
          </w:p>
          <w:p w14:paraId="346E07AA" w14:textId="77777777" w:rsidR="00532C93" w:rsidRDefault="00980C5F" w:rsidP="00980C5F">
            <w:pPr>
              <w:numPr>
                <w:ilvl w:val="0"/>
                <w:numId w:val="55"/>
              </w:numPr>
              <w:rPr>
                <w:lang w:eastAsia="zh-CN"/>
              </w:rPr>
            </w:pPr>
            <w:r>
              <w:rPr>
                <w:rFonts w:cs="Arial"/>
                <w:lang w:eastAsia="zh-CN"/>
              </w:rPr>
              <w:t>HMI disables Edit menu and deletes the name, keyfob, phone and/or NFC key(s) association status for the deleted Driver Profile</w:t>
            </w:r>
          </w:p>
        </w:tc>
      </w:tr>
      <w:tr w:rsidR="00532C93" w14:paraId="0745FFF2"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55DF75C" w14:textId="77777777" w:rsidR="00532C93" w:rsidRDefault="00980C5F" w:rsidP="00532C93">
            <w:pPr>
              <w:spacing w:line="276" w:lineRule="auto"/>
            </w:pPr>
            <w:r>
              <w:rPr>
                <w:b/>
                <w:bCs/>
              </w:rPr>
              <w:t>Interfaces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40E75F76" w14:textId="77777777" w:rsidR="00532C93" w:rsidRDefault="00980C5F" w:rsidP="00532C93">
            <w:pPr>
              <w:rPr>
                <w:rFonts w:cs="Arial"/>
                <w:lang w:eastAsia="zh-CN"/>
              </w:rPr>
            </w:pPr>
            <w:r>
              <w:rPr>
                <w:rFonts w:cs="Arial"/>
                <w:lang w:eastAsia="zh-CN"/>
              </w:rPr>
              <w:t>Personalization Interface</w:t>
            </w:r>
          </w:p>
        </w:tc>
      </w:tr>
      <w:tr w:rsidR="00532C93" w14:paraId="5012AE4D" w14:textId="77777777" w:rsidTr="00AC15C4">
        <w:trPr>
          <w:jc w:val="center"/>
        </w:trPr>
        <w:tc>
          <w:tcPr>
            <w:tcW w:w="176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378A4BB" w14:textId="77777777" w:rsidR="00532C93" w:rsidRPr="007409BE" w:rsidRDefault="00980C5F" w:rsidP="00532C93">
            <w:pPr>
              <w:spacing w:line="276" w:lineRule="auto"/>
            </w:pPr>
            <w:r>
              <w:rPr>
                <w:b/>
              </w:rPr>
              <w:t>Notes</w:t>
            </w:r>
          </w:p>
        </w:tc>
        <w:tc>
          <w:tcPr>
            <w:tcW w:w="7472" w:type="dxa"/>
            <w:tcBorders>
              <w:top w:val="nil"/>
              <w:left w:val="nil"/>
              <w:bottom w:val="single" w:sz="8" w:space="0" w:color="auto"/>
              <w:right w:val="single" w:sz="8" w:space="0" w:color="auto"/>
            </w:tcBorders>
            <w:tcMar>
              <w:top w:w="0" w:type="dxa"/>
              <w:left w:w="108" w:type="dxa"/>
              <w:bottom w:w="0" w:type="dxa"/>
              <w:right w:w="108" w:type="dxa"/>
            </w:tcMar>
          </w:tcPr>
          <w:p w14:paraId="66546E27" w14:textId="77777777" w:rsidR="00532C93" w:rsidRDefault="00980C5F" w:rsidP="00532C93">
            <w:pPr>
              <w:rPr>
                <w:rFonts w:cs="Arial"/>
                <w:lang w:eastAsia="zh-CN"/>
              </w:rPr>
            </w:pPr>
            <w:r>
              <w:rPr>
                <w:rFonts w:cs="Arial"/>
                <w:lang w:eastAsia="zh-CN"/>
              </w:rPr>
              <w:t>Deleting a Driver Profile does not delete/erase/revoke a PaaK or NFC key, it only deletes the association between the phone/NFC key(s) and the once existing Driver Profile (refer to Phone-As-A-Key SPSS and NFCES SPSS on removal methods).</w:t>
            </w:r>
          </w:p>
        </w:tc>
      </w:tr>
    </w:tbl>
    <w:p w14:paraId="77B59B88" w14:textId="77777777" w:rsidR="00500605" w:rsidRDefault="00C73931" w:rsidP="00CD0F64"/>
    <w:p w14:paraId="0D1CAF43" w14:textId="77777777" w:rsidR="00406F39" w:rsidRDefault="00980C5F" w:rsidP="00AC15C4">
      <w:pPr>
        <w:pStyle w:val="Heading4"/>
      </w:pPr>
      <w:r>
        <w:t>ENMEM-UC-REQ-352158/B-Delete a Driver Profile (without EnhancedMemoryPositionClient)</w:t>
      </w:r>
    </w:p>
    <w:p w14:paraId="207C64C0"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BF4A12" w14:paraId="6D4C6D9E" w14:textId="77777777" w:rsidTr="00AC15C4">
        <w:trPr>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31D132" w14:textId="77777777" w:rsidR="00BF4A12" w:rsidRDefault="00980C5F" w:rsidP="00BF4A12">
            <w:pPr>
              <w:spacing w:line="276" w:lineRule="auto"/>
            </w:pPr>
            <w:r>
              <w:rPr>
                <w:b/>
                <w:bCs/>
              </w:rPr>
              <w:t>Actors</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3354E4" w14:textId="77777777" w:rsidR="00BF4A12" w:rsidRDefault="00980C5F" w:rsidP="00BF4A12">
            <w:pPr>
              <w:spacing w:line="256" w:lineRule="auto"/>
              <w:rPr>
                <w:rFonts w:cs="Arial"/>
                <w:lang w:eastAsia="zh-CN"/>
              </w:rPr>
            </w:pPr>
            <w:r>
              <w:rPr>
                <w:lang w:eastAsia="zh-CN"/>
              </w:rPr>
              <w:t>Vehicle Occupant</w:t>
            </w:r>
          </w:p>
        </w:tc>
      </w:tr>
      <w:tr w:rsidR="00BF4A12" w14:paraId="428C308E"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16287B" w14:textId="77777777" w:rsidR="00BF4A12" w:rsidRDefault="00980C5F" w:rsidP="00BF4A12">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751BC7AE" w14:textId="77777777" w:rsidR="00BF4A12" w:rsidRDefault="00980C5F" w:rsidP="00BF4A12">
            <w:pPr>
              <w:spacing w:line="254" w:lineRule="auto"/>
              <w:rPr>
                <w:lang w:eastAsia="zh-CN"/>
              </w:rPr>
            </w:pPr>
            <w:r>
              <w:rPr>
                <w:lang w:eastAsia="zh-CN"/>
              </w:rPr>
              <w:t>The ignition status is in Run</w:t>
            </w:r>
          </w:p>
          <w:p w14:paraId="45C8459D" w14:textId="77777777" w:rsidR="00BF4A12" w:rsidRDefault="00980C5F" w:rsidP="00BF4A12">
            <w:pPr>
              <w:spacing w:line="254" w:lineRule="auto"/>
              <w:rPr>
                <w:lang w:eastAsia="zh-CN"/>
              </w:rPr>
            </w:pPr>
            <w:r>
              <w:t>EnhancedMemoryPositionClient is not present</w:t>
            </w:r>
          </w:p>
          <w:p w14:paraId="2F2364FD" w14:textId="77777777" w:rsidR="00BF4A12" w:rsidRDefault="00980C5F" w:rsidP="00BF4A12">
            <w:pPr>
              <w:spacing w:line="254" w:lineRule="auto"/>
              <w:rPr>
                <w:lang w:eastAsia="zh-CN"/>
              </w:rPr>
            </w:pPr>
            <w:r>
              <w:rPr>
                <w:lang w:eastAsia="zh-CN"/>
              </w:rPr>
              <w:t>The vehicle speed is less than 8 KPH</w:t>
            </w:r>
          </w:p>
          <w:p w14:paraId="7BE6064A" w14:textId="77777777" w:rsidR="00BF4A12" w:rsidRDefault="00980C5F" w:rsidP="00BF4A12">
            <w:pPr>
              <w:spacing w:line="256" w:lineRule="auto"/>
              <w:rPr>
                <w:lang w:eastAsia="zh-CN"/>
              </w:rPr>
            </w:pPr>
            <w:r>
              <w:rPr>
                <w:lang w:eastAsia="zh-CN"/>
              </w:rPr>
              <w:t>At least one Driver Profile has been created</w:t>
            </w:r>
          </w:p>
        </w:tc>
      </w:tr>
      <w:tr w:rsidR="00BF4A12" w14:paraId="189E575D"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2F922D" w14:textId="77777777" w:rsidR="00BF4A12" w:rsidRDefault="00980C5F" w:rsidP="00BF4A12">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70792FB" w14:textId="77777777" w:rsidR="00BF4A12" w:rsidRDefault="00980C5F" w:rsidP="00BF4A12">
            <w:pPr>
              <w:spacing w:line="256" w:lineRule="auto"/>
              <w:rPr>
                <w:lang w:eastAsia="zh-CN"/>
              </w:rPr>
            </w:pPr>
            <w:r>
              <w:rPr>
                <w:lang w:eastAsia="zh-CN"/>
              </w:rPr>
              <w:t>The user accesses the Driver Profiles HMI and chooses to delete a Driver Profile (need not to be the active Driver Profile)</w:t>
            </w:r>
          </w:p>
        </w:tc>
      </w:tr>
      <w:tr w:rsidR="00BF4A12" w14:paraId="3BB60BA7"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8A5CC3" w14:textId="77777777" w:rsidR="00BF4A12" w:rsidRDefault="00980C5F" w:rsidP="00BF4A12">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0154D61" w14:textId="77777777" w:rsidR="00BF4A12" w:rsidRDefault="00980C5F" w:rsidP="00980C5F">
            <w:pPr>
              <w:numPr>
                <w:ilvl w:val="0"/>
                <w:numId w:val="58"/>
              </w:numPr>
              <w:spacing w:line="254" w:lineRule="auto"/>
              <w:rPr>
                <w:lang w:eastAsia="zh-CN"/>
              </w:rPr>
            </w:pPr>
            <w:r>
              <w:rPr>
                <w:lang w:eastAsia="zh-CN"/>
              </w:rPr>
              <w:t>The Driver Profile selected by the user now is deleted</w:t>
            </w:r>
          </w:p>
          <w:p w14:paraId="1C463FFB" w14:textId="77777777" w:rsidR="00BF4A12" w:rsidRDefault="00980C5F" w:rsidP="00980C5F">
            <w:pPr>
              <w:numPr>
                <w:ilvl w:val="0"/>
                <w:numId w:val="58"/>
              </w:numPr>
              <w:spacing w:line="254" w:lineRule="auto"/>
              <w:rPr>
                <w:lang w:eastAsia="zh-CN"/>
              </w:rPr>
            </w:pPr>
            <w:r>
              <w:rPr>
                <w:rFonts w:cs="Arial"/>
                <w:lang w:eastAsia="zh-CN"/>
              </w:rPr>
              <w:t>If the active profile is deleted, Guest Profile is recalled automatically.</w:t>
            </w:r>
          </w:p>
          <w:p w14:paraId="4E114D6F" w14:textId="77777777" w:rsidR="00BF4A12" w:rsidRDefault="00980C5F" w:rsidP="00980C5F">
            <w:pPr>
              <w:numPr>
                <w:ilvl w:val="0"/>
                <w:numId w:val="58"/>
              </w:numPr>
              <w:spacing w:line="254" w:lineRule="auto"/>
              <w:rPr>
                <w:rFonts w:cs="Arial"/>
                <w:lang w:eastAsia="zh-CN"/>
              </w:rPr>
            </w:pPr>
            <w:r>
              <w:rPr>
                <w:rFonts w:cs="Arial"/>
                <w:lang w:eastAsia="zh-CN"/>
              </w:rPr>
              <w:t xml:space="preserve">The keyfob, phone and/or any NFC key(s) that were previously associated to the deleted Driver Profile are automatically disassociated </w:t>
            </w:r>
          </w:p>
          <w:p w14:paraId="08D47F95" w14:textId="77777777" w:rsidR="00BF4A12" w:rsidRDefault="00980C5F" w:rsidP="00980C5F">
            <w:pPr>
              <w:numPr>
                <w:ilvl w:val="0"/>
                <w:numId w:val="58"/>
              </w:numPr>
              <w:spacing w:line="254" w:lineRule="auto"/>
              <w:ind w:left="1042"/>
              <w:rPr>
                <w:rFonts w:cs="Arial"/>
                <w:lang w:eastAsia="zh-CN"/>
              </w:rPr>
            </w:pPr>
            <w:r>
              <w:rPr>
                <w:rFonts w:cs="Arial"/>
                <w:lang w:eastAsia="zh-CN"/>
              </w:rPr>
              <w:t xml:space="preserve">Pressing/Tapping the disassociated keyfob, phone and/or NFC key(s) will no longer trigger a recall. </w:t>
            </w:r>
          </w:p>
          <w:p w14:paraId="5B2F2BF4" w14:textId="77777777" w:rsidR="00BF4A12" w:rsidRDefault="00980C5F" w:rsidP="00980C5F">
            <w:pPr>
              <w:numPr>
                <w:ilvl w:val="0"/>
                <w:numId w:val="57"/>
              </w:numPr>
              <w:spacing w:line="256" w:lineRule="auto"/>
              <w:rPr>
                <w:lang w:eastAsia="zh-CN"/>
              </w:rPr>
            </w:pPr>
            <w:r>
              <w:rPr>
                <w:rFonts w:cs="Arial"/>
                <w:lang w:eastAsia="zh-CN"/>
              </w:rPr>
              <w:t>HMI disables Edit menu and deletes the name, profile number &amp; keyfob, phone and/or NFC key association status for the deleted Driver Profile</w:t>
            </w:r>
          </w:p>
        </w:tc>
      </w:tr>
      <w:tr w:rsidR="00BF4A12" w14:paraId="2C2998E2"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1E9E19B" w14:textId="77777777" w:rsidR="00BF4A12" w:rsidRDefault="00980C5F" w:rsidP="00BF4A12">
            <w:pPr>
              <w:spacing w:line="276" w:lineRule="auto"/>
            </w:pPr>
            <w:r>
              <w:rPr>
                <w:b/>
                <w:bCs/>
              </w:rPr>
              <w:t>Interfaces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1480CC48" w14:textId="77777777" w:rsidR="00BF4A12" w:rsidRDefault="00980C5F" w:rsidP="00BF4A12">
            <w:pPr>
              <w:spacing w:line="256" w:lineRule="auto"/>
              <w:rPr>
                <w:rFonts w:cs="Arial"/>
                <w:lang w:eastAsia="zh-CN"/>
              </w:rPr>
            </w:pPr>
            <w:r>
              <w:rPr>
                <w:rFonts w:cs="Arial"/>
                <w:lang w:eastAsia="zh-CN"/>
              </w:rPr>
              <w:t>Personalization Interface</w:t>
            </w:r>
          </w:p>
        </w:tc>
      </w:tr>
      <w:tr w:rsidR="00BF4A12" w14:paraId="4A8EA9BC"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2DAEED1" w14:textId="77777777" w:rsidR="00BF4A12" w:rsidRPr="007409BE" w:rsidRDefault="00980C5F" w:rsidP="00BF4A12">
            <w:pPr>
              <w:spacing w:line="276" w:lineRule="auto"/>
            </w:pPr>
            <w:r>
              <w:rPr>
                <w:b/>
              </w:rPr>
              <w:t>Notes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3408A42A" w14:textId="77777777" w:rsidR="00BF4A12" w:rsidRDefault="00980C5F" w:rsidP="00BF4A12">
            <w:pPr>
              <w:spacing w:line="256" w:lineRule="auto"/>
              <w:rPr>
                <w:rFonts w:cs="Arial"/>
                <w:lang w:eastAsia="zh-CN"/>
              </w:rPr>
            </w:pPr>
            <w:r>
              <w:rPr>
                <w:rFonts w:cs="Arial"/>
                <w:lang w:eastAsia="zh-CN"/>
              </w:rPr>
              <w:t>Deleting a Driver Profile does not delete/erase/revoke a PaaK or NFC key, it only deletes the association between the phone/NFC key and the once existing Driver Profile (refer to Phone-As-A-Key SPSS and NFCES SPSS on removal methods).</w:t>
            </w:r>
          </w:p>
        </w:tc>
      </w:tr>
    </w:tbl>
    <w:p w14:paraId="5E128044" w14:textId="77777777" w:rsidR="00500605" w:rsidRDefault="00C73931" w:rsidP="00CD0F64"/>
    <w:p w14:paraId="06CF8AEC" w14:textId="77777777" w:rsidR="00406F39" w:rsidRDefault="00980C5F" w:rsidP="00AC15C4">
      <w:pPr>
        <w:pStyle w:val="Heading4"/>
      </w:pPr>
      <w:r>
        <w:t>ENMEM-UC-REQ-195890/D-Delete All Driver Profiles via Master Reset (with EnhancedMemoryPositionClient)</w:t>
      </w:r>
    </w:p>
    <w:p w14:paraId="63112785" w14:textId="77777777" w:rsidR="00500605" w:rsidRDefault="00C73931"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366B75" w14:paraId="70868C05" w14:textId="77777777" w:rsidTr="00AC15C4">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4260477" w14:textId="77777777" w:rsidR="00366B75" w:rsidRDefault="00980C5F">
            <w:pPr>
              <w:spacing w:line="276" w:lineRule="auto"/>
              <w:rPr>
                <w:b/>
              </w:rPr>
            </w:pPr>
            <w:r>
              <w:rPr>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861954" w14:textId="77777777" w:rsidR="00366B75" w:rsidRDefault="00980C5F">
            <w:pPr>
              <w:spacing w:line="276" w:lineRule="auto"/>
              <w:rPr>
                <w:rFonts w:cs="Arial"/>
                <w:lang w:eastAsia="zh-CN"/>
              </w:rPr>
            </w:pPr>
            <w:r>
              <w:rPr>
                <w:lang w:eastAsia="zh-CN"/>
              </w:rPr>
              <w:t>Vehicle Occupant</w:t>
            </w:r>
          </w:p>
        </w:tc>
      </w:tr>
      <w:tr w:rsidR="00366B75" w14:paraId="2FCE3B2B"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B69A38" w14:textId="77777777" w:rsidR="00366B75"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C4740AB" w14:textId="77777777" w:rsidR="00691004" w:rsidRDefault="00980C5F" w:rsidP="00691004">
            <w:pPr>
              <w:spacing w:line="276" w:lineRule="auto"/>
              <w:rPr>
                <w:lang w:eastAsia="zh-CN"/>
              </w:rPr>
            </w:pPr>
            <w:r w:rsidRPr="00906206">
              <w:rPr>
                <w:lang w:eastAsia="zh-CN"/>
              </w:rPr>
              <w:t>Infotainment system is ON</w:t>
            </w:r>
          </w:p>
          <w:p w14:paraId="7488B05E" w14:textId="77777777" w:rsidR="00774FDF" w:rsidRPr="00906206" w:rsidRDefault="00980C5F" w:rsidP="00691004">
            <w:pPr>
              <w:spacing w:line="276" w:lineRule="auto"/>
              <w:rPr>
                <w:lang w:eastAsia="zh-CN"/>
              </w:rPr>
            </w:pPr>
            <w:r>
              <w:t>EnhancedMemoryPositionClient is present</w:t>
            </w:r>
          </w:p>
          <w:p w14:paraId="3AE2F498" w14:textId="77777777" w:rsidR="00366B75" w:rsidRPr="00906206" w:rsidRDefault="00980C5F">
            <w:pPr>
              <w:spacing w:line="276" w:lineRule="auto"/>
              <w:rPr>
                <w:lang w:eastAsia="zh-CN"/>
              </w:rPr>
            </w:pPr>
            <w:r w:rsidRPr="00906206">
              <w:rPr>
                <w:lang w:eastAsia="zh-CN"/>
              </w:rPr>
              <w:t>At least one Driver Profile is created</w:t>
            </w:r>
          </w:p>
        </w:tc>
      </w:tr>
      <w:tr w:rsidR="00366B75" w14:paraId="572BF220"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C0B332" w14:textId="77777777" w:rsidR="00366B75"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CA73F16" w14:textId="77777777" w:rsidR="00366B75" w:rsidRPr="00906206" w:rsidRDefault="00980C5F">
            <w:pPr>
              <w:spacing w:line="276" w:lineRule="auto"/>
              <w:rPr>
                <w:lang w:eastAsia="zh-CN"/>
              </w:rPr>
            </w:pPr>
            <w:r>
              <w:rPr>
                <w:lang w:eastAsia="zh-CN"/>
              </w:rPr>
              <w:t>The user presses the Master Reset</w:t>
            </w:r>
            <w:r w:rsidRPr="00906206">
              <w:rPr>
                <w:lang w:eastAsia="zh-CN"/>
              </w:rPr>
              <w:t xml:space="preserve"> button</w:t>
            </w:r>
          </w:p>
        </w:tc>
      </w:tr>
      <w:tr w:rsidR="00366B75" w14:paraId="1B668640" w14:textId="77777777" w:rsidTr="00AC15C4">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F4AC3C" w14:textId="77777777" w:rsidR="00366B75" w:rsidRDefault="00980C5F">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80683F" w14:textId="77777777" w:rsidR="00B40C30" w:rsidRDefault="00980C5F" w:rsidP="00980C5F">
            <w:pPr>
              <w:numPr>
                <w:ilvl w:val="0"/>
                <w:numId w:val="59"/>
              </w:numPr>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4D2BE252" w14:textId="77777777" w:rsidR="00B40C30" w:rsidRDefault="00980C5F" w:rsidP="00980C5F">
            <w:pPr>
              <w:numPr>
                <w:ilvl w:val="0"/>
                <w:numId w:val="59"/>
              </w:numPr>
              <w:rPr>
                <w:szCs w:val="22"/>
                <w:lang w:eastAsia="zh-CN"/>
              </w:rPr>
            </w:pPr>
            <w:r>
              <w:rPr>
                <w:szCs w:val="22"/>
                <w:lang w:eastAsia="zh-CN"/>
              </w:rPr>
              <w:t>Upon return to the Driver Profiles HMI Menu Enhanced Memory feature is OFF. All Driver Profile menus, except Enhanced Memory feature ON/OFF, are disabled</w:t>
            </w:r>
          </w:p>
          <w:p w14:paraId="27964ECA" w14:textId="77777777" w:rsidR="00B40C30" w:rsidRDefault="00980C5F" w:rsidP="00980C5F">
            <w:pPr>
              <w:numPr>
                <w:ilvl w:val="0"/>
                <w:numId w:val="59"/>
              </w:numPr>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 phones and NFC keys are disassociated from Driver Profiles and Memory Seat buttons</w:t>
            </w:r>
          </w:p>
          <w:p w14:paraId="4C595D8B" w14:textId="77777777" w:rsidR="00010A81" w:rsidRPr="00AA598F" w:rsidRDefault="00980C5F" w:rsidP="00980C5F">
            <w:pPr>
              <w:numPr>
                <w:ilvl w:val="0"/>
                <w:numId w:val="59"/>
              </w:numPr>
              <w:rPr>
                <w:szCs w:val="22"/>
                <w:lang w:eastAsia="zh-CN"/>
              </w:rPr>
            </w:pPr>
            <w:r>
              <w:t>Positional settings remain associated to the Memory Seat buttons</w:t>
            </w:r>
          </w:p>
        </w:tc>
      </w:tr>
      <w:tr w:rsidR="00366B75" w14:paraId="609D18A1"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738F62E" w14:textId="77777777" w:rsidR="00366B75" w:rsidRDefault="00980C5F">
            <w:pPr>
              <w:spacing w:line="276" w:lineRule="auto"/>
            </w:pPr>
            <w:r>
              <w:rPr>
                <w:b/>
                <w:bCs/>
              </w:rPr>
              <w:lastRenderedPageBreak/>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490DA3" w14:textId="77777777" w:rsidR="00366B75" w:rsidRPr="00906206" w:rsidRDefault="00980C5F">
            <w:pPr>
              <w:spacing w:line="276" w:lineRule="auto"/>
              <w:rPr>
                <w:rFonts w:cs="Arial"/>
                <w:lang w:eastAsia="zh-CN"/>
              </w:rPr>
            </w:pPr>
            <w:r w:rsidRPr="00906206">
              <w:rPr>
                <w:rFonts w:cs="Arial"/>
                <w:lang w:eastAsia="zh-CN"/>
              </w:rPr>
              <w:t>Personalization Interface</w:t>
            </w:r>
          </w:p>
        </w:tc>
      </w:tr>
      <w:tr w:rsidR="00366B75" w14:paraId="25FFCFA3"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5C6C06B" w14:textId="77777777" w:rsidR="00366B75"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D079E0" w14:textId="77777777" w:rsidR="00366B75" w:rsidRPr="00906206" w:rsidRDefault="00980C5F" w:rsidP="006E0E9D">
            <w:pPr>
              <w:spacing w:line="276" w:lineRule="auto"/>
              <w:rPr>
                <w:rFonts w:cs="Arial"/>
                <w:lang w:eastAsia="zh-CN"/>
              </w:rPr>
            </w:pPr>
            <w:r>
              <w:rPr>
                <w:rFonts w:cs="Arial"/>
                <w:lang w:eastAsia="zh-CN"/>
              </w:rPr>
              <w:t>When performing Master Reset, the Enhanced Memory r</w:t>
            </w:r>
            <w:r w:rsidRPr="00906206">
              <w:rPr>
                <w:rFonts w:cs="Arial"/>
                <w:lang w:eastAsia="zh-CN"/>
              </w:rPr>
              <w:t>equirements</w:t>
            </w:r>
            <w:r>
              <w:rPr>
                <w:rFonts w:cs="Arial"/>
                <w:lang w:eastAsia="zh-CN"/>
              </w:rPr>
              <w:t xml:space="preserve"> for D</w:t>
            </w:r>
            <w:r w:rsidRPr="00906206">
              <w:rPr>
                <w:rFonts w:cs="Arial"/>
                <w:lang w:eastAsia="zh-CN"/>
              </w:rPr>
              <w:t xml:space="preserve">eleting </w:t>
            </w:r>
            <w:r>
              <w:rPr>
                <w:rFonts w:cs="Arial"/>
                <w:lang w:eastAsia="zh-CN"/>
              </w:rPr>
              <w:t xml:space="preserve">a </w:t>
            </w:r>
            <w:r w:rsidRPr="00906206">
              <w:rPr>
                <w:rFonts w:cs="Arial"/>
                <w:lang w:eastAsia="zh-CN"/>
              </w:rPr>
              <w:t xml:space="preserve">Driver Profile </w:t>
            </w:r>
            <w:r>
              <w:rPr>
                <w:rFonts w:cs="Arial"/>
                <w:lang w:eastAsia="zh-CN"/>
              </w:rPr>
              <w:t xml:space="preserve">also </w:t>
            </w:r>
            <w:r w:rsidRPr="00906206">
              <w:rPr>
                <w:rFonts w:cs="Arial"/>
                <w:lang w:eastAsia="zh-CN"/>
              </w:rPr>
              <w:t>apply</w:t>
            </w:r>
            <w:r>
              <w:rPr>
                <w:rFonts w:cs="Arial"/>
                <w:lang w:eastAsia="zh-CN"/>
              </w:rPr>
              <w:t>.</w:t>
            </w:r>
          </w:p>
          <w:p w14:paraId="3CE05846" w14:textId="77777777" w:rsidR="00774FDF" w:rsidRDefault="00C73931" w:rsidP="006E0E9D">
            <w:pPr>
              <w:spacing w:line="276" w:lineRule="auto"/>
              <w:rPr>
                <w:rFonts w:cs="Arial"/>
                <w:lang w:eastAsia="zh-CN"/>
              </w:rPr>
            </w:pPr>
          </w:p>
          <w:p w14:paraId="05A73D5D" w14:textId="77777777" w:rsidR="00A70EA8" w:rsidRDefault="00980C5F" w:rsidP="006E0E9D">
            <w:pPr>
              <w:spacing w:line="276" w:lineRule="auto"/>
              <w:rPr>
                <w:rFonts w:cs="Arial"/>
                <w:lang w:eastAsia="zh-CN"/>
              </w:rPr>
            </w:pPr>
            <w:r>
              <w:rPr>
                <w:rFonts w:cs="Arial"/>
                <w:lang w:eastAsia="zh-CN"/>
              </w:rPr>
              <w:t>See Vehicle Settings SPSS and applicable Master Reset documents for performing a Master Reset.</w:t>
            </w:r>
          </w:p>
          <w:p w14:paraId="7BE9DAA5" w14:textId="77777777" w:rsidR="00A70EA8" w:rsidRPr="00906206" w:rsidRDefault="00C73931" w:rsidP="006E0E9D">
            <w:pPr>
              <w:spacing w:line="276" w:lineRule="auto"/>
              <w:rPr>
                <w:rFonts w:cs="Arial"/>
                <w:lang w:eastAsia="zh-CN"/>
              </w:rPr>
            </w:pPr>
          </w:p>
          <w:p w14:paraId="5575DF2E" w14:textId="77777777" w:rsidR="00774FDF" w:rsidRPr="00906206" w:rsidRDefault="00980C5F" w:rsidP="006E0E9D">
            <w:pPr>
              <w:spacing w:line="276" w:lineRule="auto"/>
              <w:rPr>
                <w:rFonts w:cs="Arial"/>
                <w:lang w:eastAsia="zh-CN"/>
              </w:rPr>
            </w:pPr>
            <w:r w:rsidRPr="00906206">
              <w:rPr>
                <w:rFonts w:cs="Arial"/>
                <w:lang w:eastAsia="zh-CN"/>
              </w:rPr>
              <w:t>See Master Reset requirements to see if there are any driver distraction requirements</w:t>
            </w:r>
          </w:p>
        </w:tc>
      </w:tr>
    </w:tbl>
    <w:p w14:paraId="61CD7794" w14:textId="77777777" w:rsidR="00366B75" w:rsidRDefault="00C73931" w:rsidP="00CD0F64"/>
    <w:p w14:paraId="22716107" w14:textId="77777777" w:rsidR="00406F39" w:rsidRDefault="00980C5F" w:rsidP="00AC15C4">
      <w:pPr>
        <w:pStyle w:val="Heading4"/>
      </w:pPr>
      <w:r>
        <w:t>ENMEM-UC-REQ-352159/B-Delete All Driver Profiles via Master Reset (without EnhancedMemoryPositionClient)</w:t>
      </w:r>
    </w:p>
    <w:p w14:paraId="72A41179" w14:textId="77777777" w:rsidR="00500605" w:rsidRDefault="00C73931" w:rsidP="00CD0F64"/>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9"/>
        <w:gridCol w:w="7463"/>
      </w:tblGrid>
      <w:tr w:rsidR="004F3157" w14:paraId="7C907BEC" w14:textId="77777777" w:rsidTr="00AC15C4">
        <w:trPr>
          <w:trHeight w:val="272"/>
          <w:jc w:val="center"/>
        </w:trPr>
        <w:tc>
          <w:tcPr>
            <w:tcW w:w="176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B3F372F" w14:textId="77777777" w:rsidR="004F3157" w:rsidRDefault="00980C5F" w:rsidP="004F3157">
            <w:pPr>
              <w:spacing w:line="276" w:lineRule="auto"/>
              <w:rPr>
                <w:b/>
              </w:rPr>
            </w:pPr>
            <w:r>
              <w:rPr>
                <w:b/>
              </w:rPr>
              <w:t>Actor</w:t>
            </w:r>
          </w:p>
        </w:tc>
        <w:tc>
          <w:tcPr>
            <w:tcW w:w="74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34D306" w14:textId="77777777" w:rsidR="004F3157" w:rsidRDefault="00980C5F" w:rsidP="004F3157">
            <w:pPr>
              <w:spacing w:line="276" w:lineRule="auto"/>
              <w:rPr>
                <w:rFonts w:cs="Arial"/>
                <w:lang w:eastAsia="zh-CN"/>
              </w:rPr>
            </w:pPr>
            <w:r>
              <w:rPr>
                <w:lang w:eastAsia="zh-CN"/>
              </w:rPr>
              <w:t>Vehicle Occupant</w:t>
            </w:r>
          </w:p>
        </w:tc>
      </w:tr>
      <w:tr w:rsidR="004F3157" w14:paraId="6FD83BBB"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EEF868" w14:textId="77777777" w:rsidR="004F3157" w:rsidRDefault="00980C5F" w:rsidP="004F3157">
            <w:pPr>
              <w:spacing w:line="276" w:lineRule="auto"/>
            </w:pPr>
            <w:r>
              <w:rPr>
                <w:b/>
                <w:bCs/>
              </w:rPr>
              <w:t>Pre-conditions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63BC885E" w14:textId="77777777" w:rsidR="004F3157" w:rsidRDefault="00980C5F" w:rsidP="004F3157">
            <w:pPr>
              <w:spacing w:line="276" w:lineRule="auto"/>
              <w:rPr>
                <w:lang w:eastAsia="zh-CN"/>
              </w:rPr>
            </w:pPr>
            <w:r>
              <w:rPr>
                <w:lang w:eastAsia="zh-CN"/>
              </w:rPr>
              <w:t>Infotainment system is ON</w:t>
            </w:r>
          </w:p>
          <w:p w14:paraId="52C86F24" w14:textId="77777777" w:rsidR="004F3157" w:rsidRDefault="00980C5F" w:rsidP="004F3157">
            <w:pPr>
              <w:spacing w:line="256" w:lineRule="auto"/>
              <w:rPr>
                <w:lang w:eastAsia="zh-CN"/>
              </w:rPr>
            </w:pPr>
            <w:r>
              <w:t>EnhancedMemoryPositionClient is not present</w:t>
            </w:r>
          </w:p>
          <w:p w14:paraId="6E5C8E9E" w14:textId="77777777" w:rsidR="004F3157" w:rsidRDefault="00980C5F" w:rsidP="004F3157">
            <w:pPr>
              <w:spacing w:line="276" w:lineRule="auto"/>
              <w:rPr>
                <w:lang w:eastAsia="zh-CN"/>
              </w:rPr>
            </w:pPr>
            <w:r>
              <w:rPr>
                <w:lang w:eastAsia="zh-CN"/>
              </w:rPr>
              <w:t>At least one Driver Profile is created</w:t>
            </w:r>
          </w:p>
        </w:tc>
      </w:tr>
      <w:tr w:rsidR="004F3157" w14:paraId="6C67ABF8" w14:textId="77777777" w:rsidTr="00AC15C4">
        <w:trPr>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786A58" w14:textId="77777777" w:rsidR="004F3157" w:rsidRDefault="00980C5F" w:rsidP="004F3157">
            <w:pPr>
              <w:spacing w:line="276" w:lineRule="auto"/>
            </w:pPr>
            <w:r>
              <w:rPr>
                <w:b/>
                <w:bCs/>
              </w:rPr>
              <w:t>Scenario Description</w:t>
            </w:r>
          </w:p>
        </w:tc>
        <w:tc>
          <w:tcPr>
            <w:tcW w:w="7463" w:type="dxa"/>
            <w:tcBorders>
              <w:top w:val="nil"/>
              <w:left w:val="nil"/>
              <w:bottom w:val="single" w:sz="8" w:space="0" w:color="auto"/>
              <w:right w:val="single" w:sz="8" w:space="0" w:color="auto"/>
            </w:tcBorders>
            <w:tcMar>
              <w:top w:w="0" w:type="dxa"/>
              <w:left w:w="108" w:type="dxa"/>
              <w:bottom w:w="0" w:type="dxa"/>
              <w:right w:w="108" w:type="dxa"/>
            </w:tcMar>
            <w:hideMark/>
          </w:tcPr>
          <w:p w14:paraId="0794A417" w14:textId="77777777" w:rsidR="004F3157" w:rsidRDefault="00980C5F" w:rsidP="004F3157">
            <w:pPr>
              <w:spacing w:line="276" w:lineRule="auto"/>
              <w:rPr>
                <w:lang w:eastAsia="zh-CN"/>
              </w:rPr>
            </w:pPr>
            <w:r>
              <w:rPr>
                <w:lang w:eastAsia="zh-CN"/>
              </w:rPr>
              <w:t>The user presses the Master Reset button</w:t>
            </w:r>
          </w:p>
        </w:tc>
      </w:tr>
      <w:tr w:rsidR="004F3157" w14:paraId="7B0761B4" w14:textId="77777777" w:rsidTr="00AC15C4">
        <w:trPr>
          <w:trHeight w:val="317"/>
          <w:jc w:val="center"/>
        </w:trPr>
        <w:tc>
          <w:tcPr>
            <w:tcW w:w="1769"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3D29F9" w14:textId="77777777" w:rsidR="004F3157" w:rsidRDefault="00980C5F" w:rsidP="004F3157">
            <w:pPr>
              <w:spacing w:line="276" w:lineRule="auto"/>
            </w:pPr>
            <w:r>
              <w:rPr>
                <w:b/>
                <w:bCs/>
              </w:rPr>
              <w:t>Post-conditions</w:t>
            </w:r>
          </w:p>
        </w:tc>
        <w:tc>
          <w:tcPr>
            <w:tcW w:w="7463" w:type="dxa"/>
            <w:tcBorders>
              <w:top w:val="nil"/>
              <w:left w:val="nil"/>
              <w:bottom w:val="single" w:sz="8" w:space="0" w:color="auto"/>
              <w:right w:val="single" w:sz="8" w:space="0" w:color="auto"/>
            </w:tcBorders>
            <w:tcMar>
              <w:top w:w="0" w:type="dxa"/>
              <w:left w:w="108" w:type="dxa"/>
              <w:bottom w:w="0" w:type="dxa"/>
              <w:right w:w="108" w:type="dxa"/>
            </w:tcMar>
          </w:tcPr>
          <w:p w14:paraId="2580306B" w14:textId="77777777" w:rsidR="007F7ACB" w:rsidRDefault="00980C5F" w:rsidP="00980C5F">
            <w:pPr>
              <w:numPr>
                <w:ilvl w:val="0"/>
                <w:numId w:val="60"/>
              </w:numPr>
              <w:spacing w:line="276" w:lineRule="auto"/>
              <w:rPr>
                <w:lang w:eastAsia="zh-CN"/>
              </w:rPr>
            </w:pPr>
            <w:r>
              <w:rPr>
                <w:lang w:eastAsia="zh-CN"/>
              </w:rPr>
              <w:t xml:space="preserve">All Driver Profiles are </w:t>
            </w:r>
            <w:proofErr w:type="gramStart"/>
            <w:r>
              <w:rPr>
                <w:lang w:eastAsia="zh-CN"/>
              </w:rPr>
              <w:t>deleted</w:t>
            </w:r>
            <w:proofErr w:type="gramEnd"/>
            <w:r>
              <w:rPr>
                <w:lang w:eastAsia="zh-CN"/>
              </w:rPr>
              <w:t xml:space="preserve"> and Enhanced Memory feature is turned off</w:t>
            </w:r>
          </w:p>
          <w:p w14:paraId="41CE2F1F" w14:textId="77777777" w:rsidR="007F7ACB" w:rsidRDefault="00980C5F" w:rsidP="00980C5F">
            <w:pPr>
              <w:numPr>
                <w:ilvl w:val="0"/>
                <w:numId w:val="60"/>
              </w:numPr>
              <w:spacing w:line="276" w:lineRule="auto"/>
              <w:rPr>
                <w:szCs w:val="22"/>
                <w:lang w:eastAsia="zh-CN"/>
              </w:rPr>
            </w:pPr>
            <w:r>
              <w:rPr>
                <w:szCs w:val="22"/>
                <w:lang w:eastAsia="zh-CN"/>
              </w:rPr>
              <w:t>Upon return to the Driver Profiles HMI Menu Enhanced Memory feature is OFF. All Driver Profile menus, except Enhanced Memory feature ON/OFF, are disabled</w:t>
            </w:r>
          </w:p>
          <w:p w14:paraId="1DF27F39" w14:textId="77777777" w:rsidR="004F3157" w:rsidRDefault="00980C5F" w:rsidP="00980C5F">
            <w:pPr>
              <w:numPr>
                <w:ilvl w:val="0"/>
                <w:numId w:val="60"/>
              </w:numPr>
              <w:spacing w:line="276" w:lineRule="auto"/>
              <w:rPr>
                <w:szCs w:val="22"/>
                <w:lang w:eastAsia="zh-CN"/>
              </w:rPr>
            </w:pPr>
            <w:r>
              <w:rPr>
                <w:szCs w:val="22"/>
                <w:lang w:eastAsia="zh-CN"/>
              </w:rPr>
              <w:t xml:space="preserve">All </w:t>
            </w:r>
            <w:proofErr w:type="spellStart"/>
            <w:r>
              <w:rPr>
                <w:szCs w:val="22"/>
                <w:lang w:eastAsia="zh-CN"/>
              </w:rPr>
              <w:t>keyfobs</w:t>
            </w:r>
            <w:proofErr w:type="spellEnd"/>
            <w:r>
              <w:rPr>
                <w:szCs w:val="22"/>
                <w:lang w:eastAsia="zh-CN"/>
              </w:rPr>
              <w:t>, phones and NFC keys are disassociated from Driver Profiles</w:t>
            </w:r>
          </w:p>
        </w:tc>
      </w:tr>
      <w:tr w:rsidR="004F3157" w14:paraId="6614EACE" w14:textId="77777777" w:rsidTr="00AC15C4">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53C38D7" w14:textId="77777777" w:rsidR="004F3157" w:rsidRDefault="00980C5F" w:rsidP="004F3157">
            <w:pPr>
              <w:spacing w:line="276" w:lineRule="auto"/>
            </w:pPr>
            <w:r>
              <w:rPr>
                <w:b/>
                <w:bCs/>
              </w:rPr>
              <w:t>Interfaces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5D7316" w14:textId="77777777" w:rsidR="004F3157" w:rsidRDefault="00980C5F" w:rsidP="004F3157">
            <w:pPr>
              <w:spacing w:line="276" w:lineRule="auto"/>
              <w:rPr>
                <w:rFonts w:cs="Arial"/>
                <w:lang w:eastAsia="zh-CN"/>
              </w:rPr>
            </w:pPr>
            <w:r>
              <w:rPr>
                <w:rFonts w:cs="Arial"/>
                <w:lang w:eastAsia="zh-CN"/>
              </w:rPr>
              <w:t>Personalization Interface</w:t>
            </w:r>
          </w:p>
        </w:tc>
      </w:tr>
      <w:tr w:rsidR="004F3157" w14:paraId="4B9618F4" w14:textId="77777777" w:rsidTr="00AC15C4">
        <w:trPr>
          <w:jc w:val="center"/>
        </w:trPr>
        <w:tc>
          <w:tcPr>
            <w:tcW w:w="1769"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B80DC8B" w14:textId="77777777" w:rsidR="004F3157" w:rsidRDefault="00980C5F" w:rsidP="004F3157">
            <w:pPr>
              <w:spacing w:line="276" w:lineRule="auto"/>
              <w:rPr>
                <w:b/>
                <w:bCs/>
              </w:rPr>
            </w:pPr>
            <w:r>
              <w:rPr>
                <w:b/>
                <w:bCs/>
              </w:rPr>
              <w:t>Notes</w:t>
            </w:r>
          </w:p>
        </w:tc>
        <w:tc>
          <w:tcPr>
            <w:tcW w:w="746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999611" w14:textId="77777777" w:rsidR="004F3157" w:rsidRDefault="00980C5F" w:rsidP="004F3157">
            <w:pPr>
              <w:spacing w:line="276" w:lineRule="auto"/>
              <w:rPr>
                <w:rFonts w:cs="Arial"/>
                <w:lang w:eastAsia="zh-CN"/>
              </w:rPr>
            </w:pPr>
            <w:r>
              <w:rPr>
                <w:rFonts w:cs="Arial"/>
                <w:lang w:eastAsia="zh-CN"/>
              </w:rPr>
              <w:t>When performing Master Reset, the Enhanced Memory requirements for Deleting a Driver Profile also apply.</w:t>
            </w:r>
          </w:p>
          <w:p w14:paraId="041ECE4A" w14:textId="77777777" w:rsidR="004F3157" w:rsidRDefault="00C73931" w:rsidP="004F3157">
            <w:pPr>
              <w:spacing w:line="276" w:lineRule="auto"/>
              <w:rPr>
                <w:rFonts w:cs="Arial"/>
                <w:lang w:eastAsia="zh-CN"/>
              </w:rPr>
            </w:pPr>
          </w:p>
          <w:p w14:paraId="2CDCA4A2" w14:textId="77777777" w:rsidR="004F3157" w:rsidRDefault="00980C5F" w:rsidP="004F3157">
            <w:pPr>
              <w:spacing w:line="276" w:lineRule="auto"/>
              <w:rPr>
                <w:rFonts w:cs="Arial"/>
                <w:lang w:eastAsia="zh-CN"/>
              </w:rPr>
            </w:pPr>
            <w:r>
              <w:rPr>
                <w:rFonts w:cs="Arial"/>
                <w:lang w:eastAsia="zh-CN"/>
              </w:rPr>
              <w:t>See Vehicle Settings SPSS and applicable Master Reset documents for performing a Master Reset.</w:t>
            </w:r>
          </w:p>
          <w:p w14:paraId="27A493B9" w14:textId="77777777" w:rsidR="004F3157" w:rsidRDefault="00C73931" w:rsidP="004F3157">
            <w:pPr>
              <w:spacing w:line="276" w:lineRule="auto"/>
              <w:rPr>
                <w:rFonts w:cs="Arial"/>
                <w:lang w:eastAsia="zh-CN"/>
              </w:rPr>
            </w:pPr>
          </w:p>
          <w:p w14:paraId="6FC3F4E0" w14:textId="77777777" w:rsidR="004F3157" w:rsidRDefault="00980C5F" w:rsidP="004F3157">
            <w:pPr>
              <w:spacing w:line="276" w:lineRule="auto"/>
              <w:rPr>
                <w:rFonts w:cs="Arial"/>
                <w:lang w:eastAsia="zh-CN"/>
              </w:rPr>
            </w:pPr>
            <w:r>
              <w:rPr>
                <w:rFonts w:cs="Arial"/>
                <w:lang w:eastAsia="zh-CN"/>
              </w:rPr>
              <w:t>See Master Reset requirements to see if there are any driver distraction requirements</w:t>
            </w:r>
          </w:p>
        </w:tc>
      </w:tr>
    </w:tbl>
    <w:p w14:paraId="584831EA" w14:textId="77777777" w:rsidR="00366B75" w:rsidRDefault="00C73931" w:rsidP="00CD0F64"/>
    <w:p w14:paraId="64AFBFB6" w14:textId="77777777" w:rsidR="00406F39" w:rsidRDefault="00980C5F" w:rsidP="00AC15C4">
      <w:pPr>
        <w:pStyle w:val="Heading4"/>
      </w:pPr>
      <w:r>
        <w:t>ENMEM-UC-REQ-096801/C-User Aborts or System Cancel Event Occurs During Driver Profile Creation Process</w:t>
      </w:r>
    </w:p>
    <w:p w14:paraId="455AA3ED"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E5A0B99" w14:textId="77777777" w:rsidTr="00AC15C4">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4F89C6" w14:textId="77777777" w:rsidR="00CD0F64" w:rsidRDefault="00980C5F">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3654022" w14:textId="77777777" w:rsidR="00CD0F64" w:rsidRDefault="00980C5F">
            <w:pPr>
              <w:spacing w:line="276" w:lineRule="auto"/>
            </w:pPr>
            <w:r>
              <w:t>Vehicle Occupant</w:t>
            </w:r>
          </w:p>
        </w:tc>
      </w:tr>
      <w:tr w:rsidR="00CD0F64" w14:paraId="56C106DA"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7BF613" w14:textId="77777777" w:rsidR="00CD0F64" w:rsidRDefault="00980C5F">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9C1CBB" w14:textId="77777777" w:rsidR="00835D4D" w:rsidRDefault="00980C5F" w:rsidP="00835D4D">
            <w:pPr>
              <w:rPr>
                <w:lang w:eastAsia="zh-CN"/>
              </w:rPr>
            </w:pPr>
            <w:r>
              <w:rPr>
                <w:lang w:eastAsia="zh-CN"/>
              </w:rPr>
              <w:t xml:space="preserve">The </w:t>
            </w:r>
            <w:r w:rsidRPr="009457B7">
              <w:rPr>
                <w:lang w:eastAsia="zh-CN"/>
              </w:rPr>
              <w:t>ignition status is in Run.</w:t>
            </w:r>
            <w:r>
              <w:rPr>
                <w:lang w:eastAsia="zh-CN"/>
              </w:rPr>
              <w:t xml:space="preserve"> </w:t>
            </w:r>
          </w:p>
          <w:p w14:paraId="4D070601" w14:textId="77777777" w:rsidR="005F0AEF" w:rsidRPr="009457B7" w:rsidRDefault="00980C5F" w:rsidP="00835D4D">
            <w:pPr>
              <w:rPr>
                <w:lang w:eastAsia="zh-CN"/>
              </w:rPr>
            </w:pPr>
            <w:r>
              <w:t>EnhancedMemoryPositionClient is present</w:t>
            </w:r>
          </w:p>
          <w:p w14:paraId="217E2690" w14:textId="77777777" w:rsidR="00F35AAA" w:rsidRDefault="00980C5F" w:rsidP="00F35AAA">
            <w:pPr>
              <w:rPr>
                <w:lang w:eastAsia="zh-CN"/>
              </w:rPr>
            </w:pPr>
            <w:r>
              <w:rPr>
                <w:lang w:eastAsia="zh-CN"/>
              </w:rPr>
              <w:t>The vehicle speed is less than 8 KPH</w:t>
            </w:r>
          </w:p>
          <w:p w14:paraId="7F9A1FC0" w14:textId="77777777" w:rsidR="00CD0F64" w:rsidRDefault="00980C5F">
            <w:pPr>
              <w:spacing w:line="276" w:lineRule="auto"/>
            </w:pPr>
            <w:r w:rsidRPr="009457B7">
              <w:t>The user is in the process</w:t>
            </w:r>
            <w:r>
              <w:t xml:space="preserve"> of creating a Driver Profile</w:t>
            </w:r>
          </w:p>
        </w:tc>
      </w:tr>
      <w:tr w:rsidR="00CD0F64" w14:paraId="417F1C4E"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30CE02" w14:textId="77777777" w:rsidR="00CD0F64" w:rsidRDefault="00980C5F">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95C0362" w14:textId="77777777" w:rsidR="005F0AEF" w:rsidRDefault="00980C5F" w:rsidP="00980C5F">
            <w:pPr>
              <w:numPr>
                <w:ilvl w:val="0"/>
                <w:numId w:val="62"/>
              </w:numPr>
              <w:spacing w:line="276" w:lineRule="auto"/>
              <w:rPr>
                <w:lang w:eastAsia="zh-CN"/>
              </w:rPr>
            </w:pPr>
            <w:r>
              <w:rPr>
                <w:lang w:eastAsia="zh-CN"/>
              </w:rPr>
              <w:t xml:space="preserve">The user cancels out of the pairing process </w:t>
            </w:r>
          </w:p>
          <w:p w14:paraId="39FAAC94" w14:textId="77777777" w:rsidR="005F0AEF" w:rsidRDefault="00980C5F" w:rsidP="005F0AEF">
            <w:pPr>
              <w:spacing w:line="276" w:lineRule="auto"/>
              <w:ind w:left="720"/>
              <w:rPr>
                <w:lang w:eastAsia="zh-CN"/>
              </w:rPr>
            </w:pPr>
            <w:r>
              <w:rPr>
                <w:lang w:eastAsia="zh-CN"/>
              </w:rPr>
              <w:t xml:space="preserve">or </w:t>
            </w:r>
          </w:p>
          <w:p w14:paraId="60BB8BC5" w14:textId="77777777" w:rsidR="005F0AEF" w:rsidRDefault="00980C5F" w:rsidP="00980C5F">
            <w:pPr>
              <w:numPr>
                <w:ilvl w:val="0"/>
                <w:numId w:val="63"/>
              </w:numPr>
              <w:spacing w:line="276" w:lineRule="auto"/>
              <w:rPr>
                <w:lang w:eastAsia="zh-CN"/>
              </w:rPr>
            </w:pPr>
            <w:r>
              <w:rPr>
                <w:lang w:eastAsia="zh-CN"/>
              </w:rPr>
              <w:t>A system event occurs that terminates the pairing process as shown in some examples below:</w:t>
            </w:r>
          </w:p>
          <w:p w14:paraId="15EDF4E3" w14:textId="77777777" w:rsidR="005F0AEF" w:rsidRDefault="00980C5F" w:rsidP="00980C5F">
            <w:pPr>
              <w:numPr>
                <w:ilvl w:val="1"/>
                <w:numId w:val="62"/>
              </w:numPr>
              <w:spacing w:line="276" w:lineRule="auto"/>
              <w:rPr>
                <w:lang w:eastAsia="zh-CN"/>
              </w:rPr>
            </w:pPr>
            <w:r>
              <w:rPr>
                <w:lang w:eastAsia="zh-CN"/>
              </w:rPr>
              <w:t>Vehicle gear shifts out of Park, Vehicle in motion (i.e. follow Driver Distraction requirements)</w:t>
            </w:r>
          </w:p>
          <w:p w14:paraId="64D866A7" w14:textId="77777777" w:rsidR="005F0AEF" w:rsidRDefault="00980C5F" w:rsidP="00980C5F">
            <w:pPr>
              <w:numPr>
                <w:ilvl w:val="1"/>
                <w:numId w:val="62"/>
              </w:numPr>
              <w:spacing w:line="276" w:lineRule="auto"/>
              <w:rPr>
                <w:lang w:eastAsia="zh-CN"/>
              </w:rPr>
            </w:pPr>
            <w:r>
              <w:rPr>
                <w:lang w:eastAsia="zh-CN"/>
              </w:rPr>
              <w:t>System Timeout</w:t>
            </w:r>
          </w:p>
          <w:p w14:paraId="5CE70BBA" w14:textId="77777777" w:rsidR="005F0AEF" w:rsidRDefault="00980C5F" w:rsidP="00980C5F">
            <w:pPr>
              <w:numPr>
                <w:ilvl w:val="1"/>
                <w:numId w:val="62"/>
              </w:numPr>
              <w:spacing w:line="276" w:lineRule="auto"/>
              <w:rPr>
                <w:lang w:eastAsia="zh-CN"/>
              </w:rPr>
            </w:pPr>
            <w:r>
              <w:rPr>
                <w:lang w:eastAsia="zh-CN"/>
              </w:rPr>
              <w:t>Ignition no longer in Run</w:t>
            </w:r>
          </w:p>
          <w:p w14:paraId="26B9D077" w14:textId="77777777" w:rsidR="00CD0F64" w:rsidRPr="00F35AAA" w:rsidRDefault="00980C5F" w:rsidP="00980C5F">
            <w:pPr>
              <w:numPr>
                <w:ilvl w:val="1"/>
                <w:numId w:val="62"/>
              </w:numPr>
              <w:rPr>
                <w:lang w:eastAsia="zh-TW"/>
              </w:rPr>
            </w:pPr>
            <w:r>
              <w:rPr>
                <w:lang w:eastAsia="zh-CN"/>
              </w:rPr>
              <w:t>System shutdown</w:t>
            </w:r>
          </w:p>
        </w:tc>
      </w:tr>
      <w:tr w:rsidR="00CD0F64" w14:paraId="6350AF2D" w14:textId="77777777" w:rsidTr="00AC15C4">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6DA338" w14:textId="77777777" w:rsidR="00CD0F64" w:rsidRDefault="00980C5F">
            <w:pPr>
              <w:spacing w:line="276" w:lineRule="auto"/>
            </w:pPr>
            <w:r>
              <w:rPr>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1B6EBD" w14:textId="77777777" w:rsidR="00CD0F64" w:rsidRPr="00186400" w:rsidRDefault="00980C5F" w:rsidP="00980C5F">
            <w:pPr>
              <w:numPr>
                <w:ilvl w:val="0"/>
                <w:numId w:val="61"/>
              </w:numPr>
              <w:spacing w:line="276" w:lineRule="auto"/>
            </w:pPr>
            <w:r w:rsidRPr="007A3B6D">
              <w:rPr>
                <w:lang w:eastAsia="zh-CN"/>
              </w:rPr>
              <w:t>The profile creation process has been aborted and a Driver Profi</w:t>
            </w:r>
            <w:r>
              <w:rPr>
                <w:lang w:eastAsia="zh-CN"/>
              </w:rPr>
              <w:t>le was not successfully created</w:t>
            </w:r>
          </w:p>
          <w:p w14:paraId="607428DE" w14:textId="77777777" w:rsidR="00186400" w:rsidRPr="00186400" w:rsidRDefault="00980C5F" w:rsidP="00980C5F">
            <w:pPr>
              <w:numPr>
                <w:ilvl w:val="0"/>
                <w:numId w:val="61"/>
              </w:numPr>
              <w:spacing w:line="276" w:lineRule="auto"/>
              <w:jc w:val="both"/>
              <w:rPr>
                <w:lang w:eastAsia="zh-CN"/>
              </w:rPr>
            </w:pPr>
            <w:r>
              <w:rPr>
                <w:lang w:eastAsia="zh-CN"/>
              </w:rPr>
              <w:t xml:space="preserve">HMI provides Abort notification and instruction to restart the Driver Profile </w:t>
            </w:r>
            <w:proofErr w:type="gramStart"/>
            <w:r>
              <w:rPr>
                <w:lang w:eastAsia="zh-CN"/>
              </w:rPr>
              <w:t>creation  process</w:t>
            </w:r>
            <w:proofErr w:type="gramEnd"/>
          </w:p>
        </w:tc>
      </w:tr>
      <w:tr w:rsidR="00CD0F64" w14:paraId="5C6D7B90" w14:textId="77777777" w:rsidTr="00AC15C4">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95D4C15" w14:textId="77777777" w:rsidR="00CD0F64" w:rsidRDefault="00980C5F">
            <w:pPr>
              <w:spacing w:line="276" w:lineRule="auto"/>
            </w:pPr>
            <w:r>
              <w:rPr>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B3C8955" w14:textId="77777777" w:rsidR="00CD0F64" w:rsidRDefault="00980C5F">
            <w:pPr>
              <w:spacing w:line="276" w:lineRule="auto"/>
            </w:pPr>
            <w:r w:rsidRPr="007A3B6D">
              <w:rPr>
                <w:rFonts w:cs="Arial"/>
                <w:lang w:eastAsia="zh-CN"/>
              </w:rPr>
              <w:t>Personalization Interface</w:t>
            </w:r>
          </w:p>
        </w:tc>
      </w:tr>
      <w:tr w:rsidR="004A1509" w14:paraId="4650EC85" w14:textId="77777777" w:rsidTr="00AC15C4">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F2A1C8D" w14:textId="77777777" w:rsidR="004A1509" w:rsidRDefault="00980C5F">
            <w:pPr>
              <w:spacing w:line="276" w:lineRule="auto"/>
              <w:rPr>
                <w:b/>
                <w:bCs/>
              </w:rPr>
            </w:pPr>
            <w:r>
              <w:rPr>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9633E0" w14:textId="77777777" w:rsidR="004A1509" w:rsidRPr="000374EA" w:rsidRDefault="00980C5F" w:rsidP="000374EA">
            <w:pPr>
              <w:rPr>
                <w:lang w:eastAsia="zh-CN"/>
              </w:rPr>
            </w:pPr>
            <w:r>
              <w:t>When EnhancedMemoryPositionClient is not present, the pairing process is not applicable.</w:t>
            </w:r>
          </w:p>
        </w:tc>
      </w:tr>
    </w:tbl>
    <w:p w14:paraId="298E837C" w14:textId="77777777" w:rsidR="00500605" w:rsidRDefault="00C73931" w:rsidP="00CD0F64"/>
    <w:p w14:paraId="5B56E55E" w14:textId="77777777" w:rsidR="00406F39" w:rsidRDefault="00980C5F" w:rsidP="00AC15C4">
      <w:pPr>
        <w:pStyle w:val="Heading4"/>
      </w:pPr>
      <w:r>
        <w:t>ENMEM-UC-REQ-096802/E-User Aborts or System Cancel Event Occurs During Keyfob/Phone/NFC Key Association Process</w:t>
      </w:r>
    </w:p>
    <w:p w14:paraId="2FAA1F44" w14:textId="77777777" w:rsidR="00AE06BC" w:rsidRPr="00AE06BC" w:rsidRDefault="00C73931"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70"/>
        <w:gridCol w:w="7462"/>
      </w:tblGrid>
      <w:tr w:rsidR="005A016D" w14:paraId="6EF153E0" w14:textId="77777777" w:rsidTr="00AC15C4">
        <w:trPr>
          <w:jc w:val="center"/>
        </w:trPr>
        <w:tc>
          <w:tcPr>
            <w:tcW w:w="177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C7E3E8F" w14:textId="77777777" w:rsidR="005A016D" w:rsidRDefault="00980C5F" w:rsidP="005A016D">
            <w:pPr>
              <w:spacing w:line="276" w:lineRule="auto"/>
            </w:pPr>
            <w:r>
              <w:rPr>
                <w:b/>
                <w:bCs/>
              </w:rPr>
              <w:t>Actors</w:t>
            </w:r>
          </w:p>
        </w:tc>
        <w:tc>
          <w:tcPr>
            <w:tcW w:w="7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32B90A" w14:textId="77777777" w:rsidR="005A016D" w:rsidRDefault="00980C5F" w:rsidP="005A016D">
            <w:pPr>
              <w:spacing w:line="276" w:lineRule="auto"/>
            </w:pPr>
            <w:r>
              <w:rPr>
                <w:lang w:eastAsia="zh-CN"/>
              </w:rPr>
              <w:t>Vehicle Occupant</w:t>
            </w:r>
          </w:p>
        </w:tc>
      </w:tr>
      <w:tr w:rsidR="005A016D" w14:paraId="6D5E79A5" w14:textId="77777777" w:rsidTr="00AC15C4">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2BAEC4" w14:textId="77777777" w:rsidR="005A016D" w:rsidRDefault="00980C5F" w:rsidP="005A016D">
            <w:pPr>
              <w:spacing w:line="276" w:lineRule="auto"/>
            </w:pPr>
            <w:r>
              <w:rPr>
                <w:b/>
                <w:bCs/>
              </w:rPr>
              <w:t>Pre-conditions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15DC5F76" w14:textId="77777777" w:rsidR="005A016D" w:rsidRDefault="00980C5F" w:rsidP="005A016D">
            <w:pPr>
              <w:spacing w:line="256" w:lineRule="auto"/>
              <w:rPr>
                <w:lang w:eastAsia="zh-CN"/>
              </w:rPr>
            </w:pPr>
            <w:r>
              <w:rPr>
                <w:lang w:eastAsia="zh-CN"/>
              </w:rPr>
              <w:t>The ignition status is in Run.</w:t>
            </w:r>
          </w:p>
          <w:p w14:paraId="4246E591" w14:textId="77777777" w:rsidR="005A016D" w:rsidRDefault="00980C5F" w:rsidP="005A016D">
            <w:pPr>
              <w:spacing w:line="256" w:lineRule="auto"/>
              <w:rPr>
                <w:lang w:eastAsia="zh-CN"/>
              </w:rPr>
            </w:pPr>
            <w:r>
              <w:rPr>
                <w:lang w:eastAsia="zh-CN"/>
              </w:rPr>
              <w:t>The vehicle speed is less than 8 KPH</w:t>
            </w:r>
          </w:p>
          <w:p w14:paraId="34E1D241" w14:textId="77777777" w:rsidR="005A016D" w:rsidRDefault="00980C5F" w:rsidP="005A016D">
            <w:pPr>
              <w:spacing w:line="276" w:lineRule="auto"/>
              <w:rPr>
                <w:lang w:eastAsia="zh-CN"/>
              </w:rPr>
            </w:pPr>
            <w:r>
              <w:rPr>
                <w:lang w:eastAsia="zh-CN"/>
              </w:rPr>
              <w:t>The user is in the process of associating a keyfob, phone or NFC key to a Driver Profile</w:t>
            </w:r>
          </w:p>
          <w:p w14:paraId="564BD4A3" w14:textId="77777777" w:rsidR="005A016D" w:rsidRDefault="00980C5F" w:rsidP="005A016D">
            <w:pPr>
              <w:spacing w:line="276" w:lineRule="auto"/>
            </w:pPr>
            <w:r>
              <w:t>Phone is registered, authenticated, and connected as a PaaK (refer to the Phone-As-A-Key SPSS)</w:t>
            </w:r>
          </w:p>
          <w:p w14:paraId="362966EE" w14:textId="77777777" w:rsidR="005A016D" w:rsidRDefault="00980C5F" w:rsidP="005A016D">
            <w:pPr>
              <w:spacing w:line="276" w:lineRule="auto"/>
            </w:pPr>
            <w:r>
              <w:rPr>
                <w:rFonts w:cs="Arial"/>
                <w:lang w:eastAsia="zh-CN"/>
              </w:rPr>
              <w:t>NFC key is created and authorized (refer to NFCES SPSS)</w:t>
            </w:r>
          </w:p>
        </w:tc>
      </w:tr>
      <w:tr w:rsidR="005A016D" w14:paraId="19CE60CA" w14:textId="77777777" w:rsidTr="00AC15C4">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6DB031" w14:textId="77777777" w:rsidR="005A016D" w:rsidRDefault="00980C5F" w:rsidP="005A016D">
            <w:pPr>
              <w:spacing w:line="276" w:lineRule="auto"/>
            </w:pPr>
            <w:r>
              <w:rPr>
                <w:b/>
                <w:bCs/>
              </w:rPr>
              <w:t>Scenario Description</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770D2E60" w14:textId="77777777" w:rsidR="005A016D" w:rsidRDefault="00980C5F" w:rsidP="00980C5F">
            <w:pPr>
              <w:numPr>
                <w:ilvl w:val="0"/>
                <w:numId w:val="66"/>
              </w:numPr>
              <w:spacing w:line="276" w:lineRule="auto"/>
              <w:rPr>
                <w:lang w:eastAsia="zh-CN"/>
              </w:rPr>
            </w:pPr>
            <w:r>
              <w:rPr>
                <w:lang w:eastAsia="zh-CN"/>
              </w:rPr>
              <w:t xml:space="preserve">The user cancels out of the pairing process </w:t>
            </w:r>
          </w:p>
          <w:p w14:paraId="4FB90C44" w14:textId="77777777" w:rsidR="005A016D" w:rsidRDefault="00980C5F" w:rsidP="005A016D">
            <w:pPr>
              <w:spacing w:line="276" w:lineRule="auto"/>
              <w:ind w:left="720"/>
              <w:rPr>
                <w:lang w:eastAsia="zh-CN"/>
              </w:rPr>
            </w:pPr>
            <w:r>
              <w:rPr>
                <w:lang w:eastAsia="zh-CN"/>
              </w:rPr>
              <w:t xml:space="preserve">or </w:t>
            </w:r>
          </w:p>
          <w:p w14:paraId="09185C0E" w14:textId="77777777" w:rsidR="005A016D" w:rsidRDefault="00980C5F" w:rsidP="00980C5F">
            <w:pPr>
              <w:numPr>
                <w:ilvl w:val="0"/>
                <w:numId w:val="66"/>
              </w:numPr>
              <w:spacing w:line="276" w:lineRule="auto"/>
              <w:rPr>
                <w:lang w:eastAsia="zh-CN"/>
              </w:rPr>
            </w:pPr>
            <w:r>
              <w:rPr>
                <w:lang w:eastAsia="zh-CN"/>
              </w:rPr>
              <w:t>A system event occurs that terminates the pairing process as shown in some examples below:</w:t>
            </w:r>
          </w:p>
          <w:p w14:paraId="06904647" w14:textId="77777777" w:rsidR="005A016D" w:rsidRDefault="00980C5F" w:rsidP="00980C5F">
            <w:pPr>
              <w:numPr>
                <w:ilvl w:val="1"/>
                <w:numId w:val="66"/>
              </w:numPr>
              <w:spacing w:line="276" w:lineRule="auto"/>
              <w:rPr>
                <w:lang w:eastAsia="zh-CN"/>
              </w:rPr>
            </w:pPr>
            <w:r>
              <w:rPr>
                <w:lang w:eastAsia="zh-CN"/>
              </w:rPr>
              <w:t>Vehicle gear shifts out of Park, Vehicle in motion (i.e. follow Driver Distraction requirements)</w:t>
            </w:r>
          </w:p>
          <w:p w14:paraId="67E4C651" w14:textId="77777777" w:rsidR="005A016D" w:rsidRDefault="00980C5F" w:rsidP="00980C5F">
            <w:pPr>
              <w:numPr>
                <w:ilvl w:val="1"/>
                <w:numId w:val="66"/>
              </w:numPr>
              <w:spacing w:line="276" w:lineRule="auto"/>
              <w:rPr>
                <w:lang w:eastAsia="zh-CN"/>
              </w:rPr>
            </w:pPr>
            <w:r>
              <w:rPr>
                <w:lang w:eastAsia="zh-CN"/>
              </w:rPr>
              <w:t>System Timeout</w:t>
            </w:r>
          </w:p>
          <w:p w14:paraId="4E98F7ED" w14:textId="77777777" w:rsidR="005A016D" w:rsidRDefault="00980C5F" w:rsidP="00980C5F">
            <w:pPr>
              <w:numPr>
                <w:ilvl w:val="1"/>
                <w:numId w:val="66"/>
              </w:numPr>
              <w:spacing w:line="276" w:lineRule="auto"/>
              <w:rPr>
                <w:lang w:eastAsia="zh-CN"/>
              </w:rPr>
            </w:pPr>
            <w:r>
              <w:rPr>
                <w:lang w:eastAsia="zh-CN"/>
              </w:rPr>
              <w:t>Ignition no longer in Run</w:t>
            </w:r>
          </w:p>
          <w:p w14:paraId="5D6C2B84" w14:textId="77777777" w:rsidR="005A016D" w:rsidRPr="0025208E" w:rsidRDefault="00980C5F" w:rsidP="00980C5F">
            <w:pPr>
              <w:numPr>
                <w:ilvl w:val="1"/>
                <w:numId w:val="65"/>
              </w:numPr>
              <w:rPr>
                <w:lang w:eastAsia="zh-TW"/>
              </w:rPr>
            </w:pPr>
            <w:r>
              <w:rPr>
                <w:lang w:eastAsia="zh-CN"/>
              </w:rPr>
              <w:t>System shutdown</w:t>
            </w:r>
          </w:p>
        </w:tc>
      </w:tr>
      <w:tr w:rsidR="005A016D" w14:paraId="42F01BFD" w14:textId="77777777" w:rsidTr="00AC15C4">
        <w:trPr>
          <w:jc w:val="center"/>
        </w:trPr>
        <w:tc>
          <w:tcPr>
            <w:tcW w:w="177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63E633" w14:textId="77777777" w:rsidR="005A016D" w:rsidRDefault="00980C5F" w:rsidP="005A016D">
            <w:pPr>
              <w:spacing w:line="276" w:lineRule="auto"/>
            </w:pPr>
            <w:r>
              <w:rPr>
                <w:b/>
                <w:bCs/>
              </w:rPr>
              <w:t>Post-conditions</w:t>
            </w:r>
          </w:p>
        </w:tc>
        <w:tc>
          <w:tcPr>
            <w:tcW w:w="7462" w:type="dxa"/>
            <w:tcBorders>
              <w:top w:val="nil"/>
              <w:left w:val="nil"/>
              <w:bottom w:val="single" w:sz="8" w:space="0" w:color="auto"/>
              <w:right w:val="single" w:sz="8" w:space="0" w:color="auto"/>
            </w:tcBorders>
            <w:tcMar>
              <w:top w:w="0" w:type="dxa"/>
              <w:left w:w="108" w:type="dxa"/>
              <w:bottom w:w="0" w:type="dxa"/>
              <w:right w:w="108" w:type="dxa"/>
            </w:tcMar>
          </w:tcPr>
          <w:p w14:paraId="1C82EA94" w14:textId="77777777" w:rsidR="005A016D" w:rsidRDefault="00980C5F" w:rsidP="00980C5F">
            <w:pPr>
              <w:numPr>
                <w:ilvl w:val="0"/>
                <w:numId w:val="67"/>
              </w:numPr>
              <w:spacing w:line="276" w:lineRule="auto"/>
              <w:rPr>
                <w:lang w:eastAsia="zh-CN"/>
              </w:rPr>
            </w:pPr>
            <w:r>
              <w:rPr>
                <w:lang w:eastAsia="zh-CN"/>
              </w:rPr>
              <w:t>The keyfob, phone or NFC key pairing process has been aborted and a keyfob, phone or NFC key was not successfully paired to the desired Driver Profile</w:t>
            </w:r>
          </w:p>
          <w:p w14:paraId="656DDE25" w14:textId="77777777" w:rsidR="005A016D" w:rsidRPr="0025208E" w:rsidRDefault="00980C5F" w:rsidP="00980C5F">
            <w:pPr>
              <w:numPr>
                <w:ilvl w:val="0"/>
                <w:numId w:val="64"/>
              </w:numPr>
              <w:spacing w:line="276" w:lineRule="auto"/>
              <w:rPr>
                <w:lang w:eastAsia="zh-CN"/>
              </w:rPr>
            </w:pPr>
            <w:r>
              <w:rPr>
                <w:lang w:eastAsia="zh-CN"/>
              </w:rPr>
              <w:t>HMI provides Abort notification and instruction to restart the keyfob, phone or NFC key association process</w:t>
            </w:r>
          </w:p>
        </w:tc>
      </w:tr>
      <w:tr w:rsidR="005A016D" w14:paraId="397F9139" w14:textId="77777777" w:rsidTr="00AC15C4">
        <w:trPr>
          <w:jc w:val="center"/>
        </w:trPr>
        <w:tc>
          <w:tcPr>
            <w:tcW w:w="177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06E9DFE" w14:textId="77777777" w:rsidR="005A016D" w:rsidRDefault="00980C5F" w:rsidP="005A016D">
            <w:pPr>
              <w:spacing w:line="276" w:lineRule="auto"/>
            </w:pPr>
            <w:r>
              <w:rPr>
                <w:b/>
                <w:bCs/>
              </w:rPr>
              <w:t>Interfaces</w:t>
            </w:r>
          </w:p>
        </w:tc>
        <w:tc>
          <w:tcPr>
            <w:tcW w:w="7462" w:type="dxa"/>
            <w:tcBorders>
              <w:top w:val="nil"/>
              <w:left w:val="nil"/>
              <w:bottom w:val="single" w:sz="4" w:space="0" w:color="auto"/>
              <w:right w:val="single" w:sz="8" w:space="0" w:color="auto"/>
            </w:tcBorders>
            <w:tcMar>
              <w:top w:w="0" w:type="dxa"/>
              <w:left w:w="108" w:type="dxa"/>
              <w:bottom w:w="0" w:type="dxa"/>
              <w:right w:w="108" w:type="dxa"/>
            </w:tcMar>
          </w:tcPr>
          <w:p w14:paraId="7EAFCE05" w14:textId="77777777" w:rsidR="005A016D" w:rsidRDefault="00980C5F" w:rsidP="005A016D">
            <w:pPr>
              <w:spacing w:line="276" w:lineRule="auto"/>
            </w:pPr>
            <w:r>
              <w:rPr>
                <w:rFonts w:cs="Arial"/>
                <w:lang w:eastAsia="zh-CN"/>
              </w:rPr>
              <w:t>Personalization Interface</w:t>
            </w:r>
          </w:p>
        </w:tc>
      </w:tr>
      <w:tr w:rsidR="005A016D" w14:paraId="20306EC3" w14:textId="77777777" w:rsidTr="00AC15C4">
        <w:trPr>
          <w:jc w:val="center"/>
        </w:trPr>
        <w:tc>
          <w:tcPr>
            <w:tcW w:w="177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DF317D6" w14:textId="77777777" w:rsidR="005A016D" w:rsidRDefault="00980C5F" w:rsidP="005A016D">
            <w:pPr>
              <w:spacing w:line="276" w:lineRule="auto"/>
              <w:rPr>
                <w:b/>
                <w:bCs/>
              </w:rPr>
            </w:pPr>
            <w:r>
              <w:rPr>
                <w:b/>
                <w:bCs/>
              </w:rPr>
              <w:t>Notes</w:t>
            </w:r>
          </w:p>
        </w:tc>
        <w:tc>
          <w:tcPr>
            <w:tcW w:w="74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E66EAC" w14:textId="77777777" w:rsidR="005A016D" w:rsidRPr="007A3B6D" w:rsidRDefault="00C73931" w:rsidP="005A016D">
            <w:pPr>
              <w:spacing w:line="276" w:lineRule="auto"/>
              <w:rPr>
                <w:rFonts w:cs="Arial"/>
                <w:lang w:eastAsia="zh-CN"/>
              </w:rPr>
            </w:pPr>
          </w:p>
        </w:tc>
      </w:tr>
    </w:tbl>
    <w:p w14:paraId="7D16041B" w14:textId="77777777" w:rsidR="00500605" w:rsidRDefault="00C73931" w:rsidP="00CD0F64"/>
    <w:p w14:paraId="50A874C5" w14:textId="77777777" w:rsidR="00406F39" w:rsidRDefault="00980C5F" w:rsidP="00AC15C4">
      <w:pPr>
        <w:pStyle w:val="Heading3"/>
      </w:pPr>
      <w:bookmarkStart w:id="693" w:name="_Toc78592614"/>
      <w:r>
        <w:t>Requirements</w:t>
      </w:r>
      <w:bookmarkEnd w:id="693"/>
    </w:p>
    <w:p w14:paraId="6994983C" w14:textId="77777777" w:rsidR="00AC15C4" w:rsidRPr="00AC15C4" w:rsidRDefault="00AC15C4" w:rsidP="00AC15C4">
      <w:pPr>
        <w:pStyle w:val="Heading4"/>
        <w:rPr>
          <w:b w:val="0"/>
          <w:u w:val="single"/>
        </w:rPr>
      </w:pPr>
      <w:r w:rsidRPr="00AC15C4">
        <w:rPr>
          <w:b w:val="0"/>
          <w:u w:val="single"/>
        </w:rPr>
        <w:t>ENMEM-REQ-138622/B-Configurable Parameter for Personal Entry Code Association</w:t>
      </w:r>
    </w:p>
    <w:p w14:paraId="04A11A81" w14:textId="77777777" w:rsidR="00D14FE7" w:rsidRPr="0051742D" w:rsidRDefault="00980C5F" w:rsidP="00D14FE7">
      <w:r w:rsidRPr="0051742D">
        <w:t>The EnhancedMemoryProfileServer shall have a configurable parameter to determine whether the vehicle supports the Enhanced Memory feature:</w:t>
      </w:r>
    </w:p>
    <w:p w14:paraId="33827F23" w14:textId="77777777" w:rsidR="00D14FE7" w:rsidRPr="0051742D" w:rsidRDefault="00980C5F" w:rsidP="00980C5F">
      <w:pPr>
        <w:numPr>
          <w:ilvl w:val="0"/>
          <w:numId w:val="68"/>
        </w:numPr>
      </w:pPr>
      <w:r w:rsidRPr="0051742D">
        <w:t>If the parameter indicates that the vehicle is to support “Enhanced Memory”, then a user-created personal entry code shall not be associated to a</w:t>
      </w:r>
      <w:r w:rsidRPr="0051742D">
        <w:rPr>
          <w:b/>
          <w:i/>
        </w:rPr>
        <w:t xml:space="preserve"> </w:t>
      </w:r>
      <w:r w:rsidRPr="0051742D">
        <w:t>user created profile or Memory Seat location</w:t>
      </w:r>
    </w:p>
    <w:p w14:paraId="30542500" w14:textId="77777777" w:rsidR="00D14FE7" w:rsidRPr="0051742D" w:rsidRDefault="00980C5F" w:rsidP="00980C5F">
      <w:pPr>
        <w:numPr>
          <w:ilvl w:val="0"/>
          <w:numId w:val="68"/>
        </w:numPr>
      </w:pPr>
      <w:r w:rsidRPr="0051742D">
        <w:t>If the parameter indicates that the vehicle is to support “Classic Memory”, then association of user-created personal entry codes shall be handled as defined by the Classic Memory system</w:t>
      </w:r>
      <w:r w:rsidRPr="0051742D">
        <w:rPr>
          <w:b/>
          <w:i/>
        </w:rPr>
        <w:t xml:space="preserve"> </w:t>
      </w:r>
      <w:r w:rsidRPr="0051742D">
        <w:t>strategy.</w:t>
      </w:r>
    </w:p>
    <w:p w14:paraId="271C4F30" w14:textId="77777777" w:rsidR="00523EE3" w:rsidRPr="0051742D" w:rsidRDefault="00C73931" w:rsidP="00523EE3"/>
    <w:p w14:paraId="0416A448" w14:textId="77777777" w:rsidR="00523EE3" w:rsidRPr="0051742D" w:rsidRDefault="00980C5F" w:rsidP="00523EE3">
      <w:r w:rsidRPr="0051742D">
        <w:t>For the latest EnhancedMemoryProfileServer requirements see the latest Enhanced Memory Feature Spec. This requirement may be outdated.</w:t>
      </w:r>
    </w:p>
    <w:p w14:paraId="73A90857"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F5AB4C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6B1D59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F5863F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5D60A5D" w14:textId="77777777" w:rsidR="00D90FFA" w:rsidRPr="00AC15C4" w:rsidRDefault="00C73931" w:rsidP="0081629B">
            <w:pPr>
              <w:rPr>
                <w:vanish/>
                <w:color w:val="000000" w:themeColor="text1"/>
              </w:rPr>
            </w:pPr>
          </w:p>
        </w:tc>
      </w:tr>
    </w:tbl>
    <w:p w14:paraId="2D0077FD" w14:textId="77777777" w:rsidR="00AC15C4" w:rsidRPr="00AC15C4" w:rsidRDefault="00AC15C4" w:rsidP="00AC15C4">
      <w:pPr>
        <w:pStyle w:val="Heading4"/>
        <w:rPr>
          <w:b w:val="0"/>
          <w:u w:val="single"/>
        </w:rPr>
      </w:pPr>
      <w:r w:rsidRPr="00AC15C4">
        <w:rPr>
          <w:b w:val="0"/>
          <w:u w:val="single"/>
        </w:rPr>
        <w:lastRenderedPageBreak/>
        <w:t>ENMEM-SR-REQ-232984/A-Configurable Parameter to Enable PaaK HMI</w:t>
      </w:r>
    </w:p>
    <w:p w14:paraId="0607FCA8" w14:textId="77777777" w:rsidR="00ED7F9A" w:rsidRPr="00880B84" w:rsidRDefault="00980C5F" w:rsidP="008A65B0">
      <w:r w:rsidRPr="00880B84">
        <w:t>The EnhancedMemoryInterfaceClient shall have a configurable parameter to determine whether the vehicle supports the PaaK feature. If the parameter indicates that the vehicle is to support “PaaK”, then the following functionality shall be enabled:</w:t>
      </w:r>
    </w:p>
    <w:p w14:paraId="7B74610A" w14:textId="77777777" w:rsidR="00ED7F9A" w:rsidRPr="00880B84" w:rsidRDefault="00980C5F" w:rsidP="00980C5F">
      <w:pPr>
        <w:numPr>
          <w:ilvl w:val="0"/>
          <w:numId w:val="69"/>
        </w:numPr>
      </w:pPr>
      <w:r w:rsidRPr="00880B84">
        <w:t>Phone HMI Indication</w:t>
      </w:r>
    </w:p>
    <w:p w14:paraId="3ABBBCB0" w14:textId="77777777" w:rsidR="00ED7F9A" w:rsidRPr="00880B84" w:rsidRDefault="00980C5F" w:rsidP="00980C5F">
      <w:pPr>
        <w:numPr>
          <w:ilvl w:val="0"/>
          <w:numId w:val="69"/>
        </w:numPr>
      </w:pPr>
      <w:r w:rsidRPr="00880B84">
        <w:t>Phone Association via the Edit Menu</w:t>
      </w:r>
    </w:p>
    <w:p w14:paraId="4F426FBF" w14:textId="77777777" w:rsidR="00ED7F9A" w:rsidRPr="00880B84" w:rsidRDefault="00980C5F" w:rsidP="00980C5F">
      <w:pPr>
        <w:numPr>
          <w:ilvl w:val="0"/>
          <w:numId w:val="69"/>
        </w:numPr>
      </w:pPr>
      <w:r w:rsidRPr="00880B84">
        <w:t>Phone Disassociation via the Edit Menu</w:t>
      </w:r>
    </w:p>
    <w:p w14:paraId="42C5DAFD" w14:textId="77777777" w:rsidR="00ED7F9A" w:rsidRPr="00880B84" w:rsidRDefault="00980C5F" w:rsidP="00980C5F">
      <w:pPr>
        <w:numPr>
          <w:ilvl w:val="0"/>
          <w:numId w:val="69"/>
        </w:numPr>
      </w:pPr>
      <w:r w:rsidRPr="00880B84">
        <w:t>The option during Driver Profile creation to enter Phone Association, either on its own or after Keyfob Association</w:t>
      </w:r>
    </w:p>
    <w:p w14:paraId="3B6EE544" w14:textId="77777777" w:rsidR="00ED7F9A" w:rsidRPr="00880B84" w:rsidRDefault="00980C5F" w:rsidP="00980C5F">
      <w:pPr>
        <w:numPr>
          <w:ilvl w:val="0"/>
          <w:numId w:val="69"/>
        </w:numPr>
      </w:pPr>
      <w:r w:rsidRPr="00880B84">
        <w:t>And all applicable PaaK screens as depicted in “H84a_SYNC3_EMDriverProfile”</w:t>
      </w:r>
    </w:p>
    <w:p w14:paraId="285E34E0"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7011BB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11F40A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02CF85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921B45" w14:textId="77777777" w:rsidR="00D90FFA" w:rsidRPr="00AC15C4" w:rsidRDefault="00C73931" w:rsidP="0081629B">
            <w:pPr>
              <w:rPr>
                <w:vanish/>
                <w:color w:val="000000" w:themeColor="text1"/>
              </w:rPr>
            </w:pPr>
          </w:p>
        </w:tc>
      </w:tr>
    </w:tbl>
    <w:p w14:paraId="083FE605" w14:textId="77777777" w:rsidR="00AC15C4" w:rsidRPr="00AC15C4" w:rsidRDefault="00AC15C4" w:rsidP="00AC15C4">
      <w:pPr>
        <w:pStyle w:val="Heading4"/>
        <w:rPr>
          <w:b w:val="0"/>
          <w:u w:val="single"/>
        </w:rPr>
      </w:pPr>
      <w:r w:rsidRPr="00AC15C4">
        <w:rPr>
          <w:b w:val="0"/>
          <w:u w:val="single"/>
        </w:rPr>
        <w:t>ENMEM-REQ-427169/A-Configurable Parameter to Enable NFC HMI</w:t>
      </w:r>
    </w:p>
    <w:p w14:paraId="1667FB27" w14:textId="77777777" w:rsidR="003D37C0" w:rsidRDefault="00980C5F" w:rsidP="003D37C0">
      <w:r>
        <w:t>The EnhancedMemoryInterfaceClient shall have a configurable parameter to determine whether the vehicle supports the NFC feature (same as the feature configuration required in NFCES SPSS). If the parameter indicates that NFC Key is ‘Enabled’, then the following functionality shall be enabled:</w:t>
      </w:r>
    </w:p>
    <w:p w14:paraId="2E1AB686" w14:textId="77777777" w:rsidR="003D37C0" w:rsidRDefault="00980C5F" w:rsidP="00980C5F">
      <w:pPr>
        <w:numPr>
          <w:ilvl w:val="0"/>
          <w:numId w:val="70"/>
        </w:numPr>
      </w:pPr>
      <w:r>
        <w:t>NFC Key HMI Indication</w:t>
      </w:r>
    </w:p>
    <w:p w14:paraId="51D904BA" w14:textId="77777777" w:rsidR="003D37C0" w:rsidRDefault="00980C5F" w:rsidP="00980C5F">
      <w:pPr>
        <w:numPr>
          <w:ilvl w:val="0"/>
          <w:numId w:val="70"/>
        </w:numPr>
      </w:pPr>
      <w:r>
        <w:t>NFC Key Association via the Edit Menu</w:t>
      </w:r>
    </w:p>
    <w:p w14:paraId="0D972971" w14:textId="77777777" w:rsidR="003D37C0" w:rsidRDefault="00980C5F" w:rsidP="00980C5F">
      <w:pPr>
        <w:numPr>
          <w:ilvl w:val="0"/>
          <w:numId w:val="70"/>
        </w:numPr>
      </w:pPr>
      <w:r>
        <w:t>NFC Key Disassociation via the Edit Menu</w:t>
      </w:r>
    </w:p>
    <w:p w14:paraId="7B1D8DAB" w14:textId="77777777" w:rsidR="003D37C0" w:rsidRDefault="00980C5F" w:rsidP="00980C5F">
      <w:pPr>
        <w:numPr>
          <w:ilvl w:val="0"/>
          <w:numId w:val="70"/>
        </w:numPr>
      </w:pPr>
      <w:r>
        <w:t>The option during Driver Profile creation to enter NFC Key Association, either on its own or after Keyfob/Phone Association</w:t>
      </w:r>
    </w:p>
    <w:p w14:paraId="37D0CD1C" w14:textId="77777777" w:rsidR="00500605" w:rsidRDefault="00980C5F" w:rsidP="00980C5F">
      <w:pPr>
        <w:numPr>
          <w:ilvl w:val="0"/>
          <w:numId w:val="70"/>
        </w:numPr>
      </w:pPr>
      <w:r>
        <w:t>And all applicable NFC key screens depicted in H84a</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65909D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0598BE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BCFF5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DC412D" w14:textId="77777777" w:rsidR="00D90FFA" w:rsidRPr="00AC15C4" w:rsidRDefault="00C73931" w:rsidP="0081629B">
            <w:pPr>
              <w:rPr>
                <w:vanish/>
                <w:color w:val="000000" w:themeColor="text1"/>
              </w:rPr>
            </w:pPr>
          </w:p>
        </w:tc>
      </w:tr>
    </w:tbl>
    <w:p w14:paraId="199B8119" w14:textId="77777777" w:rsidR="00AC15C4" w:rsidRPr="00AC15C4" w:rsidRDefault="00AC15C4" w:rsidP="00AC15C4">
      <w:pPr>
        <w:pStyle w:val="Heading4"/>
        <w:rPr>
          <w:b w:val="0"/>
          <w:u w:val="single"/>
        </w:rPr>
      </w:pPr>
      <w:r w:rsidRPr="00AC15C4">
        <w:rPr>
          <w:b w:val="0"/>
          <w:u w:val="single"/>
        </w:rPr>
        <w:t>ENMEM-REQ-138631/C-Missing Message DTC</w:t>
      </w:r>
    </w:p>
    <w:p w14:paraId="7DB463AC" w14:textId="77777777" w:rsidR="00AD0785" w:rsidRPr="00AD0785" w:rsidRDefault="00980C5F" w:rsidP="00AD0785">
      <w:r>
        <w:t>When configured for Enhanced Memory:</w:t>
      </w:r>
    </w:p>
    <w:p w14:paraId="0C60BFE7" w14:textId="77777777" w:rsidR="00AD0785" w:rsidRDefault="00980C5F" w:rsidP="00980C5F">
      <w:pPr>
        <w:numPr>
          <w:ilvl w:val="0"/>
          <w:numId w:val="72"/>
        </w:numPr>
      </w:pPr>
      <w:r>
        <w:t>The EnhancedMemoryInterfaceClient shall set a “lost communication” DTC for any expected Enhanced Memory periodic messages that are not received for more than 5 seconds.</w:t>
      </w:r>
      <w:r w:rsidRPr="00AD0785">
        <w:t xml:space="preserve"> </w:t>
      </w:r>
    </w:p>
    <w:p w14:paraId="76AEA6E7" w14:textId="77777777" w:rsidR="00500605" w:rsidRPr="00AD0785" w:rsidRDefault="00980C5F" w:rsidP="00980C5F">
      <w:pPr>
        <w:numPr>
          <w:ilvl w:val="1"/>
          <w:numId w:val="72"/>
        </w:numPr>
      </w:pPr>
      <w:r>
        <w:t xml:space="preserve">Messages from the EnhancedMemoryPositionClient shall not be used to set this DTC when the EnhancedMemoryInterfaceClient is configured for “EnhancedMemoryPositionClient = </w:t>
      </w:r>
      <w:proofErr w:type="spellStart"/>
      <w:r>
        <w:t>NotPresent</w:t>
      </w:r>
      <w:proofErr w:type="spellEnd"/>
      <w:r>
        <w:t>”</w:t>
      </w:r>
    </w:p>
    <w:p w14:paraId="2545EFA5" w14:textId="77777777" w:rsidR="00540FDB" w:rsidRDefault="00980C5F" w:rsidP="00980C5F">
      <w:pPr>
        <w:numPr>
          <w:ilvl w:val="0"/>
          <w:numId w:val="71"/>
        </w:numPr>
      </w:pPr>
      <w:r>
        <w:t>The EnhancedMemoryPositionClient shall set a “lost communication” DTC for any expected Enhanced Memory periodic messages that are not received for more than 5 seconds.</w:t>
      </w:r>
    </w:p>
    <w:p w14:paraId="07074D02" w14:textId="77777777" w:rsidR="00540FDB" w:rsidRDefault="00980C5F" w:rsidP="00980C5F">
      <w:pPr>
        <w:numPr>
          <w:ilvl w:val="0"/>
          <w:numId w:val="71"/>
        </w:numPr>
      </w:pPr>
      <w:r>
        <w:t>The EnhancedMemoryProfileServer shall set a “lost communication” DTC for any expected Enhanced Memory periodic messages that are not received for more than 5 seconds.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A1F9D8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E2204D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C98490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9EAB7C1" w14:textId="77777777" w:rsidR="00D90FFA" w:rsidRPr="00AC15C4" w:rsidRDefault="00C73931" w:rsidP="0081629B">
            <w:pPr>
              <w:rPr>
                <w:vanish/>
                <w:color w:val="000000" w:themeColor="text1"/>
              </w:rPr>
            </w:pPr>
          </w:p>
        </w:tc>
      </w:tr>
    </w:tbl>
    <w:p w14:paraId="29371459" w14:textId="77777777" w:rsidR="00AC15C4" w:rsidRPr="00AC15C4" w:rsidRDefault="00AC15C4" w:rsidP="00AC15C4">
      <w:pPr>
        <w:pStyle w:val="Heading4"/>
        <w:rPr>
          <w:b w:val="0"/>
          <w:u w:val="single"/>
        </w:rPr>
      </w:pPr>
      <w:r w:rsidRPr="00AC15C4">
        <w:rPr>
          <w:b w:val="0"/>
          <w:u w:val="single"/>
        </w:rPr>
        <w:t>ENMEM-REQ-099681/C-Driver Profile Opt-In Status</w:t>
      </w:r>
    </w:p>
    <w:p w14:paraId="41145CCB" w14:textId="77777777" w:rsidR="00500605" w:rsidRDefault="00980C5F" w:rsidP="00500605">
      <w:r>
        <w:t xml:space="preserve">The EnhancedMemoryInterfaceClient shall notify the EnhancedMemoryProfileServer of all Driver Profiles that have been created via the </w:t>
      </w:r>
      <w:proofErr w:type="spellStart"/>
      <w:r>
        <w:t>PersonalityOptIn_St</w:t>
      </w:r>
      <w:proofErr w:type="spellEnd"/>
      <w:r>
        <w:t xml:space="preserve"> method.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BAB318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538B60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43E5F7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982132" w14:textId="77777777" w:rsidR="00D90FFA" w:rsidRPr="00AC15C4" w:rsidRDefault="00C73931" w:rsidP="0081629B">
            <w:pPr>
              <w:rPr>
                <w:vanish/>
                <w:color w:val="000000" w:themeColor="text1"/>
              </w:rPr>
            </w:pPr>
          </w:p>
        </w:tc>
      </w:tr>
    </w:tbl>
    <w:p w14:paraId="07E246EF" w14:textId="77777777" w:rsidR="00AC15C4" w:rsidRPr="00AC15C4" w:rsidRDefault="00AC15C4" w:rsidP="00AC15C4">
      <w:pPr>
        <w:pStyle w:val="Heading4"/>
        <w:rPr>
          <w:b w:val="0"/>
          <w:u w:val="single"/>
        </w:rPr>
      </w:pPr>
      <w:r w:rsidRPr="00AC15C4">
        <w:rPr>
          <w:b w:val="0"/>
          <w:u w:val="single"/>
        </w:rPr>
        <w:t>ENMEM-REQ-099684/B-Driver Profile to Personality Mapping</w:t>
      </w:r>
    </w:p>
    <w:p w14:paraId="0EC7F05B" w14:textId="77777777" w:rsidR="006E08FF" w:rsidRPr="0073045E" w:rsidRDefault="00980C5F" w:rsidP="00500605">
      <w:pPr>
        <w:rPr>
          <w:rFonts w:cs="Arial"/>
        </w:rPr>
      </w:pPr>
      <w:r w:rsidRPr="0073045E">
        <w:rPr>
          <w:rFonts w:cs="Arial"/>
        </w:rPr>
        <w:t>Th</w:t>
      </w:r>
      <w:r>
        <w:rPr>
          <w:rFonts w:cs="Arial"/>
        </w:rPr>
        <w:t xml:space="preserve">e EnhancedMemoryInterfaceClient </w:t>
      </w:r>
      <w:r w:rsidRPr="0073045E">
        <w:rPr>
          <w:rFonts w:cs="Arial"/>
        </w:rPr>
        <w:t>shall determine which Driver Profile value</w:t>
      </w:r>
      <w:r>
        <w:rPr>
          <w:rFonts w:cs="Arial"/>
        </w:rPr>
        <w:t>,</w:t>
      </w:r>
      <w:r w:rsidRPr="0073045E">
        <w:rPr>
          <w:rFonts w:cs="Arial"/>
        </w:rPr>
        <w:t xml:space="preserve"> reported in the </w:t>
      </w:r>
      <w:proofErr w:type="spellStart"/>
      <w:r w:rsidRPr="0073045E">
        <w:rPr>
          <w:rFonts w:cs="Arial"/>
        </w:rPr>
        <w:t>ActivePersonality_St</w:t>
      </w:r>
      <w:proofErr w:type="spellEnd"/>
      <w:r w:rsidRPr="0073045E">
        <w:rPr>
          <w:rFonts w:cs="Arial"/>
        </w:rPr>
        <w:t xml:space="preserve"> method</w:t>
      </w:r>
      <w:r>
        <w:rPr>
          <w:rFonts w:cs="Arial"/>
        </w:rPr>
        <w:t>,</w:t>
      </w:r>
      <w:r w:rsidRPr="0073045E">
        <w:rPr>
          <w:rFonts w:cs="Arial"/>
        </w:rPr>
        <w:t xml:space="preserve"> is mapped to </w:t>
      </w:r>
      <w:r>
        <w:rPr>
          <w:rFonts w:cs="Arial"/>
        </w:rPr>
        <w:t xml:space="preserve">which </w:t>
      </w:r>
      <w:r w:rsidRPr="0073045E">
        <w:rPr>
          <w:rFonts w:cs="Arial"/>
        </w:rPr>
        <w:t xml:space="preserve">Driver Profile name. This mapping is done during Profile Creation and shall be stored and maintained by the EnhancedMemoryInterfaceClient until that Driver Profile is deleted. </w:t>
      </w:r>
    </w:p>
    <w:p w14:paraId="275C8902" w14:textId="77777777" w:rsidR="006E08FF" w:rsidRPr="0073045E" w:rsidRDefault="00C73931" w:rsidP="00500605">
      <w:pPr>
        <w:rPr>
          <w:rFonts w:cs="Arial"/>
        </w:rPr>
      </w:pPr>
    </w:p>
    <w:p w14:paraId="2400E32D" w14:textId="77777777" w:rsidR="00500605" w:rsidRPr="0073045E" w:rsidRDefault="00980C5F" w:rsidP="00500605">
      <w:pPr>
        <w:rPr>
          <w:rFonts w:cs="Arial"/>
        </w:rPr>
      </w:pPr>
      <w:r w:rsidRPr="0073045E">
        <w:rPr>
          <w:rFonts w:cs="Arial"/>
        </w:rPr>
        <w:t xml:space="preserve">See sequence diagram </w:t>
      </w:r>
      <w:r>
        <w:rPr>
          <w:rFonts w:cs="Arial"/>
        </w:rPr>
        <w:t>“</w:t>
      </w:r>
      <w:r w:rsidRPr="0073045E">
        <w:rPr>
          <w:rFonts w:cs="Arial"/>
          <w:u w:val="single"/>
        </w:rPr>
        <w:t>ENMEM-SD-REQ-099425-Create Driver Profile</w:t>
      </w:r>
      <w:r>
        <w:rPr>
          <w:rFonts w:cs="Arial"/>
        </w:rPr>
        <w:t>”</w:t>
      </w:r>
      <w:r w:rsidRPr="0073045E">
        <w:rPr>
          <w:rFonts w:cs="Arial"/>
        </w:rPr>
        <w:t xml:space="preserve"> for a detailed example.</w:t>
      </w:r>
    </w:p>
    <w:p w14:paraId="5117F9D5" w14:textId="77777777" w:rsidR="0073045E"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55B06B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FD83AF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00540B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1DBDC0" w14:textId="77777777" w:rsidR="00D90FFA" w:rsidRPr="00AC15C4" w:rsidRDefault="00C73931" w:rsidP="0081629B">
            <w:pPr>
              <w:rPr>
                <w:vanish/>
                <w:color w:val="000000" w:themeColor="text1"/>
              </w:rPr>
            </w:pPr>
          </w:p>
        </w:tc>
      </w:tr>
    </w:tbl>
    <w:p w14:paraId="0490C81C" w14:textId="77777777" w:rsidR="00AC15C4" w:rsidRPr="00AC15C4" w:rsidRDefault="00AC15C4" w:rsidP="00AC15C4">
      <w:pPr>
        <w:pStyle w:val="Heading4"/>
        <w:rPr>
          <w:b w:val="0"/>
          <w:u w:val="single"/>
        </w:rPr>
      </w:pPr>
      <w:r w:rsidRPr="00AC15C4">
        <w:rPr>
          <w:b w:val="0"/>
          <w:u w:val="single"/>
        </w:rPr>
        <w:t>ENMEM-REQ-116801/F-Retain Enhanced Memory Settings After Software Reflash</w:t>
      </w:r>
    </w:p>
    <w:p w14:paraId="415997EA" w14:textId="77777777" w:rsidR="00E052AE" w:rsidRDefault="00980C5F" w:rsidP="00E052AE">
      <w:pPr>
        <w:tabs>
          <w:tab w:val="left" w:pos="2865"/>
        </w:tabs>
      </w:pPr>
      <w:r>
        <w:t xml:space="preserve">The EnhancedMemoryInterfaceClient shall retain Driver Profile information and internally managed settings values after a software reflash occurs. This is to prevent the customer from recreating Driver Profiles and associating </w:t>
      </w:r>
      <w:proofErr w:type="spellStart"/>
      <w:r>
        <w:t>keyfobs</w:t>
      </w:r>
      <w:proofErr w:type="spellEnd"/>
      <w:r>
        <w:t>, phones and/or NFC keys after a software reflash service is done at dealership.</w:t>
      </w:r>
    </w:p>
    <w:p w14:paraId="2525B943" w14:textId="77777777" w:rsidR="00F61591" w:rsidRDefault="00C73931" w:rsidP="007D5591">
      <w:pPr>
        <w:tabs>
          <w:tab w:val="left" w:pos="2865"/>
        </w:tabs>
      </w:pPr>
    </w:p>
    <w:p w14:paraId="3340FD3B" w14:textId="77777777" w:rsidR="00A256BC" w:rsidRDefault="00980C5F" w:rsidP="00A256BC">
      <w:pPr>
        <w:tabs>
          <w:tab w:val="left" w:pos="2865"/>
        </w:tabs>
      </w:pPr>
      <w:r>
        <w:t>The information to be retained shall include:</w:t>
      </w:r>
    </w:p>
    <w:p w14:paraId="5F3F9B9F" w14:textId="77777777" w:rsidR="00A256BC" w:rsidRDefault="00980C5F" w:rsidP="00980C5F">
      <w:pPr>
        <w:numPr>
          <w:ilvl w:val="0"/>
          <w:numId w:val="73"/>
        </w:numPr>
        <w:tabs>
          <w:tab w:val="left" w:pos="2865"/>
        </w:tabs>
      </w:pPr>
      <w:r>
        <w:t>Opted in and opted out (created and deleted) status of all Driver Profiles</w:t>
      </w:r>
    </w:p>
    <w:p w14:paraId="2641FEC7" w14:textId="77777777" w:rsidR="00A256BC" w:rsidRDefault="00980C5F" w:rsidP="00980C5F">
      <w:pPr>
        <w:numPr>
          <w:ilvl w:val="0"/>
          <w:numId w:val="73"/>
        </w:numPr>
        <w:tabs>
          <w:tab w:val="left" w:pos="2865"/>
        </w:tabs>
      </w:pPr>
      <w:r>
        <w:t xml:space="preserve">Driver Profile’s keyed-in name </w:t>
      </w:r>
    </w:p>
    <w:p w14:paraId="4CD7CDDE" w14:textId="77777777" w:rsidR="00A256BC" w:rsidRDefault="00980C5F" w:rsidP="00980C5F">
      <w:pPr>
        <w:numPr>
          <w:ilvl w:val="0"/>
          <w:numId w:val="73"/>
        </w:numPr>
        <w:tabs>
          <w:tab w:val="left" w:pos="2865"/>
        </w:tabs>
      </w:pPr>
      <w:r>
        <w:t xml:space="preserve">The association of Driver Profile name to Memory Seat button number </w:t>
      </w:r>
      <w:r w:rsidRPr="00A256BC">
        <w:t>(when “EnhancedMemo</w:t>
      </w:r>
      <w:r>
        <w:t>ryPositionClient = Present”), OR</w:t>
      </w:r>
    </w:p>
    <w:p w14:paraId="0E01929F" w14:textId="77777777" w:rsidR="00F61591" w:rsidRPr="00A256BC" w:rsidRDefault="00980C5F" w:rsidP="00980C5F">
      <w:pPr>
        <w:numPr>
          <w:ilvl w:val="0"/>
          <w:numId w:val="73"/>
        </w:numPr>
        <w:tabs>
          <w:tab w:val="left" w:pos="2865"/>
        </w:tabs>
      </w:pPr>
      <w:r>
        <w:t xml:space="preserve">The </w:t>
      </w:r>
      <w:r w:rsidRPr="00A256BC">
        <w:t xml:space="preserve">association of Driver Profile name to Profile Number (when “EnhancedMemoryPositionClient = </w:t>
      </w:r>
      <w:proofErr w:type="spellStart"/>
      <w:r w:rsidRPr="00A256BC">
        <w:t>NotPresent</w:t>
      </w:r>
      <w:proofErr w:type="spellEnd"/>
      <w:r w:rsidRPr="00A256BC">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94DE41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D62907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ADD97D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357BDD" w14:textId="77777777" w:rsidR="00D90FFA" w:rsidRPr="00AC15C4" w:rsidRDefault="00C73931" w:rsidP="0081629B">
            <w:pPr>
              <w:rPr>
                <w:vanish/>
                <w:color w:val="000000" w:themeColor="text1"/>
              </w:rPr>
            </w:pPr>
          </w:p>
        </w:tc>
      </w:tr>
    </w:tbl>
    <w:p w14:paraId="5216E2AE" w14:textId="77777777" w:rsidR="00AC15C4" w:rsidRPr="00AC15C4" w:rsidRDefault="00AC15C4" w:rsidP="00AC15C4">
      <w:pPr>
        <w:pStyle w:val="Heading4"/>
        <w:rPr>
          <w:b w:val="0"/>
          <w:u w:val="single"/>
        </w:rPr>
      </w:pPr>
      <w:r w:rsidRPr="00AC15C4">
        <w:rPr>
          <w:b w:val="0"/>
          <w:u w:val="single"/>
        </w:rPr>
        <w:lastRenderedPageBreak/>
        <w:t>ENMEM-SR-REQ-095961/C-Maximum Number of Driver Profiles</w:t>
      </w:r>
    </w:p>
    <w:p w14:paraId="53030374" w14:textId="77777777" w:rsidR="00A26E4A" w:rsidRDefault="00980C5F" w:rsidP="00770134">
      <w:r w:rsidRPr="00EE74B8">
        <w:t xml:space="preserve">The </w:t>
      </w:r>
      <w:r w:rsidRPr="001971B3">
        <w:t xml:space="preserve">EnhancedMemoryInterfaceClient </w:t>
      </w:r>
      <w:r w:rsidRPr="00EE74B8">
        <w:t xml:space="preserve">shall have configurable parameters to indicate the max number of possible Driver Profiles that the vehicle can support. </w:t>
      </w:r>
    </w:p>
    <w:p w14:paraId="35A8559A" w14:textId="77777777" w:rsidR="00A26E4A" w:rsidRDefault="00C73931" w:rsidP="00770134"/>
    <w:p w14:paraId="15E8D455" w14:textId="77777777" w:rsidR="00A26E4A" w:rsidRDefault="00980C5F" w:rsidP="00A26E4A">
      <w:r>
        <w:t>When configured for “EnhancedMemoryPositionClient = Present”, t</w:t>
      </w:r>
      <w:r w:rsidRPr="00EE74B8">
        <w:t>his parameter shall be set equal to the number of Memory Seat buttons</w:t>
      </w:r>
      <w:r>
        <w:t>, excluding SET button,</w:t>
      </w:r>
      <w:r w:rsidRPr="00EE74B8">
        <w:t xml:space="preserve"> on the driver door panel</w:t>
      </w:r>
      <w:r>
        <w:t>.</w:t>
      </w:r>
      <w:r w:rsidRPr="00A26E4A">
        <w:t xml:space="preserve"> </w:t>
      </w:r>
    </w:p>
    <w:p w14:paraId="20267D20" w14:textId="77777777" w:rsidR="00A26E4A" w:rsidRDefault="00C73931" w:rsidP="00A26E4A"/>
    <w:p w14:paraId="7F9AE999" w14:textId="77777777" w:rsidR="003879D9" w:rsidRPr="00770134" w:rsidRDefault="00980C5F" w:rsidP="00A26E4A">
      <w:r>
        <w:t xml:space="preserve">When configured for “EnhancedMemoryPositionClient = </w:t>
      </w:r>
      <w:proofErr w:type="spellStart"/>
      <w:r>
        <w:t>NotPresent</w:t>
      </w:r>
      <w:proofErr w:type="spellEnd"/>
      <w:r>
        <w:t>”, this parameter shall be set equal to 3.</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EB6414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5007C8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28EC8F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F217FB" w14:textId="77777777" w:rsidR="00D90FFA" w:rsidRPr="00AC15C4" w:rsidRDefault="00C73931" w:rsidP="0081629B">
            <w:pPr>
              <w:rPr>
                <w:vanish/>
                <w:color w:val="000000" w:themeColor="text1"/>
              </w:rPr>
            </w:pPr>
          </w:p>
        </w:tc>
      </w:tr>
    </w:tbl>
    <w:p w14:paraId="3AC03180" w14:textId="77777777" w:rsidR="00AC15C4" w:rsidRPr="00AC15C4" w:rsidRDefault="00AC15C4" w:rsidP="00AC15C4">
      <w:pPr>
        <w:pStyle w:val="Heading4"/>
        <w:rPr>
          <w:b w:val="0"/>
          <w:u w:val="single"/>
        </w:rPr>
      </w:pPr>
      <w:r w:rsidRPr="00AC15C4">
        <w:rPr>
          <w:b w:val="0"/>
          <w:u w:val="single"/>
        </w:rPr>
        <w:t>ENMEM-REQ-198384/B-Alignment between Opt-in Driver Profile and Memory Seat Button</w:t>
      </w:r>
    </w:p>
    <w:p w14:paraId="7A37D4D0" w14:textId="77777777" w:rsidR="00695C61" w:rsidRDefault="00980C5F" w:rsidP="00500605">
      <w:r>
        <w:t>When the EnhancedMemoryInterfaceClient is configured for “EnhancedMemoryPositionClient = Present”, the number in Personal Index</w:t>
      </w:r>
      <w:r w:rsidRPr="00695C61">
        <w:t xml:space="preserve"> of </w:t>
      </w:r>
      <w:proofErr w:type="spellStart"/>
      <w:r w:rsidRPr="00695C61">
        <w:t>PersonalityOptIn_St</w:t>
      </w:r>
      <w:proofErr w:type="spellEnd"/>
      <w:r w:rsidRPr="00695C61">
        <w:t xml:space="preserve"> shall align with </w:t>
      </w:r>
      <w:r>
        <w:t xml:space="preserve">the </w:t>
      </w:r>
      <w:r w:rsidRPr="00695C61">
        <w:t xml:space="preserve">number of </w:t>
      </w:r>
      <w:r>
        <w:t xml:space="preserve">the </w:t>
      </w:r>
      <w:r w:rsidRPr="00695C61">
        <w:t>pressed Memory Seat button</w:t>
      </w:r>
      <w:r>
        <w:t>, not</w:t>
      </w:r>
      <w:r w:rsidRPr="00071B44">
        <w:t xml:space="preserve"> </w:t>
      </w:r>
      <w:r>
        <w:t>the order of Driver Profile creation. In other words, t</w:t>
      </w:r>
      <w:r w:rsidRPr="00695C61">
        <w:t xml:space="preserve">he number </w:t>
      </w:r>
      <w:r>
        <w:t xml:space="preserve">of Personal Index in </w:t>
      </w:r>
      <w:proofErr w:type="spellStart"/>
      <w:r w:rsidRPr="00695C61">
        <w:t>PersonalityOptIn_St</w:t>
      </w:r>
      <w:proofErr w:type="spellEnd"/>
      <w:r>
        <w:t xml:space="preserve"> shall not be aligned with the order of Driver Profile creation.</w:t>
      </w:r>
    </w:p>
    <w:p w14:paraId="4AEC342F" w14:textId="77777777" w:rsidR="00C35B59" w:rsidRDefault="00C73931" w:rsidP="00500605"/>
    <w:p w14:paraId="629ADC65" w14:textId="77777777" w:rsidR="00C35B59" w:rsidRDefault="00980C5F" w:rsidP="00500605">
      <w:r>
        <w:t>Example: the first created Driver Profile is associated to Memory seat button #2</w:t>
      </w:r>
    </w:p>
    <w:p w14:paraId="6A05E90D" w14:textId="77777777" w:rsidR="00C35B59" w:rsidRDefault="00C73931" w:rsidP="00500605"/>
    <w:p w14:paraId="7FCA9A2B" w14:textId="77777777" w:rsidR="00C35B59" w:rsidRDefault="00980C5F" w:rsidP="00500605">
      <w:r>
        <w:t xml:space="preserve">Precondition: Before any Driver Profile is created, the status of </w:t>
      </w:r>
      <w:proofErr w:type="spellStart"/>
      <w:r w:rsidRPr="00695C61">
        <w:t>PersonalityOptIn_St</w:t>
      </w:r>
      <w:proofErr w:type="spellEnd"/>
      <w:r>
        <w:t xml:space="preserve"> is</w:t>
      </w:r>
    </w:p>
    <w:p w14:paraId="1A896CE4" w14:textId="77777777" w:rsidR="002420B0" w:rsidRDefault="00C73931" w:rsidP="00500605"/>
    <w:tbl>
      <w:tblPr>
        <w:tblW w:w="6520" w:type="dxa"/>
        <w:jc w:val="center"/>
        <w:tblLook w:val="04A0" w:firstRow="1" w:lastRow="0" w:firstColumn="1" w:lastColumn="0" w:noHBand="0" w:noVBand="1"/>
      </w:tblPr>
      <w:tblGrid>
        <w:gridCol w:w="1760"/>
        <w:gridCol w:w="1088"/>
        <w:gridCol w:w="1720"/>
        <w:gridCol w:w="2080"/>
      </w:tblGrid>
      <w:tr w:rsidR="00071B44" w:rsidRPr="00071B44" w14:paraId="789BF305"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52337AD"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531BC150"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6AD3EF41"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F8E7E9B"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GSDB Encoding Value</w:t>
            </w:r>
          </w:p>
        </w:tc>
      </w:tr>
      <w:tr w:rsidR="00071B44" w:rsidRPr="00071B44" w14:paraId="50E43787"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C70A8B" w14:textId="77777777" w:rsidR="00071B44" w:rsidRPr="00071B44" w:rsidRDefault="00980C5F"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1BEC3690"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FF5F167"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93AD403"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7C83100E"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E3317F9"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692B94CE"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47F88B83"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250CF0EA"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100429C8"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B0BDB20"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0E24626"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23A9EC62"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48DE3781"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1495038E"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AC38FF0"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0B759919"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397EFC52"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57A29E05"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bl>
    <w:p w14:paraId="33B61AFB" w14:textId="77777777" w:rsidR="00C35B59" w:rsidRDefault="00C73931" w:rsidP="00500605"/>
    <w:p w14:paraId="6C35D218" w14:textId="77777777" w:rsidR="00C35B59" w:rsidRDefault="00C73931" w:rsidP="00500605"/>
    <w:p w14:paraId="67C9C46C" w14:textId="77777777" w:rsidR="00C35B59" w:rsidRDefault="00980C5F" w:rsidP="00500605">
      <w:r>
        <w:t xml:space="preserve">Scenario: The user creates the first Driver Profile and presses Memory Seat button #2 </w:t>
      </w:r>
    </w:p>
    <w:p w14:paraId="42815E0B" w14:textId="77777777" w:rsidR="002420B0" w:rsidRDefault="00980C5F" w:rsidP="00500605">
      <w:r>
        <w:t>during profile creation process</w:t>
      </w:r>
    </w:p>
    <w:p w14:paraId="78019AAB" w14:textId="77777777" w:rsidR="002420B0" w:rsidRDefault="00C73931" w:rsidP="00500605"/>
    <w:p w14:paraId="709787AE" w14:textId="77777777" w:rsidR="00C35B59" w:rsidRDefault="00980C5F" w:rsidP="00500605">
      <w:r>
        <w:t xml:space="preserve">Post Condition: After the first Driver Profile is created, the status of </w:t>
      </w:r>
      <w:proofErr w:type="spellStart"/>
      <w:r w:rsidRPr="00695C61">
        <w:t>PersonalityOptIn_St</w:t>
      </w:r>
      <w:proofErr w:type="spellEnd"/>
      <w:r>
        <w:t xml:space="preserve"> shall be</w:t>
      </w:r>
    </w:p>
    <w:p w14:paraId="003D1E45" w14:textId="77777777" w:rsidR="00071B44" w:rsidRDefault="00C73931" w:rsidP="00500605"/>
    <w:tbl>
      <w:tblPr>
        <w:tblW w:w="6520" w:type="dxa"/>
        <w:jc w:val="center"/>
        <w:tblLook w:val="04A0" w:firstRow="1" w:lastRow="0" w:firstColumn="1" w:lastColumn="0" w:noHBand="0" w:noVBand="1"/>
      </w:tblPr>
      <w:tblGrid>
        <w:gridCol w:w="1760"/>
        <w:gridCol w:w="1141"/>
        <w:gridCol w:w="1720"/>
        <w:gridCol w:w="2080"/>
      </w:tblGrid>
      <w:tr w:rsidR="00071B44" w:rsidRPr="00071B44" w14:paraId="38F6B1B4" w14:textId="77777777" w:rsidTr="00071B44">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BEDA83"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0BD1BC32"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082D7B8C"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53E951DF"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GSDB Signal Name</w:t>
            </w:r>
          </w:p>
        </w:tc>
      </w:tr>
      <w:tr w:rsidR="00071B44" w:rsidRPr="00071B44" w14:paraId="5E00980D" w14:textId="77777777" w:rsidTr="00071B44">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0C0A20" w14:textId="77777777" w:rsidR="00071B44" w:rsidRPr="00071B44" w:rsidRDefault="00980C5F" w:rsidP="00071B44">
            <w:pPr>
              <w:jc w:val="center"/>
              <w:rPr>
                <w:rFonts w:cs="Arial"/>
                <w:color w:val="000000"/>
                <w:sz w:val="16"/>
                <w:szCs w:val="16"/>
                <w:lang w:eastAsia="zh-TW"/>
              </w:rPr>
            </w:pPr>
            <w:proofErr w:type="spellStart"/>
            <w:r w:rsidRPr="00071B44">
              <w:rPr>
                <w:rFonts w:cs="Arial"/>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47ED4F42"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76066486"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6E4B68CE"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682A8357"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7D6163E"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4B203B77" w14:textId="77777777" w:rsidR="00071B44" w:rsidRPr="00A54740" w:rsidRDefault="00980C5F" w:rsidP="00071B44">
            <w:pPr>
              <w:rPr>
                <w:rFonts w:cs="Arial"/>
                <w:b/>
                <w:color w:val="000000"/>
                <w:sz w:val="16"/>
                <w:szCs w:val="16"/>
                <w:lang w:eastAsia="zh-TW"/>
              </w:rPr>
            </w:pPr>
            <w:r w:rsidRPr="00A54740">
              <w:rPr>
                <w:rFonts w:cs="Arial"/>
                <w:b/>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2E961022" w14:textId="77777777" w:rsidR="00071B44" w:rsidRPr="00A54740" w:rsidRDefault="00980C5F" w:rsidP="00071B44">
            <w:pPr>
              <w:rPr>
                <w:rFonts w:cs="Arial"/>
                <w:b/>
                <w:color w:val="000000"/>
                <w:sz w:val="16"/>
                <w:szCs w:val="16"/>
                <w:lang w:eastAsia="zh-TW"/>
              </w:rPr>
            </w:pPr>
            <w:proofErr w:type="spellStart"/>
            <w:r w:rsidRPr="00A54740">
              <w:rPr>
                <w:rFonts w:cs="Arial"/>
                <w:b/>
                <w:color w:val="000000"/>
                <w:sz w:val="16"/>
                <w:szCs w:val="16"/>
                <w:lang w:eastAsia="zh-TW"/>
              </w:rPr>
              <w: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4DF5C244" w14:textId="77777777" w:rsidR="00071B44" w:rsidRPr="00A54740" w:rsidRDefault="00980C5F" w:rsidP="00071B44">
            <w:pPr>
              <w:rPr>
                <w:rFonts w:cs="Arial"/>
                <w:b/>
                <w:color w:val="000000"/>
                <w:sz w:val="16"/>
                <w:szCs w:val="16"/>
                <w:lang w:eastAsia="zh-TW"/>
              </w:rPr>
            </w:pPr>
            <w:r w:rsidRPr="00A54740">
              <w:rPr>
                <w:rFonts w:cs="Arial"/>
                <w:b/>
                <w:color w:val="000000"/>
                <w:sz w:val="16"/>
                <w:szCs w:val="16"/>
                <w:lang w:eastAsia="zh-TW"/>
              </w:rPr>
              <w:t>0x1</w:t>
            </w:r>
          </w:p>
        </w:tc>
      </w:tr>
      <w:tr w:rsidR="00071B44" w:rsidRPr="00071B44" w14:paraId="61248F2F"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41FD9C3D"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395F9EC3"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245A6713"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3B30FB46"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r w:rsidR="00071B44" w:rsidRPr="00071B44" w14:paraId="0E3608C1" w14:textId="77777777" w:rsidTr="00071B44">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295E759" w14:textId="77777777" w:rsidR="00071B44" w:rsidRPr="00071B44" w:rsidRDefault="00C73931" w:rsidP="00071B44">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5BD9230A"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34220B14" w14:textId="77777777" w:rsidR="00071B44" w:rsidRPr="00071B44" w:rsidRDefault="00980C5F" w:rsidP="00071B44">
            <w:pPr>
              <w:rPr>
                <w:rFonts w:cs="Arial"/>
                <w:color w:val="000000"/>
                <w:sz w:val="16"/>
                <w:szCs w:val="16"/>
                <w:lang w:eastAsia="zh-TW"/>
              </w:rPr>
            </w:pPr>
            <w:proofErr w:type="spellStart"/>
            <w:r w:rsidRPr="00071B44">
              <w:rPr>
                <w:rFonts w:cs="Arial"/>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14:paraId="190FCCF1" w14:textId="77777777" w:rsidR="00071B44" w:rsidRPr="00071B44" w:rsidRDefault="00980C5F" w:rsidP="00071B44">
            <w:pPr>
              <w:rPr>
                <w:rFonts w:cs="Arial"/>
                <w:color w:val="000000"/>
                <w:sz w:val="16"/>
                <w:szCs w:val="16"/>
                <w:lang w:eastAsia="zh-TW"/>
              </w:rPr>
            </w:pPr>
            <w:r w:rsidRPr="00071B44">
              <w:rPr>
                <w:rFonts w:cs="Arial"/>
                <w:color w:val="000000"/>
                <w:sz w:val="16"/>
                <w:szCs w:val="16"/>
                <w:lang w:eastAsia="zh-TW"/>
              </w:rPr>
              <w:t>0x0</w:t>
            </w:r>
          </w:p>
        </w:tc>
      </w:tr>
    </w:tbl>
    <w:p w14:paraId="49FA875D" w14:textId="77777777" w:rsidR="002420B0"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3793FC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B27DDE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4E83BD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8FE8F1" w14:textId="77777777" w:rsidR="00D90FFA" w:rsidRPr="00AC15C4" w:rsidRDefault="00C73931" w:rsidP="0081629B">
            <w:pPr>
              <w:rPr>
                <w:vanish/>
                <w:color w:val="000000" w:themeColor="text1"/>
              </w:rPr>
            </w:pPr>
          </w:p>
        </w:tc>
      </w:tr>
    </w:tbl>
    <w:p w14:paraId="7C4D9713" w14:textId="77777777" w:rsidR="00AC15C4" w:rsidRPr="00AC15C4" w:rsidRDefault="00AC15C4" w:rsidP="00AC15C4">
      <w:pPr>
        <w:pStyle w:val="Heading4"/>
        <w:rPr>
          <w:b w:val="0"/>
          <w:u w:val="single"/>
        </w:rPr>
      </w:pPr>
      <w:r w:rsidRPr="00AC15C4">
        <w:rPr>
          <w:b w:val="0"/>
          <w:u w:val="single"/>
        </w:rPr>
        <w:t>ENMEM-REQ-352354/A-Alignment between Opt-in Driver Profile and Profile Number</w:t>
      </w:r>
    </w:p>
    <w:p w14:paraId="47A9B587" w14:textId="77777777" w:rsidR="000B5033" w:rsidRPr="000B5033" w:rsidRDefault="00980C5F" w:rsidP="000B5033">
      <w:r w:rsidRPr="000B5033">
        <w:t xml:space="preserve">When the EnhancedMemoryInterfaceClient is configured for “EnhancedMemoryPositionClient = </w:t>
      </w:r>
      <w:proofErr w:type="spellStart"/>
      <w:r w:rsidRPr="000B5033">
        <w:t>NotPresent</w:t>
      </w:r>
      <w:proofErr w:type="spellEnd"/>
      <w:r w:rsidRPr="000B5033">
        <w:t xml:space="preserve">”, the number in Personal Index of </w:t>
      </w:r>
      <w:proofErr w:type="spellStart"/>
      <w:r w:rsidRPr="000B5033">
        <w:t>PersonalityOptIn_St</w:t>
      </w:r>
      <w:proofErr w:type="spellEnd"/>
      <w:r w:rsidRPr="000B5033">
        <w:t xml:space="preserve"> shall align with the order of Driver Profile creation. </w:t>
      </w:r>
    </w:p>
    <w:p w14:paraId="54A5DF2C" w14:textId="77777777" w:rsidR="000B5033" w:rsidRPr="000B5033" w:rsidRDefault="00C73931" w:rsidP="000B5033"/>
    <w:p w14:paraId="7A6F80BC" w14:textId="77777777" w:rsidR="000B5033" w:rsidRPr="000B5033" w:rsidRDefault="00980C5F" w:rsidP="000B5033">
      <w:r w:rsidRPr="000B5033">
        <w:rPr>
          <w:b/>
          <w:u w:val="single"/>
        </w:rPr>
        <w:t>Example</w:t>
      </w:r>
      <w:r w:rsidRPr="000B5033">
        <w:t>: the first created Driver Profile is created</w:t>
      </w:r>
    </w:p>
    <w:p w14:paraId="22AA9FC3" w14:textId="77777777" w:rsidR="000B5033" w:rsidRPr="000B5033" w:rsidRDefault="00C73931" w:rsidP="000B5033"/>
    <w:p w14:paraId="06BFD23C" w14:textId="77777777" w:rsidR="000B5033" w:rsidRPr="000B5033" w:rsidRDefault="00980C5F" w:rsidP="000B5033">
      <w:r w:rsidRPr="000B5033">
        <w:t xml:space="preserve">Precondition: Before any Driver Profile is created, the status of </w:t>
      </w:r>
      <w:proofErr w:type="spellStart"/>
      <w:r w:rsidRPr="000B5033">
        <w:t>PersonalityOptIn_St</w:t>
      </w:r>
      <w:proofErr w:type="spellEnd"/>
      <w:r w:rsidRPr="000B5033">
        <w:t xml:space="preserve"> is</w:t>
      </w:r>
    </w:p>
    <w:p w14:paraId="07F10BD6" w14:textId="77777777" w:rsidR="000B5033" w:rsidRPr="000B5033" w:rsidRDefault="00C73931" w:rsidP="000B5033"/>
    <w:tbl>
      <w:tblPr>
        <w:tblW w:w="6520" w:type="dxa"/>
        <w:jc w:val="center"/>
        <w:tblLook w:val="04A0" w:firstRow="1" w:lastRow="0" w:firstColumn="1" w:lastColumn="0" w:noHBand="0" w:noVBand="1"/>
      </w:tblPr>
      <w:tblGrid>
        <w:gridCol w:w="1995"/>
        <w:gridCol w:w="1306"/>
        <w:gridCol w:w="1720"/>
        <w:gridCol w:w="2080"/>
      </w:tblGrid>
      <w:tr w:rsidR="000B5033" w:rsidRPr="000B5033" w14:paraId="3FD7BF22"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455FC185" w14:textId="77777777" w:rsidR="000B5033" w:rsidRPr="000B5033" w:rsidRDefault="00980C5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058FEEAD" w14:textId="77777777" w:rsidR="000B5033" w:rsidRPr="000B5033" w:rsidRDefault="00980C5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7DC410C6" w14:textId="77777777" w:rsidR="000B5033" w:rsidRPr="000B5033" w:rsidRDefault="00980C5F" w:rsidP="000B5033">
            <w:r w:rsidRPr="000B5033">
              <w:t xml:space="preserve"> GSDB Encoding Name </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65C48964" w14:textId="77777777" w:rsidR="000B5033" w:rsidRPr="000B5033" w:rsidRDefault="00980C5F" w:rsidP="000B5033">
            <w:r w:rsidRPr="000B5033">
              <w:t>GSDB Encoding Value</w:t>
            </w:r>
          </w:p>
        </w:tc>
      </w:tr>
      <w:tr w:rsidR="000B5033" w:rsidRPr="000B5033" w14:paraId="6FE1A2E7"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52CC5437" w14:textId="77777777" w:rsidR="000B5033" w:rsidRPr="000B5033" w:rsidRDefault="00980C5F"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03C7AC28" w14:textId="77777777" w:rsidR="000B5033" w:rsidRPr="000B5033" w:rsidRDefault="00980C5F" w:rsidP="000B5033">
            <w:r w:rsidRPr="000B5033">
              <w:t>Pers1Status</w:t>
            </w:r>
          </w:p>
        </w:tc>
        <w:tc>
          <w:tcPr>
            <w:tcW w:w="1720" w:type="dxa"/>
            <w:tcBorders>
              <w:top w:val="nil"/>
              <w:left w:val="nil"/>
              <w:bottom w:val="single" w:sz="4" w:space="0" w:color="auto"/>
              <w:right w:val="single" w:sz="4" w:space="0" w:color="auto"/>
            </w:tcBorders>
            <w:noWrap/>
            <w:vAlign w:val="center"/>
            <w:hideMark/>
          </w:tcPr>
          <w:p w14:paraId="1E243CC5"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6F3C1AEB" w14:textId="77777777" w:rsidR="000B5033" w:rsidRPr="000B5033" w:rsidRDefault="00980C5F" w:rsidP="000B5033">
            <w:r w:rsidRPr="000B5033">
              <w:t>0x0</w:t>
            </w:r>
          </w:p>
        </w:tc>
      </w:tr>
      <w:tr w:rsidR="000B5033" w:rsidRPr="000B5033" w14:paraId="23B8A25D"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3E3369BC"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556C27D7" w14:textId="77777777" w:rsidR="000B5033" w:rsidRPr="000B5033" w:rsidRDefault="00980C5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31413514"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2D9E0F2B" w14:textId="77777777" w:rsidR="000B5033" w:rsidRPr="000B5033" w:rsidRDefault="00980C5F" w:rsidP="000B5033">
            <w:r w:rsidRPr="000B5033">
              <w:t>0x0</w:t>
            </w:r>
          </w:p>
        </w:tc>
      </w:tr>
      <w:tr w:rsidR="000B5033" w:rsidRPr="000B5033" w14:paraId="5437C21D"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D399708"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25641887" w14:textId="77777777" w:rsidR="000B5033" w:rsidRPr="000B5033" w:rsidRDefault="00980C5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0C0DA805"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02F38B68" w14:textId="77777777" w:rsidR="000B5033" w:rsidRPr="000B5033" w:rsidRDefault="00980C5F" w:rsidP="000B5033">
            <w:r w:rsidRPr="000B5033">
              <w:t>0x0</w:t>
            </w:r>
          </w:p>
        </w:tc>
      </w:tr>
      <w:tr w:rsidR="000B5033" w:rsidRPr="000B5033" w14:paraId="4B3C65CF"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A1EA841"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0529AEAB" w14:textId="77777777" w:rsidR="000B5033" w:rsidRPr="000B5033" w:rsidRDefault="00980C5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2B1E7CB6"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4BA31A7F" w14:textId="77777777" w:rsidR="000B5033" w:rsidRPr="000B5033" w:rsidRDefault="00980C5F" w:rsidP="000B5033">
            <w:r w:rsidRPr="000B5033">
              <w:t>0x0</w:t>
            </w:r>
          </w:p>
        </w:tc>
      </w:tr>
    </w:tbl>
    <w:p w14:paraId="671A90B6" w14:textId="77777777" w:rsidR="000B5033" w:rsidRPr="000B5033" w:rsidRDefault="00C73931" w:rsidP="000B5033"/>
    <w:p w14:paraId="012E8025" w14:textId="77777777" w:rsidR="000B5033" w:rsidRPr="000B5033" w:rsidRDefault="00C73931" w:rsidP="000B5033"/>
    <w:p w14:paraId="6FF6BFBD" w14:textId="77777777" w:rsidR="000B5033" w:rsidRPr="000B5033" w:rsidRDefault="00980C5F" w:rsidP="000B5033">
      <w:r w:rsidRPr="000B5033">
        <w:t>Scenario: The user creates the first Driver Profile</w:t>
      </w:r>
    </w:p>
    <w:p w14:paraId="6826AD9F" w14:textId="77777777" w:rsidR="000B5033" w:rsidRPr="000B5033" w:rsidRDefault="00C73931" w:rsidP="000B5033"/>
    <w:p w14:paraId="2EDF8ACC" w14:textId="77777777" w:rsidR="000B5033" w:rsidRPr="000B5033" w:rsidRDefault="00980C5F" w:rsidP="000B5033">
      <w:r w:rsidRPr="000B5033">
        <w:t xml:space="preserve">Post Condition: After the first Driver Profile is created, the status of </w:t>
      </w:r>
      <w:proofErr w:type="spellStart"/>
      <w:r w:rsidRPr="000B5033">
        <w:t>PersonalityOptIn_St</w:t>
      </w:r>
      <w:proofErr w:type="spellEnd"/>
      <w:r w:rsidRPr="000B5033">
        <w:t xml:space="preserve"> shall be</w:t>
      </w:r>
    </w:p>
    <w:p w14:paraId="50DC8C60" w14:textId="77777777" w:rsidR="000B5033" w:rsidRPr="000B5033" w:rsidRDefault="00C73931" w:rsidP="000B5033"/>
    <w:tbl>
      <w:tblPr>
        <w:tblW w:w="6520" w:type="dxa"/>
        <w:jc w:val="center"/>
        <w:tblLook w:val="04A0" w:firstRow="1" w:lastRow="0" w:firstColumn="1" w:lastColumn="0" w:noHBand="0" w:noVBand="1"/>
      </w:tblPr>
      <w:tblGrid>
        <w:gridCol w:w="1995"/>
        <w:gridCol w:w="1373"/>
        <w:gridCol w:w="1720"/>
        <w:gridCol w:w="2080"/>
      </w:tblGrid>
      <w:tr w:rsidR="000B5033" w:rsidRPr="000B5033" w14:paraId="6F9055EF" w14:textId="77777777" w:rsidTr="000B5033">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380217AA" w14:textId="77777777" w:rsidR="000B5033" w:rsidRPr="000B5033" w:rsidRDefault="00980C5F" w:rsidP="000B5033">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4352B7F7" w14:textId="77777777" w:rsidR="000B5033" w:rsidRPr="000B5033" w:rsidRDefault="00980C5F" w:rsidP="000B5033">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57684516" w14:textId="77777777" w:rsidR="000B5033" w:rsidRPr="000B5033" w:rsidRDefault="00980C5F" w:rsidP="000B5033">
            <w:r w:rsidRPr="000B5033">
              <w:t xml:space="preserve"> GSDB Encoding Name and Value</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562F4C56" w14:textId="77777777" w:rsidR="000B5033" w:rsidRPr="000B5033" w:rsidRDefault="00980C5F" w:rsidP="000B5033">
            <w:r w:rsidRPr="000B5033">
              <w:t>GSDB Signal Name</w:t>
            </w:r>
          </w:p>
        </w:tc>
      </w:tr>
      <w:tr w:rsidR="000B5033" w:rsidRPr="000B5033" w14:paraId="27E8DF61" w14:textId="77777777" w:rsidTr="000B5033">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0F3D91BC" w14:textId="77777777" w:rsidR="000B5033" w:rsidRPr="000B5033" w:rsidRDefault="00980C5F" w:rsidP="000B5033">
            <w:proofErr w:type="spellStart"/>
            <w:r w:rsidRPr="000B5033">
              <w:t>PersonalityOptIn_St</w:t>
            </w:r>
            <w:proofErr w:type="spellEnd"/>
          </w:p>
        </w:tc>
        <w:tc>
          <w:tcPr>
            <w:tcW w:w="960" w:type="dxa"/>
            <w:tcBorders>
              <w:top w:val="nil"/>
              <w:left w:val="nil"/>
              <w:bottom w:val="single" w:sz="4" w:space="0" w:color="auto"/>
              <w:right w:val="single" w:sz="4" w:space="0" w:color="auto"/>
            </w:tcBorders>
            <w:noWrap/>
            <w:vAlign w:val="center"/>
            <w:hideMark/>
          </w:tcPr>
          <w:p w14:paraId="480C9FF4" w14:textId="77777777" w:rsidR="000B5033" w:rsidRPr="000B5033" w:rsidRDefault="00980C5F" w:rsidP="000B5033">
            <w:pPr>
              <w:rPr>
                <w:b/>
              </w:rPr>
            </w:pPr>
            <w:r w:rsidRPr="000B5033">
              <w:rPr>
                <w:b/>
              </w:rPr>
              <w:t>Pers1Status</w:t>
            </w:r>
          </w:p>
        </w:tc>
        <w:tc>
          <w:tcPr>
            <w:tcW w:w="1720" w:type="dxa"/>
            <w:tcBorders>
              <w:top w:val="nil"/>
              <w:left w:val="nil"/>
              <w:bottom w:val="single" w:sz="4" w:space="0" w:color="auto"/>
              <w:right w:val="single" w:sz="4" w:space="0" w:color="auto"/>
            </w:tcBorders>
            <w:noWrap/>
            <w:vAlign w:val="center"/>
            <w:hideMark/>
          </w:tcPr>
          <w:p w14:paraId="2761387F" w14:textId="77777777" w:rsidR="000B5033" w:rsidRPr="000B5033" w:rsidRDefault="00980C5F" w:rsidP="000B5033">
            <w:pPr>
              <w:rPr>
                <w:b/>
              </w:rPr>
            </w:pPr>
            <w:proofErr w:type="spellStart"/>
            <w:r w:rsidRPr="000B5033">
              <w:rPr>
                <w:b/>
              </w:rPr>
              <w:t>OptedIn</w:t>
            </w:r>
            <w:proofErr w:type="spellEnd"/>
          </w:p>
        </w:tc>
        <w:tc>
          <w:tcPr>
            <w:tcW w:w="2080" w:type="dxa"/>
            <w:tcBorders>
              <w:top w:val="nil"/>
              <w:left w:val="nil"/>
              <w:bottom w:val="single" w:sz="4" w:space="0" w:color="auto"/>
              <w:right w:val="single" w:sz="4" w:space="0" w:color="auto"/>
            </w:tcBorders>
            <w:noWrap/>
            <w:vAlign w:val="center"/>
            <w:hideMark/>
          </w:tcPr>
          <w:p w14:paraId="57C12658" w14:textId="77777777" w:rsidR="000B5033" w:rsidRPr="000B5033" w:rsidRDefault="00980C5F" w:rsidP="000B5033">
            <w:pPr>
              <w:rPr>
                <w:b/>
              </w:rPr>
            </w:pPr>
            <w:r w:rsidRPr="000B5033">
              <w:rPr>
                <w:b/>
              </w:rPr>
              <w:t>0x1</w:t>
            </w:r>
          </w:p>
        </w:tc>
      </w:tr>
      <w:tr w:rsidR="000B5033" w:rsidRPr="000B5033" w14:paraId="1C722932"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2BCE44D0"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2332985C" w14:textId="77777777" w:rsidR="000B5033" w:rsidRPr="000B5033" w:rsidRDefault="00980C5F" w:rsidP="000B5033">
            <w:r w:rsidRPr="000B5033">
              <w:t>Pers2Status</w:t>
            </w:r>
          </w:p>
        </w:tc>
        <w:tc>
          <w:tcPr>
            <w:tcW w:w="1720" w:type="dxa"/>
            <w:tcBorders>
              <w:top w:val="nil"/>
              <w:left w:val="nil"/>
              <w:bottom w:val="single" w:sz="4" w:space="0" w:color="auto"/>
              <w:right w:val="single" w:sz="4" w:space="0" w:color="auto"/>
            </w:tcBorders>
            <w:noWrap/>
            <w:vAlign w:val="center"/>
            <w:hideMark/>
          </w:tcPr>
          <w:p w14:paraId="670BCF1F"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4B15BFF6" w14:textId="77777777" w:rsidR="000B5033" w:rsidRPr="000B5033" w:rsidRDefault="00980C5F" w:rsidP="000B5033">
            <w:r w:rsidRPr="000B5033">
              <w:t>0x0</w:t>
            </w:r>
          </w:p>
        </w:tc>
      </w:tr>
      <w:tr w:rsidR="000B5033" w:rsidRPr="000B5033" w14:paraId="5327695C"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62A31B0F"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2651FB9F" w14:textId="77777777" w:rsidR="000B5033" w:rsidRPr="000B5033" w:rsidRDefault="00980C5F" w:rsidP="000B5033">
            <w:r w:rsidRPr="000B5033">
              <w:t>Pers3Status</w:t>
            </w:r>
          </w:p>
        </w:tc>
        <w:tc>
          <w:tcPr>
            <w:tcW w:w="1720" w:type="dxa"/>
            <w:tcBorders>
              <w:top w:val="nil"/>
              <w:left w:val="nil"/>
              <w:bottom w:val="single" w:sz="4" w:space="0" w:color="auto"/>
              <w:right w:val="single" w:sz="4" w:space="0" w:color="auto"/>
            </w:tcBorders>
            <w:noWrap/>
            <w:vAlign w:val="center"/>
            <w:hideMark/>
          </w:tcPr>
          <w:p w14:paraId="322ECF31"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48CF48C4" w14:textId="77777777" w:rsidR="000B5033" w:rsidRPr="000B5033" w:rsidRDefault="00980C5F" w:rsidP="000B5033">
            <w:r w:rsidRPr="000B5033">
              <w:t>0x0</w:t>
            </w:r>
          </w:p>
        </w:tc>
      </w:tr>
      <w:tr w:rsidR="000B5033" w:rsidRPr="000B5033" w14:paraId="68E5E2CD" w14:textId="77777777" w:rsidTr="000B5033">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2A01C650" w14:textId="77777777" w:rsidR="000B5033" w:rsidRPr="000B5033" w:rsidRDefault="00C73931" w:rsidP="000B5033"/>
        </w:tc>
        <w:tc>
          <w:tcPr>
            <w:tcW w:w="960" w:type="dxa"/>
            <w:tcBorders>
              <w:top w:val="nil"/>
              <w:left w:val="nil"/>
              <w:bottom w:val="single" w:sz="4" w:space="0" w:color="auto"/>
              <w:right w:val="single" w:sz="4" w:space="0" w:color="auto"/>
            </w:tcBorders>
            <w:noWrap/>
            <w:vAlign w:val="center"/>
            <w:hideMark/>
          </w:tcPr>
          <w:p w14:paraId="2121C760" w14:textId="77777777" w:rsidR="000B5033" w:rsidRPr="000B5033" w:rsidRDefault="00980C5F" w:rsidP="000B5033">
            <w:r w:rsidRPr="000B5033">
              <w:t>Pers4Status</w:t>
            </w:r>
          </w:p>
        </w:tc>
        <w:tc>
          <w:tcPr>
            <w:tcW w:w="1720" w:type="dxa"/>
            <w:tcBorders>
              <w:top w:val="nil"/>
              <w:left w:val="nil"/>
              <w:bottom w:val="single" w:sz="4" w:space="0" w:color="auto"/>
              <w:right w:val="single" w:sz="4" w:space="0" w:color="auto"/>
            </w:tcBorders>
            <w:noWrap/>
            <w:vAlign w:val="center"/>
            <w:hideMark/>
          </w:tcPr>
          <w:p w14:paraId="27EA7F53" w14:textId="77777777" w:rsidR="000B5033" w:rsidRPr="000B5033" w:rsidRDefault="00980C5F" w:rsidP="000B5033">
            <w:proofErr w:type="spellStart"/>
            <w:r w:rsidRPr="000B5033">
              <w:t>NotOptedIn</w:t>
            </w:r>
            <w:proofErr w:type="spellEnd"/>
          </w:p>
        </w:tc>
        <w:tc>
          <w:tcPr>
            <w:tcW w:w="2080" w:type="dxa"/>
            <w:tcBorders>
              <w:top w:val="nil"/>
              <w:left w:val="nil"/>
              <w:bottom w:val="single" w:sz="4" w:space="0" w:color="auto"/>
              <w:right w:val="single" w:sz="4" w:space="0" w:color="auto"/>
            </w:tcBorders>
            <w:noWrap/>
            <w:vAlign w:val="center"/>
            <w:hideMark/>
          </w:tcPr>
          <w:p w14:paraId="6A2357A2" w14:textId="77777777" w:rsidR="000B5033" w:rsidRPr="000B5033" w:rsidRDefault="00980C5F" w:rsidP="000B5033">
            <w:r w:rsidRPr="000B5033">
              <w:t>0x0</w:t>
            </w:r>
          </w:p>
        </w:tc>
      </w:tr>
    </w:tbl>
    <w:p w14:paraId="563AC377" w14:textId="77777777" w:rsidR="002420B0" w:rsidRPr="000B5033" w:rsidRDefault="00C73931" w:rsidP="000B5033"/>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5CAB7E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6982C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3B3210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CFDE7D2" w14:textId="77777777" w:rsidR="00D90FFA" w:rsidRPr="00AC15C4" w:rsidRDefault="00C73931" w:rsidP="0081629B">
            <w:pPr>
              <w:rPr>
                <w:vanish/>
                <w:color w:val="000000" w:themeColor="text1"/>
              </w:rPr>
            </w:pPr>
          </w:p>
        </w:tc>
      </w:tr>
    </w:tbl>
    <w:p w14:paraId="1A06FD29" w14:textId="77777777" w:rsidR="00AC15C4" w:rsidRPr="00AC15C4" w:rsidRDefault="00AC15C4" w:rsidP="00AC15C4">
      <w:pPr>
        <w:pStyle w:val="Heading4"/>
        <w:rPr>
          <w:b w:val="0"/>
          <w:u w:val="single"/>
        </w:rPr>
      </w:pPr>
      <w:r w:rsidRPr="00AC15C4">
        <w:rPr>
          <w:b w:val="0"/>
          <w:u w:val="single"/>
        </w:rPr>
        <w:t>ENMEM-REQ-099699/E-Disable Driver Profile Creation and Editing When Key is Not in Run or Vehicle Speed is greater than 8KPH</w:t>
      </w:r>
    </w:p>
    <w:p w14:paraId="192ACBCA" w14:textId="77777777" w:rsidR="00EB4529" w:rsidRPr="00F602DB" w:rsidRDefault="00980C5F" w:rsidP="00500605">
      <w:r w:rsidRPr="00F602DB">
        <w:t>The EnhancedMemoryInterfaceClient shall disable Driver Profile creation and editing if:</w:t>
      </w:r>
    </w:p>
    <w:p w14:paraId="19D8B936" w14:textId="77777777" w:rsidR="00EB4529" w:rsidRPr="00F602DB" w:rsidRDefault="00C73931" w:rsidP="00500605"/>
    <w:p w14:paraId="2A460244" w14:textId="77777777" w:rsidR="00EB4529" w:rsidRDefault="00980C5F" w:rsidP="00980C5F">
      <w:pPr>
        <w:numPr>
          <w:ilvl w:val="0"/>
          <w:numId w:val="74"/>
        </w:numPr>
      </w:pPr>
      <w:r w:rsidRPr="00F602DB">
        <w:t xml:space="preserve">the Ignition Status is any value other than Run, or </w:t>
      </w:r>
    </w:p>
    <w:p w14:paraId="5AD1C6A4" w14:textId="77777777" w:rsidR="00A307BB" w:rsidRDefault="00C73931" w:rsidP="00A307BB">
      <w:pPr>
        <w:ind w:left="720"/>
      </w:pPr>
    </w:p>
    <w:p w14:paraId="3CBE568C" w14:textId="77777777" w:rsidR="00A307BB" w:rsidRPr="00F602DB" w:rsidRDefault="00980C5F" w:rsidP="00980C5F">
      <w:pPr>
        <w:numPr>
          <w:ilvl w:val="0"/>
          <w:numId w:val="74"/>
        </w:numPr>
      </w:pPr>
      <w:r>
        <w:t xml:space="preserve">the Gear Lever Position Status is </w:t>
      </w:r>
      <w:r w:rsidRPr="00F602DB">
        <w:t xml:space="preserve">any value other than </w:t>
      </w:r>
      <w:r>
        <w:t>Park (for Automatic Transmissions only, see relevant config. bit), or</w:t>
      </w:r>
    </w:p>
    <w:p w14:paraId="6D0B11F2" w14:textId="77777777" w:rsidR="00EB4529" w:rsidRPr="00F602DB" w:rsidRDefault="00C73931" w:rsidP="00EB4529">
      <w:pPr>
        <w:ind w:left="360"/>
      </w:pPr>
    </w:p>
    <w:p w14:paraId="5CBC6FFE" w14:textId="77777777" w:rsidR="00500605" w:rsidRPr="00F602DB" w:rsidRDefault="00980C5F" w:rsidP="00980C5F">
      <w:pPr>
        <w:numPr>
          <w:ilvl w:val="0"/>
          <w:numId w:val="74"/>
        </w:numPr>
      </w:pPr>
      <w:r w:rsidRPr="00F602DB">
        <w:t xml:space="preserve">the Vehicle Speed is greater than </w:t>
      </w:r>
      <w:r>
        <w:t>8</w:t>
      </w:r>
      <w:r w:rsidRPr="00F602DB">
        <w:t>KPH</w:t>
      </w:r>
    </w:p>
    <w:p w14:paraId="44213F83" w14:textId="77777777" w:rsidR="0039067A" w:rsidRPr="0039067A" w:rsidRDefault="00980C5F" w:rsidP="00980C5F">
      <w:pPr>
        <w:numPr>
          <w:ilvl w:val="0"/>
          <w:numId w:val="75"/>
        </w:numPr>
        <w:spacing w:line="276" w:lineRule="auto"/>
        <w:rPr>
          <w:rFonts w:cs="Arial"/>
          <w:lang w:eastAsia="zh-CN"/>
        </w:rPr>
      </w:pPr>
      <w:r w:rsidRPr="00F602DB">
        <w:rPr>
          <w:rFonts w:cs="Arial"/>
          <w:lang w:eastAsia="zh-CN"/>
        </w:rPr>
        <w:t>For driver restrictio</w:t>
      </w:r>
      <w:r>
        <w:rPr>
          <w:rFonts w:cs="Arial"/>
          <w:lang w:eastAsia="zh-CN"/>
        </w:rPr>
        <w:t xml:space="preserve">ns related to vehicle in motion </w:t>
      </w:r>
      <w:r w:rsidRPr="00F602DB">
        <w:rPr>
          <w:rFonts w:cs="Arial"/>
          <w:lang w:eastAsia="zh-CN"/>
        </w:rPr>
        <w:t xml:space="preserve">follow whatever is specified in </w:t>
      </w:r>
      <w:r>
        <w:rPr>
          <w:rFonts w:cs="Arial"/>
          <w:lang w:eastAsia="zh-CN"/>
        </w:rPr>
        <w:t>the Driver Restrictions SPSS</w:t>
      </w:r>
      <w:r w:rsidRPr="00F602DB">
        <w:rPr>
          <w:rFonts w:cs="Arial"/>
          <w:lang w:eastAsia="zh-CN"/>
        </w:rPr>
        <w:t xml:space="preserve"> </w:t>
      </w:r>
      <w:r>
        <w:rPr>
          <w:rFonts w:cs="Arial"/>
          <w:lang w:eastAsia="zh-CN"/>
        </w:rPr>
        <w:t>(</w:t>
      </w:r>
      <w:r w:rsidRPr="006167CF">
        <w:rPr>
          <w:rFonts w:cs="Arial"/>
          <w:u w:val="single"/>
          <w:lang w:eastAsia="zh-CN"/>
        </w:rPr>
        <w:t>DRIVE-RESv2-FUR-REQ-025157-HMI Driving Restriction – General Applications (</w:t>
      </w:r>
      <w:proofErr w:type="spellStart"/>
      <w:r w:rsidRPr="006167CF">
        <w:rPr>
          <w:rFonts w:cs="Arial"/>
          <w:u w:val="single"/>
          <w:lang w:eastAsia="zh-CN"/>
        </w:rPr>
        <w:t>TcSE</w:t>
      </w:r>
      <w:proofErr w:type="spellEnd"/>
      <w:r w:rsidRPr="006167CF">
        <w:rPr>
          <w:rFonts w:cs="Arial"/>
          <w:u w:val="single"/>
          <w:lang w:eastAsia="zh-CN"/>
        </w:rPr>
        <w:t xml:space="preserve"> ROIN-279695-1)</w:t>
      </w:r>
      <w:r>
        <w:rPr>
          <w:rFonts w:cs="Arial"/>
          <w:lang w:eastAsia="zh-CN"/>
        </w:rPr>
        <w:t xml:space="preserve">).   </w:t>
      </w:r>
    </w:p>
    <w:p w14:paraId="4A8E4F11" w14:textId="77777777" w:rsidR="00477917" w:rsidRPr="00477917" w:rsidRDefault="00980C5F" w:rsidP="00980C5F">
      <w:pPr>
        <w:numPr>
          <w:ilvl w:val="1"/>
          <w:numId w:val="75"/>
        </w:numPr>
        <w:spacing w:line="276" w:lineRule="auto"/>
        <w:rPr>
          <w:rFonts w:cs="Arial"/>
          <w:lang w:eastAsia="zh-CN"/>
        </w:rPr>
      </w:pPr>
      <w:r>
        <w:rPr>
          <w:rFonts w:cs="Arial"/>
          <w:lang w:eastAsia="zh-CN"/>
        </w:rPr>
        <w:t xml:space="preserve">If the vehicle in motion driver restrictions called out in the Enhanced Memory Spec (ex. 8KPH) differs from what is in </w:t>
      </w:r>
      <w:r w:rsidRPr="00477917">
        <w:rPr>
          <w:rFonts w:cs="Arial"/>
          <w:u w:val="single"/>
          <w:lang w:eastAsia="zh-CN"/>
        </w:rPr>
        <w:t>Req-025157-HMI Driver Restriction</w:t>
      </w:r>
      <w:r w:rsidRPr="0039067A">
        <w:rPr>
          <w:rFonts w:cs="Arial"/>
          <w:lang w:eastAsia="zh-CN"/>
        </w:rPr>
        <w:t>,</w:t>
      </w:r>
      <w:r>
        <w:rPr>
          <w:rFonts w:cs="Arial"/>
          <w:lang w:eastAsia="zh-CN"/>
        </w:rPr>
        <w:t xml:space="preserve"> </w:t>
      </w:r>
      <w:proofErr w:type="gramStart"/>
      <w:r>
        <w:rPr>
          <w:rFonts w:cs="Arial"/>
          <w:lang w:eastAsia="zh-CN"/>
        </w:rPr>
        <w:t>than</w:t>
      </w:r>
      <w:proofErr w:type="gramEnd"/>
      <w:r>
        <w:rPr>
          <w:rFonts w:cs="Arial"/>
          <w:lang w:eastAsia="zh-CN"/>
        </w:rPr>
        <w:t xml:space="preserve"> </w:t>
      </w:r>
      <w:r w:rsidRPr="00477917">
        <w:rPr>
          <w:rFonts w:cs="Arial"/>
          <w:u w:val="single"/>
          <w:lang w:eastAsia="zh-CN"/>
        </w:rPr>
        <w:t>Req-025157-HMI Driver Restriction</w:t>
      </w:r>
      <w:r>
        <w:rPr>
          <w:rFonts w:cs="Arial"/>
          <w:lang w:eastAsia="zh-CN"/>
        </w:rPr>
        <w:t xml:space="preserve"> shall take precedence.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031BA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07C2E2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C8131D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48CA2E" w14:textId="77777777" w:rsidR="00D90FFA" w:rsidRPr="00AC15C4" w:rsidRDefault="00C73931" w:rsidP="0081629B">
            <w:pPr>
              <w:rPr>
                <w:vanish/>
                <w:color w:val="000000" w:themeColor="text1"/>
              </w:rPr>
            </w:pPr>
          </w:p>
        </w:tc>
      </w:tr>
    </w:tbl>
    <w:p w14:paraId="13629506" w14:textId="77777777" w:rsidR="00AC15C4" w:rsidRPr="00AC15C4" w:rsidRDefault="00AC15C4" w:rsidP="00AC15C4">
      <w:pPr>
        <w:pStyle w:val="Heading4"/>
        <w:rPr>
          <w:b w:val="0"/>
          <w:u w:val="single"/>
        </w:rPr>
      </w:pPr>
      <w:r w:rsidRPr="00AC15C4">
        <w:rPr>
          <w:b w:val="0"/>
          <w:u w:val="single"/>
        </w:rPr>
        <w:t>ENMEM-REQ-116802/H-Profile Creation Interruption</w:t>
      </w:r>
    </w:p>
    <w:p w14:paraId="47FBC153" w14:textId="77777777" w:rsidR="005B657B" w:rsidRPr="000306D5" w:rsidRDefault="00980C5F" w:rsidP="00500605">
      <w:pPr>
        <w:rPr>
          <w:rFonts w:cs="Arial"/>
          <w:szCs w:val="22"/>
        </w:rPr>
      </w:pPr>
      <w:r w:rsidRPr="000306D5">
        <w:rPr>
          <w:rFonts w:cs="Arial"/>
          <w:szCs w:val="22"/>
        </w:rPr>
        <w:t>If the profile creation process is interrupted prior to completion (For Example: Ignition cycle, vehicle transitions out of park, vehicle speed becomes greater than 8 KPH, user initiated HMI domain change*, Infotainment system reset, etc.), then the process shall be aborted. The EnhancedMemoryInterfaceClient shall:</w:t>
      </w:r>
    </w:p>
    <w:p w14:paraId="20346532" w14:textId="77777777" w:rsidR="005B657B" w:rsidRPr="000306D5" w:rsidRDefault="00C73931" w:rsidP="00500605">
      <w:pPr>
        <w:rPr>
          <w:rFonts w:cs="Arial"/>
          <w:szCs w:val="22"/>
        </w:rPr>
      </w:pPr>
    </w:p>
    <w:p w14:paraId="151AF30D" w14:textId="77777777" w:rsidR="005B657B" w:rsidRPr="000306D5" w:rsidRDefault="00980C5F" w:rsidP="00980C5F">
      <w:pPr>
        <w:numPr>
          <w:ilvl w:val="0"/>
          <w:numId w:val="76"/>
        </w:numPr>
        <w:rPr>
          <w:rFonts w:cs="Arial"/>
          <w:szCs w:val="22"/>
        </w:rPr>
      </w:pPr>
      <w:r w:rsidRPr="000306D5">
        <w:rPr>
          <w:rFonts w:cs="Arial"/>
          <w:szCs w:val="22"/>
        </w:rPr>
        <w:t xml:space="preserve">Set </w:t>
      </w:r>
      <w:proofErr w:type="spellStart"/>
      <w:r w:rsidRPr="000306D5">
        <w:rPr>
          <w:rFonts w:cs="Arial"/>
          <w:szCs w:val="22"/>
        </w:rPr>
        <w:t>EnMemProfilePairing_</w:t>
      </w:r>
      <w:proofErr w:type="gramStart"/>
      <w:r w:rsidRPr="000306D5">
        <w:rPr>
          <w:rFonts w:cs="Arial"/>
          <w:szCs w:val="22"/>
        </w:rPr>
        <w:t>Rq</w:t>
      </w:r>
      <w:proofErr w:type="spellEnd"/>
      <w:r w:rsidRPr="000306D5">
        <w:rPr>
          <w:rFonts w:cs="Arial"/>
          <w:szCs w:val="22"/>
        </w:rPr>
        <w:t>(</w:t>
      </w:r>
      <w:proofErr w:type="spellStart"/>
      <w:proofErr w:type="gramEnd"/>
      <w:r w:rsidRPr="000306D5">
        <w:rPr>
          <w:rFonts w:cs="Arial"/>
          <w:szCs w:val="22"/>
        </w:rPr>
        <w:t>ButtonPairing</w:t>
      </w:r>
      <w:proofErr w:type="spellEnd"/>
      <w:r w:rsidRPr="000306D5">
        <w:rPr>
          <w:rFonts w:cs="Arial"/>
          <w:szCs w:val="22"/>
        </w:rPr>
        <w:t xml:space="preserve"> = </w:t>
      </w:r>
      <w:proofErr w:type="spellStart"/>
      <w:r w:rsidRPr="000306D5">
        <w:rPr>
          <w:rFonts w:cs="Arial"/>
          <w:szCs w:val="22"/>
        </w:rPr>
        <w:t>ExitButtonPairing</w:t>
      </w:r>
      <w:proofErr w:type="spellEnd"/>
      <w:r w:rsidRPr="000306D5">
        <w:rPr>
          <w:rFonts w:cs="Arial"/>
          <w:szCs w:val="22"/>
        </w:rPr>
        <w:t>) if in Button Association Mode (only when configured for “EnhancedMemoryPositionClient = Present”)</w:t>
      </w:r>
    </w:p>
    <w:p w14:paraId="45EB02ED" w14:textId="77777777" w:rsidR="003A2592" w:rsidRDefault="00980C5F" w:rsidP="00980C5F">
      <w:pPr>
        <w:numPr>
          <w:ilvl w:val="0"/>
          <w:numId w:val="77"/>
        </w:numPr>
        <w:rPr>
          <w:rFonts w:cs="Arial"/>
          <w:szCs w:val="22"/>
        </w:rPr>
      </w:pPr>
      <w:r w:rsidRPr="000306D5">
        <w:rPr>
          <w:rFonts w:cs="Arial"/>
          <w:szCs w:val="22"/>
        </w:rPr>
        <w:t xml:space="preserve">Set </w:t>
      </w:r>
      <w:proofErr w:type="spellStart"/>
      <w:r w:rsidRPr="000306D5">
        <w:rPr>
          <w:rFonts w:cs="Arial"/>
          <w:szCs w:val="22"/>
        </w:rPr>
        <w:t>EnMemProfilePairing_</w:t>
      </w:r>
      <w:proofErr w:type="gramStart"/>
      <w:r w:rsidRPr="000306D5">
        <w:rPr>
          <w:rFonts w:cs="Arial"/>
          <w:szCs w:val="22"/>
        </w:rPr>
        <w:t>Rq</w:t>
      </w:r>
      <w:proofErr w:type="spellEnd"/>
      <w:r w:rsidRPr="000306D5">
        <w:rPr>
          <w:rFonts w:cs="Arial"/>
          <w:szCs w:val="22"/>
        </w:rPr>
        <w:t>(</w:t>
      </w:r>
      <w:proofErr w:type="gramEnd"/>
      <w:r w:rsidRPr="000306D5">
        <w:rPr>
          <w:rFonts w:cs="Arial"/>
          <w:szCs w:val="22"/>
        </w:rPr>
        <w:t xml:space="preserve">KeyPairing = </w:t>
      </w:r>
      <w:proofErr w:type="spellStart"/>
      <w:r w:rsidRPr="000306D5">
        <w:rPr>
          <w:rFonts w:cs="Arial"/>
          <w:szCs w:val="22"/>
        </w:rPr>
        <w:t>ExitKeyPairing</w:t>
      </w:r>
      <w:proofErr w:type="spellEnd"/>
      <w:r w:rsidRPr="000306D5">
        <w:rPr>
          <w:rFonts w:cs="Arial"/>
          <w:szCs w:val="22"/>
        </w:rPr>
        <w:t>) if in Keyfob or Phone Association Mode</w:t>
      </w:r>
    </w:p>
    <w:p w14:paraId="63DC29B1" w14:textId="77777777" w:rsidR="005B657B" w:rsidRPr="000306D5" w:rsidRDefault="00980C5F" w:rsidP="00980C5F">
      <w:pPr>
        <w:numPr>
          <w:ilvl w:val="0"/>
          <w:numId w:val="76"/>
        </w:numPr>
        <w:rPr>
          <w:rFonts w:cs="Arial"/>
          <w:szCs w:val="22"/>
        </w:rPr>
      </w:pPr>
      <w:r>
        <w:rPr>
          <w:rFonts w:cs="Arial"/>
          <w:szCs w:val="22"/>
        </w:rPr>
        <w:t xml:space="preserve">Set </w:t>
      </w:r>
      <w:proofErr w:type="spellStart"/>
      <w:r>
        <w:rPr>
          <w:rFonts w:cs="Arial"/>
          <w:szCs w:val="22"/>
        </w:rPr>
        <w:t>EnMemProfilePairing_</w:t>
      </w:r>
      <w:proofErr w:type="gramStart"/>
      <w:r>
        <w:rPr>
          <w:rFonts w:cs="Arial"/>
          <w:szCs w:val="22"/>
        </w:rPr>
        <w:t>Rq</w:t>
      </w:r>
      <w:proofErr w:type="spellEnd"/>
      <w:r>
        <w:rPr>
          <w:rFonts w:cs="Arial"/>
          <w:szCs w:val="22"/>
        </w:rPr>
        <w:t>(</w:t>
      </w:r>
      <w:proofErr w:type="spellStart"/>
      <w:proofErr w:type="gramEnd"/>
      <w:r>
        <w:rPr>
          <w:rFonts w:cs="Arial"/>
          <w:szCs w:val="22"/>
        </w:rPr>
        <w:t>NFCKeyPairing</w:t>
      </w:r>
      <w:proofErr w:type="spellEnd"/>
      <w:r>
        <w:rPr>
          <w:rFonts w:cs="Arial"/>
          <w:szCs w:val="22"/>
        </w:rPr>
        <w:t xml:space="preserve"> = </w:t>
      </w:r>
      <w:proofErr w:type="spellStart"/>
      <w:r>
        <w:rPr>
          <w:rFonts w:cs="Arial"/>
          <w:szCs w:val="22"/>
        </w:rPr>
        <w:t>ExitKeyPairing</w:t>
      </w:r>
      <w:proofErr w:type="spellEnd"/>
      <w:r>
        <w:rPr>
          <w:rFonts w:cs="Arial"/>
          <w:szCs w:val="22"/>
        </w:rPr>
        <w:t>) if in NFC Key Association Mode</w:t>
      </w:r>
    </w:p>
    <w:p w14:paraId="10386536" w14:textId="77777777" w:rsidR="005B657B" w:rsidRPr="000306D5" w:rsidRDefault="00980C5F" w:rsidP="00980C5F">
      <w:pPr>
        <w:numPr>
          <w:ilvl w:val="0"/>
          <w:numId w:val="76"/>
        </w:numPr>
        <w:spacing w:after="5"/>
        <w:rPr>
          <w:rFonts w:cs="Arial"/>
          <w:szCs w:val="22"/>
        </w:rPr>
      </w:pPr>
      <w:r w:rsidRPr="000306D5">
        <w:rPr>
          <w:rFonts w:cs="Arial"/>
          <w:szCs w:val="22"/>
        </w:rPr>
        <w:t xml:space="preserve">Revert the </w:t>
      </w:r>
      <w:proofErr w:type="spellStart"/>
      <w:r w:rsidRPr="000306D5">
        <w:rPr>
          <w:rFonts w:cs="Arial"/>
          <w:szCs w:val="22"/>
        </w:rPr>
        <w:t>Pers#Status</w:t>
      </w:r>
      <w:proofErr w:type="spellEnd"/>
      <w:r w:rsidRPr="000306D5">
        <w:rPr>
          <w:rFonts w:cs="Arial"/>
          <w:szCs w:val="22"/>
        </w:rPr>
        <w:t xml:space="preserve"> for </w:t>
      </w:r>
      <w:proofErr w:type="spellStart"/>
      <w:r w:rsidRPr="000306D5">
        <w:rPr>
          <w:rFonts w:cs="Arial"/>
          <w:szCs w:val="22"/>
        </w:rPr>
        <w:t>PersonalityOptIn_St</w:t>
      </w:r>
      <w:proofErr w:type="spellEnd"/>
      <w:r w:rsidRPr="000306D5">
        <w:rPr>
          <w:rFonts w:cs="Arial"/>
          <w:szCs w:val="22"/>
        </w:rPr>
        <w:t xml:space="preserve"> back to “</w:t>
      </w:r>
      <w:proofErr w:type="spellStart"/>
      <w:r w:rsidRPr="000306D5">
        <w:rPr>
          <w:rFonts w:cs="Arial"/>
          <w:szCs w:val="22"/>
        </w:rPr>
        <w:t>NotOptedIn</w:t>
      </w:r>
      <w:proofErr w:type="spellEnd"/>
      <w:r w:rsidRPr="000306D5">
        <w:rPr>
          <w:rFonts w:cs="Arial"/>
          <w:szCs w:val="22"/>
        </w:rPr>
        <w:t>” for the Memory Seat Button selected (if it was already set), or the Profile Number assigned (if it was already assigned)</w:t>
      </w:r>
    </w:p>
    <w:p w14:paraId="5E8F9066" w14:textId="77777777" w:rsidR="005B657B" w:rsidRPr="000306D5" w:rsidRDefault="00980C5F" w:rsidP="00980C5F">
      <w:pPr>
        <w:numPr>
          <w:ilvl w:val="0"/>
          <w:numId w:val="76"/>
        </w:numPr>
        <w:spacing w:after="5"/>
        <w:rPr>
          <w:rFonts w:cs="Arial"/>
          <w:szCs w:val="22"/>
        </w:rPr>
      </w:pPr>
      <w:r w:rsidRPr="000306D5">
        <w:rPr>
          <w:rFonts w:cs="Arial"/>
          <w:szCs w:val="22"/>
        </w:rPr>
        <w:t xml:space="preserve">Not send </w:t>
      </w:r>
      <w:proofErr w:type="spellStart"/>
      <w:r w:rsidRPr="000306D5">
        <w:rPr>
          <w:rFonts w:cs="Arial"/>
          <w:szCs w:val="22"/>
        </w:rPr>
        <w:t>Feature_</w:t>
      </w:r>
      <w:proofErr w:type="gramStart"/>
      <w:r w:rsidRPr="000306D5">
        <w:rPr>
          <w:rFonts w:cs="Arial"/>
          <w:szCs w:val="22"/>
        </w:rPr>
        <w:t>Rq</w:t>
      </w:r>
      <w:proofErr w:type="spellEnd"/>
      <w:r w:rsidRPr="000306D5">
        <w:rPr>
          <w:rFonts w:cs="Arial"/>
          <w:szCs w:val="22"/>
        </w:rPr>
        <w:t>(</w:t>
      </w:r>
      <w:proofErr w:type="gramEnd"/>
      <w:r w:rsidRPr="000306D5">
        <w:rPr>
          <w:rFonts w:cs="Arial"/>
          <w:szCs w:val="22"/>
        </w:rPr>
        <w:t>Operation = Copy) if it was not yet sent</w:t>
      </w:r>
    </w:p>
    <w:p w14:paraId="44A37358" w14:textId="77777777" w:rsidR="005B657B" w:rsidRPr="000306D5" w:rsidRDefault="00980C5F" w:rsidP="00980C5F">
      <w:pPr>
        <w:numPr>
          <w:ilvl w:val="0"/>
          <w:numId w:val="76"/>
        </w:numPr>
        <w:spacing w:after="5"/>
        <w:rPr>
          <w:rFonts w:cs="Arial"/>
          <w:szCs w:val="22"/>
        </w:rPr>
      </w:pPr>
      <w:r w:rsidRPr="000306D5">
        <w:rPr>
          <w:rFonts w:cs="Arial"/>
          <w:szCs w:val="22"/>
        </w:rPr>
        <w:t>Not perform a Driver Profile recall</w:t>
      </w:r>
    </w:p>
    <w:p w14:paraId="4D8CCC16" w14:textId="77777777" w:rsidR="005B657B" w:rsidRPr="000306D5" w:rsidRDefault="00980C5F" w:rsidP="00980C5F">
      <w:pPr>
        <w:numPr>
          <w:ilvl w:val="0"/>
          <w:numId w:val="76"/>
        </w:numPr>
        <w:spacing w:after="5"/>
        <w:rPr>
          <w:rFonts w:cs="Arial"/>
          <w:szCs w:val="22"/>
        </w:rPr>
      </w:pPr>
      <w:r w:rsidRPr="000306D5">
        <w:rPr>
          <w:rFonts w:cs="Arial"/>
          <w:szCs w:val="22"/>
        </w:rPr>
        <w:t>Erase mapping of Profile Number to selected Memory Seat Button or assigned Profile Number</w:t>
      </w:r>
    </w:p>
    <w:p w14:paraId="2D7E4F05" w14:textId="77777777" w:rsidR="005B657B" w:rsidRPr="000306D5" w:rsidRDefault="00980C5F" w:rsidP="00980C5F">
      <w:pPr>
        <w:numPr>
          <w:ilvl w:val="0"/>
          <w:numId w:val="76"/>
        </w:numPr>
        <w:rPr>
          <w:rFonts w:cs="Arial"/>
          <w:szCs w:val="22"/>
        </w:rPr>
      </w:pPr>
      <w:r w:rsidRPr="000306D5">
        <w:rPr>
          <w:rFonts w:cs="Arial"/>
          <w:szCs w:val="22"/>
        </w:rPr>
        <w:t xml:space="preserve">Erase Driver Profile name from internal memory </w:t>
      </w:r>
    </w:p>
    <w:p w14:paraId="61AA434A" w14:textId="77777777" w:rsidR="005B657B" w:rsidRPr="000306D5" w:rsidRDefault="00980C5F" w:rsidP="00980C5F">
      <w:pPr>
        <w:numPr>
          <w:ilvl w:val="0"/>
          <w:numId w:val="76"/>
        </w:numPr>
        <w:spacing w:after="5"/>
        <w:rPr>
          <w:rFonts w:cs="Arial"/>
          <w:szCs w:val="22"/>
        </w:rPr>
      </w:pPr>
      <w:r w:rsidRPr="000306D5">
        <w:rPr>
          <w:rFonts w:cs="Arial"/>
          <w:szCs w:val="22"/>
        </w:rPr>
        <w:t>Turn Enhanced Memory Feature Off if there is no other existing Driver Profiles</w:t>
      </w:r>
    </w:p>
    <w:p w14:paraId="5BE44ADE" w14:textId="77777777" w:rsidR="005B657B" w:rsidRPr="000306D5" w:rsidRDefault="00980C5F" w:rsidP="00980C5F">
      <w:pPr>
        <w:numPr>
          <w:ilvl w:val="0"/>
          <w:numId w:val="76"/>
        </w:numPr>
        <w:rPr>
          <w:rFonts w:cs="Arial"/>
          <w:szCs w:val="22"/>
        </w:rPr>
      </w:pPr>
      <w:r w:rsidRPr="000306D5">
        <w:rPr>
          <w:rFonts w:cs="Arial"/>
          <w:szCs w:val="22"/>
        </w:rPr>
        <w:t xml:space="preserve">Update the user as per </w:t>
      </w:r>
      <w:r w:rsidRPr="000306D5">
        <w:rPr>
          <w:rFonts w:cs="Arial"/>
          <w:szCs w:val="22"/>
          <w:u w:val="single"/>
        </w:rPr>
        <w:t>ENMEM-HMI-REQ-212764</w:t>
      </w:r>
    </w:p>
    <w:p w14:paraId="60191072" w14:textId="77777777" w:rsidR="00321EC4" w:rsidRPr="000306D5" w:rsidRDefault="00C73931" w:rsidP="00321EC4">
      <w:pPr>
        <w:rPr>
          <w:rFonts w:cs="Arial"/>
          <w:szCs w:val="22"/>
        </w:rPr>
      </w:pPr>
    </w:p>
    <w:p w14:paraId="3C98D189" w14:textId="77777777" w:rsidR="00321EC4" w:rsidRPr="000306D5" w:rsidRDefault="00980C5F" w:rsidP="00321EC4">
      <w:pPr>
        <w:rPr>
          <w:rFonts w:cs="Arial"/>
          <w:szCs w:val="22"/>
        </w:rPr>
      </w:pPr>
      <w:r w:rsidRPr="000306D5">
        <w:rPr>
          <w:rFonts w:cs="Arial"/>
          <w:szCs w:val="22"/>
        </w:rPr>
        <w:t xml:space="preserve">*A user initiated HMI domain change is one where the customer intentionally changes domain via the HMI. A non-user initiated domain change is one where a system behavior/function causes a domain change (ex. an incoming phone call). In the case of the non-user initiated domain change, the profile creation shall continue to </w:t>
      </w:r>
      <w:proofErr w:type="gramStart"/>
      <w:r w:rsidRPr="000306D5">
        <w:rPr>
          <w:rFonts w:cs="Arial"/>
          <w:szCs w:val="22"/>
        </w:rPr>
        <w:t>proceed</w:t>
      </w:r>
      <w:proofErr w:type="gramEnd"/>
      <w:r w:rsidRPr="000306D5">
        <w:rPr>
          <w:rFonts w:cs="Arial"/>
          <w:szCs w:val="22"/>
        </w:rPr>
        <w:t xml:space="preserve"> and the abort behavior detailed above shall not occur.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091A13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DAB52B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FE8DFC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E33159" w14:textId="77777777" w:rsidR="00D90FFA" w:rsidRPr="00AC15C4" w:rsidRDefault="00C73931" w:rsidP="0081629B">
            <w:pPr>
              <w:rPr>
                <w:vanish/>
                <w:color w:val="000000" w:themeColor="text1"/>
              </w:rPr>
            </w:pPr>
          </w:p>
        </w:tc>
      </w:tr>
    </w:tbl>
    <w:p w14:paraId="23DE855B" w14:textId="77777777" w:rsidR="00AC15C4" w:rsidRPr="00AC15C4" w:rsidRDefault="00AC15C4" w:rsidP="00AC15C4">
      <w:pPr>
        <w:pStyle w:val="Heading4"/>
        <w:rPr>
          <w:b w:val="0"/>
          <w:u w:val="single"/>
        </w:rPr>
      </w:pPr>
      <w:r w:rsidRPr="00AC15C4">
        <w:rPr>
          <w:b w:val="0"/>
          <w:u w:val="single"/>
        </w:rPr>
        <w:lastRenderedPageBreak/>
        <w:t>ENMEM-HMI-REQ-202226/A-Keyfob HMI Indication</w:t>
      </w:r>
    </w:p>
    <w:p w14:paraId="2AAEAB6F" w14:textId="77777777" w:rsidR="00500605" w:rsidRDefault="00980C5F"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09F37DB8" w14:textId="77777777" w:rsidR="007132F7" w:rsidRDefault="00980C5F" w:rsidP="00980C5F">
      <w:pPr>
        <w:numPr>
          <w:ilvl w:val="0"/>
          <w:numId w:val="78"/>
        </w:numPr>
      </w:pPr>
      <w:r>
        <w:t xml:space="preserve">When </w:t>
      </w:r>
      <w:r w:rsidRPr="007132F7">
        <w:t>PersKeyPairing_St</w:t>
      </w:r>
      <w:r>
        <w:t xml:space="preserve"> = </w:t>
      </w:r>
      <w:proofErr w:type="spellStart"/>
      <w:r>
        <w:t>KeyAssociated</w:t>
      </w:r>
      <w:proofErr w:type="spellEnd"/>
      <w:r>
        <w:t>, the icon shall be displayed</w:t>
      </w:r>
    </w:p>
    <w:p w14:paraId="5D2ABEC1" w14:textId="77777777" w:rsidR="007132F7" w:rsidRDefault="00980C5F" w:rsidP="00980C5F">
      <w:pPr>
        <w:numPr>
          <w:ilvl w:val="0"/>
          <w:numId w:val="78"/>
        </w:numPr>
      </w:pPr>
      <w:r>
        <w:t xml:space="preserve">When </w:t>
      </w:r>
      <w:r w:rsidRPr="007132F7">
        <w:t>PersKeyPairing_St</w:t>
      </w:r>
      <w:r>
        <w:t xml:space="preserve"> = </w:t>
      </w:r>
      <w:proofErr w:type="spellStart"/>
      <w:r>
        <w:t>KeyUnAssociated</w:t>
      </w:r>
      <w:proofErr w:type="spellEnd"/>
      <w:r>
        <w:t xml:space="preserve"> or Null, the icon shall not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49EF3B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BE4D3D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564BCA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F941FA" w14:textId="77777777" w:rsidR="00D90FFA" w:rsidRPr="00AC15C4" w:rsidRDefault="00C73931" w:rsidP="0081629B">
            <w:pPr>
              <w:rPr>
                <w:vanish/>
                <w:color w:val="000000" w:themeColor="text1"/>
              </w:rPr>
            </w:pPr>
          </w:p>
        </w:tc>
      </w:tr>
    </w:tbl>
    <w:p w14:paraId="34A652A6" w14:textId="77777777" w:rsidR="00AC15C4" w:rsidRPr="00AC15C4" w:rsidRDefault="00AC15C4" w:rsidP="00AC15C4">
      <w:pPr>
        <w:pStyle w:val="Heading4"/>
        <w:rPr>
          <w:b w:val="0"/>
          <w:u w:val="single"/>
        </w:rPr>
      </w:pPr>
      <w:r w:rsidRPr="00AC15C4">
        <w:rPr>
          <w:b w:val="0"/>
          <w:u w:val="single"/>
        </w:rPr>
        <w:t>ENMEM-HMI-REQ-233009/A-Phone HMI Indication</w:t>
      </w:r>
    </w:p>
    <w:p w14:paraId="6BBD729C" w14:textId="77777777" w:rsidR="00500605" w:rsidRPr="0031059F" w:rsidRDefault="00980C5F"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Association Icon for existing Driver Profiles: </w:t>
      </w:r>
    </w:p>
    <w:p w14:paraId="5DE2AF60" w14:textId="77777777" w:rsidR="007132F7"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5C6ED482" w14:textId="77777777" w:rsidR="00F30D4A"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 the icon shall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653378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DB68E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EF45BB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874F27" w14:textId="77777777" w:rsidR="00D90FFA" w:rsidRPr="00AC15C4" w:rsidRDefault="00C73931" w:rsidP="0081629B">
            <w:pPr>
              <w:rPr>
                <w:vanish/>
                <w:color w:val="000000" w:themeColor="text1"/>
              </w:rPr>
            </w:pPr>
          </w:p>
        </w:tc>
      </w:tr>
    </w:tbl>
    <w:p w14:paraId="0F6F5F70" w14:textId="77777777" w:rsidR="00AC15C4" w:rsidRPr="00AC15C4" w:rsidRDefault="00AC15C4" w:rsidP="00AC15C4">
      <w:pPr>
        <w:pStyle w:val="Heading4"/>
        <w:rPr>
          <w:b w:val="0"/>
          <w:u w:val="single"/>
        </w:rPr>
      </w:pPr>
      <w:r w:rsidRPr="00AC15C4">
        <w:rPr>
          <w:b w:val="0"/>
          <w:u w:val="single"/>
        </w:rPr>
        <w:t>ENMEM-HMI-REQ-427170/A-NFC Key HMI Indication</w:t>
      </w:r>
    </w:p>
    <w:p w14:paraId="3EAD0B01" w14:textId="77777777" w:rsidR="00391403" w:rsidRPr="00391403" w:rsidRDefault="00980C5F"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0F8BEB80" w14:textId="77777777" w:rsidR="00391403" w:rsidRPr="00391403" w:rsidRDefault="00980C5F" w:rsidP="00980C5F">
      <w:pPr>
        <w:numPr>
          <w:ilvl w:val="0"/>
          <w:numId w:val="79"/>
        </w:numPr>
      </w:pPr>
      <w:r w:rsidRPr="00391403">
        <w:t>The NFC Key Association Icon shall be displayed when:</w:t>
      </w:r>
    </w:p>
    <w:p w14:paraId="05D64194" w14:textId="77777777" w:rsidR="00391403" w:rsidRPr="00391403" w:rsidRDefault="00980C5F" w:rsidP="00980C5F">
      <w:pPr>
        <w:numPr>
          <w:ilvl w:val="1"/>
          <w:numId w:val="79"/>
        </w:numPr>
      </w:pPr>
      <w:r w:rsidRPr="00391403">
        <w:t>At least one of the key indexes for the respective PersIndex does not equal to ‘0x00 Inactive’</w:t>
      </w:r>
    </w:p>
    <w:p w14:paraId="079E8776" w14:textId="77777777" w:rsid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 xml:space="preserve">PersIndex = Pers1, PersNFCKey1Index = Index 1, PersNFCKey2Index = Inactive, PersNFCKey3Index = Inactive, PersNFCKey4Index = Inactive) </w:t>
      </w:r>
    </w:p>
    <w:p w14:paraId="67BF7249" w14:textId="77777777" w:rsidR="0096256E" w:rsidRPr="00391403" w:rsidRDefault="00C73931" w:rsidP="0096256E">
      <w:pPr>
        <w:ind w:left="2160"/>
      </w:pPr>
    </w:p>
    <w:p w14:paraId="3690521B" w14:textId="77777777" w:rsidR="00DC1743" w:rsidRDefault="00980C5F" w:rsidP="00980C5F">
      <w:pPr>
        <w:numPr>
          <w:ilvl w:val="0"/>
          <w:numId w:val="79"/>
        </w:numPr>
      </w:pPr>
      <w:r w:rsidRPr="00391403">
        <w:t>The NFC Key Association Icon shall not be displayed when:</w:t>
      </w:r>
    </w:p>
    <w:p w14:paraId="59AAABC0" w14:textId="77777777" w:rsidR="00391403" w:rsidRPr="00391403" w:rsidRDefault="00980C5F" w:rsidP="00980C5F">
      <w:pPr>
        <w:numPr>
          <w:ilvl w:val="1"/>
          <w:numId w:val="79"/>
        </w:numPr>
      </w:pPr>
      <w:r w:rsidRPr="00391403">
        <w:t>All of the key indexes for the respective PersIndex equals ‘0x00 Inactive’</w:t>
      </w:r>
    </w:p>
    <w:p w14:paraId="038BCBB5" w14:textId="77777777" w:rsidR="00391403" w:rsidRP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PersIndex = Pers1, PersNFCKey1Index = Inactive, PersNFCKey2Index = Inactive, PersNFCKey3Index = Inactive, PersNFCKey4Index = Inactive)</w:t>
      </w:r>
    </w:p>
    <w:p w14:paraId="251281E6" w14:textId="77777777" w:rsidR="00391403" w:rsidRPr="00391403" w:rsidRDefault="00C73931" w:rsidP="00391403"/>
    <w:p w14:paraId="520E0F4C" w14:textId="77777777" w:rsidR="00500605" w:rsidRDefault="00980C5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the requested PersIndex. The EnhancedMemoryInterfaceClient shall act on last known values for all other PersIndex values during this time.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D6CE28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06DC00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AF5BB8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53C076E" w14:textId="77777777" w:rsidR="00D90FFA" w:rsidRPr="00AC15C4" w:rsidRDefault="00C73931" w:rsidP="0081629B">
            <w:pPr>
              <w:rPr>
                <w:vanish/>
                <w:color w:val="000000" w:themeColor="text1"/>
              </w:rPr>
            </w:pPr>
          </w:p>
        </w:tc>
      </w:tr>
    </w:tbl>
    <w:p w14:paraId="1027DA7D" w14:textId="77777777" w:rsidR="00406F39" w:rsidRDefault="00980C5F" w:rsidP="00AC15C4">
      <w:pPr>
        <w:pStyle w:val="Heading4"/>
      </w:pPr>
      <w:r>
        <w:t>Memory Seat Button &amp; Profile Number Association</w:t>
      </w:r>
    </w:p>
    <w:p w14:paraId="63F59E39" w14:textId="77777777" w:rsidR="00500605" w:rsidRDefault="00980C5F" w:rsidP="00500605">
      <w:r>
        <w:t>When an EnhancedMemoryPositionClient is present, in order to include Positional settings in Enhanced Memory, a Driver Profile is required to be associated to a Memory Seat button. This can be done via either the EnhancedMemoryPositionClient or the EnhancedMemoryInterfaceClient. When an EnhancedMemoryPositionClient is not present, there are not positional settings, and a Driver Profile is instead required to be associated to a Profile Number.</w:t>
      </w:r>
    </w:p>
    <w:p w14:paraId="60C3EABA" w14:textId="77777777" w:rsidR="00AC15C4" w:rsidRPr="00AC15C4" w:rsidRDefault="00AC15C4" w:rsidP="00AC15C4">
      <w:pPr>
        <w:pStyle w:val="Heading5"/>
        <w:rPr>
          <w:b w:val="0"/>
          <w:u w:val="single"/>
        </w:rPr>
      </w:pPr>
      <w:r w:rsidRPr="00AC15C4">
        <w:rPr>
          <w:b w:val="0"/>
          <w:u w:val="single"/>
        </w:rPr>
        <w:t>ENMEM-REQ-352357/A-Memory Seat Button vs Profile Number Association</w:t>
      </w:r>
    </w:p>
    <w:p w14:paraId="5710C706" w14:textId="77777777" w:rsidR="000608A8" w:rsidRDefault="00980C5F" w:rsidP="000608A8">
      <w:r>
        <w:t>When “EnhancedMemoryPositionClient = Present”, the EnhancedMemoryInterfaceClient shall follow the Memory Seat Button Association requirements defined in REQ-099685, REQ-198930, REQ-198931, REQ-199236, REQ-199352, REQ-197965, and REQ-116803.</w:t>
      </w:r>
    </w:p>
    <w:p w14:paraId="39B008C6" w14:textId="77777777" w:rsidR="000608A8" w:rsidRDefault="00C73931" w:rsidP="000608A8"/>
    <w:p w14:paraId="314D545F" w14:textId="77777777" w:rsidR="00500605" w:rsidRDefault="00980C5F" w:rsidP="000608A8">
      <w:r>
        <w:t xml:space="preserve">When “EnhancedMemoryPositionClient = </w:t>
      </w:r>
      <w:proofErr w:type="spellStart"/>
      <w:r>
        <w:t>NotPresent</w:t>
      </w:r>
      <w:proofErr w:type="spellEnd"/>
      <w:r>
        <w:t>”, the EnhancedMemoryInterfaceClient shall not follow any of the Memory Seat Button Association requirements and instead shall automatically assign a Personal Index (aka Profile Number) to each Driver Profile Name as they are created, in order of creation (ascending order, ex. 1, 2, 3, 4…). The EnhancedMemoryInterfaceClient shall never overwrite an existing Profile Number during profile creation.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D66F49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EAA7C1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3DDBD4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1C313DD" w14:textId="77777777" w:rsidR="00D90FFA" w:rsidRPr="00AC15C4" w:rsidRDefault="00C73931" w:rsidP="0081629B">
            <w:pPr>
              <w:rPr>
                <w:vanish/>
                <w:color w:val="000000" w:themeColor="text1"/>
              </w:rPr>
            </w:pPr>
          </w:p>
        </w:tc>
      </w:tr>
    </w:tbl>
    <w:p w14:paraId="7CB25AC0" w14:textId="77777777" w:rsidR="00AC15C4" w:rsidRPr="00AC15C4" w:rsidRDefault="00AC15C4" w:rsidP="00AC15C4">
      <w:pPr>
        <w:pStyle w:val="Heading5"/>
        <w:rPr>
          <w:b w:val="0"/>
          <w:u w:val="single"/>
        </w:rPr>
      </w:pPr>
      <w:r w:rsidRPr="00AC15C4">
        <w:rPr>
          <w:b w:val="0"/>
          <w:u w:val="single"/>
        </w:rPr>
        <w:t>ENMEM-REQ-099685/E-Request Enter Memory Seat Button Association Mode</w:t>
      </w:r>
    </w:p>
    <w:p w14:paraId="6150666B" w14:textId="77777777" w:rsidR="007D6D9F" w:rsidRDefault="00980C5F" w:rsidP="00500605">
      <w:r w:rsidRPr="007D6D9F">
        <w:t xml:space="preserve">When associating a Driver Memory Seat Button during the Profile Creation process, the EnhancedMemoryInterfaceClient will command the EnhancedMemoryPositionClient to enter a button pairing state where certain functions are to be disabled in the EnhancedMemoryPositionClient. This button pairing state is communicated to the EnhancedMemoryPositionClient via the </w:t>
      </w:r>
      <w:proofErr w:type="spellStart"/>
      <w:r w:rsidRPr="007D6D9F">
        <w:t>EnMemProfilePairing_</w:t>
      </w:r>
      <w:proofErr w:type="gramStart"/>
      <w:r w:rsidRPr="007D6D9F">
        <w:t>Rq</w:t>
      </w:r>
      <w:proofErr w:type="spellEnd"/>
      <w:r w:rsidRPr="007D6D9F">
        <w:t>(</w:t>
      </w:r>
      <w:proofErr w:type="spellStart"/>
      <w:proofErr w:type="gramEnd"/>
      <w:r w:rsidRPr="007D6D9F">
        <w:t>ButtonPairing</w:t>
      </w:r>
      <w:proofErr w:type="spellEnd"/>
      <w:r w:rsidRPr="007D6D9F">
        <w:t xml:space="preserve">) method. </w:t>
      </w:r>
    </w:p>
    <w:p w14:paraId="6475FBA6" w14:textId="77777777" w:rsidR="007D6D9F" w:rsidRDefault="00C73931" w:rsidP="00500605"/>
    <w:p w14:paraId="1D43F4E9" w14:textId="77777777" w:rsidR="00FF60CC" w:rsidRDefault="00980C5F" w:rsidP="00500605">
      <w:r>
        <w:t xml:space="preserve">This button pairing state shall also be re-entered between Driver Memory Seat Button Association attempts (limited to </w:t>
      </w:r>
      <w:r w:rsidRPr="00FF60CC">
        <w:rPr>
          <w:u w:val="single"/>
        </w:rPr>
        <w:t>ENMEM-REQ-179346-N_NumberOfRetries</w:t>
      </w:r>
      <w:r>
        <w:t xml:space="preserve">) if an unsuccessful attempt should occur (i.e. timer expires or an already associated Driver Memory Seat button is pressed, as detailed in </w:t>
      </w:r>
      <w:r>
        <w:rPr>
          <w:u w:val="single"/>
        </w:rPr>
        <w:t>ENMEM-REQ-116803</w:t>
      </w:r>
      <w:r w:rsidRPr="00FF60CC">
        <w:rPr>
          <w:u w:val="single"/>
        </w:rPr>
        <w:t>-Request Exit Memo</w:t>
      </w:r>
      <w:r>
        <w:rPr>
          <w:u w:val="single"/>
        </w:rPr>
        <w:t>ry Seat Button Association Mode</w:t>
      </w:r>
      <w:r>
        <w:t>).</w:t>
      </w:r>
    </w:p>
    <w:p w14:paraId="53174DCF" w14:textId="77777777" w:rsidR="00FF60CC" w:rsidRDefault="00C73931" w:rsidP="00500605"/>
    <w:p w14:paraId="4010DCC2" w14:textId="77777777" w:rsidR="00500605" w:rsidRDefault="00980C5F" w:rsidP="00500605">
      <w:r>
        <w:lastRenderedPageBreak/>
        <w:t>Once the button pairing state is entered (</w:t>
      </w:r>
      <w:proofErr w:type="spellStart"/>
      <w:r w:rsidRPr="008E0645">
        <w:t>EnMemProfilePairing_</w:t>
      </w:r>
      <w:proofErr w:type="gramStart"/>
      <w:r w:rsidRPr="008E0645">
        <w:t>Rq</w:t>
      </w:r>
      <w:proofErr w:type="spellEnd"/>
      <w:r>
        <w:t>(</w:t>
      </w:r>
      <w:proofErr w:type="spellStart"/>
      <w:proofErr w:type="gramEnd"/>
      <w:r>
        <w:t>ButtonPairing</w:t>
      </w:r>
      <w:proofErr w:type="spellEnd"/>
      <w:r>
        <w:t xml:space="preserve"> = </w:t>
      </w:r>
      <w:proofErr w:type="spellStart"/>
      <w:r>
        <w:t>EnterButtonPairing</w:t>
      </w:r>
      <w:proofErr w:type="spellEnd"/>
      <w:r>
        <w:t xml:space="preserve">)), the EnhancedMemoryPositionClient shall prevent driver position recalls (seat, mirrors, etc.), and suppress the transmission of </w:t>
      </w:r>
      <w:proofErr w:type="spellStart"/>
      <w:r>
        <w:t>MemSwitchRecall_Rq</w:t>
      </w:r>
      <w:proofErr w:type="spellEnd"/>
      <w:r>
        <w:t xml:space="preserve"> and </w:t>
      </w:r>
      <w:proofErr w:type="spellStart"/>
      <w:r>
        <w:t>Memory_Cmd</w:t>
      </w:r>
      <w:proofErr w:type="spellEnd"/>
      <w:r>
        <w:t xml:space="preserve"> (legacy signal) methods when a Driver Memory Seat button is pressed during this state.</w:t>
      </w:r>
    </w:p>
    <w:p w14:paraId="61F1E128" w14:textId="77777777" w:rsidR="00AD3C65" w:rsidRDefault="00C73931" w:rsidP="00500605"/>
    <w:p w14:paraId="17579DD7" w14:textId="77777777" w:rsidR="0077763C" w:rsidRDefault="00980C5F" w:rsidP="0077763C">
      <w:r>
        <w:t xml:space="preserve">The EnhancedMemoryPositionClient shall exit this button pairing state when indicated by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xml:space="preserve">) or when </w:t>
      </w:r>
      <w:proofErr w:type="spellStart"/>
      <w:r>
        <w:t>Ignition_Status</w:t>
      </w:r>
      <w:proofErr w:type="spellEnd"/>
      <w:r>
        <w:t xml:space="preserve"> transitions out of </w:t>
      </w:r>
      <w:r w:rsidRPr="004F4DBD">
        <w:rPr>
          <w:i/>
        </w:rPr>
        <w:t>R</w:t>
      </w:r>
      <w:r>
        <w:rPr>
          <w:i/>
        </w:rPr>
        <w:t>un</w:t>
      </w:r>
      <w:r>
        <w:t xml:space="preserve">, whichever comes first.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CD5B51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74F009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4D8AF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D91C55E" w14:textId="77777777" w:rsidR="00D90FFA" w:rsidRPr="00AC15C4" w:rsidRDefault="00C73931" w:rsidP="0081629B">
            <w:pPr>
              <w:rPr>
                <w:vanish/>
                <w:color w:val="000000" w:themeColor="text1"/>
              </w:rPr>
            </w:pPr>
          </w:p>
        </w:tc>
      </w:tr>
    </w:tbl>
    <w:p w14:paraId="65D88A61" w14:textId="77777777" w:rsidR="00AC15C4" w:rsidRPr="00AC15C4" w:rsidRDefault="00AC15C4" w:rsidP="00AC15C4">
      <w:pPr>
        <w:pStyle w:val="Heading5"/>
        <w:rPr>
          <w:b w:val="0"/>
          <w:u w:val="single"/>
        </w:rPr>
      </w:pPr>
      <w:r w:rsidRPr="00AC15C4">
        <w:rPr>
          <w:b w:val="0"/>
          <w:u w:val="single"/>
        </w:rPr>
        <w:t>ENMEM-REQ-198930/A-No Request for Memory Seat Button Association Mode When Editing</w:t>
      </w:r>
    </w:p>
    <w:p w14:paraId="3F419FFA" w14:textId="77777777" w:rsidR="002420B0" w:rsidRDefault="00980C5F" w:rsidP="00500605">
      <w:r>
        <w:t xml:space="preserve">When editing the Drive Profile name, even if </w:t>
      </w:r>
      <w:proofErr w:type="gramStart"/>
      <w:r>
        <w:t>an</w:t>
      </w:r>
      <w:proofErr w:type="gramEnd"/>
      <w:r>
        <w:t xml:space="preserve"> unique Driver Profile name is successfully entered, EnhancedMemoryInterfaceClient shall not command the EnhancedMemoryPositionClient to enter button association mode.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2304C5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3A3138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96B057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1ECEDCA" w14:textId="77777777" w:rsidR="00D90FFA" w:rsidRPr="00AC15C4" w:rsidRDefault="00C73931" w:rsidP="0081629B">
            <w:pPr>
              <w:rPr>
                <w:vanish/>
                <w:color w:val="000000" w:themeColor="text1"/>
              </w:rPr>
            </w:pPr>
          </w:p>
        </w:tc>
      </w:tr>
    </w:tbl>
    <w:p w14:paraId="19BEABF0" w14:textId="77777777" w:rsidR="00AC15C4" w:rsidRPr="00AC15C4" w:rsidRDefault="00AC15C4" w:rsidP="00AC15C4">
      <w:pPr>
        <w:pStyle w:val="Heading5"/>
        <w:rPr>
          <w:b w:val="0"/>
          <w:u w:val="single"/>
        </w:rPr>
      </w:pPr>
      <w:r w:rsidRPr="00AC15C4">
        <w:rPr>
          <w:b w:val="0"/>
          <w:u w:val="single"/>
        </w:rPr>
        <w:t>ENMEM-REQ-198931/A-Retry and Error Handling Strategies for Seat Button Association Mode</w:t>
      </w:r>
    </w:p>
    <w:p w14:paraId="42D6D5A7" w14:textId="77777777" w:rsidR="009E639E" w:rsidRPr="006B2E86" w:rsidRDefault="00980C5F" w:rsidP="00980C5F">
      <w:pPr>
        <w:numPr>
          <w:ilvl w:val="0"/>
          <w:numId w:val="80"/>
        </w:numPr>
      </w:pPr>
      <w:r>
        <w:t>After sending the request for entering Memory Seat Button Association Mode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EnterButtonPairing</w:t>
      </w:r>
      <w:proofErr w:type="spellEnd"/>
      <w:r>
        <w:t>)), if there is no response (</w:t>
      </w:r>
      <w:proofErr w:type="spellStart"/>
      <w:r>
        <w:t>EnMemButtonPairing_St</w:t>
      </w:r>
      <w:proofErr w:type="spellEnd"/>
      <w:r>
        <w:t>(</w:t>
      </w:r>
      <w:proofErr w:type="spellStart"/>
      <w:r>
        <w:t>ButtonPairing</w:t>
      </w:r>
      <w:proofErr w:type="spellEnd"/>
      <w:r>
        <w:t xml:space="preserve"> = </w:t>
      </w:r>
      <w:proofErr w:type="spellStart"/>
      <w:r w:rsidRPr="002D5435">
        <w:t>Button</w:t>
      </w:r>
      <w:r>
        <w:t>PairingEntered</w:t>
      </w:r>
      <w:proofErr w:type="spellEnd"/>
      <w:r>
        <w:t xml:space="preserve">, </w:t>
      </w:r>
      <w:proofErr w:type="spellStart"/>
      <w:r w:rsidRPr="002D5435">
        <w:t>Button</w:t>
      </w:r>
      <w:r>
        <w:t>PairingFailed</w:t>
      </w:r>
      <w:proofErr w:type="spellEnd"/>
      <w:r>
        <w:t xml:space="preserve">)) within </w:t>
      </w:r>
      <w:r w:rsidRPr="006B2E86">
        <w:t>500 msec or communication data is invalid or corrupted, then the EnhancedMemoryInterfaceClient shall resend the request up to 3 times.</w:t>
      </w:r>
    </w:p>
    <w:p w14:paraId="46CF3BBD" w14:textId="77777777" w:rsidR="009E639E" w:rsidRDefault="00980C5F" w:rsidP="00980C5F">
      <w:pPr>
        <w:numPr>
          <w:ilvl w:val="1"/>
          <w:numId w:val="80"/>
        </w:numPr>
      </w:pPr>
      <w:r>
        <w:t>When multiple requests do not yield correct response, the EnhancedMemoryInterfaceClient shall abort Driver Profile creation process entirely by doing the following actions:</w:t>
      </w:r>
    </w:p>
    <w:p w14:paraId="173393DC" w14:textId="77777777" w:rsidR="009E639E" w:rsidRDefault="00980C5F" w:rsidP="00980C5F">
      <w:pPr>
        <w:numPr>
          <w:ilvl w:val="2"/>
          <w:numId w:val="80"/>
        </w:numPr>
      </w:pPr>
      <w:r>
        <w:t xml:space="preserve">Set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w:t>
      </w:r>
    </w:p>
    <w:p w14:paraId="30BC1C5D" w14:textId="77777777" w:rsidR="009E639E" w:rsidRDefault="00980C5F" w:rsidP="00980C5F">
      <w:pPr>
        <w:numPr>
          <w:ilvl w:val="2"/>
          <w:numId w:val="80"/>
        </w:numPr>
      </w:pPr>
      <w:r>
        <w:t>Erase Driver Profile name from internal memory</w:t>
      </w:r>
    </w:p>
    <w:p w14:paraId="3B98F387" w14:textId="77777777" w:rsidR="009E639E" w:rsidRDefault="00980C5F" w:rsidP="00980C5F">
      <w:pPr>
        <w:numPr>
          <w:ilvl w:val="2"/>
          <w:numId w:val="80"/>
        </w:numPr>
      </w:pPr>
      <w:r>
        <w:t xml:space="preserve">Turn Enhanced Memory Feature Off if the there is no other existing Driver Profiles </w:t>
      </w:r>
    </w:p>
    <w:p w14:paraId="75C3506A" w14:textId="77777777" w:rsidR="00962ACA" w:rsidRDefault="00980C5F" w:rsidP="00980C5F">
      <w:pPr>
        <w:numPr>
          <w:ilvl w:val="1"/>
          <w:numId w:val="80"/>
        </w:numPr>
      </w:pPr>
      <w:r>
        <w:t>The EnhancedMemoryInterfaceClient shall provide the user HMI notification about the abort process status</w:t>
      </w:r>
    </w:p>
    <w:p w14:paraId="60F0F28F" w14:textId="77777777" w:rsidR="002420B0" w:rsidRDefault="00C73931" w:rsidP="00500605"/>
    <w:p w14:paraId="16964220" w14:textId="77777777" w:rsidR="00A054C1" w:rsidRPr="006B2E86" w:rsidRDefault="00980C5F" w:rsidP="00980C5F">
      <w:pPr>
        <w:numPr>
          <w:ilvl w:val="0"/>
          <w:numId w:val="80"/>
        </w:numPr>
      </w:pPr>
      <w:r>
        <w:t>After sending the request for exiting Memory Seat Button Association Mode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if there is no response (</w:t>
      </w:r>
      <w:proofErr w:type="spellStart"/>
      <w:r>
        <w:t>EnMemButtonPairing_St</w:t>
      </w:r>
      <w:proofErr w:type="spellEnd"/>
      <w:r>
        <w:t>(</w:t>
      </w:r>
      <w:proofErr w:type="spellStart"/>
      <w:r>
        <w:t>ButtonPairing</w:t>
      </w:r>
      <w:proofErr w:type="spellEnd"/>
      <w:r>
        <w:t xml:space="preserve"> = </w:t>
      </w:r>
      <w:proofErr w:type="spellStart"/>
      <w:r w:rsidRPr="002D5435">
        <w:t>Button</w:t>
      </w:r>
      <w:r>
        <w:t>PairingExited</w:t>
      </w:r>
      <w:proofErr w:type="spellEnd"/>
      <w:r>
        <w:t xml:space="preserve">, </w:t>
      </w:r>
      <w:proofErr w:type="spellStart"/>
      <w:r w:rsidRPr="002D5435">
        <w:t>Button</w:t>
      </w:r>
      <w:r>
        <w:t>PairingFailed</w:t>
      </w:r>
      <w:proofErr w:type="spellEnd"/>
      <w:r>
        <w:t xml:space="preserve">)) within </w:t>
      </w:r>
      <w:r w:rsidRPr="006B2E86">
        <w:t>500 msec or communication data is invalid or corrupted, then the EnhancedMemoryInterfaceClient shall resend the request up to 3 times.</w:t>
      </w:r>
    </w:p>
    <w:p w14:paraId="1D7387DD" w14:textId="77777777" w:rsidR="00A054C1" w:rsidRDefault="00980C5F" w:rsidP="00980C5F">
      <w:pPr>
        <w:numPr>
          <w:ilvl w:val="1"/>
          <w:numId w:val="80"/>
        </w:numPr>
      </w:pPr>
      <w:r>
        <w:t>When multiple requests do not yield correct response, the EnhancedMemoryInterfaceClient shall do the following actions:</w:t>
      </w:r>
    </w:p>
    <w:p w14:paraId="742FF2A3" w14:textId="77777777" w:rsidR="00A054C1" w:rsidRDefault="00980C5F" w:rsidP="00980C5F">
      <w:pPr>
        <w:numPr>
          <w:ilvl w:val="2"/>
          <w:numId w:val="80"/>
        </w:numPr>
      </w:pPr>
      <w:r>
        <w:t xml:space="preserve">Revert the </w:t>
      </w:r>
      <w:proofErr w:type="spellStart"/>
      <w:r>
        <w:t>Pers#Status</w:t>
      </w:r>
      <w:proofErr w:type="spellEnd"/>
      <w:r>
        <w:t xml:space="preserve"> for </w:t>
      </w:r>
      <w:proofErr w:type="spellStart"/>
      <w:r>
        <w:t>PersonalityOptIn_St</w:t>
      </w:r>
      <w:proofErr w:type="spellEnd"/>
      <w:r>
        <w:t xml:space="preserve"> back to </w:t>
      </w:r>
      <w:proofErr w:type="spellStart"/>
      <w:r>
        <w:t>NotOptedIn</w:t>
      </w:r>
      <w:proofErr w:type="spellEnd"/>
      <w:r>
        <w:t xml:space="preserve"> for the Memory Seat Button selected</w:t>
      </w:r>
    </w:p>
    <w:p w14:paraId="6E7C50BF" w14:textId="77777777" w:rsidR="00A054C1" w:rsidRDefault="00980C5F" w:rsidP="00980C5F">
      <w:pPr>
        <w:numPr>
          <w:ilvl w:val="2"/>
          <w:numId w:val="80"/>
        </w:numPr>
      </w:pPr>
      <w:r>
        <w:t xml:space="preserve">Do not perform a Driver Profile recall </w:t>
      </w:r>
    </w:p>
    <w:p w14:paraId="3232A134" w14:textId="77777777" w:rsidR="00A054C1" w:rsidRDefault="00980C5F" w:rsidP="00980C5F">
      <w:pPr>
        <w:numPr>
          <w:ilvl w:val="2"/>
          <w:numId w:val="80"/>
        </w:numPr>
      </w:pPr>
      <w:r>
        <w:t xml:space="preserve">Do not store mapping of Profile Number to selected Memory Seat Button </w:t>
      </w:r>
    </w:p>
    <w:p w14:paraId="5B5F1E6E" w14:textId="77777777" w:rsidR="00A054C1" w:rsidRDefault="00980C5F" w:rsidP="00980C5F">
      <w:pPr>
        <w:numPr>
          <w:ilvl w:val="2"/>
          <w:numId w:val="80"/>
        </w:numPr>
      </w:pPr>
      <w:r>
        <w:t xml:space="preserve">Turn Enhanced Memory Feature Off if the there is no other existing Driver Profiles </w:t>
      </w:r>
    </w:p>
    <w:p w14:paraId="6B1F5A4B" w14:textId="77777777" w:rsidR="00A054C1" w:rsidRDefault="00980C5F" w:rsidP="00980C5F">
      <w:pPr>
        <w:numPr>
          <w:ilvl w:val="1"/>
          <w:numId w:val="80"/>
        </w:numPr>
      </w:pPr>
      <w:r>
        <w:t>The EnhancedMemoryInterfaceClient shall provide the user HMI notification about the abort process status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166336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CD7E48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6006D2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CEF0FF" w14:textId="77777777" w:rsidR="00D90FFA" w:rsidRPr="00AC15C4" w:rsidRDefault="00C73931" w:rsidP="0081629B">
            <w:pPr>
              <w:rPr>
                <w:vanish/>
                <w:color w:val="000000" w:themeColor="text1"/>
              </w:rPr>
            </w:pPr>
          </w:p>
        </w:tc>
      </w:tr>
    </w:tbl>
    <w:p w14:paraId="49678CFD" w14:textId="77777777" w:rsidR="00AC15C4" w:rsidRPr="00AC15C4" w:rsidRDefault="00AC15C4" w:rsidP="00AC15C4">
      <w:pPr>
        <w:pStyle w:val="Heading5"/>
        <w:rPr>
          <w:b w:val="0"/>
          <w:u w:val="single"/>
        </w:rPr>
      </w:pPr>
      <w:r w:rsidRPr="00AC15C4">
        <w:rPr>
          <w:b w:val="0"/>
          <w:u w:val="single"/>
        </w:rPr>
        <w:t>ENMEM-REQ-198928/C-EnhancedMemoryPositionClient Button Press in Button Association Mode</w:t>
      </w:r>
    </w:p>
    <w:p w14:paraId="2498A55F" w14:textId="77777777" w:rsidR="00E430D9" w:rsidRDefault="00980C5F" w:rsidP="00E430D9">
      <w:r>
        <w:t>In Memory Seat button association mode, button presses as well as press and hold actions of the EnhancedMemoryPositionClient are not meant to recall Driver Profiles or save positional settings. Instead, button press actions shall only serve as the indicator of a button being associated to a new Driver Profile.</w:t>
      </w:r>
    </w:p>
    <w:p w14:paraId="0F0CF0BA" w14:textId="77777777" w:rsidR="00E430D9" w:rsidRDefault="00C73931" w:rsidP="00E430D9"/>
    <w:p w14:paraId="7E7BC06C" w14:textId="77777777" w:rsidR="00E430D9" w:rsidRDefault="00980C5F" w:rsidP="00980C5F">
      <w:pPr>
        <w:numPr>
          <w:ilvl w:val="0"/>
          <w:numId w:val="81"/>
        </w:numPr>
      </w:pPr>
      <w:r>
        <w:t xml:space="preserve">In Memory Seat button association mode, EnhancedMemoryPositionClient shall suppress the transmission of </w:t>
      </w:r>
      <w:proofErr w:type="spellStart"/>
      <w:r>
        <w:t>MemSwitchRecall_Rq</w:t>
      </w:r>
      <w:proofErr w:type="spellEnd"/>
      <w:r>
        <w:t xml:space="preserve"> when a Memory Seat button is pressed during this mode.</w:t>
      </w:r>
    </w:p>
    <w:p w14:paraId="6C91D98E" w14:textId="77777777" w:rsidR="00E430D9" w:rsidRDefault="00C73931" w:rsidP="00E430D9"/>
    <w:p w14:paraId="32541333" w14:textId="77777777" w:rsidR="002420B0" w:rsidRPr="007F653C" w:rsidRDefault="00980C5F" w:rsidP="00980C5F">
      <w:pPr>
        <w:numPr>
          <w:ilvl w:val="0"/>
          <w:numId w:val="81"/>
        </w:numPr>
        <w:rPr>
          <w:szCs w:val="22"/>
        </w:rPr>
      </w:pPr>
      <w:r>
        <w:t>When detecting a button press in</w:t>
      </w:r>
      <w:r w:rsidRPr="00E430D9">
        <w:t xml:space="preserve"> </w:t>
      </w:r>
      <w:r>
        <w:t xml:space="preserve">Memory Seat button association mode, EnhancedMemoryPositionClient shall inform the EnhancedMemoryInterfaceClient which button is pressed via </w:t>
      </w:r>
      <w:proofErr w:type="spellStart"/>
      <w:r w:rsidRPr="00E430D9">
        <w:rPr>
          <w:rFonts w:cs="Arial"/>
          <w:color w:val="000000"/>
          <w:szCs w:val="22"/>
        </w:rPr>
        <w:t>EnMemButtonPairing_St</w:t>
      </w:r>
      <w:proofErr w:type="spellEnd"/>
      <w:r w:rsidRPr="00E430D9">
        <w:rPr>
          <w:rFonts w:cs="Arial"/>
          <w:color w:val="000000"/>
          <w:szCs w:val="22"/>
        </w:rPr>
        <w:t xml:space="preserve"> (</w:t>
      </w:r>
      <w:proofErr w:type="spellStart"/>
      <w:r w:rsidRPr="00E430D9">
        <w:rPr>
          <w:rFonts w:cs="Arial"/>
          <w:color w:val="000000"/>
          <w:szCs w:val="22"/>
        </w:rPr>
        <w:t>ButtonPairing</w:t>
      </w:r>
      <w:proofErr w:type="spellEnd"/>
      <w:r w:rsidRPr="00E430D9">
        <w:rPr>
          <w:szCs w:val="22"/>
        </w:rP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CA4375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E7153A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FB5B69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EBEB7C" w14:textId="77777777" w:rsidR="00D90FFA" w:rsidRPr="00AC15C4" w:rsidRDefault="00C73931" w:rsidP="0081629B">
            <w:pPr>
              <w:rPr>
                <w:vanish/>
                <w:color w:val="000000" w:themeColor="text1"/>
              </w:rPr>
            </w:pPr>
          </w:p>
        </w:tc>
      </w:tr>
    </w:tbl>
    <w:p w14:paraId="692A575B" w14:textId="77777777" w:rsidR="00AC15C4" w:rsidRPr="00AC15C4" w:rsidRDefault="00AC15C4" w:rsidP="00AC15C4">
      <w:pPr>
        <w:pStyle w:val="Heading5"/>
        <w:rPr>
          <w:b w:val="0"/>
          <w:u w:val="single"/>
        </w:rPr>
      </w:pPr>
      <w:r w:rsidRPr="00AC15C4">
        <w:rPr>
          <w:b w:val="0"/>
          <w:u w:val="single"/>
        </w:rPr>
        <w:t>ENMEM-REQ-368047/A-EnhancedMemoryInterfaceClient Button Press in Button Association Mode</w:t>
      </w:r>
    </w:p>
    <w:p w14:paraId="18663E1D" w14:textId="77777777" w:rsidR="00500605" w:rsidRDefault="00980C5F" w:rsidP="00500605">
      <w:r w:rsidRPr="00050381">
        <w:t>The EnhancedMemoryInterfaceClient shall allow the user to select a Memory Seat button via its HMI while the EnhancedMemoryPositionClient is in Memory Seat button association mode. A button press on the EnhancedMemoryInterfaceClient at this time is not meant to recall Driver Profiles or save positional settings (press &amp; hold not supported via the HMI). Instead, button press actions shall only serve as the indicator of a button being associated to a new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08312B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569A24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37869A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F712A81" w14:textId="77777777" w:rsidR="00D90FFA" w:rsidRPr="00AC15C4" w:rsidRDefault="00C73931" w:rsidP="0081629B">
            <w:pPr>
              <w:rPr>
                <w:vanish/>
                <w:color w:val="000000" w:themeColor="text1"/>
              </w:rPr>
            </w:pPr>
          </w:p>
        </w:tc>
      </w:tr>
    </w:tbl>
    <w:p w14:paraId="4D7A4738" w14:textId="77777777" w:rsidR="00AC15C4" w:rsidRPr="00AC15C4" w:rsidRDefault="00AC15C4" w:rsidP="00AC15C4">
      <w:pPr>
        <w:pStyle w:val="Heading5"/>
        <w:rPr>
          <w:b w:val="0"/>
          <w:u w:val="single"/>
        </w:rPr>
      </w:pPr>
      <w:r w:rsidRPr="00AC15C4">
        <w:rPr>
          <w:b w:val="0"/>
          <w:u w:val="single"/>
        </w:rPr>
        <w:lastRenderedPageBreak/>
        <w:t>ENMEM-REQ-368048/A-Memory Seat Button Press Handling</w:t>
      </w:r>
    </w:p>
    <w:p w14:paraId="670B0C7A" w14:textId="77777777" w:rsidR="00500605" w:rsidRDefault="00980C5F" w:rsidP="00500605">
      <w:r w:rsidRPr="003511C0">
        <w:t>In Memory Seat button association mode, a button press made on the EnhancedMemoryPositionClient or the EnhancedMemoryInterfaceClient shall be handled on a first come, first serve basis by the EnhancedMemoryInterfaceClient. The button press the EnhancedMemoryInterfaceClient detects first shall be acted on, any subsequent presses shall be ignored (for a given pairing attempt).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C71A8F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DEA9C0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A0DBB4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F6BEA70" w14:textId="77777777" w:rsidR="00D90FFA" w:rsidRPr="00AC15C4" w:rsidRDefault="00C73931" w:rsidP="0081629B">
            <w:pPr>
              <w:rPr>
                <w:vanish/>
                <w:color w:val="000000" w:themeColor="text1"/>
              </w:rPr>
            </w:pPr>
          </w:p>
        </w:tc>
      </w:tr>
    </w:tbl>
    <w:p w14:paraId="7BD77965" w14:textId="77777777" w:rsidR="00AC15C4" w:rsidRPr="00AC15C4" w:rsidRDefault="00AC15C4" w:rsidP="00AC15C4">
      <w:pPr>
        <w:pStyle w:val="Heading5"/>
        <w:rPr>
          <w:b w:val="0"/>
          <w:u w:val="single"/>
        </w:rPr>
      </w:pPr>
      <w:r w:rsidRPr="00AC15C4">
        <w:rPr>
          <w:b w:val="0"/>
          <w:u w:val="single"/>
        </w:rPr>
        <w:t>ENMEM-REQ-198934/A-Button Press Error Strategy</w:t>
      </w:r>
    </w:p>
    <w:p w14:paraId="145924C9" w14:textId="77777777" w:rsidR="00F61591" w:rsidRDefault="00980C5F" w:rsidP="00E45AFD">
      <w:r>
        <w:t xml:space="preserve">The EnhancedMemoryPositionClient shall report </w:t>
      </w:r>
      <w:proofErr w:type="spellStart"/>
      <w:r>
        <w:t>ButtonPairing</w:t>
      </w:r>
      <w:r w:rsidRPr="009F388C">
        <w:t>Failed</w:t>
      </w:r>
      <w:proofErr w:type="spellEnd"/>
      <w:r>
        <w:t xml:space="preserve"> via </w:t>
      </w:r>
      <w:proofErr w:type="spellStart"/>
      <w:r>
        <w:t>EnMemButtonPairing_</w:t>
      </w:r>
      <w:proofErr w:type="gramStart"/>
      <w:r>
        <w:t>St</w:t>
      </w:r>
      <w:proofErr w:type="spellEnd"/>
      <w:r>
        <w:t>(</w:t>
      </w:r>
      <w:proofErr w:type="spellStart"/>
      <w:proofErr w:type="gramEnd"/>
      <w:r>
        <w:t>ButtonPairing</w:t>
      </w:r>
      <w:proofErr w:type="spellEnd"/>
      <w:r>
        <w:t>) whenever the user presses SET button during Memory Seat button association process.</w:t>
      </w:r>
    </w:p>
    <w:p w14:paraId="3AE4E7B2" w14:textId="77777777" w:rsidR="009F388C" w:rsidRDefault="00C73931" w:rsidP="00E45AFD"/>
    <w:p w14:paraId="7A9965BC" w14:textId="77777777" w:rsidR="009F388C" w:rsidRPr="00E45AFD" w:rsidRDefault="00980C5F" w:rsidP="00E45AFD">
      <w:r>
        <w:t xml:space="preserve">Other customer button </w:t>
      </w:r>
      <w:proofErr w:type="gramStart"/>
      <w:r>
        <w:t>press</w:t>
      </w:r>
      <w:proofErr w:type="gramEnd"/>
      <w:r>
        <w:t xml:space="preserve"> errors, defined by Classic Memory feature specification, shall also trigger EnhancedMemoryPositionClient to report </w:t>
      </w:r>
      <w:proofErr w:type="spellStart"/>
      <w:r>
        <w:t>ButtonPairing</w:t>
      </w:r>
      <w:r w:rsidRPr="009F388C">
        <w:t>Failed</w:t>
      </w:r>
      <w:proofErr w:type="spellEnd"/>
      <w:r>
        <w:t xml:space="preserve"> during Memory Seat button association process.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42AF76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9E0E7D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A8734F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F61EB28" w14:textId="77777777" w:rsidR="00D90FFA" w:rsidRPr="00AC15C4" w:rsidRDefault="00C73931" w:rsidP="0081629B">
            <w:pPr>
              <w:rPr>
                <w:vanish/>
                <w:color w:val="000000" w:themeColor="text1"/>
              </w:rPr>
            </w:pPr>
          </w:p>
        </w:tc>
      </w:tr>
    </w:tbl>
    <w:p w14:paraId="10080D53" w14:textId="77777777" w:rsidR="00AC15C4" w:rsidRPr="00AC15C4" w:rsidRDefault="00AC15C4" w:rsidP="00AC15C4">
      <w:pPr>
        <w:pStyle w:val="Heading5"/>
        <w:rPr>
          <w:b w:val="0"/>
          <w:u w:val="single"/>
        </w:rPr>
      </w:pPr>
      <w:r w:rsidRPr="00AC15C4">
        <w:rPr>
          <w:b w:val="0"/>
          <w:u w:val="single"/>
        </w:rPr>
        <w:t>ENMEM-REQ-199236/A-No Recall in Button Association Mode</w:t>
      </w:r>
    </w:p>
    <w:p w14:paraId="1FF3ECF7" w14:textId="77777777" w:rsidR="002420B0" w:rsidRDefault="00980C5F" w:rsidP="00500605">
      <w:r>
        <w:t>During Memory Seat Button Association Mode, all profile recall requests (regardless of recall method) shall be ignored by the EnhancedMemoryProfileServer. This is to prevent any confusion regarding what settings will be copied to a Driver Profile during Profile Creation.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F44D07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BD681F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5CA7B7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FD9F06" w14:textId="77777777" w:rsidR="00D90FFA" w:rsidRPr="00AC15C4" w:rsidRDefault="00C73931" w:rsidP="0081629B">
            <w:pPr>
              <w:rPr>
                <w:vanish/>
                <w:color w:val="000000" w:themeColor="text1"/>
              </w:rPr>
            </w:pPr>
          </w:p>
        </w:tc>
      </w:tr>
    </w:tbl>
    <w:p w14:paraId="73EED58C" w14:textId="77777777" w:rsidR="00AC15C4" w:rsidRPr="00AC15C4" w:rsidRDefault="00AC15C4" w:rsidP="00AC15C4">
      <w:pPr>
        <w:pStyle w:val="Heading5"/>
        <w:rPr>
          <w:b w:val="0"/>
          <w:u w:val="single"/>
        </w:rPr>
      </w:pPr>
      <w:r w:rsidRPr="00AC15C4">
        <w:rPr>
          <w:b w:val="0"/>
          <w:u w:val="single"/>
        </w:rPr>
        <w:t>ENMEM-REQ-199352/B-Successful Memory Button Association</w:t>
      </w:r>
    </w:p>
    <w:p w14:paraId="2C8355EB" w14:textId="77777777" w:rsidR="00401B43" w:rsidRDefault="00980C5F" w:rsidP="00401B43">
      <w:r>
        <w:t>A successful Memory Seat button association event shall be defined as when in button association mode the EnhancedMemoryInterfaceClient receives a valid button press status (from either the EnhancedMemoryPositionClient or the EnhancedMemoryInterfaceClient) and internally determines that the pressed button is not associated to any existing Driver Profiles.</w:t>
      </w:r>
    </w:p>
    <w:p w14:paraId="4583EE2A" w14:textId="77777777" w:rsidR="00401B43" w:rsidRDefault="00C73931" w:rsidP="00401B43"/>
    <w:p w14:paraId="71549A45" w14:textId="77777777" w:rsidR="00401B43" w:rsidRDefault="00980C5F" w:rsidP="00401B43">
      <w:pPr>
        <w:rPr>
          <w:rFonts w:cs="Arial"/>
          <w:color w:val="000000"/>
        </w:rPr>
      </w:pPr>
      <w:r>
        <w:t xml:space="preserve">A valid memory button press from the EnhancedMemoryPositionClient shall be defined as </w:t>
      </w:r>
      <w:proofErr w:type="spellStart"/>
      <w:r>
        <w:rPr>
          <w:rFonts w:cs="Arial"/>
          <w:color w:val="000000"/>
        </w:rPr>
        <w:t>EnMemButtonPairing_</w:t>
      </w:r>
      <w:proofErr w:type="gramStart"/>
      <w:r>
        <w:rPr>
          <w:rFonts w:cs="Arial"/>
          <w:color w:val="000000"/>
        </w:rPr>
        <w:t>St</w:t>
      </w:r>
      <w:proofErr w:type="spellEnd"/>
      <w:r>
        <w:rPr>
          <w:rFonts w:cs="Arial"/>
          <w:color w:val="000000"/>
        </w:rPr>
        <w:t>(</w:t>
      </w:r>
      <w:proofErr w:type="spellStart"/>
      <w:proofErr w:type="gramEnd"/>
      <w:r>
        <w:rPr>
          <w:rFonts w:cs="Arial"/>
          <w:color w:val="000000"/>
        </w:rPr>
        <w:t>ButtonPairing</w:t>
      </w:r>
      <w:proofErr w:type="spellEnd"/>
      <w:r>
        <w:rPr>
          <w:rFonts w:cs="Arial"/>
          <w:color w:val="000000"/>
        </w:rPr>
        <w:t xml:space="preserve">)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55AF412D" w14:textId="77777777" w:rsidR="00401B43" w:rsidRDefault="00C73931" w:rsidP="00401B43">
      <w:pPr>
        <w:rPr>
          <w:rFonts w:cs="Arial"/>
          <w:color w:val="000000"/>
        </w:rPr>
      </w:pPr>
    </w:p>
    <w:p w14:paraId="3F643BC8" w14:textId="77777777" w:rsidR="001502E2" w:rsidRDefault="00980C5F"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035638BC" w14:textId="77777777" w:rsidR="001502E2" w:rsidRDefault="00C73931" w:rsidP="00401B43">
      <w:pPr>
        <w:rPr>
          <w:rFonts w:cs="Arial"/>
          <w:color w:val="000000"/>
        </w:rPr>
      </w:pPr>
    </w:p>
    <w:p w14:paraId="1DCB25F1" w14:textId="77777777" w:rsidR="00401B43" w:rsidRDefault="00980C5F" w:rsidP="00401B4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157B5762" w14:textId="77777777" w:rsidR="00AD0358" w:rsidRPr="00AD0358" w:rsidRDefault="00980C5F" w:rsidP="00980C5F">
      <w:pPr>
        <w:numPr>
          <w:ilvl w:val="0"/>
          <w:numId w:val="82"/>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xml:space="preserve">) is not in valid range </w:t>
      </w:r>
    </w:p>
    <w:p w14:paraId="37D4135C" w14:textId="77777777" w:rsidR="00AD0358" w:rsidRDefault="00980C5F" w:rsidP="00980C5F">
      <w:pPr>
        <w:numPr>
          <w:ilvl w:val="0"/>
          <w:numId w:val="82"/>
        </w:numPr>
      </w:pPr>
      <w:r w:rsidRPr="00AD0358">
        <w:t>The HMI input value is not in range</w:t>
      </w:r>
    </w:p>
    <w:p w14:paraId="5DF77235" w14:textId="77777777" w:rsidR="00AD0358" w:rsidRDefault="00980C5F" w:rsidP="00980C5F">
      <w:pPr>
        <w:numPr>
          <w:ilvl w:val="0"/>
          <w:numId w:val="82"/>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is in failure state</w:t>
      </w:r>
    </w:p>
    <w:p w14:paraId="78E54786" w14:textId="77777777" w:rsidR="009618EF" w:rsidRPr="00AD0358" w:rsidRDefault="00980C5F" w:rsidP="00980C5F">
      <w:pPr>
        <w:numPr>
          <w:ilvl w:val="0"/>
          <w:numId w:val="82"/>
        </w:numPr>
      </w:pPr>
      <w:r w:rsidRPr="00AD0358">
        <w:t>Pressed button is already associated to another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68FB5D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EF5CB9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960441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3F16F3" w14:textId="77777777" w:rsidR="00D90FFA" w:rsidRPr="00AC15C4" w:rsidRDefault="00C73931" w:rsidP="0081629B">
            <w:pPr>
              <w:rPr>
                <w:vanish/>
                <w:color w:val="000000" w:themeColor="text1"/>
              </w:rPr>
            </w:pPr>
          </w:p>
        </w:tc>
      </w:tr>
    </w:tbl>
    <w:p w14:paraId="5D200735" w14:textId="77777777" w:rsidR="00AC15C4" w:rsidRPr="00AC15C4" w:rsidRDefault="00AC15C4" w:rsidP="00AC15C4">
      <w:pPr>
        <w:pStyle w:val="Heading5"/>
        <w:rPr>
          <w:b w:val="0"/>
          <w:u w:val="single"/>
        </w:rPr>
      </w:pPr>
      <w:r w:rsidRPr="00AC15C4">
        <w:rPr>
          <w:b w:val="0"/>
          <w:u w:val="single"/>
        </w:rPr>
        <w:t>ENMEM-REQ-197965/A-No overwrite for Memory Seat Buttons already associated to Existing Driver Profiles</w:t>
      </w:r>
    </w:p>
    <w:p w14:paraId="30C15D96" w14:textId="77777777" w:rsidR="00500605" w:rsidRDefault="00980C5F" w:rsidP="00500605">
      <w:r>
        <w:t>The EnhancedMemoryInterfaceClient shall not permit a user to overwrite a Memory Seat Button already associated to an existing Driver Profile, to a newly created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19A3AC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5301B7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DA3613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4CDFE59" w14:textId="77777777" w:rsidR="00D90FFA" w:rsidRPr="00AC15C4" w:rsidRDefault="00C73931" w:rsidP="0081629B">
            <w:pPr>
              <w:rPr>
                <w:vanish/>
                <w:color w:val="000000" w:themeColor="text1"/>
              </w:rPr>
            </w:pPr>
          </w:p>
        </w:tc>
      </w:tr>
    </w:tbl>
    <w:p w14:paraId="5FD46BDE" w14:textId="77777777" w:rsidR="00AC15C4" w:rsidRPr="00AC15C4" w:rsidRDefault="00AC15C4" w:rsidP="00AC15C4">
      <w:pPr>
        <w:pStyle w:val="Heading5"/>
        <w:rPr>
          <w:b w:val="0"/>
          <w:u w:val="single"/>
        </w:rPr>
      </w:pPr>
      <w:r w:rsidRPr="00AC15C4">
        <w:rPr>
          <w:b w:val="0"/>
          <w:u w:val="single"/>
        </w:rPr>
        <w:t>ENMEM-REQ-116803/D-Request Exit Memory Seat Button Association Mode</w:t>
      </w:r>
    </w:p>
    <w:p w14:paraId="733B0008" w14:textId="77777777" w:rsidR="00102E70" w:rsidRDefault="00980C5F" w:rsidP="00102E70">
      <w:r>
        <w:t xml:space="preserve">EnhancedMemoryInterfaceClient shall command the EnhancedMemoryPositionClient to exit Button Association Mode via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for the following cases:</w:t>
      </w:r>
    </w:p>
    <w:p w14:paraId="397D31B0" w14:textId="77777777" w:rsidR="00102E70" w:rsidRDefault="00C73931" w:rsidP="00102E70"/>
    <w:p w14:paraId="12E7ED4E" w14:textId="77777777" w:rsidR="00102E70" w:rsidRDefault="00980C5F" w:rsidP="00980C5F">
      <w:pPr>
        <w:numPr>
          <w:ilvl w:val="0"/>
          <w:numId w:val="83"/>
        </w:numPr>
        <w:spacing w:line="276" w:lineRule="auto"/>
        <w:rPr>
          <w:lang w:eastAsia="zh-CN"/>
        </w:rPr>
      </w:pPr>
      <w:r>
        <w:rPr>
          <w:lang w:eastAsia="zh-CN"/>
        </w:rPr>
        <w:t>The user cancels out of the association process (ex. presses touch screen exit/back button)</w:t>
      </w:r>
    </w:p>
    <w:p w14:paraId="66877DEF" w14:textId="77777777" w:rsidR="00CC7ACE" w:rsidRDefault="00980C5F" w:rsidP="00980C5F">
      <w:pPr>
        <w:numPr>
          <w:ilvl w:val="0"/>
          <w:numId w:val="83"/>
        </w:numPr>
        <w:spacing w:line="276" w:lineRule="auto"/>
        <w:rPr>
          <w:lang w:eastAsia="zh-CN"/>
        </w:rPr>
      </w:pPr>
      <w:r>
        <w:rPr>
          <w:lang w:eastAsia="zh-CN"/>
        </w:rPr>
        <w:t xml:space="preserve">The user is inactive </w:t>
      </w:r>
      <w:r>
        <w:t xml:space="preserve">after </w:t>
      </w:r>
      <w:proofErr w:type="spellStart"/>
      <w:r>
        <w:t>T_SeatAssocOneTime</w:t>
      </w:r>
      <w:proofErr w:type="spellEnd"/>
      <w:r>
        <w:t xml:space="preserve"> expires</w:t>
      </w:r>
      <w:r>
        <w:rPr>
          <w:lang w:eastAsia="zh-CN"/>
        </w:rPr>
        <w:t xml:space="preserve">. This is indicated through no change state of </w:t>
      </w:r>
      <w:proofErr w:type="spellStart"/>
      <w:r>
        <w:t>EnMemButtonPairing_</w:t>
      </w:r>
      <w:proofErr w:type="gramStart"/>
      <w:r>
        <w:t>St</w:t>
      </w:r>
      <w:proofErr w:type="spellEnd"/>
      <w:r>
        <w:t>(</w:t>
      </w:r>
      <w:proofErr w:type="spellStart"/>
      <w:proofErr w:type="gramEnd"/>
      <w:r>
        <w:t>ButtonPairing</w:t>
      </w:r>
      <w:proofErr w:type="spellEnd"/>
      <w:r>
        <w:t xml:space="preserve"> =</w:t>
      </w:r>
      <w:r w:rsidRPr="00DD4B65">
        <w:t xml:space="preserve"> </w:t>
      </w:r>
      <w:proofErr w:type="spellStart"/>
      <w:r>
        <w:t>ButtonPairingEntered</w:t>
      </w:r>
      <w:proofErr w:type="spellEnd"/>
      <w:r>
        <w:t xml:space="preserve">), and no </w:t>
      </w:r>
      <w:r w:rsidRPr="00B83A37">
        <w:rPr>
          <w:lang w:eastAsia="zh-CN"/>
        </w:rPr>
        <w:t>select</w:t>
      </w:r>
      <w:r>
        <w:rPr>
          <w:lang w:eastAsia="zh-CN"/>
        </w:rPr>
        <w:t>ion</w:t>
      </w:r>
      <w:r w:rsidRPr="00B83A37">
        <w:rPr>
          <w:lang w:eastAsia="zh-CN"/>
        </w:rPr>
        <w:t xml:space="preserve"> </w:t>
      </w:r>
      <w:r>
        <w:rPr>
          <w:lang w:eastAsia="zh-CN"/>
        </w:rPr>
        <w:t xml:space="preserve">of </w:t>
      </w:r>
      <w:r w:rsidRPr="00B83A37">
        <w:rPr>
          <w:lang w:eastAsia="zh-CN"/>
        </w:rPr>
        <w:t>a Memory Seat button via the EnhancedMemoryInterfaceClient HMI</w:t>
      </w:r>
    </w:p>
    <w:p w14:paraId="76F7274B" w14:textId="77777777" w:rsidR="005D64FD" w:rsidRDefault="00980C5F" w:rsidP="00980C5F">
      <w:pPr>
        <w:numPr>
          <w:ilvl w:val="0"/>
          <w:numId w:val="83"/>
        </w:numPr>
        <w:spacing w:line="276" w:lineRule="auto"/>
        <w:rPr>
          <w:lang w:eastAsia="zh-CN"/>
        </w:rPr>
      </w:pPr>
      <w:r>
        <w:rPr>
          <w:lang w:eastAsia="zh-CN"/>
        </w:rPr>
        <w:t xml:space="preserve">The user presses the Driver Memory Seat’s SET button. This is indicated via </w:t>
      </w:r>
      <w:proofErr w:type="spellStart"/>
      <w:r>
        <w:rPr>
          <w:lang w:eastAsia="zh-CN"/>
        </w:rPr>
        <w:t>EnMemButtonPairing_</w:t>
      </w:r>
      <w:proofErr w:type="gramStart"/>
      <w:r>
        <w:rPr>
          <w:lang w:eastAsia="zh-CN"/>
        </w:rPr>
        <w:t>St</w:t>
      </w:r>
      <w:proofErr w:type="spellEnd"/>
      <w:r>
        <w:rPr>
          <w:lang w:eastAsia="zh-CN"/>
        </w:rPr>
        <w:t>(</w:t>
      </w:r>
      <w:proofErr w:type="spellStart"/>
      <w:proofErr w:type="gramEnd"/>
      <w:r>
        <w:rPr>
          <w:lang w:eastAsia="zh-CN"/>
        </w:rPr>
        <w:t>ButtonPairing</w:t>
      </w:r>
      <w:proofErr w:type="spellEnd"/>
      <w:r>
        <w:rPr>
          <w:lang w:eastAsia="zh-CN"/>
        </w:rPr>
        <w:t xml:space="preserve">= </w:t>
      </w:r>
      <w:proofErr w:type="spellStart"/>
      <w:r>
        <w:rPr>
          <w:lang w:eastAsia="zh-CN"/>
        </w:rPr>
        <w:t>ButtonPairingFailed</w:t>
      </w:r>
      <w:proofErr w:type="spellEnd"/>
      <w:r>
        <w:rPr>
          <w:lang w:eastAsia="zh-CN"/>
        </w:rPr>
        <w:t xml:space="preserve">) </w:t>
      </w:r>
    </w:p>
    <w:p w14:paraId="02AB508D" w14:textId="77777777" w:rsidR="005D64FD" w:rsidRDefault="00980C5F" w:rsidP="00980C5F">
      <w:pPr>
        <w:numPr>
          <w:ilvl w:val="0"/>
          <w:numId w:val="83"/>
        </w:numPr>
        <w:spacing w:line="276" w:lineRule="auto"/>
        <w:rPr>
          <w:lang w:eastAsia="zh-CN"/>
        </w:rPr>
      </w:pPr>
      <w:r>
        <w:rPr>
          <w:lang w:eastAsia="zh-CN"/>
        </w:rPr>
        <w:t xml:space="preserve">The user presses an already associated Driver Memory Seat button </w:t>
      </w:r>
    </w:p>
    <w:p w14:paraId="013DDEB5" w14:textId="77777777" w:rsidR="00DD4B65" w:rsidRDefault="00980C5F" w:rsidP="00980C5F">
      <w:pPr>
        <w:numPr>
          <w:ilvl w:val="0"/>
          <w:numId w:val="83"/>
        </w:numPr>
        <w:spacing w:line="276" w:lineRule="auto"/>
        <w:rPr>
          <w:lang w:eastAsia="zh-CN"/>
        </w:rPr>
      </w:pPr>
      <w:r>
        <w:rPr>
          <w:lang w:eastAsia="zh-CN"/>
        </w:rPr>
        <w:t xml:space="preserve">The Association Retry Counter, </w:t>
      </w:r>
      <w:proofErr w:type="spellStart"/>
      <w:r w:rsidRPr="00DD4B65">
        <w:rPr>
          <w:rFonts w:cs="Arial"/>
        </w:rPr>
        <w:t>N_NumberOfRetries</w:t>
      </w:r>
      <w:proofErr w:type="spellEnd"/>
      <w:r w:rsidRPr="00DD4B65">
        <w:rPr>
          <w:rFonts w:cs="Arial"/>
        </w:rPr>
        <w:t xml:space="preserve">, </w:t>
      </w:r>
      <w:r>
        <w:rPr>
          <w:rFonts w:cs="Arial"/>
        </w:rPr>
        <w:t xml:space="preserve">as </w:t>
      </w:r>
      <w:r w:rsidRPr="00DD4B65">
        <w:rPr>
          <w:rFonts w:cs="Arial"/>
        </w:rPr>
        <w:t>defined in ENMEM-REQ-179346,</w:t>
      </w:r>
      <w:r>
        <w:rPr>
          <w:lang w:eastAsia="zh-CN"/>
        </w:rPr>
        <w:t xml:space="preserve"> is exceeded</w:t>
      </w:r>
    </w:p>
    <w:p w14:paraId="3D95830C" w14:textId="77777777" w:rsidR="00102E70" w:rsidRDefault="00980C5F" w:rsidP="00980C5F">
      <w:pPr>
        <w:numPr>
          <w:ilvl w:val="0"/>
          <w:numId w:val="83"/>
        </w:numPr>
      </w:pPr>
      <w:r>
        <w:t xml:space="preserve">If the profile creation process is not active (not in process of creating a new profile) and the EnhancedMemoryInterfaceClient receives </w:t>
      </w:r>
      <w:proofErr w:type="spellStart"/>
      <w:r>
        <w:t>EnMemButtonPairing_</w:t>
      </w:r>
      <w:proofErr w:type="gramStart"/>
      <w:r>
        <w:t>St</w:t>
      </w:r>
      <w:proofErr w:type="spellEnd"/>
      <w:r>
        <w:t>(</w:t>
      </w:r>
      <w:proofErr w:type="spellStart"/>
      <w:proofErr w:type="gramEnd"/>
      <w:r>
        <w:t>ButtonPairing</w:t>
      </w:r>
      <w:proofErr w:type="spellEnd"/>
      <w:r>
        <w:t xml:space="preserve"> != Null)</w:t>
      </w:r>
    </w:p>
    <w:p w14:paraId="2BD1442A" w14:textId="77777777" w:rsidR="00102E70" w:rsidRDefault="00980C5F" w:rsidP="00980C5F">
      <w:pPr>
        <w:numPr>
          <w:ilvl w:val="0"/>
          <w:numId w:val="83"/>
        </w:numPr>
        <w:spacing w:line="276" w:lineRule="auto"/>
        <w:rPr>
          <w:lang w:eastAsia="zh-CN"/>
        </w:rPr>
      </w:pPr>
      <w:r>
        <w:rPr>
          <w:lang w:eastAsia="zh-CN"/>
        </w:rPr>
        <w:lastRenderedPageBreak/>
        <w:t>A system event occurs that terminates the association process</w:t>
      </w:r>
    </w:p>
    <w:p w14:paraId="1630B9B4" w14:textId="77777777" w:rsidR="00102E70" w:rsidRDefault="00980C5F" w:rsidP="00980C5F">
      <w:pPr>
        <w:numPr>
          <w:ilvl w:val="1"/>
          <w:numId w:val="83"/>
        </w:numPr>
        <w:spacing w:line="276" w:lineRule="auto"/>
        <w:rPr>
          <w:lang w:eastAsia="zh-CN"/>
        </w:rPr>
      </w:pPr>
      <w:r>
        <w:rPr>
          <w:lang w:eastAsia="zh-CN"/>
        </w:rPr>
        <w:t>Vehicle speed is greater than 8kph (see ENMEM-REQ-099699)</w:t>
      </w:r>
    </w:p>
    <w:p w14:paraId="6650FBF0" w14:textId="77777777" w:rsidR="00102E70" w:rsidRDefault="00980C5F" w:rsidP="00980C5F">
      <w:pPr>
        <w:numPr>
          <w:ilvl w:val="1"/>
          <w:numId w:val="83"/>
        </w:numPr>
        <w:spacing w:line="276" w:lineRule="auto"/>
        <w:rPr>
          <w:lang w:eastAsia="zh-CN"/>
        </w:rPr>
      </w:pPr>
      <w:r>
        <w:rPr>
          <w:lang w:eastAsia="zh-CN"/>
        </w:rPr>
        <w:t>Vehicle ignition is no longer in Run</w:t>
      </w:r>
    </w:p>
    <w:p w14:paraId="4BDE2651" w14:textId="77777777" w:rsidR="00102E70" w:rsidRDefault="00980C5F" w:rsidP="00980C5F">
      <w:pPr>
        <w:numPr>
          <w:ilvl w:val="1"/>
          <w:numId w:val="83"/>
        </w:numPr>
        <w:rPr>
          <w:lang w:eastAsia="zh-TW"/>
        </w:rPr>
      </w:pPr>
      <w:r>
        <w:rPr>
          <w:lang w:eastAsia="zh-CN"/>
        </w:rPr>
        <w:t>Infotainment System is powered down (ex. Load Shed event)</w:t>
      </w:r>
    </w:p>
    <w:p w14:paraId="2470BC22" w14:textId="77777777" w:rsidR="00632F58" w:rsidRDefault="00980C5F" w:rsidP="00980C5F">
      <w:pPr>
        <w:numPr>
          <w:ilvl w:val="1"/>
          <w:numId w:val="83"/>
        </w:numPr>
      </w:pPr>
      <w:r>
        <w:rPr>
          <w:lang w:eastAsia="zh-CN"/>
        </w:rPr>
        <w:t xml:space="preserve">Communication data is invalid, corrupted or Communication with </w:t>
      </w:r>
      <w:r>
        <w:t>EnhancedMemoryPositionClient is lost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0A1CB5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3EE1B8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C8ACA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A030AF8" w14:textId="77777777" w:rsidR="00D90FFA" w:rsidRPr="00AC15C4" w:rsidRDefault="00C73931" w:rsidP="0081629B">
            <w:pPr>
              <w:rPr>
                <w:vanish/>
                <w:color w:val="000000" w:themeColor="text1"/>
              </w:rPr>
            </w:pPr>
          </w:p>
        </w:tc>
      </w:tr>
    </w:tbl>
    <w:p w14:paraId="3A9547DB" w14:textId="77777777" w:rsidR="00AC15C4" w:rsidRPr="00AC15C4" w:rsidRDefault="00AC15C4" w:rsidP="00AC15C4">
      <w:pPr>
        <w:pStyle w:val="Heading5"/>
        <w:rPr>
          <w:b w:val="0"/>
          <w:u w:val="single"/>
        </w:rPr>
      </w:pPr>
      <w:r w:rsidRPr="00AC15C4">
        <w:rPr>
          <w:b w:val="0"/>
          <w:u w:val="single"/>
        </w:rPr>
        <w:t>ENMEM-REQ-198935/A-Exit Memory Seat Button Association Mode</w:t>
      </w:r>
    </w:p>
    <w:p w14:paraId="0BF282B0" w14:textId="77777777" w:rsidR="000C1A30" w:rsidRDefault="00980C5F" w:rsidP="000C1A30">
      <w:r>
        <w:t xml:space="preserve">EnhancedMemoryPositionClient shall exit Button Association Mode and set </w:t>
      </w:r>
      <w:proofErr w:type="spellStart"/>
      <w:r>
        <w:t>EnMemButtonPairing_</w:t>
      </w:r>
      <w:proofErr w:type="gramStart"/>
      <w:r>
        <w:t>St</w:t>
      </w:r>
      <w:proofErr w:type="spellEnd"/>
      <w:r>
        <w:t>(</w:t>
      </w:r>
      <w:proofErr w:type="spellStart"/>
      <w:proofErr w:type="gramEnd"/>
      <w:r>
        <w:t>ButtonPairing</w:t>
      </w:r>
      <w:proofErr w:type="spellEnd"/>
      <w:r>
        <w:t xml:space="preserve"> = </w:t>
      </w:r>
      <w:proofErr w:type="spellStart"/>
      <w:r>
        <w:t>ButtonPairingExited</w:t>
      </w:r>
      <w:proofErr w:type="spellEnd"/>
      <w:r>
        <w:t>) for the following cases:</w:t>
      </w:r>
    </w:p>
    <w:p w14:paraId="718C6384" w14:textId="77777777" w:rsidR="000C1A30" w:rsidRDefault="00C73931" w:rsidP="000C1A30"/>
    <w:p w14:paraId="31D2A708" w14:textId="77777777" w:rsidR="000C1A30" w:rsidRDefault="00980C5F" w:rsidP="00980C5F">
      <w:pPr>
        <w:numPr>
          <w:ilvl w:val="0"/>
          <w:numId w:val="84"/>
        </w:numPr>
        <w:spacing w:line="276" w:lineRule="auto"/>
        <w:rPr>
          <w:lang w:eastAsia="zh-CN"/>
        </w:rPr>
      </w:pPr>
      <w:r>
        <w:rPr>
          <w:lang w:eastAsia="zh-CN"/>
        </w:rPr>
        <w:t xml:space="preserve">When </w:t>
      </w:r>
      <w:proofErr w:type="spellStart"/>
      <w:r>
        <w:rPr>
          <w:lang w:eastAsia="zh-CN"/>
        </w:rPr>
        <w:t>receiveing</w:t>
      </w:r>
      <w:proofErr w:type="spellEnd"/>
      <w:r>
        <w:rPr>
          <w:lang w:eastAsia="zh-CN"/>
        </w:rPr>
        <w:t xml:space="preserve">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xml:space="preserve">) </w:t>
      </w:r>
      <w:r>
        <w:rPr>
          <w:lang w:eastAsia="zh-CN"/>
        </w:rPr>
        <w:t xml:space="preserve"> </w:t>
      </w:r>
    </w:p>
    <w:p w14:paraId="795E9CEB" w14:textId="77777777" w:rsidR="000C1A30" w:rsidRDefault="00980C5F" w:rsidP="00980C5F">
      <w:pPr>
        <w:numPr>
          <w:ilvl w:val="0"/>
          <w:numId w:val="84"/>
        </w:numPr>
        <w:spacing w:line="276" w:lineRule="auto"/>
        <w:rPr>
          <w:lang w:eastAsia="zh-CN"/>
        </w:rPr>
      </w:pPr>
      <w:r>
        <w:t>The Association timer, T_SeatAssocOneTime2, as defined in ENMEM-TMR-REQ-197339, has expired</w:t>
      </w:r>
    </w:p>
    <w:p w14:paraId="3DB6DA5C" w14:textId="77777777" w:rsidR="000C1A30" w:rsidRDefault="00980C5F" w:rsidP="00980C5F">
      <w:pPr>
        <w:numPr>
          <w:ilvl w:val="0"/>
          <w:numId w:val="85"/>
        </w:numPr>
        <w:rPr>
          <w:lang w:eastAsia="zh-TW"/>
        </w:rPr>
      </w:pPr>
      <w:r>
        <w:rPr>
          <w:lang w:eastAsia="zh-CN"/>
        </w:rPr>
        <w:t xml:space="preserve">Communication with </w:t>
      </w:r>
      <w:r>
        <w:t>EnhancedMemoryInterfaceClient is lost</w:t>
      </w:r>
    </w:p>
    <w:p w14:paraId="2AE3BFFC" w14:textId="77777777" w:rsidR="009F388C" w:rsidRPr="000C1A30" w:rsidRDefault="00C73931" w:rsidP="000C1A30"/>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D08FC8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E48E1B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697527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CCCC465" w14:textId="77777777" w:rsidR="00D90FFA" w:rsidRPr="00AC15C4" w:rsidRDefault="00C73931" w:rsidP="0081629B">
            <w:pPr>
              <w:rPr>
                <w:vanish/>
                <w:color w:val="000000" w:themeColor="text1"/>
              </w:rPr>
            </w:pPr>
          </w:p>
        </w:tc>
      </w:tr>
    </w:tbl>
    <w:p w14:paraId="7643C87E" w14:textId="77777777" w:rsidR="00AC15C4" w:rsidRPr="00AC15C4" w:rsidRDefault="00AC15C4" w:rsidP="00AC15C4">
      <w:pPr>
        <w:pStyle w:val="Heading5"/>
        <w:rPr>
          <w:b w:val="0"/>
          <w:u w:val="single"/>
        </w:rPr>
      </w:pPr>
      <w:r w:rsidRPr="00AC15C4">
        <w:rPr>
          <w:b w:val="0"/>
          <w:u w:val="single"/>
        </w:rPr>
        <w:t>ENMEM-REQ-197340/A-Button Pairing Timer Expired</w:t>
      </w:r>
    </w:p>
    <w:p w14:paraId="216F7021" w14:textId="77777777" w:rsidR="00500605" w:rsidRPr="007A17E3" w:rsidRDefault="00980C5F" w:rsidP="007A17E3">
      <w:r>
        <w:t xml:space="preserve">When T_SeatAssocOneTime2 expires, the EnhancedMemoryPositionClient shall exit Button Association Mode and update the status of </w:t>
      </w:r>
      <w:proofErr w:type="spellStart"/>
      <w:r w:rsidRPr="00803532">
        <w:t>EnMemButtonPairing_</w:t>
      </w:r>
      <w:proofErr w:type="gramStart"/>
      <w:r w:rsidRPr="00803532">
        <w:t>St</w:t>
      </w:r>
      <w:proofErr w:type="spellEnd"/>
      <w:r w:rsidRPr="00803532">
        <w:t>(</w:t>
      </w:r>
      <w:proofErr w:type="spellStart"/>
      <w:proofErr w:type="gramEnd"/>
      <w:r w:rsidRPr="00803532">
        <w:t>ButtonPairing</w:t>
      </w:r>
      <w:proofErr w:type="spellEnd"/>
      <w:r w:rsidRPr="00803532">
        <w:t>)</w:t>
      </w:r>
      <w:r>
        <w:t xml:space="preserve"> to </w:t>
      </w:r>
      <w:proofErr w:type="spellStart"/>
      <w:r w:rsidRPr="00803532">
        <w:t>ButtonPairingExited</w:t>
      </w:r>
      <w:proofErr w:type="spellEnd"/>
      <w:r>
        <w:t xml:space="preserve"> for a time of </w:t>
      </w:r>
      <w:proofErr w:type="spellStart"/>
      <w:r>
        <w:t>T_ReturnToNull</w:t>
      </w:r>
      <w:proofErr w:type="spellEnd"/>
      <w:r>
        <w:t>, followed by Null.</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5EC7FA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B2D5A4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0FDEBE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CE8FB4E" w14:textId="77777777" w:rsidR="00D90FFA" w:rsidRPr="00AC15C4" w:rsidRDefault="00C73931" w:rsidP="0081629B">
            <w:pPr>
              <w:rPr>
                <w:vanish/>
                <w:color w:val="000000" w:themeColor="text1"/>
              </w:rPr>
            </w:pPr>
          </w:p>
        </w:tc>
      </w:tr>
    </w:tbl>
    <w:p w14:paraId="784FCD76" w14:textId="77777777" w:rsidR="007917DC" w:rsidRDefault="00980C5F" w:rsidP="00AC15C4">
      <w:pPr>
        <w:pStyle w:val="Heading5"/>
      </w:pPr>
      <w:r w:rsidRPr="00B9479B">
        <w:t>ENMEM-TMR-REQ-197339/A-T_SeatAssocOneTime2</w:t>
      </w:r>
    </w:p>
    <w:p w14:paraId="288A3230"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4610B5CF"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8B41AE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078E3FE"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8CF331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FE8769E"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41B3CC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3F76CA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0BDFBCB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A1BB04D" w14:textId="77777777" w:rsidR="007917DC" w:rsidRPr="00DF054A" w:rsidRDefault="00980C5F">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6347353D" w14:textId="77777777" w:rsidR="00500605" w:rsidRDefault="00980C5F" w:rsidP="00F41A25">
            <w:pPr>
              <w:rPr>
                <w:rFonts w:eastAsiaTheme="minorHAnsi" w:cs="Arial"/>
                <w:color w:val="000000"/>
              </w:rPr>
            </w:pPr>
            <w:r>
              <w:rPr>
                <w:rFonts w:eastAsiaTheme="minorHAnsi" w:cs="Arial"/>
                <w:color w:val="000000"/>
              </w:rPr>
              <w:t>Maximum time the EnhancedMemoryPositionClient shall wait before exiting Button Association Mode.</w:t>
            </w:r>
          </w:p>
          <w:p w14:paraId="3DD25900" w14:textId="77777777" w:rsidR="00FC07F0" w:rsidRDefault="00C73931" w:rsidP="00F41A25">
            <w:pPr>
              <w:rPr>
                <w:rFonts w:eastAsiaTheme="minorHAnsi" w:cs="Arial"/>
                <w:color w:val="000000"/>
              </w:rPr>
            </w:pPr>
          </w:p>
          <w:p w14:paraId="49AD27CC" w14:textId="77777777" w:rsidR="00FC07F0" w:rsidRPr="00F41A25" w:rsidRDefault="00980C5F" w:rsidP="00F41A25">
            <w:r>
              <w:rPr>
                <w:rFonts w:eastAsiaTheme="minorHAnsi" w:cs="Arial"/>
                <w:color w:val="000000"/>
              </w:rPr>
              <w:t>Note: Use the default value</w:t>
            </w:r>
          </w:p>
          <w:p w14:paraId="12DC8BF0"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1F12CF6" w14:textId="77777777" w:rsidR="007917DC" w:rsidRDefault="00980C5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0C56AABE" w14:textId="77777777" w:rsidR="007917DC" w:rsidRDefault="00980C5F">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73E0F889"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8ABA4D8" w14:textId="77777777" w:rsidR="007917DC" w:rsidRDefault="00980C5F">
            <w:pPr>
              <w:spacing w:line="276" w:lineRule="auto"/>
              <w:jc w:val="center"/>
              <w:rPr>
                <w:rFonts w:ascii="Univers" w:eastAsia="Times New Roman" w:hAnsi="Univers" w:cs="Arial"/>
                <w:sz w:val="14"/>
                <w:szCs w:val="14"/>
              </w:rPr>
            </w:pPr>
            <w:r>
              <w:rPr>
                <w:rFonts w:cs="Arial"/>
                <w:sz w:val="14"/>
                <w:szCs w:val="14"/>
              </w:rPr>
              <w:t>70</w:t>
            </w:r>
          </w:p>
        </w:tc>
      </w:tr>
    </w:tbl>
    <w:p w14:paraId="2157DF46" w14:textId="77777777" w:rsidR="005A201A" w:rsidRPr="00B01CDD" w:rsidRDefault="00C73931" w:rsidP="00B01CDD">
      <w:pPr>
        <w:rPr>
          <w:sz w:val="14"/>
          <w:szCs w:val="14"/>
        </w:rPr>
      </w:pPr>
    </w:p>
    <w:p w14:paraId="431D40A5" w14:textId="77777777" w:rsidR="00406F39" w:rsidRDefault="00980C5F" w:rsidP="00AC15C4">
      <w:pPr>
        <w:pStyle w:val="Heading4"/>
      </w:pPr>
      <w:r>
        <w:t>Driver Profile Creation via Copy Operation</w:t>
      </w:r>
    </w:p>
    <w:p w14:paraId="5445C6F7" w14:textId="77777777" w:rsidR="00B401B9" w:rsidRPr="003F12A5" w:rsidRDefault="00980C5F" w:rsidP="00B401B9">
      <w:r w:rsidRPr="003F12A5">
        <w:t>A new Driver Profile is created by copying the current active settings to the target Driver Profile that’s being created.</w:t>
      </w:r>
    </w:p>
    <w:p w14:paraId="13EEE772" w14:textId="77777777" w:rsidR="00B401B9" w:rsidRPr="003F12A5" w:rsidRDefault="00C73931" w:rsidP="00B401B9"/>
    <w:p w14:paraId="4F31C19A" w14:textId="77777777" w:rsidR="00C45187" w:rsidRDefault="00980C5F" w:rsidP="004D234E">
      <w:r w:rsidRPr="003F12A5">
        <w:t xml:space="preserve">This Driver Profile creation task is accomplished through a Copy operation that is designed to allow multiple features to be saved to a different profile at once with one signal command. Unlike other </w:t>
      </w:r>
      <w:r w:rsidRPr="003F12A5">
        <w:rPr>
          <w:rFonts w:cs="Arial"/>
        </w:rPr>
        <w:t xml:space="preserve">Feature Based Message Protocol </w:t>
      </w:r>
      <w:r w:rsidRPr="003F12A5">
        <w:t xml:space="preserve">operations such as Query </w:t>
      </w:r>
      <w:r>
        <w:t>and Set</w:t>
      </w:r>
      <w:r w:rsidRPr="003F12A5">
        <w:t>, the Copy command is not designed to be iss</w:t>
      </w:r>
      <w:r>
        <w:t>ued one at a time for each feature.</w:t>
      </w:r>
    </w:p>
    <w:p w14:paraId="42DD0BD5" w14:textId="77777777" w:rsidR="00AC15C4" w:rsidRPr="00AC15C4" w:rsidRDefault="00AC15C4" w:rsidP="00AC15C4">
      <w:pPr>
        <w:pStyle w:val="Heading5"/>
        <w:rPr>
          <w:b w:val="0"/>
          <w:u w:val="single"/>
        </w:rPr>
      </w:pPr>
      <w:r w:rsidRPr="00AC15C4">
        <w:rPr>
          <w:b w:val="0"/>
          <w:u w:val="single"/>
        </w:rPr>
        <w:t>ENMEM-REQ-198923/B-Copy Request</w:t>
      </w:r>
    </w:p>
    <w:p w14:paraId="351BD0E2" w14:textId="77777777" w:rsidR="0058058D" w:rsidRDefault="00980C5F" w:rsidP="0058058D">
      <w:pPr>
        <w:rPr>
          <w:b/>
          <w:color w:val="FF0000"/>
        </w:rPr>
      </w:pPr>
      <w:r>
        <w:t xml:space="preserve">After a Memory Seat button or Profile Number is successfully associated to a Driver Profile, EnhancedMemoryInterfaceClient shall send the Copy operation request via </w:t>
      </w:r>
      <w:proofErr w:type="spellStart"/>
      <w:r>
        <w:t>Feature_</w:t>
      </w:r>
      <w:proofErr w:type="gramStart"/>
      <w:r>
        <w:t>Rq</w:t>
      </w:r>
      <w:proofErr w:type="spellEnd"/>
      <w:r>
        <w:t>(</w:t>
      </w:r>
      <w:proofErr w:type="gramEnd"/>
      <w:r>
        <w:rPr>
          <w:rFonts w:cs="Arial"/>
          <w:color w:val="000000"/>
          <w:szCs w:val="22"/>
        </w:rPr>
        <w:t xml:space="preserve">Operation = Copy, </w:t>
      </w:r>
      <w:proofErr w:type="spellStart"/>
      <w:r>
        <w:rPr>
          <w:rFonts w:cs="Arial"/>
          <w:color w:val="000000"/>
          <w:szCs w:val="22"/>
        </w:rPr>
        <w:t>FeatureID</w:t>
      </w:r>
      <w:proofErr w:type="spellEnd"/>
      <w:r>
        <w:rPr>
          <w:rFonts w:cs="Arial"/>
          <w:color w:val="000000"/>
          <w:szCs w:val="22"/>
        </w:rPr>
        <w:t xml:space="preserve"> </w:t>
      </w:r>
      <w:r>
        <w:rPr>
          <w:rFonts w:cs="Arial"/>
          <w:szCs w:val="22"/>
        </w:rPr>
        <w:t xml:space="preserve">= 0,Configuration = </w:t>
      </w:r>
      <w:r w:rsidRPr="004F261D">
        <w:rPr>
          <w:rFonts w:cs="Arial"/>
          <w:szCs w:val="22"/>
        </w:rPr>
        <w:t>0xFFFF</w:t>
      </w:r>
      <w:r>
        <w:rPr>
          <w:rFonts w:cs="Arial"/>
          <w:szCs w:val="22"/>
        </w:rPr>
        <w:t xml:space="preserve">, </w:t>
      </w:r>
      <w:r>
        <w:rPr>
          <w:rFonts w:cs="Arial"/>
          <w:color w:val="000000"/>
          <w:szCs w:val="22"/>
        </w:rPr>
        <w:t>PersIndex)</w:t>
      </w:r>
      <w:r w:rsidRPr="0058058D">
        <w:rPr>
          <w:rFonts w:cs="Arial"/>
          <w:b/>
          <w:color w:val="FF0000"/>
          <w:szCs w:val="22"/>
        </w:rPr>
        <w:t xml:space="preserve"> </w:t>
      </w:r>
      <w:r w:rsidRPr="0058058D">
        <w:rPr>
          <w:rFonts w:cs="Arial"/>
          <w:szCs w:val="22"/>
        </w:rPr>
        <w:t xml:space="preserve">to all </w:t>
      </w:r>
      <w:r w:rsidRPr="0058058D">
        <w:t>EnhancedMemoryServers.</w:t>
      </w:r>
    </w:p>
    <w:p w14:paraId="0729342A" w14:textId="77777777" w:rsidR="006341A2" w:rsidRDefault="00C73931" w:rsidP="006341A2"/>
    <w:p w14:paraId="52C2DC5D" w14:textId="77777777" w:rsidR="00500605" w:rsidRDefault="00980C5F" w:rsidP="00500605">
      <w:r>
        <w:t xml:space="preserve">To prevent </w:t>
      </w:r>
      <w:proofErr w:type="spellStart"/>
      <w:r>
        <w:rPr>
          <w:rFonts w:cs="Arial"/>
          <w:color w:val="000000"/>
          <w:szCs w:val="22"/>
        </w:rPr>
        <w:t>FeatureID</w:t>
      </w:r>
      <w:proofErr w:type="spellEnd"/>
      <w:r>
        <w:rPr>
          <w:rFonts w:cs="Arial"/>
          <w:color w:val="000000"/>
          <w:szCs w:val="22"/>
        </w:rPr>
        <w:t xml:space="preserve"> and </w:t>
      </w:r>
      <w:r>
        <w:t>Configuration</w:t>
      </w:r>
      <w:r>
        <w:rPr>
          <w:rFonts w:cs="Arial"/>
          <w:szCs w:val="22"/>
        </w:rPr>
        <w:t xml:space="preserve"> from being used in Copy command, </w:t>
      </w:r>
      <w:proofErr w:type="spellStart"/>
      <w:r>
        <w:t>FeatureID</w:t>
      </w:r>
      <w:proofErr w:type="spellEnd"/>
      <w:r>
        <w:t xml:space="preserve"> shall be set to zero to indicate an invalid feature ID whereas Configuration shall be set to 0xFFFF to indicate a non-existing setting.</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B2035C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88CC2F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CC18BE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BBE809" w14:textId="77777777" w:rsidR="00D90FFA" w:rsidRPr="00AC15C4" w:rsidRDefault="00C73931" w:rsidP="0081629B">
            <w:pPr>
              <w:rPr>
                <w:vanish/>
                <w:color w:val="000000" w:themeColor="text1"/>
              </w:rPr>
            </w:pPr>
          </w:p>
        </w:tc>
      </w:tr>
    </w:tbl>
    <w:p w14:paraId="682095DF" w14:textId="77777777" w:rsidR="00AC15C4" w:rsidRPr="00AC15C4" w:rsidRDefault="00AC15C4" w:rsidP="00AC15C4">
      <w:pPr>
        <w:pStyle w:val="Heading5"/>
        <w:rPr>
          <w:b w:val="0"/>
          <w:u w:val="single"/>
        </w:rPr>
      </w:pPr>
      <w:r w:rsidRPr="00AC15C4">
        <w:rPr>
          <w:b w:val="0"/>
          <w:u w:val="single"/>
        </w:rPr>
        <w:t>ENMEM-REQ-425794/A-Copy Request - CCPU to VIP</w:t>
      </w:r>
    </w:p>
    <w:p w14:paraId="4522895E" w14:textId="77777777" w:rsidR="00500605" w:rsidRDefault="00980C5F" w:rsidP="00500605">
      <w:r>
        <w:t xml:space="preserve">When the EnhancedMemoryInterfaceClient is required to send the Copy request (per REQ-198923), the </w:t>
      </w:r>
      <w:proofErr w:type="spellStart"/>
      <w:proofErr w:type="gramStart"/>
      <w:r>
        <w:t>EnhancedMemoryInterfaceClient‘</w:t>
      </w:r>
      <w:proofErr w:type="gramEnd"/>
      <w:r>
        <w:t>s</w:t>
      </w:r>
      <w:proofErr w:type="spellEnd"/>
      <w:r>
        <w:t xml:space="preserve"> CCPU shall send </w:t>
      </w:r>
      <w:proofErr w:type="spellStart"/>
      <w:r>
        <w:t>FeatureCopyProfile_Rq</w:t>
      </w:r>
      <w:proofErr w:type="spellEnd"/>
      <w:r>
        <w:t xml:space="preserve"> to its VIP (internally) set to the PERS_# as per REQ-198922.</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10E873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8FCB09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672F0B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56608F8" w14:textId="77777777" w:rsidR="00D90FFA" w:rsidRPr="00AC15C4" w:rsidRDefault="00C73931" w:rsidP="0081629B">
            <w:pPr>
              <w:rPr>
                <w:vanish/>
                <w:color w:val="000000" w:themeColor="text1"/>
              </w:rPr>
            </w:pPr>
          </w:p>
        </w:tc>
      </w:tr>
    </w:tbl>
    <w:p w14:paraId="4289F938" w14:textId="77777777" w:rsidR="00AC15C4" w:rsidRPr="00AC15C4" w:rsidRDefault="00AC15C4" w:rsidP="00AC15C4">
      <w:pPr>
        <w:pStyle w:val="Heading5"/>
        <w:rPr>
          <w:b w:val="0"/>
          <w:u w:val="single"/>
        </w:rPr>
      </w:pPr>
      <w:r w:rsidRPr="00AC15C4">
        <w:rPr>
          <w:b w:val="0"/>
          <w:u w:val="single"/>
        </w:rPr>
        <w:t>ENMEM-REQ-425795/A-Copy Request - VIP to FBMP Translation</w:t>
      </w:r>
    </w:p>
    <w:p w14:paraId="422AB787" w14:textId="77777777" w:rsidR="00500605" w:rsidRDefault="00980C5F" w:rsidP="00500605">
      <w:r>
        <w:t xml:space="preserve">When the </w:t>
      </w:r>
      <w:proofErr w:type="spellStart"/>
      <w:r>
        <w:t>EnhancedMemoryInterfaceClient’s</w:t>
      </w:r>
      <w:proofErr w:type="spellEnd"/>
      <w:r>
        <w:t xml:space="preserve"> VIP receives a Copy request per REQ-425794, it shall send/translate the received internal signal to the FBMP request as follows:</w:t>
      </w:r>
    </w:p>
    <w:p w14:paraId="7BCF9C3E" w14:textId="77777777" w:rsidR="00500605" w:rsidRDefault="00980C5F" w:rsidP="00980C5F">
      <w:pPr>
        <w:numPr>
          <w:ilvl w:val="0"/>
          <w:numId w:val="86"/>
        </w:numPr>
      </w:pPr>
      <w:proofErr w:type="spellStart"/>
      <w:r>
        <w:t>Feature_</w:t>
      </w:r>
      <w:proofErr w:type="gramStart"/>
      <w:r>
        <w:t>Rq</w:t>
      </w:r>
      <w:proofErr w:type="spellEnd"/>
      <w:r>
        <w:t>(</w:t>
      </w:r>
      <w:proofErr w:type="gramEnd"/>
      <w:r>
        <w:t xml:space="preserve">Operation = Copy, </w:t>
      </w:r>
      <w:proofErr w:type="spellStart"/>
      <w:r>
        <w:t>FeatureID</w:t>
      </w:r>
      <w:proofErr w:type="spellEnd"/>
      <w:r>
        <w:t xml:space="preserve"> = 0, Configuration = 0xFFFF, PersIndex = </w:t>
      </w:r>
      <w:proofErr w:type="spellStart"/>
      <w:r>
        <w:t>FeatureCopyProfile_Rq</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0069F5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6A9ED6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8DDEDF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91C2C58" w14:textId="77777777" w:rsidR="00D90FFA" w:rsidRPr="00AC15C4" w:rsidRDefault="00C73931" w:rsidP="0081629B">
            <w:pPr>
              <w:rPr>
                <w:vanish/>
                <w:color w:val="000000" w:themeColor="text1"/>
              </w:rPr>
            </w:pPr>
          </w:p>
        </w:tc>
      </w:tr>
    </w:tbl>
    <w:p w14:paraId="44FF90FF" w14:textId="77777777" w:rsidR="00AC15C4" w:rsidRPr="00AC15C4" w:rsidRDefault="00AC15C4" w:rsidP="00AC15C4">
      <w:pPr>
        <w:pStyle w:val="Heading5"/>
        <w:rPr>
          <w:b w:val="0"/>
          <w:u w:val="single"/>
        </w:rPr>
      </w:pPr>
      <w:r w:rsidRPr="00AC15C4">
        <w:rPr>
          <w:b w:val="0"/>
          <w:u w:val="single"/>
        </w:rPr>
        <w:lastRenderedPageBreak/>
        <w:t>ENMEM-REQ-198922/B-Driver Profile Index for Copy Command</w:t>
      </w:r>
    </w:p>
    <w:p w14:paraId="1B6A662C" w14:textId="77777777" w:rsidR="00A52D81" w:rsidRDefault="00980C5F" w:rsidP="00761537">
      <w:pPr>
        <w:rPr>
          <w:szCs w:val="22"/>
        </w:rPr>
      </w:pPr>
      <w:r>
        <w:rPr>
          <w:szCs w:val="22"/>
        </w:rPr>
        <w:t xml:space="preserve">In the Copy request, via </w:t>
      </w:r>
      <w:proofErr w:type="spellStart"/>
      <w:r>
        <w:rPr>
          <w:szCs w:val="22"/>
        </w:rPr>
        <w:t>Feature_</w:t>
      </w:r>
      <w:proofErr w:type="gramStart"/>
      <w:r>
        <w:rPr>
          <w:szCs w:val="22"/>
        </w:rPr>
        <w:t>Rq</w:t>
      </w:r>
      <w:proofErr w:type="spellEnd"/>
      <w:r>
        <w:rPr>
          <w:szCs w:val="22"/>
        </w:rPr>
        <w:t>(</w:t>
      </w:r>
      <w:proofErr w:type="gramEnd"/>
      <w:r>
        <w:rPr>
          <w:szCs w:val="22"/>
        </w:rPr>
        <w:t>PersIndex), the PersIndex shall be the same number as the unassociated Memory Seat button pressed by the user (</w:t>
      </w:r>
      <w:r>
        <w:t>when “EnhancedMemoryPositionClient = Present”</w:t>
      </w:r>
      <w:r>
        <w:rPr>
          <w:szCs w:val="22"/>
        </w:rPr>
        <w:t>), or the Profile Number associated by the EnhancedMemoryInterfaceClient (</w:t>
      </w:r>
      <w:r>
        <w:t xml:space="preserve">when “EnhancedMemoryPositionClient = </w:t>
      </w:r>
      <w:proofErr w:type="spellStart"/>
      <w:r>
        <w:t>NotPresent</w:t>
      </w:r>
      <w:proofErr w:type="spellEnd"/>
      <w:r>
        <w:t>”</w:t>
      </w:r>
      <w:r>
        <w:rPr>
          <w:szCs w:val="22"/>
        </w:rPr>
        <w:t>).</w:t>
      </w:r>
    </w:p>
    <w:p w14:paraId="5BDE7029" w14:textId="77777777" w:rsidR="00A52D81" w:rsidRDefault="00C73931" w:rsidP="00A52D81">
      <w:pPr>
        <w:ind w:left="360"/>
        <w:rPr>
          <w:szCs w:val="22"/>
        </w:rPr>
      </w:pPr>
    </w:p>
    <w:p w14:paraId="7F81CE5A" w14:textId="77777777" w:rsidR="00AF000E" w:rsidRDefault="00980C5F" w:rsidP="00A52D81">
      <w:pPr>
        <w:rPr>
          <w:szCs w:val="22"/>
        </w:rPr>
      </w:pPr>
      <w:r>
        <w:rPr>
          <w:szCs w:val="22"/>
        </w:rPr>
        <w:t>Example 1 (</w:t>
      </w:r>
      <w:r>
        <w:t>when “EnhancedMemoryPositionClient = Present”</w:t>
      </w:r>
      <w:r>
        <w:rPr>
          <w:szCs w:val="22"/>
        </w:rPr>
        <w:t>):</w:t>
      </w:r>
    </w:p>
    <w:p w14:paraId="31D63D65" w14:textId="77777777" w:rsidR="00F1303A" w:rsidRDefault="00980C5F" w:rsidP="00500605">
      <w:pPr>
        <w:rPr>
          <w:szCs w:val="22"/>
        </w:rPr>
      </w:pPr>
      <w:r w:rsidRPr="00AF000E">
        <w:rPr>
          <w:szCs w:val="22"/>
        </w:rPr>
        <w:t xml:space="preserve">If </w:t>
      </w:r>
      <w:r>
        <w:rPr>
          <w:szCs w:val="22"/>
        </w:rPr>
        <w:t xml:space="preserve">the </w:t>
      </w:r>
      <w:r w:rsidRPr="00AF000E">
        <w:rPr>
          <w:szCs w:val="22"/>
        </w:rPr>
        <w:t xml:space="preserve">Memory Seat button X is pressed, indicated by </w:t>
      </w:r>
      <w:proofErr w:type="spellStart"/>
      <w:r w:rsidRPr="00AF000E">
        <w:rPr>
          <w:szCs w:val="22"/>
        </w:rPr>
        <w:t>EnMemButtonPairing_</w:t>
      </w:r>
      <w:proofErr w:type="gramStart"/>
      <w:r w:rsidRPr="00AF000E">
        <w:rPr>
          <w:szCs w:val="22"/>
        </w:rPr>
        <w:t>St</w:t>
      </w:r>
      <w:proofErr w:type="spellEnd"/>
      <w:r w:rsidRPr="00AF000E">
        <w:rPr>
          <w:szCs w:val="22"/>
        </w:rPr>
        <w:t>(</w:t>
      </w:r>
      <w:proofErr w:type="spellStart"/>
      <w:proofErr w:type="gramEnd"/>
      <w:r w:rsidRPr="00AF000E">
        <w:rPr>
          <w:rFonts w:cs="Arial"/>
          <w:szCs w:val="22"/>
        </w:rPr>
        <w:t>ButtonPairing</w:t>
      </w:r>
      <w:proofErr w:type="spellEnd"/>
      <w:r w:rsidRPr="00AF000E">
        <w:rPr>
          <w:rFonts w:cs="Arial"/>
          <w:szCs w:val="22"/>
        </w:rPr>
        <w:t>=</w:t>
      </w:r>
      <w:proofErr w:type="spellStart"/>
      <w:r w:rsidRPr="00AF000E">
        <w:rPr>
          <w:rFonts w:cs="Arial"/>
          <w:szCs w:val="22"/>
        </w:rPr>
        <w:t>ButtonXPressed</w:t>
      </w:r>
      <w:proofErr w:type="spellEnd"/>
      <w:r>
        <w:rPr>
          <w:rFonts w:cs="Arial"/>
          <w:szCs w:val="22"/>
        </w:rPr>
        <w:t xml:space="preserve">), </w:t>
      </w:r>
      <w:r w:rsidRPr="00AF000E">
        <w:rPr>
          <w:rFonts w:cs="Arial"/>
          <w:szCs w:val="22"/>
        </w:rPr>
        <w:t xml:space="preserve">the </w:t>
      </w:r>
      <w:r w:rsidRPr="00AF000E">
        <w:t xml:space="preserve">EnhancedMemoryInterfaceClient will then determine that </w:t>
      </w:r>
      <w:r w:rsidRPr="00AF000E">
        <w:rPr>
          <w:szCs w:val="22"/>
        </w:rPr>
        <w:t>Memory Seat button’s association</w:t>
      </w:r>
      <w:r>
        <w:rPr>
          <w:szCs w:val="22"/>
        </w:rPr>
        <w:t xml:space="preserve"> status internally.</w:t>
      </w:r>
    </w:p>
    <w:p w14:paraId="02FE1859" w14:textId="77777777" w:rsidR="00F1303A" w:rsidRDefault="00980C5F" w:rsidP="00980C5F">
      <w:pPr>
        <w:numPr>
          <w:ilvl w:val="0"/>
          <w:numId w:val="87"/>
        </w:numPr>
        <w:rPr>
          <w:szCs w:val="22"/>
        </w:rPr>
      </w:pPr>
      <w:r w:rsidRPr="00F1303A">
        <w:rPr>
          <w:szCs w:val="22"/>
        </w:rPr>
        <w:t xml:space="preserve">If the status is not associated, the </w:t>
      </w:r>
      <w:r w:rsidRPr="00AF000E">
        <w:t xml:space="preserve">EnhancedMemoryInterfaceClient </w:t>
      </w:r>
      <w:r>
        <w:t>will</w:t>
      </w:r>
      <w:r w:rsidRPr="00AF000E">
        <w:t xml:space="preserve"> then set </w:t>
      </w:r>
      <w:proofErr w:type="spellStart"/>
      <w:r w:rsidRPr="00F1303A">
        <w:rPr>
          <w:szCs w:val="22"/>
        </w:rPr>
        <w:t>Feature_</w:t>
      </w:r>
      <w:proofErr w:type="gramStart"/>
      <w:r w:rsidRPr="00F1303A">
        <w:rPr>
          <w:szCs w:val="22"/>
        </w:rPr>
        <w:t>Rq</w:t>
      </w:r>
      <w:proofErr w:type="spellEnd"/>
      <w:r w:rsidRPr="00F1303A">
        <w:rPr>
          <w:szCs w:val="22"/>
        </w:rPr>
        <w:t>(</w:t>
      </w:r>
      <w:proofErr w:type="gramEnd"/>
      <w:r w:rsidRPr="00F1303A">
        <w:rPr>
          <w:szCs w:val="22"/>
        </w:rPr>
        <w:t xml:space="preserve">PersIndex) to </w:t>
      </w:r>
      <w:r>
        <w:rPr>
          <w:szCs w:val="22"/>
        </w:rPr>
        <w:t xml:space="preserve">PERS </w:t>
      </w:r>
      <w:r w:rsidRPr="00F1303A">
        <w:rPr>
          <w:szCs w:val="22"/>
        </w:rPr>
        <w:t>X</w:t>
      </w:r>
    </w:p>
    <w:p w14:paraId="68F8BAD6" w14:textId="77777777" w:rsidR="00EA7645" w:rsidRDefault="00980C5F" w:rsidP="00980C5F">
      <w:pPr>
        <w:numPr>
          <w:ilvl w:val="0"/>
          <w:numId w:val="88"/>
        </w:numPr>
        <w:rPr>
          <w:szCs w:val="22"/>
        </w:rPr>
      </w:pPr>
      <w:r w:rsidRPr="00F1303A">
        <w:rPr>
          <w:szCs w:val="22"/>
        </w:rPr>
        <w:t xml:space="preserve">If the status is associated, the </w:t>
      </w:r>
      <w:r w:rsidRPr="00AF000E">
        <w:t xml:space="preserve">EnhancedMemoryInterfaceClient </w:t>
      </w:r>
      <w:r>
        <w:t>will</w:t>
      </w:r>
      <w:r w:rsidRPr="00AF000E">
        <w:t xml:space="preserve"> </w:t>
      </w:r>
      <w:r>
        <w:t xml:space="preserve">send </w:t>
      </w:r>
      <w:proofErr w:type="spellStart"/>
      <w:r>
        <w:rPr>
          <w:szCs w:val="22"/>
        </w:rPr>
        <w:t>EnMemProfilePairing_</w:t>
      </w:r>
      <w:proofErr w:type="gramStart"/>
      <w:r>
        <w:rPr>
          <w:szCs w:val="22"/>
        </w:rPr>
        <w:t>Rq</w:t>
      </w:r>
      <w:proofErr w:type="spellEnd"/>
      <w:r w:rsidRPr="00AF000E">
        <w:rPr>
          <w:szCs w:val="22"/>
        </w:rPr>
        <w:t>(</w:t>
      </w:r>
      <w:proofErr w:type="spellStart"/>
      <w:proofErr w:type="gramEnd"/>
      <w:r w:rsidRPr="00AF000E">
        <w:rPr>
          <w:rFonts w:cs="Arial"/>
          <w:szCs w:val="22"/>
        </w:rPr>
        <w:t>ButtonPairing</w:t>
      </w:r>
      <w:proofErr w:type="spellEnd"/>
      <w:r w:rsidRPr="00AF000E">
        <w:rPr>
          <w:rFonts w:cs="Arial"/>
          <w:szCs w:val="22"/>
        </w:rPr>
        <w:t>=</w:t>
      </w:r>
      <w:proofErr w:type="spellStart"/>
      <w:r>
        <w:rPr>
          <w:rFonts w:cs="Arial"/>
          <w:szCs w:val="22"/>
        </w:rPr>
        <w:t>ExitButtonPairing</w:t>
      </w:r>
      <w:proofErr w:type="spellEnd"/>
      <w:r>
        <w:rPr>
          <w:rFonts w:cs="Arial"/>
          <w:szCs w:val="22"/>
        </w:rPr>
        <w:t xml:space="preserve">) to the EnhancedMemoryPositionClient and the </w:t>
      </w:r>
      <w:r w:rsidRPr="00AF000E">
        <w:t xml:space="preserve">EnhancedMemoryInterfaceClient </w:t>
      </w:r>
      <w:r>
        <w:t xml:space="preserve">will </w:t>
      </w:r>
      <w:r>
        <w:rPr>
          <w:rFonts w:cs="Arial"/>
          <w:szCs w:val="22"/>
        </w:rPr>
        <w:t>display a retry prompt to the user.</w:t>
      </w:r>
      <w:r w:rsidRPr="00EA7645">
        <w:rPr>
          <w:szCs w:val="22"/>
        </w:rPr>
        <w:t xml:space="preserve"> </w:t>
      </w:r>
    </w:p>
    <w:p w14:paraId="29249FE7" w14:textId="77777777" w:rsidR="00EA7645" w:rsidRDefault="00C73931" w:rsidP="00EA7645">
      <w:pPr>
        <w:rPr>
          <w:rFonts w:cs="Arial"/>
          <w:szCs w:val="22"/>
        </w:rPr>
      </w:pPr>
    </w:p>
    <w:p w14:paraId="7D172A92" w14:textId="77777777" w:rsidR="00EA7645" w:rsidRDefault="00980C5F" w:rsidP="00EA7645">
      <w:pPr>
        <w:rPr>
          <w:szCs w:val="22"/>
        </w:rPr>
      </w:pPr>
      <w:r>
        <w:rPr>
          <w:szCs w:val="22"/>
        </w:rPr>
        <w:t>Example 2 (</w:t>
      </w:r>
      <w:r>
        <w:t xml:space="preserve">when “EnhancedMemoryPositionClient = </w:t>
      </w:r>
      <w:proofErr w:type="spellStart"/>
      <w:r>
        <w:t>NotPresent</w:t>
      </w:r>
      <w:proofErr w:type="spellEnd"/>
      <w:r>
        <w:t>”</w:t>
      </w:r>
      <w:r>
        <w:rPr>
          <w:szCs w:val="22"/>
        </w:rPr>
        <w:t>):</w:t>
      </w:r>
    </w:p>
    <w:p w14:paraId="7CC91214" w14:textId="77777777" w:rsidR="00EA7645" w:rsidRDefault="00980C5F" w:rsidP="00B77AE0">
      <w:pPr>
        <w:rPr>
          <w:szCs w:val="22"/>
        </w:rPr>
      </w:pPr>
      <w:r>
        <w:t xml:space="preserve">The EnhancedMemoryInterfaceClient uses the next available Profile Number upon creation and sets </w:t>
      </w:r>
      <w:proofErr w:type="spellStart"/>
      <w:r>
        <w:rPr>
          <w:szCs w:val="22"/>
        </w:rPr>
        <w:t>Feature_</w:t>
      </w:r>
      <w:proofErr w:type="gramStart"/>
      <w:r>
        <w:rPr>
          <w:szCs w:val="22"/>
        </w:rPr>
        <w:t>Rq</w:t>
      </w:r>
      <w:proofErr w:type="spellEnd"/>
      <w:r>
        <w:rPr>
          <w:szCs w:val="22"/>
        </w:rPr>
        <w:t>(</w:t>
      </w:r>
      <w:proofErr w:type="gramEnd"/>
      <w:r>
        <w:rPr>
          <w:szCs w:val="22"/>
        </w:rPr>
        <w:t>PersIndex) to</w:t>
      </w:r>
      <w:r>
        <w:t xml:space="preserve"> the corresponding Profile Number</w:t>
      </w:r>
    </w:p>
    <w:p w14:paraId="48C790F6" w14:textId="77777777" w:rsidR="00500605" w:rsidRPr="00F1303A" w:rsidRDefault="00980C5F" w:rsidP="00980C5F">
      <w:pPr>
        <w:numPr>
          <w:ilvl w:val="0"/>
          <w:numId w:val="87"/>
        </w:numPr>
        <w:rPr>
          <w:szCs w:val="22"/>
        </w:rPr>
      </w:pPr>
      <w:r>
        <w:rPr>
          <w:szCs w:val="22"/>
        </w:rPr>
        <w:t xml:space="preserve">The </w:t>
      </w:r>
      <w:r>
        <w:t>Profile Number is managed internally and cannot already be associated to another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09510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B11056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8AB42C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76691C" w14:textId="77777777" w:rsidR="00D90FFA" w:rsidRPr="00AC15C4" w:rsidRDefault="00C73931" w:rsidP="0081629B">
            <w:pPr>
              <w:rPr>
                <w:vanish/>
                <w:color w:val="000000" w:themeColor="text1"/>
              </w:rPr>
            </w:pPr>
          </w:p>
        </w:tc>
      </w:tr>
    </w:tbl>
    <w:p w14:paraId="7D2D531C" w14:textId="77777777" w:rsidR="00AC15C4" w:rsidRPr="00AC15C4" w:rsidRDefault="00AC15C4" w:rsidP="00AC15C4">
      <w:pPr>
        <w:pStyle w:val="Heading5"/>
        <w:rPr>
          <w:b w:val="0"/>
          <w:u w:val="single"/>
        </w:rPr>
      </w:pPr>
      <w:r w:rsidRPr="00AC15C4">
        <w:rPr>
          <w:b w:val="0"/>
          <w:u w:val="single"/>
        </w:rPr>
        <w:t>ENMEM-REQ-198920/B-Execute Copy Operation</w:t>
      </w:r>
    </w:p>
    <w:p w14:paraId="4EDA4751" w14:textId="77777777" w:rsidR="00C95C19" w:rsidRDefault="00980C5F" w:rsidP="00C95C19">
      <w:r>
        <w:t xml:space="preserve">When receiving a Copy command via </w:t>
      </w:r>
      <w:proofErr w:type="spellStart"/>
      <w:r>
        <w:t>Feature_</w:t>
      </w:r>
      <w:proofErr w:type="gramStart"/>
      <w:r>
        <w:t>Rq</w:t>
      </w:r>
      <w:proofErr w:type="spellEnd"/>
      <w:r>
        <w:t>(</w:t>
      </w:r>
      <w:proofErr w:type="gramEnd"/>
      <w:r>
        <w:t xml:space="preserve">Operation = Copy), an </w:t>
      </w:r>
      <w:proofErr w:type="spellStart"/>
      <w:r>
        <w:t>EnhancedMemoryServer</w:t>
      </w:r>
      <w:proofErr w:type="spellEnd"/>
      <w:r>
        <w:t xml:space="preserve"> shall copy all applicable personalized features’ current active settings (not the active Driver Profile settings as that could be different than current active settings) to </w:t>
      </w:r>
      <w:r w:rsidRPr="00C95C19">
        <w:t xml:space="preserve">the </w:t>
      </w:r>
      <w:r>
        <w:t xml:space="preserve">new Driver Profile indicated by </w:t>
      </w:r>
      <w:proofErr w:type="spellStart"/>
      <w:r>
        <w:t>Feature_Rq</w:t>
      </w:r>
      <w:proofErr w:type="spellEnd"/>
      <w:r>
        <w:t xml:space="preserve">(PersIndex = </w:t>
      </w:r>
      <w:r>
        <w:rPr>
          <w:rFonts w:cs="Arial"/>
        </w:rPr>
        <w:t>PERS_X</w:t>
      </w:r>
      <w:r>
        <w:t>).</w:t>
      </w:r>
    </w:p>
    <w:p w14:paraId="26EEC8DE" w14:textId="77777777" w:rsidR="00C95C19" w:rsidRPr="00563C3B" w:rsidRDefault="00C73931" w:rsidP="00B3722E"/>
    <w:p w14:paraId="319CA957" w14:textId="77777777" w:rsidR="00B3722E" w:rsidRPr="00563C3B" w:rsidRDefault="00980C5F" w:rsidP="00B3722E">
      <w:r w:rsidRPr="00563C3B">
        <w:t>Personalized features that are to be copied to the new Driver Profile shall be internally mana</w:t>
      </w:r>
      <w:r>
        <w:t xml:space="preserve">ged by the </w:t>
      </w:r>
      <w:proofErr w:type="spellStart"/>
      <w:r>
        <w:t>EnhancedMemoryServer</w:t>
      </w:r>
      <w:proofErr w:type="spellEnd"/>
      <w:r>
        <w:t xml:space="preserve"> </w:t>
      </w:r>
      <w:r w:rsidRPr="00563C3B">
        <w:t xml:space="preserve">itself and shall be determined by a separate program-specific document for each </w:t>
      </w:r>
      <w:proofErr w:type="spellStart"/>
      <w:r w:rsidRPr="00563C3B">
        <w:t>EnhancedMemoryServer</w:t>
      </w:r>
      <w:proofErr w:type="spellEnd"/>
      <w:r w:rsidRPr="00563C3B">
        <w:t xml:space="preserve">. </w:t>
      </w:r>
    </w:p>
    <w:p w14:paraId="62194D63" w14:textId="77777777" w:rsidR="00B3722E" w:rsidRPr="00563C3B" w:rsidRDefault="00C73931" w:rsidP="00B3722E"/>
    <w:p w14:paraId="7FBAC68C" w14:textId="77777777" w:rsidR="00500605" w:rsidRDefault="00980C5F" w:rsidP="00500605">
      <w:r w:rsidRPr="00563C3B">
        <w:t xml:space="preserve">The Copy command shall only be used as an indicator for the </w:t>
      </w:r>
      <w:proofErr w:type="spellStart"/>
      <w:r w:rsidRPr="00563C3B">
        <w:t>EnhancedMemoryServer</w:t>
      </w:r>
      <w:proofErr w:type="spellEnd"/>
      <w:r w:rsidRPr="00563C3B">
        <w:t xml:space="preserve"> to perform an internal copy of all applicable personalized features. It shall not be used as a series of Copy commands for each individual </w:t>
      </w:r>
      <w:proofErr w:type="spellStart"/>
      <w:r w:rsidRPr="00563C3B">
        <w:t>FeatureID</w:t>
      </w:r>
      <w:proofErr w:type="spellEnd"/>
      <w:r w:rsidRPr="00563C3B">
        <w:t xml:space="preserve"> and Configuration supported by an </w:t>
      </w:r>
      <w:proofErr w:type="spellStart"/>
      <w:r w:rsidRPr="00563C3B">
        <w:t>EnhancedMemoryServer</w:t>
      </w:r>
      <w:proofErr w:type="spellEnd"/>
      <w:r w:rsidRPr="00563C3B">
        <w:t xml:space="preserve">. For this reason, the </w:t>
      </w:r>
      <w:proofErr w:type="spellStart"/>
      <w:r w:rsidRPr="00563C3B">
        <w:t>Feature_</w:t>
      </w:r>
      <w:proofErr w:type="gramStart"/>
      <w:r w:rsidRPr="00563C3B">
        <w:t>Rq</w:t>
      </w:r>
      <w:proofErr w:type="spellEnd"/>
      <w:r w:rsidRPr="00563C3B">
        <w:t>(</w:t>
      </w:r>
      <w:proofErr w:type="spellStart"/>
      <w:proofErr w:type="gramEnd"/>
      <w:r w:rsidRPr="00563C3B">
        <w:t>FeatureID</w:t>
      </w:r>
      <w:proofErr w:type="spellEnd"/>
      <w:r w:rsidRPr="00563C3B">
        <w:t xml:space="preserve">) and </w:t>
      </w:r>
      <w:proofErr w:type="spellStart"/>
      <w:r w:rsidRPr="00563C3B">
        <w:t>Feature_Rq</w:t>
      </w:r>
      <w:proofErr w:type="spellEnd"/>
      <w:r w:rsidRPr="00563C3B">
        <w:t xml:space="preserve">(Configuration) values shall be ignored by </w:t>
      </w:r>
      <w:r>
        <w:t xml:space="preserve">the </w:t>
      </w:r>
      <w:proofErr w:type="spellStart"/>
      <w:r>
        <w:t>EnhancedMemoryServer</w:t>
      </w:r>
      <w:proofErr w:type="spellEnd"/>
      <w:r>
        <w:t xml:space="preserve"> for </w:t>
      </w:r>
      <w:r w:rsidRPr="00563C3B">
        <w:t>all</w:t>
      </w:r>
      <w:r>
        <w:t xml:space="preserve"> </w:t>
      </w:r>
      <w:r w:rsidRPr="00563C3B">
        <w:t>Copy commands sent by the EnhancedMemoryInterfaceClient.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8E7634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B5FE52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817684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FD8B7FF" w14:textId="77777777" w:rsidR="00D90FFA" w:rsidRPr="00AC15C4" w:rsidRDefault="00C73931" w:rsidP="0081629B">
            <w:pPr>
              <w:rPr>
                <w:vanish/>
                <w:color w:val="000000" w:themeColor="text1"/>
              </w:rPr>
            </w:pPr>
          </w:p>
        </w:tc>
      </w:tr>
    </w:tbl>
    <w:p w14:paraId="050795C7" w14:textId="77777777" w:rsidR="00AC15C4" w:rsidRPr="00AC15C4" w:rsidRDefault="00AC15C4" w:rsidP="00AC15C4">
      <w:pPr>
        <w:pStyle w:val="Heading5"/>
        <w:rPr>
          <w:b w:val="0"/>
          <w:u w:val="single"/>
        </w:rPr>
      </w:pPr>
      <w:r w:rsidRPr="00AC15C4">
        <w:rPr>
          <w:b w:val="0"/>
          <w:u w:val="single"/>
        </w:rPr>
        <w:t>ENMEM-REQ-198919/B-Performance Requirement for Copy Operation</w:t>
      </w:r>
    </w:p>
    <w:p w14:paraId="0F09B90E" w14:textId="77777777" w:rsidR="00500605" w:rsidRDefault="00980C5F" w:rsidP="00500605">
      <w:r>
        <w:t xml:space="preserve">All EnhancedMemoryServers shall perform the Copy operation within </w:t>
      </w:r>
      <w:proofErr w:type="spellStart"/>
      <w:r>
        <w:t>T_PersCopy</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59FDBE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30D05B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DBC159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C2D6EE" w14:textId="77777777" w:rsidR="00D90FFA" w:rsidRPr="00AC15C4" w:rsidRDefault="00C73931" w:rsidP="0081629B">
            <w:pPr>
              <w:rPr>
                <w:vanish/>
                <w:color w:val="000000" w:themeColor="text1"/>
              </w:rPr>
            </w:pPr>
          </w:p>
        </w:tc>
      </w:tr>
    </w:tbl>
    <w:p w14:paraId="439442DA" w14:textId="77777777" w:rsidR="00AC15C4" w:rsidRPr="00AC15C4" w:rsidRDefault="00AC15C4" w:rsidP="00AC15C4">
      <w:pPr>
        <w:pStyle w:val="Heading5"/>
        <w:rPr>
          <w:b w:val="0"/>
          <w:u w:val="single"/>
        </w:rPr>
      </w:pPr>
      <w:r w:rsidRPr="00AC15C4">
        <w:rPr>
          <w:b w:val="0"/>
          <w:u w:val="single"/>
        </w:rPr>
        <w:t xml:space="preserve">ENMEM-REQ-099698/B-Wait Response </w:t>
      </w:r>
      <w:proofErr w:type="gramStart"/>
      <w:r w:rsidRPr="00AC15C4">
        <w:rPr>
          <w:b w:val="0"/>
          <w:u w:val="single"/>
        </w:rPr>
        <w:t>From</w:t>
      </w:r>
      <w:proofErr w:type="gramEnd"/>
      <w:r w:rsidRPr="00AC15C4">
        <w:rPr>
          <w:b w:val="0"/>
          <w:u w:val="single"/>
        </w:rPr>
        <w:t xml:space="preserve"> </w:t>
      </w:r>
      <w:proofErr w:type="spellStart"/>
      <w:r w:rsidRPr="00AC15C4">
        <w:rPr>
          <w:b w:val="0"/>
          <w:u w:val="single"/>
        </w:rPr>
        <w:t>AudioServer</w:t>
      </w:r>
      <w:proofErr w:type="spellEnd"/>
      <w:r w:rsidRPr="00AC15C4">
        <w:rPr>
          <w:b w:val="0"/>
          <w:u w:val="single"/>
        </w:rPr>
        <w:t xml:space="preserve"> While Copy Operation is Still in Progress</w:t>
      </w:r>
    </w:p>
    <w:p w14:paraId="29D58F12" w14:textId="77777777" w:rsidR="00072DCB" w:rsidRDefault="00980C5F" w:rsidP="00500605">
      <w:r>
        <w:t xml:space="preserve">The </w:t>
      </w:r>
      <w:proofErr w:type="spellStart"/>
      <w:r>
        <w:t>AudioServer</w:t>
      </w:r>
      <w:proofErr w:type="spellEnd"/>
      <w:r>
        <w:t xml:space="preserve"> shall complete all Copy operations within </w:t>
      </w:r>
      <w:proofErr w:type="spellStart"/>
      <w:r>
        <w:t>T_PersCopy</w:t>
      </w:r>
      <w:proofErr w:type="spellEnd"/>
      <w:r>
        <w:t>. In the case that an Enhanced Memory related Copy operation is still in progress at the time a request for preset data (</w:t>
      </w:r>
      <w:proofErr w:type="spellStart"/>
      <w:r>
        <w:t>GetTUPresetInfo_Rq</w:t>
      </w:r>
      <w:proofErr w:type="spellEnd"/>
      <w:r>
        <w:t xml:space="preserve">) is received, then the </w:t>
      </w:r>
      <w:proofErr w:type="spellStart"/>
      <w:r>
        <w:t>AudioServer</w:t>
      </w:r>
      <w:proofErr w:type="spellEnd"/>
      <w:r>
        <w:t xml:space="preserve"> shall respond to the </w:t>
      </w:r>
      <w:proofErr w:type="spellStart"/>
      <w:r>
        <w:t>GetTUPresetInfo_Rq</w:t>
      </w:r>
      <w:proofErr w:type="spellEnd"/>
      <w:r>
        <w:t xml:space="preserve"> method with a CES response code of "Intermediate Result - Wait” until the Copy operation has been successfully completed. Upon completion of the Enhanced Memory related Copy operation, the </w:t>
      </w:r>
      <w:proofErr w:type="spellStart"/>
      <w:r>
        <w:t>AudioServer</w:t>
      </w:r>
      <w:proofErr w:type="spellEnd"/>
      <w:r>
        <w:t xml:space="preserve"> will provide the requested preset data.</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0D2748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0DE724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5D1B88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4CDCA2B" w14:textId="77777777" w:rsidR="00D90FFA" w:rsidRPr="00AC15C4" w:rsidRDefault="00C73931" w:rsidP="0081629B">
            <w:pPr>
              <w:rPr>
                <w:vanish/>
                <w:color w:val="000000" w:themeColor="text1"/>
              </w:rPr>
            </w:pPr>
          </w:p>
        </w:tc>
      </w:tr>
    </w:tbl>
    <w:p w14:paraId="09A1C667" w14:textId="77777777" w:rsidR="007917DC" w:rsidRDefault="00980C5F" w:rsidP="00AC15C4">
      <w:pPr>
        <w:pStyle w:val="Heading5"/>
      </w:pPr>
      <w:r w:rsidRPr="00B9479B">
        <w:t>ENMEM-TMR-REQ-105579/B-</w:t>
      </w:r>
      <w:proofErr w:type="spellStart"/>
      <w:r w:rsidRPr="00B9479B">
        <w:t>T_PersCopy</w:t>
      </w:r>
      <w:proofErr w:type="spellEnd"/>
    </w:p>
    <w:p w14:paraId="1E45147E"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841A780"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B2FECA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5896BC6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9C781CF"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CB9E5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F87508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528C60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7B472A5A"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9C3B2BD"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T_PersCopy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3ACE351" w14:textId="77777777" w:rsidR="00500605" w:rsidRDefault="00980C5F" w:rsidP="00500605">
            <w:r>
              <w:t>Maximum time the EnhancedMemoryServers shall take to complete all Enhanced Memory related Copy operations for a given Driver Profile upon request.</w:t>
            </w:r>
          </w:p>
          <w:p w14:paraId="6A99480E" w14:textId="77777777" w:rsidR="00B021CD" w:rsidRDefault="00C73931" w:rsidP="00500605"/>
          <w:p w14:paraId="156E32AE" w14:textId="77777777" w:rsidR="00B021CD" w:rsidRDefault="00980C5F" w:rsidP="00500605">
            <w:r>
              <w:t>Note: Use the default value</w:t>
            </w:r>
          </w:p>
          <w:p w14:paraId="3F9AFEC6"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82CC94C"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29333A82" w14:textId="77777777" w:rsidR="007917DC" w:rsidRDefault="00980C5F">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2D585529" w14:textId="77777777" w:rsidR="007917DC" w:rsidRDefault="00980C5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0C7C7C2" w14:textId="77777777" w:rsidR="007917DC" w:rsidRDefault="00980C5F">
            <w:pPr>
              <w:spacing w:line="276" w:lineRule="auto"/>
              <w:jc w:val="center"/>
              <w:rPr>
                <w:rFonts w:ascii="Univers" w:eastAsia="Times New Roman" w:hAnsi="Univers" w:cs="Arial"/>
                <w:sz w:val="14"/>
                <w:szCs w:val="14"/>
              </w:rPr>
            </w:pPr>
            <w:r>
              <w:rPr>
                <w:rFonts w:cs="Arial"/>
                <w:sz w:val="14"/>
                <w:szCs w:val="14"/>
              </w:rPr>
              <w:t>3000</w:t>
            </w:r>
          </w:p>
        </w:tc>
      </w:tr>
    </w:tbl>
    <w:p w14:paraId="7430A678" w14:textId="77777777" w:rsidR="005A201A" w:rsidRPr="00B01CDD" w:rsidRDefault="00C73931" w:rsidP="00B01CDD">
      <w:pPr>
        <w:rPr>
          <w:sz w:val="14"/>
          <w:szCs w:val="14"/>
        </w:rPr>
      </w:pPr>
    </w:p>
    <w:p w14:paraId="096F3977" w14:textId="77777777" w:rsidR="00AC15C4" w:rsidRPr="00AC15C4" w:rsidRDefault="00AC15C4" w:rsidP="00AC15C4">
      <w:pPr>
        <w:pStyle w:val="Heading5"/>
        <w:rPr>
          <w:b w:val="0"/>
          <w:u w:val="single"/>
        </w:rPr>
      </w:pPr>
      <w:r w:rsidRPr="00AC15C4">
        <w:rPr>
          <w:b w:val="0"/>
          <w:u w:val="single"/>
        </w:rPr>
        <w:t>ENMEM-REQ-199347/B-Request Exit Memory Button Association Mode After Copy</w:t>
      </w:r>
    </w:p>
    <w:p w14:paraId="0AFC450E" w14:textId="77777777" w:rsidR="00A13F3B" w:rsidRPr="00A13F3B" w:rsidRDefault="00980C5F" w:rsidP="00A13F3B">
      <w:r>
        <w:t>When configured for “EnhancedMemoryPositionClient = Present” and a</w:t>
      </w:r>
      <w:r w:rsidRPr="00ED6A07">
        <w:t xml:space="preserve">fter sending </w:t>
      </w:r>
      <w:r>
        <w:t xml:space="preserve">the FBMP </w:t>
      </w:r>
      <w:r w:rsidRPr="00ED6A07">
        <w:t xml:space="preserve">Copy request, </w:t>
      </w:r>
      <w:r>
        <w:t xml:space="preserve">the </w:t>
      </w:r>
      <w:r w:rsidRPr="00ED6A07">
        <w:t xml:space="preserve">EnhancedMemoryInterfaceClient shall wait a minimum of </w:t>
      </w:r>
      <w:proofErr w:type="spellStart"/>
      <w:r w:rsidRPr="00ED6A07">
        <w:t>T_PersCopy</w:t>
      </w:r>
      <w:proofErr w:type="spellEnd"/>
      <w:r w:rsidRPr="00ED6A07">
        <w:t xml:space="preserve"> before sending a request </w:t>
      </w:r>
      <w:r>
        <w:t>(</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 xml:space="preserve">)) </w:t>
      </w:r>
      <w:r w:rsidRPr="00ED6A07">
        <w:t>to exit Memory Seat button association mode.</w:t>
      </w:r>
    </w:p>
    <w:p w14:paraId="0AF1CDC1" w14:textId="77777777" w:rsidR="00A13F3B" w:rsidRDefault="00C73931" w:rsidP="00A13F3B"/>
    <w:p w14:paraId="796F2A45" w14:textId="77777777" w:rsidR="00A13F3B" w:rsidRDefault="00980C5F" w:rsidP="00A13F3B">
      <w:r>
        <w:t xml:space="preserve">When configured for “EnhancedMemoryPositionClient = </w:t>
      </w:r>
      <w:proofErr w:type="spellStart"/>
      <w:r>
        <w:t>NotPresent</w:t>
      </w:r>
      <w:proofErr w:type="spellEnd"/>
      <w:r>
        <w:t xml:space="preserve">” the EnhancedMemoryInterfaceClient shall not send </w:t>
      </w:r>
      <w:proofErr w:type="spellStart"/>
      <w:r>
        <w:t>EnMemProfilePairing_</w:t>
      </w:r>
      <w:proofErr w:type="gramStart"/>
      <w:r>
        <w:t>Rq</w:t>
      </w:r>
      <w:proofErr w:type="spellEnd"/>
      <w:r>
        <w:t>(</w:t>
      </w:r>
      <w:proofErr w:type="spellStart"/>
      <w:proofErr w:type="gramEnd"/>
      <w:r>
        <w:t>ButtonPairing</w:t>
      </w:r>
      <w:proofErr w:type="spellEnd"/>
      <w:r>
        <w:t xml:space="preserve"> = </w:t>
      </w:r>
      <w:proofErr w:type="spellStart"/>
      <w:r>
        <w:t>ExitButtonPairing</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7C8F4C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8B58C0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61F81D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3635E24" w14:textId="77777777" w:rsidR="00D90FFA" w:rsidRPr="00AC15C4" w:rsidRDefault="00C73931" w:rsidP="0081629B">
            <w:pPr>
              <w:rPr>
                <w:vanish/>
                <w:color w:val="000000" w:themeColor="text1"/>
              </w:rPr>
            </w:pPr>
          </w:p>
        </w:tc>
      </w:tr>
    </w:tbl>
    <w:p w14:paraId="31C4EB20" w14:textId="77777777" w:rsidR="00AC15C4" w:rsidRPr="00AC15C4" w:rsidRDefault="00AC15C4" w:rsidP="00AC15C4">
      <w:pPr>
        <w:pStyle w:val="Heading5"/>
        <w:rPr>
          <w:b w:val="0"/>
          <w:u w:val="single"/>
        </w:rPr>
      </w:pPr>
      <w:r w:rsidRPr="00AC15C4">
        <w:rPr>
          <w:b w:val="0"/>
          <w:u w:val="single"/>
        </w:rPr>
        <w:t>ENMEM-REQ-198918/B-Recall New Driver Profile After Copy</w:t>
      </w:r>
    </w:p>
    <w:p w14:paraId="6A7CF22E" w14:textId="77777777" w:rsidR="00675B01" w:rsidRDefault="00980C5F" w:rsidP="00980C5F">
      <w:pPr>
        <w:numPr>
          <w:ilvl w:val="0"/>
          <w:numId w:val="90"/>
        </w:numPr>
      </w:pPr>
      <w:r>
        <w:t xml:space="preserve">When “EnhancedMemoryPositionClient = Present”, after sending the Copy request and then sending an exit Memory Seat Button Association request, the EnhancedMemoryInterfaceClient shall ensure </w:t>
      </w:r>
      <w:proofErr w:type="spellStart"/>
      <w:r>
        <w:t>EnMemButtonPairing_St</w:t>
      </w:r>
      <w:proofErr w:type="spellEnd"/>
      <w:r>
        <w:t>(</w:t>
      </w:r>
      <w:proofErr w:type="spellStart"/>
      <w:r>
        <w:t>ButtonPairing</w:t>
      </w:r>
      <w:proofErr w:type="spellEnd"/>
      <w:r>
        <w:t>=</w:t>
      </w:r>
      <w:r w:rsidRPr="000736BA">
        <w:t xml:space="preserve"> </w:t>
      </w:r>
      <w:proofErr w:type="spellStart"/>
      <w:r>
        <w:t>ButtonPairingExited</w:t>
      </w:r>
      <w:proofErr w:type="spellEnd"/>
      <w:r>
        <w:t xml:space="preserve">) is received and shall wait a minimum of </w:t>
      </w:r>
      <w:proofErr w:type="spellStart"/>
      <w:r>
        <w:t>T_RecallDelay</w:t>
      </w:r>
      <w:proofErr w:type="spellEnd"/>
      <w:r>
        <w:t xml:space="preserve"> from the time the FBMP Copy request was first sent, before sending a request to update to the new Driver Profile via the </w:t>
      </w:r>
      <w:proofErr w:type="spellStart"/>
      <w:r>
        <w:t>InfotainmentRecall_Rq</w:t>
      </w:r>
      <w:proofErr w:type="spellEnd"/>
      <w:r>
        <w:t xml:space="preserve"> method</w:t>
      </w:r>
    </w:p>
    <w:p w14:paraId="5663BA75" w14:textId="77777777" w:rsidR="00385D17" w:rsidRDefault="00980C5F" w:rsidP="00980C5F">
      <w:pPr>
        <w:numPr>
          <w:ilvl w:val="0"/>
          <w:numId w:val="89"/>
        </w:numPr>
      </w:pPr>
      <w:r>
        <w:t xml:space="preserve">When “EnhancedMemoryPositionClient = </w:t>
      </w:r>
      <w:proofErr w:type="spellStart"/>
      <w:r>
        <w:t>NotPresent</w:t>
      </w:r>
      <w:proofErr w:type="spellEnd"/>
      <w:r>
        <w:t xml:space="preserve">”, after sending the Copy request, the EnhancedMemoryInterfaceClient shall wait a minimum of </w:t>
      </w:r>
      <w:proofErr w:type="spellStart"/>
      <w:r>
        <w:t>T_RecallDelay</w:t>
      </w:r>
      <w:proofErr w:type="spellEnd"/>
      <w:r>
        <w:t xml:space="preserve"> from the time the FBMP Copy request was first sent, before sending a request to update to the new Driver Profile via the </w:t>
      </w:r>
      <w:proofErr w:type="spellStart"/>
      <w:r>
        <w:t>InfotainmentRecall_Rq</w:t>
      </w:r>
      <w:proofErr w:type="spellEnd"/>
      <w:r>
        <w:t xml:space="preserve"> method</w:t>
      </w:r>
    </w:p>
    <w:p w14:paraId="4AF4FBFC" w14:textId="77777777" w:rsidR="00385D17" w:rsidRDefault="00C73931" w:rsidP="00385D17"/>
    <w:p w14:paraId="3373D873" w14:textId="77777777" w:rsidR="001120A5" w:rsidRDefault="00980C5F" w:rsidP="00980C5F">
      <w:pPr>
        <w:numPr>
          <w:ilvl w:val="0"/>
          <w:numId w:val="89"/>
        </w:numPr>
      </w:pPr>
      <w:r>
        <w:t xml:space="preserve">The value of </w:t>
      </w:r>
      <w:proofErr w:type="spellStart"/>
      <w:r>
        <w:t>T_RecallDelay</w:t>
      </w:r>
      <w:proofErr w:type="spellEnd"/>
      <w:r>
        <w:t xml:space="preserve"> shall be a configurable value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0CAB60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E438ED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A2732A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B50253" w14:textId="77777777" w:rsidR="00D90FFA" w:rsidRPr="00AC15C4" w:rsidRDefault="00C73931" w:rsidP="0081629B">
            <w:pPr>
              <w:rPr>
                <w:vanish/>
                <w:color w:val="000000" w:themeColor="text1"/>
              </w:rPr>
            </w:pPr>
          </w:p>
        </w:tc>
      </w:tr>
    </w:tbl>
    <w:p w14:paraId="7CCFD3E9" w14:textId="77777777" w:rsidR="007917DC" w:rsidRDefault="00980C5F" w:rsidP="00AC15C4">
      <w:pPr>
        <w:pStyle w:val="Heading5"/>
      </w:pPr>
      <w:r w:rsidRPr="00B9479B">
        <w:t>ENMEM-TMR-REQ-099765/B-</w:t>
      </w:r>
      <w:proofErr w:type="spellStart"/>
      <w:r w:rsidRPr="00B9479B">
        <w:t>T_RecallDelay</w:t>
      </w:r>
      <w:proofErr w:type="spellEnd"/>
    </w:p>
    <w:p w14:paraId="4C019345"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5281FC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737BA132"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8E3E0EA"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93864A0"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3790C0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5CED0A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A26FF9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59C0DAF6"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F5883B6"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T_RecallDelay</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1C1DC93" w14:textId="77777777" w:rsidR="00051A43" w:rsidRDefault="00980C5F" w:rsidP="00051A43">
            <w:pPr>
              <w:rPr>
                <w:rFonts w:cs="Arial"/>
              </w:rPr>
            </w:pPr>
            <w:r>
              <w:rPr>
                <w:rFonts w:cs="Arial"/>
              </w:rPr>
              <w:t>The</w:t>
            </w:r>
            <w:r w:rsidRPr="00416838">
              <w:rPr>
                <w:rFonts w:cs="Arial"/>
              </w:rPr>
              <w:t xml:space="preserve"> time</w:t>
            </w:r>
            <w:r>
              <w:rPr>
                <w:rFonts w:cs="Arial"/>
              </w:rPr>
              <w:t xml:space="preserve"> from when</w:t>
            </w:r>
            <w:r w:rsidRPr="00416838">
              <w:rPr>
                <w:rFonts w:cs="Arial"/>
              </w:rPr>
              <w:t xml:space="preserve"> the EnhancedMemory</w:t>
            </w:r>
            <w:r>
              <w:rPr>
                <w:rFonts w:cs="Arial"/>
              </w:rPr>
              <w:t>InterfaceClient sends the FBMP Copy command until it sends the recall request</w:t>
            </w:r>
          </w:p>
          <w:p w14:paraId="0537A5D5" w14:textId="77777777" w:rsidR="00051A43" w:rsidRPr="00416838" w:rsidRDefault="00C73931" w:rsidP="00581447">
            <w:pPr>
              <w:rPr>
                <w:rFonts w:cs="Arial"/>
              </w:rPr>
            </w:pPr>
          </w:p>
          <w:p w14:paraId="42E19939" w14:textId="77777777" w:rsidR="00E65F6B" w:rsidRPr="00416838" w:rsidRDefault="00980C5F" w:rsidP="00500605">
            <w:pPr>
              <w:rPr>
                <w:rFonts w:cs="Arial"/>
              </w:rPr>
            </w:pPr>
            <w:r w:rsidRPr="00416838">
              <w:rPr>
                <w:rFonts w:cs="Arial"/>
              </w:rPr>
              <w:t>Note: Use the default value</w:t>
            </w:r>
            <w:r>
              <w:rPr>
                <w:rFonts w:cs="Arial"/>
              </w:rPr>
              <w:t xml:space="preserve"> + or - 10%</w:t>
            </w:r>
          </w:p>
          <w:p w14:paraId="63BFFD0E"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75BFF71"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F636777" w14:textId="77777777" w:rsidR="007917DC" w:rsidRDefault="00980C5F">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23854322" w14:textId="77777777" w:rsidR="007917DC" w:rsidRDefault="00980C5F">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4A6D2F6A" w14:textId="77777777" w:rsidR="007917DC" w:rsidRDefault="00980C5F">
            <w:pPr>
              <w:spacing w:line="276" w:lineRule="auto"/>
              <w:jc w:val="center"/>
              <w:rPr>
                <w:rFonts w:ascii="Univers" w:eastAsia="Times New Roman" w:hAnsi="Univers" w:cs="Arial"/>
                <w:sz w:val="14"/>
                <w:szCs w:val="14"/>
              </w:rPr>
            </w:pPr>
            <w:r>
              <w:rPr>
                <w:rFonts w:cs="Arial"/>
                <w:sz w:val="14"/>
                <w:szCs w:val="14"/>
              </w:rPr>
              <w:t>5000</w:t>
            </w:r>
          </w:p>
        </w:tc>
      </w:tr>
    </w:tbl>
    <w:p w14:paraId="569CE6F5" w14:textId="77777777" w:rsidR="005A201A" w:rsidRPr="00B01CDD" w:rsidRDefault="00C73931" w:rsidP="00B01CDD">
      <w:pPr>
        <w:rPr>
          <w:sz w:val="14"/>
          <w:szCs w:val="14"/>
        </w:rPr>
      </w:pPr>
    </w:p>
    <w:p w14:paraId="5C552BCE" w14:textId="77777777" w:rsidR="007917DC" w:rsidRDefault="00980C5F" w:rsidP="00AC15C4">
      <w:pPr>
        <w:pStyle w:val="Heading5"/>
      </w:pPr>
      <w:r w:rsidRPr="00B9479B">
        <w:t>ENMEM-TMR-REQ-134146/B-</w:t>
      </w:r>
      <w:proofErr w:type="spellStart"/>
      <w:r w:rsidRPr="00B9479B">
        <w:t>T_OptInRecallSeparation</w:t>
      </w:r>
      <w:proofErr w:type="spellEnd"/>
    </w:p>
    <w:p w14:paraId="4A7E5FC4"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30198CA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D2CCB8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A89C8E5"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2ECEFF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6BE39A9"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AB6CFF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2548905"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2748B383"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F36155F"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T_OptInRecallSeparation</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8DEBF85" w14:textId="77777777" w:rsidR="00261853" w:rsidRDefault="00980C5F" w:rsidP="00261853">
            <w:r>
              <w:t xml:space="preserve">Minimum separation time the EnhancedMemoryInterfaceClient shall have between sending the </w:t>
            </w:r>
            <w:proofErr w:type="spellStart"/>
            <w:r>
              <w:t>PersonalityOptIn_St</w:t>
            </w:r>
            <w:proofErr w:type="spellEnd"/>
            <w:r>
              <w:t xml:space="preserve"> and sending the </w:t>
            </w:r>
            <w:proofErr w:type="spellStart"/>
            <w:r>
              <w:t>InfotainmentRecall_Rq</w:t>
            </w:r>
            <w:proofErr w:type="spellEnd"/>
            <w:r>
              <w:t>.</w:t>
            </w:r>
            <w:r w:rsidRPr="00261853">
              <w:t xml:space="preserve"> </w:t>
            </w:r>
          </w:p>
          <w:p w14:paraId="54661B45" w14:textId="77777777" w:rsidR="00261853" w:rsidRDefault="00C73931" w:rsidP="00500605"/>
          <w:p w14:paraId="6C310A9E" w14:textId="77777777" w:rsidR="00500605" w:rsidRDefault="00980C5F" w:rsidP="00500605">
            <w:r>
              <w:t>Note: Use the default value</w:t>
            </w:r>
          </w:p>
          <w:p w14:paraId="30714676"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4A8E879"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EEB27FF" w14:textId="77777777" w:rsidR="007917DC" w:rsidRDefault="00C73931">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7E6A4AC2"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4EC2EE9C" w14:textId="77777777" w:rsidR="007917DC" w:rsidRDefault="00980C5F">
            <w:pPr>
              <w:spacing w:line="276" w:lineRule="auto"/>
              <w:jc w:val="center"/>
              <w:rPr>
                <w:rFonts w:ascii="Univers" w:eastAsia="Times New Roman" w:hAnsi="Univers" w:cs="Arial"/>
                <w:sz w:val="14"/>
                <w:szCs w:val="14"/>
              </w:rPr>
            </w:pPr>
            <w:r>
              <w:rPr>
                <w:rFonts w:cs="Arial"/>
                <w:sz w:val="14"/>
                <w:szCs w:val="14"/>
              </w:rPr>
              <w:t>100</w:t>
            </w:r>
          </w:p>
        </w:tc>
      </w:tr>
    </w:tbl>
    <w:p w14:paraId="2B1B5E17" w14:textId="77777777" w:rsidR="005A201A" w:rsidRPr="00B01CDD" w:rsidRDefault="00C73931" w:rsidP="00B01CDD">
      <w:pPr>
        <w:rPr>
          <w:sz w:val="14"/>
          <w:szCs w:val="14"/>
        </w:rPr>
      </w:pPr>
    </w:p>
    <w:p w14:paraId="53F5665B" w14:textId="77777777" w:rsidR="00AC15C4" w:rsidRPr="00AC15C4" w:rsidRDefault="00AC15C4" w:rsidP="00AC15C4">
      <w:pPr>
        <w:pStyle w:val="Heading5"/>
        <w:rPr>
          <w:b w:val="0"/>
          <w:u w:val="single"/>
        </w:rPr>
      </w:pPr>
      <w:r w:rsidRPr="00AC15C4">
        <w:rPr>
          <w:b w:val="0"/>
          <w:u w:val="single"/>
        </w:rPr>
        <w:t>ENMEM-REQ-099683/E-Storing Positional Settings for the Copy Operation</w:t>
      </w:r>
    </w:p>
    <w:p w14:paraId="08648E46" w14:textId="77777777" w:rsidR="006E3010" w:rsidRPr="008C5B96" w:rsidRDefault="00980C5F" w:rsidP="006E3010">
      <w:r w:rsidRPr="008C5B96">
        <w:t>When creating a Driver Profile</w:t>
      </w:r>
      <w:r>
        <w:t>, during the copy operation</w:t>
      </w:r>
      <w:r w:rsidRPr="008C5B96">
        <w:t xml:space="preserve">, the </w:t>
      </w:r>
      <w:proofErr w:type="spellStart"/>
      <w:r>
        <w:t>EnhancedMemoryPosition</w:t>
      </w:r>
      <w:r w:rsidRPr="008C5B96">
        <w:t>Client</w:t>
      </w:r>
      <w:r>
        <w:t>’s</w:t>
      </w:r>
      <w:proofErr w:type="spellEnd"/>
      <w:r w:rsidRPr="008C5B96">
        <w:t xml:space="preserve"> current positional settings </w:t>
      </w:r>
      <w:r>
        <w:t xml:space="preserve">shall </w:t>
      </w:r>
      <w:r w:rsidRPr="008C5B96">
        <w:t xml:space="preserve">be copied to the new Driver Profile that’s being created. In order to guarantee this task is accomplished, an infotainment </w:t>
      </w:r>
      <w:r>
        <w:t xml:space="preserve">positional setting </w:t>
      </w:r>
      <w:r w:rsidRPr="008C5B96">
        <w:t xml:space="preserve">store operation </w:t>
      </w:r>
      <w:r>
        <w:t xml:space="preserve">shall be </w:t>
      </w:r>
      <w:r w:rsidRPr="008C5B96">
        <w:t xml:space="preserve">issued </w:t>
      </w:r>
      <w:r>
        <w:t xml:space="preserve">before the </w:t>
      </w:r>
      <w:r w:rsidRPr="008C5B96">
        <w:t>recall request.</w:t>
      </w:r>
      <w:r w:rsidRPr="00371E95">
        <w:t xml:space="preserve"> This shall only be performed when configured for “EnhancedMemoryPositionClient = Present.”</w:t>
      </w:r>
    </w:p>
    <w:p w14:paraId="14B2C569" w14:textId="77777777" w:rsidR="006E3010" w:rsidRPr="008C5B96" w:rsidRDefault="00C73931" w:rsidP="006E3010"/>
    <w:p w14:paraId="294C068B" w14:textId="77777777" w:rsidR="006E3010" w:rsidRPr="008C5B96" w:rsidRDefault="00980C5F" w:rsidP="00980C5F">
      <w:pPr>
        <w:numPr>
          <w:ilvl w:val="0"/>
          <w:numId w:val="91"/>
        </w:numPr>
      </w:pPr>
      <w:r>
        <w:t>T</w:t>
      </w:r>
      <w:r w:rsidRPr="008C5B96">
        <w:t xml:space="preserve">he EnhancedMemoryInterfaceClient shall send </w:t>
      </w:r>
      <w:r>
        <w:t xml:space="preserve">a </w:t>
      </w:r>
      <w:r w:rsidRPr="008C5B96">
        <w:t xml:space="preserve">store positional settings request via </w:t>
      </w:r>
      <w:proofErr w:type="spellStart"/>
      <w:r w:rsidRPr="008C5B96">
        <w:rPr>
          <w:rFonts w:cs="Arial"/>
          <w:color w:val="000000"/>
          <w:szCs w:val="22"/>
        </w:rPr>
        <w:t>InfotainmentPersStore_Rq</w:t>
      </w:r>
      <w:proofErr w:type="spellEnd"/>
      <w:r w:rsidRPr="008C5B96">
        <w:t xml:space="preserve"> to </w:t>
      </w:r>
      <w:r>
        <w:t xml:space="preserve">the </w:t>
      </w:r>
      <w:r w:rsidRPr="008C5B96">
        <w:t>EnhancedMemoryPositionClient</w:t>
      </w:r>
      <w:r>
        <w:t xml:space="preserve"> before sending the recall request for the new Driver Profile</w:t>
      </w:r>
    </w:p>
    <w:p w14:paraId="64A3BB37" w14:textId="77777777" w:rsidR="006E3010" w:rsidRDefault="00C73931" w:rsidP="006E3010">
      <w:pPr>
        <w:ind w:left="90"/>
      </w:pPr>
    </w:p>
    <w:p w14:paraId="78521A13" w14:textId="77777777" w:rsidR="00D874C6" w:rsidRDefault="00980C5F" w:rsidP="00980C5F">
      <w:pPr>
        <w:numPr>
          <w:ilvl w:val="0"/>
          <w:numId w:val="91"/>
        </w:numPr>
      </w:pPr>
      <w:r>
        <w:t xml:space="preserve">The EnhancedMemoryPositionClient shall store all current Classic Memory settings to the indicated memory seat button (which may include performing a Classic Memory subsystem store operation) upon reception of the </w:t>
      </w:r>
      <w:proofErr w:type="spellStart"/>
      <w:r>
        <w:t>InfotainmentPersStore_Rq</w:t>
      </w:r>
      <w:proofErr w:type="spellEnd"/>
      <w:r>
        <w:t xml:space="preserve"> method and respond with </w:t>
      </w:r>
      <w:r>
        <w:rPr>
          <w:rFonts w:cs="Arial"/>
          <w:color w:val="000000"/>
          <w:szCs w:val="22"/>
        </w:rPr>
        <w:t>InfotainmentPersStore_</w:t>
      </w:r>
      <w:proofErr w:type="gramStart"/>
      <w:r>
        <w:rPr>
          <w:rFonts w:cs="Arial"/>
          <w:color w:val="000000"/>
          <w:szCs w:val="22"/>
        </w:rPr>
        <w:t>St(</w:t>
      </w:r>
      <w:proofErr w:type="gramEnd"/>
      <w:r>
        <w:rPr>
          <w:rFonts w:cs="Arial"/>
          <w:color w:val="000000"/>
          <w:szCs w:val="22"/>
        </w:rPr>
        <w:t>Status = Complete) when complete.</w:t>
      </w:r>
    </w:p>
    <w:p w14:paraId="00BF36BA" w14:textId="77777777" w:rsidR="00D874C6" w:rsidRDefault="00980C5F" w:rsidP="00980C5F">
      <w:pPr>
        <w:numPr>
          <w:ilvl w:val="1"/>
          <w:numId w:val="91"/>
        </w:numPr>
      </w:pPr>
      <w:r>
        <w:t xml:space="preserve">While the store operation is being performed, the EnhancedMemoryPositionClient shall respond with </w:t>
      </w:r>
      <w:r>
        <w:rPr>
          <w:rFonts w:cs="Arial"/>
          <w:color w:val="000000"/>
          <w:szCs w:val="22"/>
        </w:rPr>
        <w:t>InfotainmentPersStore_</w:t>
      </w:r>
      <w:proofErr w:type="gramStart"/>
      <w:r>
        <w:rPr>
          <w:rFonts w:cs="Arial"/>
          <w:color w:val="000000"/>
          <w:szCs w:val="22"/>
        </w:rPr>
        <w:t>St(</w:t>
      </w:r>
      <w:proofErr w:type="gramEnd"/>
      <w:r>
        <w:rPr>
          <w:rFonts w:cs="Arial"/>
          <w:color w:val="000000"/>
          <w:szCs w:val="22"/>
        </w:rPr>
        <w:t>Status = InProgress).</w:t>
      </w:r>
    </w:p>
    <w:p w14:paraId="42A33FBB" w14:textId="77777777" w:rsidR="00E202AE" w:rsidRDefault="00C73931" w:rsidP="00E202AE"/>
    <w:p w14:paraId="0BD0D1B0" w14:textId="77777777" w:rsidR="00E202AE" w:rsidRPr="00E202AE" w:rsidRDefault="00980C5F" w:rsidP="00E202AE">
      <w:r>
        <w:t xml:space="preserve">Reference sequence diagram </w:t>
      </w:r>
      <w:r w:rsidRPr="00E202AE">
        <w:rPr>
          <w:u w:val="single"/>
        </w:rPr>
        <w:t>ENMEM-SD-REQ-099425-Create Driver Profile</w:t>
      </w:r>
      <w:r>
        <w:t xml:space="preserve"> 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6B7C4C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509095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F8455C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3055B16" w14:textId="77777777" w:rsidR="00D90FFA" w:rsidRPr="00AC15C4" w:rsidRDefault="00C73931" w:rsidP="0081629B">
            <w:pPr>
              <w:rPr>
                <w:vanish/>
                <w:color w:val="000000" w:themeColor="text1"/>
              </w:rPr>
            </w:pPr>
          </w:p>
        </w:tc>
      </w:tr>
    </w:tbl>
    <w:p w14:paraId="02DC683A" w14:textId="77777777" w:rsidR="00406F39" w:rsidRDefault="00980C5F" w:rsidP="00AC15C4">
      <w:pPr>
        <w:pStyle w:val="Heading4"/>
      </w:pPr>
      <w:r>
        <w:t>Keyfob/Phone/NFC Key Association</w:t>
      </w:r>
    </w:p>
    <w:p w14:paraId="5C9728E0" w14:textId="77777777" w:rsidR="00500605" w:rsidRPr="00B73F56" w:rsidRDefault="00980C5F" w:rsidP="00B73F56">
      <w:r>
        <w:t xml:space="preserve">The pairing of a Keyfob, Phone, or NFC Key is an optional operation in the Enhanced Memory feature set. This can be done during or after profile creation. This can only be completed through the Enhanced Memory feature and is not available when Enhanced Memory is not </w:t>
      </w:r>
      <w:proofErr w:type="spellStart"/>
      <w:r>
        <w:t>OptedIn</w:t>
      </w:r>
      <w:proofErr w:type="spellEnd"/>
    </w:p>
    <w:p w14:paraId="2E07EEDF" w14:textId="77777777" w:rsidR="00AC15C4" w:rsidRPr="00AC15C4" w:rsidRDefault="00AC15C4" w:rsidP="00AC15C4">
      <w:pPr>
        <w:pStyle w:val="Heading5"/>
        <w:rPr>
          <w:b w:val="0"/>
          <w:u w:val="single"/>
        </w:rPr>
      </w:pPr>
      <w:r w:rsidRPr="00AC15C4">
        <w:rPr>
          <w:b w:val="0"/>
          <w:u w:val="single"/>
        </w:rPr>
        <w:lastRenderedPageBreak/>
        <w:t>ENMEM-REQ-099672/D-Configurable Parameter for Key/Phone/NFC Key Pairing</w:t>
      </w:r>
    </w:p>
    <w:p w14:paraId="0163B529" w14:textId="77777777" w:rsidR="00A20460" w:rsidRDefault="00980C5F" w:rsidP="00204F48">
      <w:r w:rsidRPr="00EE74B8">
        <w:t xml:space="preserve">The </w:t>
      </w:r>
      <w:r w:rsidRPr="001971B3">
        <w:t xml:space="preserve">EnhancedMemoryProfileServer </w:t>
      </w:r>
      <w:r w:rsidRPr="00EE74B8">
        <w:t>shall have a configurable parameter to determine whether the vehicle suppo</w:t>
      </w:r>
      <w:r>
        <w:t>rts the Enhanced Memory feature:</w:t>
      </w:r>
    </w:p>
    <w:p w14:paraId="692998B2" w14:textId="77777777" w:rsidR="0019129C" w:rsidRPr="00204F48" w:rsidRDefault="00980C5F" w:rsidP="00980C5F">
      <w:pPr>
        <w:numPr>
          <w:ilvl w:val="0"/>
          <w:numId w:val="92"/>
        </w:numPr>
      </w:pPr>
      <w:r w:rsidRPr="00EE74B8">
        <w:t xml:space="preserve">If the parameter indicates that the vehicle is to support “Classic Memory”, then the </w:t>
      </w:r>
      <w:proofErr w:type="spellStart"/>
      <w:r>
        <w:t>EnMemProfilePairing_</w:t>
      </w:r>
      <w:proofErr w:type="gramStart"/>
      <w:r>
        <w:t>Rq</w:t>
      </w:r>
      <w:proofErr w:type="spellEnd"/>
      <w:r>
        <w:t>(</w:t>
      </w:r>
      <w:proofErr w:type="gramEnd"/>
      <w:r>
        <w:t xml:space="preserve">KeyPairing)  </w:t>
      </w:r>
      <w:r w:rsidRPr="00EE74B8">
        <w:t xml:space="preserve">method shall be ignored since keyfob association will instead be </w:t>
      </w:r>
      <w:r>
        <w:t xml:space="preserve">coordinated via the legacy </w:t>
      </w:r>
      <w:proofErr w:type="spellStart"/>
      <w:r w:rsidRPr="00EE74B8">
        <w:t>MemSwtch_D_RqAssoc</w:t>
      </w:r>
      <w:proofErr w:type="spellEnd"/>
      <w:r w:rsidRPr="00EE74B8">
        <w:t xml:space="preserve"> method</w:t>
      </w:r>
      <w:r>
        <w:t>, which is defined in the existing Classic Memory subsystem specifications.</w:t>
      </w:r>
    </w:p>
    <w:p w14:paraId="7BD3C458" w14:textId="77777777" w:rsidR="00DA3034" w:rsidRDefault="00980C5F" w:rsidP="00980C5F">
      <w:pPr>
        <w:numPr>
          <w:ilvl w:val="0"/>
          <w:numId w:val="92"/>
        </w:numPr>
      </w:pPr>
      <w:r w:rsidRPr="00EE74B8">
        <w:t>If the parameter indicates that the vehicle is to suppo</w:t>
      </w:r>
      <w:r>
        <w:t xml:space="preserve">rt “Enhanced Memory”, then the legacy </w:t>
      </w:r>
      <w:proofErr w:type="spellStart"/>
      <w:r w:rsidRPr="00EE74B8">
        <w:t>MemSwtch_D_RqAssoc</w:t>
      </w:r>
      <w:proofErr w:type="spellEnd"/>
      <w:r w:rsidRPr="00EE74B8">
        <w:t xml:space="preserve"> method shall be ignored since keyfob association will instead be coordinated via the </w:t>
      </w:r>
      <w:proofErr w:type="spellStart"/>
      <w:r>
        <w:t>EnMemProfilePairing_</w:t>
      </w:r>
      <w:proofErr w:type="gramStart"/>
      <w:r>
        <w:t>Rq</w:t>
      </w:r>
      <w:proofErr w:type="spellEnd"/>
      <w:r>
        <w:t>(</w:t>
      </w:r>
      <w:proofErr w:type="gramEnd"/>
      <w:r>
        <w:t xml:space="preserve">KeyPairing) </w:t>
      </w:r>
      <w:r w:rsidRPr="00EE74B8">
        <w:t>method.</w:t>
      </w:r>
    </w:p>
    <w:p w14:paraId="06206DEA" w14:textId="77777777" w:rsidR="00A20460" w:rsidRDefault="00980C5F" w:rsidP="00980C5F">
      <w:pPr>
        <w:numPr>
          <w:ilvl w:val="1"/>
          <w:numId w:val="92"/>
        </w:numPr>
      </w:pPr>
      <w:r>
        <w:t xml:space="preserve">Phone association shall only be supported when </w:t>
      </w:r>
      <w:r w:rsidRPr="00EE74B8">
        <w:t>the parameter indicates that the vehicle is to suppo</w:t>
      </w:r>
      <w:r>
        <w:t xml:space="preserve">rt “Enhanced Memory” and shall </w:t>
      </w:r>
      <w:r w:rsidRPr="00EE74B8">
        <w:t xml:space="preserve">be coordinated via the </w:t>
      </w:r>
      <w:proofErr w:type="spellStart"/>
      <w:r>
        <w:t>EnMemProfilePairing_</w:t>
      </w:r>
      <w:proofErr w:type="gramStart"/>
      <w:r>
        <w:t>Rq</w:t>
      </w:r>
      <w:proofErr w:type="spellEnd"/>
      <w:r>
        <w:t>(</w:t>
      </w:r>
      <w:proofErr w:type="gramEnd"/>
      <w:r>
        <w:t xml:space="preserve">KeyPairing) </w:t>
      </w:r>
      <w:r w:rsidRPr="00EE74B8">
        <w:t>method</w:t>
      </w:r>
    </w:p>
    <w:p w14:paraId="25256CEC" w14:textId="77777777" w:rsidR="00670F86" w:rsidRPr="00670F86" w:rsidRDefault="00980C5F" w:rsidP="00980C5F">
      <w:pPr>
        <w:numPr>
          <w:ilvl w:val="1"/>
          <w:numId w:val="92"/>
        </w:numPr>
      </w:pPr>
      <w:r>
        <w:t xml:space="preserve">NFC Key Association shall only be supported when the parameter indicates that the vehicle is to support “Enhanced Memory” and shall be coordinated via the </w:t>
      </w:r>
      <w:proofErr w:type="spellStart"/>
      <w:r>
        <w:t>EnMemProfilePairing_</w:t>
      </w:r>
      <w:proofErr w:type="gramStart"/>
      <w:r>
        <w:t>Rq</w:t>
      </w:r>
      <w:proofErr w:type="spellEnd"/>
      <w:r>
        <w:t>(</w:t>
      </w:r>
      <w:proofErr w:type="spellStart"/>
      <w:proofErr w:type="gramEnd"/>
      <w:r>
        <w:t>NFCKeyPairing</w:t>
      </w:r>
      <w:proofErr w:type="spellEnd"/>
      <w:r>
        <w:t>) method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E5CB4B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D0551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F5FD31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8D78CB" w14:textId="77777777" w:rsidR="00D90FFA" w:rsidRPr="00AC15C4" w:rsidRDefault="00C73931" w:rsidP="0081629B">
            <w:pPr>
              <w:rPr>
                <w:vanish/>
                <w:color w:val="000000" w:themeColor="text1"/>
              </w:rPr>
            </w:pPr>
          </w:p>
        </w:tc>
      </w:tr>
    </w:tbl>
    <w:p w14:paraId="7A322744" w14:textId="77777777" w:rsidR="00AC15C4" w:rsidRPr="00AC15C4" w:rsidRDefault="00AC15C4" w:rsidP="00AC15C4">
      <w:pPr>
        <w:pStyle w:val="Heading5"/>
        <w:rPr>
          <w:b w:val="0"/>
          <w:u w:val="single"/>
        </w:rPr>
      </w:pPr>
      <w:r w:rsidRPr="00AC15C4">
        <w:rPr>
          <w:b w:val="0"/>
          <w:u w:val="single"/>
        </w:rPr>
        <w:t>ENMEM-REQ-099697/B-Configurable Parameter to Disable Classic Keyfob Pairing</w:t>
      </w:r>
    </w:p>
    <w:p w14:paraId="71195CF4" w14:textId="77777777" w:rsidR="00500605" w:rsidRDefault="00980C5F" w:rsidP="00500605">
      <w:r>
        <w:t xml:space="preserve">The EnhancedMemoryPositionClient shall have a configurable parameter to determine whether the vehicle supports the Enhanced Memory feature. If the parameter indicates that the vehicle is to support “Enhanced Memory”, then the legacy </w:t>
      </w:r>
      <w:proofErr w:type="spellStart"/>
      <w:r>
        <w:t>MemSwtch_D_RqAssoc</w:t>
      </w:r>
      <w:proofErr w:type="spellEnd"/>
      <w:r>
        <w:t xml:space="preserve"> method shall be sent with null values to the EnhancedMemoryProfileServer and any associated chimes/tones for key pairing shall be suppressed.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D8CA87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50FE33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964105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826F3CF" w14:textId="77777777" w:rsidR="00D90FFA" w:rsidRPr="00AC15C4" w:rsidRDefault="00C73931" w:rsidP="0081629B">
            <w:pPr>
              <w:rPr>
                <w:vanish/>
                <w:color w:val="000000" w:themeColor="text1"/>
              </w:rPr>
            </w:pPr>
          </w:p>
        </w:tc>
      </w:tr>
    </w:tbl>
    <w:p w14:paraId="7ED284CE" w14:textId="77777777" w:rsidR="00AC15C4" w:rsidRPr="00AC15C4" w:rsidRDefault="00AC15C4" w:rsidP="00AC15C4">
      <w:pPr>
        <w:pStyle w:val="Heading5"/>
        <w:rPr>
          <w:b w:val="0"/>
          <w:u w:val="single"/>
        </w:rPr>
      </w:pPr>
      <w:r w:rsidRPr="00AC15C4">
        <w:rPr>
          <w:b w:val="0"/>
          <w:u w:val="single"/>
        </w:rPr>
        <w:t>ENMEM-REQ-427323/A-Maximum Number of NFC Key Associations per Profile</w:t>
      </w:r>
    </w:p>
    <w:p w14:paraId="6D3DD86E" w14:textId="77777777" w:rsidR="00EE6DDD" w:rsidRDefault="00980C5F" w:rsidP="00EE6DDD">
      <w:r>
        <w:t xml:space="preserve">The EnhancedMemoryInterfaceClient shall have configurable parameter to indicate the max number of NFC Key Associations to allow per Driver Profile (when NFC Key is enabled per REQ-427169). </w:t>
      </w:r>
    </w:p>
    <w:p w14:paraId="78A4EF11" w14:textId="77777777" w:rsidR="00EE6DDD" w:rsidRDefault="00980C5F" w:rsidP="00980C5F">
      <w:pPr>
        <w:numPr>
          <w:ilvl w:val="0"/>
          <w:numId w:val="94"/>
        </w:numPr>
      </w:pPr>
      <w:r>
        <w:t>When the parameter indicates that 1 association shall be allowed, the EnhancedMemoryInterfaceClient shall allow/offer 1 association per profile</w:t>
      </w:r>
    </w:p>
    <w:p w14:paraId="6A7449CC" w14:textId="77777777" w:rsidR="00EE6DDD" w:rsidRDefault="00980C5F" w:rsidP="00980C5F">
      <w:pPr>
        <w:numPr>
          <w:ilvl w:val="0"/>
          <w:numId w:val="94"/>
        </w:numPr>
      </w:pPr>
      <w:r>
        <w:t>When the parameter indicates that 2 associations shall be allowed, the EnhancedMemoryInterfaceClient shall allow/offer 2 associations per profile</w:t>
      </w:r>
    </w:p>
    <w:p w14:paraId="0A40033C" w14:textId="77777777" w:rsidR="00EE6DDD" w:rsidRDefault="00980C5F" w:rsidP="00980C5F">
      <w:pPr>
        <w:numPr>
          <w:ilvl w:val="0"/>
          <w:numId w:val="94"/>
        </w:numPr>
      </w:pPr>
      <w:r>
        <w:t>Etc.</w:t>
      </w:r>
    </w:p>
    <w:p w14:paraId="54C8CC65" w14:textId="77777777" w:rsidR="00500605" w:rsidRDefault="00980C5F" w:rsidP="00980C5F">
      <w:pPr>
        <w:numPr>
          <w:ilvl w:val="1"/>
          <w:numId w:val="93"/>
        </w:numPr>
      </w:pPr>
      <w:r>
        <w:t>The default value for this configuration shall be “4 Associations”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EB039D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6560FFD"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9223F2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9A7101E" w14:textId="77777777" w:rsidR="00D90FFA" w:rsidRPr="00AC15C4" w:rsidRDefault="00C73931" w:rsidP="0081629B">
            <w:pPr>
              <w:rPr>
                <w:vanish/>
                <w:color w:val="000000" w:themeColor="text1"/>
              </w:rPr>
            </w:pPr>
          </w:p>
        </w:tc>
      </w:tr>
    </w:tbl>
    <w:p w14:paraId="41DD25AA" w14:textId="77777777" w:rsidR="00AC15C4" w:rsidRPr="00AC15C4" w:rsidRDefault="00AC15C4" w:rsidP="00AC15C4">
      <w:pPr>
        <w:pStyle w:val="Heading5"/>
        <w:rPr>
          <w:b w:val="0"/>
          <w:u w:val="single"/>
        </w:rPr>
      </w:pPr>
      <w:r w:rsidRPr="00AC15C4">
        <w:rPr>
          <w:b w:val="0"/>
          <w:u w:val="single"/>
        </w:rPr>
        <w:t>ENMEM-REQ-099686/C-Keyfob Pairing Mode</w:t>
      </w:r>
    </w:p>
    <w:p w14:paraId="5BFABF93" w14:textId="77777777" w:rsidR="00A74B15" w:rsidRPr="00046A41" w:rsidRDefault="00980C5F" w:rsidP="00A74B15">
      <w:r w:rsidRPr="00046A41">
        <w:t xml:space="preserve">To associate a Driver Profile to a keyfob, the EnhancedMemoryInterfaceClient shall communicate to the EnhancedMemoryProfileServer that the Key Pairing mode has been entered via the </w:t>
      </w:r>
      <w:proofErr w:type="spellStart"/>
      <w:r w:rsidRPr="00046A41">
        <w:t>EnMemProfilePairing_Rq</w:t>
      </w:r>
      <w:proofErr w:type="spellEnd"/>
      <w:r w:rsidRPr="00046A41">
        <w:t xml:space="preserve"> (PersIndex=</w:t>
      </w:r>
      <w:proofErr w:type="spellStart"/>
      <w:r w:rsidRPr="00046A41">
        <w:t>PersX</w:t>
      </w:r>
      <w:proofErr w:type="spellEnd"/>
      <w:r w:rsidRPr="00046A41">
        <w:t>, KeyPairing=</w:t>
      </w:r>
      <w:proofErr w:type="spellStart"/>
      <w:r w:rsidRPr="00046A41">
        <w:t>EnterKeyPairing</w:t>
      </w:r>
      <w:proofErr w:type="spellEnd"/>
      <w:r w:rsidRPr="00046A41">
        <w:t xml:space="preserve">) method. </w:t>
      </w:r>
    </w:p>
    <w:p w14:paraId="3D945BEB" w14:textId="77777777" w:rsidR="00A74B15" w:rsidRPr="00046A41" w:rsidRDefault="00C73931" w:rsidP="00A74B15"/>
    <w:p w14:paraId="7F972753" w14:textId="77777777" w:rsidR="00C43E1C" w:rsidRPr="00046A41" w:rsidRDefault="00980C5F" w:rsidP="00980C5F">
      <w:pPr>
        <w:numPr>
          <w:ilvl w:val="0"/>
          <w:numId w:val="95"/>
        </w:numPr>
      </w:pPr>
      <w:r w:rsidRPr="00046A41">
        <w:t xml:space="preserve">Once </w:t>
      </w:r>
      <w:proofErr w:type="spellStart"/>
      <w:r w:rsidRPr="00046A41">
        <w:t>EnMemProfilePairing_Rq</w:t>
      </w:r>
      <w:proofErr w:type="spellEnd"/>
      <w:r w:rsidRPr="00046A41">
        <w:t xml:space="preserve"> (PersIndex=</w:t>
      </w:r>
      <w:proofErr w:type="spellStart"/>
      <w:r w:rsidRPr="00046A41">
        <w:t>PersX</w:t>
      </w:r>
      <w:proofErr w:type="spellEnd"/>
      <w:r w:rsidRPr="00046A41">
        <w:t>, KeyPairing=</w:t>
      </w:r>
      <w:proofErr w:type="spellStart"/>
      <w:r w:rsidRPr="00046A41">
        <w:t>EnterKeyPairing</w:t>
      </w:r>
      <w:proofErr w:type="spellEnd"/>
      <w:r w:rsidRPr="00046A41">
        <w:t>) is sent, the EnhancedMemoryProfileServer shall respond with EnMemKeyPairing_</w:t>
      </w:r>
      <w:proofErr w:type="gramStart"/>
      <w:r w:rsidRPr="00046A41">
        <w:t>St(</w:t>
      </w:r>
      <w:proofErr w:type="gramEnd"/>
      <w:r w:rsidRPr="00046A41">
        <w:t xml:space="preserve">KeyPairing = </w:t>
      </w:r>
      <w:proofErr w:type="spellStart"/>
      <w:r w:rsidRPr="00046A41">
        <w:t>KeyPairingEntered</w:t>
      </w:r>
      <w:proofErr w:type="spellEnd"/>
      <w:r w:rsidRPr="00046A41">
        <w:t>) upon successful entering of the Keyfob Pairing Mode.</w:t>
      </w:r>
    </w:p>
    <w:p w14:paraId="64CC9D00" w14:textId="77777777" w:rsidR="00C43E1C" w:rsidRPr="00046A41" w:rsidRDefault="00C73931" w:rsidP="00C43E1C">
      <w:pPr>
        <w:ind w:left="720"/>
      </w:pPr>
    </w:p>
    <w:p w14:paraId="18B000F7" w14:textId="77777777" w:rsidR="00A74B15" w:rsidRPr="00046A41" w:rsidRDefault="00980C5F" w:rsidP="00980C5F">
      <w:pPr>
        <w:numPr>
          <w:ilvl w:val="0"/>
          <w:numId w:val="95"/>
        </w:numPr>
      </w:pPr>
      <w:r w:rsidRPr="00046A41">
        <w:t xml:space="preserve">The EnhancedMemoryProfileServer shall begin looking for a “Lock” button press from </w:t>
      </w:r>
      <w:proofErr w:type="spellStart"/>
      <w:r w:rsidRPr="00046A41">
        <w:t>PersX</w:t>
      </w:r>
      <w:proofErr w:type="spellEnd"/>
      <w:r w:rsidRPr="00046A41">
        <w:t xml:space="preserve"> keyfob to associate to the requested Driver Profile. If the Keyfob detected is not already associated to another Driver Profile, the EnhancedMemoryProfileServer shall transmit EnMemKeyPairing_</w:t>
      </w:r>
      <w:proofErr w:type="gramStart"/>
      <w:r w:rsidRPr="00046A41">
        <w:t>St(</w:t>
      </w:r>
      <w:proofErr w:type="gramEnd"/>
      <w:r w:rsidRPr="00046A41">
        <w:t xml:space="preserve">KeyPairing = </w:t>
      </w:r>
      <w:proofErr w:type="spellStart"/>
      <w:r w:rsidRPr="00046A41">
        <w:t>KeyAssociateSuccess</w:t>
      </w:r>
      <w:proofErr w:type="spellEnd"/>
      <w:r w:rsidRPr="00046A41">
        <w:t xml:space="preserve">) after associating the detected keyfob to the requested Driver Profile. </w:t>
      </w:r>
    </w:p>
    <w:p w14:paraId="3321AFCA" w14:textId="77777777" w:rsidR="00253CF9" w:rsidRPr="00046A41" w:rsidRDefault="00C73931" w:rsidP="00253CF9"/>
    <w:p w14:paraId="2E61AABB" w14:textId="77777777" w:rsidR="00253CF9" w:rsidRPr="00046A41" w:rsidRDefault="00980C5F" w:rsidP="00980C5F">
      <w:pPr>
        <w:numPr>
          <w:ilvl w:val="0"/>
          <w:numId w:val="95"/>
        </w:numPr>
      </w:pPr>
      <w:r w:rsidRPr="00046A41">
        <w:t>The EnhancedMemoryProfileServer shall update the status of PersKeyPairing_</w:t>
      </w:r>
      <w:proofErr w:type="gramStart"/>
      <w:r w:rsidRPr="00046A41">
        <w:t>St(</w:t>
      </w:r>
      <w:proofErr w:type="spellStart"/>
      <w:proofErr w:type="gramEnd"/>
      <w:r w:rsidRPr="00046A41">
        <w:t>PersXKeyStatus</w:t>
      </w:r>
      <w:proofErr w:type="spellEnd"/>
      <w:r w:rsidRPr="00046A41">
        <w:t>=Key Associated).</w:t>
      </w:r>
    </w:p>
    <w:p w14:paraId="73DF934F" w14:textId="77777777" w:rsidR="0028542F" w:rsidRPr="00046A41" w:rsidRDefault="00C73931" w:rsidP="0028542F"/>
    <w:p w14:paraId="6323338F" w14:textId="77777777" w:rsidR="002168EB" w:rsidRPr="00046A41" w:rsidRDefault="00980C5F" w:rsidP="00980C5F">
      <w:pPr>
        <w:numPr>
          <w:ilvl w:val="0"/>
          <w:numId w:val="95"/>
        </w:numPr>
      </w:pPr>
      <w:r w:rsidRPr="00046A41">
        <w:t>The EnhancedMemoryProfileServer shall exit Key Pairing mode when indicated by:</w:t>
      </w:r>
    </w:p>
    <w:p w14:paraId="587DEA83" w14:textId="77777777" w:rsidR="002168EB" w:rsidRPr="00046A41" w:rsidRDefault="00980C5F" w:rsidP="00980C5F">
      <w:pPr>
        <w:numPr>
          <w:ilvl w:val="1"/>
          <w:numId w:val="95"/>
        </w:numPr>
      </w:pPr>
      <w:proofErr w:type="spellStart"/>
      <w:r w:rsidRPr="00046A41">
        <w:t>EnMemProfilePairing_</w:t>
      </w:r>
      <w:proofErr w:type="gramStart"/>
      <w:r w:rsidRPr="00046A41">
        <w:t>Rq</w:t>
      </w:r>
      <w:proofErr w:type="spellEnd"/>
      <w:r w:rsidRPr="00046A41">
        <w:t>(</w:t>
      </w:r>
      <w:proofErr w:type="gramEnd"/>
      <w:r w:rsidRPr="00046A41">
        <w:t xml:space="preserve">KeyPairing = </w:t>
      </w:r>
      <w:proofErr w:type="spellStart"/>
      <w:r w:rsidRPr="00046A41">
        <w:t>ExitKeyPairing</w:t>
      </w:r>
      <w:proofErr w:type="spellEnd"/>
      <w:r w:rsidRPr="00046A41">
        <w:t>)</w:t>
      </w:r>
    </w:p>
    <w:p w14:paraId="719A7D34" w14:textId="77777777" w:rsidR="002168EB" w:rsidRPr="00046A41" w:rsidRDefault="00980C5F" w:rsidP="00980C5F">
      <w:pPr>
        <w:numPr>
          <w:ilvl w:val="1"/>
          <w:numId w:val="95"/>
        </w:numPr>
      </w:pPr>
      <w:r w:rsidRPr="00046A41">
        <w:t>EnMemKeyPairing_</w:t>
      </w:r>
      <w:proofErr w:type="gramStart"/>
      <w:r w:rsidRPr="00046A41">
        <w:t>St(</w:t>
      </w:r>
      <w:proofErr w:type="gramEnd"/>
      <w:r w:rsidRPr="00046A41">
        <w:t xml:space="preserve">KeyPairing = </w:t>
      </w:r>
      <w:proofErr w:type="spellStart"/>
      <w:r w:rsidRPr="00046A41">
        <w:t>KeyAssociateSuccess</w:t>
      </w:r>
      <w:proofErr w:type="spellEnd"/>
      <w:r w:rsidRPr="00046A41">
        <w:t>)</w:t>
      </w:r>
    </w:p>
    <w:p w14:paraId="4EC21705" w14:textId="77777777" w:rsidR="00CD710B" w:rsidRDefault="00980C5F" w:rsidP="00980C5F">
      <w:pPr>
        <w:numPr>
          <w:ilvl w:val="1"/>
          <w:numId w:val="95"/>
        </w:numPr>
      </w:pPr>
      <w:proofErr w:type="spellStart"/>
      <w:r w:rsidRPr="00046A41">
        <w:t>Ignition_Status</w:t>
      </w:r>
      <w:proofErr w:type="spellEnd"/>
      <w:r w:rsidRPr="00046A41">
        <w:t xml:space="preserve"> transitions out of </w:t>
      </w:r>
      <w:r w:rsidRPr="00046A41">
        <w:rPr>
          <w:i/>
        </w:rPr>
        <w:t>Run</w:t>
      </w:r>
      <w:r w:rsidRPr="00046A41">
        <w:t>,</w:t>
      </w:r>
    </w:p>
    <w:p w14:paraId="06FA00A6" w14:textId="77777777" w:rsidR="002168EB" w:rsidRPr="00046A41" w:rsidRDefault="00980C5F" w:rsidP="00980C5F">
      <w:pPr>
        <w:numPr>
          <w:ilvl w:val="1"/>
          <w:numId w:val="95"/>
        </w:numPr>
      </w:pPr>
      <w:r>
        <w:t xml:space="preserve">Gear Lever Position transitions out of </w:t>
      </w:r>
      <w:r w:rsidRPr="00CD710B">
        <w:rPr>
          <w:i/>
        </w:rPr>
        <w:t>Park</w:t>
      </w:r>
      <w:r>
        <w:t>,</w:t>
      </w:r>
      <w:r w:rsidRPr="00046A41">
        <w:t xml:space="preserve"> </w:t>
      </w:r>
    </w:p>
    <w:p w14:paraId="3FF78E03" w14:textId="77777777" w:rsidR="00A74B15" w:rsidRPr="00046A41" w:rsidRDefault="00980C5F" w:rsidP="00980C5F">
      <w:pPr>
        <w:numPr>
          <w:ilvl w:val="1"/>
          <w:numId w:val="95"/>
        </w:numPr>
      </w:pPr>
      <w:r w:rsidRPr="00046A41">
        <w:t>Vehicle speed exceeds 8kph, whichever comes first.</w:t>
      </w:r>
    </w:p>
    <w:p w14:paraId="170FDB4A" w14:textId="77777777" w:rsidR="00C43E1C" w:rsidRPr="00046A41" w:rsidRDefault="00C73931" w:rsidP="00C43E1C"/>
    <w:p w14:paraId="565C6353" w14:textId="77777777" w:rsidR="00C43E1C" w:rsidRDefault="00980C5F" w:rsidP="00C43E1C">
      <w:r w:rsidRPr="00046A41">
        <w:t xml:space="preserve">Reference sequence diagram </w:t>
      </w:r>
      <w:r w:rsidRPr="00046A41">
        <w:rPr>
          <w:u w:val="single"/>
        </w:rPr>
        <w:t>ENMEM-SD-REQ-099422-Associate Key Fob</w:t>
      </w:r>
      <w:r w:rsidRPr="00046A41">
        <w:t xml:space="preserve"> 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488A59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15B3EE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4BD2AE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944855D" w14:textId="77777777" w:rsidR="00D90FFA" w:rsidRPr="00AC15C4" w:rsidRDefault="00C73931" w:rsidP="0081629B">
            <w:pPr>
              <w:rPr>
                <w:vanish/>
                <w:color w:val="000000" w:themeColor="text1"/>
              </w:rPr>
            </w:pPr>
          </w:p>
        </w:tc>
      </w:tr>
    </w:tbl>
    <w:p w14:paraId="582301BB" w14:textId="77777777" w:rsidR="00AC15C4" w:rsidRPr="00AC15C4" w:rsidRDefault="00AC15C4" w:rsidP="00AC15C4">
      <w:pPr>
        <w:pStyle w:val="Heading5"/>
        <w:rPr>
          <w:b w:val="0"/>
          <w:u w:val="single"/>
        </w:rPr>
      </w:pPr>
      <w:r w:rsidRPr="00AC15C4">
        <w:rPr>
          <w:b w:val="0"/>
          <w:u w:val="single"/>
        </w:rPr>
        <w:lastRenderedPageBreak/>
        <w:t>ENMEM-REQ-233118/B-Phone Pairing Mode</w:t>
      </w:r>
    </w:p>
    <w:p w14:paraId="520656C6" w14:textId="77777777" w:rsidR="00A74B15" w:rsidRPr="00036E39" w:rsidRDefault="00980C5F" w:rsidP="00A74B15">
      <w:r w:rsidRPr="00036E39">
        <w:t xml:space="preserve">To associate a Driver Profile to a phone, the EnhancedMemoryInterfaceClient shall communicate to the EnhancedMemoryProfileServer that the Phone Pairing mode has been entered via the </w:t>
      </w:r>
      <w:proofErr w:type="spellStart"/>
      <w:r w:rsidRPr="00036E39">
        <w:t>EnMemProfilePairing_Rq</w:t>
      </w:r>
      <w:proofErr w:type="spellEnd"/>
      <w:r w:rsidRPr="00036E39">
        <w:t xml:space="preserve"> (PersIndex=</w:t>
      </w:r>
      <w:proofErr w:type="spellStart"/>
      <w:r w:rsidRPr="00036E39">
        <w:t>PersX</w:t>
      </w:r>
      <w:proofErr w:type="spellEnd"/>
      <w:r w:rsidRPr="00036E39">
        <w:t>, KeyPairing=</w:t>
      </w:r>
      <w:proofErr w:type="spellStart"/>
      <w:r w:rsidRPr="00036E39">
        <w:t>EnterPhonePairing</w:t>
      </w:r>
      <w:proofErr w:type="spellEnd"/>
      <w:r w:rsidRPr="00036E39">
        <w:t xml:space="preserve">) method. </w:t>
      </w:r>
    </w:p>
    <w:p w14:paraId="583BBCB9" w14:textId="77777777" w:rsidR="00B3192E" w:rsidRDefault="00C73931" w:rsidP="00B3192E">
      <w:pPr>
        <w:ind w:left="720"/>
        <w:rPr>
          <w:highlight w:val="yellow"/>
        </w:rPr>
      </w:pPr>
    </w:p>
    <w:p w14:paraId="06C3FA66" w14:textId="77777777" w:rsidR="00C43E1C" w:rsidRPr="00036E39" w:rsidRDefault="00980C5F" w:rsidP="00980C5F">
      <w:pPr>
        <w:numPr>
          <w:ilvl w:val="0"/>
          <w:numId w:val="96"/>
        </w:numPr>
      </w:pPr>
      <w:r w:rsidRPr="00036E39">
        <w:t xml:space="preserve">Once </w:t>
      </w:r>
      <w:proofErr w:type="spellStart"/>
      <w:r w:rsidRPr="00036E39">
        <w:t>EnMemProfilePairing_Rq</w:t>
      </w:r>
      <w:proofErr w:type="spellEnd"/>
      <w:r w:rsidRPr="00036E39">
        <w:t xml:space="preserve"> (PersIndex=</w:t>
      </w:r>
      <w:proofErr w:type="spellStart"/>
      <w:r w:rsidRPr="00036E39">
        <w:t>PersX</w:t>
      </w:r>
      <w:proofErr w:type="spellEnd"/>
      <w:r w:rsidRPr="00036E39">
        <w:t>, KeyPairing=</w:t>
      </w:r>
      <w:proofErr w:type="spellStart"/>
      <w:r w:rsidRPr="00036E39">
        <w:t>EnterPhonePairing</w:t>
      </w:r>
      <w:proofErr w:type="spellEnd"/>
      <w:r w:rsidRPr="00036E39">
        <w:t>) is sent, the EnhancedMemoryProfileServer shall respond with EnMemKeyPairing_</w:t>
      </w:r>
      <w:proofErr w:type="gramStart"/>
      <w:r w:rsidRPr="00036E39">
        <w:t>St(</w:t>
      </w:r>
      <w:proofErr w:type="gramEnd"/>
      <w:r w:rsidRPr="00036E39">
        <w:t xml:space="preserve">KeyPairing = </w:t>
      </w:r>
      <w:proofErr w:type="spellStart"/>
      <w:r w:rsidRPr="00036E39">
        <w:t>KeyPairingEntered</w:t>
      </w:r>
      <w:proofErr w:type="spellEnd"/>
      <w:r w:rsidRPr="00036E39">
        <w:t>) upon successful entering of the Phone Pairing Mode.</w:t>
      </w:r>
    </w:p>
    <w:p w14:paraId="2769D1D4" w14:textId="77777777" w:rsidR="00C43E1C" w:rsidRPr="00036E39" w:rsidRDefault="00C73931" w:rsidP="00C43E1C">
      <w:pPr>
        <w:ind w:left="720"/>
      </w:pPr>
    </w:p>
    <w:p w14:paraId="21A38364" w14:textId="77777777" w:rsidR="00A74B15" w:rsidRPr="00036E39" w:rsidRDefault="00980C5F" w:rsidP="00980C5F">
      <w:pPr>
        <w:numPr>
          <w:ilvl w:val="0"/>
          <w:numId w:val="96"/>
        </w:numPr>
      </w:pPr>
      <w:r w:rsidRPr="00036E39">
        <w:t xml:space="preserve">The EnhancedMemoryProfileServer shall begin looking for a “Lock” button press from </w:t>
      </w:r>
      <w:proofErr w:type="spellStart"/>
      <w:r w:rsidRPr="00036E39">
        <w:t>PersX</w:t>
      </w:r>
      <w:proofErr w:type="spellEnd"/>
      <w:r w:rsidRPr="00036E39">
        <w:t xml:space="preserve"> Phone to associate to the requested Driver Profile. If the Phone detected is not already associated to another Driver Profile, the EnhancedMemoryProfileServer shall transmit EnMemKeyPairing_</w:t>
      </w:r>
      <w:proofErr w:type="gramStart"/>
      <w:r w:rsidRPr="00036E39">
        <w:t>St(</w:t>
      </w:r>
      <w:proofErr w:type="gramEnd"/>
      <w:r w:rsidRPr="00036E39">
        <w:t xml:space="preserve">KeyPairing = </w:t>
      </w:r>
      <w:proofErr w:type="spellStart"/>
      <w:r w:rsidRPr="00036E39">
        <w:t>KeyAssociateSuccess</w:t>
      </w:r>
      <w:proofErr w:type="spellEnd"/>
      <w:r w:rsidRPr="00036E39">
        <w:t xml:space="preserve">) after associating the detected Phone to the requested Driver Profile. </w:t>
      </w:r>
    </w:p>
    <w:p w14:paraId="18F450D9" w14:textId="77777777" w:rsidR="00253CF9" w:rsidRPr="00036E39" w:rsidRDefault="00C73931" w:rsidP="00253CF9"/>
    <w:p w14:paraId="6FCE4D2D" w14:textId="77777777" w:rsidR="00707BA9" w:rsidRPr="00036E39" w:rsidRDefault="00980C5F" w:rsidP="00980C5F">
      <w:pPr>
        <w:numPr>
          <w:ilvl w:val="0"/>
          <w:numId w:val="96"/>
        </w:numPr>
      </w:pPr>
      <w:r w:rsidRPr="00036E39">
        <w:t xml:space="preserve">The EnhancedMemoryProfileServer shall update the status of </w:t>
      </w:r>
      <w:proofErr w:type="spellStart"/>
      <w:r w:rsidRPr="00036E39">
        <w:t>PersPhonePairing_</w:t>
      </w:r>
      <w:proofErr w:type="gramStart"/>
      <w:r w:rsidRPr="00036E39">
        <w:t>St</w:t>
      </w:r>
      <w:proofErr w:type="spellEnd"/>
      <w:r w:rsidRPr="00036E39">
        <w:t>(</w:t>
      </w:r>
      <w:proofErr w:type="spellStart"/>
      <w:proofErr w:type="gramEnd"/>
      <w:r w:rsidRPr="00036E39">
        <w:t>PersXPhoneStatus</w:t>
      </w:r>
      <w:proofErr w:type="spellEnd"/>
      <w:r w:rsidRPr="00036E39">
        <w:t>=</w:t>
      </w:r>
      <w:proofErr w:type="spellStart"/>
      <w:r w:rsidRPr="00036E39">
        <w:t>OnePhoneAssociated</w:t>
      </w:r>
      <w:proofErr w:type="spellEnd"/>
      <w:r w:rsidRPr="00036E39">
        <w:t xml:space="preserve">). </w:t>
      </w:r>
    </w:p>
    <w:p w14:paraId="5873A7F7" w14:textId="77777777" w:rsidR="0028542F" w:rsidRPr="00036E39" w:rsidRDefault="00C73931" w:rsidP="0028542F"/>
    <w:p w14:paraId="67FF88DE" w14:textId="77777777" w:rsidR="002168EB" w:rsidRPr="00036E39" w:rsidRDefault="00980C5F" w:rsidP="00980C5F">
      <w:pPr>
        <w:numPr>
          <w:ilvl w:val="0"/>
          <w:numId w:val="96"/>
        </w:numPr>
      </w:pPr>
      <w:r w:rsidRPr="00036E39">
        <w:t>The EnhancedMemoryProfileServer shall exit Phone Pairing mode when indicated by:</w:t>
      </w:r>
    </w:p>
    <w:p w14:paraId="51329A31" w14:textId="77777777" w:rsidR="002168EB" w:rsidRPr="00036E39" w:rsidRDefault="00980C5F" w:rsidP="00980C5F">
      <w:pPr>
        <w:numPr>
          <w:ilvl w:val="1"/>
          <w:numId w:val="96"/>
        </w:numPr>
      </w:pPr>
      <w:proofErr w:type="spellStart"/>
      <w:r w:rsidRPr="00036E39">
        <w:t>EnMemProfilePairing_</w:t>
      </w:r>
      <w:proofErr w:type="gramStart"/>
      <w:r w:rsidRPr="00036E39">
        <w:t>Rq</w:t>
      </w:r>
      <w:proofErr w:type="spellEnd"/>
      <w:r w:rsidRPr="00036E39">
        <w:t>(</w:t>
      </w:r>
      <w:proofErr w:type="gramEnd"/>
      <w:r w:rsidRPr="00036E39">
        <w:t xml:space="preserve">KeyPairing = </w:t>
      </w:r>
      <w:proofErr w:type="spellStart"/>
      <w:r w:rsidRPr="00036E39">
        <w:t>ExitKeyPairing</w:t>
      </w:r>
      <w:proofErr w:type="spellEnd"/>
      <w:r w:rsidRPr="00036E39">
        <w:t>)</w:t>
      </w:r>
    </w:p>
    <w:p w14:paraId="1D523912" w14:textId="77777777" w:rsidR="002168EB" w:rsidRPr="00036E39" w:rsidRDefault="00980C5F" w:rsidP="00980C5F">
      <w:pPr>
        <w:numPr>
          <w:ilvl w:val="1"/>
          <w:numId w:val="96"/>
        </w:numPr>
      </w:pPr>
      <w:r w:rsidRPr="00036E39">
        <w:t>EnMemKeyPairing_</w:t>
      </w:r>
      <w:proofErr w:type="gramStart"/>
      <w:r w:rsidRPr="00036E39">
        <w:t>St(</w:t>
      </w:r>
      <w:proofErr w:type="gramEnd"/>
      <w:r w:rsidRPr="00036E39">
        <w:t xml:space="preserve">KeyPairing = </w:t>
      </w:r>
      <w:proofErr w:type="spellStart"/>
      <w:r w:rsidRPr="00036E39">
        <w:t>KeyAssociateSuccess</w:t>
      </w:r>
      <w:proofErr w:type="spellEnd"/>
      <w:r w:rsidRPr="00036E39">
        <w:t>)</w:t>
      </w:r>
    </w:p>
    <w:p w14:paraId="76643743" w14:textId="77777777" w:rsidR="002168EB" w:rsidRDefault="00980C5F" w:rsidP="00980C5F">
      <w:pPr>
        <w:numPr>
          <w:ilvl w:val="1"/>
          <w:numId w:val="96"/>
        </w:numPr>
      </w:pPr>
      <w:proofErr w:type="spellStart"/>
      <w:r w:rsidRPr="00036E39">
        <w:t>Ignition_Status</w:t>
      </w:r>
      <w:proofErr w:type="spellEnd"/>
      <w:r w:rsidRPr="00036E39">
        <w:t xml:space="preserve"> transitions out of </w:t>
      </w:r>
      <w:r w:rsidRPr="00036E39">
        <w:rPr>
          <w:i/>
        </w:rPr>
        <w:t>Run</w:t>
      </w:r>
      <w:r w:rsidRPr="00036E39">
        <w:t xml:space="preserve">, </w:t>
      </w:r>
    </w:p>
    <w:p w14:paraId="7DA8E95E" w14:textId="77777777" w:rsidR="00BB200B" w:rsidRPr="00036E39" w:rsidRDefault="00980C5F" w:rsidP="00980C5F">
      <w:pPr>
        <w:numPr>
          <w:ilvl w:val="1"/>
          <w:numId w:val="96"/>
        </w:numPr>
      </w:pPr>
      <w:r>
        <w:t xml:space="preserve">Gear Lever Position transitions out of </w:t>
      </w:r>
      <w:r>
        <w:rPr>
          <w:i/>
        </w:rPr>
        <w:t>Park</w:t>
      </w:r>
      <w:r>
        <w:t xml:space="preserve">, </w:t>
      </w:r>
    </w:p>
    <w:p w14:paraId="540DA7DE" w14:textId="77777777" w:rsidR="00A74B15" w:rsidRPr="00036E39" w:rsidRDefault="00980C5F" w:rsidP="00980C5F">
      <w:pPr>
        <w:numPr>
          <w:ilvl w:val="1"/>
          <w:numId w:val="96"/>
        </w:numPr>
      </w:pPr>
      <w:r w:rsidRPr="00036E39">
        <w:t>Vehicle speed exceeds 8kph, whichever comes first.</w:t>
      </w:r>
    </w:p>
    <w:p w14:paraId="2AEDDF12" w14:textId="77777777" w:rsidR="00C43E1C" w:rsidRPr="00036E39" w:rsidRDefault="00C73931" w:rsidP="00C43E1C"/>
    <w:p w14:paraId="02936CD7" w14:textId="77777777" w:rsidR="00C43E1C" w:rsidRDefault="00980C5F" w:rsidP="00C43E1C">
      <w:r w:rsidRPr="00036E39">
        <w:t xml:space="preserve">Reference sequence diagram </w:t>
      </w:r>
      <w:r w:rsidRPr="00036E39">
        <w:rPr>
          <w:u w:val="single"/>
        </w:rPr>
        <w:t>ENMEM-SD-REQ-233258-Associate Phone</w:t>
      </w:r>
      <w:r w:rsidRPr="00036E39">
        <w:t xml:space="preserve"> 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61D0D7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CC3298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1EDE6F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3997A18" w14:textId="77777777" w:rsidR="00D90FFA" w:rsidRPr="00AC15C4" w:rsidRDefault="00C73931" w:rsidP="0081629B">
            <w:pPr>
              <w:rPr>
                <w:vanish/>
                <w:color w:val="000000" w:themeColor="text1"/>
              </w:rPr>
            </w:pPr>
          </w:p>
        </w:tc>
      </w:tr>
    </w:tbl>
    <w:p w14:paraId="7EC1D868" w14:textId="77777777" w:rsidR="00AC15C4" w:rsidRPr="00AC15C4" w:rsidRDefault="00AC15C4" w:rsidP="00AC15C4">
      <w:pPr>
        <w:pStyle w:val="Heading5"/>
        <w:rPr>
          <w:b w:val="0"/>
          <w:u w:val="single"/>
        </w:rPr>
      </w:pPr>
      <w:r w:rsidRPr="00AC15C4">
        <w:rPr>
          <w:b w:val="0"/>
          <w:u w:val="single"/>
        </w:rPr>
        <w:t>ENMEM-REQ-427324/A-NFC Key Pairing Mode</w:t>
      </w:r>
    </w:p>
    <w:p w14:paraId="6D980FB4" w14:textId="77777777" w:rsidR="001E2022" w:rsidRDefault="00980C5F" w:rsidP="001E2022">
      <w:r>
        <w:t xml:space="preserve">To associate a Driver Profile to an NFC key, the EnhancedMemoryInterfaceClient shall communicate to the EnhancedMemoryProfileServer that the NFC Key Pairing mode has been entered via the </w:t>
      </w:r>
      <w:proofErr w:type="spellStart"/>
      <w:r>
        <w:t>EnMemProfilePairing_Rq</w:t>
      </w:r>
      <w:proofErr w:type="spellEnd"/>
      <w:r>
        <w:t xml:space="preserve"> (PersIndex=</w:t>
      </w:r>
      <w:proofErr w:type="spellStart"/>
      <w:r>
        <w:t>PersX</w:t>
      </w:r>
      <w:proofErr w:type="spellEnd"/>
      <w:r>
        <w:t xml:space="preserve">, </w:t>
      </w:r>
      <w:proofErr w:type="spellStart"/>
      <w:r>
        <w:t>NFCKeyPairing</w:t>
      </w:r>
      <w:proofErr w:type="spellEnd"/>
      <w:r>
        <w:t>=</w:t>
      </w:r>
      <w:proofErr w:type="spellStart"/>
      <w:r>
        <w:t>EnterKeyPairing</w:t>
      </w:r>
      <w:proofErr w:type="spellEnd"/>
      <w:r>
        <w:t xml:space="preserve">) method. </w:t>
      </w:r>
    </w:p>
    <w:p w14:paraId="7D9F6B64" w14:textId="77777777" w:rsidR="001E2022" w:rsidRDefault="00C73931" w:rsidP="001E2022">
      <w:pPr>
        <w:ind w:left="720"/>
        <w:rPr>
          <w:highlight w:val="yellow"/>
        </w:rPr>
      </w:pPr>
    </w:p>
    <w:p w14:paraId="67E7D708" w14:textId="77777777" w:rsidR="001E2022" w:rsidRDefault="00980C5F" w:rsidP="00980C5F">
      <w:pPr>
        <w:numPr>
          <w:ilvl w:val="0"/>
          <w:numId w:val="97"/>
        </w:numPr>
      </w:pPr>
      <w:r>
        <w:t xml:space="preserve">Once </w:t>
      </w:r>
      <w:proofErr w:type="spellStart"/>
      <w:r>
        <w:t>EnMemProfilePairing_Rq</w:t>
      </w:r>
      <w:proofErr w:type="spellEnd"/>
      <w:r>
        <w:t xml:space="preserve"> (PersIndex=</w:t>
      </w:r>
      <w:proofErr w:type="spellStart"/>
      <w:r>
        <w:t>PersX</w:t>
      </w:r>
      <w:proofErr w:type="spellEnd"/>
      <w:r>
        <w:t xml:space="preserve">, </w:t>
      </w:r>
      <w:proofErr w:type="spellStart"/>
      <w:r>
        <w:t>NFCKeyPairing</w:t>
      </w:r>
      <w:proofErr w:type="spellEnd"/>
      <w:r>
        <w:t>=</w:t>
      </w:r>
      <w:proofErr w:type="spellStart"/>
      <w:r>
        <w:t>EnterKeyPairing</w:t>
      </w:r>
      <w:proofErr w:type="spellEnd"/>
      <w:r>
        <w:t>) is sent, the EnhancedMemoryProfileServer shall respond with EnMemKeyPairing_</w:t>
      </w:r>
      <w:proofErr w:type="gramStart"/>
      <w:r>
        <w:t>St(</w:t>
      </w:r>
      <w:proofErr w:type="gramEnd"/>
      <w:r>
        <w:t xml:space="preserve">KeyPairing = </w:t>
      </w:r>
      <w:proofErr w:type="spellStart"/>
      <w:r>
        <w:t>KeyPairingEntered</w:t>
      </w:r>
      <w:proofErr w:type="spellEnd"/>
      <w:r>
        <w:t>) upon successful entering of the NFC Key Pairing Mode.</w:t>
      </w:r>
    </w:p>
    <w:p w14:paraId="443149EA" w14:textId="77777777" w:rsidR="001E2022" w:rsidRDefault="00C73931" w:rsidP="001E2022">
      <w:pPr>
        <w:ind w:left="720"/>
      </w:pPr>
    </w:p>
    <w:p w14:paraId="31ED6116" w14:textId="77777777" w:rsidR="001E2022" w:rsidRDefault="00980C5F" w:rsidP="00980C5F">
      <w:pPr>
        <w:numPr>
          <w:ilvl w:val="0"/>
          <w:numId w:val="97"/>
        </w:numPr>
      </w:pPr>
      <w:r>
        <w:t xml:space="preserve">The EnhancedMemoryProfileServer shall begin looking for an “NFC Tap” event from </w:t>
      </w:r>
      <w:proofErr w:type="spellStart"/>
      <w:r>
        <w:t>PersX</w:t>
      </w:r>
      <w:proofErr w:type="spellEnd"/>
      <w:r>
        <w:t xml:space="preserve"> NFC Key to associate to the requested Driver Profile. If the NFC key detected is not already associated to another Driver Profile, the EnhancedMemoryProfileServer shall transmit EnMemKeyPairing_</w:t>
      </w:r>
      <w:proofErr w:type="gramStart"/>
      <w:r>
        <w:t>St(</w:t>
      </w:r>
      <w:proofErr w:type="gramEnd"/>
      <w:r>
        <w:t xml:space="preserve">KeyPairing = </w:t>
      </w:r>
      <w:proofErr w:type="spellStart"/>
      <w:r>
        <w:t>KeyAssociateSuccess</w:t>
      </w:r>
      <w:proofErr w:type="spellEnd"/>
      <w:r>
        <w:t xml:space="preserve">) after associating the detected NFC key to the requested Driver Profile. </w:t>
      </w:r>
    </w:p>
    <w:p w14:paraId="7AB262FA" w14:textId="77777777" w:rsidR="001E2022" w:rsidRDefault="00C73931" w:rsidP="001E2022"/>
    <w:p w14:paraId="288C16CB" w14:textId="77777777" w:rsidR="001E2022" w:rsidRDefault="00980C5F" w:rsidP="00980C5F">
      <w:pPr>
        <w:numPr>
          <w:ilvl w:val="0"/>
          <w:numId w:val="97"/>
        </w:numPr>
      </w:pPr>
      <w:r>
        <w:t xml:space="preserve">The EnhancedMemoryProfileServer shall update the status of </w:t>
      </w:r>
      <w:proofErr w:type="spellStart"/>
      <w:r>
        <w:t>PersNFCKeyPairing_</w:t>
      </w:r>
      <w:proofErr w:type="gramStart"/>
      <w:r>
        <w:t>St</w:t>
      </w:r>
      <w:proofErr w:type="spellEnd"/>
      <w:r>
        <w:t>(</w:t>
      </w:r>
      <w:proofErr w:type="spellStart"/>
      <w:proofErr w:type="gramEnd"/>
      <w:r>
        <w:t>PersNFCKeyXIndex</w:t>
      </w:r>
      <w:proofErr w:type="spellEnd"/>
      <w:r>
        <w:t xml:space="preserve">) with the assigned/saved index value for </w:t>
      </w:r>
      <w:proofErr w:type="spellStart"/>
      <w:r>
        <w:t>PersX</w:t>
      </w:r>
      <w:proofErr w:type="spellEnd"/>
      <w:r>
        <w:t xml:space="preserve">. </w:t>
      </w:r>
    </w:p>
    <w:p w14:paraId="21533AE5" w14:textId="77777777" w:rsidR="001E2022" w:rsidRDefault="00C73931" w:rsidP="001E2022"/>
    <w:p w14:paraId="1107322B" w14:textId="77777777" w:rsidR="001E2022" w:rsidRDefault="00980C5F" w:rsidP="00980C5F">
      <w:pPr>
        <w:numPr>
          <w:ilvl w:val="0"/>
          <w:numId w:val="97"/>
        </w:numPr>
      </w:pPr>
      <w:r>
        <w:t>The EnhancedMemoryProfileServer shall exit NFC Key Pairing mode when indicated by:</w:t>
      </w:r>
    </w:p>
    <w:p w14:paraId="5C1C6054" w14:textId="77777777" w:rsidR="001E2022" w:rsidRDefault="00980C5F" w:rsidP="00980C5F">
      <w:pPr>
        <w:numPr>
          <w:ilvl w:val="1"/>
          <w:numId w:val="97"/>
        </w:numPr>
      </w:pPr>
      <w:proofErr w:type="spellStart"/>
      <w:r>
        <w:t>EnMemProfilePairing_</w:t>
      </w:r>
      <w:proofErr w:type="gramStart"/>
      <w:r>
        <w:t>Rq</w:t>
      </w:r>
      <w:proofErr w:type="spellEnd"/>
      <w:r>
        <w:t>(</w:t>
      </w:r>
      <w:proofErr w:type="spellStart"/>
      <w:proofErr w:type="gramEnd"/>
      <w:r>
        <w:t>NFCKeyPairing</w:t>
      </w:r>
      <w:proofErr w:type="spellEnd"/>
      <w:r>
        <w:t xml:space="preserve"> = </w:t>
      </w:r>
      <w:proofErr w:type="spellStart"/>
      <w:r>
        <w:t>ExitKeyPairing</w:t>
      </w:r>
      <w:proofErr w:type="spellEnd"/>
      <w:r>
        <w:t>)</w:t>
      </w:r>
    </w:p>
    <w:p w14:paraId="47A86602" w14:textId="77777777" w:rsidR="001E2022" w:rsidRDefault="00980C5F" w:rsidP="00980C5F">
      <w:pPr>
        <w:numPr>
          <w:ilvl w:val="1"/>
          <w:numId w:val="97"/>
        </w:numPr>
      </w:pPr>
      <w:r>
        <w:t>EnMemKeyPairing_</w:t>
      </w:r>
      <w:proofErr w:type="gramStart"/>
      <w:r>
        <w:t>St(</w:t>
      </w:r>
      <w:proofErr w:type="gramEnd"/>
      <w:r>
        <w:t xml:space="preserve">KeyPairing = </w:t>
      </w:r>
      <w:proofErr w:type="spellStart"/>
      <w:r>
        <w:t>KeyAssociateSuccess</w:t>
      </w:r>
      <w:proofErr w:type="spellEnd"/>
      <w:r>
        <w:t>)</w:t>
      </w:r>
    </w:p>
    <w:p w14:paraId="225E3F5B" w14:textId="77777777" w:rsidR="001E2022" w:rsidRDefault="00980C5F" w:rsidP="00980C5F">
      <w:pPr>
        <w:numPr>
          <w:ilvl w:val="1"/>
          <w:numId w:val="97"/>
        </w:numPr>
      </w:pPr>
      <w:proofErr w:type="spellStart"/>
      <w:r>
        <w:t>Ignition_Status</w:t>
      </w:r>
      <w:proofErr w:type="spellEnd"/>
      <w:r>
        <w:t xml:space="preserve"> transitions out of </w:t>
      </w:r>
      <w:r>
        <w:rPr>
          <w:i/>
        </w:rPr>
        <w:t>Run</w:t>
      </w:r>
      <w:r>
        <w:t xml:space="preserve">, </w:t>
      </w:r>
    </w:p>
    <w:p w14:paraId="14B15DBA" w14:textId="77777777" w:rsidR="001E2022" w:rsidRDefault="00980C5F" w:rsidP="00980C5F">
      <w:pPr>
        <w:numPr>
          <w:ilvl w:val="1"/>
          <w:numId w:val="97"/>
        </w:numPr>
      </w:pPr>
      <w:r>
        <w:t xml:space="preserve">Gear Lever Position transitions out of </w:t>
      </w:r>
      <w:r>
        <w:rPr>
          <w:i/>
        </w:rPr>
        <w:t>Park</w:t>
      </w:r>
      <w:r>
        <w:t xml:space="preserve">, </w:t>
      </w:r>
    </w:p>
    <w:p w14:paraId="73656FF9" w14:textId="77777777" w:rsidR="001E2022" w:rsidRDefault="00980C5F" w:rsidP="00980C5F">
      <w:pPr>
        <w:numPr>
          <w:ilvl w:val="1"/>
          <w:numId w:val="97"/>
        </w:numPr>
      </w:pPr>
      <w:r>
        <w:t>Vehicle speed exceeds 8kph, whichever comes first.</w:t>
      </w:r>
    </w:p>
    <w:p w14:paraId="1585A7A2" w14:textId="77777777" w:rsidR="001E2022" w:rsidRDefault="00C73931" w:rsidP="001E2022"/>
    <w:p w14:paraId="437CB536" w14:textId="77777777" w:rsidR="00500605" w:rsidRDefault="00980C5F" w:rsidP="00500605">
      <w:r>
        <w:t xml:space="preserve">Reference sequence diagram </w:t>
      </w:r>
      <w:r>
        <w:rPr>
          <w:u w:val="single"/>
        </w:rPr>
        <w:t>ENMEM-SD-REQ-</w:t>
      </w:r>
      <w:r w:rsidRPr="00970706">
        <w:rPr>
          <w:u w:val="single"/>
        </w:rPr>
        <w:t>427617</w:t>
      </w:r>
      <w:r>
        <w:rPr>
          <w:u w:val="single"/>
        </w:rPr>
        <w:t>-Associate NFC Key</w:t>
      </w:r>
      <w:r w:rsidRPr="00454B36">
        <w:t xml:space="preserve"> </w:t>
      </w:r>
      <w:r>
        <w:t>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8BD10A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40BDC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14E6E8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348139" w14:textId="77777777" w:rsidR="00D90FFA" w:rsidRPr="00AC15C4" w:rsidRDefault="00C73931" w:rsidP="0081629B">
            <w:pPr>
              <w:rPr>
                <w:vanish/>
                <w:color w:val="000000" w:themeColor="text1"/>
              </w:rPr>
            </w:pPr>
          </w:p>
        </w:tc>
      </w:tr>
    </w:tbl>
    <w:p w14:paraId="08F21C04" w14:textId="77777777" w:rsidR="00AC15C4" w:rsidRPr="00AC15C4" w:rsidRDefault="00AC15C4" w:rsidP="00AC15C4">
      <w:pPr>
        <w:pStyle w:val="Heading5"/>
        <w:rPr>
          <w:b w:val="0"/>
          <w:u w:val="single"/>
        </w:rPr>
      </w:pPr>
      <w:r w:rsidRPr="00AC15C4">
        <w:rPr>
          <w:b w:val="0"/>
          <w:u w:val="single"/>
        </w:rPr>
        <w:t>ENMEM-REQ-427325/A-NFC Key Association Status</w:t>
      </w:r>
    </w:p>
    <w:p w14:paraId="4B296E10" w14:textId="77777777" w:rsidR="003A3B6C" w:rsidRPr="003A3B6C" w:rsidRDefault="00980C5F" w:rsidP="003A3B6C">
      <w:r w:rsidRPr="003A3B6C">
        <w:t xml:space="preserve">The EnhancedMemoryInterfaceClient shall receive the NFC Key Association statuses from the EnhancedMemoryProfileServer via </w:t>
      </w:r>
      <w:proofErr w:type="spellStart"/>
      <w:r w:rsidRPr="003A3B6C">
        <w:t>PersNFCKeyPairing_St</w:t>
      </w:r>
      <w:proofErr w:type="spellEnd"/>
      <w:r w:rsidRPr="003A3B6C">
        <w:t>, which is comprised of:</w:t>
      </w:r>
    </w:p>
    <w:p w14:paraId="0F7046E3" w14:textId="77777777" w:rsidR="003A3B6C" w:rsidRPr="003A3B6C" w:rsidRDefault="00980C5F" w:rsidP="00980C5F">
      <w:pPr>
        <w:numPr>
          <w:ilvl w:val="0"/>
          <w:numId w:val="98"/>
        </w:numPr>
      </w:pPr>
      <w:r w:rsidRPr="003A3B6C">
        <w:t xml:space="preserve">a PersIndex, that indicates for which Pers the </w:t>
      </w:r>
      <w:proofErr w:type="spellStart"/>
      <w:r w:rsidRPr="003A3B6C">
        <w:t>PersNFCKeyXStatus</w:t>
      </w:r>
      <w:proofErr w:type="spellEnd"/>
      <w:r w:rsidRPr="003A3B6C">
        <w:t xml:space="preserve"> signals correspond to</w:t>
      </w:r>
    </w:p>
    <w:p w14:paraId="615C3B98" w14:textId="77777777" w:rsidR="003A3B6C" w:rsidRPr="003A3B6C" w:rsidRDefault="00980C5F" w:rsidP="00980C5F">
      <w:pPr>
        <w:numPr>
          <w:ilvl w:val="0"/>
          <w:numId w:val="98"/>
        </w:numPr>
      </w:pPr>
      <w:r w:rsidRPr="003A3B6C">
        <w:lastRenderedPageBreak/>
        <w:t xml:space="preserve">a set of </w:t>
      </w:r>
      <w:proofErr w:type="spellStart"/>
      <w:r w:rsidRPr="003A3B6C">
        <w:t>PersNFCKeyXStatus</w:t>
      </w:r>
      <w:proofErr w:type="spellEnd"/>
      <w:r w:rsidRPr="003A3B6C">
        <w:t xml:space="preserve"> signals, that indicate the possible NFC Key Association statuses via a non-zero </w:t>
      </w:r>
      <w:proofErr w:type="spellStart"/>
      <w:r w:rsidRPr="003A3B6C">
        <w:t>KeyIndex</w:t>
      </w:r>
      <w:proofErr w:type="spellEnd"/>
    </w:p>
    <w:p w14:paraId="2A671AD9" w14:textId="77777777" w:rsidR="003A3B6C" w:rsidRPr="003A3B6C" w:rsidRDefault="00C73931" w:rsidP="003A3B6C"/>
    <w:p w14:paraId="507DCE7F" w14:textId="77777777" w:rsidR="003A3B6C" w:rsidRPr="003A3B6C" w:rsidRDefault="00980C5F" w:rsidP="003A3B6C">
      <w:r w:rsidRPr="003A3B6C">
        <w:t xml:space="preserve">The EnhancedMemoryProfileServer publishes </w:t>
      </w:r>
      <w:proofErr w:type="spellStart"/>
      <w:r w:rsidRPr="003A3B6C">
        <w:t>PersNFCKeyPairing_St</w:t>
      </w:r>
      <w:proofErr w:type="spellEnd"/>
      <w:r w:rsidRPr="003A3B6C">
        <w:t xml:space="preserve"> event periodically, cycling through each of the PersIndex values and their corresponding </w:t>
      </w:r>
      <w:proofErr w:type="spellStart"/>
      <w:r w:rsidRPr="003A3B6C">
        <w:t>PersNFCKeyXStatus</w:t>
      </w:r>
      <w:proofErr w:type="spellEnd"/>
      <w:r w:rsidRPr="003A3B6C">
        <w:t xml:space="preserve"> associations every 250ms.</w:t>
      </w:r>
    </w:p>
    <w:p w14:paraId="0567CBE9" w14:textId="77777777" w:rsidR="003A3B6C" w:rsidRPr="003A3B6C" w:rsidRDefault="00C73931" w:rsidP="003A3B6C"/>
    <w:p w14:paraId="7A066117" w14:textId="77777777" w:rsidR="003A3B6C" w:rsidRPr="003A3B6C" w:rsidRDefault="00980C5F" w:rsidP="003A3B6C">
      <w:r w:rsidRPr="003A3B6C">
        <w:rPr>
          <w:b/>
          <w:bCs/>
        </w:rPr>
        <w:t>Note:</w:t>
      </w:r>
      <w:r w:rsidRPr="003A3B6C">
        <w:t xml:space="preserve"> During NFC Association/Disassociation, </w:t>
      </w:r>
      <w:proofErr w:type="spellStart"/>
      <w:r w:rsidRPr="003A3B6C">
        <w:t>PersNFCKeyPairing_St</w:t>
      </w:r>
      <w:proofErr w:type="spellEnd"/>
      <w:r w:rsidRPr="003A3B6C">
        <w:t xml:space="preserve"> remains at the requested PersIndex. The EnhancedMemoryInterfaceClient shall act on last known values for all other PersIndex values during this time.</w:t>
      </w:r>
    </w:p>
    <w:p w14:paraId="61C79914" w14:textId="77777777" w:rsidR="003A3B6C" w:rsidRPr="003A3B6C" w:rsidRDefault="00C73931" w:rsidP="003A3B6C"/>
    <w:p w14:paraId="4148797E" w14:textId="77777777" w:rsidR="00500605" w:rsidRPr="003A3B6C" w:rsidRDefault="00980C5F" w:rsidP="00500605">
      <w:pPr>
        <w:rPr>
          <w:rFonts w:cs="Arial"/>
        </w:rPr>
      </w:pPr>
      <w:r w:rsidRPr="003A3B6C">
        <w:rPr>
          <w:rFonts w:cs="Arial"/>
        </w:rPr>
        <w:t>For the latest EnhancedMemoryProfileServer requirements see the latest Enhanced Memory Feature Spec. This requirement may be outdated.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7F0CE7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469BFD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922EFD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2D18F3" w14:textId="77777777" w:rsidR="00D90FFA" w:rsidRPr="00AC15C4" w:rsidRDefault="00C73931" w:rsidP="0081629B">
            <w:pPr>
              <w:rPr>
                <w:vanish/>
                <w:color w:val="000000" w:themeColor="text1"/>
              </w:rPr>
            </w:pPr>
          </w:p>
        </w:tc>
      </w:tr>
    </w:tbl>
    <w:p w14:paraId="2C5771C8" w14:textId="77777777" w:rsidR="00AC15C4" w:rsidRPr="00AC15C4" w:rsidRDefault="00AC15C4" w:rsidP="00AC15C4">
      <w:pPr>
        <w:pStyle w:val="Heading5"/>
        <w:rPr>
          <w:b w:val="0"/>
          <w:u w:val="single"/>
        </w:rPr>
      </w:pPr>
      <w:r w:rsidRPr="00AC15C4">
        <w:rPr>
          <w:b w:val="0"/>
          <w:u w:val="single"/>
        </w:rPr>
        <w:t>ENMEM-REQ-427326/A-NFC Key Association - Unauthorized Device Tapped</w:t>
      </w:r>
    </w:p>
    <w:p w14:paraId="31B4D05C" w14:textId="77777777" w:rsidR="00674F75" w:rsidRDefault="00980C5F" w:rsidP="00F02412">
      <w:r w:rsidRPr="00F02412">
        <w:t xml:space="preserve">After requesting to enter NFC Key Association, the EnhancedMemoryInterfaceClient shall monitor </w:t>
      </w:r>
      <w:proofErr w:type="spellStart"/>
      <w:r w:rsidRPr="00F02412">
        <w:t>NFCDeviceTapPaired_St</w:t>
      </w:r>
      <w:proofErr w:type="spellEnd"/>
      <w:r w:rsidRPr="00F02412">
        <w:t xml:space="preserve"> and </w:t>
      </w:r>
      <w:proofErr w:type="spellStart"/>
      <w:r w:rsidRPr="00F02412">
        <w:t>NFCDeviceTap_Rq</w:t>
      </w:r>
      <w:proofErr w:type="spellEnd"/>
      <w:r w:rsidRPr="00F02412">
        <w:t xml:space="preserve"> to determine whether an unauthorized/unpaired NFC Key was tapped. </w:t>
      </w:r>
    </w:p>
    <w:p w14:paraId="00AA36F0" w14:textId="77777777" w:rsidR="00674F75" w:rsidRDefault="00C73931" w:rsidP="00F02412"/>
    <w:p w14:paraId="1D0A3CAD" w14:textId="77777777" w:rsidR="00F02412" w:rsidRDefault="00980C5F" w:rsidP="00F02412">
      <w:r w:rsidRPr="00F02412">
        <w:t xml:space="preserve">If during the “tap an NFC Key” screen, the below conditions are both true, the EnhancedMemoryInterfaceClient shall request to exit NFC </w:t>
      </w:r>
      <w:r>
        <w:t xml:space="preserve">Key </w:t>
      </w:r>
      <w:r w:rsidRPr="00F02412">
        <w:t xml:space="preserve">Association via </w:t>
      </w:r>
      <w:proofErr w:type="spellStart"/>
      <w:r w:rsidRPr="00F02412">
        <w:t>EnMemProfilePairing_</w:t>
      </w:r>
      <w:proofErr w:type="gramStart"/>
      <w:r w:rsidRPr="00F02412">
        <w:t>Rq</w:t>
      </w:r>
      <w:proofErr w:type="spellEnd"/>
      <w:r w:rsidRPr="00F02412">
        <w:t>(</w:t>
      </w:r>
      <w:proofErr w:type="spellStart"/>
      <w:proofErr w:type="gramEnd"/>
      <w:r w:rsidRPr="00F02412">
        <w:t>NFCKeyPairing</w:t>
      </w:r>
      <w:proofErr w:type="spellEnd"/>
      <w:r w:rsidRPr="00F02412">
        <w:t xml:space="preserve"> = </w:t>
      </w:r>
      <w:proofErr w:type="spellStart"/>
      <w:r w:rsidRPr="00F02412">
        <w:t>ExitKeyPairing</w:t>
      </w:r>
      <w:proofErr w:type="spellEnd"/>
      <w:r w:rsidRPr="00F02412">
        <w:t>) and display a notification to the user stating that the tapped key is not authorized/paired to the vehicle:</w:t>
      </w:r>
    </w:p>
    <w:p w14:paraId="2CC68820" w14:textId="77777777" w:rsidR="00674F75" w:rsidRPr="00F02412" w:rsidRDefault="00C73931" w:rsidP="00F02412"/>
    <w:p w14:paraId="5760F958" w14:textId="77777777" w:rsidR="00F02412" w:rsidRPr="00F02412" w:rsidRDefault="00980C5F" w:rsidP="00980C5F">
      <w:pPr>
        <w:numPr>
          <w:ilvl w:val="0"/>
          <w:numId w:val="99"/>
        </w:numPr>
        <w:rPr>
          <w:rFonts w:cs="Arial"/>
        </w:rPr>
      </w:pPr>
      <w:proofErr w:type="spellStart"/>
      <w:r w:rsidRPr="00F02412">
        <w:t>NFCDeviceTap_Rq</w:t>
      </w:r>
      <w:proofErr w:type="spellEnd"/>
      <w:r w:rsidRPr="00F02412">
        <w:t xml:space="preserve"> indicates that a tap event has occurred</w:t>
      </w:r>
    </w:p>
    <w:p w14:paraId="3E4A92A0" w14:textId="77777777" w:rsidR="00F02412" w:rsidRPr="00F02412" w:rsidRDefault="00980C5F" w:rsidP="00980C5F">
      <w:pPr>
        <w:numPr>
          <w:ilvl w:val="1"/>
          <w:numId w:val="99"/>
        </w:numPr>
        <w:rPr>
          <w:rFonts w:cs="Arial"/>
        </w:rPr>
      </w:pPr>
      <w:r w:rsidRPr="00F02412">
        <w:rPr>
          <w:rFonts w:cs="Arial"/>
        </w:rPr>
        <w:t xml:space="preserve">A tap event is determined by </w:t>
      </w:r>
      <w:proofErr w:type="spellStart"/>
      <w:r w:rsidRPr="00F02412">
        <w:t>NFCDeviceTap_Rq</w:t>
      </w:r>
      <w:proofErr w:type="spellEnd"/>
      <w:r w:rsidRPr="00F02412">
        <w:t xml:space="preserve"> changing from any value to any non-zero value</w:t>
      </w:r>
    </w:p>
    <w:p w14:paraId="4DE7EAA0" w14:textId="77777777" w:rsidR="00F02412" w:rsidRPr="00F02412" w:rsidRDefault="00980C5F" w:rsidP="00980C5F">
      <w:pPr>
        <w:numPr>
          <w:ilvl w:val="0"/>
          <w:numId w:val="99"/>
        </w:numPr>
        <w:rPr>
          <w:rFonts w:cs="Arial"/>
        </w:rPr>
      </w:pPr>
      <w:proofErr w:type="spellStart"/>
      <w:r w:rsidRPr="00F02412">
        <w:t>NFCDeviceTapPaired_St</w:t>
      </w:r>
      <w:proofErr w:type="spellEnd"/>
      <w:r w:rsidRPr="00F02412">
        <w:t xml:space="preserve"> = No</w:t>
      </w:r>
    </w:p>
    <w:p w14:paraId="5520E88C" w14:textId="77777777" w:rsidR="00F02412" w:rsidRPr="00F02412" w:rsidRDefault="00C73931" w:rsidP="00F02412">
      <w:pPr>
        <w:rPr>
          <w:rFonts w:cs="Arial"/>
        </w:rPr>
      </w:pPr>
    </w:p>
    <w:p w14:paraId="6A861654" w14:textId="77777777" w:rsidR="00500605" w:rsidRPr="00674F75" w:rsidRDefault="00980C5F" w:rsidP="00F02412">
      <w:pPr>
        <w:rPr>
          <w:rFonts w:cs="Arial"/>
        </w:rPr>
      </w:pPr>
      <w:r w:rsidRPr="00F02412">
        <w:rPr>
          <w:rFonts w:cs="Arial"/>
        </w:rPr>
        <w:t>Upon th</w:t>
      </w:r>
      <w:r>
        <w:rPr>
          <w:rFonts w:cs="Arial"/>
        </w:rPr>
        <w:t xml:space="preserve">e user closing this </w:t>
      </w:r>
      <w:r w:rsidRPr="00F02412">
        <w:rPr>
          <w:rFonts w:cs="Arial"/>
        </w:rPr>
        <w:t xml:space="preserve">notification, the user shall be returned to the </w:t>
      </w:r>
      <w:r w:rsidRPr="00F02412">
        <w:t xml:space="preserve">“tap an NFC Key” screen and the EnhancedMemoryInterfaceClient shall send </w:t>
      </w:r>
      <w:proofErr w:type="spellStart"/>
      <w:r w:rsidRPr="00F02412">
        <w:t>EnMemProfilePairing_</w:t>
      </w:r>
      <w:proofErr w:type="gramStart"/>
      <w:r w:rsidRPr="00F02412">
        <w:t>Rq</w:t>
      </w:r>
      <w:proofErr w:type="spellEnd"/>
      <w:r w:rsidRPr="00F02412">
        <w:t>(</w:t>
      </w:r>
      <w:proofErr w:type="spellStart"/>
      <w:proofErr w:type="gramEnd"/>
      <w:r w:rsidRPr="00F02412">
        <w:t>NFCKeyPairing</w:t>
      </w:r>
      <w:proofErr w:type="spellEnd"/>
      <w:r w:rsidRPr="00F02412">
        <w:t xml:space="preserve"> = </w:t>
      </w:r>
      <w:proofErr w:type="spellStart"/>
      <w:r w:rsidRPr="00F02412">
        <w:t>EnterKeyPairing</w:t>
      </w:r>
      <w:proofErr w:type="spellEnd"/>
      <w:r w:rsidRPr="00F02412">
        <w:t>) to re-enter NFC Key Association.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7D13B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5137BB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1D63F7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46A01DD" w14:textId="77777777" w:rsidR="00D90FFA" w:rsidRPr="00AC15C4" w:rsidRDefault="00C73931" w:rsidP="0081629B">
            <w:pPr>
              <w:rPr>
                <w:vanish/>
                <w:color w:val="000000" w:themeColor="text1"/>
              </w:rPr>
            </w:pPr>
          </w:p>
        </w:tc>
      </w:tr>
    </w:tbl>
    <w:p w14:paraId="634DC3AC" w14:textId="77777777" w:rsidR="00AC15C4" w:rsidRPr="00AC15C4" w:rsidRDefault="00AC15C4" w:rsidP="00AC15C4">
      <w:pPr>
        <w:pStyle w:val="Heading5"/>
        <w:rPr>
          <w:b w:val="0"/>
          <w:u w:val="single"/>
        </w:rPr>
      </w:pPr>
      <w:r w:rsidRPr="00AC15C4">
        <w:rPr>
          <w:b w:val="0"/>
          <w:u w:val="single"/>
        </w:rPr>
        <w:t>ENMEM-REQ-234278/B-Detection of a Keyfob/Phone/NFC Key in Opposite Pairing Mode</w:t>
      </w:r>
    </w:p>
    <w:p w14:paraId="39587899" w14:textId="77777777" w:rsidR="00A350BF" w:rsidRPr="00421AC2" w:rsidRDefault="00980C5F" w:rsidP="00421AC2">
      <w:r>
        <w:t xml:space="preserve">When a keyfob, phone, or NFC key is detected during an opposing/different Association process (ex. when a phone is detected during the Keyfob Association process), the EnhancedMemoryProfileServer shall update the status of EnMemKeyPairing_St(KeyPairing) to </w:t>
      </w:r>
      <w:proofErr w:type="spellStart"/>
      <w:r>
        <w:rPr>
          <w:rFonts w:cs="Arial"/>
        </w:rPr>
        <w:t>WrongDeviceSelected</w:t>
      </w:r>
      <w:proofErr w:type="spellEnd"/>
      <w:r>
        <w:rPr>
          <w:rFonts w:cs="Arial"/>
        </w:rPr>
        <w:t xml:space="preserve"> for 1 second, and then return to </w:t>
      </w:r>
      <w:proofErr w:type="spellStart"/>
      <w:r>
        <w:rPr>
          <w:rFonts w:cs="Arial"/>
        </w:rPr>
        <w:t>KeyPairingEntered</w:t>
      </w:r>
      <w:proofErr w:type="spellEnd"/>
      <w:r>
        <w:rPr>
          <w:rFonts w:cs="Arial"/>
        </w:rPr>
        <w:t xml:space="preserve"> to resume the ongoing association mode operation.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4FC8C2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2175AA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61E6BB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79ABBAC" w14:textId="77777777" w:rsidR="00D90FFA" w:rsidRPr="00AC15C4" w:rsidRDefault="00C73931" w:rsidP="0081629B">
            <w:pPr>
              <w:rPr>
                <w:vanish/>
                <w:color w:val="000000" w:themeColor="text1"/>
              </w:rPr>
            </w:pPr>
          </w:p>
        </w:tc>
      </w:tr>
    </w:tbl>
    <w:p w14:paraId="6817D240" w14:textId="77777777" w:rsidR="00AC15C4" w:rsidRPr="00AC15C4" w:rsidRDefault="00AC15C4" w:rsidP="00AC15C4">
      <w:pPr>
        <w:pStyle w:val="Heading5"/>
        <w:rPr>
          <w:b w:val="0"/>
          <w:u w:val="single"/>
        </w:rPr>
      </w:pPr>
      <w:r w:rsidRPr="00AC15C4">
        <w:rPr>
          <w:b w:val="0"/>
          <w:u w:val="single"/>
        </w:rPr>
        <w:t>ENMEM-HMI-REQ-234279/B-Wrong Device Detected HMI</w:t>
      </w:r>
    </w:p>
    <w:p w14:paraId="74E9E1F9" w14:textId="77777777" w:rsidR="00654379" w:rsidRPr="003412E6" w:rsidRDefault="00980C5F"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4B8F0FE8" w14:textId="77777777" w:rsidR="00654379" w:rsidRPr="003412E6" w:rsidRDefault="00C73931" w:rsidP="00654379">
      <w:pPr>
        <w:ind w:left="720"/>
        <w:rPr>
          <w:szCs w:val="22"/>
        </w:rPr>
      </w:pPr>
    </w:p>
    <w:p w14:paraId="4A621A43" w14:textId="77777777" w:rsidR="00654379" w:rsidRPr="003412E6" w:rsidRDefault="00980C5F"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r w:rsidRPr="003412E6">
        <w:rPr>
          <w:szCs w:val="22"/>
        </w:rPr>
        <w:t>EnMemKeyPairing</w:t>
      </w:r>
      <w:r w:rsidRPr="003412E6">
        <w:rPr>
          <w:rFonts w:cs="Arial"/>
          <w:color w:val="000000"/>
          <w:szCs w:val="22"/>
        </w:rPr>
        <w:t>_</w:t>
      </w:r>
      <w:proofErr w:type="gramStart"/>
      <w:r w:rsidRPr="003412E6">
        <w:rPr>
          <w:rFonts w:cs="Arial"/>
          <w:color w:val="000000"/>
          <w:szCs w:val="22"/>
        </w:rPr>
        <w:t>St(</w:t>
      </w:r>
      <w:proofErr w:type="gramEnd"/>
      <w:r w:rsidRPr="003412E6">
        <w:rPr>
          <w:rFonts w:cs="Arial"/>
          <w:color w:val="000000"/>
          <w:szCs w:val="22"/>
        </w:rPr>
        <w:t>KeyPairing):</w:t>
      </w:r>
    </w:p>
    <w:p w14:paraId="30965428" w14:textId="77777777" w:rsidR="00654379" w:rsidRPr="003412E6" w:rsidRDefault="00980C5F" w:rsidP="00980C5F">
      <w:pPr>
        <w:numPr>
          <w:ilvl w:val="0"/>
          <w:numId w:val="122"/>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122757E1" w14:textId="77777777" w:rsidR="00654379" w:rsidRPr="003412E6" w:rsidRDefault="00980C5F" w:rsidP="00980C5F">
      <w:pPr>
        <w:numPr>
          <w:ilvl w:val="0"/>
          <w:numId w:val="122"/>
        </w:numPr>
        <w:tabs>
          <w:tab w:val="left" w:pos="90"/>
        </w:tabs>
      </w:pPr>
      <w:r w:rsidRPr="003412E6">
        <w:t>This notification shall be triggered, not sustained, by the above signal value (See H31a_SYNC3_EMDriverProfile for notification duration).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34E650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A6301F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E4E771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86754A" w14:textId="77777777" w:rsidR="00D90FFA" w:rsidRPr="00AC15C4" w:rsidRDefault="00C73931" w:rsidP="0081629B">
            <w:pPr>
              <w:rPr>
                <w:vanish/>
                <w:color w:val="000000" w:themeColor="text1"/>
              </w:rPr>
            </w:pPr>
          </w:p>
        </w:tc>
      </w:tr>
    </w:tbl>
    <w:p w14:paraId="033C8E92" w14:textId="77777777" w:rsidR="00AC15C4" w:rsidRPr="00AC15C4" w:rsidRDefault="00AC15C4" w:rsidP="00AC15C4">
      <w:pPr>
        <w:pStyle w:val="Heading5"/>
        <w:rPr>
          <w:b w:val="0"/>
          <w:u w:val="single"/>
        </w:rPr>
      </w:pPr>
      <w:r w:rsidRPr="00AC15C4">
        <w:rPr>
          <w:b w:val="0"/>
          <w:u w:val="single"/>
        </w:rPr>
        <w:t>ENMEM-REQ-198044/C-Detection of Associated Keyfob/Phone/NFC Key</w:t>
      </w:r>
    </w:p>
    <w:p w14:paraId="45363441" w14:textId="77777777" w:rsidR="00AB2EC9" w:rsidRDefault="00980C5F" w:rsidP="00AB2EC9">
      <w:r>
        <w:t>When a keyfob, phone or NFC key is detected in their respective Keyfob, Phone or NFC Key Association processes, the EnhancedMemoryProfileServer shall check if the detected keyfob, phone or NFC key is already associated to an existing Driver Profile.</w:t>
      </w:r>
    </w:p>
    <w:p w14:paraId="4B7F8AD1" w14:textId="77777777" w:rsidR="00AB2EC9" w:rsidRDefault="00C73931" w:rsidP="00AB2EC9"/>
    <w:p w14:paraId="76FD3F4D" w14:textId="77777777" w:rsidR="000B2B1C" w:rsidRPr="00AB2EC9" w:rsidRDefault="00980C5F" w:rsidP="00AB2EC9">
      <w:r>
        <w:t>In the case where the detected keyfob, phone or NFC key is already associated to an existing Driver Profile, the EnhancedMemoryProfileServer shall update the status of EnMemKeyPairing_</w:t>
      </w:r>
      <w:proofErr w:type="gramStart"/>
      <w:r>
        <w:t>St(</w:t>
      </w:r>
      <w:proofErr w:type="gramEnd"/>
      <w:r>
        <w:t xml:space="preserve">KeyPairing) to </w:t>
      </w:r>
      <w:proofErr w:type="spellStart"/>
      <w:r>
        <w:t>KeyAlreadyInUse</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B467AF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C7262D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8F1935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9E7493D" w14:textId="77777777" w:rsidR="00D90FFA" w:rsidRPr="00AC15C4" w:rsidRDefault="00C73931" w:rsidP="0081629B">
            <w:pPr>
              <w:rPr>
                <w:vanish/>
                <w:color w:val="000000" w:themeColor="text1"/>
              </w:rPr>
            </w:pPr>
          </w:p>
        </w:tc>
      </w:tr>
    </w:tbl>
    <w:p w14:paraId="06AE0C7C" w14:textId="77777777" w:rsidR="00AC15C4" w:rsidRPr="00AC15C4" w:rsidRDefault="00AC15C4" w:rsidP="00AC15C4">
      <w:pPr>
        <w:pStyle w:val="Heading5"/>
        <w:rPr>
          <w:b w:val="0"/>
          <w:u w:val="single"/>
        </w:rPr>
      </w:pPr>
      <w:r w:rsidRPr="00AC15C4">
        <w:rPr>
          <w:b w:val="0"/>
          <w:u w:val="single"/>
        </w:rPr>
        <w:t>ENMEM-SR-REQ-198055/D-Enhanced Memory HMI Option for Associated Keyfob/Phone/NFC Key</w:t>
      </w:r>
    </w:p>
    <w:p w14:paraId="5E219409" w14:textId="77777777" w:rsidR="005674BC" w:rsidRDefault="00980C5F" w:rsidP="005674BC">
      <w:pPr>
        <w:rPr>
          <w:szCs w:val="22"/>
        </w:rPr>
      </w:pPr>
      <w:r>
        <w:rPr>
          <w:szCs w:val="22"/>
        </w:rPr>
        <w:t xml:space="preserve">In the Keyfob, Phone or NFC Key Association process, </w:t>
      </w:r>
    </w:p>
    <w:p w14:paraId="493916CE" w14:textId="77777777" w:rsidR="005674BC" w:rsidRDefault="00C73931" w:rsidP="005674BC">
      <w:pPr>
        <w:rPr>
          <w:szCs w:val="22"/>
        </w:rPr>
      </w:pPr>
    </w:p>
    <w:p w14:paraId="2E2CA824" w14:textId="77777777" w:rsidR="005674BC" w:rsidRDefault="00980C5F" w:rsidP="00980C5F">
      <w:pPr>
        <w:numPr>
          <w:ilvl w:val="0"/>
          <w:numId w:val="100"/>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 xml:space="preserve">a user attempts to associate an already associated keyfob, phone or NFC key to a new Driver Profile. </w:t>
      </w:r>
    </w:p>
    <w:p w14:paraId="023B359D" w14:textId="77777777" w:rsidR="005674BC" w:rsidRDefault="00C73931" w:rsidP="005674BC">
      <w:pPr>
        <w:rPr>
          <w:szCs w:val="22"/>
        </w:rPr>
      </w:pPr>
    </w:p>
    <w:p w14:paraId="348474EB" w14:textId="77777777" w:rsidR="005674BC" w:rsidRDefault="00980C5F" w:rsidP="00980C5F">
      <w:pPr>
        <w:numPr>
          <w:ilvl w:val="0"/>
          <w:numId w:val="100"/>
        </w:numPr>
        <w:tabs>
          <w:tab w:val="left" w:pos="90"/>
        </w:tabs>
      </w:pPr>
      <w:r>
        <w:rPr>
          <w:szCs w:val="22"/>
        </w:rPr>
        <w:t xml:space="preserve">When receiving </w:t>
      </w:r>
      <w:proofErr w:type="spellStart"/>
      <w:r>
        <w:rPr>
          <w:rFonts w:cs="Arial"/>
          <w:color w:val="000000"/>
          <w:szCs w:val="22"/>
        </w:rPr>
        <w:t>KeyAlreadyInUse</w:t>
      </w:r>
      <w:proofErr w:type="spellEnd"/>
      <w:r>
        <w:rPr>
          <w:rFonts w:cs="Arial"/>
          <w:color w:val="000000"/>
          <w:szCs w:val="22"/>
        </w:rPr>
        <w:t xml:space="preserve"> via </w:t>
      </w:r>
      <w:r>
        <w:rPr>
          <w:szCs w:val="22"/>
        </w:rPr>
        <w:t>EnMemKeyPairing</w:t>
      </w:r>
      <w:r>
        <w:rPr>
          <w:rFonts w:cs="Arial"/>
          <w:color w:val="000000"/>
          <w:szCs w:val="22"/>
        </w:rPr>
        <w:t>_</w:t>
      </w:r>
      <w:proofErr w:type="gramStart"/>
      <w:r>
        <w:rPr>
          <w:rFonts w:cs="Arial"/>
          <w:color w:val="000000"/>
          <w:szCs w:val="22"/>
        </w:rPr>
        <w:t>St(</w:t>
      </w:r>
      <w:proofErr w:type="gramEnd"/>
      <w:r>
        <w:rPr>
          <w:rFonts w:cs="Arial"/>
          <w:color w:val="000000"/>
          <w:szCs w:val="22"/>
        </w:rPr>
        <w:t>KeyPairing):</w:t>
      </w:r>
    </w:p>
    <w:p w14:paraId="58862DA5" w14:textId="77777777" w:rsidR="005674BC" w:rsidRDefault="00980C5F" w:rsidP="00980C5F">
      <w:pPr>
        <w:numPr>
          <w:ilvl w:val="0"/>
          <w:numId w:val="101"/>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2E91EE5B" w14:textId="77777777" w:rsidR="005674BC" w:rsidRDefault="00980C5F" w:rsidP="00980C5F">
      <w:pPr>
        <w:numPr>
          <w:ilvl w:val="0"/>
          <w:numId w:val="114"/>
        </w:numPr>
        <w:ind w:left="1260"/>
        <w:rPr>
          <w:szCs w:val="22"/>
        </w:rPr>
      </w:pPr>
      <w:r>
        <w:rPr>
          <w:rFonts w:eastAsia="MS Mincho" w:cs="Arial"/>
          <w:szCs w:val="22"/>
        </w:rPr>
        <w:t>EnhancedMemoryInterfaceClient shall</w:t>
      </w:r>
      <w:r>
        <w:t xml:space="preserve"> provide the user an option to over-write the associated keyfob, phone or NFC key, or to cancel the association process</w:t>
      </w:r>
    </w:p>
    <w:p w14:paraId="2F71E39D" w14:textId="77777777" w:rsidR="005674BC" w:rsidRDefault="00980C5F" w:rsidP="00980C5F">
      <w:pPr>
        <w:numPr>
          <w:ilvl w:val="0"/>
          <w:numId w:val="114"/>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gramEnd"/>
      <w:r>
        <w:rPr>
          <w:rFonts w:cs="Arial"/>
          <w:color w:val="000000"/>
          <w:szCs w:val="22"/>
        </w:rPr>
        <w:t xml:space="preserve">KeyPairing) to </w:t>
      </w:r>
      <w:proofErr w:type="spellStart"/>
      <w:r>
        <w:t>OverwriteKey</w:t>
      </w:r>
      <w:proofErr w:type="spellEnd"/>
      <w:r>
        <w:t>.</w:t>
      </w:r>
    </w:p>
    <w:p w14:paraId="3F35CD9C" w14:textId="77777777" w:rsidR="00931ACE" w:rsidRPr="005674BC" w:rsidRDefault="00980C5F" w:rsidP="00980C5F">
      <w:pPr>
        <w:numPr>
          <w:ilvl w:val="0"/>
          <w:numId w:val="114"/>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3ECC0B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E1DAFC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5116B0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CAA8732" w14:textId="77777777" w:rsidR="00D90FFA" w:rsidRPr="00AC15C4" w:rsidRDefault="00C73931" w:rsidP="0081629B">
            <w:pPr>
              <w:rPr>
                <w:vanish/>
                <w:color w:val="000000" w:themeColor="text1"/>
              </w:rPr>
            </w:pPr>
          </w:p>
        </w:tc>
      </w:tr>
    </w:tbl>
    <w:p w14:paraId="48438132" w14:textId="77777777" w:rsidR="00AC15C4" w:rsidRPr="00AC15C4" w:rsidRDefault="00AC15C4" w:rsidP="00AC15C4">
      <w:pPr>
        <w:pStyle w:val="Heading5"/>
        <w:rPr>
          <w:b w:val="0"/>
          <w:u w:val="single"/>
        </w:rPr>
      </w:pPr>
      <w:r w:rsidRPr="00AC15C4">
        <w:rPr>
          <w:b w:val="0"/>
          <w:u w:val="single"/>
        </w:rPr>
        <w:t>ENMEM-REQ-198100/B-Overwrite Associated Keyfob</w:t>
      </w:r>
    </w:p>
    <w:p w14:paraId="60C047F5" w14:textId="77777777" w:rsidR="00587823" w:rsidRDefault="00980C5F" w:rsidP="00500605">
      <w:r>
        <w:t xml:space="preserve">When receiving </w:t>
      </w:r>
      <w:proofErr w:type="spellStart"/>
      <w:r w:rsidRPr="00685305">
        <w:t>OverwriteKey</w:t>
      </w:r>
      <w:proofErr w:type="spellEnd"/>
      <w:r>
        <w:t xml:space="preserve"> via </w:t>
      </w:r>
      <w:proofErr w:type="spellStart"/>
      <w:r w:rsidRPr="00685305">
        <w:t>EnM</w:t>
      </w:r>
      <w:r>
        <w:t>emProfilePairing_</w:t>
      </w:r>
      <w:proofErr w:type="gramStart"/>
      <w:r>
        <w:t>Rq</w:t>
      </w:r>
      <w:proofErr w:type="spellEnd"/>
      <w:r>
        <w:t>(</w:t>
      </w:r>
      <w:proofErr w:type="gramEnd"/>
      <w:r>
        <w:t>KeyPairing):</w:t>
      </w:r>
    </w:p>
    <w:p w14:paraId="4B957851" w14:textId="77777777" w:rsidR="00587823" w:rsidRDefault="00980C5F" w:rsidP="00500605">
      <w:r w:rsidRPr="00685305">
        <w:t xml:space="preserve"> </w:t>
      </w:r>
    </w:p>
    <w:p w14:paraId="40358DFF" w14:textId="77777777" w:rsidR="00685305" w:rsidRPr="00587823" w:rsidRDefault="00980C5F" w:rsidP="00980C5F">
      <w:pPr>
        <w:numPr>
          <w:ilvl w:val="0"/>
          <w:numId w:val="102"/>
        </w:numPr>
        <w:rPr>
          <w:rFonts w:cs="Arial"/>
          <w:color w:val="000000"/>
          <w:szCs w:val="22"/>
        </w:rPr>
      </w:pPr>
      <w:r>
        <w:t xml:space="preserve">EnhancedMemoryProfileServer shall erase the existing keyfob association and associate the new keyfob to the Driver Profile denoted by </w:t>
      </w:r>
      <w:proofErr w:type="spellStart"/>
      <w:r w:rsidRPr="00685305">
        <w:t>EnM</w:t>
      </w:r>
      <w:r>
        <w:t>emProfilePairing_Rq</w:t>
      </w:r>
      <w:proofErr w:type="spellEnd"/>
      <w:r w:rsidRPr="00587823">
        <w:rPr>
          <w:rFonts w:cs="Arial"/>
          <w:color w:val="000000"/>
          <w:szCs w:val="22"/>
        </w:rPr>
        <w:t xml:space="preserve"> (PersIndex)</w:t>
      </w:r>
    </w:p>
    <w:p w14:paraId="61954FEB" w14:textId="77777777" w:rsidR="00587823" w:rsidRDefault="00C73931" w:rsidP="00587823"/>
    <w:p w14:paraId="3827D3DF" w14:textId="77777777" w:rsidR="00587823" w:rsidRDefault="00980C5F" w:rsidP="00980C5F">
      <w:pPr>
        <w:numPr>
          <w:ilvl w:val="0"/>
          <w:numId w:val="102"/>
        </w:numPr>
      </w:pPr>
      <w:r>
        <w:t xml:space="preserve">EnhancedMemoryProfileServer shall update </w:t>
      </w:r>
      <w:r w:rsidRPr="00685305">
        <w:t>PersKeyPairing_St</w:t>
      </w:r>
      <w:r>
        <w:t xml:space="preserve"> accordingly:</w:t>
      </w:r>
    </w:p>
    <w:p w14:paraId="6AF7E242" w14:textId="77777777" w:rsidR="00587823" w:rsidRDefault="00980C5F" w:rsidP="00980C5F">
      <w:pPr>
        <w:numPr>
          <w:ilvl w:val="0"/>
          <w:numId w:val="102"/>
        </w:numPr>
        <w:ind w:left="1260"/>
      </w:pPr>
      <w:r>
        <w:t>The Driver Profile whose keyfob association was erased shall be updated from</w:t>
      </w:r>
      <w:r w:rsidRPr="00587823">
        <w:t xml:space="preserve"> </w:t>
      </w:r>
      <w:proofErr w:type="spellStart"/>
      <w:r>
        <w:t>KeyAssociated</w:t>
      </w:r>
      <w:proofErr w:type="spellEnd"/>
      <w:r>
        <w:t xml:space="preserve"> to </w:t>
      </w:r>
      <w:proofErr w:type="spellStart"/>
      <w:r>
        <w:t>KeyUnAssociated</w:t>
      </w:r>
      <w:proofErr w:type="spellEnd"/>
    </w:p>
    <w:p w14:paraId="42AFEC6C" w14:textId="77777777" w:rsidR="00587823" w:rsidRDefault="00980C5F" w:rsidP="00980C5F">
      <w:pPr>
        <w:numPr>
          <w:ilvl w:val="0"/>
          <w:numId w:val="102"/>
        </w:numPr>
        <w:ind w:left="1260"/>
      </w:pPr>
      <w:r>
        <w:t>The Driver Profile with the newly associated keyfob shall be updated from</w:t>
      </w:r>
      <w:r w:rsidRPr="00587823">
        <w:t xml:space="preserve"> </w:t>
      </w:r>
      <w:proofErr w:type="spellStart"/>
      <w:r>
        <w:t>KeyUnAssociated</w:t>
      </w:r>
      <w:proofErr w:type="spellEnd"/>
      <w:r>
        <w:t xml:space="preserve"> to </w:t>
      </w:r>
      <w:proofErr w:type="spellStart"/>
      <w:r>
        <w:t>KeyAssociated</w:t>
      </w:r>
      <w:proofErr w:type="spellEnd"/>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3D2CCA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20DBB2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BE51F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901B660" w14:textId="77777777" w:rsidR="00D90FFA" w:rsidRPr="00AC15C4" w:rsidRDefault="00C73931" w:rsidP="0081629B">
            <w:pPr>
              <w:rPr>
                <w:vanish/>
                <w:color w:val="000000" w:themeColor="text1"/>
              </w:rPr>
            </w:pPr>
          </w:p>
        </w:tc>
      </w:tr>
    </w:tbl>
    <w:p w14:paraId="2D5A9F49" w14:textId="77777777" w:rsidR="00AC15C4" w:rsidRPr="00AC15C4" w:rsidRDefault="00AC15C4" w:rsidP="00AC15C4">
      <w:pPr>
        <w:pStyle w:val="Heading5"/>
        <w:rPr>
          <w:b w:val="0"/>
          <w:u w:val="single"/>
        </w:rPr>
      </w:pPr>
      <w:r w:rsidRPr="00AC15C4">
        <w:rPr>
          <w:b w:val="0"/>
          <w:u w:val="single"/>
        </w:rPr>
        <w:t>ENMEM-REQ-233161/A-Overwrite Associated Phone</w:t>
      </w:r>
    </w:p>
    <w:p w14:paraId="089D7C6E" w14:textId="77777777" w:rsidR="00587823" w:rsidRPr="009301BF" w:rsidRDefault="00980C5F" w:rsidP="00500605">
      <w:r w:rsidRPr="009301BF">
        <w:t xml:space="preserve">When receiving </w:t>
      </w:r>
      <w:proofErr w:type="spellStart"/>
      <w:r w:rsidRPr="009301BF">
        <w:t>OverwritePhone</w:t>
      </w:r>
      <w:proofErr w:type="spellEnd"/>
      <w:r w:rsidRPr="009301BF">
        <w:t xml:space="preserve"> via </w:t>
      </w:r>
      <w:proofErr w:type="spellStart"/>
      <w:r w:rsidRPr="009301BF">
        <w:t>EnMemProfilePairing_</w:t>
      </w:r>
      <w:proofErr w:type="gramStart"/>
      <w:r w:rsidRPr="009301BF">
        <w:t>Rq</w:t>
      </w:r>
      <w:proofErr w:type="spellEnd"/>
      <w:r w:rsidRPr="009301BF">
        <w:t>(</w:t>
      </w:r>
      <w:proofErr w:type="gramEnd"/>
      <w:r w:rsidRPr="009301BF">
        <w:t>KeyPairing):</w:t>
      </w:r>
    </w:p>
    <w:p w14:paraId="1CBB3153" w14:textId="77777777" w:rsidR="00587823" w:rsidRPr="009301BF" w:rsidRDefault="00980C5F" w:rsidP="00500605">
      <w:r w:rsidRPr="009301BF">
        <w:t xml:space="preserve"> </w:t>
      </w:r>
    </w:p>
    <w:p w14:paraId="545FFAD1" w14:textId="77777777" w:rsidR="00685305" w:rsidRPr="009301BF" w:rsidRDefault="00980C5F" w:rsidP="00980C5F">
      <w:pPr>
        <w:numPr>
          <w:ilvl w:val="0"/>
          <w:numId w:val="103"/>
        </w:numPr>
        <w:rPr>
          <w:rFonts w:cs="Arial"/>
          <w:color w:val="000000"/>
          <w:szCs w:val="22"/>
        </w:rPr>
      </w:pPr>
      <w:r w:rsidRPr="009301BF">
        <w:t xml:space="preserve">EnhancedMemoryProfileServer shall erase the existing phone association and associate the new phone to the Driver Profile denoted by </w:t>
      </w:r>
      <w:proofErr w:type="spellStart"/>
      <w:r w:rsidRPr="009301BF">
        <w:t>EnMemProfilePairing_Rq</w:t>
      </w:r>
      <w:proofErr w:type="spellEnd"/>
      <w:r w:rsidRPr="009301BF">
        <w:rPr>
          <w:rFonts w:cs="Arial"/>
          <w:color w:val="000000"/>
          <w:szCs w:val="22"/>
        </w:rPr>
        <w:t xml:space="preserve"> (PersIndex)</w:t>
      </w:r>
    </w:p>
    <w:p w14:paraId="01261093" w14:textId="77777777" w:rsidR="00587823" w:rsidRPr="009301BF" w:rsidRDefault="00C73931" w:rsidP="00587823"/>
    <w:p w14:paraId="2C56996A" w14:textId="77777777" w:rsidR="005D202C" w:rsidRPr="009301BF" w:rsidRDefault="00980C5F" w:rsidP="00980C5F">
      <w:pPr>
        <w:numPr>
          <w:ilvl w:val="0"/>
          <w:numId w:val="103"/>
        </w:numPr>
      </w:pPr>
      <w:r w:rsidRPr="009301BF">
        <w:t xml:space="preserve">EnhancedMemoryProfileServer shall update </w:t>
      </w:r>
      <w:proofErr w:type="spellStart"/>
      <w:r w:rsidRPr="009301BF">
        <w:t>PersPhonePairing_St</w:t>
      </w:r>
      <w:proofErr w:type="spellEnd"/>
      <w:r w:rsidRPr="009301BF">
        <w:t xml:space="preserve"> accordingly:</w:t>
      </w:r>
    </w:p>
    <w:p w14:paraId="11485253" w14:textId="77777777" w:rsidR="002213D3" w:rsidRPr="009301BF" w:rsidRDefault="00980C5F" w:rsidP="00980C5F">
      <w:pPr>
        <w:numPr>
          <w:ilvl w:val="0"/>
          <w:numId w:val="103"/>
        </w:numPr>
        <w:ind w:left="1260"/>
      </w:pPr>
      <w:r w:rsidRPr="009301BF">
        <w:t xml:space="preserve">The Driver Profile whose phone association was erased shall be updated from </w:t>
      </w:r>
      <w:proofErr w:type="spellStart"/>
      <w:r w:rsidRPr="009301BF">
        <w:t>OnePhoneAssociated</w:t>
      </w:r>
      <w:proofErr w:type="spellEnd"/>
      <w:r w:rsidRPr="009301BF">
        <w:t xml:space="preserve"> to </w:t>
      </w:r>
      <w:proofErr w:type="spellStart"/>
      <w:r w:rsidRPr="009301BF">
        <w:t>NoPhonesAssociated</w:t>
      </w:r>
      <w:proofErr w:type="spellEnd"/>
    </w:p>
    <w:p w14:paraId="1E8AFED4" w14:textId="77777777" w:rsidR="005D202C" w:rsidRPr="009301BF" w:rsidRDefault="00980C5F" w:rsidP="00980C5F">
      <w:pPr>
        <w:numPr>
          <w:ilvl w:val="0"/>
          <w:numId w:val="103"/>
        </w:numPr>
        <w:ind w:left="1260"/>
      </w:pPr>
      <w:r w:rsidRPr="009301BF">
        <w:t xml:space="preserve">The Driver Profile with the newly associated phone shall be updated from </w:t>
      </w:r>
      <w:proofErr w:type="spellStart"/>
      <w:r w:rsidRPr="009301BF">
        <w:t>NoPhonesAssociated</w:t>
      </w:r>
      <w:proofErr w:type="spellEnd"/>
      <w:r w:rsidRPr="009301BF">
        <w:t xml:space="preserve"> to </w:t>
      </w:r>
      <w:proofErr w:type="spellStart"/>
      <w:r w:rsidRPr="009301BF">
        <w:t>OnePhoneAssociated</w:t>
      </w:r>
      <w:proofErr w:type="spellEnd"/>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E97EB3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55EBD7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32E994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5268E52" w14:textId="77777777" w:rsidR="00D90FFA" w:rsidRPr="00AC15C4" w:rsidRDefault="00C73931" w:rsidP="0081629B">
            <w:pPr>
              <w:rPr>
                <w:vanish/>
                <w:color w:val="000000" w:themeColor="text1"/>
              </w:rPr>
            </w:pPr>
          </w:p>
        </w:tc>
      </w:tr>
    </w:tbl>
    <w:p w14:paraId="2DBA5F08" w14:textId="77777777" w:rsidR="00AC15C4" w:rsidRPr="00AC15C4" w:rsidRDefault="00AC15C4" w:rsidP="00AC15C4">
      <w:pPr>
        <w:pStyle w:val="Heading5"/>
        <w:rPr>
          <w:b w:val="0"/>
          <w:u w:val="single"/>
        </w:rPr>
      </w:pPr>
      <w:r w:rsidRPr="00AC15C4">
        <w:rPr>
          <w:b w:val="0"/>
          <w:u w:val="single"/>
        </w:rPr>
        <w:t>ENMEM-REQ-427327/A-Overwrite NFC Key</w:t>
      </w:r>
    </w:p>
    <w:p w14:paraId="61DC7885" w14:textId="77777777" w:rsidR="007370EF" w:rsidRDefault="00980C5F" w:rsidP="007370EF">
      <w:r>
        <w:t xml:space="preserve">When receiving </w:t>
      </w:r>
      <w:proofErr w:type="spellStart"/>
      <w:r>
        <w:t>OverwriteKey</w:t>
      </w:r>
      <w:proofErr w:type="spellEnd"/>
      <w:r>
        <w:t xml:space="preserve"> via </w:t>
      </w:r>
      <w:proofErr w:type="spellStart"/>
      <w:r>
        <w:t>EnMemProfilePairing_</w:t>
      </w:r>
      <w:proofErr w:type="gramStart"/>
      <w:r>
        <w:t>Rq</w:t>
      </w:r>
      <w:proofErr w:type="spellEnd"/>
      <w:r>
        <w:t>(</w:t>
      </w:r>
      <w:proofErr w:type="spellStart"/>
      <w:proofErr w:type="gramEnd"/>
      <w:r>
        <w:t>NFCKeyPairing</w:t>
      </w:r>
      <w:proofErr w:type="spellEnd"/>
      <w:r>
        <w:t>):</w:t>
      </w:r>
    </w:p>
    <w:p w14:paraId="62086327" w14:textId="77777777" w:rsidR="007370EF" w:rsidRDefault="00980C5F" w:rsidP="007370EF">
      <w:r>
        <w:t xml:space="preserve"> </w:t>
      </w:r>
    </w:p>
    <w:p w14:paraId="76D0AB07" w14:textId="77777777" w:rsidR="007370EF" w:rsidRDefault="00980C5F" w:rsidP="00980C5F">
      <w:pPr>
        <w:numPr>
          <w:ilvl w:val="0"/>
          <w:numId w:val="104"/>
        </w:numPr>
        <w:rPr>
          <w:rFonts w:cs="Arial"/>
          <w:color w:val="000000"/>
          <w:szCs w:val="22"/>
        </w:rPr>
      </w:pPr>
      <w:r>
        <w:t xml:space="preserve">EnhancedMemoryProfileServer shall erase the existing NFC key association and associate the new NFC key to the Driver Profile denoted by </w:t>
      </w:r>
      <w:proofErr w:type="spellStart"/>
      <w:r>
        <w:t>EnMemProfilePairing_</w:t>
      </w:r>
      <w:proofErr w:type="gramStart"/>
      <w:r>
        <w:t>Rq</w:t>
      </w:r>
      <w:proofErr w:type="spellEnd"/>
      <w:r>
        <w:rPr>
          <w:rFonts w:cs="Arial"/>
          <w:color w:val="000000"/>
          <w:szCs w:val="22"/>
        </w:rPr>
        <w:t>(</w:t>
      </w:r>
      <w:proofErr w:type="gramEnd"/>
      <w:r>
        <w:rPr>
          <w:rFonts w:cs="Arial"/>
          <w:color w:val="000000"/>
          <w:szCs w:val="22"/>
        </w:rPr>
        <w:t>PersIndex)</w:t>
      </w:r>
    </w:p>
    <w:p w14:paraId="3E3E1FE8" w14:textId="77777777" w:rsidR="007370EF" w:rsidRDefault="00C73931" w:rsidP="007370EF"/>
    <w:p w14:paraId="705AE490" w14:textId="77777777" w:rsidR="007370EF" w:rsidRDefault="00980C5F" w:rsidP="00980C5F">
      <w:pPr>
        <w:numPr>
          <w:ilvl w:val="0"/>
          <w:numId w:val="104"/>
        </w:numPr>
      </w:pPr>
      <w:r>
        <w:t xml:space="preserve">EnhancedMemoryProfileServer shall update </w:t>
      </w:r>
      <w:proofErr w:type="spellStart"/>
      <w:r>
        <w:t>PersNFCKeyPairing_St</w:t>
      </w:r>
      <w:proofErr w:type="spellEnd"/>
      <w:r>
        <w:t xml:space="preserve"> accordingly:</w:t>
      </w:r>
    </w:p>
    <w:p w14:paraId="69FF6DFB" w14:textId="77777777" w:rsidR="007370EF" w:rsidRDefault="00980C5F" w:rsidP="00980C5F">
      <w:pPr>
        <w:numPr>
          <w:ilvl w:val="0"/>
          <w:numId w:val="104"/>
        </w:numPr>
        <w:ind w:left="1260"/>
      </w:pPr>
      <w:r>
        <w:t xml:space="preserve">The Driver Profile whose NFC key association was erased shall set </w:t>
      </w:r>
      <w:proofErr w:type="spellStart"/>
      <w:r>
        <w:t>PersNFCKeyPairing_</w:t>
      </w:r>
      <w:proofErr w:type="gramStart"/>
      <w:r>
        <w:t>St</w:t>
      </w:r>
      <w:proofErr w:type="spellEnd"/>
      <w:r>
        <w:t>(</w:t>
      </w:r>
      <w:proofErr w:type="spellStart"/>
      <w:proofErr w:type="gramEnd"/>
      <w:r>
        <w:t>PersNFCKeyXIndex</w:t>
      </w:r>
      <w:proofErr w:type="spellEnd"/>
      <w:r>
        <w:t xml:space="preserve"> = Inactive)</w:t>
      </w:r>
    </w:p>
    <w:p w14:paraId="072B3830" w14:textId="77777777" w:rsidR="007370EF" w:rsidRDefault="00980C5F" w:rsidP="00980C5F">
      <w:pPr>
        <w:numPr>
          <w:ilvl w:val="0"/>
          <w:numId w:val="104"/>
        </w:numPr>
        <w:ind w:left="1260"/>
      </w:pPr>
      <w:r>
        <w:t xml:space="preserve">The Driver Profile with the newly associated NFC key shall set </w:t>
      </w:r>
      <w:proofErr w:type="spellStart"/>
      <w:r>
        <w:t>PersNFCKeyPairing_</w:t>
      </w:r>
      <w:proofErr w:type="gramStart"/>
      <w:r>
        <w:t>St</w:t>
      </w:r>
      <w:proofErr w:type="spellEnd"/>
      <w:r>
        <w:t>(</w:t>
      </w:r>
      <w:proofErr w:type="spellStart"/>
      <w:proofErr w:type="gramEnd"/>
      <w:r>
        <w:t>PersNFCKeyXIndex</w:t>
      </w:r>
      <w:proofErr w:type="spellEnd"/>
      <w:r>
        <w:t xml:space="preserve">) to the assigned/saved index value for </w:t>
      </w:r>
      <w:proofErr w:type="spellStart"/>
      <w:r>
        <w:t>PersX</w:t>
      </w:r>
      <w:proofErr w:type="spellEnd"/>
      <w:r>
        <w:t>.</w:t>
      </w:r>
    </w:p>
    <w:p w14:paraId="20174289" w14:textId="77777777" w:rsidR="00500605" w:rsidRDefault="00980C5F" w:rsidP="00980C5F">
      <w:pPr>
        <w:numPr>
          <w:ilvl w:val="1"/>
          <w:numId w:val="104"/>
        </w:numPr>
      </w:pPr>
      <w:r>
        <w:t xml:space="preserve">In this case, the key index is reallocated from the original </w:t>
      </w:r>
      <w:proofErr w:type="spellStart"/>
      <w:r>
        <w:t>PersX</w:t>
      </w:r>
      <w:proofErr w:type="spellEnd"/>
      <w:r>
        <w:t xml:space="preserve"> </w:t>
      </w:r>
      <w:proofErr w:type="spellStart"/>
      <w:r>
        <w:t>KeyX</w:t>
      </w:r>
      <w:proofErr w:type="spellEnd"/>
      <w:r>
        <w:t xml:space="preserve"> to the new </w:t>
      </w:r>
      <w:proofErr w:type="spellStart"/>
      <w:r>
        <w:t>PersX</w:t>
      </w:r>
      <w:proofErr w:type="spellEnd"/>
      <w:r>
        <w:t xml:space="preserve"> </w:t>
      </w:r>
      <w:proofErr w:type="spellStart"/>
      <w:r>
        <w:t>KeyX</w:t>
      </w:r>
      <w:proofErr w:type="spellEnd"/>
      <w:r>
        <w:t xml:space="preserve"> (the Key number/position need not be the same).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343286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76044F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02E486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271BB61" w14:textId="77777777" w:rsidR="00D90FFA" w:rsidRPr="00AC15C4" w:rsidRDefault="00C73931" w:rsidP="0081629B">
            <w:pPr>
              <w:rPr>
                <w:vanish/>
                <w:color w:val="000000" w:themeColor="text1"/>
              </w:rPr>
            </w:pPr>
          </w:p>
        </w:tc>
      </w:tr>
    </w:tbl>
    <w:p w14:paraId="2A9CE2A0" w14:textId="77777777" w:rsidR="00AC15C4" w:rsidRPr="00AC15C4" w:rsidRDefault="00AC15C4" w:rsidP="00AC15C4">
      <w:pPr>
        <w:pStyle w:val="Heading5"/>
        <w:rPr>
          <w:b w:val="0"/>
          <w:u w:val="single"/>
        </w:rPr>
      </w:pPr>
      <w:r w:rsidRPr="00AC15C4">
        <w:rPr>
          <w:b w:val="0"/>
          <w:u w:val="single"/>
        </w:rPr>
        <w:t>ENMEM-REQ-099690/E-Keyfob/Phone/NFC Key Pairing Failed</w:t>
      </w:r>
    </w:p>
    <w:p w14:paraId="5FAEDEFA" w14:textId="77777777" w:rsidR="009B027C" w:rsidRDefault="00980C5F" w:rsidP="009B027C">
      <w:r>
        <w:t>Any fault of the EnhancedMemoryProfileServer that prevents Keyfob, Phone or NFC Key Pairing shall result in the EnhancedMemoryProfileServer communicating to the EnhancedMemoryInterfaceClient that the keyfob, phone or NFC key was not able to be associated by updating the status of EnMemKeyPairing_</w:t>
      </w:r>
      <w:proofErr w:type="gramStart"/>
      <w:r>
        <w:t>St(</w:t>
      </w:r>
      <w:proofErr w:type="gramEnd"/>
      <w:r>
        <w:t xml:space="preserve">KeyPairing) to </w:t>
      </w:r>
      <w:proofErr w:type="spellStart"/>
      <w:r>
        <w:t>KeyAssociateFailed</w:t>
      </w:r>
      <w:proofErr w:type="spellEnd"/>
      <w:r>
        <w:t>.</w:t>
      </w:r>
    </w:p>
    <w:p w14:paraId="52AD0844" w14:textId="77777777" w:rsidR="009B027C" w:rsidRDefault="00C73931" w:rsidP="009B027C"/>
    <w:p w14:paraId="532304AD" w14:textId="77777777" w:rsidR="00904BB2" w:rsidRPr="009B027C" w:rsidRDefault="00980C5F" w:rsidP="009B027C">
      <w:r>
        <w:t>When the EnhancedMemoryInterfaceClient receives EnMemKeyPairing_</w:t>
      </w:r>
      <w:proofErr w:type="gramStart"/>
      <w:r>
        <w:t>St(</w:t>
      </w:r>
      <w:proofErr w:type="gramEnd"/>
      <w:r>
        <w:t xml:space="preserve">KeyPairing = </w:t>
      </w:r>
      <w:proofErr w:type="spellStart"/>
      <w:r>
        <w:t>KeyAssociateFailed</w:t>
      </w:r>
      <w:proofErr w:type="spellEnd"/>
      <w:r>
        <w:t>), the EnhancedMemoryInterfaceClient HMI shall notify the user that the Keyfob, Phone or NFC Key Pairing process has failed and shall exit the Keyfob, Phone or NFC Key Pairing process.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49AB48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17730E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25DE1F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E0D6163" w14:textId="77777777" w:rsidR="00D90FFA" w:rsidRPr="00AC15C4" w:rsidRDefault="00C73931" w:rsidP="0081629B">
            <w:pPr>
              <w:rPr>
                <w:vanish/>
                <w:color w:val="000000" w:themeColor="text1"/>
              </w:rPr>
            </w:pPr>
          </w:p>
        </w:tc>
      </w:tr>
    </w:tbl>
    <w:p w14:paraId="16B19F43" w14:textId="77777777" w:rsidR="00AC15C4" w:rsidRPr="00AC15C4" w:rsidRDefault="00AC15C4" w:rsidP="00AC15C4">
      <w:pPr>
        <w:pStyle w:val="Heading5"/>
        <w:rPr>
          <w:b w:val="0"/>
          <w:u w:val="single"/>
        </w:rPr>
      </w:pPr>
      <w:r w:rsidRPr="00AC15C4">
        <w:rPr>
          <w:b w:val="0"/>
          <w:u w:val="single"/>
        </w:rPr>
        <w:lastRenderedPageBreak/>
        <w:t>ENMEM-REQ-194169/C-Keyfob/Phone/NFC Key Pairing Timer Expired</w:t>
      </w:r>
    </w:p>
    <w:p w14:paraId="3737968C" w14:textId="77777777" w:rsidR="00500605" w:rsidRPr="00C90D2B" w:rsidRDefault="00980C5F" w:rsidP="00C90D2B">
      <w:r>
        <w:t>When T_FobAssocTotal2 expires, the EnhancedMemoryProfileServer shall exit Keyfob, Phone or NFC Key Pairing Mode and update the status of EnMemKeyPairing_</w:t>
      </w:r>
      <w:proofErr w:type="gramStart"/>
      <w:r>
        <w:t>St(</w:t>
      </w:r>
      <w:proofErr w:type="gramEnd"/>
      <w:r>
        <w:t xml:space="preserve">KeyPairing) to </w:t>
      </w:r>
      <w:proofErr w:type="spellStart"/>
      <w:r>
        <w:t>KeyAssociateFailed</w:t>
      </w:r>
      <w:proofErr w:type="spellEnd"/>
      <w:r>
        <w:t xml:space="preserve"> for 1 second, followed by Null.</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35F24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A973E1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64C895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9BE27B" w14:textId="77777777" w:rsidR="00D90FFA" w:rsidRPr="00AC15C4" w:rsidRDefault="00C73931" w:rsidP="0081629B">
            <w:pPr>
              <w:rPr>
                <w:vanish/>
                <w:color w:val="000000" w:themeColor="text1"/>
              </w:rPr>
            </w:pPr>
          </w:p>
        </w:tc>
      </w:tr>
    </w:tbl>
    <w:p w14:paraId="613D7D6F" w14:textId="77777777" w:rsidR="007917DC" w:rsidRDefault="00980C5F" w:rsidP="00AC15C4">
      <w:pPr>
        <w:pStyle w:val="Heading5"/>
      </w:pPr>
      <w:r w:rsidRPr="00B9479B">
        <w:t>ENMEM-TMR-REQ-194101/D-T_FobAssocTotal2</w:t>
      </w:r>
    </w:p>
    <w:p w14:paraId="0F01F952"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948A42A"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59C68B2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0D4C171"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D0DCBF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45569A3F"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66842B9"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8D472E6"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5384919E"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2CECB74" w14:textId="77777777" w:rsidR="007917DC" w:rsidRPr="00DF054A" w:rsidRDefault="00980C5F">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62600611" w14:textId="77777777" w:rsidR="00500605" w:rsidRPr="00F21712" w:rsidRDefault="00980C5F" w:rsidP="00F21712">
            <w:r w:rsidRPr="00F21712">
              <w:rPr>
                <w:rFonts w:eastAsiaTheme="minorHAnsi" w:cs="Arial"/>
                <w:color w:val="000000"/>
              </w:rPr>
              <w:t>After entering Keyfob</w:t>
            </w:r>
            <w:r>
              <w:rPr>
                <w:rFonts w:eastAsiaTheme="minorHAnsi" w:cs="Arial"/>
                <w:color w:val="000000"/>
              </w:rPr>
              <w:t xml:space="preserve">, </w:t>
            </w:r>
            <w:r w:rsidRPr="00F21712">
              <w:rPr>
                <w:rFonts w:eastAsiaTheme="minorHAnsi" w:cs="Arial"/>
                <w:color w:val="000000"/>
              </w:rPr>
              <w:t>Phone or NFC Key Pairing Mode, the maximum time the EnhancedMemoryProfileServer shall wait before exiting Keyfob, Phone or NFC Key Pairing Mode.</w:t>
            </w:r>
          </w:p>
          <w:p w14:paraId="18D5ADB8"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87622C4" w14:textId="77777777" w:rsidR="007917DC" w:rsidRDefault="00980C5F">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7209883" w14:textId="77777777" w:rsidR="007917DC" w:rsidRDefault="00980C5F">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4887B53A" w14:textId="77777777" w:rsidR="007917DC" w:rsidRDefault="00980C5F">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19405188" w14:textId="77777777" w:rsidR="007917DC" w:rsidRDefault="00980C5F">
            <w:pPr>
              <w:spacing w:line="276" w:lineRule="auto"/>
              <w:jc w:val="center"/>
              <w:rPr>
                <w:rFonts w:ascii="Univers" w:eastAsia="Times New Roman" w:hAnsi="Univers" w:cs="Arial"/>
                <w:sz w:val="14"/>
                <w:szCs w:val="14"/>
              </w:rPr>
            </w:pPr>
            <w:r>
              <w:rPr>
                <w:rFonts w:cs="Arial"/>
                <w:sz w:val="14"/>
                <w:szCs w:val="14"/>
              </w:rPr>
              <w:t>360000</w:t>
            </w:r>
          </w:p>
        </w:tc>
      </w:tr>
    </w:tbl>
    <w:p w14:paraId="1FD3319E" w14:textId="77777777" w:rsidR="005A201A" w:rsidRPr="00B01CDD" w:rsidRDefault="00C73931" w:rsidP="00B01CDD">
      <w:pPr>
        <w:rPr>
          <w:sz w:val="14"/>
          <w:szCs w:val="14"/>
        </w:rPr>
      </w:pPr>
    </w:p>
    <w:p w14:paraId="04233E5D" w14:textId="77777777" w:rsidR="00AC15C4" w:rsidRPr="00AC15C4" w:rsidRDefault="00AC15C4" w:rsidP="00AC15C4">
      <w:pPr>
        <w:pStyle w:val="Heading5"/>
        <w:rPr>
          <w:b w:val="0"/>
          <w:u w:val="single"/>
        </w:rPr>
      </w:pPr>
      <w:r w:rsidRPr="00AC15C4">
        <w:rPr>
          <w:b w:val="0"/>
          <w:u w:val="single"/>
        </w:rPr>
        <w:t>ENMEM-REQ-116804/G-Keyfob/Phone/NFC Key Pairing Error</w:t>
      </w:r>
    </w:p>
    <w:p w14:paraId="571C1F98" w14:textId="77777777" w:rsidR="003F1AA5" w:rsidRDefault="00980C5F" w:rsidP="003F1AA5">
      <w:r>
        <w:t>If the Keyfob or Phone Pairing process is not active (not in process of pairing a keyfob or phone to a profile) and the EnhancedMemoryInterfaceClient receives EnMemKeyPairing_</w:t>
      </w:r>
      <w:proofErr w:type="gramStart"/>
      <w:r>
        <w:t>St(</w:t>
      </w:r>
      <w:proofErr w:type="gramEnd"/>
      <w:r>
        <w:t xml:space="preserve">KeyPairing != Null), then the EnhancedMemoryInterfaceClient shall send </w:t>
      </w:r>
      <w:proofErr w:type="spellStart"/>
      <w:r>
        <w:t>EnMemProfilePairing_Rq</w:t>
      </w:r>
      <w:proofErr w:type="spellEnd"/>
      <w:r>
        <w:t xml:space="preserve">(KeyPairing = </w:t>
      </w:r>
      <w:proofErr w:type="spellStart"/>
      <w:r>
        <w:t>ExitKeyPairing</w:t>
      </w:r>
      <w:proofErr w:type="spellEnd"/>
      <w:r>
        <w:t>).</w:t>
      </w:r>
    </w:p>
    <w:p w14:paraId="6CF4F1B1" w14:textId="77777777" w:rsidR="003F1AA5" w:rsidRDefault="00C73931" w:rsidP="003F1AA5"/>
    <w:p w14:paraId="0BE90D96" w14:textId="77777777" w:rsidR="003F1AA5" w:rsidRDefault="00980C5F" w:rsidP="003F1AA5">
      <w:r>
        <w:t>If the NFC Key Pairing process is not active (not in process of pairing an NFC key to a profile) and the EnhancedMemoryInterfaceClient receives EnMemKeyPairing_</w:t>
      </w:r>
      <w:proofErr w:type="gramStart"/>
      <w:r>
        <w:t>St(</w:t>
      </w:r>
      <w:proofErr w:type="gramEnd"/>
      <w:r>
        <w:t xml:space="preserve">KeyPairing != Null), then the EnhancedMemoryInterfaceClient shall send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w:t>
      </w:r>
    </w:p>
    <w:p w14:paraId="06BAF7C1" w14:textId="77777777" w:rsidR="003F1AA5" w:rsidRDefault="00C73931" w:rsidP="003F1AA5"/>
    <w:p w14:paraId="4DBF6CCC" w14:textId="77777777" w:rsidR="003F1AA5" w:rsidRDefault="00980C5F" w:rsidP="003F1AA5">
      <w:r>
        <w:t xml:space="preserve">The EnhancedMemoryInterfaceClient shall abort the process by sending either </w:t>
      </w:r>
      <w:proofErr w:type="spellStart"/>
      <w:r>
        <w:t>EnMemProfilePairing_</w:t>
      </w:r>
      <w:proofErr w:type="gramStart"/>
      <w:r>
        <w:t>Rq</w:t>
      </w:r>
      <w:proofErr w:type="spellEnd"/>
      <w:r>
        <w:t>(</w:t>
      </w:r>
      <w:proofErr w:type="gramEnd"/>
      <w:r>
        <w:t xml:space="preserve">KeyPairing = </w:t>
      </w:r>
      <w:proofErr w:type="spellStart"/>
      <w:r>
        <w:t>ExitKeyPairing</w:t>
      </w:r>
      <w:proofErr w:type="spellEnd"/>
      <w:r>
        <w:t xml:space="preserve">) (if in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(if in NFC Key Pairing process) to the EnhancedMemoryProfileServer in the event the EnhancedMemoryInterfaceClient detects that:</w:t>
      </w:r>
    </w:p>
    <w:p w14:paraId="43BDA51A" w14:textId="77777777" w:rsidR="003F1AA5" w:rsidRDefault="00980C5F" w:rsidP="00980C5F">
      <w:pPr>
        <w:numPr>
          <w:ilvl w:val="0"/>
          <w:numId w:val="105"/>
        </w:numPr>
      </w:pPr>
      <w:r>
        <w:t>the vehicle is in motion (&gt;8 kph), or</w:t>
      </w:r>
    </w:p>
    <w:p w14:paraId="5D73ABDD" w14:textId="77777777" w:rsidR="003F1AA5" w:rsidRDefault="00980C5F" w:rsidP="00980C5F">
      <w:pPr>
        <w:numPr>
          <w:ilvl w:val="0"/>
          <w:numId w:val="105"/>
        </w:numPr>
      </w:pPr>
      <w:r>
        <w:t>the vehicle transitions out of Run or Park, or</w:t>
      </w:r>
    </w:p>
    <w:p w14:paraId="399519D3" w14:textId="77777777" w:rsidR="003F1AA5" w:rsidRDefault="00980C5F" w:rsidP="00980C5F">
      <w:pPr>
        <w:numPr>
          <w:ilvl w:val="0"/>
          <w:numId w:val="105"/>
        </w:numPr>
      </w:pPr>
      <w:r>
        <w:t xml:space="preserve">the user exits Keyfob, Phone or NFC Key Pairing Mode via the HMI in the middle of the Pairing process </w:t>
      </w:r>
    </w:p>
    <w:p w14:paraId="280C73A5" w14:textId="77777777" w:rsidR="003F1AA5" w:rsidRDefault="00980C5F" w:rsidP="00980C5F">
      <w:pPr>
        <w:numPr>
          <w:ilvl w:val="1"/>
          <w:numId w:val="105"/>
        </w:numPr>
      </w:pPr>
      <w:r>
        <w:t>including a user initiated HMI domain change* (see REQ-11680)</w:t>
      </w:r>
    </w:p>
    <w:p w14:paraId="00BD3911" w14:textId="77777777" w:rsidR="003F1AA5" w:rsidRDefault="00C73931" w:rsidP="003F1AA5"/>
    <w:p w14:paraId="7642F686" w14:textId="77777777" w:rsidR="003F1AA5" w:rsidRDefault="00980C5F" w:rsidP="003F1AA5">
      <w:r>
        <w:t xml:space="preserve">*In the case of a non-user initiated domain change, the Keyfob, Phone or NFC Key Pairing process shall continue to </w:t>
      </w:r>
      <w:proofErr w:type="gramStart"/>
      <w:r>
        <w:t>proceed</w:t>
      </w:r>
      <w:proofErr w:type="gramEnd"/>
      <w:r>
        <w:t xml:space="preserve"> and the abort shall not occur (see REQ-116802).</w:t>
      </w:r>
    </w:p>
    <w:p w14:paraId="01F8591D" w14:textId="77777777" w:rsidR="003F1AA5" w:rsidRDefault="00C73931" w:rsidP="003F1AA5"/>
    <w:p w14:paraId="2F7F51E0" w14:textId="77777777" w:rsidR="00EF5F0C" w:rsidRPr="003F1AA5" w:rsidRDefault="00980C5F" w:rsidP="003F1AA5">
      <w:r>
        <w:t>If the EnhancedMemoryInterfaceClient receives EnMemKeyPairing_</w:t>
      </w:r>
      <w:proofErr w:type="gramStart"/>
      <w:r>
        <w:t>St(</w:t>
      </w:r>
      <w:proofErr w:type="gramEnd"/>
      <w:r>
        <w:t xml:space="preserve">KeyPairing = Null) after already entering Keyfob, Phone or NFC Key Pairing Mode, then the EnhancedMemoryInterfaceClient shall treat the Null as </w:t>
      </w:r>
      <w:proofErr w:type="spellStart"/>
      <w:r>
        <w:t>KeyPairingExited</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824785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274DBE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4C1C30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A28A7FF" w14:textId="77777777" w:rsidR="00D90FFA" w:rsidRPr="00AC15C4" w:rsidRDefault="00C73931" w:rsidP="0081629B">
            <w:pPr>
              <w:rPr>
                <w:vanish/>
                <w:color w:val="000000" w:themeColor="text1"/>
              </w:rPr>
            </w:pPr>
          </w:p>
        </w:tc>
      </w:tr>
    </w:tbl>
    <w:p w14:paraId="68645BEE" w14:textId="77777777" w:rsidR="00AC15C4" w:rsidRPr="00AC15C4" w:rsidRDefault="00AC15C4" w:rsidP="00AC15C4">
      <w:pPr>
        <w:pStyle w:val="Heading5"/>
        <w:rPr>
          <w:b w:val="0"/>
          <w:u w:val="single"/>
        </w:rPr>
      </w:pPr>
      <w:r w:rsidRPr="00AC15C4">
        <w:rPr>
          <w:b w:val="0"/>
          <w:u w:val="single"/>
        </w:rPr>
        <w:t>ENMEM-SR-REQ-212303/D-PersIndex used for Keyfob/Phone/NFC Key Association</w:t>
      </w:r>
    </w:p>
    <w:p w14:paraId="6D27989E" w14:textId="77777777" w:rsidR="00A32274" w:rsidRDefault="00980C5F" w:rsidP="00A32274">
      <w:r>
        <w:t xml:space="preserve">When requesting to enter Keyfob, Phone or NFC Key Association Mode, the EnhancedMemoryInterfaceClient shall set the PersIndex of the </w:t>
      </w:r>
      <w:proofErr w:type="spellStart"/>
      <w:r>
        <w:t>EnMemProfilePairing_Rq</w:t>
      </w:r>
      <w:proofErr w:type="spellEnd"/>
      <w:r>
        <w:t xml:space="preserve"> to the value of:</w:t>
      </w:r>
    </w:p>
    <w:p w14:paraId="2316D977" w14:textId="77777777" w:rsidR="00A32274" w:rsidRDefault="00980C5F" w:rsidP="00980C5F">
      <w:pPr>
        <w:numPr>
          <w:ilvl w:val="0"/>
          <w:numId w:val="106"/>
        </w:numPr>
      </w:pPr>
      <w:r>
        <w:t xml:space="preserve">The Driver Memory Seat Button selected during the Create Driver Profile process, (indicated by </w:t>
      </w:r>
      <w:proofErr w:type="spellStart"/>
      <w:r>
        <w:t>EnMemButtonPairing_</w:t>
      </w:r>
      <w:proofErr w:type="gramStart"/>
      <w:r>
        <w:t>St</w:t>
      </w:r>
      <w:proofErr w:type="spellEnd"/>
      <w:r>
        <w:t>(</w:t>
      </w:r>
      <w:proofErr w:type="spellStart"/>
      <w:proofErr w:type="gramEnd"/>
      <w:r>
        <w:t>ButtonPairing</w:t>
      </w:r>
      <w:proofErr w:type="spellEnd"/>
      <w:r>
        <w:t>)) when configured for “EnhancedMemoryPositionClient = Present”, OR</w:t>
      </w:r>
    </w:p>
    <w:p w14:paraId="3EA16BA5" w14:textId="77777777" w:rsidR="00A32274" w:rsidRDefault="00980C5F" w:rsidP="00980C5F">
      <w:pPr>
        <w:numPr>
          <w:ilvl w:val="0"/>
          <w:numId w:val="106"/>
        </w:numPr>
      </w:pPr>
      <w:r>
        <w:t xml:space="preserve">The Profile Number created during the Create Driver Profile process, when configured for “EnhancedMemoryPositionClient = </w:t>
      </w:r>
      <w:proofErr w:type="spellStart"/>
      <w:r>
        <w:t>NotPresent</w:t>
      </w:r>
      <w:proofErr w:type="spellEnd"/>
      <w:r>
        <w:t>”, OR</w:t>
      </w:r>
    </w:p>
    <w:p w14:paraId="51AB625F" w14:textId="77777777" w:rsidR="00A32274" w:rsidRDefault="00980C5F" w:rsidP="00980C5F">
      <w:pPr>
        <w:numPr>
          <w:ilvl w:val="0"/>
          <w:numId w:val="106"/>
        </w:numPr>
      </w:pPr>
      <w:r>
        <w:t>The PersIndex of the selected Driver Profile Edit button when attempting associate a keyfob, phone or NFC key</w:t>
      </w:r>
    </w:p>
    <w:p w14:paraId="36E9B0A7" w14:textId="77777777" w:rsidR="00A32274" w:rsidRDefault="00C73931" w:rsidP="00A32274"/>
    <w:p w14:paraId="3E2ABDDA" w14:textId="77777777" w:rsidR="00500605" w:rsidRPr="00A32274" w:rsidRDefault="00980C5F" w:rsidP="00A32274">
      <w:r>
        <w:t>If a recall should occur any time after the Driver Memory Seat Button/Profile Number Association and the start of the Keyfob, Phone or NFC Key Association process, the recalled PersIndex shall not be used for the Keyfob, Phone or NFC Key Association.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9E33E2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8C21D1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9FB5BF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DD4DBA7" w14:textId="77777777" w:rsidR="00D90FFA" w:rsidRPr="00AC15C4" w:rsidRDefault="00C73931" w:rsidP="0081629B">
            <w:pPr>
              <w:rPr>
                <w:vanish/>
                <w:color w:val="000000" w:themeColor="text1"/>
              </w:rPr>
            </w:pPr>
          </w:p>
        </w:tc>
      </w:tr>
    </w:tbl>
    <w:p w14:paraId="2B0361A7" w14:textId="77777777" w:rsidR="00406F39" w:rsidRDefault="00980C5F" w:rsidP="00AC15C4">
      <w:pPr>
        <w:pStyle w:val="Heading4"/>
      </w:pPr>
      <w:r>
        <w:t>Delete Driver Profiles</w:t>
      </w:r>
    </w:p>
    <w:p w14:paraId="3BC61E7B" w14:textId="77777777" w:rsidR="00500605" w:rsidRPr="002278C7" w:rsidRDefault="00980C5F" w:rsidP="002278C7">
      <w:r>
        <w:t xml:space="preserve">The Delete Profile operation is used to erase a user’s Profile Name, Keyfob Icon, Phone Icon, NFC Key Icon, Memory Seat Button Association, Profile Number Association, Keyfob Association, Phone Association and NFC Key Association(s). This is a permanent operation and cannot be undone. </w:t>
      </w:r>
    </w:p>
    <w:p w14:paraId="3A8C3438" w14:textId="77777777" w:rsidR="00AC15C4" w:rsidRPr="00AC15C4" w:rsidRDefault="00AC15C4" w:rsidP="00AC15C4">
      <w:pPr>
        <w:pStyle w:val="Heading5"/>
        <w:rPr>
          <w:b w:val="0"/>
          <w:u w:val="single"/>
        </w:rPr>
      </w:pPr>
      <w:r w:rsidRPr="00AC15C4">
        <w:rPr>
          <w:b w:val="0"/>
          <w:u w:val="single"/>
        </w:rPr>
        <w:t>ENMEM-REQ-134465/E-Delete Driver Profile</w:t>
      </w:r>
    </w:p>
    <w:p w14:paraId="2FBC1286" w14:textId="77777777" w:rsidR="00031763" w:rsidRDefault="00980C5F" w:rsidP="00E4142E">
      <w:r w:rsidRPr="00031763">
        <w:t>When a cr</w:t>
      </w:r>
      <w:r>
        <w:t>eated Driver Profile is deleted</w:t>
      </w:r>
      <w:r w:rsidRPr="00031763">
        <w:t xml:space="preserve"> the Enha</w:t>
      </w:r>
      <w:r>
        <w:t>ncedMemoryInterfaceClient shall:</w:t>
      </w:r>
    </w:p>
    <w:p w14:paraId="5D1F71C6" w14:textId="77777777" w:rsidR="00031763" w:rsidRDefault="00980C5F" w:rsidP="00980C5F">
      <w:pPr>
        <w:numPr>
          <w:ilvl w:val="0"/>
          <w:numId w:val="107"/>
        </w:numPr>
      </w:pPr>
      <w:r>
        <w:lastRenderedPageBreak/>
        <w:t>If a</w:t>
      </w:r>
      <w:r w:rsidRPr="00031763">
        <w:t xml:space="preserve"> keyfob </w:t>
      </w:r>
      <w:r>
        <w:t xml:space="preserve">is </w:t>
      </w:r>
      <w:r w:rsidRPr="00031763">
        <w:t>associated</w:t>
      </w:r>
      <w:r>
        <w:t xml:space="preserve"> to the profile being deleted</w:t>
      </w:r>
      <w:r w:rsidRPr="00031763">
        <w:t>, the Enha</w:t>
      </w:r>
      <w:r>
        <w:t xml:space="preserve">ncedMemoryInterfaceClient shall </w:t>
      </w:r>
      <w:r w:rsidRPr="00031763">
        <w:t xml:space="preserve">send a </w:t>
      </w:r>
      <w:r>
        <w:t xml:space="preserve">keyfob disassociation request, </w:t>
      </w:r>
      <w:proofErr w:type="gramStart"/>
      <w:r w:rsidRPr="00031763">
        <w:t xml:space="preserve">via  </w:t>
      </w:r>
      <w:proofErr w:type="spellStart"/>
      <w:r w:rsidRPr="00031763">
        <w:t>EnMemProfilePairing</w:t>
      </w:r>
      <w:proofErr w:type="gramEnd"/>
      <w:r w:rsidRPr="00031763">
        <w:t>_Rq</w:t>
      </w:r>
      <w:proofErr w:type="spellEnd"/>
      <w:r w:rsidRPr="00031763">
        <w:t>(KeyPairing=</w:t>
      </w:r>
      <w:proofErr w:type="spellStart"/>
      <w:r w:rsidRPr="00031763">
        <w:t>DisassociateKey</w:t>
      </w:r>
      <w:proofErr w:type="spellEnd"/>
      <w:r w:rsidRPr="00031763">
        <w:t>), without requiring a separate disassociation request from the user</w:t>
      </w:r>
    </w:p>
    <w:p w14:paraId="1A5CA3A1" w14:textId="77777777" w:rsidR="00707AEE" w:rsidRDefault="00980C5F" w:rsidP="00980C5F">
      <w:pPr>
        <w:numPr>
          <w:ilvl w:val="0"/>
          <w:numId w:val="107"/>
        </w:numPr>
      </w:pPr>
      <w:r w:rsidRPr="00C156E8">
        <w:t xml:space="preserve">If a phone is associated to the profile being deleted, the EnhancedMemoryInterfaceClient shall send a phone disassociation request, via </w:t>
      </w:r>
      <w:proofErr w:type="spellStart"/>
      <w:r w:rsidRPr="00C156E8">
        <w:t>EnMemProfilePairing_</w:t>
      </w:r>
      <w:proofErr w:type="gramStart"/>
      <w:r w:rsidRPr="00C156E8">
        <w:t>Rq</w:t>
      </w:r>
      <w:proofErr w:type="spellEnd"/>
      <w:r w:rsidRPr="00C156E8">
        <w:t>(</w:t>
      </w:r>
      <w:proofErr w:type="gramEnd"/>
      <w:r w:rsidRPr="00C156E8">
        <w:t>KeyPairing=</w:t>
      </w:r>
      <w:proofErr w:type="spellStart"/>
      <w:r w:rsidRPr="00C156E8">
        <w:t>DisassociatePhone</w:t>
      </w:r>
      <w:proofErr w:type="spellEnd"/>
      <w:r w:rsidRPr="00C156E8">
        <w:t>), without requiring a separate disassociation request from the user</w:t>
      </w:r>
    </w:p>
    <w:p w14:paraId="6EFE2423" w14:textId="77777777" w:rsidR="006D088E" w:rsidRPr="006D088E" w:rsidRDefault="00980C5F" w:rsidP="00980C5F">
      <w:pPr>
        <w:numPr>
          <w:ilvl w:val="0"/>
          <w:numId w:val="107"/>
        </w:numPr>
      </w:pPr>
      <w:r>
        <w:t>If an NFC key (or multiple NFC keys) is associated to the profile being deleted, the EnhancedMemoryInterfaceClient shall send an NFC key disassociation request, via </w:t>
      </w:r>
      <w:proofErr w:type="spellStart"/>
      <w:r>
        <w:t>EnMemProfilePairing_</w:t>
      </w:r>
      <w:proofErr w:type="gramStart"/>
      <w:r>
        <w:t>Rq</w:t>
      </w:r>
      <w:proofErr w:type="spellEnd"/>
      <w:r>
        <w:t>(</w:t>
      </w:r>
      <w:proofErr w:type="spellStart"/>
      <w:proofErr w:type="gramEnd"/>
      <w:r>
        <w:t>NFCKeyPairing</w:t>
      </w:r>
      <w:proofErr w:type="spellEnd"/>
      <w:r>
        <w:t>=</w:t>
      </w:r>
      <w:proofErr w:type="spellStart"/>
      <w:r>
        <w:t>DisassociateKeyX</w:t>
      </w:r>
      <w:proofErr w:type="spellEnd"/>
      <w:r>
        <w:t>), for each associated NFC key, without requiring a separate disassociation request from the user</w:t>
      </w:r>
    </w:p>
    <w:p w14:paraId="26BD4BF3" w14:textId="77777777" w:rsidR="00031763" w:rsidRDefault="00980C5F" w:rsidP="00980C5F">
      <w:pPr>
        <w:numPr>
          <w:ilvl w:val="0"/>
          <w:numId w:val="107"/>
        </w:numPr>
      </w:pPr>
      <w:r>
        <w:t xml:space="preserve">If the profile being deleted is the active profile, the </w:t>
      </w:r>
      <w:r w:rsidRPr="00083C68">
        <w:t>EnhancedMemoryInterfaceClient</w:t>
      </w:r>
      <w:r>
        <w:t xml:space="preserve"> shall send an infotainment recall request to recall Vehicle via </w:t>
      </w:r>
      <w:proofErr w:type="spellStart"/>
      <w:r w:rsidRPr="00031763">
        <w:rPr>
          <w:rFonts w:cs="Arial"/>
          <w:color w:val="000000"/>
          <w:szCs w:val="22"/>
        </w:rPr>
        <w:t>InfotainmentRecall_Rq</w:t>
      </w:r>
      <w:proofErr w:type="spellEnd"/>
    </w:p>
    <w:p w14:paraId="47177F38" w14:textId="77777777" w:rsidR="00F97E47" w:rsidRDefault="00980C5F" w:rsidP="00980C5F">
      <w:pPr>
        <w:numPr>
          <w:ilvl w:val="0"/>
          <w:numId w:val="107"/>
        </w:numPr>
      </w:pPr>
      <w:r>
        <w:t xml:space="preserve">The </w:t>
      </w:r>
      <w:r w:rsidRPr="00083C68">
        <w:t>EnhancedMemoryInterfaceClient</w:t>
      </w:r>
      <w:r>
        <w:t xml:space="preserve"> shall update the </w:t>
      </w:r>
      <w:proofErr w:type="spellStart"/>
      <w:r>
        <w:t>PersonalityOptIn_St</w:t>
      </w:r>
      <w:proofErr w:type="spellEnd"/>
      <w:r>
        <w:t xml:space="preserve"> to indicate that the deleted Driver Profile is "Opted-Out"</w:t>
      </w:r>
    </w:p>
    <w:p w14:paraId="6B786E4B" w14:textId="77777777" w:rsidR="00236AD5" w:rsidRPr="00031763" w:rsidRDefault="00980C5F" w:rsidP="00980C5F">
      <w:pPr>
        <w:numPr>
          <w:ilvl w:val="0"/>
          <w:numId w:val="107"/>
        </w:numPr>
      </w:pPr>
      <w:r>
        <w:t xml:space="preserve">If the profile being deleted is the last available profile, the </w:t>
      </w:r>
      <w:r w:rsidRPr="00083C68">
        <w:t>EnhancedMemoryInterfaceClient</w:t>
      </w:r>
      <w:r>
        <w:t xml:space="preserve"> shall set the Enhanced Memory feature status to Off via </w:t>
      </w:r>
      <w:proofErr w:type="spellStart"/>
      <w:r>
        <w:t>EnhancedMemory_</w:t>
      </w:r>
      <w:proofErr w:type="gramStart"/>
      <w:r>
        <w:t>St</w:t>
      </w:r>
      <w:proofErr w:type="spellEnd"/>
      <w:r>
        <w:t>(</w:t>
      </w:r>
      <w:proofErr w:type="gramEnd"/>
      <w:r>
        <w:t>Status=</w:t>
      </w:r>
      <w:proofErr w:type="spellStart"/>
      <w:r>
        <w:t>ProfilesOff</w:t>
      </w:r>
      <w:proofErr w:type="spellEnd"/>
      <w:r>
        <w:t>).</w:t>
      </w:r>
    </w:p>
    <w:p w14:paraId="062C231E" w14:textId="77777777" w:rsidR="00031763" w:rsidRDefault="00C73931" w:rsidP="00E4142E">
      <w:pPr>
        <w:rPr>
          <w:rFonts w:cs="Arial"/>
          <w:color w:val="000000"/>
          <w:szCs w:val="22"/>
        </w:rPr>
      </w:pPr>
    </w:p>
    <w:p w14:paraId="664BF0B7" w14:textId="77777777" w:rsidR="00031763" w:rsidRDefault="00980C5F" w:rsidP="00E4142E">
      <w:r>
        <w:rPr>
          <w:rFonts w:cs="Arial"/>
          <w:color w:val="000000"/>
          <w:szCs w:val="22"/>
        </w:rPr>
        <w:t xml:space="preserve">Reference sequence diagram </w:t>
      </w:r>
      <w:r w:rsidRPr="00031763">
        <w:rPr>
          <w:rFonts w:cs="Arial"/>
          <w:color w:val="000000"/>
          <w:szCs w:val="22"/>
          <w:u w:val="single"/>
        </w:rPr>
        <w:t>ENMEM-SD-REQ-099427- Delete Driver Profile</w:t>
      </w:r>
      <w:r>
        <w:rPr>
          <w:rFonts w:cs="Arial"/>
          <w:color w:val="000000"/>
          <w:szCs w:val="22"/>
        </w:rPr>
        <w:t xml:space="preserve"> 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84F328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A5E8CE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4C5E83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527E59" w14:textId="77777777" w:rsidR="00D90FFA" w:rsidRPr="00AC15C4" w:rsidRDefault="00C73931" w:rsidP="0081629B">
            <w:pPr>
              <w:rPr>
                <w:vanish/>
                <w:color w:val="000000" w:themeColor="text1"/>
              </w:rPr>
            </w:pPr>
          </w:p>
        </w:tc>
      </w:tr>
    </w:tbl>
    <w:p w14:paraId="076B1FB7" w14:textId="77777777" w:rsidR="00AC15C4" w:rsidRPr="00AC15C4" w:rsidRDefault="00AC15C4" w:rsidP="00AC15C4">
      <w:pPr>
        <w:pStyle w:val="Heading5"/>
        <w:rPr>
          <w:b w:val="0"/>
          <w:u w:val="single"/>
        </w:rPr>
      </w:pPr>
      <w:r w:rsidRPr="00AC15C4">
        <w:rPr>
          <w:b w:val="0"/>
          <w:u w:val="single"/>
        </w:rPr>
        <w:t>ENMEM-HMI-REQ-197502/C-Enhanced Memory HMI Indications for Delete a Driver Profile</w:t>
      </w:r>
    </w:p>
    <w:p w14:paraId="33AC61C2" w14:textId="77777777" w:rsidR="00481210" w:rsidRPr="001A06DC" w:rsidRDefault="00980C5F" w:rsidP="00481210">
      <w:r w:rsidRPr="001A06DC">
        <w:t>When a Driver Profile is deleted:</w:t>
      </w:r>
    </w:p>
    <w:p w14:paraId="772F24BE" w14:textId="77777777" w:rsidR="00481210" w:rsidRPr="001A06DC" w:rsidRDefault="00980C5F" w:rsidP="00980C5F">
      <w:pPr>
        <w:numPr>
          <w:ilvl w:val="0"/>
          <w:numId w:val="115"/>
        </w:numPr>
        <w:rPr>
          <w:b/>
          <w:bCs/>
        </w:rPr>
      </w:pPr>
      <w:r w:rsidRPr="001A06DC">
        <w:t xml:space="preserve">The EnhancedMemoryInterfaceClient shall remove and disable the Edit Driver Profile functionality </w:t>
      </w:r>
    </w:p>
    <w:p w14:paraId="66A181FC" w14:textId="77777777" w:rsidR="00481210" w:rsidRPr="001A06DC" w:rsidRDefault="00980C5F" w:rsidP="00980C5F">
      <w:pPr>
        <w:numPr>
          <w:ilvl w:val="0"/>
          <w:numId w:val="115"/>
        </w:numPr>
      </w:pPr>
      <w:r w:rsidRPr="001A06DC">
        <w:t>The EnhancedMemoryInterfaceClient shall remove the name for the deleted Driver Profile</w:t>
      </w:r>
    </w:p>
    <w:p w14:paraId="5D048F37" w14:textId="77777777" w:rsidR="00500605" w:rsidRPr="001A06DC" w:rsidRDefault="00980C5F" w:rsidP="00980C5F">
      <w:pPr>
        <w:numPr>
          <w:ilvl w:val="0"/>
          <w:numId w:val="115"/>
        </w:numPr>
      </w:pPr>
      <w:r w:rsidRPr="001A06DC">
        <w:t>The EnhancedMemoryInterfaceClient shall update the keyfob association icon status based on PersKeyPairing_St for the deleted Driver Profile</w:t>
      </w:r>
    </w:p>
    <w:p w14:paraId="12F715B0" w14:textId="77777777" w:rsidR="00946F59" w:rsidRDefault="00980C5F" w:rsidP="00980C5F">
      <w:pPr>
        <w:numPr>
          <w:ilvl w:val="0"/>
          <w:numId w:val="115"/>
        </w:numPr>
      </w:pPr>
      <w:r w:rsidRPr="001A06DC">
        <w:t xml:space="preserve">The EnhancedMemoryInterfaceClient shall update the phone association icon status based on </w:t>
      </w:r>
      <w:proofErr w:type="spellStart"/>
      <w:r w:rsidRPr="001A06DC">
        <w:t>PersPhonePairing_St</w:t>
      </w:r>
      <w:proofErr w:type="spellEnd"/>
      <w:r w:rsidRPr="001A06DC">
        <w:t xml:space="preserve"> for the deleted Driver Profile</w:t>
      </w:r>
    </w:p>
    <w:p w14:paraId="2C07B936" w14:textId="77777777" w:rsidR="00372DFE" w:rsidRPr="001A06DC" w:rsidRDefault="00980C5F" w:rsidP="00980C5F">
      <w:pPr>
        <w:numPr>
          <w:ilvl w:val="0"/>
          <w:numId w:val="115"/>
        </w:numPr>
      </w:pPr>
      <w:r>
        <w:t xml:space="preserve">The EnhancedMemoryInterfaceClient shall update the NFC key association icon status based on </w:t>
      </w:r>
      <w:proofErr w:type="spellStart"/>
      <w:r>
        <w:t>PersNFCKeyPairing_St</w:t>
      </w:r>
      <w:proofErr w:type="spellEnd"/>
      <w:r>
        <w:t xml:space="preserve"> for the deleted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6C3EF1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F590FE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6AB16D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5B89EA6" w14:textId="77777777" w:rsidR="00D90FFA" w:rsidRPr="00AC15C4" w:rsidRDefault="00C73931" w:rsidP="0081629B">
            <w:pPr>
              <w:rPr>
                <w:vanish/>
                <w:color w:val="000000" w:themeColor="text1"/>
              </w:rPr>
            </w:pPr>
          </w:p>
        </w:tc>
      </w:tr>
    </w:tbl>
    <w:p w14:paraId="6C988D26" w14:textId="77777777" w:rsidR="00AC15C4" w:rsidRPr="00AC15C4" w:rsidRDefault="00AC15C4" w:rsidP="00AC15C4">
      <w:pPr>
        <w:pStyle w:val="Heading5"/>
        <w:rPr>
          <w:b w:val="0"/>
          <w:u w:val="single"/>
        </w:rPr>
      </w:pPr>
      <w:r w:rsidRPr="00AC15C4">
        <w:rPr>
          <w:b w:val="0"/>
          <w:u w:val="single"/>
        </w:rPr>
        <w:t>ENMEM-REQ-105569/F-Driver Profiles Deleted During Master Reset</w:t>
      </w:r>
    </w:p>
    <w:p w14:paraId="336BD07C" w14:textId="77777777" w:rsidR="00BC5310" w:rsidRDefault="00980C5F" w:rsidP="00BC5310">
      <w:r>
        <w:t xml:space="preserve">The storage and maintenance of the Driver Profiles of Enhanced Memory shall comply with the design and requirements of Master Reset (refer to the latest version of </w:t>
      </w:r>
      <w:r>
        <w:rPr>
          <w:u w:val="single"/>
        </w:rPr>
        <w:t>VS-FUN-REQ-025341-Master Reset to Factory Defaults</w:t>
      </w:r>
      <w:r>
        <w:t xml:space="preserve">). </w:t>
      </w:r>
    </w:p>
    <w:p w14:paraId="4A29EB41" w14:textId="77777777" w:rsidR="00BC5310" w:rsidRDefault="00C73931" w:rsidP="00BC5310"/>
    <w:p w14:paraId="4532FE05" w14:textId="77777777" w:rsidR="00BC5310" w:rsidRDefault="00980C5F" w:rsidP="00BC5310">
      <w:r>
        <w:t xml:space="preserve">When a Master Reset operation is executed: </w:t>
      </w:r>
    </w:p>
    <w:p w14:paraId="5047E4C0" w14:textId="77777777" w:rsidR="00BC5310" w:rsidRDefault="00980C5F" w:rsidP="00980C5F">
      <w:pPr>
        <w:numPr>
          <w:ilvl w:val="0"/>
          <w:numId w:val="108"/>
        </w:numPr>
      </w:pPr>
      <w:r>
        <w:t>The EnhancedMemoryInterfaceClient shall delete all internal Driver Profile data (i.e. Profile Name, Button Association, Profile Number Association) for all Driver Profiles</w:t>
      </w:r>
    </w:p>
    <w:p w14:paraId="711F78E8" w14:textId="77777777" w:rsidR="00BC5310" w:rsidRDefault="00980C5F" w:rsidP="00980C5F">
      <w:pPr>
        <w:numPr>
          <w:ilvl w:val="0"/>
          <w:numId w:val="108"/>
        </w:numPr>
      </w:pPr>
      <w:r>
        <w:t>If a keyfob is associated to a Driver Profile(s) the following actions shall be performed:</w:t>
      </w:r>
    </w:p>
    <w:p w14:paraId="5F6E5058" w14:textId="77777777" w:rsidR="00BC5310" w:rsidRDefault="00980C5F" w:rsidP="00980C5F">
      <w:pPr>
        <w:numPr>
          <w:ilvl w:val="1"/>
          <w:numId w:val="108"/>
        </w:numPr>
      </w:pPr>
      <w:r>
        <w:t xml:space="preserve">The EnhancedMemoryInterfaceClient shall request to disassociate the keyfob via </w:t>
      </w:r>
      <w:proofErr w:type="spellStart"/>
      <w:proofErr w:type="gramStart"/>
      <w:r>
        <w:t>EnMemProfilePairingRq</w:t>
      </w:r>
      <w:proofErr w:type="spellEnd"/>
      <w:r>
        <w:t>(</w:t>
      </w:r>
      <w:proofErr w:type="gramEnd"/>
      <w:r>
        <w:t>KeyPairing=</w:t>
      </w:r>
      <w:proofErr w:type="spellStart"/>
      <w:r>
        <w:t>DisassociateKey</w:t>
      </w:r>
      <w:proofErr w:type="spellEnd"/>
      <w:r>
        <w:t>)</w:t>
      </w:r>
    </w:p>
    <w:p w14:paraId="260D27BF" w14:textId="77777777" w:rsidR="00BC5310" w:rsidRDefault="00980C5F" w:rsidP="00980C5F">
      <w:pPr>
        <w:numPr>
          <w:ilvl w:val="1"/>
          <w:numId w:val="108"/>
        </w:numPr>
      </w:pPr>
      <w:r>
        <w:t>The EnhancedMemoryProfileServer shall respond with a successful keyfob disassociation via EnMemKeyPairing_</w:t>
      </w:r>
      <w:proofErr w:type="gramStart"/>
      <w:r>
        <w:t>St(</w:t>
      </w:r>
      <w:proofErr w:type="gramEnd"/>
      <w:r>
        <w:t>KeyPairing=KeyDisassociated)</w:t>
      </w:r>
    </w:p>
    <w:p w14:paraId="61BA93D1" w14:textId="77777777" w:rsidR="00BC5310" w:rsidRDefault="00980C5F" w:rsidP="00980C5F">
      <w:pPr>
        <w:numPr>
          <w:ilvl w:val="1"/>
          <w:numId w:val="108"/>
        </w:numPr>
      </w:pPr>
      <w:r>
        <w:t xml:space="preserve">The EnhancedMemoryProfileServer shall update the status of PersKeyPairing_St to </w:t>
      </w:r>
      <w:proofErr w:type="spellStart"/>
      <w:r>
        <w:t>KeyNotAssociated</w:t>
      </w:r>
      <w:proofErr w:type="spellEnd"/>
      <w:r>
        <w:t xml:space="preserve"> for the Driver Profile deleted</w:t>
      </w:r>
    </w:p>
    <w:p w14:paraId="4DC59310" w14:textId="77777777" w:rsidR="00BC5310" w:rsidRDefault="00980C5F" w:rsidP="00980C5F">
      <w:pPr>
        <w:numPr>
          <w:ilvl w:val="1"/>
          <w:numId w:val="108"/>
        </w:numPr>
      </w:pPr>
      <w:r>
        <w:t xml:space="preserve">If there is more than one profile with keys paired, the EnhancedMemoryInterfaceClient shall repeat bullet 1 above for all profiles with keys paired until all the </w:t>
      </w:r>
      <w:proofErr w:type="spellStart"/>
      <w:r>
        <w:t>keyfobs</w:t>
      </w:r>
      <w:proofErr w:type="spellEnd"/>
      <w:r>
        <w:t xml:space="preserve"> are dissociated from all profiles</w:t>
      </w:r>
    </w:p>
    <w:p w14:paraId="2FA7BA5C" w14:textId="77777777" w:rsidR="00BC5310" w:rsidRDefault="00980C5F" w:rsidP="00980C5F">
      <w:pPr>
        <w:numPr>
          <w:ilvl w:val="0"/>
          <w:numId w:val="108"/>
        </w:numPr>
      </w:pPr>
      <w:r>
        <w:t>If a phone is associated to a Driver Profile(s) the following actions shall be performed:</w:t>
      </w:r>
    </w:p>
    <w:p w14:paraId="50A52454" w14:textId="77777777" w:rsidR="00BC5310" w:rsidRDefault="00980C5F" w:rsidP="00980C5F">
      <w:pPr>
        <w:numPr>
          <w:ilvl w:val="1"/>
          <w:numId w:val="108"/>
        </w:numPr>
      </w:pPr>
      <w:r>
        <w:t xml:space="preserve">The EnhancedMemoryInterfaceClient shall request to disassociate the phone via </w:t>
      </w:r>
      <w:proofErr w:type="spellStart"/>
      <w:proofErr w:type="gramStart"/>
      <w:r>
        <w:t>EnMemProfilePairingRq</w:t>
      </w:r>
      <w:proofErr w:type="spellEnd"/>
      <w:r>
        <w:t>(</w:t>
      </w:r>
      <w:proofErr w:type="gramEnd"/>
      <w:r>
        <w:t>KeyPairing=</w:t>
      </w:r>
      <w:proofErr w:type="spellStart"/>
      <w:r>
        <w:t>DisassociatePhone</w:t>
      </w:r>
      <w:proofErr w:type="spellEnd"/>
      <w:r>
        <w:t>)</w:t>
      </w:r>
    </w:p>
    <w:p w14:paraId="6A6F7A3D" w14:textId="77777777" w:rsidR="00BC5310" w:rsidRDefault="00980C5F" w:rsidP="00980C5F">
      <w:pPr>
        <w:numPr>
          <w:ilvl w:val="1"/>
          <w:numId w:val="108"/>
        </w:numPr>
      </w:pPr>
      <w:r>
        <w:t>The EnhancedMemoryProfileServer shall respond with a successful phone disassociation via EnMemKeyPairing_</w:t>
      </w:r>
      <w:proofErr w:type="gramStart"/>
      <w:r>
        <w:t>St(</w:t>
      </w:r>
      <w:proofErr w:type="gramEnd"/>
      <w:r>
        <w:t>KeyPairing=KeyDisassociated)</w:t>
      </w:r>
    </w:p>
    <w:p w14:paraId="51B15A30" w14:textId="77777777" w:rsidR="00BC5310" w:rsidRDefault="00980C5F" w:rsidP="00980C5F">
      <w:pPr>
        <w:numPr>
          <w:ilvl w:val="1"/>
          <w:numId w:val="108"/>
        </w:numPr>
      </w:pPr>
      <w:r>
        <w:t xml:space="preserve">The EnhancedMemoryProfileServer shall update the status of </w:t>
      </w:r>
      <w:proofErr w:type="spellStart"/>
      <w:r>
        <w:t>PersPhonePairing_St</w:t>
      </w:r>
      <w:proofErr w:type="spellEnd"/>
      <w:r>
        <w:t xml:space="preserve"> to </w:t>
      </w:r>
      <w:proofErr w:type="spellStart"/>
      <w:r>
        <w:t>NoPhonesAssociated</w:t>
      </w:r>
      <w:proofErr w:type="spellEnd"/>
      <w:r>
        <w:t xml:space="preserve"> for the Driver Profile deleted</w:t>
      </w:r>
    </w:p>
    <w:p w14:paraId="1BDDD016" w14:textId="77777777" w:rsidR="00BC5310" w:rsidRDefault="00980C5F" w:rsidP="00980C5F">
      <w:pPr>
        <w:numPr>
          <w:ilvl w:val="1"/>
          <w:numId w:val="108"/>
        </w:numPr>
      </w:pPr>
      <w:r>
        <w:t>If there is more than one profile with phones paired, the EnhancedMemoryInterfaceClient shall repeat bullet 1 above for all profiles with phones paired until all the phones are dissociated from all profiles</w:t>
      </w:r>
    </w:p>
    <w:p w14:paraId="27849E01" w14:textId="77777777" w:rsidR="00BC5310" w:rsidRDefault="00980C5F" w:rsidP="00980C5F">
      <w:pPr>
        <w:numPr>
          <w:ilvl w:val="0"/>
          <w:numId w:val="108"/>
        </w:numPr>
      </w:pPr>
      <w:r>
        <w:t>If an NFC key is associated to a Driver Profile(s) the following actions shall be performed:</w:t>
      </w:r>
    </w:p>
    <w:p w14:paraId="25AE672E" w14:textId="77777777" w:rsidR="00BC5310" w:rsidRDefault="00980C5F" w:rsidP="00980C5F">
      <w:pPr>
        <w:numPr>
          <w:ilvl w:val="1"/>
          <w:numId w:val="108"/>
        </w:numPr>
      </w:pPr>
      <w:r>
        <w:t xml:space="preserve">The EnhancedMemoryInterfaceClient shall request to disassociate the NFC key via </w:t>
      </w:r>
      <w:proofErr w:type="spellStart"/>
      <w:proofErr w:type="gramStart"/>
      <w:r>
        <w:t>EnMemProfilePairingRq</w:t>
      </w:r>
      <w:proofErr w:type="spellEnd"/>
      <w:r>
        <w:t>(</w:t>
      </w:r>
      <w:proofErr w:type="gramEnd"/>
      <w:r>
        <w:t xml:space="preserve">PersIndex = #, </w:t>
      </w:r>
      <w:proofErr w:type="spellStart"/>
      <w:r>
        <w:t>NFCKeyPairing</w:t>
      </w:r>
      <w:proofErr w:type="spellEnd"/>
      <w:r>
        <w:t xml:space="preserve"> = </w:t>
      </w:r>
      <w:proofErr w:type="spellStart"/>
      <w:r>
        <w:t>DisassociateKey</w:t>
      </w:r>
      <w:proofErr w:type="spellEnd"/>
      <w:r>
        <w:t>#)</w:t>
      </w:r>
    </w:p>
    <w:p w14:paraId="2EB908E2" w14:textId="77777777" w:rsidR="00BC5310" w:rsidRDefault="00980C5F" w:rsidP="00980C5F">
      <w:pPr>
        <w:numPr>
          <w:ilvl w:val="1"/>
          <w:numId w:val="108"/>
        </w:numPr>
      </w:pPr>
      <w:r>
        <w:lastRenderedPageBreak/>
        <w:t>The EnhancedMemoryProfileServer shall respond with a successful NFC key disassociation via EnMemKeyPairing_</w:t>
      </w:r>
      <w:proofErr w:type="gramStart"/>
      <w:r>
        <w:t>St(</w:t>
      </w:r>
      <w:proofErr w:type="gramEnd"/>
      <w:r>
        <w:t>KeyPairing=KeyDisassociated)</w:t>
      </w:r>
    </w:p>
    <w:p w14:paraId="0B969049" w14:textId="77777777" w:rsidR="00BC5310" w:rsidRDefault="00980C5F" w:rsidP="00980C5F">
      <w:pPr>
        <w:numPr>
          <w:ilvl w:val="1"/>
          <w:numId w:val="108"/>
        </w:numPr>
      </w:pPr>
      <w:r>
        <w:t xml:space="preserve">The EnhancedMemoryProfileServer shall update the key index of </w:t>
      </w:r>
      <w:proofErr w:type="spellStart"/>
      <w:r>
        <w:t>PersNFCKeyPairing_</w:t>
      </w:r>
      <w:proofErr w:type="gramStart"/>
      <w:r>
        <w:t>St</w:t>
      </w:r>
      <w:proofErr w:type="spellEnd"/>
      <w:r>
        <w:t>(</w:t>
      </w:r>
      <w:proofErr w:type="spellStart"/>
      <w:proofErr w:type="gramEnd"/>
      <w:r>
        <w:t>PersNFCKey#Index</w:t>
      </w:r>
      <w:proofErr w:type="spellEnd"/>
      <w:r>
        <w:t xml:space="preserve"> = Inactive) for the disassociated key of the deleted Driver Profile</w:t>
      </w:r>
    </w:p>
    <w:p w14:paraId="2A29ED41" w14:textId="77777777" w:rsidR="00BC5310" w:rsidRDefault="00980C5F" w:rsidP="00980C5F">
      <w:pPr>
        <w:numPr>
          <w:ilvl w:val="1"/>
          <w:numId w:val="108"/>
        </w:numPr>
      </w:pPr>
      <w:r>
        <w:t>If there is more than one NFC key associated to a profile, the EnhancedMemoryInterfaceClient shall repeat bullet 1 for all associated NFC keys (PersNFCKey1Index to PersNFCKey4Index)</w:t>
      </w:r>
    </w:p>
    <w:p w14:paraId="257F9AF3" w14:textId="77777777" w:rsidR="00BC5310" w:rsidRDefault="00980C5F" w:rsidP="00980C5F">
      <w:pPr>
        <w:numPr>
          <w:ilvl w:val="1"/>
          <w:numId w:val="108"/>
        </w:numPr>
      </w:pPr>
      <w:r>
        <w:t>If there is more than one profile with NFC keys paired, the EnhancedMemoryInterfaceClient shall repeat bullet 1 above for all profiles with NFC keys paired until all the NFC keys are dissociated from all profiles (PersIndex = 1,2,3,4)</w:t>
      </w:r>
    </w:p>
    <w:p w14:paraId="2B6828EE" w14:textId="77777777" w:rsidR="00BC5310" w:rsidRDefault="00980C5F" w:rsidP="00980C5F">
      <w:pPr>
        <w:numPr>
          <w:ilvl w:val="0"/>
          <w:numId w:val="108"/>
        </w:numPr>
      </w:pPr>
      <w:r>
        <w:t xml:space="preserve">The EnhancedMemoryInterfaceClient shall send a recall request for Vehicle Profile via </w:t>
      </w:r>
      <w:proofErr w:type="spellStart"/>
      <w:r>
        <w:t>InfotainmentRecall_</w:t>
      </w:r>
      <w:proofErr w:type="gramStart"/>
      <w:r>
        <w:t>Rq</w:t>
      </w:r>
      <w:proofErr w:type="spellEnd"/>
      <w:r>
        <w:t>(</w:t>
      </w:r>
      <w:proofErr w:type="gramEnd"/>
      <w:r>
        <w:t>PersIndex = Vehicle)</w:t>
      </w:r>
    </w:p>
    <w:p w14:paraId="55F70555" w14:textId="77777777" w:rsidR="00BC5310" w:rsidRDefault="00980C5F" w:rsidP="00980C5F">
      <w:pPr>
        <w:numPr>
          <w:ilvl w:val="0"/>
          <w:numId w:val="108"/>
        </w:numPr>
      </w:pPr>
      <w:r>
        <w:t xml:space="preserve">The EnhancedMemoryInterfaceClient shall </w:t>
      </w:r>
      <w:proofErr w:type="spellStart"/>
      <w:r>
        <w:t>OptOut</w:t>
      </w:r>
      <w:proofErr w:type="spellEnd"/>
      <w:r>
        <w:t xml:space="preserve"> of all profiles and set all active personalities in </w:t>
      </w:r>
      <w:proofErr w:type="spellStart"/>
      <w:r>
        <w:t>PersonalityOptIn_St</w:t>
      </w:r>
      <w:proofErr w:type="spellEnd"/>
      <w:r>
        <w:t xml:space="preserve"> to </w:t>
      </w:r>
      <w:proofErr w:type="spellStart"/>
      <w:r>
        <w:t>NotOptedIn</w:t>
      </w:r>
      <w:proofErr w:type="spellEnd"/>
    </w:p>
    <w:p w14:paraId="009463AD" w14:textId="77777777" w:rsidR="00BC5310" w:rsidRDefault="00980C5F" w:rsidP="00980C5F">
      <w:pPr>
        <w:numPr>
          <w:ilvl w:val="0"/>
          <w:numId w:val="108"/>
        </w:numPr>
      </w:pPr>
      <w:r>
        <w:t xml:space="preserve">The EnhancedMemoryInterfaceClient shall set the Enhanced Memory feature status to Off via </w:t>
      </w:r>
      <w:proofErr w:type="spellStart"/>
      <w:r>
        <w:t>EnhancedMemory_</w:t>
      </w:r>
      <w:proofErr w:type="gramStart"/>
      <w:r>
        <w:t>St</w:t>
      </w:r>
      <w:proofErr w:type="spellEnd"/>
      <w:r>
        <w:t>(</w:t>
      </w:r>
      <w:proofErr w:type="gramEnd"/>
      <w:r>
        <w:t xml:space="preserve">Status = </w:t>
      </w:r>
      <w:proofErr w:type="spellStart"/>
      <w:r>
        <w:t>ProfileOff</w:t>
      </w:r>
      <w:proofErr w:type="spellEnd"/>
      <w:r>
        <w:t>)</w:t>
      </w:r>
    </w:p>
    <w:p w14:paraId="57C09680" w14:textId="77777777" w:rsidR="00BC5310" w:rsidRDefault="00980C5F" w:rsidP="00980C5F">
      <w:pPr>
        <w:numPr>
          <w:ilvl w:val="0"/>
          <w:numId w:val="108"/>
        </w:numPr>
      </w:pPr>
      <w:r>
        <w:t xml:space="preserve">The EnhancedMemoryProfileServer shall send a recall request for Vehicle to the EnhancedMemoryPositionClient via </w:t>
      </w:r>
      <w:proofErr w:type="spellStart"/>
      <w:r>
        <w:t>MemoryPosition_St</w:t>
      </w:r>
      <w:proofErr w:type="spellEnd"/>
      <w:r>
        <w:t>. Note: this step does not apply to the EnhancedMemoryInterfaceClient and is don’t care for the EnhancedMemoryInterfaceClient</w:t>
      </w:r>
    </w:p>
    <w:p w14:paraId="125A7E40" w14:textId="77777777" w:rsidR="00BC5310" w:rsidRDefault="00980C5F" w:rsidP="00980C5F">
      <w:pPr>
        <w:numPr>
          <w:ilvl w:val="0"/>
          <w:numId w:val="108"/>
        </w:numPr>
      </w:pPr>
      <w:r>
        <w:t>The EnhancedMemoryInterfaceClient shall send a Factory Reset request to the EnhancedMemoryServers via FactoryReset_</w:t>
      </w:r>
      <w:proofErr w:type="gramStart"/>
      <w:r>
        <w:t>Rq(</w:t>
      </w:r>
      <w:proofErr w:type="gramEnd"/>
      <w:r>
        <w:t xml:space="preserve">Type = Reset) to perform Master Reset on the EnhancedMemoryServers that support Master Reset (ex. AHU resets SDARS presets - see SDARS SPSS  for details). If the </w:t>
      </w:r>
      <w:proofErr w:type="spellStart"/>
      <w:r>
        <w:t>EnhancedMemoryServer</w:t>
      </w:r>
      <w:proofErr w:type="spellEnd"/>
      <w:r>
        <w:t xml:space="preserve"> supports FactoryReset_Rq, all profiles shall reset (ex. SDARS presets reset for all profiles).</w:t>
      </w:r>
    </w:p>
    <w:p w14:paraId="34AA22B6" w14:textId="77777777" w:rsidR="00BC5310" w:rsidRDefault="00980C5F" w:rsidP="00980C5F">
      <w:pPr>
        <w:numPr>
          <w:ilvl w:val="0"/>
          <w:numId w:val="108"/>
        </w:numPr>
      </w:pPr>
      <w:r>
        <w:t xml:space="preserve">The EnhancedMemoryInterfaceClient performs a reboot for Master Reset following </w:t>
      </w:r>
      <w:r>
        <w:rPr>
          <w:u w:val="single"/>
        </w:rPr>
        <w:t>VS-FUN-REQ-025341-Master Reset to Factory Defaults</w:t>
      </w:r>
      <w:r>
        <w:t>).</w:t>
      </w:r>
    </w:p>
    <w:p w14:paraId="7E026233" w14:textId="77777777" w:rsidR="00BC5310" w:rsidRDefault="00980C5F" w:rsidP="00980C5F">
      <w:pPr>
        <w:numPr>
          <w:ilvl w:val="1"/>
          <w:numId w:val="108"/>
        </w:numPr>
      </w:pPr>
      <w:r>
        <w:t>Note: the EnhancedMemoryInterfaceClient/Infotainment System Master shall send the FactoryReset_Rq before shutting down the Infotainment System (i.e. sends FactoryReset_</w:t>
      </w:r>
      <w:proofErr w:type="gramStart"/>
      <w:r>
        <w:t>Rq(</w:t>
      </w:r>
      <w:proofErr w:type="gramEnd"/>
      <w:r>
        <w:t xml:space="preserve">Type = Reset) while </w:t>
      </w:r>
      <w:proofErr w:type="spellStart"/>
      <w:r>
        <w:t>HMI_HMIMode_St</w:t>
      </w:r>
      <w:proofErr w:type="spellEnd"/>
      <w:r>
        <w:t xml:space="preserve"> = On).</w:t>
      </w:r>
    </w:p>
    <w:p w14:paraId="3C7E46AC" w14:textId="77777777" w:rsidR="00BC5310" w:rsidRDefault="00C73931" w:rsidP="00BC5310">
      <w:pPr>
        <w:rPr>
          <w:u w:val="single"/>
        </w:rPr>
      </w:pPr>
    </w:p>
    <w:p w14:paraId="536A0FF9" w14:textId="77777777" w:rsidR="004563AC" w:rsidRPr="00BC5310" w:rsidRDefault="00980C5F" w:rsidP="00BC5310">
      <w:pPr>
        <w:rPr>
          <w:u w:val="single"/>
        </w:rPr>
      </w:pPr>
      <w:r>
        <w:t xml:space="preserve">Reference sequence diagram </w:t>
      </w:r>
      <w:r>
        <w:rPr>
          <w:u w:val="single"/>
        </w:rPr>
        <w:t>ENMEM-SD-REQ-197509-Master Reset</w:t>
      </w:r>
      <w:r>
        <w:t xml:space="preserve"> for details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9A72CA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6F394F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35FE79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683FAE" w14:textId="77777777" w:rsidR="00D90FFA" w:rsidRPr="00AC15C4" w:rsidRDefault="00C73931" w:rsidP="0081629B">
            <w:pPr>
              <w:rPr>
                <w:vanish/>
                <w:color w:val="000000" w:themeColor="text1"/>
              </w:rPr>
            </w:pPr>
          </w:p>
        </w:tc>
      </w:tr>
    </w:tbl>
    <w:p w14:paraId="0143EBCA" w14:textId="77777777" w:rsidR="00406F39" w:rsidRDefault="00980C5F" w:rsidP="00AC15C4">
      <w:pPr>
        <w:pStyle w:val="Heading4"/>
      </w:pPr>
      <w:r>
        <w:t>Keyfob/Phone/NFC Key Disassociation</w:t>
      </w:r>
    </w:p>
    <w:p w14:paraId="25B961C0" w14:textId="77777777" w:rsidR="00184D95" w:rsidRPr="009379B6" w:rsidRDefault="00980C5F" w:rsidP="009379B6">
      <w:r>
        <w:t>The Keyfob, Phone and NFC Key Disassociation processes can be completed manually via the HMI. It will be automatically performed when the user delete’s a profile or performs a Master Reset.</w:t>
      </w:r>
    </w:p>
    <w:p w14:paraId="53E7D386" w14:textId="77777777" w:rsidR="00AC15C4" w:rsidRPr="00AC15C4" w:rsidRDefault="00AC15C4" w:rsidP="00AC15C4">
      <w:pPr>
        <w:pStyle w:val="Heading5"/>
        <w:rPr>
          <w:b w:val="0"/>
          <w:u w:val="single"/>
        </w:rPr>
      </w:pPr>
      <w:r w:rsidRPr="00AC15C4">
        <w:rPr>
          <w:b w:val="0"/>
          <w:u w:val="single"/>
        </w:rPr>
        <w:t>ENMEM-REQ-197506/B-Disassociate the Keyfob per User Request</w:t>
      </w:r>
    </w:p>
    <w:p w14:paraId="7FAA99AC" w14:textId="77777777" w:rsidR="00A57D60" w:rsidRPr="00CD468B" w:rsidRDefault="00980C5F" w:rsidP="00CD468B">
      <w:r w:rsidRPr="00A57D60">
        <w:t>When a user req</w:t>
      </w:r>
      <w:r>
        <w:t>uests to disassociate a keyfob </w:t>
      </w:r>
      <w:r w:rsidRPr="00A57D60">
        <w:t>from a Driver Profile</w:t>
      </w:r>
      <w:r>
        <w:rPr>
          <w:color w:val="000000"/>
        </w:rPr>
        <w:t xml:space="preserve">, </w:t>
      </w:r>
      <w:r>
        <w:t xml:space="preserve">the EnhancedMemoryInterfaceClient shall send </w:t>
      </w:r>
      <w:proofErr w:type="spellStart"/>
      <w:r>
        <w:rPr>
          <w:color w:val="000000"/>
        </w:rPr>
        <w:t>EnMemProfilePairing_</w:t>
      </w:r>
      <w:proofErr w:type="gramStart"/>
      <w:r>
        <w:rPr>
          <w:color w:val="000000"/>
        </w:rPr>
        <w:t>Rq</w:t>
      </w:r>
      <w:proofErr w:type="spellEnd"/>
      <w:r>
        <w:rPr>
          <w:color w:val="000000"/>
        </w:rPr>
        <w:t>(</w:t>
      </w:r>
      <w:proofErr w:type="gramEnd"/>
      <w:r>
        <w:rPr>
          <w:color w:val="000000"/>
        </w:rPr>
        <w:t xml:space="preserve">KeyPairing = </w:t>
      </w:r>
      <w:proofErr w:type="spellStart"/>
      <w:r>
        <w:rPr>
          <w:color w:val="000000"/>
        </w:rPr>
        <w:t>DisassociateKey</w:t>
      </w:r>
      <w:proofErr w:type="spellEnd"/>
      <w:r>
        <w:rPr>
          <w:color w:val="000000"/>
        </w:rPr>
        <w:t xml:space="preserve">) to the EnhancedMemoryProfileServer for the requested Driver Profile. The EnhancedMemoryProfileServer shall then respond with </w:t>
      </w:r>
      <w:r w:rsidRPr="0086434A">
        <w:rPr>
          <w:color w:val="000000"/>
        </w:rPr>
        <w:t>EnMemKeyPairing_St (PersIndex = Pers#, KeyPairing = KeyDi</w:t>
      </w:r>
      <w:r>
        <w:rPr>
          <w:color w:val="000000"/>
        </w:rPr>
        <w:t>s</w:t>
      </w:r>
      <w:r w:rsidRPr="0086434A">
        <w:rPr>
          <w:color w:val="000000"/>
        </w:rPr>
        <w:t>associated)</w:t>
      </w:r>
      <w:r>
        <w:rPr>
          <w:color w:val="000000"/>
        </w:rPr>
        <w:t xml:space="preserve"> upon successful disassociation of the keyfob.</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12A7882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ED669D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965BC5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1FA766" w14:textId="77777777" w:rsidR="00D90FFA" w:rsidRPr="00AC15C4" w:rsidRDefault="00C73931" w:rsidP="0081629B">
            <w:pPr>
              <w:rPr>
                <w:vanish/>
                <w:color w:val="000000" w:themeColor="text1"/>
              </w:rPr>
            </w:pPr>
          </w:p>
        </w:tc>
      </w:tr>
    </w:tbl>
    <w:p w14:paraId="6EF7FA1F" w14:textId="77777777" w:rsidR="00AC15C4" w:rsidRPr="00AC15C4" w:rsidRDefault="00AC15C4" w:rsidP="00AC15C4">
      <w:pPr>
        <w:pStyle w:val="Heading5"/>
        <w:rPr>
          <w:b w:val="0"/>
          <w:u w:val="single"/>
        </w:rPr>
      </w:pPr>
      <w:r w:rsidRPr="00AC15C4">
        <w:rPr>
          <w:b w:val="0"/>
          <w:u w:val="single"/>
        </w:rPr>
        <w:t>ENMEM-REQ-233209/A-Disassociate the Phone per User Request</w:t>
      </w:r>
    </w:p>
    <w:p w14:paraId="3A437C43" w14:textId="77777777" w:rsidR="00A57D60" w:rsidRPr="00CD468B" w:rsidRDefault="00980C5F" w:rsidP="00CD468B">
      <w:r w:rsidRPr="00B1375E">
        <w:t>When a user requests to disassociate a phone from a Driver Profile</w:t>
      </w:r>
      <w:r w:rsidRPr="00B1375E">
        <w:rPr>
          <w:color w:val="000000"/>
        </w:rPr>
        <w:t xml:space="preserve">, </w:t>
      </w:r>
      <w:r w:rsidRPr="00B1375E">
        <w:t xml:space="preserve">the EnhancedMemoryInterfaceClient shall send </w:t>
      </w:r>
      <w:proofErr w:type="spellStart"/>
      <w:r w:rsidRPr="00B1375E">
        <w:rPr>
          <w:color w:val="000000"/>
        </w:rPr>
        <w:t>EnMemProfilePairing_</w:t>
      </w:r>
      <w:proofErr w:type="gramStart"/>
      <w:r w:rsidRPr="00B1375E">
        <w:rPr>
          <w:color w:val="000000"/>
        </w:rPr>
        <w:t>Rq</w:t>
      </w:r>
      <w:proofErr w:type="spellEnd"/>
      <w:r w:rsidRPr="00B1375E">
        <w:rPr>
          <w:color w:val="000000"/>
        </w:rPr>
        <w:t>(</w:t>
      </w:r>
      <w:proofErr w:type="gramEnd"/>
      <w:r w:rsidRPr="00B1375E">
        <w:rPr>
          <w:color w:val="000000"/>
        </w:rPr>
        <w:t xml:space="preserve">KeyPairing = </w:t>
      </w:r>
      <w:proofErr w:type="spellStart"/>
      <w:r w:rsidRPr="00B1375E">
        <w:rPr>
          <w:color w:val="000000"/>
        </w:rPr>
        <w:t>DisassociatePhone</w:t>
      </w:r>
      <w:proofErr w:type="spellEnd"/>
      <w:r w:rsidRPr="00B1375E">
        <w:rPr>
          <w:color w:val="000000"/>
        </w:rPr>
        <w:t>) to the EnhancedMemoryProfileServer for the requested Driver Profile. The EnhancedMemoryProfileServer shall then respond with EnMemKeyPairing_St (PersIndex = Pers#, KeyPairing = KeyDisassociated) upon successful disassociation of the phone.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A668D2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A02D9B3"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45BDFA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42FFCA" w14:textId="77777777" w:rsidR="00D90FFA" w:rsidRPr="00AC15C4" w:rsidRDefault="00C73931" w:rsidP="0081629B">
            <w:pPr>
              <w:rPr>
                <w:vanish/>
                <w:color w:val="000000" w:themeColor="text1"/>
              </w:rPr>
            </w:pPr>
          </w:p>
        </w:tc>
      </w:tr>
    </w:tbl>
    <w:p w14:paraId="63A0838D" w14:textId="77777777" w:rsidR="00AC15C4" w:rsidRPr="00AC15C4" w:rsidRDefault="00AC15C4" w:rsidP="00AC15C4">
      <w:pPr>
        <w:pStyle w:val="Heading5"/>
        <w:rPr>
          <w:b w:val="0"/>
          <w:u w:val="single"/>
        </w:rPr>
      </w:pPr>
      <w:r w:rsidRPr="00AC15C4">
        <w:rPr>
          <w:b w:val="0"/>
          <w:u w:val="single"/>
        </w:rPr>
        <w:t>ENMEM-REQ-427464/A-Disassociate the NFC Key per User Request</w:t>
      </w:r>
    </w:p>
    <w:p w14:paraId="1FE3AFA9" w14:textId="77777777" w:rsidR="00500605" w:rsidRPr="00864A4A" w:rsidRDefault="00980C5F" w:rsidP="00864A4A">
      <w:r>
        <w:t>When a user requests to disassociate an NFC key from a Driver Profile</w:t>
      </w:r>
      <w:r>
        <w:rPr>
          <w:color w:val="000000"/>
        </w:rPr>
        <w:t xml:space="preserve">, </w:t>
      </w:r>
      <w:r>
        <w:t xml:space="preserve">the EnhancedMemoryInterfaceClient shall send </w:t>
      </w:r>
      <w:proofErr w:type="spellStart"/>
      <w:r>
        <w:rPr>
          <w:color w:val="000000"/>
        </w:rPr>
        <w:t>EnMemProfilePairing_</w:t>
      </w:r>
      <w:proofErr w:type="gramStart"/>
      <w:r>
        <w:rPr>
          <w:color w:val="000000"/>
        </w:rPr>
        <w:t>Rq</w:t>
      </w:r>
      <w:proofErr w:type="spellEnd"/>
      <w:r>
        <w:rPr>
          <w:color w:val="000000"/>
        </w:rPr>
        <w:t>(</w:t>
      </w:r>
      <w:proofErr w:type="gramEnd"/>
      <w:r>
        <w:rPr>
          <w:color w:val="000000"/>
        </w:rPr>
        <w:t xml:space="preserve">PersIndex= # , </w:t>
      </w:r>
      <w:proofErr w:type="spellStart"/>
      <w:r>
        <w:rPr>
          <w:color w:val="000000"/>
        </w:rPr>
        <w:t>NFCKeyPairing</w:t>
      </w:r>
      <w:proofErr w:type="spellEnd"/>
      <w:r>
        <w:rPr>
          <w:color w:val="000000"/>
        </w:rPr>
        <w:t xml:space="preserve"> = </w:t>
      </w:r>
      <w:proofErr w:type="spellStart"/>
      <w:r>
        <w:rPr>
          <w:color w:val="000000"/>
        </w:rPr>
        <w:t>DisassociateKey</w:t>
      </w:r>
      <w:proofErr w:type="spellEnd"/>
      <w:r>
        <w:rPr>
          <w:color w:val="000000"/>
        </w:rPr>
        <w:t>#) to the EnhancedMemoryProfileServer for the requested key of the requested Driver Profile. The EnhancedMemoryProfileServer shall then respond with EnMemKeyPairing_St (PersIndex = Pers#, KeyPairing = KeyDisassociated) upon successful disassociation of the NFC key.</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2ED6E3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CD6AE6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D0F4C8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9AB5601" w14:textId="77777777" w:rsidR="00D90FFA" w:rsidRPr="00AC15C4" w:rsidRDefault="00C73931" w:rsidP="0081629B">
            <w:pPr>
              <w:rPr>
                <w:vanish/>
                <w:color w:val="000000" w:themeColor="text1"/>
              </w:rPr>
            </w:pPr>
          </w:p>
        </w:tc>
      </w:tr>
    </w:tbl>
    <w:p w14:paraId="0EF72A04" w14:textId="77777777" w:rsidR="00AC15C4" w:rsidRPr="00AC15C4" w:rsidRDefault="00AC15C4" w:rsidP="00AC15C4">
      <w:pPr>
        <w:pStyle w:val="Heading5"/>
        <w:rPr>
          <w:b w:val="0"/>
          <w:u w:val="single"/>
        </w:rPr>
      </w:pPr>
      <w:r w:rsidRPr="00AC15C4">
        <w:rPr>
          <w:b w:val="0"/>
          <w:u w:val="single"/>
        </w:rPr>
        <w:t>ENMEM-REQ-197505/A-Keyfob Disassociation Status</w:t>
      </w:r>
    </w:p>
    <w:p w14:paraId="3B138890" w14:textId="77777777" w:rsidR="0097638F" w:rsidRPr="0097638F" w:rsidRDefault="00980C5F" w:rsidP="0097638F">
      <w:r w:rsidRPr="0097638F">
        <w:rPr>
          <w:color w:val="000000"/>
        </w:rPr>
        <w:t xml:space="preserve">The </w:t>
      </w:r>
      <w:r w:rsidRPr="0097638F">
        <w:t xml:space="preserve">EnhancedMemoryProfileServer shall </w:t>
      </w:r>
      <w:r>
        <w:t xml:space="preserve">send </w:t>
      </w:r>
      <w:r>
        <w:rPr>
          <w:color w:val="000000"/>
        </w:rPr>
        <w:t>PersKeyPairing_</w:t>
      </w:r>
      <w:proofErr w:type="gramStart"/>
      <w:r>
        <w:rPr>
          <w:color w:val="000000"/>
        </w:rPr>
        <w:t>St(</w:t>
      </w:r>
      <w:proofErr w:type="spellStart"/>
      <w:proofErr w:type="gramEnd"/>
      <w:r>
        <w:rPr>
          <w:color w:val="000000"/>
        </w:rPr>
        <w:t>PersXKeyStatus</w:t>
      </w:r>
      <w:proofErr w:type="spellEnd"/>
      <w:r>
        <w:rPr>
          <w:color w:val="000000"/>
        </w:rPr>
        <w:t xml:space="preserve"> = </w:t>
      </w:r>
      <w:proofErr w:type="spellStart"/>
      <w:r>
        <w:t>KeyNot</w:t>
      </w:r>
      <w:r w:rsidRPr="0097638F">
        <w:t>Associated</w:t>
      </w:r>
      <w:proofErr w:type="spellEnd"/>
      <w:r>
        <w:rPr>
          <w:color w:val="000000"/>
        </w:rPr>
        <w:t xml:space="preserve">) to the EnhancedMemoryInterfaceClient </w:t>
      </w:r>
      <w:r w:rsidRPr="0097638F">
        <w:rPr>
          <w:color w:val="000000"/>
        </w:rPr>
        <w:t>for the applicable personality</w:t>
      </w:r>
      <w:r>
        <w:rPr>
          <w:color w:val="000000"/>
        </w:rPr>
        <w:t xml:space="preserve"> when</w:t>
      </w:r>
      <w:r w:rsidRPr="0097638F">
        <w:t>:</w:t>
      </w:r>
    </w:p>
    <w:p w14:paraId="776ABD1F" w14:textId="77777777" w:rsidR="0097638F" w:rsidRPr="0097638F" w:rsidRDefault="00980C5F" w:rsidP="00980C5F">
      <w:pPr>
        <w:numPr>
          <w:ilvl w:val="0"/>
          <w:numId w:val="109"/>
        </w:numPr>
        <w:rPr>
          <w:color w:val="000000"/>
        </w:rPr>
      </w:pPr>
      <w:r w:rsidRPr="0097638F">
        <w:t xml:space="preserve">a keyfob is successfully disassociated for a Driver profile </w:t>
      </w:r>
    </w:p>
    <w:p w14:paraId="54E65309" w14:textId="77777777" w:rsidR="00500605" w:rsidRDefault="00980C5F" w:rsidP="00980C5F">
      <w:pPr>
        <w:numPr>
          <w:ilvl w:val="0"/>
          <w:numId w:val="109"/>
        </w:numPr>
      </w:pPr>
      <w:r w:rsidRPr="0097638F">
        <w:rPr>
          <w:color w:val="000000"/>
        </w:rPr>
        <w:t xml:space="preserve">all </w:t>
      </w:r>
      <w:proofErr w:type="spellStart"/>
      <w:r w:rsidRPr="0097638F">
        <w:rPr>
          <w:color w:val="000000"/>
        </w:rPr>
        <w:t>keyfobs</w:t>
      </w:r>
      <w:proofErr w:type="spellEnd"/>
      <w:r w:rsidRPr="0097638F">
        <w:rPr>
          <w:color w:val="000000"/>
        </w:rPr>
        <w:t xml:space="preserve"> are erased from a vehicle by Diagnostic tool</w:t>
      </w:r>
      <w:r w:rsidRPr="0097638F">
        <w:t xml:space="preserve"> for all Driver Profiles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B263EA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30C550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09F905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53DD84A" w14:textId="77777777" w:rsidR="00D90FFA" w:rsidRPr="00AC15C4" w:rsidRDefault="00C73931" w:rsidP="0081629B">
            <w:pPr>
              <w:rPr>
                <w:vanish/>
                <w:color w:val="000000" w:themeColor="text1"/>
              </w:rPr>
            </w:pPr>
          </w:p>
        </w:tc>
      </w:tr>
    </w:tbl>
    <w:p w14:paraId="6471EE77" w14:textId="77777777" w:rsidR="00AC15C4" w:rsidRPr="00AC15C4" w:rsidRDefault="00AC15C4" w:rsidP="00AC15C4">
      <w:pPr>
        <w:pStyle w:val="Heading5"/>
        <w:rPr>
          <w:b w:val="0"/>
          <w:u w:val="single"/>
        </w:rPr>
      </w:pPr>
      <w:r w:rsidRPr="00AC15C4">
        <w:rPr>
          <w:b w:val="0"/>
          <w:u w:val="single"/>
        </w:rPr>
        <w:lastRenderedPageBreak/>
        <w:t>ENMEM-REQ-233210/A-Phone Disassociation Status</w:t>
      </w:r>
    </w:p>
    <w:p w14:paraId="01D62B4B" w14:textId="77777777" w:rsidR="0097638F" w:rsidRPr="006C0605" w:rsidRDefault="00980C5F" w:rsidP="0097638F">
      <w:r w:rsidRPr="006C0605">
        <w:rPr>
          <w:color w:val="000000"/>
        </w:rPr>
        <w:t xml:space="preserve">The </w:t>
      </w:r>
      <w:r w:rsidRPr="006C0605">
        <w:t xml:space="preserve">EnhancedMemoryProfileServer shall send </w:t>
      </w:r>
      <w:proofErr w:type="spellStart"/>
      <w:r w:rsidRPr="006C0605">
        <w:rPr>
          <w:color w:val="000000"/>
        </w:rPr>
        <w:t>PersPhonePairing_</w:t>
      </w:r>
      <w:proofErr w:type="gramStart"/>
      <w:r w:rsidRPr="006C0605">
        <w:rPr>
          <w:color w:val="000000"/>
        </w:rPr>
        <w:t>St</w:t>
      </w:r>
      <w:proofErr w:type="spellEnd"/>
      <w:r w:rsidRPr="006C0605">
        <w:rPr>
          <w:color w:val="000000"/>
        </w:rPr>
        <w:t>(</w:t>
      </w:r>
      <w:proofErr w:type="spellStart"/>
      <w:proofErr w:type="gramEnd"/>
      <w:r w:rsidRPr="006C0605">
        <w:rPr>
          <w:color w:val="000000"/>
        </w:rPr>
        <w:t>PersXPhoneStatus</w:t>
      </w:r>
      <w:proofErr w:type="spellEnd"/>
      <w:r w:rsidRPr="006C0605">
        <w:rPr>
          <w:color w:val="000000"/>
        </w:rPr>
        <w:t xml:space="preserve"> = </w:t>
      </w:r>
      <w:proofErr w:type="spellStart"/>
      <w:r w:rsidRPr="006C0605">
        <w:t>NoPhonesAssociated</w:t>
      </w:r>
      <w:proofErr w:type="spellEnd"/>
      <w:r w:rsidRPr="006C0605">
        <w:rPr>
          <w:color w:val="000000"/>
        </w:rPr>
        <w:t>) to the EnhancedMemoryInterfaceClient for the applicable personality when</w:t>
      </w:r>
      <w:r w:rsidRPr="006C0605">
        <w:t>:</w:t>
      </w:r>
    </w:p>
    <w:p w14:paraId="10478A7B" w14:textId="77777777" w:rsidR="0097638F" w:rsidRPr="006C0605" w:rsidRDefault="00980C5F" w:rsidP="00980C5F">
      <w:pPr>
        <w:numPr>
          <w:ilvl w:val="0"/>
          <w:numId w:val="110"/>
        </w:numPr>
        <w:rPr>
          <w:color w:val="000000"/>
        </w:rPr>
      </w:pPr>
      <w:r w:rsidRPr="006C0605">
        <w:t xml:space="preserve">a phone is successfully disassociated from a Driver Profile </w:t>
      </w:r>
    </w:p>
    <w:p w14:paraId="239846F0" w14:textId="77777777" w:rsidR="00500605" w:rsidRPr="006C0605" w:rsidRDefault="00980C5F" w:rsidP="00980C5F">
      <w:pPr>
        <w:numPr>
          <w:ilvl w:val="0"/>
          <w:numId w:val="110"/>
        </w:numPr>
      </w:pPr>
      <w:r w:rsidRPr="006C0605">
        <w:rPr>
          <w:color w:val="000000"/>
        </w:rPr>
        <w:t>a phone is erased or revoked from outside the vehicle (see Phone-As-A-Key SPSS for such methods).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DEB1C5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3E61CC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E73C21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FAA2C56" w14:textId="77777777" w:rsidR="00D90FFA" w:rsidRPr="00AC15C4" w:rsidRDefault="00C73931" w:rsidP="0081629B">
            <w:pPr>
              <w:rPr>
                <w:vanish/>
                <w:color w:val="000000" w:themeColor="text1"/>
              </w:rPr>
            </w:pPr>
          </w:p>
        </w:tc>
      </w:tr>
    </w:tbl>
    <w:p w14:paraId="49E91CC8" w14:textId="77777777" w:rsidR="00AC15C4" w:rsidRPr="00AC15C4" w:rsidRDefault="00AC15C4" w:rsidP="00AC15C4">
      <w:pPr>
        <w:pStyle w:val="Heading5"/>
        <w:rPr>
          <w:b w:val="0"/>
          <w:u w:val="single"/>
        </w:rPr>
      </w:pPr>
      <w:r w:rsidRPr="00AC15C4">
        <w:rPr>
          <w:b w:val="0"/>
          <w:u w:val="single"/>
        </w:rPr>
        <w:t>ENMEM-REQ-427465/A-NFC Key Disassociation Status</w:t>
      </w:r>
    </w:p>
    <w:p w14:paraId="0F02023F" w14:textId="77777777" w:rsidR="00812202" w:rsidRDefault="00980C5F" w:rsidP="00812202">
      <w:r>
        <w:rPr>
          <w:color w:val="000000"/>
        </w:rPr>
        <w:t xml:space="preserve">The </w:t>
      </w:r>
      <w:r>
        <w:t xml:space="preserve">EnhancedMemoryProfileServer shall send </w:t>
      </w:r>
      <w:proofErr w:type="spellStart"/>
      <w:r>
        <w:rPr>
          <w:color w:val="000000"/>
        </w:rPr>
        <w:t>PersNFCKeyPairing_</w:t>
      </w:r>
      <w:proofErr w:type="gramStart"/>
      <w:r>
        <w:rPr>
          <w:color w:val="000000"/>
        </w:rPr>
        <w:t>St</w:t>
      </w:r>
      <w:proofErr w:type="spellEnd"/>
      <w:r>
        <w:rPr>
          <w:color w:val="000000"/>
        </w:rPr>
        <w:t>(</w:t>
      </w:r>
      <w:proofErr w:type="spellStart"/>
      <w:proofErr w:type="gramEnd"/>
      <w:r>
        <w:rPr>
          <w:color w:val="000000"/>
        </w:rPr>
        <w:t>PersNFCKey#Index</w:t>
      </w:r>
      <w:proofErr w:type="spellEnd"/>
      <w:r>
        <w:rPr>
          <w:color w:val="000000"/>
        </w:rPr>
        <w:t xml:space="preserve"> = </w:t>
      </w:r>
      <w:r>
        <w:t>Inactive</w:t>
      </w:r>
      <w:r>
        <w:rPr>
          <w:color w:val="000000"/>
        </w:rPr>
        <w:t>) to the EnhancedMemoryInterfaceClient for the applicable key and personality when</w:t>
      </w:r>
      <w:r>
        <w:t>:</w:t>
      </w:r>
    </w:p>
    <w:p w14:paraId="5B1CD957" w14:textId="77777777" w:rsidR="00812202" w:rsidRDefault="00980C5F" w:rsidP="00980C5F">
      <w:pPr>
        <w:numPr>
          <w:ilvl w:val="0"/>
          <w:numId w:val="111"/>
        </w:numPr>
        <w:rPr>
          <w:color w:val="000000"/>
        </w:rPr>
      </w:pPr>
      <w:r>
        <w:t xml:space="preserve">an NFC key is successfully disassociated from a Driver Profile </w:t>
      </w:r>
    </w:p>
    <w:p w14:paraId="7CCAD01E" w14:textId="77777777" w:rsidR="00500605" w:rsidRDefault="00980C5F" w:rsidP="00980C5F">
      <w:pPr>
        <w:numPr>
          <w:ilvl w:val="0"/>
          <w:numId w:val="111"/>
        </w:numPr>
      </w:pPr>
      <w:r>
        <w:rPr>
          <w:color w:val="000000"/>
        </w:rPr>
        <w:t>an NFC key is deleted from outside the vehicle (see NFCES SPSS for such methods)</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1243DF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B9F163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4616E4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66AA5A5" w14:textId="77777777" w:rsidR="00D90FFA" w:rsidRPr="00AC15C4" w:rsidRDefault="00C73931" w:rsidP="0081629B">
            <w:pPr>
              <w:rPr>
                <w:vanish/>
                <w:color w:val="000000" w:themeColor="text1"/>
              </w:rPr>
            </w:pPr>
          </w:p>
        </w:tc>
      </w:tr>
    </w:tbl>
    <w:p w14:paraId="78D1651F" w14:textId="77777777" w:rsidR="00AC15C4" w:rsidRPr="00AC15C4" w:rsidRDefault="00AC15C4" w:rsidP="00AC15C4">
      <w:pPr>
        <w:pStyle w:val="Heading5"/>
        <w:rPr>
          <w:b w:val="0"/>
          <w:u w:val="single"/>
        </w:rPr>
      </w:pPr>
      <w:r w:rsidRPr="00AC15C4">
        <w:rPr>
          <w:b w:val="0"/>
          <w:u w:val="single"/>
        </w:rPr>
        <w:t>ENMEM-HMI-REQ-202226/A-Keyfob HMI Indication</w:t>
      </w:r>
    </w:p>
    <w:p w14:paraId="14215EB6" w14:textId="77777777" w:rsidR="00500605" w:rsidRDefault="00980C5F"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5F3B16C0" w14:textId="77777777" w:rsidR="007132F7" w:rsidRDefault="00980C5F" w:rsidP="00980C5F">
      <w:pPr>
        <w:numPr>
          <w:ilvl w:val="0"/>
          <w:numId w:val="78"/>
        </w:numPr>
      </w:pPr>
      <w:r>
        <w:t xml:space="preserve">When </w:t>
      </w:r>
      <w:r w:rsidRPr="007132F7">
        <w:t>PersKeyPairing_St</w:t>
      </w:r>
      <w:r>
        <w:t xml:space="preserve"> = </w:t>
      </w:r>
      <w:proofErr w:type="spellStart"/>
      <w:r>
        <w:t>KeyAssociated</w:t>
      </w:r>
      <w:proofErr w:type="spellEnd"/>
      <w:r>
        <w:t>, the icon shall be displayed</w:t>
      </w:r>
    </w:p>
    <w:p w14:paraId="78E4AB26" w14:textId="77777777" w:rsidR="007132F7" w:rsidRDefault="00980C5F" w:rsidP="00980C5F">
      <w:pPr>
        <w:numPr>
          <w:ilvl w:val="0"/>
          <w:numId w:val="78"/>
        </w:numPr>
      </w:pPr>
      <w:r>
        <w:t xml:space="preserve">When </w:t>
      </w:r>
      <w:r w:rsidRPr="007132F7">
        <w:t>PersKeyPairing_St</w:t>
      </w:r>
      <w:r>
        <w:t xml:space="preserve"> = </w:t>
      </w:r>
      <w:proofErr w:type="spellStart"/>
      <w:r>
        <w:t>KeyUnAssociated</w:t>
      </w:r>
      <w:proofErr w:type="spellEnd"/>
      <w:r>
        <w:t xml:space="preserve"> or Null, the icon shall not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81EA1B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786C41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2C2478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2EDC33" w14:textId="77777777" w:rsidR="00D90FFA" w:rsidRPr="00AC15C4" w:rsidRDefault="00C73931" w:rsidP="0081629B">
            <w:pPr>
              <w:rPr>
                <w:vanish/>
                <w:color w:val="000000" w:themeColor="text1"/>
              </w:rPr>
            </w:pPr>
          </w:p>
        </w:tc>
      </w:tr>
    </w:tbl>
    <w:p w14:paraId="423EC5F5" w14:textId="77777777" w:rsidR="00AC15C4" w:rsidRPr="00AC15C4" w:rsidRDefault="00AC15C4" w:rsidP="00AC15C4">
      <w:pPr>
        <w:pStyle w:val="Heading5"/>
        <w:rPr>
          <w:b w:val="0"/>
          <w:u w:val="single"/>
        </w:rPr>
      </w:pPr>
      <w:r w:rsidRPr="00AC15C4">
        <w:rPr>
          <w:b w:val="0"/>
          <w:u w:val="single"/>
        </w:rPr>
        <w:t>ENMEM-HMI-REQ-233009/A-Phone HMI Indication</w:t>
      </w:r>
    </w:p>
    <w:p w14:paraId="7D3D1F84" w14:textId="77777777" w:rsidR="00500605" w:rsidRPr="0031059F" w:rsidRDefault="00980C5F"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Association Icon for existing Driver Profiles: </w:t>
      </w:r>
    </w:p>
    <w:p w14:paraId="2CEF1127" w14:textId="77777777" w:rsidR="007132F7"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6A71C4EE" w14:textId="77777777" w:rsidR="00F30D4A"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 the icon shall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FA72D7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9CCE6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6A068E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892013" w14:textId="77777777" w:rsidR="00D90FFA" w:rsidRPr="00AC15C4" w:rsidRDefault="00C73931" w:rsidP="0081629B">
            <w:pPr>
              <w:rPr>
                <w:vanish/>
                <w:color w:val="000000" w:themeColor="text1"/>
              </w:rPr>
            </w:pPr>
          </w:p>
        </w:tc>
      </w:tr>
    </w:tbl>
    <w:p w14:paraId="32E5EE6A" w14:textId="77777777" w:rsidR="00AC15C4" w:rsidRPr="00AC15C4" w:rsidRDefault="00AC15C4" w:rsidP="00AC15C4">
      <w:pPr>
        <w:pStyle w:val="Heading5"/>
        <w:rPr>
          <w:b w:val="0"/>
          <w:u w:val="single"/>
        </w:rPr>
      </w:pPr>
      <w:r w:rsidRPr="00AC15C4">
        <w:rPr>
          <w:b w:val="0"/>
          <w:u w:val="single"/>
        </w:rPr>
        <w:t>ENMEM-HMI-REQ-427170/A-NFC Key HMI Indication</w:t>
      </w:r>
    </w:p>
    <w:p w14:paraId="39F839B1" w14:textId="77777777" w:rsidR="00391403" w:rsidRPr="00391403" w:rsidRDefault="00980C5F"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02CA0556" w14:textId="77777777" w:rsidR="00391403" w:rsidRPr="00391403" w:rsidRDefault="00980C5F" w:rsidP="00980C5F">
      <w:pPr>
        <w:numPr>
          <w:ilvl w:val="0"/>
          <w:numId w:val="79"/>
        </w:numPr>
      </w:pPr>
      <w:r w:rsidRPr="00391403">
        <w:t>The NFC Key Association Icon shall be displayed when:</w:t>
      </w:r>
    </w:p>
    <w:p w14:paraId="1B3B530A" w14:textId="77777777" w:rsidR="00391403" w:rsidRPr="00391403" w:rsidRDefault="00980C5F" w:rsidP="00980C5F">
      <w:pPr>
        <w:numPr>
          <w:ilvl w:val="1"/>
          <w:numId w:val="79"/>
        </w:numPr>
      </w:pPr>
      <w:r w:rsidRPr="00391403">
        <w:t>At least one of the key indexes for the respective PersIndex does not equal to ‘0x00 Inactive’</w:t>
      </w:r>
    </w:p>
    <w:p w14:paraId="4DED7336" w14:textId="77777777" w:rsid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 xml:space="preserve">PersIndex = Pers1, PersNFCKey1Index = Index 1, PersNFCKey2Index = Inactive, PersNFCKey3Index = Inactive, PersNFCKey4Index = Inactive) </w:t>
      </w:r>
    </w:p>
    <w:p w14:paraId="2969C186" w14:textId="77777777" w:rsidR="0096256E" w:rsidRPr="00391403" w:rsidRDefault="00C73931" w:rsidP="0096256E">
      <w:pPr>
        <w:ind w:left="2160"/>
      </w:pPr>
    </w:p>
    <w:p w14:paraId="59320287" w14:textId="77777777" w:rsidR="00DC1743" w:rsidRDefault="00980C5F" w:rsidP="00980C5F">
      <w:pPr>
        <w:numPr>
          <w:ilvl w:val="0"/>
          <w:numId w:val="79"/>
        </w:numPr>
      </w:pPr>
      <w:r w:rsidRPr="00391403">
        <w:t>The NFC Key Association Icon shall not be displayed when:</w:t>
      </w:r>
    </w:p>
    <w:p w14:paraId="6E97CE81" w14:textId="77777777" w:rsidR="00391403" w:rsidRPr="00391403" w:rsidRDefault="00980C5F" w:rsidP="00980C5F">
      <w:pPr>
        <w:numPr>
          <w:ilvl w:val="1"/>
          <w:numId w:val="79"/>
        </w:numPr>
      </w:pPr>
      <w:r w:rsidRPr="00391403">
        <w:t>All of the key indexes for the respective PersIndex equals ‘0x00 Inactive’</w:t>
      </w:r>
    </w:p>
    <w:p w14:paraId="50DA266B" w14:textId="77777777" w:rsidR="00391403" w:rsidRP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PersIndex = Pers1, PersNFCKey1Index = Inactive, PersNFCKey2Index = Inactive, PersNFCKey3Index = Inactive, PersNFCKey4Index = Inactive)</w:t>
      </w:r>
    </w:p>
    <w:p w14:paraId="5C00C4F0" w14:textId="77777777" w:rsidR="00391403" w:rsidRPr="00391403" w:rsidRDefault="00C73931" w:rsidP="00391403"/>
    <w:p w14:paraId="249024DF" w14:textId="77777777" w:rsidR="00500605" w:rsidRDefault="00980C5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the requested PersIndex. The EnhancedMemoryInterfaceClient shall act on last known values for all other PersIndex values during this time.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4BD75E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8E3584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953C63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360F2EB" w14:textId="77777777" w:rsidR="00D90FFA" w:rsidRPr="00AC15C4" w:rsidRDefault="00C73931" w:rsidP="0081629B">
            <w:pPr>
              <w:rPr>
                <w:vanish/>
                <w:color w:val="000000" w:themeColor="text1"/>
              </w:rPr>
            </w:pPr>
          </w:p>
        </w:tc>
      </w:tr>
    </w:tbl>
    <w:p w14:paraId="5DE8D3B9" w14:textId="77777777" w:rsidR="00406F39" w:rsidRDefault="00980C5F" w:rsidP="00AC15C4">
      <w:pPr>
        <w:pStyle w:val="Heading4"/>
      </w:pPr>
      <w:r>
        <w:t>Displaying NFC Key Association/Name</w:t>
      </w:r>
    </w:p>
    <w:p w14:paraId="480F3793" w14:textId="77777777" w:rsidR="00500605" w:rsidRDefault="00980C5F" w:rsidP="00500605">
      <w:r>
        <w:t xml:space="preserve">The multiple NFC Key Associations are shown within NFC screens of the Enhanced Memory/Personalization Edit Menu. The Associations are shown based on the </w:t>
      </w:r>
      <w:proofErr w:type="spellStart"/>
      <w:r>
        <w:t>KeyIndexes</w:t>
      </w:r>
      <w:proofErr w:type="spellEnd"/>
      <w:r>
        <w:t xml:space="preserve"> the EnhancedMemoryInterfaceClient receives from the EnhancedMemoryProfileServer, but the Names of those keys are requested from the </w:t>
      </w:r>
      <w:proofErr w:type="spellStart"/>
      <w:r>
        <w:t>EnhancedMemoryNFCServer</w:t>
      </w:r>
      <w:proofErr w:type="spellEnd"/>
      <w:r>
        <w:t xml:space="preserve"> via an NFC Key List. The List is then compared to the received </w:t>
      </w:r>
      <w:proofErr w:type="spellStart"/>
      <w:r>
        <w:t>KeyIndexes</w:t>
      </w:r>
      <w:proofErr w:type="spellEnd"/>
      <w:r>
        <w:t>, which determines which Key Name to show (or FESN if no Key Name is available).</w:t>
      </w:r>
    </w:p>
    <w:p w14:paraId="0AD3D44D" w14:textId="77777777" w:rsidR="00AC15C4" w:rsidRPr="00AC15C4" w:rsidRDefault="00AC15C4" w:rsidP="00AC15C4">
      <w:pPr>
        <w:pStyle w:val="Heading5"/>
        <w:rPr>
          <w:b w:val="0"/>
          <w:u w:val="single"/>
        </w:rPr>
      </w:pPr>
      <w:r w:rsidRPr="00AC15C4">
        <w:rPr>
          <w:b w:val="0"/>
          <w:u w:val="single"/>
        </w:rPr>
        <w:t>ENMEM-REQ-427472/A-Max NFC Key Associations Reached</w:t>
      </w:r>
    </w:p>
    <w:p w14:paraId="7B8455E7" w14:textId="77777777" w:rsidR="00500605" w:rsidRPr="005E1E63" w:rsidRDefault="00980C5F" w:rsidP="005E1E63">
      <w:r>
        <w:rPr>
          <w:color w:val="000000"/>
        </w:rPr>
        <w:t xml:space="preserve">The </w:t>
      </w:r>
      <w:r>
        <w:t>EnhancedMemoryInterfaceClient shall only allow a user to associate up to the max number of NFC Key Associations allowed (see REQ-427323). When the max has been reached, the EnhancedMemoryInterfaceClient shall not allow the user to request additional NFC Key associations (ex. hide/grey-out the Add button) and shall prevent NFC Key Association from being entered/requested.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1E1C36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EE0672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D4F183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D11C212" w14:textId="77777777" w:rsidR="00D90FFA" w:rsidRPr="00AC15C4" w:rsidRDefault="00C73931" w:rsidP="0081629B">
            <w:pPr>
              <w:rPr>
                <w:vanish/>
                <w:color w:val="000000" w:themeColor="text1"/>
              </w:rPr>
            </w:pPr>
          </w:p>
        </w:tc>
      </w:tr>
    </w:tbl>
    <w:p w14:paraId="3E60AA35" w14:textId="77777777" w:rsidR="00AC15C4" w:rsidRPr="00AC15C4" w:rsidRDefault="00AC15C4" w:rsidP="00AC15C4">
      <w:pPr>
        <w:pStyle w:val="Heading5"/>
        <w:rPr>
          <w:b w:val="0"/>
          <w:u w:val="single"/>
        </w:rPr>
      </w:pPr>
      <w:r w:rsidRPr="00AC15C4">
        <w:rPr>
          <w:b w:val="0"/>
          <w:u w:val="single"/>
        </w:rPr>
        <w:t>ENMEM-REQ-427473/A-Display NFC Key Association</w:t>
      </w:r>
    </w:p>
    <w:p w14:paraId="1D6E7DE3" w14:textId="77777777" w:rsidR="00500605" w:rsidRPr="001C792D" w:rsidRDefault="00980C5F" w:rsidP="00500605">
      <w:r>
        <w:rPr>
          <w:color w:val="000000"/>
        </w:rPr>
        <w:t xml:space="preserve">The </w:t>
      </w:r>
      <w:r>
        <w:t xml:space="preserve">EnhancedMemoryInterfaceClient shall receive the NFC Key Association statuses from the EnhancedMemoryProfileServer via </w:t>
      </w:r>
      <w:proofErr w:type="spellStart"/>
      <w:r>
        <w:t>PersNFCKeyPairing_St</w:t>
      </w:r>
      <w:proofErr w:type="spellEnd"/>
      <w:r>
        <w:t xml:space="preserve"> (see REQ-427325). </w:t>
      </w:r>
      <w:r>
        <w:rPr>
          <w:color w:val="000000"/>
        </w:rPr>
        <w:t xml:space="preserve">The </w:t>
      </w:r>
      <w:r>
        <w:t xml:space="preserve">EnhancedMemoryInterfaceClient shall </w:t>
      </w:r>
      <w:r>
        <w:lastRenderedPageBreak/>
        <w:t xml:space="preserve">display the NFC Key Associations to the user for each </w:t>
      </w:r>
      <w:proofErr w:type="spellStart"/>
      <w:r>
        <w:t>PersNFCKeyXStatus</w:t>
      </w:r>
      <w:proofErr w:type="spellEnd"/>
      <w:r>
        <w:t xml:space="preserve"> that does not equal ‘Inactive.’ If a </w:t>
      </w:r>
      <w:proofErr w:type="spellStart"/>
      <w:r>
        <w:t>PersNFCKeyXStatus</w:t>
      </w:r>
      <w:proofErr w:type="spellEnd"/>
      <w:r>
        <w:t xml:space="preserve"> = Inactive, that NFC Key status shall not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ADE14E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2E01DA5"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FCF5F6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4D523E9" w14:textId="77777777" w:rsidR="00D90FFA" w:rsidRPr="00AC15C4" w:rsidRDefault="00C73931" w:rsidP="0081629B">
            <w:pPr>
              <w:rPr>
                <w:vanish/>
                <w:color w:val="000000" w:themeColor="text1"/>
              </w:rPr>
            </w:pPr>
          </w:p>
        </w:tc>
      </w:tr>
    </w:tbl>
    <w:p w14:paraId="618B2637" w14:textId="77777777" w:rsidR="00AC15C4" w:rsidRPr="00AC15C4" w:rsidRDefault="00AC15C4" w:rsidP="00AC15C4">
      <w:pPr>
        <w:pStyle w:val="Heading5"/>
        <w:rPr>
          <w:b w:val="0"/>
          <w:u w:val="single"/>
        </w:rPr>
      </w:pPr>
      <w:r w:rsidRPr="00AC15C4">
        <w:rPr>
          <w:b w:val="0"/>
          <w:u w:val="single"/>
        </w:rPr>
        <w:t>ENMEM-REQ-427474/A-Requesting the NFC Key List</w:t>
      </w:r>
    </w:p>
    <w:p w14:paraId="3245F03C" w14:textId="77777777" w:rsidR="00500605" w:rsidRPr="00B741A3" w:rsidRDefault="00980C5F" w:rsidP="00500605">
      <w:r>
        <w:rPr>
          <w:color w:val="000000"/>
        </w:rPr>
        <w:t xml:space="preserve">Upon entering the Enhanced Memory/Personalization Edit Menu, the </w:t>
      </w:r>
      <w:r>
        <w:t xml:space="preserve">EnhancedMemoryInterfaceClient shall request the NFC Key List from the </w:t>
      </w:r>
      <w:proofErr w:type="spellStart"/>
      <w:r>
        <w:t>EnhancedMemoryNFCServer</w:t>
      </w:r>
      <w:proofErr w:type="spellEnd"/>
      <w:r>
        <w:t xml:space="preserve"> using DigitalKeyList_Rq. The EnhancedMemoryInterfaceClient shall request the entire list by specifying </w:t>
      </w:r>
      <w:proofErr w:type="spellStart"/>
      <w:r>
        <w:t>NumberOfItems</w:t>
      </w:r>
      <w:proofErr w:type="spellEnd"/>
      <w:r>
        <w:t xml:space="preserve"> = 254, and </w:t>
      </w:r>
      <w:proofErr w:type="spellStart"/>
      <w:r>
        <w:t>StartIndex</w:t>
      </w:r>
      <w:proofErr w:type="spellEnd"/>
      <w:r>
        <w:t xml:space="preserve"> = 1.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B4B878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01E08F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7715D6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9C54E2" w14:textId="77777777" w:rsidR="00D90FFA" w:rsidRPr="00AC15C4" w:rsidRDefault="00C73931" w:rsidP="0081629B">
            <w:pPr>
              <w:rPr>
                <w:vanish/>
                <w:color w:val="000000" w:themeColor="text1"/>
              </w:rPr>
            </w:pPr>
          </w:p>
        </w:tc>
      </w:tr>
    </w:tbl>
    <w:p w14:paraId="131A4491" w14:textId="77777777" w:rsidR="00AC15C4" w:rsidRPr="00AC15C4" w:rsidRDefault="00AC15C4" w:rsidP="00AC15C4">
      <w:pPr>
        <w:pStyle w:val="Heading5"/>
        <w:rPr>
          <w:b w:val="0"/>
          <w:u w:val="single"/>
        </w:rPr>
      </w:pPr>
      <w:r w:rsidRPr="00AC15C4">
        <w:rPr>
          <w:b w:val="0"/>
          <w:u w:val="single"/>
        </w:rPr>
        <w:t>ENMEM-REQ-427475/A-Display Associated NFC Key Names</w:t>
      </w:r>
    </w:p>
    <w:p w14:paraId="71C52EF6" w14:textId="77777777" w:rsidR="007C70A2" w:rsidRDefault="00980C5F" w:rsidP="007C70A2">
      <w:r>
        <w:t xml:space="preserve">The EnhancedMemoryInterfaceClient shall correlate the </w:t>
      </w:r>
      <w:proofErr w:type="spellStart"/>
      <w:r>
        <w:t>IndexNumber</w:t>
      </w:r>
      <w:proofErr w:type="spellEnd"/>
      <w:r>
        <w:t xml:space="preserve"> of each NFC Key received by Digital</w:t>
      </w:r>
      <w:r>
        <w:rPr>
          <w:rFonts w:cs="Arial"/>
        </w:rPr>
        <w:t xml:space="preserve">KeyList_Rsp to that of the received </w:t>
      </w:r>
      <w:proofErr w:type="spellStart"/>
      <w:r>
        <w:t>PersNFCKeyPairing_</w:t>
      </w:r>
      <w:proofErr w:type="gramStart"/>
      <w:r>
        <w:t>St</w:t>
      </w:r>
      <w:proofErr w:type="spellEnd"/>
      <w:r>
        <w:t>(</w:t>
      </w:r>
      <w:proofErr w:type="spellStart"/>
      <w:proofErr w:type="gramEnd"/>
      <w:r>
        <w:t>PersNFCKeyXStatus</w:t>
      </w:r>
      <w:proofErr w:type="spellEnd"/>
      <w:r>
        <w:t xml:space="preserve">), and display the FriendlyName to the user accordingly. If for some reason the FriendlyName was not populated in the response, the FESN shall be used in its place. The </w:t>
      </w:r>
      <w:proofErr w:type="spellStart"/>
      <w:r>
        <w:t>KeyIndex</w:t>
      </w:r>
      <w:proofErr w:type="spellEnd"/>
      <w:r>
        <w:t xml:space="preserve"> shall never be displayed to the customer.</w:t>
      </w:r>
    </w:p>
    <w:p w14:paraId="34A78DBA" w14:textId="77777777" w:rsidR="007C70A2" w:rsidRDefault="00C73931" w:rsidP="007C70A2"/>
    <w:p w14:paraId="1AF4E3E0" w14:textId="77777777" w:rsidR="007C70A2" w:rsidRDefault="00980C5F" w:rsidP="007C70A2">
      <w:r>
        <w:t>Example:</w:t>
      </w:r>
    </w:p>
    <w:p w14:paraId="3FD6D0E8" w14:textId="77777777" w:rsidR="007C70A2" w:rsidRDefault="00980C5F" w:rsidP="00980C5F">
      <w:pPr>
        <w:numPr>
          <w:ilvl w:val="0"/>
          <w:numId w:val="112"/>
        </w:numPr>
      </w:pPr>
      <w:r>
        <w:t xml:space="preserve">The EnhancedMemoryProfileServer is publishing </w:t>
      </w:r>
      <w:proofErr w:type="spellStart"/>
      <w:r>
        <w:t>PersNFCKeyPairing_</w:t>
      </w:r>
      <w:proofErr w:type="gramStart"/>
      <w:r>
        <w:t>St</w:t>
      </w:r>
      <w:proofErr w:type="spellEnd"/>
      <w:r>
        <w:t>(</w:t>
      </w:r>
      <w:proofErr w:type="gramEnd"/>
      <w:r>
        <w:t>PersIndex = Pers1, PersNFCKey1Status = Index24, PersNFCKey2Status = Inactive, PersNFCKey3Status = Inactive, PersNFCKey4Status = Inactive)</w:t>
      </w:r>
    </w:p>
    <w:p w14:paraId="2F192787" w14:textId="77777777" w:rsidR="007C70A2" w:rsidRDefault="00980C5F" w:rsidP="00980C5F">
      <w:pPr>
        <w:numPr>
          <w:ilvl w:val="0"/>
          <w:numId w:val="112"/>
        </w:numPr>
      </w:pPr>
      <w:r>
        <w:t xml:space="preserve">The user enters the </w:t>
      </w:r>
      <w:r>
        <w:rPr>
          <w:color w:val="000000"/>
        </w:rPr>
        <w:t>Enhanced Memory/Personalization Edit Menu for Pers1</w:t>
      </w:r>
    </w:p>
    <w:p w14:paraId="730E3850" w14:textId="77777777" w:rsidR="007C70A2" w:rsidRDefault="00980C5F" w:rsidP="00980C5F">
      <w:pPr>
        <w:numPr>
          <w:ilvl w:val="0"/>
          <w:numId w:val="112"/>
        </w:numPr>
      </w:pPr>
      <w:r>
        <w:rPr>
          <w:color w:val="000000"/>
        </w:rPr>
        <w:t xml:space="preserve">The </w:t>
      </w:r>
      <w:r>
        <w:t>EnhancedMemoryInterfaceClient sends DigitalKeyList_</w:t>
      </w:r>
      <w:proofErr w:type="gramStart"/>
      <w:r>
        <w:t>Rq(</w:t>
      </w:r>
      <w:proofErr w:type="spellStart"/>
      <w:proofErr w:type="gramEnd"/>
      <w:r>
        <w:t>NumberOfItems</w:t>
      </w:r>
      <w:proofErr w:type="spellEnd"/>
      <w:r>
        <w:t xml:space="preserve"> = 254, </w:t>
      </w:r>
      <w:proofErr w:type="spellStart"/>
      <w:r>
        <w:t>StartIndex</w:t>
      </w:r>
      <w:proofErr w:type="spellEnd"/>
      <w:r>
        <w:t xml:space="preserve"> = 1) and receives Digital</w:t>
      </w:r>
      <w:r>
        <w:rPr>
          <w:rFonts w:cs="Arial"/>
        </w:rPr>
        <w:t>KeyList_Rsp</w:t>
      </w:r>
    </w:p>
    <w:p w14:paraId="03933FD7" w14:textId="77777777" w:rsidR="007C70A2" w:rsidRDefault="00980C5F" w:rsidP="00980C5F">
      <w:pPr>
        <w:numPr>
          <w:ilvl w:val="0"/>
          <w:numId w:val="112"/>
        </w:numPr>
      </w:pPr>
      <w:r>
        <w:rPr>
          <w:color w:val="000000"/>
        </w:rPr>
        <w:t>The Digital</w:t>
      </w:r>
      <w:r>
        <w:rPr>
          <w:rFonts w:cs="Arial"/>
        </w:rPr>
        <w:t xml:space="preserve">KeyList_Rsp provides a list of NFC Keys, of which </w:t>
      </w:r>
      <w:r>
        <w:t>Index24 has a FriendlyName of “John’s NFC Card”</w:t>
      </w:r>
    </w:p>
    <w:p w14:paraId="4304C870" w14:textId="77777777" w:rsidR="00500605" w:rsidRDefault="00980C5F" w:rsidP="00980C5F">
      <w:pPr>
        <w:numPr>
          <w:ilvl w:val="0"/>
          <w:numId w:val="112"/>
        </w:numPr>
      </w:pPr>
      <w:r>
        <w:t>The user enters the ‘NFC Devices’ screen under the Edit Menu and displays one associated NFC Key with the name “John’s NFC Card”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8BBD5D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8A466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BF9ED1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906FBE3" w14:textId="77777777" w:rsidR="00D90FFA" w:rsidRPr="00AC15C4" w:rsidRDefault="00C73931" w:rsidP="0081629B">
            <w:pPr>
              <w:rPr>
                <w:vanish/>
                <w:color w:val="000000" w:themeColor="text1"/>
              </w:rPr>
            </w:pPr>
          </w:p>
        </w:tc>
      </w:tr>
    </w:tbl>
    <w:p w14:paraId="7E09329D" w14:textId="77777777" w:rsidR="00AC15C4" w:rsidRPr="00AC15C4" w:rsidRDefault="00AC15C4" w:rsidP="00AC15C4">
      <w:pPr>
        <w:pStyle w:val="Heading5"/>
        <w:rPr>
          <w:b w:val="0"/>
          <w:u w:val="single"/>
        </w:rPr>
      </w:pPr>
      <w:r w:rsidRPr="00AC15C4">
        <w:rPr>
          <w:b w:val="0"/>
          <w:u w:val="single"/>
        </w:rPr>
        <w:t>ENMEM-REQ-427477/A-Display Associated NFC Key Names - Index Mismatch</w:t>
      </w:r>
    </w:p>
    <w:p w14:paraId="41E7B822" w14:textId="77777777" w:rsidR="00500605" w:rsidRPr="0088776F" w:rsidRDefault="00980C5F" w:rsidP="00500605">
      <w:r>
        <w:t xml:space="preserve">If the EnhancedMemoryInterfaceClient cannot correlate the </w:t>
      </w:r>
      <w:proofErr w:type="spellStart"/>
      <w:r>
        <w:t>IndexNumber</w:t>
      </w:r>
      <w:proofErr w:type="spellEnd"/>
      <w:r>
        <w:t xml:space="preserve"> as per REQ-427475, the EnhancedMemoryInterfaceClient shall display “NFC Device X”, where X shall equate to the Key# of ‘</w:t>
      </w:r>
      <w:proofErr w:type="spellStart"/>
      <w:r>
        <w:t>PersNFCKey#Status</w:t>
      </w:r>
      <w:proofErr w:type="spellEnd"/>
      <w:r>
        <w:t>’ that is unable to be correlated.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16CAC9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18FB70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A0B026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125967D" w14:textId="77777777" w:rsidR="00D90FFA" w:rsidRPr="00AC15C4" w:rsidRDefault="00C73931" w:rsidP="0081629B">
            <w:pPr>
              <w:rPr>
                <w:vanish/>
                <w:color w:val="000000" w:themeColor="text1"/>
              </w:rPr>
            </w:pPr>
          </w:p>
        </w:tc>
      </w:tr>
    </w:tbl>
    <w:p w14:paraId="63678D05" w14:textId="77777777" w:rsidR="00AC15C4" w:rsidRPr="00AC15C4" w:rsidRDefault="00AC15C4" w:rsidP="00AC15C4">
      <w:pPr>
        <w:pStyle w:val="Heading5"/>
        <w:rPr>
          <w:b w:val="0"/>
          <w:u w:val="single"/>
        </w:rPr>
      </w:pPr>
      <w:r w:rsidRPr="00AC15C4">
        <w:rPr>
          <w:b w:val="0"/>
          <w:u w:val="single"/>
        </w:rPr>
        <w:t>ENMEM-REQ-427480/A-Update Association when NFC Key is Deleted</w:t>
      </w:r>
    </w:p>
    <w:p w14:paraId="1699D8BA" w14:textId="77777777" w:rsidR="00500605" w:rsidRPr="00031DA6" w:rsidRDefault="00980C5F" w:rsidP="00500605">
      <w:r>
        <w:rPr>
          <w:color w:val="000000"/>
        </w:rPr>
        <w:t xml:space="preserve">In the event an NFC Key is deleted (not by the Enhanced Memory feature), the </w:t>
      </w:r>
      <w:proofErr w:type="spellStart"/>
      <w:r>
        <w:t>EnhancedMemoryNFCServer</w:t>
      </w:r>
      <w:proofErr w:type="spellEnd"/>
      <w:r>
        <w:t xml:space="preserve"> will remove the NFC Key from its NFC Key List and notify the EnhancedMemoryProfileServer of the deletion. This shall result in the EnhancedMemoryProfileServer updating </w:t>
      </w:r>
      <w:proofErr w:type="spellStart"/>
      <w:r>
        <w:t>PersNFCKeyPairing_</w:t>
      </w:r>
      <w:proofErr w:type="gramStart"/>
      <w:r>
        <w:t>St</w:t>
      </w:r>
      <w:proofErr w:type="spellEnd"/>
      <w:r>
        <w:t>(</w:t>
      </w:r>
      <w:proofErr w:type="gramEnd"/>
      <w:r>
        <w:t xml:space="preserve">) for the impacted PersIndex and key, from which the EnhancedMemoryInterfaceClient shall perform </w:t>
      </w:r>
      <w:r w:rsidRPr="00522D19">
        <w:t>REQ-427475 and</w:t>
      </w:r>
      <w:r>
        <w:t xml:space="preserve"> update its display (if the NFC Device screen for the impacted PersIndex is the active screen).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CC07BE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1C1E3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98F06D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F5EF94D" w14:textId="77777777" w:rsidR="00D90FFA" w:rsidRPr="00AC15C4" w:rsidRDefault="00C73931" w:rsidP="0081629B">
            <w:pPr>
              <w:rPr>
                <w:vanish/>
                <w:color w:val="000000" w:themeColor="text1"/>
              </w:rPr>
            </w:pPr>
          </w:p>
        </w:tc>
      </w:tr>
    </w:tbl>
    <w:p w14:paraId="7F0565E6" w14:textId="77777777" w:rsidR="00406F39" w:rsidRDefault="00980C5F" w:rsidP="00AC15C4">
      <w:pPr>
        <w:pStyle w:val="Heading3"/>
      </w:pPr>
      <w:bookmarkStart w:id="694" w:name="_Toc78592615"/>
      <w:r>
        <w:lastRenderedPageBreak/>
        <w:t>White Box View</w:t>
      </w:r>
      <w:bookmarkEnd w:id="694"/>
    </w:p>
    <w:p w14:paraId="0D233101" w14:textId="77777777" w:rsidR="00406F39" w:rsidRDefault="00980C5F" w:rsidP="00AC15C4">
      <w:pPr>
        <w:pStyle w:val="Heading4"/>
      </w:pPr>
      <w:r>
        <w:t>Activity Diagrams</w:t>
      </w:r>
    </w:p>
    <w:p w14:paraId="1A1B9E00" w14:textId="77777777" w:rsidR="00406F39" w:rsidRDefault="00980C5F" w:rsidP="00AC15C4">
      <w:pPr>
        <w:pStyle w:val="Heading5"/>
      </w:pPr>
      <w:r>
        <w:t>ENMEM-ACT-REQ-099377/E-Create Driver Profile</w:t>
      </w:r>
    </w:p>
    <w:p w14:paraId="3089270A" w14:textId="77777777" w:rsidR="00406F39" w:rsidRPr="00760C18" w:rsidRDefault="00980C5F" w:rsidP="00D006E5">
      <w:pPr>
        <w:pStyle w:val="BoldText"/>
      </w:pPr>
      <w:r w:rsidRPr="00760C18">
        <w:t>Activity Diagram</w:t>
      </w:r>
    </w:p>
    <w:p w14:paraId="18AB7796" w14:textId="77777777" w:rsidR="00500605" w:rsidRDefault="00980C5F" w:rsidP="00AC15C4">
      <w:pPr>
        <w:jc w:val="center"/>
      </w:pPr>
      <w:r w:rsidRPr="004B6D90">
        <w:rPr>
          <w:noProof/>
        </w:rPr>
        <w:drawing>
          <wp:inline distT="0" distB="0" distL="0" distR="0" wp14:anchorId="42E6F237" wp14:editId="30E70066">
            <wp:extent cx="5943600" cy="6080125"/>
            <wp:effectExtent l="0" t="0" r="0" b="0"/>
            <wp:docPr id="30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p w14:paraId="05177DE0" w14:textId="77777777" w:rsidR="00406F39" w:rsidRDefault="00980C5F" w:rsidP="00AC15C4">
      <w:pPr>
        <w:pStyle w:val="Heading5"/>
      </w:pPr>
      <w:r>
        <w:lastRenderedPageBreak/>
        <w:t xml:space="preserve">ENMEM-ACT-REQ-099376/B-Associate Key Fob </w:t>
      </w:r>
      <w:proofErr w:type="gramStart"/>
      <w:r>
        <w:t>To</w:t>
      </w:r>
      <w:proofErr w:type="gramEnd"/>
      <w:r>
        <w:t xml:space="preserve"> Driver Profile</w:t>
      </w:r>
    </w:p>
    <w:p w14:paraId="7144BFAE" w14:textId="77777777" w:rsidR="00406F39" w:rsidRPr="00760C18" w:rsidRDefault="00980C5F" w:rsidP="00D006E5">
      <w:pPr>
        <w:pStyle w:val="BoldText"/>
      </w:pPr>
      <w:r w:rsidRPr="00760C18">
        <w:t>Activity Diagram</w:t>
      </w:r>
    </w:p>
    <w:p w14:paraId="757A7716" w14:textId="77777777" w:rsidR="00500605" w:rsidRDefault="00980C5F" w:rsidP="00AC15C4">
      <w:pPr>
        <w:jc w:val="center"/>
      </w:pPr>
      <w:r>
        <w:rPr>
          <w:noProof/>
        </w:rPr>
        <w:drawing>
          <wp:inline distT="0" distB="0" distL="0" distR="0" wp14:anchorId="2907096B" wp14:editId="0E0128D6">
            <wp:extent cx="5943600" cy="3868057"/>
            <wp:effectExtent l="0" t="0" r="0" b="0"/>
            <wp:docPr id="30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76377103" w14:textId="77777777" w:rsidR="00406F39" w:rsidRDefault="00980C5F" w:rsidP="00AC15C4">
      <w:pPr>
        <w:pStyle w:val="Heading5"/>
      </w:pPr>
      <w:r>
        <w:t xml:space="preserve">ENMEM-ACT-REQ-233257/A-Associate Phone </w:t>
      </w:r>
      <w:proofErr w:type="gramStart"/>
      <w:r>
        <w:t>To</w:t>
      </w:r>
      <w:proofErr w:type="gramEnd"/>
      <w:r>
        <w:t xml:space="preserve"> Driver Profile</w:t>
      </w:r>
    </w:p>
    <w:p w14:paraId="47F78131" w14:textId="77777777" w:rsidR="00406F39" w:rsidRPr="00760C18" w:rsidRDefault="00980C5F" w:rsidP="00D006E5">
      <w:pPr>
        <w:pStyle w:val="BoldText"/>
      </w:pPr>
      <w:r w:rsidRPr="00760C18">
        <w:t>Activity Diagram</w:t>
      </w:r>
    </w:p>
    <w:p w14:paraId="7D240D70" w14:textId="77777777" w:rsidR="00500605" w:rsidRPr="00533A74" w:rsidRDefault="00980C5F" w:rsidP="00AC15C4">
      <w:pPr>
        <w:jc w:val="center"/>
      </w:pPr>
      <w:r w:rsidRPr="007D6F72">
        <w:rPr>
          <w:noProof/>
        </w:rPr>
        <w:drawing>
          <wp:inline distT="0" distB="0" distL="0" distR="0" wp14:anchorId="5D8860D9" wp14:editId="53F84D22">
            <wp:extent cx="5943600" cy="3921551"/>
            <wp:effectExtent l="0" t="0" r="0" b="3175"/>
            <wp:docPr id="3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21551"/>
                    </a:xfrm>
                    <a:prstGeom prst="rect">
                      <a:avLst/>
                    </a:prstGeom>
                    <a:noFill/>
                    <a:ln>
                      <a:noFill/>
                    </a:ln>
                  </pic:spPr>
                </pic:pic>
              </a:graphicData>
            </a:graphic>
          </wp:inline>
        </w:drawing>
      </w:r>
    </w:p>
    <w:p w14:paraId="6B247D51" w14:textId="77777777" w:rsidR="00406F39" w:rsidRDefault="00980C5F" w:rsidP="00AC15C4">
      <w:pPr>
        <w:pStyle w:val="Heading5"/>
      </w:pPr>
      <w:r>
        <w:lastRenderedPageBreak/>
        <w:t xml:space="preserve">ENMEM-ACT-REQ-427617/A-Associate NFC Key </w:t>
      </w:r>
      <w:proofErr w:type="gramStart"/>
      <w:r>
        <w:t>To</w:t>
      </w:r>
      <w:proofErr w:type="gramEnd"/>
      <w:r>
        <w:t xml:space="preserve"> Driver Profile</w:t>
      </w:r>
    </w:p>
    <w:p w14:paraId="71E88189" w14:textId="77777777" w:rsidR="00406F39" w:rsidRPr="00760C18" w:rsidRDefault="00980C5F" w:rsidP="00D006E5">
      <w:pPr>
        <w:pStyle w:val="BoldText"/>
      </w:pPr>
      <w:r w:rsidRPr="00760C18">
        <w:t>Activity Diagram</w:t>
      </w:r>
    </w:p>
    <w:p w14:paraId="7FBE615F" w14:textId="77777777" w:rsidR="00500605" w:rsidRPr="000E52CE" w:rsidRDefault="00980C5F" w:rsidP="00AC15C4">
      <w:pPr>
        <w:jc w:val="center"/>
      </w:pPr>
      <w:r w:rsidRPr="00752A82">
        <w:rPr>
          <w:noProof/>
        </w:rPr>
        <w:drawing>
          <wp:inline distT="0" distB="0" distL="0" distR="0" wp14:anchorId="77B3E531" wp14:editId="4B6C92D1">
            <wp:extent cx="5943600" cy="4434205"/>
            <wp:effectExtent l="0" t="0" r="0" b="4445"/>
            <wp:docPr id="3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45AA7C69" w14:textId="77777777" w:rsidR="00406F39" w:rsidRDefault="00980C5F" w:rsidP="00AC15C4">
      <w:pPr>
        <w:pStyle w:val="Heading5"/>
      </w:pPr>
      <w:r>
        <w:lastRenderedPageBreak/>
        <w:t>ENMEM-ACT-REQ-099379/E-Delete Driver Profile</w:t>
      </w:r>
    </w:p>
    <w:p w14:paraId="3873AE93" w14:textId="77777777" w:rsidR="00406F39" w:rsidRPr="00760C18" w:rsidRDefault="00980C5F" w:rsidP="00D006E5">
      <w:pPr>
        <w:pStyle w:val="BoldText"/>
      </w:pPr>
      <w:r w:rsidRPr="00760C18">
        <w:t>Activity Diagram</w:t>
      </w:r>
    </w:p>
    <w:p w14:paraId="48FCFC7E" w14:textId="77777777" w:rsidR="0016732D" w:rsidRPr="005E7A58" w:rsidRDefault="00980C5F" w:rsidP="00AC15C4">
      <w:pPr>
        <w:jc w:val="center"/>
      </w:pPr>
      <w:r w:rsidRPr="00637B68">
        <w:rPr>
          <w:noProof/>
        </w:rPr>
        <w:drawing>
          <wp:inline distT="0" distB="0" distL="0" distR="0" wp14:anchorId="1F494C3F" wp14:editId="59FECB13">
            <wp:extent cx="5943600" cy="4228465"/>
            <wp:effectExtent l="0" t="0" r="0" b="635"/>
            <wp:docPr id="3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2C6F455E" w14:textId="77777777" w:rsidR="00406F39" w:rsidRDefault="00980C5F" w:rsidP="00AC15C4">
      <w:pPr>
        <w:pStyle w:val="Heading5"/>
      </w:pPr>
      <w:r>
        <w:t>ENMEM-ACT-REQ-197508/C-Master Reset</w:t>
      </w:r>
    </w:p>
    <w:p w14:paraId="43C4E796" w14:textId="77777777" w:rsidR="00406F39" w:rsidRPr="00760C18" w:rsidRDefault="00980C5F" w:rsidP="00D006E5">
      <w:pPr>
        <w:pStyle w:val="BoldText"/>
      </w:pPr>
      <w:r w:rsidRPr="00760C18">
        <w:t>Activity Diagram</w:t>
      </w:r>
    </w:p>
    <w:p w14:paraId="73F5476C" w14:textId="77777777" w:rsidR="001A426F" w:rsidRPr="00161084" w:rsidRDefault="00980C5F" w:rsidP="00AC15C4">
      <w:pPr>
        <w:jc w:val="center"/>
      </w:pPr>
      <w:r w:rsidRPr="00D90787">
        <w:rPr>
          <w:noProof/>
        </w:rPr>
        <w:drawing>
          <wp:inline distT="0" distB="0" distL="0" distR="0" wp14:anchorId="1EC18EF7" wp14:editId="02966543">
            <wp:extent cx="5943600" cy="3315335"/>
            <wp:effectExtent l="0" t="0" r="0" b="0"/>
            <wp:docPr id="3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23C1E396" w14:textId="77777777" w:rsidR="00406F39" w:rsidRDefault="00980C5F" w:rsidP="00AC15C4">
      <w:pPr>
        <w:pStyle w:val="Heading5"/>
      </w:pPr>
      <w:r>
        <w:lastRenderedPageBreak/>
        <w:t>ENMEM-ACT-REQ-427798/A-Display NFC Key Associations</w:t>
      </w:r>
    </w:p>
    <w:p w14:paraId="6044B3F4" w14:textId="77777777" w:rsidR="00406F39" w:rsidRPr="00760C18" w:rsidRDefault="00980C5F" w:rsidP="00D006E5">
      <w:pPr>
        <w:pStyle w:val="BoldText"/>
      </w:pPr>
      <w:r w:rsidRPr="00760C18">
        <w:t>Activity Diagram</w:t>
      </w:r>
    </w:p>
    <w:p w14:paraId="46B875E6" w14:textId="77777777" w:rsidR="001A426F" w:rsidRPr="00161084" w:rsidRDefault="00980C5F" w:rsidP="00AC15C4">
      <w:pPr>
        <w:jc w:val="center"/>
      </w:pPr>
      <w:r w:rsidRPr="00652B43">
        <w:rPr>
          <w:noProof/>
        </w:rPr>
        <w:drawing>
          <wp:inline distT="0" distB="0" distL="0" distR="0" wp14:anchorId="5EB77269" wp14:editId="3EAD1365">
            <wp:extent cx="5943600" cy="3522980"/>
            <wp:effectExtent l="0" t="0" r="0" b="1270"/>
            <wp:docPr id="31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2D8FE5BA" w14:textId="77777777" w:rsidR="00406F39" w:rsidRDefault="00980C5F" w:rsidP="00AC15C4">
      <w:pPr>
        <w:pStyle w:val="Heading4"/>
      </w:pPr>
      <w:r>
        <w:t>Sequence Diagrams</w:t>
      </w:r>
    </w:p>
    <w:p w14:paraId="046CDD00" w14:textId="77777777" w:rsidR="00406F39" w:rsidRDefault="00980C5F" w:rsidP="00AC15C4">
      <w:pPr>
        <w:pStyle w:val="Heading5"/>
      </w:pPr>
      <w:r>
        <w:t>ENMEM-SD-REQ-099425/H-Create Driver Profile</w:t>
      </w:r>
    </w:p>
    <w:p w14:paraId="5F6706F7" w14:textId="77777777" w:rsidR="00406F39" w:rsidRPr="00760C18" w:rsidRDefault="00980C5F" w:rsidP="00D006E5">
      <w:pPr>
        <w:pStyle w:val="BoldText"/>
      </w:pPr>
      <w:r w:rsidRPr="00760C18">
        <w:t>Constraints</w:t>
      </w:r>
    </w:p>
    <w:p w14:paraId="0E8313E4" w14:textId="77777777" w:rsidR="00406F39" w:rsidRPr="00760C18" w:rsidRDefault="00980C5F" w:rsidP="00AC15C4">
      <w:pPr>
        <w:pStyle w:val="BoldText"/>
        <w:ind w:left="720"/>
      </w:pPr>
      <w:r w:rsidRPr="00760C18">
        <w:t>Pre-Condition</w:t>
      </w:r>
    </w:p>
    <w:p w14:paraId="559EC35B" w14:textId="77777777" w:rsidR="00C205C5" w:rsidRDefault="00980C5F" w:rsidP="00C205C5">
      <w:pPr>
        <w:ind w:left="720"/>
      </w:pPr>
      <w:r>
        <w:t>Ignition Status</w:t>
      </w:r>
      <w:r w:rsidRPr="004943EC">
        <w:t xml:space="preserve"> = Run</w:t>
      </w:r>
    </w:p>
    <w:p w14:paraId="46B9565F" w14:textId="77777777" w:rsidR="00653215" w:rsidRDefault="00980C5F" w:rsidP="00C205C5">
      <w:pPr>
        <w:ind w:left="720"/>
        <w:rPr>
          <w:lang w:eastAsia="zh-CN"/>
        </w:rPr>
      </w:pPr>
      <w:r>
        <w:rPr>
          <w:lang w:eastAsia="zh-CN"/>
        </w:rPr>
        <w:t>Vehicle is in Park</w:t>
      </w:r>
    </w:p>
    <w:p w14:paraId="4F334BF5" w14:textId="77777777" w:rsidR="00C205C5" w:rsidRDefault="00980C5F" w:rsidP="00C205C5">
      <w:pPr>
        <w:ind w:left="720"/>
      </w:pPr>
      <w:r>
        <w:rPr>
          <w:lang w:eastAsia="zh-CN"/>
        </w:rPr>
        <w:t>Vehicle speed is less than 8 KPH.</w:t>
      </w:r>
    </w:p>
    <w:p w14:paraId="7DF5E0D9" w14:textId="77777777" w:rsidR="00F054F8" w:rsidRDefault="00980C5F" w:rsidP="00672D61">
      <w:pPr>
        <w:ind w:left="720"/>
      </w:pPr>
      <w:r w:rsidRPr="00F054F8">
        <w:t xml:space="preserve">Maximum number of </w:t>
      </w:r>
      <w:r>
        <w:t xml:space="preserve">personality </w:t>
      </w:r>
      <w:r w:rsidRPr="00F054F8">
        <w:t>profiles has not yet been reached</w:t>
      </w:r>
    </w:p>
    <w:p w14:paraId="5CBFE5C8" w14:textId="77777777" w:rsidR="00747D26" w:rsidRDefault="00C73931" w:rsidP="00672D61">
      <w:pPr>
        <w:ind w:left="720"/>
      </w:pPr>
    </w:p>
    <w:p w14:paraId="48DF1AB9" w14:textId="77777777" w:rsidR="00406F39" w:rsidRPr="00760C18" w:rsidRDefault="00980C5F" w:rsidP="00D006E5">
      <w:pPr>
        <w:pStyle w:val="BoldText"/>
      </w:pPr>
      <w:r w:rsidRPr="00760C18">
        <w:t>Scenarios</w:t>
      </w:r>
    </w:p>
    <w:p w14:paraId="321108B8" w14:textId="77777777" w:rsidR="00406F39" w:rsidRPr="00760C18" w:rsidRDefault="00980C5F" w:rsidP="00AC15C4">
      <w:pPr>
        <w:pStyle w:val="BoldText"/>
        <w:ind w:left="720"/>
      </w:pPr>
      <w:r w:rsidRPr="00760C18">
        <w:t>Normal Usage</w:t>
      </w:r>
    </w:p>
    <w:p w14:paraId="528848B2" w14:textId="77777777" w:rsidR="00500605" w:rsidRDefault="00980C5F" w:rsidP="001B24E4">
      <w:pPr>
        <w:ind w:left="720"/>
      </w:pPr>
      <w:r w:rsidRPr="001B24E4">
        <w:t xml:space="preserve">The </w:t>
      </w:r>
      <w:r>
        <w:t>driver</w:t>
      </w:r>
      <w:r w:rsidRPr="001B24E4">
        <w:t xml:space="preserve"> chooses to create a new </w:t>
      </w:r>
      <w:r>
        <w:t>personality</w:t>
      </w:r>
      <w:r w:rsidRPr="001B24E4">
        <w:t xml:space="preserve"> </w:t>
      </w:r>
      <w:r>
        <w:t>p</w:t>
      </w:r>
      <w:r w:rsidRPr="001B24E4">
        <w:t>rofile and memory seat button to</w:t>
      </w:r>
      <w:r>
        <w:t xml:space="preserve"> associate to</w:t>
      </w:r>
      <w:r w:rsidRPr="001B24E4">
        <w:t xml:space="preserve"> that profile.</w:t>
      </w:r>
    </w:p>
    <w:p w14:paraId="5159A3F0" w14:textId="77777777" w:rsidR="001B24E4" w:rsidRDefault="00C73931" w:rsidP="001B24E4">
      <w:pPr>
        <w:ind w:left="720"/>
      </w:pPr>
    </w:p>
    <w:p w14:paraId="76F30EC4" w14:textId="77777777" w:rsidR="00406F39" w:rsidRPr="00760C18" w:rsidRDefault="00980C5F" w:rsidP="00AC15C4">
      <w:pPr>
        <w:pStyle w:val="BoldText"/>
        <w:ind w:left="720"/>
      </w:pPr>
      <w:r w:rsidRPr="00760C18">
        <w:t>Post-Condition</w:t>
      </w:r>
    </w:p>
    <w:p w14:paraId="658A7A93" w14:textId="77777777" w:rsidR="00BD6996" w:rsidRDefault="00980C5F" w:rsidP="00BD6996">
      <w:pPr>
        <w:ind w:left="720"/>
      </w:pPr>
      <w:r w:rsidRPr="00BD6996">
        <w:t xml:space="preserve">Driver </w:t>
      </w:r>
      <w:r>
        <w:t>p</w:t>
      </w:r>
      <w:r w:rsidRPr="00BD6996">
        <w:t xml:space="preserve">rofiles feature is </w:t>
      </w:r>
      <w:r>
        <w:t>enabled</w:t>
      </w:r>
    </w:p>
    <w:p w14:paraId="0C8D3F88" w14:textId="77777777" w:rsidR="00BD6996" w:rsidRDefault="00980C5F" w:rsidP="00BD6996">
      <w:pPr>
        <w:ind w:left="720"/>
      </w:pPr>
      <w:r>
        <w:t xml:space="preserve">A </w:t>
      </w:r>
      <w:r w:rsidRPr="00BD6996">
        <w:t>new profile is created</w:t>
      </w:r>
    </w:p>
    <w:p w14:paraId="21CB0DFD" w14:textId="77777777" w:rsidR="00633989" w:rsidRDefault="00980C5F" w:rsidP="00985FA8">
      <w:pPr>
        <w:ind w:left="720"/>
      </w:pPr>
      <w:r>
        <w:t>T</w:t>
      </w:r>
      <w:r w:rsidRPr="00BD6996">
        <w:t xml:space="preserve">he chosen memory seat button is associated to </w:t>
      </w:r>
      <w:r>
        <w:t>the new profile</w:t>
      </w:r>
    </w:p>
    <w:p w14:paraId="05E464A0" w14:textId="77777777" w:rsidR="00406F39" w:rsidRPr="00760C18" w:rsidRDefault="00980C5F" w:rsidP="00D006E5">
      <w:pPr>
        <w:pStyle w:val="BoldText"/>
      </w:pPr>
      <w:r w:rsidRPr="00760C18">
        <w:lastRenderedPageBreak/>
        <w:t>Sequence Diagram</w:t>
      </w:r>
    </w:p>
    <w:p w14:paraId="25F50D11" w14:textId="77777777" w:rsidR="00500605" w:rsidRDefault="00980C5F" w:rsidP="00AC15C4">
      <w:pPr>
        <w:jc w:val="center"/>
      </w:pPr>
      <w:r w:rsidRPr="00936979">
        <w:rPr>
          <w:noProof/>
        </w:rPr>
        <w:drawing>
          <wp:inline distT="0" distB="0" distL="0" distR="0" wp14:anchorId="10CDCDBB" wp14:editId="425A2FB6">
            <wp:extent cx="4956175" cy="8229600"/>
            <wp:effectExtent l="0" t="0" r="0" b="0"/>
            <wp:docPr id="32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6175" cy="8229600"/>
                    </a:xfrm>
                    <a:prstGeom prst="rect">
                      <a:avLst/>
                    </a:prstGeom>
                    <a:noFill/>
                    <a:ln>
                      <a:noFill/>
                    </a:ln>
                  </pic:spPr>
                </pic:pic>
              </a:graphicData>
            </a:graphic>
          </wp:inline>
        </w:drawing>
      </w:r>
    </w:p>
    <w:p w14:paraId="45030ED5" w14:textId="77777777" w:rsidR="00406F39" w:rsidRDefault="00980C5F" w:rsidP="00AC15C4">
      <w:pPr>
        <w:pStyle w:val="Heading5"/>
      </w:pPr>
      <w:r>
        <w:lastRenderedPageBreak/>
        <w:t>ENMEM-SD-REQ-197169/D-User Chooses a Seat Button That is Already Associated to Another Driver Profile</w:t>
      </w:r>
    </w:p>
    <w:p w14:paraId="215CCA10" w14:textId="77777777" w:rsidR="00406F39" w:rsidRPr="00760C18" w:rsidRDefault="00980C5F" w:rsidP="00D006E5">
      <w:pPr>
        <w:pStyle w:val="BoldText"/>
      </w:pPr>
      <w:r w:rsidRPr="00760C18">
        <w:t>Constraints</w:t>
      </w:r>
    </w:p>
    <w:p w14:paraId="7FC082A1" w14:textId="77777777" w:rsidR="00406F39" w:rsidRPr="00760C18" w:rsidRDefault="00980C5F" w:rsidP="00AC15C4">
      <w:pPr>
        <w:pStyle w:val="BoldText"/>
        <w:ind w:left="720"/>
      </w:pPr>
      <w:r w:rsidRPr="00760C18">
        <w:t>Pre-Condition</w:t>
      </w:r>
    </w:p>
    <w:p w14:paraId="17604AE2" w14:textId="77777777" w:rsidR="00602B57" w:rsidRDefault="00980C5F" w:rsidP="00602B57">
      <w:pPr>
        <w:ind w:left="720"/>
      </w:pPr>
      <w:r>
        <w:t>Ignition S</w:t>
      </w:r>
      <w:r w:rsidRPr="00B80DE0">
        <w:t>tatus = Run</w:t>
      </w:r>
    </w:p>
    <w:p w14:paraId="64258542" w14:textId="77777777" w:rsidR="00B80DE0" w:rsidRDefault="00980C5F" w:rsidP="00602B57">
      <w:pPr>
        <w:ind w:left="720"/>
      </w:pPr>
      <w:r>
        <w:t>EnhancedMemoryPositionClient is present</w:t>
      </w:r>
    </w:p>
    <w:p w14:paraId="0E7627EB" w14:textId="77777777" w:rsidR="00B80DE0" w:rsidRDefault="00980C5F" w:rsidP="00C7435B">
      <w:pPr>
        <w:ind w:left="720"/>
      </w:pPr>
      <w:r w:rsidRPr="00B80DE0">
        <w:t>Vehicle speed is less than 8 KPH</w:t>
      </w:r>
    </w:p>
    <w:p w14:paraId="65E62E45" w14:textId="77777777" w:rsidR="00F054F8" w:rsidRDefault="00980C5F" w:rsidP="00260213">
      <w:pPr>
        <w:ind w:left="720"/>
        <w:rPr>
          <w:lang w:eastAsia="zh-CN"/>
        </w:rPr>
      </w:pPr>
      <w:r>
        <w:t xml:space="preserve">Vehicle HMI </w:t>
      </w:r>
      <w:r>
        <w:rPr>
          <w:lang w:eastAsia="zh-CN"/>
        </w:rPr>
        <w:t>prompts the user to press a seat button at door panel during creating Driver profile process</w:t>
      </w:r>
    </w:p>
    <w:p w14:paraId="4A8A0D58" w14:textId="77777777" w:rsidR="00CF3353" w:rsidRDefault="00C73931" w:rsidP="00260213">
      <w:pPr>
        <w:ind w:left="720"/>
      </w:pPr>
    </w:p>
    <w:p w14:paraId="2D2EC19C" w14:textId="77777777" w:rsidR="00406F39" w:rsidRPr="00760C18" w:rsidRDefault="00980C5F" w:rsidP="00D006E5">
      <w:pPr>
        <w:pStyle w:val="BoldText"/>
      </w:pPr>
      <w:r w:rsidRPr="00760C18">
        <w:t>Scenarios</w:t>
      </w:r>
    </w:p>
    <w:p w14:paraId="75C652F0" w14:textId="77777777" w:rsidR="00406F39" w:rsidRPr="00760C18" w:rsidRDefault="00980C5F" w:rsidP="00AC15C4">
      <w:pPr>
        <w:pStyle w:val="BoldText"/>
        <w:ind w:left="720"/>
      </w:pPr>
      <w:r w:rsidRPr="00760C18">
        <w:t>Normal Usage</w:t>
      </w:r>
    </w:p>
    <w:p w14:paraId="5468B626" w14:textId="77777777" w:rsidR="001B24E4" w:rsidRDefault="00980C5F" w:rsidP="00F9227E">
      <w:pPr>
        <w:ind w:left="720"/>
        <w:rPr>
          <w:lang w:eastAsia="zh-CN"/>
        </w:rPr>
      </w:pPr>
      <w:r>
        <w:rPr>
          <w:lang w:eastAsia="zh-CN"/>
        </w:rPr>
        <w:t>The user presses a button that is already associated to another Driver profile</w:t>
      </w:r>
    </w:p>
    <w:p w14:paraId="5020BE79" w14:textId="77777777" w:rsidR="00AF2C68" w:rsidRDefault="00C73931" w:rsidP="00F9227E">
      <w:pPr>
        <w:ind w:left="720"/>
      </w:pPr>
    </w:p>
    <w:p w14:paraId="13380CAA" w14:textId="77777777" w:rsidR="00406F39" w:rsidRPr="00760C18" w:rsidRDefault="00980C5F" w:rsidP="00AC15C4">
      <w:pPr>
        <w:pStyle w:val="BoldText"/>
        <w:ind w:left="720"/>
      </w:pPr>
      <w:r w:rsidRPr="00760C18">
        <w:t>Post-Condition</w:t>
      </w:r>
    </w:p>
    <w:p w14:paraId="684A8E07" w14:textId="77777777" w:rsidR="00BD6996" w:rsidRDefault="00980C5F" w:rsidP="005B32FA">
      <w:pPr>
        <w:ind w:left="720"/>
      </w:pPr>
      <w:r>
        <w:rPr>
          <w:lang w:eastAsia="zh-CN"/>
        </w:rPr>
        <w:t>Vehicle HMI provides indication that the button is already associated to another profile and provides the user opportunities to retry</w:t>
      </w:r>
    </w:p>
    <w:p w14:paraId="0F378C32" w14:textId="77777777" w:rsidR="00406F39" w:rsidRPr="00760C18" w:rsidRDefault="00980C5F" w:rsidP="00D006E5">
      <w:pPr>
        <w:pStyle w:val="BoldText"/>
      </w:pPr>
      <w:r w:rsidRPr="00760C18">
        <w:lastRenderedPageBreak/>
        <w:t>Sequence Diagram</w:t>
      </w:r>
    </w:p>
    <w:p w14:paraId="610A11FC" w14:textId="77777777" w:rsidR="00500605" w:rsidRDefault="00980C5F" w:rsidP="00AC15C4">
      <w:pPr>
        <w:jc w:val="center"/>
      </w:pPr>
      <w:r w:rsidRPr="00013211">
        <w:rPr>
          <w:noProof/>
        </w:rPr>
        <w:drawing>
          <wp:inline distT="0" distB="0" distL="0" distR="0" wp14:anchorId="18E53C7A" wp14:editId="2D4DC241">
            <wp:extent cx="5943600" cy="7195185"/>
            <wp:effectExtent l="0" t="0" r="0" b="5715"/>
            <wp:docPr id="3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195185"/>
                    </a:xfrm>
                    <a:prstGeom prst="rect">
                      <a:avLst/>
                    </a:prstGeom>
                    <a:noFill/>
                    <a:ln>
                      <a:noFill/>
                    </a:ln>
                  </pic:spPr>
                </pic:pic>
              </a:graphicData>
            </a:graphic>
          </wp:inline>
        </w:drawing>
      </w:r>
    </w:p>
    <w:p w14:paraId="5A60D6BF" w14:textId="77777777" w:rsidR="00406F39" w:rsidRDefault="00980C5F" w:rsidP="00AC15C4">
      <w:pPr>
        <w:pStyle w:val="Heading5"/>
      </w:pPr>
      <w:r>
        <w:t>ENMEM-SD-REQ-099422/D-Associate Key Fob</w:t>
      </w:r>
    </w:p>
    <w:p w14:paraId="501B544C" w14:textId="77777777" w:rsidR="00406F39" w:rsidRPr="00760C18" w:rsidRDefault="00980C5F" w:rsidP="00D006E5">
      <w:pPr>
        <w:pStyle w:val="BoldText"/>
      </w:pPr>
      <w:r w:rsidRPr="00760C18">
        <w:t>Constraints</w:t>
      </w:r>
    </w:p>
    <w:p w14:paraId="437DCB90" w14:textId="77777777" w:rsidR="00406F39" w:rsidRPr="00760C18" w:rsidRDefault="00980C5F" w:rsidP="00AC15C4">
      <w:pPr>
        <w:pStyle w:val="BoldText"/>
        <w:ind w:left="720"/>
      </w:pPr>
      <w:r w:rsidRPr="00760C18">
        <w:t>Pre-Condition</w:t>
      </w:r>
    </w:p>
    <w:p w14:paraId="4BF738FD" w14:textId="77777777" w:rsidR="004943EC" w:rsidRDefault="00980C5F" w:rsidP="00217EA2">
      <w:pPr>
        <w:ind w:left="720"/>
      </w:pPr>
      <w:r w:rsidRPr="004943EC">
        <w:t>Ignition</w:t>
      </w:r>
      <w:r>
        <w:t xml:space="preserve"> Status</w:t>
      </w:r>
      <w:r w:rsidRPr="004943EC">
        <w:t xml:space="preserve"> = Run</w:t>
      </w:r>
    </w:p>
    <w:p w14:paraId="66522E68" w14:textId="77777777" w:rsidR="00B51AA3" w:rsidRDefault="00980C5F" w:rsidP="00C74A6D">
      <w:pPr>
        <w:ind w:left="720"/>
      </w:pPr>
      <w:r>
        <w:t>Vehicle is in Park</w:t>
      </w:r>
    </w:p>
    <w:p w14:paraId="79CB2637" w14:textId="77777777" w:rsidR="007D6123" w:rsidRDefault="00980C5F" w:rsidP="00C74A6D">
      <w:pPr>
        <w:ind w:left="720"/>
        <w:rPr>
          <w:lang w:eastAsia="zh-CN"/>
        </w:rPr>
      </w:pPr>
      <w:r>
        <w:t>V</w:t>
      </w:r>
      <w:r>
        <w:rPr>
          <w:lang w:eastAsia="zh-CN"/>
        </w:rPr>
        <w:t>ehicle speed is less than 8 KPH.</w:t>
      </w:r>
    </w:p>
    <w:p w14:paraId="01861567" w14:textId="77777777" w:rsidR="00C74A6D" w:rsidRDefault="00C73931" w:rsidP="00C74A6D">
      <w:pPr>
        <w:ind w:left="720"/>
        <w:rPr>
          <w:lang w:eastAsia="zh-CN"/>
        </w:rPr>
      </w:pPr>
    </w:p>
    <w:p w14:paraId="0FEFC8FE" w14:textId="77777777" w:rsidR="00406F39" w:rsidRPr="00760C18" w:rsidRDefault="00980C5F" w:rsidP="00D006E5">
      <w:pPr>
        <w:pStyle w:val="BoldText"/>
      </w:pPr>
      <w:r w:rsidRPr="00760C18">
        <w:lastRenderedPageBreak/>
        <w:t>Scenarios</w:t>
      </w:r>
    </w:p>
    <w:p w14:paraId="7CFE7111" w14:textId="77777777" w:rsidR="00406F39" w:rsidRPr="00760C18" w:rsidRDefault="00980C5F" w:rsidP="00AC15C4">
      <w:pPr>
        <w:pStyle w:val="BoldText"/>
        <w:ind w:left="720"/>
      </w:pPr>
      <w:r w:rsidRPr="00760C18">
        <w:t>Normal Usage</w:t>
      </w:r>
    </w:p>
    <w:p w14:paraId="484498BE" w14:textId="77777777" w:rsidR="00500605" w:rsidRDefault="00980C5F" w:rsidP="00534249">
      <w:pPr>
        <w:ind w:left="720"/>
      </w:pPr>
      <w:r>
        <w:t>The driver chooses to associate a key fob to a selected personality profile.</w:t>
      </w:r>
    </w:p>
    <w:p w14:paraId="0AA48120" w14:textId="77777777" w:rsidR="00534249" w:rsidRDefault="00C73931" w:rsidP="00534249">
      <w:pPr>
        <w:ind w:left="720"/>
      </w:pPr>
    </w:p>
    <w:p w14:paraId="63FA62C4" w14:textId="77777777" w:rsidR="00406F39" w:rsidRPr="00760C18" w:rsidRDefault="00980C5F" w:rsidP="00AC15C4">
      <w:pPr>
        <w:pStyle w:val="BoldText"/>
        <w:ind w:left="720"/>
      </w:pPr>
      <w:r w:rsidRPr="00760C18">
        <w:t>Post-Condition</w:t>
      </w:r>
    </w:p>
    <w:p w14:paraId="17ABF79C" w14:textId="77777777" w:rsidR="00500605" w:rsidRDefault="00980C5F" w:rsidP="0084692B">
      <w:pPr>
        <w:ind w:left="720"/>
      </w:pPr>
      <w:r>
        <w:t>The selected key fob is associated to the selected personality profile.</w:t>
      </w:r>
    </w:p>
    <w:p w14:paraId="3B46DF8F" w14:textId="77777777" w:rsidR="00A42CCF" w:rsidRDefault="00C73931" w:rsidP="0084692B">
      <w:pPr>
        <w:ind w:left="720"/>
      </w:pPr>
    </w:p>
    <w:p w14:paraId="28FB3A28" w14:textId="77777777" w:rsidR="00406F39" w:rsidRPr="00760C18" w:rsidRDefault="00980C5F" w:rsidP="00D006E5">
      <w:pPr>
        <w:pStyle w:val="BoldText"/>
      </w:pPr>
      <w:r w:rsidRPr="00760C18">
        <w:lastRenderedPageBreak/>
        <w:t>Sequence Diagram</w:t>
      </w:r>
    </w:p>
    <w:p w14:paraId="48F2D5C4" w14:textId="77777777" w:rsidR="00500605" w:rsidRDefault="00980C5F" w:rsidP="00AC15C4">
      <w:pPr>
        <w:jc w:val="center"/>
      </w:pPr>
      <w:r>
        <w:rPr>
          <w:noProof/>
        </w:rPr>
        <w:drawing>
          <wp:inline distT="0" distB="0" distL="0" distR="0" wp14:anchorId="1B21F85B" wp14:editId="01416C24">
            <wp:extent cx="4426719" cy="8248650"/>
            <wp:effectExtent l="0" t="0" r="0" b="0"/>
            <wp:docPr id="3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26FF93C0" w14:textId="77777777" w:rsidR="00406F39" w:rsidRDefault="00980C5F" w:rsidP="00AC15C4">
      <w:pPr>
        <w:pStyle w:val="Heading5"/>
      </w:pPr>
      <w:r>
        <w:lastRenderedPageBreak/>
        <w:t>ENMEM-SD-REQ-233258/B-Associate Phone</w:t>
      </w:r>
    </w:p>
    <w:p w14:paraId="35D3F488" w14:textId="77777777" w:rsidR="00406F39" w:rsidRPr="00760C18" w:rsidRDefault="00980C5F" w:rsidP="00D006E5">
      <w:pPr>
        <w:pStyle w:val="BoldText"/>
      </w:pPr>
      <w:r w:rsidRPr="00760C18">
        <w:t>Constraints</w:t>
      </w:r>
    </w:p>
    <w:p w14:paraId="1F58DFB2" w14:textId="77777777" w:rsidR="00406F39" w:rsidRPr="00760C18" w:rsidRDefault="00980C5F" w:rsidP="00AC15C4">
      <w:pPr>
        <w:pStyle w:val="BoldText"/>
        <w:ind w:left="720"/>
      </w:pPr>
      <w:r w:rsidRPr="00760C18">
        <w:t>Pre-Condition</w:t>
      </w:r>
    </w:p>
    <w:p w14:paraId="2F8A84C9" w14:textId="77777777" w:rsidR="004943EC" w:rsidRDefault="00980C5F" w:rsidP="00217EA2">
      <w:pPr>
        <w:ind w:left="720"/>
      </w:pPr>
      <w:r w:rsidRPr="004943EC">
        <w:t>Ignition</w:t>
      </w:r>
      <w:r>
        <w:t xml:space="preserve"> Status</w:t>
      </w:r>
      <w:r w:rsidRPr="004943EC">
        <w:t xml:space="preserve"> = Run</w:t>
      </w:r>
    </w:p>
    <w:p w14:paraId="7014D3AE" w14:textId="77777777" w:rsidR="00573C75" w:rsidRDefault="00980C5F" w:rsidP="004406BB">
      <w:pPr>
        <w:ind w:left="720"/>
      </w:pPr>
      <w:r>
        <w:t>Vehicle is in Park</w:t>
      </w:r>
    </w:p>
    <w:p w14:paraId="6A09B10C" w14:textId="77777777" w:rsidR="007D6123" w:rsidRDefault="00980C5F" w:rsidP="00C74A6D">
      <w:pPr>
        <w:ind w:left="720"/>
        <w:rPr>
          <w:lang w:eastAsia="zh-CN"/>
        </w:rPr>
      </w:pPr>
      <w:r>
        <w:t>V</w:t>
      </w:r>
      <w:r>
        <w:rPr>
          <w:lang w:eastAsia="zh-CN"/>
        </w:rPr>
        <w:t>ehicle speed is less than 8 KPH.</w:t>
      </w:r>
    </w:p>
    <w:p w14:paraId="10D9F680" w14:textId="77777777" w:rsidR="00C74A6D" w:rsidRDefault="00C73931" w:rsidP="00C74A6D">
      <w:pPr>
        <w:ind w:left="720"/>
        <w:rPr>
          <w:lang w:eastAsia="zh-CN"/>
        </w:rPr>
      </w:pPr>
    </w:p>
    <w:p w14:paraId="14D23783" w14:textId="77777777" w:rsidR="00406F39" w:rsidRPr="00760C18" w:rsidRDefault="00980C5F" w:rsidP="00D006E5">
      <w:pPr>
        <w:pStyle w:val="BoldText"/>
      </w:pPr>
      <w:r w:rsidRPr="00760C18">
        <w:t>Scenarios</w:t>
      </w:r>
    </w:p>
    <w:p w14:paraId="5FA85A1B" w14:textId="77777777" w:rsidR="00406F39" w:rsidRPr="00760C18" w:rsidRDefault="00980C5F" w:rsidP="00AC15C4">
      <w:pPr>
        <w:pStyle w:val="BoldText"/>
        <w:ind w:left="720"/>
      </w:pPr>
      <w:r w:rsidRPr="00760C18">
        <w:t>Normal Usage</w:t>
      </w:r>
    </w:p>
    <w:p w14:paraId="58959C84" w14:textId="77777777" w:rsidR="00500605" w:rsidRDefault="00980C5F" w:rsidP="00534249">
      <w:pPr>
        <w:ind w:left="720"/>
      </w:pPr>
      <w:r>
        <w:t>The driver chooses to associate a phone to a selected personality profile.</w:t>
      </w:r>
    </w:p>
    <w:p w14:paraId="7EA26491" w14:textId="77777777" w:rsidR="00534249" w:rsidRDefault="00C73931" w:rsidP="00534249">
      <w:pPr>
        <w:ind w:left="720"/>
      </w:pPr>
    </w:p>
    <w:p w14:paraId="36F90F1B" w14:textId="77777777" w:rsidR="00406F39" w:rsidRPr="00760C18" w:rsidRDefault="00980C5F" w:rsidP="00AC15C4">
      <w:pPr>
        <w:pStyle w:val="BoldText"/>
        <w:ind w:left="720"/>
      </w:pPr>
      <w:r w:rsidRPr="00760C18">
        <w:t>Post-Condition</w:t>
      </w:r>
    </w:p>
    <w:p w14:paraId="0BC53F2D" w14:textId="77777777" w:rsidR="00500605" w:rsidRDefault="00980C5F" w:rsidP="0084692B">
      <w:pPr>
        <w:ind w:left="720"/>
      </w:pPr>
      <w:r>
        <w:t>The selected phone is associated to the selected personality profile.</w:t>
      </w:r>
    </w:p>
    <w:p w14:paraId="291555F3" w14:textId="77777777" w:rsidR="00A42CCF" w:rsidRDefault="00C73931" w:rsidP="0084692B">
      <w:pPr>
        <w:ind w:left="720"/>
      </w:pPr>
    </w:p>
    <w:p w14:paraId="328F1263" w14:textId="77777777" w:rsidR="00406F39" w:rsidRPr="00760C18" w:rsidRDefault="00980C5F" w:rsidP="00D006E5">
      <w:pPr>
        <w:pStyle w:val="BoldText"/>
      </w:pPr>
      <w:r w:rsidRPr="00760C18">
        <w:lastRenderedPageBreak/>
        <w:t>Sequence Diagram</w:t>
      </w:r>
    </w:p>
    <w:p w14:paraId="35C121E7" w14:textId="77777777" w:rsidR="00500605" w:rsidRPr="009E4BA5" w:rsidRDefault="00980C5F" w:rsidP="00AC15C4">
      <w:pPr>
        <w:jc w:val="center"/>
      </w:pPr>
      <w:r w:rsidRPr="00994CEA">
        <w:rPr>
          <w:noProof/>
        </w:rPr>
        <w:drawing>
          <wp:inline distT="0" distB="0" distL="0" distR="0" wp14:anchorId="45DE5394" wp14:editId="7D393EF0">
            <wp:extent cx="4410143" cy="8210550"/>
            <wp:effectExtent l="0" t="0" r="9525" b="0"/>
            <wp:docPr id="34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0644" cy="8230101"/>
                    </a:xfrm>
                    <a:prstGeom prst="rect">
                      <a:avLst/>
                    </a:prstGeom>
                    <a:noFill/>
                    <a:ln>
                      <a:noFill/>
                    </a:ln>
                  </pic:spPr>
                </pic:pic>
              </a:graphicData>
            </a:graphic>
          </wp:inline>
        </w:drawing>
      </w:r>
    </w:p>
    <w:p w14:paraId="4D3E6EC3" w14:textId="77777777" w:rsidR="00406F39" w:rsidRDefault="00980C5F" w:rsidP="00AC15C4">
      <w:pPr>
        <w:pStyle w:val="Heading5"/>
      </w:pPr>
      <w:r>
        <w:lastRenderedPageBreak/>
        <w:t>ENMEM-SD-REQ-427618/A-Associate NFC Key</w:t>
      </w:r>
    </w:p>
    <w:p w14:paraId="6F2C127E" w14:textId="77777777" w:rsidR="00406F39" w:rsidRPr="00760C18" w:rsidRDefault="00980C5F" w:rsidP="00D006E5">
      <w:pPr>
        <w:pStyle w:val="BoldText"/>
      </w:pPr>
      <w:r w:rsidRPr="00760C18">
        <w:t>Constraints</w:t>
      </w:r>
    </w:p>
    <w:p w14:paraId="08CE5BF2" w14:textId="77777777" w:rsidR="00406F39" w:rsidRPr="00760C18" w:rsidRDefault="00980C5F" w:rsidP="00AC15C4">
      <w:pPr>
        <w:pStyle w:val="BoldText"/>
        <w:ind w:left="720"/>
      </w:pPr>
      <w:r w:rsidRPr="00760C18">
        <w:t>Pre-Condition</w:t>
      </w:r>
    </w:p>
    <w:p w14:paraId="6FAA033D" w14:textId="77777777" w:rsidR="004943EC" w:rsidRDefault="00980C5F" w:rsidP="00217EA2">
      <w:pPr>
        <w:ind w:left="720"/>
      </w:pPr>
      <w:r w:rsidRPr="004943EC">
        <w:t>Ignition</w:t>
      </w:r>
      <w:r>
        <w:t xml:space="preserve"> Status</w:t>
      </w:r>
      <w:r w:rsidRPr="004943EC">
        <w:t xml:space="preserve"> = Run</w:t>
      </w:r>
    </w:p>
    <w:p w14:paraId="684B416E" w14:textId="77777777" w:rsidR="00573C75" w:rsidRDefault="00980C5F" w:rsidP="004406BB">
      <w:pPr>
        <w:ind w:left="720"/>
      </w:pPr>
      <w:r>
        <w:t>Vehicle is in Park</w:t>
      </w:r>
    </w:p>
    <w:p w14:paraId="2A1A05FC" w14:textId="77777777" w:rsidR="007D6123" w:rsidRDefault="00980C5F" w:rsidP="00C74A6D">
      <w:pPr>
        <w:ind w:left="720"/>
        <w:rPr>
          <w:lang w:eastAsia="zh-CN"/>
        </w:rPr>
      </w:pPr>
      <w:r>
        <w:t>V</w:t>
      </w:r>
      <w:r>
        <w:rPr>
          <w:lang w:eastAsia="zh-CN"/>
        </w:rPr>
        <w:t>ehicle speed is less than 8 KPH.</w:t>
      </w:r>
    </w:p>
    <w:p w14:paraId="4364530A" w14:textId="77777777" w:rsidR="00C74A6D" w:rsidRDefault="00C73931" w:rsidP="00C74A6D">
      <w:pPr>
        <w:ind w:left="720"/>
        <w:rPr>
          <w:lang w:eastAsia="zh-CN"/>
        </w:rPr>
      </w:pPr>
    </w:p>
    <w:p w14:paraId="7AD26CD6" w14:textId="77777777" w:rsidR="00406F39" w:rsidRPr="00760C18" w:rsidRDefault="00980C5F" w:rsidP="00D006E5">
      <w:pPr>
        <w:pStyle w:val="BoldText"/>
      </w:pPr>
      <w:r w:rsidRPr="00760C18">
        <w:t>Scenarios</w:t>
      </w:r>
    </w:p>
    <w:p w14:paraId="75A65582" w14:textId="77777777" w:rsidR="00406F39" w:rsidRPr="00760C18" w:rsidRDefault="00980C5F" w:rsidP="00AC15C4">
      <w:pPr>
        <w:pStyle w:val="BoldText"/>
        <w:ind w:left="720"/>
      </w:pPr>
      <w:r w:rsidRPr="00760C18">
        <w:t>Normal Usage</w:t>
      </w:r>
    </w:p>
    <w:p w14:paraId="092B6187" w14:textId="77777777" w:rsidR="00A71074" w:rsidRDefault="00980C5F" w:rsidP="00A71074">
      <w:pPr>
        <w:ind w:left="720"/>
      </w:pPr>
      <w:r>
        <w:t>The driver chooses to associate an NFC key to a selected personality profile.</w:t>
      </w:r>
    </w:p>
    <w:p w14:paraId="604930E9" w14:textId="77777777" w:rsidR="00534249" w:rsidRDefault="00C73931" w:rsidP="00534249">
      <w:pPr>
        <w:ind w:left="720"/>
      </w:pPr>
    </w:p>
    <w:p w14:paraId="72E655AD" w14:textId="77777777" w:rsidR="00406F39" w:rsidRPr="00760C18" w:rsidRDefault="00980C5F" w:rsidP="00AC15C4">
      <w:pPr>
        <w:pStyle w:val="BoldText"/>
        <w:ind w:left="720"/>
      </w:pPr>
      <w:r w:rsidRPr="00760C18">
        <w:t>Post-Condition</w:t>
      </w:r>
    </w:p>
    <w:p w14:paraId="0971B16E" w14:textId="77777777" w:rsidR="00301ABC" w:rsidRDefault="00980C5F" w:rsidP="00301ABC">
      <w:pPr>
        <w:ind w:left="720"/>
      </w:pPr>
      <w:r>
        <w:t>The selected NFC key is associated to the selected personality profile.</w:t>
      </w:r>
    </w:p>
    <w:p w14:paraId="69B08BDF" w14:textId="77777777" w:rsidR="00A42CCF" w:rsidRDefault="00C73931" w:rsidP="0084692B">
      <w:pPr>
        <w:ind w:left="720"/>
      </w:pPr>
    </w:p>
    <w:p w14:paraId="34F2CBB8" w14:textId="77777777" w:rsidR="00406F39" w:rsidRPr="00760C18" w:rsidRDefault="00980C5F" w:rsidP="00D006E5">
      <w:pPr>
        <w:pStyle w:val="BoldText"/>
      </w:pPr>
      <w:r w:rsidRPr="00760C18">
        <w:lastRenderedPageBreak/>
        <w:t>Sequence Diagram</w:t>
      </w:r>
    </w:p>
    <w:p w14:paraId="617E2649" w14:textId="77777777" w:rsidR="00500605" w:rsidRPr="009E4BA5" w:rsidRDefault="00980C5F" w:rsidP="00AC15C4">
      <w:pPr>
        <w:jc w:val="center"/>
      </w:pPr>
      <w:r w:rsidRPr="004E4A3D">
        <w:rPr>
          <w:noProof/>
        </w:rPr>
        <w:drawing>
          <wp:inline distT="0" distB="0" distL="0" distR="0" wp14:anchorId="18307141" wp14:editId="15758C07">
            <wp:extent cx="2868295" cy="8229600"/>
            <wp:effectExtent l="0" t="0" r="8255" b="0"/>
            <wp:docPr id="3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8295" cy="8229600"/>
                    </a:xfrm>
                    <a:prstGeom prst="rect">
                      <a:avLst/>
                    </a:prstGeom>
                    <a:noFill/>
                    <a:ln>
                      <a:noFill/>
                    </a:ln>
                  </pic:spPr>
                </pic:pic>
              </a:graphicData>
            </a:graphic>
          </wp:inline>
        </w:drawing>
      </w:r>
    </w:p>
    <w:p w14:paraId="3F8FB38F" w14:textId="77777777" w:rsidR="00406F39" w:rsidRDefault="00980C5F" w:rsidP="00AC15C4">
      <w:pPr>
        <w:pStyle w:val="Heading5"/>
      </w:pPr>
      <w:r>
        <w:lastRenderedPageBreak/>
        <w:t>ENMEM-SD-REQ-099423/B-Disassociate Key Fob</w:t>
      </w:r>
    </w:p>
    <w:p w14:paraId="06E84427" w14:textId="77777777" w:rsidR="00406F39" w:rsidRPr="00760C18" w:rsidRDefault="00980C5F" w:rsidP="00D006E5">
      <w:pPr>
        <w:pStyle w:val="BoldText"/>
      </w:pPr>
      <w:r w:rsidRPr="00760C18">
        <w:t>Constraints</w:t>
      </w:r>
    </w:p>
    <w:p w14:paraId="178B3F6C" w14:textId="77777777" w:rsidR="00406F39" w:rsidRPr="00760C18" w:rsidRDefault="00980C5F" w:rsidP="00AC15C4">
      <w:pPr>
        <w:pStyle w:val="BoldText"/>
        <w:ind w:left="720"/>
      </w:pPr>
      <w:r w:rsidRPr="00760C18">
        <w:t>Pre-Condition</w:t>
      </w:r>
    </w:p>
    <w:p w14:paraId="540CCF00" w14:textId="77777777" w:rsidR="00400FA4" w:rsidRDefault="00980C5F" w:rsidP="00400FA4">
      <w:pPr>
        <w:ind w:left="720"/>
      </w:pPr>
      <w:r>
        <w:t>Ignition Status</w:t>
      </w:r>
      <w:r w:rsidRPr="004943EC">
        <w:t xml:space="preserve"> = Run</w:t>
      </w:r>
    </w:p>
    <w:p w14:paraId="0A6E18C2" w14:textId="77777777" w:rsidR="00500605" w:rsidRDefault="00980C5F" w:rsidP="008026FF">
      <w:pPr>
        <w:ind w:left="720"/>
        <w:rPr>
          <w:lang w:eastAsia="zh-CN"/>
        </w:rPr>
      </w:pPr>
      <w:r>
        <w:t>V</w:t>
      </w:r>
      <w:r>
        <w:rPr>
          <w:lang w:eastAsia="zh-CN"/>
        </w:rPr>
        <w:t>ehicle speed is less than 8 KPH.</w:t>
      </w:r>
    </w:p>
    <w:p w14:paraId="3CB87137" w14:textId="77777777" w:rsidR="00623C2D" w:rsidRDefault="00C73931" w:rsidP="008026FF">
      <w:pPr>
        <w:ind w:left="720"/>
      </w:pPr>
    </w:p>
    <w:p w14:paraId="0ADC214D" w14:textId="77777777" w:rsidR="00406F39" w:rsidRPr="00760C18" w:rsidRDefault="00980C5F" w:rsidP="00D006E5">
      <w:pPr>
        <w:pStyle w:val="BoldText"/>
      </w:pPr>
      <w:r w:rsidRPr="00760C18">
        <w:t>Scenarios</w:t>
      </w:r>
    </w:p>
    <w:p w14:paraId="39F6440A" w14:textId="77777777" w:rsidR="00406F39" w:rsidRPr="00760C18" w:rsidRDefault="00980C5F" w:rsidP="00AC15C4">
      <w:pPr>
        <w:pStyle w:val="BoldText"/>
        <w:ind w:left="720"/>
      </w:pPr>
      <w:r w:rsidRPr="00760C18">
        <w:t>Normal Usage</w:t>
      </w:r>
    </w:p>
    <w:p w14:paraId="379D0EE5" w14:textId="77777777" w:rsidR="00500605" w:rsidRDefault="00980C5F" w:rsidP="00B24F25">
      <w:pPr>
        <w:ind w:left="720"/>
      </w:pPr>
      <w:r w:rsidRPr="00B24F25">
        <w:t xml:space="preserve">The driver chooses to </w:t>
      </w:r>
      <w:r>
        <w:t>dis</w:t>
      </w:r>
      <w:r w:rsidRPr="00B24F25">
        <w:t xml:space="preserve">associate a key fob </w:t>
      </w:r>
      <w:r>
        <w:t>fr</w:t>
      </w:r>
      <w:r w:rsidRPr="00B24F25">
        <w:t>o</w:t>
      </w:r>
      <w:r>
        <w:t>m</w:t>
      </w:r>
      <w:r w:rsidRPr="00B24F25">
        <w:t xml:space="preserve"> a selected personality profile.</w:t>
      </w:r>
    </w:p>
    <w:p w14:paraId="1F514A2D" w14:textId="77777777" w:rsidR="00B24F25" w:rsidRDefault="00C73931" w:rsidP="00B24F25">
      <w:pPr>
        <w:ind w:left="720"/>
      </w:pPr>
    </w:p>
    <w:p w14:paraId="0C9751CE" w14:textId="77777777" w:rsidR="00406F39" w:rsidRPr="00760C18" w:rsidRDefault="00980C5F" w:rsidP="00AC15C4">
      <w:pPr>
        <w:pStyle w:val="BoldText"/>
        <w:ind w:left="720"/>
      </w:pPr>
      <w:r w:rsidRPr="00760C18">
        <w:t>Post-Condition</w:t>
      </w:r>
    </w:p>
    <w:p w14:paraId="2429FAD1" w14:textId="77777777" w:rsidR="00500605" w:rsidRDefault="00980C5F" w:rsidP="00923C4A">
      <w:pPr>
        <w:ind w:firstLine="720"/>
      </w:pPr>
      <w:r w:rsidRPr="008C686B">
        <w:t xml:space="preserve">The selected key fob is </w:t>
      </w:r>
      <w:r>
        <w:t>dis</w:t>
      </w:r>
      <w:r w:rsidRPr="008C686B">
        <w:t xml:space="preserve">associated </w:t>
      </w:r>
      <w:r>
        <w:t>from</w:t>
      </w:r>
      <w:r w:rsidRPr="008C686B">
        <w:t xml:space="preserve"> the selected personality profile.</w:t>
      </w:r>
    </w:p>
    <w:p w14:paraId="7987F97E" w14:textId="77777777" w:rsidR="008C686B" w:rsidRDefault="00C73931" w:rsidP="00500605"/>
    <w:p w14:paraId="707B413E" w14:textId="77777777" w:rsidR="00406F39" w:rsidRPr="00760C18" w:rsidRDefault="00980C5F" w:rsidP="00D006E5">
      <w:pPr>
        <w:pStyle w:val="BoldText"/>
      </w:pPr>
      <w:r w:rsidRPr="00760C18">
        <w:t>Sequence Diagram</w:t>
      </w:r>
    </w:p>
    <w:p w14:paraId="4382EC12" w14:textId="77777777" w:rsidR="00500605" w:rsidRDefault="00980C5F" w:rsidP="00AC15C4">
      <w:pPr>
        <w:jc w:val="center"/>
      </w:pPr>
      <w:r>
        <w:rPr>
          <w:noProof/>
        </w:rPr>
        <w:drawing>
          <wp:inline distT="0" distB="0" distL="0" distR="0" wp14:anchorId="5989B1F9" wp14:editId="127D7799">
            <wp:extent cx="5943600" cy="5052848"/>
            <wp:effectExtent l="0" t="0" r="0" b="0"/>
            <wp:docPr id="3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10A754D2" w14:textId="77777777" w:rsidR="00406F39" w:rsidRDefault="00980C5F" w:rsidP="00AC15C4">
      <w:pPr>
        <w:pStyle w:val="Heading5"/>
      </w:pPr>
      <w:r>
        <w:t>ENMEM-SD-REQ-233259/A-Disassociate Phone</w:t>
      </w:r>
    </w:p>
    <w:p w14:paraId="7E6DAD70" w14:textId="77777777" w:rsidR="00406F39" w:rsidRPr="00760C18" w:rsidRDefault="00980C5F" w:rsidP="00D006E5">
      <w:pPr>
        <w:pStyle w:val="BoldText"/>
      </w:pPr>
      <w:r w:rsidRPr="00760C18">
        <w:t>Constraints</w:t>
      </w:r>
    </w:p>
    <w:p w14:paraId="50A3A7E2" w14:textId="77777777" w:rsidR="00406F39" w:rsidRPr="00760C18" w:rsidRDefault="00980C5F" w:rsidP="00AC15C4">
      <w:pPr>
        <w:pStyle w:val="BoldText"/>
        <w:ind w:left="720"/>
      </w:pPr>
      <w:r w:rsidRPr="00760C18">
        <w:t>Pre-Condition</w:t>
      </w:r>
    </w:p>
    <w:p w14:paraId="316C6F3B" w14:textId="77777777" w:rsidR="00400FA4" w:rsidRDefault="00980C5F" w:rsidP="00400FA4">
      <w:pPr>
        <w:ind w:left="720"/>
      </w:pPr>
      <w:r>
        <w:t>Ignition Status</w:t>
      </w:r>
      <w:r w:rsidRPr="004943EC">
        <w:t xml:space="preserve"> = Run</w:t>
      </w:r>
    </w:p>
    <w:p w14:paraId="27F3F404" w14:textId="77777777" w:rsidR="00500605" w:rsidRDefault="00980C5F" w:rsidP="008026FF">
      <w:pPr>
        <w:ind w:left="720"/>
        <w:rPr>
          <w:lang w:eastAsia="zh-CN"/>
        </w:rPr>
      </w:pPr>
      <w:r>
        <w:t>V</w:t>
      </w:r>
      <w:r>
        <w:rPr>
          <w:lang w:eastAsia="zh-CN"/>
        </w:rPr>
        <w:t>ehicle speed is less than 8 KPH.</w:t>
      </w:r>
    </w:p>
    <w:p w14:paraId="54E4FF2A" w14:textId="77777777" w:rsidR="00623C2D" w:rsidRDefault="00C73931" w:rsidP="008026FF">
      <w:pPr>
        <w:ind w:left="720"/>
      </w:pPr>
    </w:p>
    <w:p w14:paraId="701DD38F" w14:textId="77777777" w:rsidR="00406F39" w:rsidRPr="00760C18" w:rsidRDefault="00980C5F" w:rsidP="00D006E5">
      <w:pPr>
        <w:pStyle w:val="BoldText"/>
      </w:pPr>
      <w:r w:rsidRPr="00760C18">
        <w:lastRenderedPageBreak/>
        <w:t>Scenarios</w:t>
      </w:r>
    </w:p>
    <w:p w14:paraId="434A04F8" w14:textId="77777777" w:rsidR="00406F39" w:rsidRPr="00760C18" w:rsidRDefault="00980C5F" w:rsidP="00AC15C4">
      <w:pPr>
        <w:pStyle w:val="BoldText"/>
        <w:ind w:left="720"/>
      </w:pPr>
      <w:r w:rsidRPr="00760C18">
        <w:t>Normal Usage</w:t>
      </w:r>
    </w:p>
    <w:p w14:paraId="09AD66DA" w14:textId="77777777" w:rsidR="00500605" w:rsidRDefault="00980C5F" w:rsidP="00B24F25">
      <w:pPr>
        <w:ind w:left="720"/>
      </w:pPr>
      <w:r w:rsidRPr="00B24F25">
        <w:t xml:space="preserve">The driver chooses to </w:t>
      </w:r>
      <w:r>
        <w:t>dis</w:t>
      </w:r>
      <w:r w:rsidRPr="00B24F25">
        <w:t xml:space="preserve">associate a </w:t>
      </w:r>
      <w:r>
        <w:t>phone fr</w:t>
      </w:r>
      <w:r w:rsidRPr="00B24F25">
        <w:t>o</w:t>
      </w:r>
      <w:r>
        <w:t>m</w:t>
      </w:r>
      <w:r w:rsidRPr="00B24F25">
        <w:t xml:space="preserve"> a selected personality profile.</w:t>
      </w:r>
    </w:p>
    <w:p w14:paraId="5C4F7AFB" w14:textId="77777777" w:rsidR="00B24F25" w:rsidRDefault="00C73931" w:rsidP="00B24F25">
      <w:pPr>
        <w:ind w:left="720"/>
      </w:pPr>
    </w:p>
    <w:p w14:paraId="702DDB74" w14:textId="77777777" w:rsidR="00406F39" w:rsidRPr="00760C18" w:rsidRDefault="00980C5F" w:rsidP="00AC15C4">
      <w:pPr>
        <w:pStyle w:val="BoldText"/>
        <w:ind w:left="720"/>
      </w:pPr>
      <w:r w:rsidRPr="00760C18">
        <w:t>Post-Condition</w:t>
      </w:r>
    </w:p>
    <w:p w14:paraId="2A48DD0A" w14:textId="77777777" w:rsidR="00500605" w:rsidRDefault="00980C5F" w:rsidP="00923C4A">
      <w:pPr>
        <w:ind w:firstLine="720"/>
      </w:pPr>
      <w:r w:rsidRPr="008C686B">
        <w:t xml:space="preserve">The selected </w:t>
      </w:r>
      <w:r>
        <w:t xml:space="preserve">phone </w:t>
      </w:r>
      <w:r w:rsidRPr="008C686B">
        <w:t xml:space="preserve">is </w:t>
      </w:r>
      <w:r>
        <w:t>dis</w:t>
      </w:r>
      <w:r w:rsidRPr="008C686B">
        <w:t xml:space="preserve">associated </w:t>
      </w:r>
      <w:r>
        <w:t>from</w:t>
      </w:r>
      <w:r w:rsidRPr="008C686B">
        <w:t xml:space="preserve"> the selected personality profile.</w:t>
      </w:r>
    </w:p>
    <w:p w14:paraId="485491B0" w14:textId="77777777" w:rsidR="008C686B" w:rsidRDefault="00C73931" w:rsidP="00500605"/>
    <w:p w14:paraId="6F65EA98" w14:textId="77777777" w:rsidR="00406F39" w:rsidRPr="00760C18" w:rsidRDefault="00980C5F" w:rsidP="00D006E5">
      <w:pPr>
        <w:pStyle w:val="BoldText"/>
      </w:pPr>
      <w:r w:rsidRPr="00760C18">
        <w:t>Sequence Diagram</w:t>
      </w:r>
    </w:p>
    <w:p w14:paraId="33E5CB5F" w14:textId="77777777" w:rsidR="00500605" w:rsidRPr="00D12524" w:rsidRDefault="00980C5F" w:rsidP="00AC15C4">
      <w:pPr>
        <w:jc w:val="center"/>
      </w:pPr>
      <w:r w:rsidRPr="009E0281">
        <w:rPr>
          <w:b/>
          <w:noProof/>
          <w:color w:val="FF0000"/>
        </w:rPr>
        <w:drawing>
          <wp:inline distT="0" distB="0" distL="0" distR="0" wp14:anchorId="7261EFC3" wp14:editId="3237FB1C">
            <wp:extent cx="5943600" cy="5338233"/>
            <wp:effectExtent l="0" t="0" r="0" b="0"/>
            <wp:docPr id="3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38233"/>
                    </a:xfrm>
                    <a:prstGeom prst="rect">
                      <a:avLst/>
                    </a:prstGeom>
                    <a:noFill/>
                    <a:ln>
                      <a:noFill/>
                    </a:ln>
                  </pic:spPr>
                </pic:pic>
              </a:graphicData>
            </a:graphic>
          </wp:inline>
        </w:drawing>
      </w:r>
    </w:p>
    <w:p w14:paraId="11B7C29F" w14:textId="77777777" w:rsidR="00406F39" w:rsidRDefault="00980C5F" w:rsidP="00AC15C4">
      <w:pPr>
        <w:pStyle w:val="Heading5"/>
      </w:pPr>
      <w:r>
        <w:t>ENMEM-SD-REQ-427619/A-Disassociate NFC Key</w:t>
      </w:r>
    </w:p>
    <w:p w14:paraId="51B20FB3" w14:textId="77777777" w:rsidR="00406F39" w:rsidRPr="00760C18" w:rsidRDefault="00980C5F" w:rsidP="00D006E5">
      <w:pPr>
        <w:pStyle w:val="BoldText"/>
      </w:pPr>
      <w:r w:rsidRPr="00760C18">
        <w:t>Constraints</w:t>
      </w:r>
    </w:p>
    <w:p w14:paraId="371119DF" w14:textId="77777777" w:rsidR="00406F39" w:rsidRPr="00760C18" w:rsidRDefault="00980C5F" w:rsidP="00AC15C4">
      <w:pPr>
        <w:pStyle w:val="BoldText"/>
        <w:ind w:left="720"/>
      </w:pPr>
      <w:r w:rsidRPr="00760C18">
        <w:t>Pre-Condition</w:t>
      </w:r>
    </w:p>
    <w:p w14:paraId="261A63AB" w14:textId="77777777" w:rsidR="00400FA4" w:rsidRDefault="00980C5F" w:rsidP="00400FA4">
      <w:pPr>
        <w:ind w:left="720"/>
      </w:pPr>
      <w:r>
        <w:t>Ignition Status</w:t>
      </w:r>
      <w:r w:rsidRPr="004943EC">
        <w:t xml:space="preserve"> = Run</w:t>
      </w:r>
    </w:p>
    <w:p w14:paraId="5D6E60ED" w14:textId="77777777" w:rsidR="00500605" w:rsidRDefault="00980C5F" w:rsidP="008026FF">
      <w:pPr>
        <w:ind w:left="720"/>
        <w:rPr>
          <w:lang w:eastAsia="zh-CN"/>
        </w:rPr>
      </w:pPr>
      <w:r>
        <w:t>V</w:t>
      </w:r>
      <w:r>
        <w:rPr>
          <w:lang w:eastAsia="zh-CN"/>
        </w:rPr>
        <w:t>ehicle speed is less than 8 KPH.</w:t>
      </w:r>
    </w:p>
    <w:p w14:paraId="6E893AB6" w14:textId="77777777" w:rsidR="00623C2D" w:rsidRDefault="00C73931" w:rsidP="008026FF">
      <w:pPr>
        <w:ind w:left="720"/>
      </w:pPr>
    </w:p>
    <w:p w14:paraId="219E576C" w14:textId="77777777" w:rsidR="00406F39" w:rsidRPr="00760C18" w:rsidRDefault="00980C5F" w:rsidP="00D006E5">
      <w:pPr>
        <w:pStyle w:val="BoldText"/>
      </w:pPr>
      <w:r w:rsidRPr="00760C18">
        <w:t>Scenarios</w:t>
      </w:r>
    </w:p>
    <w:p w14:paraId="528C9516" w14:textId="77777777" w:rsidR="00406F39" w:rsidRPr="00760C18" w:rsidRDefault="00980C5F" w:rsidP="00AC15C4">
      <w:pPr>
        <w:pStyle w:val="BoldText"/>
        <w:ind w:left="720"/>
      </w:pPr>
      <w:r w:rsidRPr="00760C18">
        <w:t>Normal Usage</w:t>
      </w:r>
    </w:p>
    <w:p w14:paraId="76405870" w14:textId="77777777" w:rsidR="00B24F25" w:rsidRDefault="00980C5F" w:rsidP="00B24F25">
      <w:pPr>
        <w:ind w:left="720"/>
      </w:pPr>
      <w:r>
        <w:t>The driver chooses to disassociate an NFC key from a selected personality profile.</w:t>
      </w:r>
    </w:p>
    <w:p w14:paraId="1D8DACA9" w14:textId="77777777" w:rsidR="006E10AD" w:rsidRDefault="00C73931" w:rsidP="00B24F25">
      <w:pPr>
        <w:ind w:left="720"/>
      </w:pPr>
    </w:p>
    <w:p w14:paraId="5F259F7E" w14:textId="77777777" w:rsidR="00406F39" w:rsidRPr="00760C18" w:rsidRDefault="00980C5F" w:rsidP="00AC15C4">
      <w:pPr>
        <w:pStyle w:val="BoldText"/>
        <w:ind w:left="720"/>
      </w:pPr>
      <w:r w:rsidRPr="00760C18">
        <w:t>Post-Condition</w:t>
      </w:r>
    </w:p>
    <w:p w14:paraId="41648548" w14:textId="77777777" w:rsidR="002A590F" w:rsidRDefault="00980C5F" w:rsidP="002A590F">
      <w:pPr>
        <w:ind w:firstLine="720"/>
      </w:pPr>
      <w:r>
        <w:t>The selected NFC key is disassociated from the selected personality profile.</w:t>
      </w:r>
    </w:p>
    <w:p w14:paraId="4859F332" w14:textId="77777777" w:rsidR="008C686B" w:rsidRDefault="00C73931" w:rsidP="00500605"/>
    <w:p w14:paraId="3DD3AF6A" w14:textId="77777777" w:rsidR="00406F39" w:rsidRPr="00760C18" w:rsidRDefault="00980C5F" w:rsidP="00D006E5">
      <w:pPr>
        <w:pStyle w:val="BoldText"/>
      </w:pPr>
      <w:r w:rsidRPr="00760C18">
        <w:lastRenderedPageBreak/>
        <w:t>Sequence Diagram</w:t>
      </w:r>
    </w:p>
    <w:p w14:paraId="7CFD3EB6" w14:textId="77777777" w:rsidR="00500605" w:rsidRPr="00D12524" w:rsidRDefault="00980C5F" w:rsidP="00AC15C4">
      <w:pPr>
        <w:jc w:val="center"/>
      </w:pPr>
      <w:r w:rsidRPr="00F97B35">
        <w:rPr>
          <w:noProof/>
        </w:rPr>
        <w:drawing>
          <wp:inline distT="0" distB="0" distL="0" distR="0" wp14:anchorId="28A930F9" wp14:editId="7DC88517">
            <wp:extent cx="5943600" cy="5008245"/>
            <wp:effectExtent l="0" t="0" r="0" b="1905"/>
            <wp:docPr id="37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a:noFill/>
                    </a:ln>
                  </pic:spPr>
                </pic:pic>
              </a:graphicData>
            </a:graphic>
          </wp:inline>
        </w:drawing>
      </w:r>
    </w:p>
    <w:p w14:paraId="1A5BB7B8" w14:textId="77777777" w:rsidR="00406F39" w:rsidRDefault="00980C5F" w:rsidP="00AC15C4">
      <w:pPr>
        <w:pStyle w:val="Heading5"/>
      </w:pPr>
      <w:r>
        <w:t>ENMEM-SD-REQ-099427/E-Delete Driver Profile</w:t>
      </w:r>
    </w:p>
    <w:p w14:paraId="4BA3BB06" w14:textId="77777777" w:rsidR="00406F39" w:rsidRPr="00760C18" w:rsidRDefault="00980C5F" w:rsidP="00D006E5">
      <w:pPr>
        <w:pStyle w:val="BoldText"/>
      </w:pPr>
      <w:r w:rsidRPr="00760C18">
        <w:t>Constraints</w:t>
      </w:r>
    </w:p>
    <w:p w14:paraId="634AC353" w14:textId="77777777" w:rsidR="00406F39" w:rsidRPr="00760C18" w:rsidRDefault="00980C5F" w:rsidP="00AC15C4">
      <w:pPr>
        <w:pStyle w:val="BoldText"/>
        <w:ind w:left="720"/>
      </w:pPr>
      <w:r w:rsidRPr="00760C18">
        <w:t>Pre-Condition</w:t>
      </w:r>
    </w:p>
    <w:p w14:paraId="46342171" w14:textId="77777777" w:rsidR="004F0EEC" w:rsidRDefault="00980C5F" w:rsidP="00903249">
      <w:pPr>
        <w:ind w:left="720"/>
      </w:pPr>
      <w:r>
        <w:t>Ignition Status = Run</w:t>
      </w:r>
    </w:p>
    <w:p w14:paraId="58F3C12B" w14:textId="77777777" w:rsidR="00500605" w:rsidRDefault="00980C5F" w:rsidP="00903249">
      <w:pPr>
        <w:tabs>
          <w:tab w:val="left" w:pos="3540"/>
        </w:tabs>
        <w:ind w:left="720"/>
      </w:pPr>
      <w:r w:rsidRPr="00807FA5">
        <w:t>V</w:t>
      </w:r>
      <w:r>
        <w:rPr>
          <w:lang w:eastAsia="zh-CN"/>
        </w:rPr>
        <w:t>ehicle speed is less than 8 KPH.</w:t>
      </w:r>
    </w:p>
    <w:p w14:paraId="1A4675A6" w14:textId="77777777" w:rsidR="00037E38" w:rsidRDefault="00980C5F" w:rsidP="00037E38">
      <w:pPr>
        <w:ind w:left="720"/>
      </w:pPr>
      <w:r w:rsidRPr="00807FA5">
        <w:t>Infotainment system is active</w:t>
      </w:r>
    </w:p>
    <w:p w14:paraId="1C1C31C8" w14:textId="77777777" w:rsidR="00E5133E" w:rsidRDefault="00C73931" w:rsidP="00037E38">
      <w:pPr>
        <w:ind w:left="720"/>
      </w:pPr>
    </w:p>
    <w:p w14:paraId="00AE7C48" w14:textId="77777777" w:rsidR="00406F39" w:rsidRPr="00760C18" w:rsidRDefault="00980C5F" w:rsidP="00D006E5">
      <w:pPr>
        <w:pStyle w:val="BoldText"/>
      </w:pPr>
      <w:r w:rsidRPr="00760C18">
        <w:t>Scenarios</w:t>
      </w:r>
    </w:p>
    <w:p w14:paraId="40E29998" w14:textId="77777777" w:rsidR="00406F39" w:rsidRPr="00760C18" w:rsidRDefault="00980C5F" w:rsidP="00AC15C4">
      <w:pPr>
        <w:pStyle w:val="BoldText"/>
        <w:ind w:left="720"/>
      </w:pPr>
      <w:r w:rsidRPr="00760C18">
        <w:t>Normal Usage</w:t>
      </w:r>
    </w:p>
    <w:p w14:paraId="502B21FA" w14:textId="77777777" w:rsidR="00500605" w:rsidRDefault="00980C5F" w:rsidP="00C8459E">
      <w:pPr>
        <w:ind w:left="720"/>
      </w:pPr>
      <w:r w:rsidRPr="00C34126">
        <w:t xml:space="preserve">The driver chooses to </w:t>
      </w:r>
      <w:r>
        <w:t>delete</w:t>
      </w:r>
      <w:r w:rsidRPr="00C34126">
        <w:t xml:space="preserve"> a personality profile.</w:t>
      </w:r>
    </w:p>
    <w:p w14:paraId="21C35D3F" w14:textId="77777777" w:rsidR="00C34126" w:rsidRDefault="00C73931" w:rsidP="00500605"/>
    <w:p w14:paraId="5EDD032A" w14:textId="77777777" w:rsidR="00406F39" w:rsidRPr="00760C18" w:rsidRDefault="00980C5F" w:rsidP="00AC15C4">
      <w:pPr>
        <w:pStyle w:val="BoldText"/>
        <w:ind w:left="720"/>
      </w:pPr>
      <w:r w:rsidRPr="00760C18">
        <w:t>Post-Condition</w:t>
      </w:r>
    </w:p>
    <w:p w14:paraId="5FCF54D2" w14:textId="77777777" w:rsidR="00C104DF" w:rsidRDefault="00980C5F" w:rsidP="002325C3">
      <w:pPr>
        <w:ind w:firstLine="720"/>
      </w:pPr>
      <w:r>
        <w:t>The selected profile is deleted.</w:t>
      </w:r>
    </w:p>
    <w:p w14:paraId="2FF5F214" w14:textId="77777777" w:rsidR="00C104DF" w:rsidRDefault="00980C5F" w:rsidP="002325C3">
      <w:pPr>
        <w:ind w:firstLine="720"/>
      </w:pPr>
      <w:r>
        <w:t xml:space="preserve">Any </w:t>
      </w:r>
      <w:proofErr w:type="spellStart"/>
      <w:r>
        <w:t>keyfobs</w:t>
      </w:r>
      <w:proofErr w:type="spellEnd"/>
      <w:r>
        <w:t xml:space="preserve"> associated to the deleted profile are disassociated.</w:t>
      </w:r>
    </w:p>
    <w:p w14:paraId="0954B16D" w14:textId="77777777" w:rsidR="003829FC" w:rsidRDefault="00980C5F" w:rsidP="003829FC">
      <w:pPr>
        <w:ind w:firstLine="720"/>
      </w:pPr>
      <w:r>
        <w:t>Any phones associated to the deleted profile are disassociated.</w:t>
      </w:r>
    </w:p>
    <w:p w14:paraId="11275301" w14:textId="77777777" w:rsidR="00115F85" w:rsidRDefault="00980C5F" w:rsidP="00115F85">
      <w:pPr>
        <w:ind w:firstLine="720"/>
      </w:pPr>
      <w:r>
        <w:t>Any NFC keys associated to the deleted profile are disassociated.</w:t>
      </w:r>
    </w:p>
    <w:p w14:paraId="2CA80DE1" w14:textId="77777777" w:rsidR="00C104DF" w:rsidRDefault="00C73931" w:rsidP="00500605"/>
    <w:p w14:paraId="46293346" w14:textId="77777777" w:rsidR="00406F39" w:rsidRPr="00760C18" w:rsidRDefault="00980C5F" w:rsidP="00D006E5">
      <w:pPr>
        <w:pStyle w:val="BoldText"/>
      </w:pPr>
      <w:r w:rsidRPr="00760C18">
        <w:lastRenderedPageBreak/>
        <w:t>Sequence Diagram</w:t>
      </w:r>
    </w:p>
    <w:p w14:paraId="35A0E9A9" w14:textId="77777777" w:rsidR="00134189" w:rsidRPr="00D70467" w:rsidRDefault="00980C5F" w:rsidP="00AC15C4">
      <w:pPr>
        <w:jc w:val="center"/>
      </w:pPr>
      <w:r w:rsidRPr="0018102F">
        <w:rPr>
          <w:noProof/>
        </w:rPr>
        <w:drawing>
          <wp:inline distT="0" distB="0" distL="0" distR="0" wp14:anchorId="10A6ABE2" wp14:editId="651CBF90">
            <wp:extent cx="3494405" cy="8229600"/>
            <wp:effectExtent l="0" t="0" r="0" b="0"/>
            <wp:docPr id="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4405" cy="8229600"/>
                    </a:xfrm>
                    <a:prstGeom prst="rect">
                      <a:avLst/>
                    </a:prstGeom>
                    <a:noFill/>
                    <a:ln>
                      <a:noFill/>
                    </a:ln>
                  </pic:spPr>
                </pic:pic>
              </a:graphicData>
            </a:graphic>
          </wp:inline>
        </w:drawing>
      </w:r>
    </w:p>
    <w:p w14:paraId="7930BB14" w14:textId="77777777" w:rsidR="00406F39" w:rsidRDefault="00980C5F" w:rsidP="00AC15C4">
      <w:pPr>
        <w:pStyle w:val="Heading5"/>
      </w:pPr>
      <w:r>
        <w:lastRenderedPageBreak/>
        <w:t>ENMEM-SD-REQ-197509/C-Master Reset</w:t>
      </w:r>
    </w:p>
    <w:p w14:paraId="5D85E16E" w14:textId="77777777" w:rsidR="00406F39" w:rsidRPr="00760C18" w:rsidRDefault="00980C5F" w:rsidP="00D006E5">
      <w:pPr>
        <w:pStyle w:val="BoldText"/>
      </w:pPr>
      <w:r w:rsidRPr="00760C18">
        <w:t>Constraints</w:t>
      </w:r>
    </w:p>
    <w:p w14:paraId="742619D7" w14:textId="77777777" w:rsidR="00406F39" w:rsidRPr="00760C18" w:rsidRDefault="00980C5F" w:rsidP="00AC15C4">
      <w:pPr>
        <w:pStyle w:val="BoldText"/>
        <w:ind w:left="720"/>
      </w:pPr>
      <w:r w:rsidRPr="00760C18">
        <w:t>Pre-Condition</w:t>
      </w:r>
    </w:p>
    <w:p w14:paraId="74BA47FC" w14:textId="77777777" w:rsidR="003D07F0" w:rsidRDefault="00980C5F" w:rsidP="006F3239">
      <w:pPr>
        <w:spacing w:line="276" w:lineRule="auto"/>
        <w:rPr>
          <w:lang w:eastAsia="zh-CN"/>
        </w:rPr>
      </w:pPr>
      <w:r>
        <w:rPr>
          <w:lang w:eastAsia="zh-CN"/>
        </w:rPr>
        <w:t xml:space="preserve">            Ignition Status = Run</w:t>
      </w:r>
    </w:p>
    <w:p w14:paraId="29688A8E" w14:textId="77777777" w:rsidR="003D07F0" w:rsidRDefault="00980C5F" w:rsidP="006F3239">
      <w:pPr>
        <w:spacing w:line="276" w:lineRule="auto"/>
        <w:rPr>
          <w:lang w:eastAsia="zh-CN"/>
        </w:rPr>
      </w:pPr>
      <w:r>
        <w:rPr>
          <w:lang w:eastAsia="zh-CN"/>
        </w:rPr>
        <w:t xml:space="preserve">            Vehicle speed is less than 8KPH</w:t>
      </w:r>
    </w:p>
    <w:p w14:paraId="2A9834BE" w14:textId="77777777" w:rsidR="0083302E" w:rsidRDefault="00980C5F" w:rsidP="006F3239">
      <w:r>
        <w:t xml:space="preserve">            </w:t>
      </w:r>
      <w:r>
        <w:rPr>
          <w:lang w:eastAsia="zh-CN"/>
        </w:rPr>
        <w:t>Infotainment system is on</w:t>
      </w:r>
      <w:r>
        <w:t xml:space="preserve">  </w:t>
      </w:r>
    </w:p>
    <w:p w14:paraId="2C2C179E" w14:textId="77777777" w:rsidR="00500605" w:rsidRDefault="00980C5F" w:rsidP="0083302E">
      <w:pPr>
        <w:ind w:firstLine="720"/>
      </w:pPr>
      <w:r>
        <w:t>Driver profiles feature is enabled</w:t>
      </w:r>
    </w:p>
    <w:p w14:paraId="3292E3E3" w14:textId="77777777" w:rsidR="00E152D8" w:rsidRDefault="00C73931" w:rsidP="0083302E">
      <w:pPr>
        <w:ind w:firstLine="720"/>
      </w:pPr>
    </w:p>
    <w:p w14:paraId="483D4CFD" w14:textId="77777777" w:rsidR="00406F39" w:rsidRPr="00760C18" w:rsidRDefault="00980C5F" w:rsidP="00D006E5">
      <w:pPr>
        <w:pStyle w:val="BoldText"/>
      </w:pPr>
      <w:r w:rsidRPr="00760C18">
        <w:t>Scenarios</w:t>
      </w:r>
    </w:p>
    <w:p w14:paraId="72BF515C" w14:textId="77777777" w:rsidR="00406F39" w:rsidRPr="00760C18" w:rsidRDefault="00980C5F" w:rsidP="00AC15C4">
      <w:pPr>
        <w:pStyle w:val="BoldText"/>
        <w:ind w:left="720"/>
      </w:pPr>
      <w:r w:rsidRPr="00760C18">
        <w:t>Normal Usage</w:t>
      </w:r>
    </w:p>
    <w:p w14:paraId="30A13341" w14:textId="77777777" w:rsidR="00CD58DD" w:rsidRDefault="00980C5F" w:rsidP="00CD58DD">
      <w:pPr>
        <w:ind w:left="720"/>
      </w:pPr>
      <w:r>
        <w:t>The driver performs a Master Reset</w:t>
      </w:r>
    </w:p>
    <w:p w14:paraId="33380FC4" w14:textId="77777777" w:rsidR="00A81F0F" w:rsidRDefault="00C73931" w:rsidP="00CD58DD">
      <w:pPr>
        <w:ind w:left="720"/>
      </w:pPr>
    </w:p>
    <w:p w14:paraId="08C1B32A" w14:textId="77777777" w:rsidR="00406F39" w:rsidRPr="00760C18" w:rsidRDefault="00980C5F" w:rsidP="00AC15C4">
      <w:pPr>
        <w:pStyle w:val="BoldText"/>
        <w:ind w:left="720"/>
      </w:pPr>
      <w:r w:rsidRPr="00760C18">
        <w:t>Post-Condition</w:t>
      </w:r>
    </w:p>
    <w:p w14:paraId="0A030763" w14:textId="77777777" w:rsidR="00531351" w:rsidRDefault="00980C5F" w:rsidP="00980494">
      <w:pPr>
        <w:ind w:left="720"/>
      </w:pPr>
      <w:r>
        <w:t>The Driver Profiles feature is disabled (set to off).</w:t>
      </w:r>
    </w:p>
    <w:p w14:paraId="313F0C20" w14:textId="77777777" w:rsidR="00882A8D" w:rsidRDefault="00980C5F" w:rsidP="00980494">
      <w:pPr>
        <w:ind w:left="720"/>
      </w:pPr>
      <w:r>
        <w:t>All Driver Profiles are deleted.</w:t>
      </w:r>
    </w:p>
    <w:p w14:paraId="5AC0F314" w14:textId="77777777" w:rsidR="00882A8D" w:rsidRDefault="00980C5F" w:rsidP="00882A8D">
      <w:pPr>
        <w:ind w:left="720"/>
      </w:pPr>
      <w:r>
        <w:t xml:space="preserve">All associated </w:t>
      </w:r>
      <w:proofErr w:type="spellStart"/>
      <w:r>
        <w:t>keyfobs</w:t>
      </w:r>
      <w:proofErr w:type="spellEnd"/>
      <w:r>
        <w:t xml:space="preserve"> are disassociated.</w:t>
      </w:r>
    </w:p>
    <w:p w14:paraId="373A1CBC" w14:textId="77777777" w:rsidR="007A7F5C" w:rsidRDefault="00980C5F" w:rsidP="00882A8D">
      <w:pPr>
        <w:ind w:left="720"/>
      </w:pPr>
      <w:r>
        <w:t>All associated phones are disassociated.</w:t>
      </w:r>
    </w:p>
    <w:p w14:paraId="4B6D234D" w14:textId="77777777" w:rsidR="00321E5C" w:rsidRPr="00321E5C" w:rsidRDefault="00980C5F" w:rsidP="00321E5C">
      <w:pPr>
        <w:ind w:left="720"/>
      </w:pPr>
      <w:r>
        <w:t>All associated NFC keys are disassociated.</w:t>
      </w:r>
    </w:p>
    <w:p w14:paraId="34F013FF" w14:textId="77777777" w:rsidR="00DA6E55" w:rsidRDefault="00980C5F" w:rsidP="00606BEC">
      <w:pPr>
        <w:ind w:left="720"/>
      </w:pPr>
      <w:r>
        <w:t>The active Driver Profile is set to “Guest”.</w:t>
      </w:r>
    </w:p>
    <w:p w14:paraId="793BDB00" w14:textId="77777777" w:rsidR="00531351" w:rsidRDefault="00980C5F" w:rsidP="00FF40A0">
      <w:pPr>
        <w:ind w:left="720"/>
      </w:pPr>
      <w:r>
        <w:t>Applicable personalized infotainment settings are reset to factory default values for all profiles.</w:t>
      </w:r>
    </w:p>
    <w:p w14:paraId="084D8624" w14:textId="77777777" w:rsidR="0024280A" w:rsidRDefault="00C73931" w:rsidP="00FF40A0">
      <w:pPr>
        <w:ind w:left="720"/>
      </w:pPr>
    </w:p>
    <w:p w14:paraId="211FBF5D" w14:textId="77777777" w:rsidR="00406F39" w:rsidRPr="00760C18" w:rsidRDefault="00980C5F" w:rsidP="00D006E5">
      <w:pPr>
        <w:pStyle w:val="BoldText"/>
      </w:pPr>
      <w:r w:rsidRPr="00760C18">
        <w:lastRenderedPageBreak/>
        <w:t>Sequence Diagram</w:t>
      </w:r>
    </w:p>
    <w:p w14:paraId="59FD13AC" w14:textId="77777777" w:rsidR="00710E5A" w:rsidRPr="00023C94" w:rsidRDefault="00980C5F" w:rsidP="00AC15C4">
      <w:pPr>
        <w:jc w:val="center"/>
      </w:pPr>
      <w:r w:rsidRPr="00095293">
        <w:rPr>
          <w:noProof/>
        </w:rPr>
        <w:drawing>
          <wp:inline distT="0" distB="0" distL="0" distR="0" wp14:anchorId="1AEDD593" wp14:editId="31272F36">
            <wp:extent cx="3908425" cy="8229600"/>
            <wp:effectExtent l="0" t="0" r="0" b="0"/>
            <wp:docPr id="3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8425" cy="8229600"/>
                    </a:xfrm>
                    <a:prstGeom prst="rect">
                      <a:avLst/>
                    </a:prstGeom>
                    <a:noFill/>
                    <a:ln>
                      <a:noFill/>
                    </a:ln>
                  </pic:spPr>
                </pic:pic>
              </a:graphicData>
            </a:graphic>
          </wp:inline>
        </w:drawing>
      </w:r>
    </w:p>
    <w:p w14:paraId="5CE892DC" w14:textId="77777777" w:rsidR="00406F39" w:rsidRDefault="00980C5F" w:rsidP="00AC15C4">
      <w:pPr>
        <w:pStyle w:val="Heading5"/>
      </w:pPr>
      <w:r>
        <w:lastRenderedPageBreak/>
        <w:t>ENMEM-SD-REQ-427797/A-Display NFC Key Associations</w:t>
      </w:r>
    </w:p>
    <w:p w14:paraId="6156F8E8" w14:textId="77777777" w:rsidR="00406F39" w:rsidRPr="00760C18" w:rsidRDefault="00980C5F" w:rsidP="00D006E5">
      <w:pPr>
        <w:pStyle w:val="BoldText"/>
      </w:pPr>
      <w:r w:rsidRPr="00760C18">
        <w:t>Constraints</w:t>
      </w:r>
    </w:p>
    <w:p w14:paraId="6097C734" w14:textId="77777777" w:rsidR="00406F39" w:rsidRPr="00760C18" w:rsidRDefault="00980C5F" w:rsidP="00AC15C4">
      <w:pPr>
        <w:pStyle w:val="BoldText"/>
        <w:ind w:left="720"/>
      </w:pPr>
      <w:r w:rsidRPr="00760C18">
        <w:t>Pre-Condition</w:t>
      </w:r>
    </w:p>
    <w:p w14:paraId="39C1F773" w14:textId="77777777" w:rsidR="00400FA4" w:rsidRDefault="00980C5F" w:rsidP="00400FA4">
      <w:pPr>
        <w:ind w:left="720"/>
      </w:pPr>
      <w:r>
        <w:t>Ignition Status</w:t>
      </w:r>
      <w:r w:rsidRPr="004943EC">
        <w:t xml:space="preserve"> = Run</w:t>
      </w:r>
    </w:p>
    <w:p w14:paraId="613EBD48" w14:textId="77777777" w:rsidR="00500605" w:rsidRDefault="00980C5F" w:rsidP="008026FF">
      <w:pPr>
        <w:ind w:left="720"/>
        <w:rPr>
          <w:lang w:eastAsia="zh-CN"/>
        </w:rPr>
      </w:pPr>
      <w:r>
        <w:t>V</w:t>
      </w:r>
      <w:r>
        <w:rPr>
          <w:lang w:eastAsia="zh-CN"/>
        </w:rPr>
        <w:t>ehicle speed is less than 8 KPH.</w:t>
      </w:r>
    </w:p>
    <w:p w14:paraId="3EF07070" w14:textId="77777777" w:rsidR="00623C2D" w:rsidRDefault="00C73931" w:rsidP="008026FF">
      <w:pPr>
        <w:ind w:left="720"/>
      </w:pPr>
    </w:p>
    <w:p w14:paraId="29164724" w14:textId="77777777" w:rsidR="00406F39" w:rsidRPr="00760C18" w:rsidRDefault="00980C5F" w:rsidP="00D006E5">
      <w:pPr>
        <w:pStyle w:val="BoldText"/>
      </w:pPr>
      <w:r w:rsidRPr="00760C18">
        <w:t>Scenarios</w:t>
      </w:r>
    </w:p>
    <w:p w14:paraId="56B3EA5F" w14:textId="77777777" w:rsidR="00406F39" w:rsidRPr="00760C18" w:rsidRDefault="00980C5F" w:rsidP="00AC15C4">
      <w:pPr>
        <w:pStyle w:val="BoldText"/>
        <w:ind w:left="720"/>
      </w:pPr>
      <w:r w:rsidRPr="00760C18">
        <w:t>Normal Usage</w:t>
      </w:r>
    </w:p>
    <w:p w14:paraId="4F33247D" w14:textId="77777777" w:rsidR="006E10AD" w:rsidRDefault="00980C5F" w:rsidP="00B24F25">
      <w:pPr>
        <w:ind w:left="720"/>
      </w:pPr>
      <w:r w:rsidRPr="00B85A6B">
        <w:t>The driver enters the NFC Key Association screen for a selected personality profile.</w:t>
      </w:r>
    </w:p>
    <w:p w14:paraId="780BB16A" w14:textId="77777777" w:rsidR="00B85A6B" w:rsidRDefault="00C73931" w:rsidP="00B24F25">
      <w:pPr>
        <w:ind w:left="720"/>
      </w:pPr>
    </w:p>
    <w:p w14:paraId="73A21FD3" w14:textId="77777777" w:rsidR="00406F39" w:rsidRPr="00760C18" w:rsidRDefault="00980C5F" w:rsidP="00AC15C4">
      <w:pPr>
        <w:pStyle w:val="BoldText"/>
        <w:ind w:left="720"/>
      </w:pPr>
      <w:r w:rsidRPr="00760C18">
        <w:t>Post-Condition</w:t>
      </w:r>
    </w:p>
    <w:p w14:paraId="2DABC648" w14:textId="77777777" w:rsidR="002A590F" w:rsidRDefault="00980C5F" w:rsidP="002A590F">
      <w:pPr>
        <w:ind w:firstLine="720"/>
      </w:pPr>
      <w:r>
        <w:t>The associated NFC keys are displayed.</w:t>
      </w:r>
    </w:p>
    <w:p w14:paraId="31E28FE6" w14:textId="77777777" w:rsidR="008C686B" w:rsidRDefault="00C73931" w:rsidP="00500605"/>
    <w:p w14:paraId="5BB738EE" w14:textId="77777777" w:rsidR="00406F39" w:rsidRPr="00760C18" w:rsidRDefault="00980C5F" w:rsidP="00D006E5">
      <w:pPr>
        <w:pStyle w:val="BoldText"/>
      </w:pPr>
      <w:r w:rsidRPr="00760C18">
        <w:t>Sequence Diagram</w:t>
      </w:r>
    </w:p>
    <w:p w14:paraId="1F0FDC27" w14:textId="77777777" w:rsidR="00500605" w:rsidRPr="00D12524" w:rsidRDefault="00980C5F" w:rsidP="00AC15C4">
      <w:pPr>
        <w:jc w:val="center"/>
      </w:pPr>
      <w:r w:rsidRPr="001512A4">
        <w:rPr>
          <w:noProof/>
        </w:rPr>
        <w:drawing>
          <wp:inline distT="0" distB="0" distL="0" distR="0" wp14:anchorId="474AF70B" wp14:editId="21F44554">
            <wp:extent cx="5943600" cy="5556250"/>
            <wp:effectExtent l="0" t="0" r="0" b="6350"/>
            <wp:docPr id="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3E7D87E7" w14:textId="77777777" w:rsidR="008B19BF" w:rsidRDefault="00980C5F">
      <w:pPr>
        <w:spacing w:after="200" w:line="276" w:lineRule="auto"/>
      </w:pPr>
      <w:r>
        <w:br w:type="page"/>
      </w:r>
    </w:p>
    <w:p w14:paraId="70D38A8C" w14:textId="77777777" w:rsidR="00500605" w:rsidRDefault="00C73931" w:rsidP="00500605"/>
    <w:p w14:paraId="7E7710B2" w14:textId="77777777" w:rsidR="00406F39" w:rsidRDefault="00980C5F" w:rsidP="00AC15C4">
      <w:pPr>
        <w:pStyle w:val="Heading2"/>
      </w:pPr>
      <w:bookmarkStart w:id="695" w:name="_Toc78592616"/>
      <w:r w:rsidRPr="00B9479B">
        <w:t>ENMEM-FUN-REQ-195573/C-EnhancedMemoryInterfaceClient HMI Requirements - APIM</w:t>
      </w:r>
      <w:bookmarkEnd w:id="695"/>
    </w:p>
    <w:p w14:paraId="38C875F9"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DC54F1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D62AE4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2843BF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578B353" w14:textId="77777777" w:rsidR="00D90FFA" w:rsidRPr="00AC15C4" w:rsidRDefault="00C73931" w:rsidP="0081629B">
            <w:pPr>
              <w:rPr>
                <w:vanish/>
                <w:color w:val="000000" w:themeColor="text1"/>
              </w:rPr>
            </w:pPr>
          </w:p>
        </w:tc>
      </w:tr>
    </w:tbl>
    <w:p w14:paraId="45FC3649" w14:textId="77777777" w:rsidR="00406F39" w:rsidRDefault="00980C5F" w:rsidP="00AC15C4">
      <w:pPr>
        <w:pStyle w:val="Heading3"/>
      </w:pPr>
      <w:bookmarkStart w:id="696" w:name="_Toc78592617"/>
      <w:r>
        <w:t>Requirements</w:t>
      </w:r>
      <w:bookmarkEnd w:id="696"/>
    </w:p>
    <w:p w14:paraId="77BB6F06" w14:textId="77777777" w:rsidR="00AC15C4" w:rsidRPr="00AC15C4" w:rsidRDefault="00AC15C4" w:rsidP="00AC15C4">
      <w:pPr>
        <w:pStyle w:val="Heading4"/>
        <w:rPr>
          <w:b w:val="0"/>
          <w:u w:val="single"/>
        </w:rPr>
      </w:pPr>
      <w:r w:rsidRPr="00AC15C4">
        <w:rPr>
          <w:b w:val="0"/>
          <w:u w:val="single"/>
        </w:rPr>
        <w:t>ENMEM-HMI-REQ-195574/C-HMI Timeout for Overall Keyfob/Phone/NFC Key Pairing Process</w:t>
      </w:r>
    </w:p>
    <w:p w14:paraId="6C9F3795" w14:textId="77777777" w:rsidR="008047B6" w:rsidRDefault="00980C5F" w:rsidP="008047B6">
      <w:r>
        <w:t xml:space="preserve">On the HMI screen flows when the user starts the keyfob, phone or NFC key pairing process to a particular profile, the HMI shall timeout and exit the process after </w:t>
      </w:r>
      <w:proofErr w:type="spellStart"/>
      <w:r>
        <w:t>T_FobAssocTotal</w:t>
      </w:r>
      <w:proofErr w:type="spellEnd"/>
      <w:r>
        <w:t>.</w:t>
      </w:r>
    </w:p>
    <w:p w14:paraId="33243974" w14:textId="77777777" w:rsidR="008047B6" w:rsidRDefault="00C73931" w:rsidP="008047B6"/>
    <w:p w14:paraId="0FBCE764" w14:textId="77777777" w:rsidR="00E36D93" w:rsidRPr="008047B6" w:rsidRDefault="00980C5F" w:rsidP="008047B6">
      <w:r>
        <w:t xml:space="preserve">When the HMI screen flow is exited, the </w:t>
      </w:r>
      <w:proofErr w:type="spellStart"/>
      <w:r>
        <w:t>EnhancedMemoryIntefaceClient</w:t>
      </w:r>
      <w:proofErr w:type="spellEnd"/>
      <w:r>
        <w:t xml:space="preserve"> shall send either </w:t>
      </w:r>
      <w:proofErr w:type="spellStart"/>
      <w:r>
        <w:t>EnMemProfilePairing_</w:t>
      </w:r>
      <w:proofErr w:type="gramStart"/>
      <w:r>
        <w:t>Rq</w:t>
      </w:r>
      <w:proofErr w:type="spellEnd"/>
      <w:r>
        <w:t>(</w:t>
      </w:r>
      <w:proofErr w:type="gramEnd"/>
      <w:r>
        <w:t xml:space="preserve">KeyPairing = </w:t>
      </w:r>
      <w:proofErr w:type="spellStart"/>
      <w:r>
        <w:t>ExitKeyPairing</w:t>
      </w:r>
      <w:proofErr w:type="spellEnd"/>
      <w:r>
        <w:t xml:space="preserve">) (if in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xml:space="preserve">) (if in NFC </w:t>
      </w:r>
      <w:r w:rsidRPr="00167F19">
        <w:rPr>
          <w:bCs/>
        </w:rPr>
        <w:t>Key</w:t>
      </w:r>
      <w:r>
        <w:t xml:space="preserve"> Pairing process) to the EnhancedMemoryProfileServer.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E271EF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D05AF68"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2FE596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DDAEE8C" w14:textId="77777777" w:rsidR="00D90FFA" w:rsidRPr="00AC15C4" w:rsidRDefault="00C73931" w:rsidP="0081629B">
            <w:pPr>
              <w:rPr>
                <w:vanish/>
                <w:color w:val="000000" w:themeColor="text1"/>
              </w:rPr>
            </w:pPr>
          </w:p>
        </w:tc>
      </w:tr>
    </w:tbl>
    <w:p w14:paraId="02B7ED6E" w14:textId="77777777" w:rsidR="007917DC" w:rsidRDefault="00980C5F" w:rsidP="00AC15C4">
      <w:pPr>
        <w:pStyle w:val="Heading4"/>
      </w:pPr>
      <w:r w:rsidRPr="00B9479B">
        <w:t>ENMEM-TMR-REQ-194098/D-</w:t>
      </w:r>
      <w:proofErr w:type="spellStart"/>
      <w:r w:rsidRPr="00B9479B">
        <w:t>T_FobAssocTotal</w:t>
      </w:r>
      <w:proofErr w:type="spellEnd"/>
    </w:p>
    <w:p w14:paraId="651C4CDB"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26DBC556"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09BD5AB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404E9B5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2AB1A0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9132158"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DF2DE6D"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94BAA9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0A575EAB"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82E385A"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T_FobAssocTotal</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0034B2CF" w14:textId="77777777" w:rsidR="00AF6D71" w:rsidRDefault="00980C5F" w:rsidP="00B108D0">
            <w:pPr>
              <w:rPr>
                <w:rFonts w:eastAsiaTheme="minorHAnsi" w:cs="Arial"/>
                <w:color w:val="000000"/>
              </w:rPr>
            </w:pPr>
            <w:r w:rsidRPr="007E6D2D">
              <w:rPr>
                <w:rFonts w:eastAsiaTheme="minorHAnsi" w:cs="Arial"/>
                <w:color w:val="000000"/>
              </w:rPr>
              <w:t>Maximum time the EnhancedMemoryInterfaceClient shall allow user to assign a Keyfob, Phone or NFC Key to a Driver Profile for all attempts.</w:t>
            </w:r>
          </w:p>
          <w:p w14:paraId="00BC6813" w14:textId="77777777" w:rsidR="007E6D2D" w:rsidRDefault="00C73931" w:rsidP="00B108D0">
            <w:pPr>
              <w:rPr>
                <w:rFonts w:eastAsiaTheme="minorHAnsi" w:cs="Arial"/>
                <w:color w:val="000000"/>
              </w:rPr>
            </w:pPr>
          </w:p>
          <w:p w14:paraId="56F14F35" w14:textId="77777777" w:rsidR="00AF6D71" w:rsidRPr="00B108D0" w:rsidRDefault="00980C5F" w:rsidP="00B108D0">
            <w:r>
              <w:rPr>
                <w:rFonts w:eastAsiaTheme="minorHAnsi" w:cs="Arial"/>
                <w:color w:val="000000"/>
              </w:rPr>
              <w:t>Note: use the default value</w:t>
            </w:r>
          </w:p>
          <w:p w14:paraId="02789636"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7274844" w14:textId="77777777" w:rsidR="007917DC" w:rsidRDefault="00980C5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90C50D0" w14:textId="77777777" w:rsidR="007917DC" w:rsidRDefault="00980C5F">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188532ED" w14:textId="77777777" w:rsidR="007917DC" w:rsidRDefault="00980C5F">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48FF6F23" w14:textId="77777777" w:rsidR="007917DC" w:rsidRDefault="00980C5F">
            <w:pPr>
              <w:spacing w:line="276" w:lineRule="auto"/>
              <w:jc w:val="center"/>
              <w:rPr>
                <w:rFonts w:ascii="Univers" w:eastAsia="Times New Roman" w:hAnsi="Univers" w:cs="Arial"/>
                <w:sz w:val="14"/>
                <w:szCs w:val="14"/>
              </w:rPr>
            </w:pPr>
            <w:r>
              <w:rPr>
                <w:rFonts w:cs="Arial"/>
                <w:sz w:val="14"/>
                <w:szCs w:val="14"/>
              </w:rPr>
              <w:t>300</w:t>
            </w:r>
          </w:p>
        </w:tc>
      </w:tr>
    </w:tbl>
    <w:p w14:paraId="54D78E80" w14:textId="77777777" w:rsidR="005A201A" w:rsidRPr="00B01CDD" w:rsidRDefault="00C73931" w:rsidP="00B01CDD">
      <w:pPr>
        <w:rPr>
          <w:sz w:val="14"/>
          <w:szCs w:val="14"/>
        </w:rPr>
      </w:pPr>
    </w:p>
    <w:p w14:paraId="6C82B02B" w14:textId="77777777" w:rsidR="00AC15C4" w:rsidRPr="00AC15C4" w:rsidRDefault="00AC15C4" w:rsidP="00AC15C4">
      <w:pPr>
        <w:pStyle w:val="Heading4"/>
        <w:rPr>
          <w:b w:val="0"/>
          <w:u w:val="single"/>
        </w:rPr>
      </w:pPr>
      <w:r w:rsidRPr="00AC15C4">
        <w:rPr>
          <w:b w:val="0"/>
          <w:u w:val="single"/>
        </w:rPr>
        <w:t>ENMEM-HMI-REQ-195576/C-HMI Timeout for One Keyfob/Phone/NFC Key Pairing Attempt</w:t>
      </w:r>
    </w:p>
    <w:p w14:paraId="6CAD627F" w14:textId="77777777" w:rsidR="00B12F83" w:rsidRDefault="00980C5F" w:rsidP="00B12F83">
      <w:r>
        <w:t xml:space="preserve">On the HMI screen flows when the user starts the keyfob, phone or NFC key pairing process to a particular profile, the HMI shall timeout and offer a retry after </w:t>
      </w:r>
      <w:proofErr w:type="spellStart"/>
      <w:r>
        <w:t>T_FobAssocOneTime</w:t>
      </w:r>
      <w:proofErr w:type="spellEnd"/>
      <w:r>
        <w:t>.</w:t>
      </w:r>
    </w:p>
    <w:p w14:paraId="52A88C29" w14:textId="77777777" w:rsidR="00B12F83" w:rsidRDefault="00C73931" w:rsidP="00B12F83"/>
    <w:p w14:paraId="2715DBA2" w14:textId="77777777" w:rsidR="00B12F83" w:rsidRDefault="00980C5F" w:rsidP="00B12F83">
      <w:r>
        <w:t xml:space="preserve">When the HMI screen flow is entered for the keyfob pairing process, the EnhancedMemoryInterfaceClient shall send </w:t>
      </w:r>
      <w:proofErr w:type="spellStart"/>
      <w:r>
        <w:t>EnMemProfilePairing_</w:t>
      </w:r>
      <w:proofErr w:type="gramStart"/>
      <w:r>
        <w:t>Rq</w:t>
      </w:r>
      <w:proofErr w:type="spellEnd"/>
      <w:r>
        <w:t>(</w:t>
      </w:r>
      <w:proofErr w:type="gramEnd"/>
      <w:r>
        <w:t xml:space="preserve">KeyPairing = </w:t>
      </w:r>
      <w:proofErr w:type="spellStart"/>
      <w:r>
        <w:t>EnterKeyPairing</w:t>
      </w:r>
      <w:proofErr w:type="spellEnd"/>
      <w:r>
        <w:t xml:space="preserve">) to the EnhancedMemoryProfileServer. </w:t>
      </w:r>
    </w:p>
    <w:p w14:paraId="0C97AE6C" w14:textId="77777777" w:rsidR="00B12F83" w:rsidRDefault="00C73931" w:rsidP="00B12F83"/>
    <w:p w14:paraId="320B0D2C" w14:textId="77777777" w:rsidR="00B12F83" w:rsidRDefault="00980C5F" w:rsidP="00B12F83">
      <w:r>
        <w:t xml:space="preserve">When the HMI screen flow is entered for the phone pairing process, the EnhancedMemoryInterfaceClient shall send </w:t>
      </w:r>
      <w:proofErr w:type="spellStart"/>
      <w:r>
        <w:t>EnMemProfilePairing_</w:t>
      </w:r>
      <w:proofErr w:type="gramStart"/>
      <w:r>
        <w:t>Rq</w:t>
      </w:r>
      <w:proofErr w:type="spellEnd"/>
      <w:r>
        <w:t>(</w:t>
      </w:r>
      <w:proofErr w:type="gramEnd"/>
      <w:r>
        <w:t xml:space="preserve">KeyPairing = </w:t>
      </w:r>
      <w:proofErr w:type="spellStart"/>
      <w:r>
        <w:t>EnterPhonePairing</w:t>
      </w:r>
      <w:proofErr w:type="spellEnd"/>
      <w:r>
        <w:t xml:space="preserve">) to the EnhancedMemoryProfileServer. </w:t>
      </w:r>
    </w:p>
    <w:p w14:paraId="6D0523B4" w14:textId="77777777" w:rsidR="00B12F83" w:rsidRDefault="00C73931" w:rsidP="00B12F83"/>
    <w:p w14:paraId="79379E9B" w14:textId="77777777" w:rsidR="00B12F83" w:rsidRDefault="00980C5F" w:rsidP="00B12F83">
      <w:r>
        <w:t xml:space="preserve">When the HMI screen flow is entered for the NFC key pairing process, the EnhancedMemoryInterfaceClient shall send </w:t>
      </w:r>
      <w:proofErr w:type="spellStart"/>
      <w:r>
        <w:t>EnMemProfilePairing_</w:t>
      </w:r>
      <w:proofErr w:type="gramStart"/>
      <w:r>
        <w:t>Rq</w:t>
      </w:r>
      <w:proofErr w:type="spellEnd"/>
      <w:r>
        <w:t>(</w:t>
      </w:r>
      <w:proofErr w:type="spellStart"/>
      <w:proofErr w:type="gramEnd"/>
      <w:r>
        <w:t>NFCKeyPairing</w:t>
      </w:r>
      <w:proofErr w:type="spellEnd"/>
      <w:r>
        <w:t xml:space="preserve"> = </w:t>
      </w:r>
      <w:proofErr w:type="spellStart"/>
      <w:r>
        <w:t>EnterKeyPairing</w:t>
      </w:r>
      <w:proofErr w:type="spellEnd"/>
      <w:r>
        <w:t xml:space="preserve">) to the EnhancedMemoryProfileServer. </w:t>
      </w:r>
    </w:p>
    <w:p w14:paraId="65CCA800" w14:textId="77777777" w:rsidR="00B12F83" w:rsidRDefault="00C73931" w:rsidP="00B12F83"/>
    <w:p w14:paraId="77560667" w14:textId="77777777" w:rsidR="00500605" w:rsidRPr="00B12F83" w:rsidRDefault="00980C5F" w:rsidP="00B12F83">
      <w:r>
        <w:t xml:space="preserve">When the timer expires and the HMI screen flow is exited the </w:t>
      </w:r>
      <w:proofErr w:type="spellStart"/>
      <w:r>
        <w:t>EnhancedMemoryIntefaceClient</w:t>
      </w:r>
      <w:proofErr w:type="spellEnd"/>
      <w:r>
        <w:t xml:space="preserve"> shall send either </w:t>
      </w:r>
      <w:proofErr w:type="spellStart"/>
      <w:r>
        <w:t>EnMemProfilePairing_</w:t>
      </w:r>
      <w:proofErr w:type="gramStart"/>
      <w:r>
        <w:t>Rq</w:t>
      </w:r>
      <w:proofErr w:type="spellEnd"/>
      <w:r>
        <w:t>(</w:t>
      </w:r>
      <w:proofErr w:type="gramEnd"/>
      <w:r>
        <w:t xml:space="preserve">KeyPairing = </w:t>
      </w:r>
      <w:proofErr w:type="spellStart"/>
      <w:r>
        <w:t>ExitKeyPairing</w:t>
      </w:r>
      <w:proofErr w:type="spellEnd"/>
      <w:r>
        <w:t xml:space="preserve">) (if in Keyfob or Phone Pairing process) or </w:t>
      </w:r>
      <w:proofErr w:type="spellStart"/>
      <w:r>
        <w:t>EnMemProfilePairing_Rq</w:t>
      </w:r>
      <w:proofErr w:type="spellEnd"/>
      <w:r>
        <w:t>(</w:t>
      </w:r>
      <w:proofErr w:type="spellStart"/>
      <w:r>
        <w:t>NFCKeyPairing</w:t>
      </w:r>
      <w:proofErr w:type="spellEnd"/>
      <w:r>
        <w:t xml:space="preserve"> = </w:t>
      </w:r>
      <w:proofErr w:type="spellStart"/>
      <w:r>
        <w:t>ExitKeyPairing</w:t>
      </w:r>
      <w:proofErr w:type="spellEnd"/>
      <w:r>
        <w:t>) (if in NFC Key Pairing process) to the EnhancedMemoryProfileServer.</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8A1747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A4087AB"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8D6901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4FE3F7E" w14:textId="77777777" w:rsidR="00D90FFA" w:rsidRPr="00AC15C4" w:rsidRDefault="00C73931" w:rsidP="0081629B">
            <w:pPr>
              <w:rPr>
                <w:vanish/>
                <w:color w:val="000000" w:themeColor="text1"/>
              </w:rPr>
            </w:pPr>
          </w:p>
        </w:tc>
      </w:tr>
    </w:tbl>
    <w:p w14:paraId="0A6217CD" w14:textId="77777777" w:rsidR="007917DC" w:rsidRDefault="00980C5F" w:rsidP="00AC15C4">
      <w:pPr>
        <w:pStyle w:val="Heading4"/>
      </w:pPr>
      <w:r w:rsidRPr="00B9479B">
        <w:t>ENMEM-TMR-REQ-194099/D-</w:t>
      </w:r>
      <w:proofErr w:type="spellStart"/>
      <w:r w:rsidRPr="00B9479B">
        <w:t>T_FobAssocOneTime</w:t>
      </w:r>
      <w:proofErr w:type="spellEnd"/>
    </w:p>
    <w:p w14:paraId="7037C05A"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CD190E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25DB3555"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599C270"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6C5243E"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40C4B64"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6B5389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149871F"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01B92703"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EB16D59"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T_FobAssocOneTime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37BCD16A" w14:textId="77777777" w:rsidR="00F8538A" w:rsidRDefault="00980C5F" w:rsidP="00F8538A">
            <w:pPr>
              <w:rPr>
                <w:rFonts w:eastAsiaTheme="minorHAnsi" w:cs="Arial"/>
                <w:color w:val="000000"/>
              </w:rPr>
            </w:pPr>
            <w:r w:rsidRPr="00314D5C">
              <w:rPr>
                <w:rFonts w:eastAsiaTheme="minorHAnsi" w:cs="Arial"/>
                <w:color w:val="000000"/>
              </w:rPr>
              <w:t>Maximum time the EnhancedMemoryInterfaceClient shall allow user to assign a Keyfob, Phone or NFC Key to a Driver Profile within one attempt.</w:t>
            </w:r>
          </w:p>
          <w:p w14:paraId="61BAA06E" w14:textId="77777777" w:rsidR="00314D5C" w:rsidRDefault="00C73931" w:rsidP="00F8538A">
            <w:pPr>
              <w:rPr>
                <w:rFonts w:eastAsiaTheme="minorHAnsi" w:cs="Arial"/>
                <w:color w:val="000000"/>
              </w:rPr>
            </w:pPr>
          </w:p>
          <w:p w14:paraId="4FA97C65" w14:textId="77777777" w:rsidR="00F8538A" w:rsidRPr="00FE387B" w:rsidRDefault="00980C5F" w:rsidP="00FE387B">
            <w:r>
              <w:rPr>
                <w:rFonts w:eastAsiaTheme="minorHAnsi" w:cs="Arial"/>
                <w:color w:val="000000"/>
              </w:rPr>
              <w:t>Note: use the default value</w:t>
            </w:r>
          </w:p>
          <w:p w14:paraId="3415FFC4"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B01CA35" w14:textId="77777777" w:rsidR="007917DC" w:rsidRDefault="00980C5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1EB74273" w14:textId="77777777" w:rsidR="007917DC" w:rsidRDefault="00980C5F">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777CFE88"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13D8F8F" w14:textId="77777777" w:rsidR="007917DC" w:rsidRDefault="00980C5F">
            <w:pPr>
              <w:spacing w:line="276" w:lineRule="auto"/>
              <w:jc w:val="center"/>
              <w:rPr>
                <w:rFonts w:ascii="Univers" w:eastAsia="Times New Roman" w:hAnsi="Univers" w:cs="Arial"/>
                <w:sz w:val="14"/>
                <w:szCs w:val="14"/>
              </w:rPr>
            </w:pPr>
            <w:r>
              <w:rPr>
                <w:rFonts w:cs="Arial"/>
                <w:sz w:val="14"/>
                <w:szCs w:val="14"/>
              </w:rPr>
              <w:t>15</w:t>
            </w:r>
          </w:p>
        </w:tc>
      </w:tr>
    </w:tbl>
    <w:p w14:paraId="371A4B33" w14:textId="77777777" w:rsidR="005A201A" w:rsidRPr="00B01CDD" w:rsidRDefault="00C73931" w:rsidP="00B01CDD">
      <w:pPr>
        <w:rPr>
          <w:sz w:val="14"/>
          <w:szCs w:val="14"/>
        </w:rPr>
      </w:pPr>
    </w:p>
    <w:p w14:paraId="06C3A459" w14:textId="77777777" w:rsidR="00AC15C4" w:rsidRPr="00AC15C4" w:rsidRDefault="00AC15C4" w:rsidP="00AC15C4">
      <w:pPr>
        <w:pStyle w:val="Heading4"/>
        <w:rPr>
          <w:b w:val="0"/>
          <w:u w:val="single"/>
        </w:rPr>
      </w:pPr>
      <w:r w:rsidRPr="00AC15C4">
        <w:rPr>
          <w:b w:val="0"/>
          <w:u w:val="single"/>
        </w:rPr>
        <w:t>ENMEM-HMI-REQ-195575/C-Number of Retries on HMI for Keyfob/Phone/NFC Key Pairing</w:t>
      </w:r>
    </w:p>
    <w:p w14:paraId="1A849305" w14:textId="77777777" w:rsidR="00753C11" w:rsidRPr="00EE3613" w:rsidRDefault="00980C5F" w:rsidP="00EE3613">
      <w:r>
        <w:t xml:space="preserve">On the HMI screen flows, when the user fails to associate a Memory Seat button, keyfob, phone or NFC key to a Driver Profile and the screen flow timeout occurs, the HMI shall offer the user a retry. The number of retries offered is defined by </w:t>
      </w:r>
      <w:proofErr w:type="spellStart"/>
      <w:r>
        <w:t>N_NumberOfRetries</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14BB72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B08F27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101286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0BDEB85" w14:textId="77777777" w:rsidR="00D90FFA" w:rsidRPr="00AC15C4" w:rsidRDefault="00C73931" w:rsidP="0081629B">
            <w:pPr>
              <w:rPr>
                <w:vanish/>
                <w:color w:val="000000" w:themeColor="text1"/>
              </w:rPr>
            </w:pPr>
          </w:p>
        </w:tc>
      </w:tr>
    </w:tbl>
    <w:p w14:paraId="5478D901" w14:textId="77777777" w:rsidR="00AC15C4" w:rsidRPr="00AC15C4" w:rsidRDefault="00AC15C4" w:rsidP="00AC15C4">
      <w:pPr>
        <w:pStyle w:val="Heading4"/>
        <w:rPr>
          <w:b w:val="0"/>
          <w:u w:val="single"/>
        </w:rPr>
      </w:pPr>
      <w:r w:rsidRPr="00AC15C4">
        <w:rPr>
          <w:b w:val="0"/>
          <w:u w:val="single"/>
        </w:rPr>
        <w:lastRenderedPageBreak/>
        <w:t>ENMEM-REQ-179346/C-</w:t>
      </w:r>
      <w:proofErr w:type="spellStart"/>
      <w:r w:rsidRPr="00AC15C4">
        <w:rPr>
          <w:b w:val="0"/>
          <w:u w:val="single"/>
        </w:rPr>
        <w:t>N_NumberOfRetries</w:t>
      </w:r>
      <w:proofErr w:type="spellEnd"/>
    </w:p>
    <w:p w14:paraId="3B29DB7F" w14:textId="77777777" w:rsidR="00AE06BC" w:rsidRPr="00AE06BC" w:rsidRDefault="00C73931" w:rsidP="00AE06BC"/>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DF7BCA" w14:paraId="1A94DE1B" w14:textId="77777777" w:rsidTr="00DF7BCA">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4FD672B3" w14:textId="77777777" w:rsidR="00DF7BCA" w:rsidRDefault="00980C5F">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70FB1584" w14:textId="77777777" w:rsidR="00DF7BCA" w:rsidRDefault="00980C5F">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6B7556A5" w14:textId="77777777" w:rsidR="00DF7BCA" w:rsidRDefault="00980C5F">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0F89F526" w14:textId="77777777" w:rsidR="00DF7BCA" w:rsidRDefault="00980C5F">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3A8E7A5D" w14:textId="77777777" w:rsidR="00DF7BCA" w:rsidRDefault="00980C5F">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06F9072C" w14:textId="77777777" w:rsidR="00DF7BCA" w:rsidRDefault="00980C5F">
            <w:pPr>
              <w:spacing w:line="276" w:lineRule="auto"/>
              <w:jc w:val="center"/>
              <w:rPr>
                <w:rFonts w:cs="Arial"/>
                <w:b/>
                <w:sz w:val="14"/>
                <w:szCs w:val="14"/>
              </w:rPr>
            </w:pPr>
            <w:r>
              <w:rPr>
                <w:rFonts w:cs="Arial"/>
                <w:b/>
                <w:sz w:val="14"/>
                <w:szCs w:val="14"/>
              </w:rPr>
              <w:t>Default</w:t>
            </w:r>
          </w:p>
        </w:tc>
      </w:tr>
      <w:tr w:rsidR="00DF7BCA" w14:paraId="274694DD" w14:textId="77777777" w:rsidTr="00DF7BCA">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5C197159" w14:textId="77777777" w:rsidR="00DF7BCA" w:rsidRDefault="00980C5F">
            <w:pPr>
              <w:spacing w:line="276" w:lineRule="auto"/>
              <w:rPr>
                <w:rFonts w:cs="Arial"/>
                <w:sz w:val="16"/>
                <w:szCs w:val="16"/>
              </w:rPr>
            </w:pPr>
            <w:proofErr w:type="spellStart"/>
            <w:r>
              <w:rPr>
                <w:sz w:val="16"/>
                <w:szCs w:val="16"/>
              </w:rPr>
              <w:t>N_NumberOfRetries</w:t>
            </w:r>
            <w:proofErr w:type="spellEnd"/>
          </w:p>
        </w:tc>
        <w:tc>
          <w:tcPr>
            <w:tcW w:w="5176" w:type="dxa"/>
            <w:tcBorders>
              <w:top w:val="single" w:sz="4" w:space="0" w:color="auto"/>
              <w:left w:val="single" w:sz="4" w:space="0" w:color="auto"/>
              <w:bottom w:val="single" w:sz="4" w:space="0" w:color="auto"/>
              <w:right w:val="single" w:sz="4" w:space="0" w:color="auto"/>
            </w:tcBorders>
            <w:hideMark/>
          </w:tcPr>
          <w:p w14:paraId="571E3E5E" w14:textId="77777777" w:rsidR="00DF7BCA" w:rsidRDefault="00980C5F" w:rsidP="005B7D35">
            <w:pPr>
              <w:spacing w:line="276" w:lineRule="auto"/>
            </w:pPr>
            <w:proofErr w:type="spellStart"/>
            <w:r>
              <w:rPr>
                <w:rFonts w:cs="Arial"/>
              </w:rPr>
              <w:t>N_NumberOfRetries</w:t>
            </w:r>
            <w:proofErr w:type="spellEnd"/>
            <w:r>
              <w:rPr>
                <w:rFonts w:cs="Arial"/>
              </w:rPr>
              <w:t xml:space="preserve"> is the number of retries offered to the user to associate </w:t>
            </w:r>
            <w:r>
              <w:t>a Memory Seat button, keyfob, phone or NFC key to a Driver Profile before the association process is declared unsuccessful and terminated</w:t>
            </w:r>
          </w:p>
          <w:p w14:paraId="3E4B9096" w14:textId="77777777" w:rsidR="00F94577" w:rsidRDefault="00C73931" w:rsidP="005B7D35">
            <w:pPr>
              <w:spacing w:line="276" w:lineRule="auto"/>
            </w:pPr>
          </w:p>
          <w:p w14:paraId="73F6AEAB" w14:textId="77777777" w:rsidR="00F94577" w:rsidRDefault="00980C5F" w:rsidP="005B7D35">
            <w:pPr>
              <w:spacing w:line="276" w:lineRule="auto"/>
            </w:pPr>
            <w:r>
              <w:t>Note: Use default value</w:t>
            </w:r>
          </w:p>
        </w:tc>
        <w:tc>
          <w:tcPr>
            <w:tcW w:w="684" w:type="dxa"/>
            <w:tcBorders>
              <w:top w:val="single" w:sz="4" w:space="0" w:color="auto"/>
              <w:left w:val="single" w:sz="4" w:space="0" w:color="auto"/>
              <w:bottom w:val="single" w:sz="4" w:space="0" w:color="auto"/>
              <w:right w:val="single" w:sz="4" w:space="0" w:color="auto"/>
            </w:tcBorders>
            <w:hideMark/>
          </w:tcPr>
          <w:p w14:paraId="5997D0B4" w14:textId="77777777" w:rsidR="00DF7BCA" w:rsidRDefault="00C73931">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302E6986" w14:textId="77777777" w:rsidR="00DF7BCA" w:rsidRDefault="00980C5F">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7F93153D" w14:textId="77777777" w:rsidR="00DF7BCA" w:rsidRDefault="00980C5F">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48A2C403" w14:textId="77777777" w:rsidR="00DF7BCA" w:rsidRDefault="00980C5F">
            <w:pPr>
              <w:spacing w:line="276" w:lineRule="auto"/>
              <w:jc w:val="center"/>
              <w:rPr>
                <w:rFonts w:cs="Arial"/>
                <w:sz w:val="14"/>
                <w:szCs w:val="14"/>
              </w:rPr>
            </w:pPr>
            <w:r>
              <w:rPr>
                <w:rFonts w:cs="Arial"/>
                <w:sz w:val="14"/>
                <w:szCs w:val="14"/>
              </w:rPr>
              <w:t>3</w:t>
            </w:r>
          </w:p>
        </w:tc>
      </w:tr>
    </w:tbl>
    <w:p w14:paraId="59C999BB" w14:textId="77777777" w:rsidR="00500605" w:rsidRDefault="00C73931"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8BD063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61B84A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4A559E7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6A31B27" w14:textId="77777777" w:rsidR="00D90FFA" w:rsidRPr="00AC15C4" w:rsidRDefault="00C73931" w:rsidP="0081629B">
            <w:pPr>
              <w:rPr>
                <w:vanish/>
                <w:color w:val="000000" w:themeColor="text1"/>
              </w:rPr>
            </w:pPr>
          </w:p>
        </w:tc>
      </w:tr>
    </w:tbl>
    <w:p w14:paraId="51ACA893" w14:textId="77777777" w:rsidR="00AC15C4" w:rsidRPr="00AC15C4" w:rsidRDefault="00AC15C4" w:rsidP="00AC15C4">
      <w:pPr>
        <w:pStyle w:val="Heading4"/>
        <w:rPr>
          <w:b w:val="0"/>
          <w:u w:val="single"/>
        </w:rPr>
      </w:pPr>
      <w:r w:rsidRPr="00AC15C4">
        <w:rPr>
          <w:b w:val="0"/>
          <w:u w:val="single"/>
        </w:rPr>
        <w:t>ENMEM-HMI-REQ-197344/B-HMI Timeout for One Button Pairing Attempt</w:t>
      </w:r>
    </w:p>
    <w:p w14:paraId="67CBE079" w14:textId="77777777" w:rsidR="00F573F8" w:rsidRDefault="00980C5F" w:rsidP="00F573F8">
      <w:r>
        <w:t>The following shall apply when EnhancedMemoryInterfaceClient is configured for “EnhancedMemoryPositionClient = Present”:</w:t>
      </w:r>
    </w:p>
    <w:p w14:paraId="136F7054" w14:textId="77777777" w:rsidR="005339CE" w:rsidRDefault="00980C5F" w:rsidP="00500605">
      <w:r w:rsidRPr="005339CE">
        <w:t xml:space="preserve">On the HMI screen flows when the user starts the </w:t>
      </w:r>
      <w:r>
        <w:t xml:space="preserve">button </w:t>
      </w:r>
      <w:r w:rsidRPr="005339CE">
        <w:t xml:space="preserve">pairing process </w:t>
      </w:r>
      <w:r>
        <w:t xml:space="preserve">upon </w:t>
      </w:r>
      <w:r w:rsidRPr="005339CE">
        <w:t>profile</w:t>
      </w:r>
      <w:r>
        <w:t xml:space="preserve"> creation</w:t>
      </w:r>
      <w:r w:rsidRPr="005339CE">
        <w:t xml:space="preserve">, the HMI shall timeout and </w:t>
      </w:r>
      <w:r>
        <w:t xml:space="preserve">offer a retry </w:t>
      </w:r>
      <w:r w:rsidRPr="005339CE">
        <w:t xml:space="preserve">after </w:t>
      </w:r>
      <w:proofErr w:type="spellStart"/>
      <w:r w:rsidRPr="005339CE">
        <w:t>T_</w:t>
      </w:r>
      <w:r>
        <w:t>Seat</w:t>
      </w:r>
      <w:r w:rsidRPr="005339CE">
        <w:t>Assoc</w:t>
      </w:r>
      <w:r>
        <w:t>OneTime</w:t>
      </w:r>
      <w:proofErr w:type="spellEnd"/>
      <w:r w:rsidRPr="005339CE">
        <w:t>.</w:t>
      </w:r>
    </w:p>
    <w:p w14:paraId="35350F59" w14:textId="77777777" w:rsidR="005339CE" w:rsidRDefault="00C73931" w:rsidP="00500605"/>
    <w:p w14:paraId="4F9A9216" w14:textId="77777777" w:rsidR="00500605" w:rsidRDefault="00980C5F" w:rsidP="00500605">
      <w:r>
        <w:t xml:space="preserve">When the HMI screen flow is entered for the pairing process, </w:t>
      </w:r>
      <w:r w:rsidRPr="005339CE">
        <w:t>the EnhancedMemoryInte</w:t>
      </w:r>
      <w:r>
        <w:t>r</w:t>
      </w:r>
      <w:r w:rsidRPr="005339CE">
        <w:t xml:space="preserve">faceClient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EnterButton</w:t>
      </w:r>
      <w:r>
        <w:t>Pairing</w:t>
      </w:r>
      <w:proofErr w:type="spellEnd"/>
      <w:r w:rsidRPr="00B8198B">
        <w:t>)</w:t>
      </w:r>
      <w:r w:rsidRPr="005339CE">
        <w:t xml:space="preserve"> to the EnhancedMemoryP</w:t>
      </w:r>
      <w:r>
        <w:t>ositionClient</w:t>
      </w:r>
      <w:r w:rsidRPr="005339CE">
        <w:t>.</w:t>
      </w:r>
      <w:r>
        <w:t xml:space="preserve"> When the timer </w:t>
      </w:r>
      <w:proofErr w:type="gramStart"/>
      <w:r>
        <w:t>expires</w:t>
      </w:r>
      <w:proofErr w:type="gramEnd"/>
      <w:r>
        <w:t xml:space="preserve"> and the HMI screen flow is exited </w:t>
      </w:r>
      <w:r w:rsidRPr="005339CE">
        <w:t>the EnhancedMemoryInte</w:t>
      </w:r>
      <w:r>
        <w:t>r</w:t>
      </w:r>
      <w:r w:rsidRPr="005339CE">
        <w:t xml:space="preserve">faceClient shall send </w:t>
      </w:r>
      <w:proofErr w:type="spellStart"/>
      <w:r w:rsidRPr="00B8198B">
        <w:t>EnMemProfilePairing_Rq</w:t>
      </w:r>
      <w:proofErr w:type="spellEnd"/>
      <w:r w:rsidRPr="00B8198B">
        <w:t xml:space="preserve"> (</w:t>
      </w:r>
      <w:proofErr w:type="spellStart"/>
      <w:r w:rsidRPr="00B8198B">
        <w:t>ButtonPairing</w:t>
      </w:r>
      <w:proofErr w:type="spellEnd"/>
      <w:r w:rsidRPr="00B8198B">
        <w:t xml:space="preserve"> = </w:t>
      </w:r>
      <w:proofErr w:type="spellStart"/>
      <w:r w:rsidRPr="00B8198B">
        <w:t>E</w:t>
      </w:r>
      <w:r>
        <w:t>xit</w:t>
      </w:r>
      <w:r w:rsidRPr="00B8198B">
        <w:t>Button</w:t>
      </w:r>
      <w:r>
        <w:t>Pairing</w:t>
      </w:r>
      <w:proofErr w:type="spellEnd"/>
      <w:r w:rsidRPr="00B8198B">
        <w:t>)</w:t>
      </w:r>
      <w:r w:rsidRPr="005339CE">
        <w:t xml:space="preserve"> to the EnhancedMemoryP</w:t>
      </w:r>
      <w:r>
        <w:t>ositionClient</w:t>
      </w:r>
      <w:r w:rsidRPr="005339CE">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3D3D75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7E33E2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97D495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F95D4E" w14:textId="77777777" w:rsidR="00D90FFA" w:rsidRPr="00AC15C4" w:rsidRDefault="00C73931" w:rsidP="0081629B">
            <w:pPr>
              <w:rPr>
                <w:vanish/>
                <w:color w:val="000000" w:themeColor="text1"/>
              </w:rPr>
            </w:pPr>
          </w:p>
        </w:tc>
      </w:tr>
    </w:tbl>
    <w:p w14:paraId="267427F7" w14:textId="77777777" w:rsidR="007917DC" w:rsidRDefault="00980C5F" w:rsidP="00AC15C4">
      <w:pPr>
        <w:pStyle w:val="Heading4"/>
      </w:pPr>
      <w:r w:rsidRPr="00B9479B">
        <w:t>ENMEM-TMR-REQ-197338/B-</w:t>
      </w:r>
      <w:proofErr w:type="spellStart"/>
      <w:r w:rsidRPr="00B9479B">
        <w:t>T_SeatAssocOneTime</w:t>
      </w:r>
      <w:proofErr w:type="spellEnd"/>
    </w:p>
    <w:p w14:paraId="512DE487" w14:textId="77777777" w:rsidR="0091772B" w:rsidRPr="0091772B" w:rsidRDefault="00C73931"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59E8075E"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8A4F8EA" w14:textId="77777777" w:rsidR="007917DC" w:rsidRDefault="00980C5F">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BEE1C1A"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8B8C4E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3676369"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05D662C" w14:textId="77777777" w:rsidR="007917DC" w:rsidRDefault="00980C5F">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A257437" w14:textId="77777777" w:rsidR="007917DC" w:rsidRDefault="00980C5F">
            <w:pPr>
              <w:spacing w:line="276" w:lineRule="auto"/>
              <w:jc w:val="center"/>
              <w:rPr>
                <w:rFonts w:ascii="Univers" w:eastAsia="Times New Roman" w:hAnsi="Univers" w:cs="Arial"/>
                <w:b/>
                <w:sz w:val="14"/>
                <w:szCs w:val="14"/>
              </w:rPr>
            </w:pPr>
            <w:r>
              <w:rPr>
                <w:rFonts w:cs="Arial"/>
                <w:b/>
                <w:sz w:val="14"/>
                <w:szCs w:val="14"/>
              </w:rPr>
              <w:t>Default</w:t>
            </w:r>
          </w:p>
        </w:tc>
      </w:tr>
      <w:tr w:rsidR="007917DC" w14:paraId="1FF4C9AC"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56F937D" w14:textId="77777777" w:rsidR="007917DC" w:rsidRPr="00DF054A" w:rsidRDefault="00980C5F">
            <w:pPr>
              <w:spacing w:line="276" w:lineRule="auto"/>
              <w:rPr>
                <w:rFonts w:ascii="Univers" w:eastAsia="Times New Roman" w:hAnsi="Univers" w:cs="Arial"/>
                <w:sz w:val="14"/>
                <w:szCs w:val="14"/>
              </w:rPr>
            </w:pPr>
            <w:proofErr w:type="spellStart"/>
            <w:r w:rsidRPr="00DF054A">
              <w:rPr>
                <w:rFonts w:cs="Arial"/>
                <w:sz w:val="14"/>
                <w:szCs w:val="14"/>
              </w:rPr>
              <w:t>T_SeatAssocOneTime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47A034C" w14:textId="77777777" w:rsidR="00500605" w:rsidRDefault="00980C5F" w:rsidP="00FE387B">
            <w:pPr>
              <w:rPr>
                <w:rFonts w:eastAsiaTheme="minorHAnsi" w:cs="Arial"/>
                <w:color w:val="000000"/>
              </w:rPr>
            </w:pPr>
            <w:r>
              <w:rPr>
                <w:rFonts w:eastAsiaTheme="minorHAnsi" w:cs="Arial"/>
                <w:color w:val="000000"/>
              </w:rPr>
              <w:t>Maximum time the EnhancedMemoryInterfaceClient shall allow for the button pairing process.</w:t>
            </w:r>
          </w:p>
          <w:p w14:paraId="27DD28C4" w14:textId="77777777" w:rsidR="00522F47" w:rsidRDefault="00C73931" w:rsidP="00522F47">
            <w:pPr>
              <w:rPr>
                <w:rFonts w:eastAsiaTheme="minorHAnsi" w:cs="Arial"/>
                <w:color w:val="000000"/>
              </w:rPr>
            </w:pPr>
          </w:p>
          <w:p w14:paraId="6A71BCD8" w14:textId="77777777" w:rsidR="00522F47" w:rsidRPr="00FE387B" w:rsidRDefault="00980C5F" w:rsidP="00FE387B">
            <w:r>
              <w:rPr>
                <w:rFonts w:eastAsiaTheme="minorHAnsi" w:cs="Arial"/>
                <w:color w:val="000000"/>
              </w:rPr>
              <w:t>Note: use the default value</w:t>
            </w:r>
          </w:p>
          <w:p w14:paraId="28669BE9" w14:textId="77777777" w:rsidR="007917DC" w:rsidRDefault="00C73931">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37813A3" w14:textId="77777777" w:rsidR="007917DC" w:rsidRDefault="00980C5F">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30960D76" w14:textId="77777777" w:rsidR="007917DC" w:rsidRDefault="00980C5F">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078F3905" w14:textId="77777777" w:rsidR="007917DC" w:rsidRDefault="00980C5F">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1C8B1D6E" w14:textId="77777777" w:rsidR="007917DC" w:rsidRDefault="00980C5F">
            <w:pPr>
              <w:spacing w:line="276" w:lineRule="auto"/>
              <w:jc w:val="center"/>
              <w:rPr>
                <w:rFonts w:ascii="Univers" w:eastAsia="Times New Roman" w:hAnsi="Univers" w:cs="Arial"/>
                <w:sz w:val="14"/>
                <w:szCs w:val="14"/>
              </w:rPr>
            </w:pPr>
            <w:r>
              <w:rPr>
                <w:rFonts w:cs="Arial"/>
                <w:sz w:val="14"/>
                <w:szCs w:val="14"/>
              </w:rPr>
              <w:t>60</w:t>
            </w:r>
          </w:p>
        </w:tc>
      </w:tr>
    </w:tbl>
    <w:p w14:paraId="0CE9949E" w14:textId="77777777" w:rsidR="005A201A" w:rsidRPr="00B01CDD" w:rsidRDefault="00C73931" w:rsidP="00B01CDD">
      <w:pPr>
        <w:rPr>
          <w:sz w:val="14"/>
          <w:szCs w:val="14"/>
        </w:rPr>
      </w:pPr>
    </w:p>
    <w:p w14:paraId="77F72FA9" w14:textId="77777777" w:rsidR="00AC15C4" w:rsidRPr="00AC15C4" w:rsidRDefault="00AC15C4" w:rsidP="00AC15C4">
      <w:pPr>
        <w:pStyle w:val="Heading4"/>
        <w:rPr>
          <w:b w:val="0"/>
          <w:u w:val="single"/>
        </w:rPr>
      </w:pPr>
      <w:r w:rsidRPr="00AC15C4">
        <w:rPr>
          <w:b w:val="0"/>
          <w:u w:val="single"/>
        </w:rPr>
        <w:t>ENMEM-HMI-REQ-099692/B-Driver Profile Sign-In Notification Queue</w:t>
      </w:r>
    </w:p>
    <w:p w14:paraId="60EC646C" w14:textId="77777777" w:rsidR="00500605" w:rsidRDefault="00980C5F" w:rsidP="00500605">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0262D0E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7D5712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9BDB5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3F5827E" w14:textId="77777777" w:rsidR="00D90FFA" w:rsidRPr="00AC15C4" w:rsidRDefault="00C73931" w:rsidP="0081629B">
            <w:pPr>
              <w:rPr>
                <w:vanish/>
                <w:color w:val="000000" w:themeColor="text1"/>
              </w:rPr>
            </w:pPr>
          </w:p>
        </w:tc>
      </w:tr>
    </w:tbl>
    <w:p w14:paraId="22397E1B" w14:textId="77777777" w:rsidR="00AC15C4" w:rsidRPr="00AC15C4" w:rsidRDefault="00AC15C4" w:rsidP="00AC15C4">
      <w:pPr>
        <w:pStyle w:val="Heading4"/>
        <w:rPr>
          <w:b w:val="0"/>
          <w:u w:val="single"/>
        </w:rPr>
      </w:pPr>
      <w:r w:rsidRPr="00AC15C4">
        <w:rPr>
          <w:b w:val="0"/>
          <w:u w:val="single"/>
        </w:rPr>
        <w:t>ENMEM-HMI-REQ-202226/A-Keyfob HMI Indication</w:t>
      </w:r>
    </w:p>
    <w:p w14:paraId="12A796D2" w14:textId="77777777" w:rsidR="00500605" w:rsidRDefault="00980C5F" w:rsidP="00500605">
      <w:r>
        <w:t xml:space="preserve">The EnhancedMemoryInterfaceClient shall monitor PersKeyPairing_St to maintain and display a Keyfob Association Icon for </w:t>
      </w:r>
      <w:proofErr w:type="spellStart"/>
      <w:r>
        <w:t>exsiting</w:t>
      </w:r>
      <w:proofErr w:type="spellEnd"/>
      <w:r>
        <w:t xml:space="preserve"> Driver Profiles: </w:t>
      </w:r>
    </w:p>
    <w:p w14:paraId="4251B4EE" w14:textId="77777777" w:rsidR="007132F7" w:rsidRDefault="00980C5F" w:rsidP="00980C5F">
      <w:pPr>
        <w:numPr>
          <w:ilvl w:val="0"/>
          <w:numId w:val="78"/>
        </w:numPr>
      </w:pPr>
      <w:r>
        <w:t xml:space="preserve">When </w:t>
      </w:r>
      <w:r w:rsidRPr="007132F7">
        <w:t>PersKeyPairing_St</w:t>
      </w:r>
      <w:r>
        <w:t xml:space="preserve"> = </w:t>
      </w:r>
      <w:proofErr w:type="spellStart"/>
      <w:r>
        <w:t>KeyAssociated</w:t>
      </w:r>
      <w:proofErr w:type="spellEnd"/>
      <w:r>
        <w:t>, the icon shall be displayed</w:t>
      </w:r>
    </w:p>
    <w:p w14:paraId="5396E29B" w14:textId="77777777" w:rsidR="007132F7" w:rsidRDefault="00980C5F" w:rsidP="00980C5F">
      <w:pPr>
        <w:numPr>
          <w:ilvl w:val="0"/>
          <w:numId w:val="78"/>
        </w:numPr>
      </w:pPr>
      <w:r>
        <w:t xml:space="preserve">When </w:t>
      </w:r>
      <w:r w:rsidRPr="007132F7">
        <w:t>PersKeyPairing_St</w:t>
      </w:r>
      <w:r>
        <w:t xml:space="preserve"> = </w:t>
      </w:r>
      <w:proofErr w:type="spellStart"/>
      <w:r>
        <w:t>KeyUnAssociated</w:t>
      </w:r>
      <w:proofErr w:type="spellEnd"/>
      <w:r>
        <w:t xml:space="preserve"> or Null, the icon shall not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65D5AA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E802D79"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065F008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66B1DB1" w14:textId="77777777" w:rsidR="00D90FFA" w:rsidRPr="00AC15C4" w:rsidRDefault="00C73931" w:rsidP="0081629B">
            <w:pPr>
              <w:rPr>
                <w:vanish/>
                <w:color w:val="000000" w:themeColor="text1"/>
              </w:rPr>
            </w:pPr>
          </w:p>
        </w:tc>
      </w:tr>
    </w:tbl>
    <w:p w14:paraId="05A3B37B" w14:textId="77777777" w:rsidR="00AC15C4" w:rsidRPr="00AC15C4" w:rsidRDefault="00AC15C4" w:rsidP="00AC15C4">
      <w:pPr>
        <w:pStyle w:val="Heading4"/>
        <w:rPr>
          <w:b w:val="0"/>
          <w:u w:val="single"/>
        </w:rPr>
      </w:pPr>
      <w:r w:rsidRPr="00AC15C4">
        <w:rPr>
          <w:b w:val="0"/>
          <w:u w:val="single"/>
        </w:rPr>
        <w:t>ENMEM-HMI-REQ-233009/A-Phone HMI Indication</w:t>
      </w:r>
    </w:p>
    <w:p w14:paraId="74291BE5" w14:textId="77777777" w:rsidR="00500605" w:rsidRPr="0031059F" w:rsidRDefault="00980C5F" w:rsidP="00500605">
      <w:r w:rsidRPr="0031059F">
        <w:t xml:space="preserve">The EnhancedMemoryInterfaceClient shall monitor </w:t>
      </w:r>
      <w:proofErr w:type="spellStart"/>
      <w:r w:rsidRPr="0031059F">
        <w:t>PersPhonePairing_St</w:t>
      </w:r>
      <w:proofErr w:type="spellEnd"/>
      <w:r w:rsidRPr="0031059F">
        <w:t xml:space="preserve"> to maintain and display a Phone Association Icon for existing Driver Profiles: </w:t>
      </w:r>
    </w:p>
    <w:p w14:paraId="68201274" w14:textId="77777777" w:rsidR="007132F7"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NoPhonesAssociated</w:t>
      </w:r>
      <w:proofErr w:type="spellEnd"/>
      <w:r w:rsidRPr="0031059F">
        <w:t>, the icon shall not be displayed</w:t>
      </w:r>
    </w:p>
    <w:p w14:paraId="3170EC7E" w14:textId="77777777" w:rsidR="00F30D4A" w:rsidRPr="0031059F" w:rsidRDefault="00980C5F" w:rsidP="00980C5F">
      <w:pPr>
        <w:numPr>
          <w:ilvl w:val="0"/>
          <w:numId w:val="113"/>
        </w:numPr>
      </w:pPr>
      <w:r w:rsidRPr="0031059F">
        <w:t xml:space="preserve">When </w:t>
      </w:r>
      <w:proofErr w:type="spellStart"/>
      <w:r w:rsidRPr="0031059F">
        <w:t>PersPhonePairing_St</w:t>
      </w:r>
      <w:proofErr w:type="spellEnd"/>
      <w:r w:rsidRPr="0031059F">
        <w:t xml:space="preserve"> = </w:t>
      </w:r>
      <w:proofErr w:type="spellStart"/>
      <w:r w:rsidRPr="0031059F">
        <w:t>OnePhoneAssociated</w:t>
      </w:r>
      <w:proofErr w:type="spellEnd"/>
      <w:r w:rsidRPr="0031059F">
        <w:t>, the icon shall be displayed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02FE9B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42D7D6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0DE596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92739B9" w14:textId="77777777" w:rsidR="00D90FFA" w:rsidRPr="00AC15C4" w:rsidRDefault="00C73931" w:rsidP="0081629B">
            <w:pPr>
              <w:rPr>
                <w:vanish/>
                <w:color w:val="000000" w:themeColor="text1"/>
              </w:rPr>
            </w:pPr>
          </w:p>
        </w:tc>
      </w:tr>
    </w:tbl>
    <w:p w14:paraId="1D19A81B" w14:textId="77777777" w:rsidR="00AC15C4" w:rsidRPr="00AC15C4" w:rsidRDefault="00AC15C4" w:rsidP="00AC15C4">
      <w:pPr>
        <w:pStyle w:val="Heading4"/>
        <w:rPr>
          <w:b w:val="0"/>
          <w:u w:val="single"/>
        </w:rPr>
      </w:pPr>
      <w:r w:rsidRPr="00AC15C4">
        <w:rPr>
          <w:b w:val="0"/>
          <w:u w:val="single"/>
        </w:rPr>
        <w:t>ENMEM-HMI-REQ-427170/A-NFC Key HMI Indication</w:t>
      </w:r>
    </w:p>
    <w:p w14:paraId="7C52D0DF" w14:textId="77777777" w:rsidR="00391403" w:rsidRPr="00391403" w:rsidRDefault="00980C5F" w:rsidP="00391403">
      <w:r w:rsidRPr="00391403">
        <w:t xml:space="preserve">The EnhancedMemoryInterfaceClient shall monitor </w:t>
      </w:r>
      <w:proofErr w:type="spellStart"/>
      <w:r w:rsidRPr="00391403">
        <w:t>PersNFCKeyPairing_St</w:t>
      </w:r>
      <w:proofErr w:type="spellEnd"/>
      <w:r w:rsidRPr="00391403">
        <w:t xml:space="preserve"> to maintain and display an NFC Key Association Icon for existing Driver Profiles: </w:t>
      </w:r>
    </w:p>
    <w:p w14:paraId="1023FCA4" w14:textId="77777777" w:rsidR="00391403" w:rsidRPr="00391403" w:rsidRDefault="00980C5F" w:rsidP="00980C5F">
      <w:pPr>
        <w:numPr>
          <w:ilvl w:val="0"/>
          <w:numId w:val="79"/>
        </w:numPr>
      </w:pPr>
      <w:r w:rsidRPr="00391403">
        <w:t>The NFC Key Association Icon shall be displayed when:</w:t>
      </w:r>
    </w:p>
    <w:p w14:paraId="4F9FDC58" w14:textId="77777777" w:rsidR="00391403" w:rsidRPr="00391403" w:rsidRDefault="00980C5F" w:rsidP="00980C5F">
      <w:pPr>
        <w:numPr>
          <w:ilvl w:val="1"/>
          <w:numId w:val="79"/>
        </w:numPr>
      </w:pPr>
      <w:r w:rsidRPr="00391403">
        <w:t>At least one of the key indexes for the respective PersIndex does not equal to ‘0x00 Inactive’</w:t>
      </w:r>
    </w:p>
    <w:p w14:paraId="42D501B9" w14:textId="77777777" w:rsid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 xml:space="preserve">PersIndex = Pers1, PersNFCKey1Index = Index 1, PersNFCKey2Index = Inactive, PersNFCKey3Index = Inactive, PersNFCKey4Index = Inactive) </w:t>
      </w:r>
    </w:p>
    <w:p w14:paraId="00AFE350" w14:textId="77777777" w:rsidR="0096256E" w:rsidRPr="00391403" w:rsidRDefault="00C73931" w:rsidP="0096256E">
      <w:pPr>
        <w:ind w:left="2160"/>
      </w:pPr>
    </w:p>
    <w:p w14:paraId="76B02403" w14:textId="77777777" w:rsidR="00DC1743" w:rsidRDefault="00980C5F" w:rsidP="00980C5F">
      <w:pPr>
        <w:numPr>
          <w:ilvl w:val="0"/>
          <w:numId w:val="79"/>
        </w:numPr>
      </w:pPr>
      <w:r w:rsidRPr="00391403">
        <w:t>The NFC Key Association Icon shall not be displayed when:</w:t>
      </w:r>
    </w:p>
    <w:p w14:paraId="5E6290E2" w14:textId="77777777" w:rsidR="00391403" w:rsidRPr="00391403" w:rsidRDefault="00980C5F" w:rsidP="00980C5F">
      <w:pPr>
        <w:numPr>
          <w:ilvl w:val="1"/>
          <w:numId w:val="79"/>
        </w:numPr>
      </w:pPr>
      <w:r w:rsidRPr="00391403">
        <w:t>All of the key indexes for the respective PersIndex equals ‘0x00 Inactive’</w:t>
      </w:r>
    </w:p>
    <w:p w14:paraId="065D14FB" w14:textId="77777777" w:rsidR="00391403" w:rsidRPr="00391403" w:rsidRDefault="00980C5F" w:rsidP="00980C5F">
      <w:pPr>
        <w:numPr>
          <w:ilvl w:val="2"/>
          <w:numId w:val="79"/>
        </w:numPr>
      </w:pPr>
      <w:r w:rsidRPr="00391403">
        <w:t xml:space="preserve">Example: </w:t>
      </w:r>
      <w:proofErr w:type="spellStart"/>
      <w:r w:rsidRPr="00391403">
        <w:t>PersNFCKeyPairing_</w:t>
      </w:r>
      <w:proofErr w:type="gramStart"/>
      <w:r w:rsidRPr="00391403">
        <w:t>St</w:t>
      </w:r>
      <w:proofErr w:type="spellEnd"/>
      <w:r w:rsidRPr="00391403">
        <w:t>(</w:t>
      </w:r>
      <w:proofErr w:type="gramEnd"/>
      <w:r w:rsidRPr="00391403">
        <w:t>PersIndex = Pers1, PersNFCKey1Index = Inactive, PersNFCKey2Index = Inactive, PersNFCKey3Index = Inactive, PersNFCKey4Index = Inactive)</w:t>
      </w:r>
    </w:p>
    <w:p w14:paraId="3BFAA3B8" w14:textId="77777777" w:rsidR="00391403" w:rsidRPr="00391403" w:rsidRDefault="00C73931" w:rsidP="00391403"/>
    <w:p w14:paraId="1967AF13" w14:textId="77777777" w:rsidR="00500605" w:rsidRDefault="00980C5F" w:rsidP="00500605">
      <w:r w:rsidRPr="00391403">
        <w:rPr>
          <w:b/>
          <w:bCs/>
        </w:rPr>
        <w:t>Note:</w:t>
      </w:r>
      <w:r w:rsidRPr="00391403">
        <w:t xml:space="preserve"> During NFC Association/Disassociation, </w:t>
      </w:r>
      <w:proofErr w:type="spellStart"/>
      <w:r w:rsidRPr="00391403">
        <w:t>PersNFCKeyPairing_St</w:t>
      </w:r>
      <w:proofErr w:type="spellEnd"/>
      <w:r w:rsidRPr="00391403">
        <w:t xml:space="preserve"> remains at the requested PersIndex. The EnhancedMemoryInterfaceClient shall act on last known values for all other PersIndex values during this time.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506C23A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9B42E9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5AC39A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A0C4D6" w14:textId="77777777" w:rsidR="00D90FFA" w:rsidRPr="00AC15C4" w:rsidRDefault="00C73931" w:rsidP="0081629B">
            <w:pPr>
              <w:rPr>
                <w:vanish/>
                <w:color w:val="000000" w:themeColor="text1"/>
              </w:rPr>
            </w:pPr>
          </w:p>
        </w:tc>
      </w:tr>
    </w:tbl>
    <w:p w14:paraId="2B2CBBCC" w14:textId="77777777" w:rsidR="00AC15C4" w:rsidRPr="00AC15C4" w:rsidRDefault="00AC15C4" w:rsidP="00AC15C4">
      <w:pPr>
        <w:pStyle w:val="Heading4"/>
        <w:rPr>
          <w:b w:val="0"/>
          <w:u w:val="single"/>
        </w:rPr>
      </w:pPr>
      <w:r w:rsidRPr="00AC15C4">
        <w:rPr>
          <w:b w:val="0"/>
          <w:u w:val="single"/>
        </w:rPr>
        <w:t>ENMEM-HMI-REQ-202357/B-Logical Signal to HMI Mapping</w:t>
      </w:r>
    </w:p>
    <w:p w14:paraId="6E2D4BCF" w14:textId="77777777" w:rsidR="00500605" w:rsidRPr="00407992" w:rsidRDefault="00980C5F" w:rsidP="00500605">
      <w:r w:rsidRPr="00407992">
        <w:t>In order to help establish a link between the Enhanced Memory SPSS and the Enhanced Memory HMI Specification, a third document “</w:t>
      </w:r>
      <w:proofErr w:type="spellStart"/>
      <w:r w:rsidRPr="00407992">
        <w:t>EnhancedMemory_SPSS_HMI_Mapping</w:t>
      </w:r>
      <w:proofErr w:type="spellEnd"/>
      <w:r w:rsidRPr="00407992">
        <w:t>” was created. This document identifies where certain logic signals, timers, and other variables (that are defined in this SPSS) can be found in the HMI Specification.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A53CEC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AC2481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7E9638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2F9164" w14:textId="77777777" w:rsidR="00D90FFA" w:rsidRPr="00AC15C4" w:rsidRDefault="00C73931" w:rsidP="0081629B">
            <w:pPr>
              <w:rPr>
                <w:vanish/>
                <w:color w:val="000000" w:themeColor="text1"/>
              </w:rPr>
            </w:pPr>
          </w:p>
        </w:tc>
      </w:tr>
    </w:tbl>
    <w:p w14:paraId="0F9CD0DF" w14:textId="77777777" w:rsidR="00AC15C4" w:rsidRPr="00AC15C4" w:rsidRDefault="00AC15C4" w:rsidP="00AC15C4">
      <w:pPr>
        <w:pStyle w:val="Heading4"/>
        <w:rPr>
          <w:b w:val="0"/>
          <w:u w:val="single"/>
        </w:rPr>
      </w:pPr>
      <w:r w:rsidRPr="00AC15C4">
        <w:rPr>
          <w:b w:val="0"/>
          <w:u w:val="single"/>
        </w:rPr>
        <w:t>ENMEM-HMI-REQ-197850/D-Enhanced Memory HMI Indications for Driver Profile</w:t>
      </w:r>
    </w:p>
    <w:p w14:paraId="0E05BAC7" w14:textId="77777777" w:rsidR="00500605" w:rsidRPr="00E740E9" w:rsidRDefault="00980C5F" w:rsidP="00E740E9">
      <w:r>
        <w:t>The Enhanced Memory HMI indication of an existing Driver Profile shall include the number of the associated Memory Seat button (when configured for “EnhancedMemoryPositionClient = Present”), the User’s keyed in Profile Name, and an associated keyfob icon, associated phone icon and/or an associated NFC key icon shown only when one has been associated.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F7BAC1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CDB2DE0"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156064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685AD4B" w14:textId="77777777" w:rsidR="00D90FFA" w:rsidRPr="00AC15C4" w:rsidRDefault="00C73931" w:rsidP="0081629B">
            <w:pPr>
              <w:rPr>
                <w:vanish/>
                <w:color w:val="000000" w:themeColor="text1"/>
              </w:rPr>
            </w:pPr>
          </w:p>
        </w:tc>
      </w:tr>
    </w:tbl>
    <w:p w14:paraId="3C3B2762" w14:textId="77777777" w:rsidR="00AC15C4" w:rsidRPr="00AC15C4" w:rsidRDefault="00AC15C4" w:rsidP="00AC15C4">
      <w:pPr>
        <w:pStyle w:val="Heading4"/>
        <w:rPr>
          <w:b w:val="0"/>
          <w:u w:val="single"/>
        </w:rPr>
      </w:pPr>
      <w:r w:rsidRPr="00AC15C4">
        <w:rPr>
          <w:b w:val="0"/>
          <w:u w:val="single"/>
        </w:rPr>
        <w:t>ENMEM-REQ-199352/B-Successful Memory Button Association</w:t>
      </w:r>
    </w:p>
    <w:p w14:paraId="4462BBC9" w14:textId="77777777" w:rsidR="00401B43" w:rsidRDefault="00980C5F" w:rsidP="00401B43">
      <w:r>
        <w:t>A successful Memory Seat button association event shall be defined as when in button association mode the EnhancedMemoryInterfaceClient receives a valid button press status (from either the EnhancedMemoryPositionClient or the EnhancedMemoryInterfaceClient) and internally determines that the pressed button is not associated to any existing Driver Profiles.</w:t>
      </w:r>
    </w:p>
    <w:p w14:paraId="1ACAD80D" w14:textId="77777777" w:rsidR="00401B43" w:rsidRDefault="00C73931" w:rsidP="00401B43"/>
    <w:p w14:paraId="72CF2FE1" w14:textId="77777777" w:rsidR="00401B43" w:rsidRDefault="00980C5F" w:rsidP="00401B43">
      <w:pPr>
        <w:rPr>
          <w:rFonts w:cs="Arial"/>
          <w:color w:val="000000"/>
        </w:rPr>
      </w:pPr>
      <w:r>
        <w:t xml:space="preserve">A valid memory button press from the EnhancedMemoryPositionClient shall be defined as </w:t>
      </w:r>
      <w:proofErr w:type="spellStart"/>
      <w:r>
        <w:rPr>
          <w:rFonts w:cs="Arial"/>
          <w:color w:val="000000"/>
        </w:rPr>
        <w:t>EnMemButtonPairing_</w:t>
      </w:r>
      <w:proofErr w:type="gramStart"/>
      <w:r>
        <w:rPr>
          <w:rFonts w:cs="Arial"/>
          <w:color w:val="000000"/>
        </w:rPr>
        <w:t>St</w:t>
      </w:r>
      <w:proofErr w:type="spellEnd"/>
      <w:r>
        <w:rPr>
          <w:rFonts w:cs="Arial"/>
          <w:color w:val="000000"/>
        </w:rPr>
        <w:t>(</w:t>
      </w:r>
      <w:proofErr w:type="spellStart"/>
      <w:proofErr w:type="gramEnd"/>
      <w:r>
        <w:rPr>
          <w:rFonts w:cs="Arial"/>
          <w:color w:val="000000"/>
        </w:rPr>
        <w:t>ButtonPairing</w:t>
      </w:r>
      <w:proofErr w:type="spellEnd"/>
      <w:r>
        <w:rPr>
          <w:rFonts w:cs="Arial"/>
          <w:color w:val="000000"/>
        </w:rPr>
        <w:t xml:space="preserve">) with encoding value in the range from 1 to 4 (i.e. </w:t>
      </w:r>
      <w:r w:rsidRPr="00064494">
        <w:rPr>
          <w:rFonts w:cs="Arial"/>
          <w:color w:val="000000"/>
        </w:rPr>
        <w:t>Button1Pressed</w:t>
      </w:r>
      <w:r>
        <w:rPr>
          <w:rFonts w:cs="Arial"/>
          <w:color w:val="000000"/>
        </w:rPr>
        <w:t>, Button2</w:t>
      </w:r>
      <w:r w:rsidRPr="00064494">
        <w:rPr>
          <w:rFonts w:cs="Arial"/>
          <w:color w:val="000000"/>
        </w:rPr>
        <w:t>Pressed</w:t>
      </w:r>
      <w:r>
        <w:rPr>
          <w:rFonts w:cs="Arial"/>
          <w:color w:val="000000"/>
        </w:rPr>
        <w:t>, Button3</w:t>
      </w:r>
      <w:r w:rsidRPr="00064494">
        <w:rPr>
          <w:rFonts w:cs="Arial"/>
          <w:color w:val="000000"/>
        </w:rPr>
        <w:t>Pressed</w:t>
      </w:r>
      <w:r>
        <w:rPr>
          <w:rFonts w:cs="Arial"/>
          <w:color w:val="000000"/>
        </w:rPr>
        <w:t>, Button4</w:t>
      </w:r>
      <w:r w:rsidRPr="00064494">
        <w:rPr>
          <w:rFonts w:cs="Arial"/>
          <w:color w:val="000000"/>
        </w:rPr>
        <w:t>Pressed</w:t>
      </w:r>
      <w:r>
        <w:rPr>
          <w:rFonts w:cs="Arial"/>
          <w:color w:val="000000"/>
        </w:rPr>
        <w:t>)</w:t>
      </w:r>
    </w:p>
    <w:p w14:paraId="116CBDAE" w14:textId="77777777" w:rsidR="00401B43" w:rsidRDefault="00C73931" w:rsidP="00401B43">
      <w:pPr>
        <w:rPr>
          <w:rFonts w:cs="Arial"/>
          <w:color w:val="000000"/>
        </w:rPr>
      </w:pPr>
    </w:p>
    <w:p w14:paraId="13B58844" w14:textId="77777777" w:rsidR="001502E2" w:rsidRDefault="00980C5F" w:rsidP="00401B43">
      <w:pPr>
        <w:rPr>
          <w:rFonts w:cs="Arial"/>
          <w:color w:val="000000"/>
        </w:rPr>
      </w:pPr>
      <w:r>
        <w:t xml:space="preserve">A valid memory button press from the EnhancedMemoryInterfaceClient shall be defined as </w:t>
      </w:r>
      <w:r>
        <w:rPr>
          <w:rFonts w:cs="Arial"/>
          <w:color w:val="000000"/>
        </w:rPr>
        <w:t>an HMI input with a value in the range from 1 to 4 (i.e. Button1Pressed, Button2Pressed, Button3Pressed, Button4Pressed)</w:t>
      </w:r>
    </w:p>
    <w:p w14:paraId="36395A31" w14:textId="77777777" w:rsidR="001502E2" w:rsidRDefault="00C73931" w:rsidP="00401B43">
      <w:pPr>
        <w:rPr>
          <w:rFonts w:cs="Arial"/>
          <w:color w:val="000000"/>
        </w:rPr>
      </w:pPr>
    </w:p>
    <w:p w14:paraId="5145DA33" w14:textId="77777777" w:rsidR="00401B43" w:rsidRDefault="00980C5F" w:rsidP="00401B43">
      <w:pPr>
        <w:rPr>
          <w:rFonts w:cs="Arial"/>
          <w:color w:val="000000"/>
        </w:rPr>
      </w:pPr>
      <w:r w:rsidRPr="00693F72">
        <w:rPr>
          <w:rFonts w:cs="Arial"/>
          <w:color w:val="000000"/>
        </w:rPr>
        <w:t xml:space="preserve">The EnhancedMemoryInterfaceClient </w:t>
      </w:r>
      <w:r>
        <w:rPr>
          <w:rFonts w:cs="Arial"/>
          <w:color w:val="000000"/>
        </w:rPr>
        <w:t xml:space="preserve">HMI shall display a </w:t>
      </w:r>
      <w:r w:rsidRPr="00693F72">
        <w:rPr>
          <w:rFonts w:cs="Arial"/>
          <w:color w:val="000000"/>
        </w:rPr>
        <w:t>retry popup</w:t>
      </w:r>
      <w:r>
        <w:rPr>
          <w:rFonts w:cs="Arial"/>
          <w:color w:val="000000"/>
        </w:rPr>
        <w:t xml:space="preserve"> when:</w:t>
      </w:r>
    </w:p>
    <w:p w14:paraId="7FD0AC8B" w14:textId="77777777" w:rsidR="00AD0358" w:rsidRPr="00AD0358" w:rsidRDefault="00980C5F" w:rsidP="00980C5F">
      <w:pPr>
        <w:numPr>
          <w:ilvl w:val="0"/>
          <w:numId w:val="82"/>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xml:space="preserve">) is not in valid range </w:t>
      </w:r>
    </w:p>
    <w:p w14:paraId="03783E6C" w14:textId="77777777" w:rsidR="00AD0358" w:rsidRDefault="00980C5F" w:rsidP="00980C5F">
      <w:pPr>
        <w:numPr>
          <w:ilvl w:val="0"/>
          <w:numId w:val="82"/>
        </w:numPr>
      </w:pPr>
      <w:r w:rsidRPr="00AD0358">
        <w:t>The HMI input value is not in range</w:t>
      </w:r>
    </w:p>
    <w:p w14:paraId="36FF5455" w14:textId="77777777" w:rsidR="00AD0358" w:rsidRDefault="00980C5F" w:rsidP="00980C5F">
      <w:pPr>
        <w:numPr>
          <w:ilvl w:val="0"/>
          <w:numId w:val="82"/>
        </w:numPr>
      </w:pPr>
      <w:proofErr w:type="spellStart"/>
      <w:r w:rsidRPr="00AD0358">
        <w:t>EnMemButtonPairing_</w:t>
      </w:r>
      <w:proofErr w:type="gramStart"/>
      <w:r w:rsidRPr="00AD0358">
        <w:t>St</w:t>
      </w:r>
      <w:proofErr w:type="spellEnd"/>
      <w:r w:rsidRPr="00AD0358">
        <w:t>(</w:t>
      </w:r>
      <w:proofErr w:type="spellStart"/>
      <w:proofErr w:type="gramEnd"/>
      <w:r w:rsidRPr="00AD0358">
        <w:t>ButtonPairing</w:t>
      </w:r>
      <w:proofErr w:type="spellEnd"/>
      <w:r w:rsidRPr="00AD0358">
        <w:t>) is in failure state</w:t>
      </w:r>
    </w:p>
    <w:p w14:paraId="7C5302F6" w14:textId="77777777" w:rsidR="009618EF" w:rsidRPr="00AD0358" w:rsidRDefault="00980C5F" w:rsidP="00980C5F">
      <w:pPr>
        <w:numPr>
          <w:ilvl w:val="0"/>
          <w:numId w:val="82"/>
        </w:numPr>
      </w:pPr>
      <w:r w:rsidRPr="00AD0358">
        <w:t>Pressed button is already associated to another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47E5401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7A59F84"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C08E0D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D810CA" w14:textId="77777777" w:rsidR="00D90FFA" w:rsidRPr="00AC15C4" w:rsidRDefault="00C73931" w:rsidP="0081629B">
            <w:pPr>
              <w:rPr>
                <w:vanish/>
                <w:color w:val="000000" w:themeColor="text1"/>
              </w:rPr>
            </w:pPr>
          </w:p>
        </w:tc>
      </w:tr>
    </w:tbl>
    <w:p w14:paraId="3BA64836" w14:textId="77777777" w:rsidR="00AC15C4" w:rsidRPr="00AC15C4" w:rsidRDefault="00AC15C4" w:rsidP="00AC15C4">
      <w:pPr>
        <w:pStyle w:val="Heading4"/>
        <w:rPr>
          <w:b w:val="0"/>
          <w:u w:val="single"/>
        </w:rPr>
      </w:pPr>
      <w:r w:rsidRPr="00AC15C4">
        <w:rPr>
          <w:b w:val="0"/>
          <w:u w:val="single"/>
        </w:rPr>
        <w:t>ENMEM-SR-REQ-198055/D-Enhanced Memory HMI Option for Associated Keyfob/Phone/NFC Key</w:t>
      </w:r>
    </w:p>
    <w:p w14:paraId="752D0A9E" w14:textId="77777777" w:rsidR="005674BC" w:rsidRDefault="00980C5F" w:rsidP="005674BC">
      <w:pPr>
        <w:rPr>
          <w:szCs w:val="22"/>
        </w:rPr>
      </w:pPr>
      <w:r>
        <w:rPr>
          <w:szCs w:val="22"/>
        </w:rPr>
        <w:t xml:space="preserve">In the Keyfob, Phone or NFC Key Association process, </w:t>
      </w:r>
    </w:p>
    <w:p w14:paraId="5BFD48C8" w14:textId="77777777" w:rsidR="005674BC" w:rsidRDefault="00C73931" w:rsidP="005674BC">
      <w:pPr>
        <w:rPr>
          <w:szCs w:val="22"/>
        </w:rPr>
      </w:pPr>
    </w:p>
    <w:p w14:paraId="1EDE0463" w14:textId="77777777" w:rsidR="005674BC" w:rsidRDefault="00980C5F" w:rsidP="00980C5F">
      <w:pPr>
        <w:numPr>
          <w:ilvl w:val="0"/>
          <w:numId w:val="100"/>
        </w:numPr>
        <w:rPr>
          <w:szCs w:val="22"/>
        </w:rPr>
      </w:pPr>
      <w:r>
        <w:rPr>
          <w:rFonts w:eastAsia="MS Mincho" w:cs="Arial"/>
          <w:szCs w:val="22"/>
        </w:rPr>
        <w:t xml:space="preserve">The EnhancedMemoryInterfaceClient shall monitor </w:t>
      </w:r>
      <w:r>
        <w:rPr>
          <w:rFonts w:cs="Arial"/>
          <w:color w:val="000000"/>
          <w:szCs w:val="22"/>
        </w:rPr>
        <w:t xml:space="preserve">EnMemKeyPairing_St to determine when </w:t>
      </w:r>
      <w:r>
        <w:rPr>
          <w:szCs w:val="22"/>
        </w:rPr>
        <w:t xml:space="preserve">a user attempts to associate an already associated keyfob, phone or NFC key to a new Driver Profile. </w:t>
      </w:r>
    </w:p>
    <w:p w14:paraId="465B1ABD" w14:textId="77777777" w:rsidR="005674BC" w:rsidRDefault="00C73931" w:rsidP="005674BC">
      <w:pPr>
        <w:rPr>
          <w:szCs w:val="22"/>
        </w:rPr>
      </w:pPr>
    </w:p>
    <w:p w14:paraId="301D9728" w14:textId="77777777" w:rsidR="005674BC" w:rsidRDefault="00980C5F" w:rsidP="00980C5F">
      <w:pPr>
        <w:numPr>
          <w:ilvl w:val="0"/>
          <w:numId w:val="100"/>
        </w:numPr>
        <w:tabs>
          <w:tab w:val="left" w:pos="90"/>
        </w:tabs>
      </w:pPr>
      <w:r>
        <w:rPr>
          <w:szCs w:val="22"/>
        </w:rPr>
        <w:t xml:space="preserve">When receiving </w:t>
      </w:r>
      <w:proofErr w:type="spellStart"/>
      <w:r>
        <w:rPr>
          <w:rFonts w:cs="Arial"/>
          <w:color w:val="000000"/>
          <w:szCs w:val="22"/>
        </w:rPr>
        <w:t>KeyAlreadyInUse</w:t>
      </w:r>
      <w:proofErr w:type="spellEnd"/>
      <w:r>
        <w:rPr>
          <w:rFonts w:cs="Arial"/>
          <w:color w:val="000000"/>
          <w:szCs w:val="22"/>
        </w:rPr>
        <w:t xml:space="preserve"> via </w:t>
      </w:r>
      <w:r>
        <w:rPr>
          <w:szCs w:val="22"/>
        </w:rPr>
        <w:t>EnMemKeyPairing</w:t>
      </w:r>
      <w:r>
        <w:rPr>
          <w:rFonts w:cs="Arial"/>
          <w:color w:val="000000"/>
          <w:szCs w:val="22"/>
        </w:rPr>
        <w:t>_</w:t>
      </w:r>
      <w:proofErr w:type="gramStart"/>
      <w:r>
        <w:rPr>
          <w:rFonts w:cs="Arial"/>
          <w:color w:val="000000"/>
          <w:szCs w:val="22"/>
        </w:rPr>
        <w:t>St(</w:t>
      </w:r>
      <w:proofErr w:type="gramEnd"/>
      <w:r>
        <w:rPr>
          <w:rFonts w:cs="Arial"/>
          <w:color w:val="000000"/>
          <w:szCs w:val="22"/>
        </w:rPr>
        <w:t>KeyPairing):</w:t>
      </w:r>
    </w:p>
    <w:p w14:paraId="7A3CB2D8" w14:textId="77777777" w:rsidR="005674BC" w:rsidRDefault="00980C5F" w:rsidP="00980C5F">
      <w:pPr>
        <w:numPr>
          <w:ilvl w:val="0"/>
          <w:numId w:val="101"/>
        </w:numPr>
        <w:tabs>
          <w:tab w:val="left" w:pos="90"/>
        </w:tabs>
        <w:ind w:left="1260"/>
      </w:pPr>
      <w:r>
        <w:rPr>
          <w:rFonts w:eastAsia="MS Mincho" w:cs="Arial"/>
          <w:szCs w:val="22"/>
        </w:rPr>
        <w:t xml:space="preserve">EnhancedMemoryInterfaceClient shall </w:t>
      </w:r>
      <w:r>
        <w:t>provide notification to the user that the keyfob, phone or NFC key is already associated to an existing Driver Profile</w:t>
      </w:r>
    </w:p>
    <w:p w14:paraId="05A5F618" w14:textId="77777777" w:rsidR="005674BC" w:rsidRDefault="00980C5F" w:rsidP="00980C5F">
      <w:pPr>
        <w:numPr>
          <w:ilvl w:val="0"/>
          <w:numId w:val="114"/>
        </w:numPr>
        <w:ind w:left="1260"/>
        <w:rPr>
          <w:szCs w:val="22"/>
        </w:rPr>
      </w:pPr>
      <w:r>
        <w:rPr>
          <w:rFonts w:eastAsia="MS Mincho" w:cs="Arial"/>
          <w:szCs w:val="22"/>
        </w:rPr>
        <w:t>EnhancedMemoryInterfaceClient shall</w:t>
      </w:r>
      <w:r>
        <w:t xml:space="preserve"> provide the user an option to over-write the associated keyfob, phone or NFC key, or to cancel the association process</w:t>
      </w:r>
    </w:p>
    <w:p w14:paraId="4ADEA04E" w14:textId="77777777" w:rsidR="005674BC" w:rsidRDefault="00980C5F" w:rsidP="00980C5F">
      <w:pPr>
        <w:numPr>
          <w:ilvl w:val="0"/>
          <w:numId w:val="114"/>
        </w:numPr>
        <w:ind w:left="1260"/>
        <w:rPr>
          <w:rFonts w:cs="Arial"/>
          <w:color w:val="000000"/>
          <w:szCs w:val="22"/>
        </w:rPr>
      </w:pPr>
      <w:r>
        <w:t xml:space="preserve">When the user opts to over-write the associated keyfob or phone, the </w:t>
      </w:r>
      <w:r>
        <w:rPr>
          <w:rFonts w:eastAsia="MS Mincho" w:cs="Arial"/>
          <w:szCs w:val="22"/>
        </w:rPr>
        <w:t xml:space="preserve">EnhancedMemoryInterfaceClient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gramEnd"/>
      <w:r>
        <w:rPr>
          <w:rFonts w:cs="Arial"/>
          <w:color w:val="000000"/>
          <w:szCs w:val="22"/>
        </w:rPr>
        <w:t xml:space="preserve">KeyPairing) to </w:t>
      </w:r>
      <w:proofErr w:type="spellStart"/>
      <w:r>
        <w:t>OverwriteKey</w:t>
      </w:r>
      <w:proofErr w:type="spellEnd"/>
      <w:r>
        <w:t>.</w:t>
      </w:r>
    </w:p>
    <w:p w14:paraId="59B8A2E8" w14:textId="77777777" w:rsidR="00931ACE" w:rsidRPr="005674BC" w:rsidRDefault="00980C5F" w:rsidP="00980C5F">
      <w:pPr>
        <w:numPr>
          <w:ilvl w:val="0"/>
          <w:numId w:val="114"/>
        </w:numPr>
        <w:ind w:left="1260"/>
        <w:rPr>
          <w:rFonts w:cs="Arial"/>
          <w:color w:val="000000"/>
          <w:szCs w:val="22"/>
        </w:rPr>
      </w:pPr>
      <w:r>
        <w:t xml:space="preserve">When the user opts to over-write the associated NFC key, the </w:t>
      </w:r>
      <w:r>
        <w:rPr>
          <w:rFonts w:eastAsia="MS Mincho" w:cs="Arial"/>
          <w:szCs w:val="22"/>
        </w:rPr>
        <w:t xml:space="preserve">EnhancedMemoryInterfaceClient shall set </w:t>
      </w:r>
      <w:proofErr w:type="spellStart"/>
      <w:r>
        <w:rPr>
          <w:rFonts w:cs="Arial"/>
          <w:color w:val="000000"/>
          <w:szCs w:val="22"/>
        </w:rPr>
        <w:t>EnMemProfilePairing_</w:t>
      </w:r>
      <w:proofErr w:type="gramStart"/>
      <w:r>
        <w:rPr>
          <w:rFonts w:cs="Arial"/>
          <w:color w:val="000000"/>
          <w:szCs w:val="22"/>
        </w:rPr>
        <w:t>Rq</w:t>
      </w:r>
      <w:proofErr w:type="spellEnd"/>
      <w:r>
        <w:rPr>
          <w:rFonts w:cs="Arial"/>
          <w:color w:val="000000"/>
          <w:szCs w:val="22"/>
        </w:rPr>
        <w:t>(</w:t>
      </w:r>
      <w:proofErr w:type="spellStart"/>
      <w:proofErr w:type="gramEnd"/>
      <w:r>
        <w:rPr>
          <w:rFonts w:cs="Arial"/>
          <w:color w:val="000000"/>
          <w:szCs w:val="22"/>
        </w:rPr>
        <w:t>NFCKeyPairing</w:t>
      </w:r>
      <w:proofErr w:type="spellEnd"/>
      <w:r>
        <w:rPr>
          <w:rFonts w:cs="Arial"/>
          <w:color w:val="000000"/>
          <w:szCs w:val="22"/>
        </w:rPr>
        <w:t xml:space="preserve">) to </w:t>
      </w:r>
      <w:proofErr w:type="spellStart"/>
      <w:r>
        <w:t>OverwriteKey</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D5A43D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B4E7E91"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DBDBDA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AE852CF" w14:textId="77777777" w:rsidR="00D90FFA" w:rsidRPr="00AC15C4" w:rsidRDefault="00C73931" w:rsidP="0081629B">
            <w:pPr>
              <w:rPr>
                <w:vanish/>
                <w:color w:val="000000" w:themeColor="text1"/>
              </w:rPr>
            </w:pPr>
          </w:p>
        </w:tc>
      </w:tr>
    </w:tbl>
    <w:p w14:paraId="332132E4" w14:textId="77777777" w:rsidR="00AC15C4" w:rsidRPr="00AC15C4" w:rsidRDefault="00AC15C4" w:rsidP="00AC15C4">
      <w:pPr>
        <w:pStyle w:val="Heading4"/>
        <w:rPr>
          <w:b w:val="0"/>
          <w:u w:val="single"/>
        </w:rPr>
      </w:pPr>
      <w:r w:rsidRPr="00AC15C4">
        <w:rPr>
          <w:b w:val="0"/>
          <w:u w:val="single"/>
        </w:rPr>
        <w:t>ENMEM-HMI-REQ-197502/C-Enhanced Memory HMI Indications for Delete a Driver Profile</w:t>
      </w:r>
    </w:p>
    <w:p w14:paraId="1BAA2767" w14:textId="77777777" w:rsidR="00481210" w:rsidRPr="001A06DC" w:rsidRDefault="00980C5F" w:rsidP="00481210">
      <w:r w:rsidRPr="001A06DC">
        <w:t>When a Driver Profile is deleted:</w:t>
      </w:r>
    </w:p>
    <w:p w14:paraId="69B65456" w14:textId="77777777" w:rsidR="00481210" w:rsidRPr="001A06DC" w:rsidRDefault="00980C5F" w:rsidP="00980C5F">
      <w:pPr>
        <w:numPr>
          <w:ilvl w:val="0"/>
          <w:numId w:val="115"/>
        </w:numPr>
        <w:rPr>
          <w:b/>
          <w:bCs/>
        </w:rPr>
      </w:pPr>
      <w:r w:rsidRPr="001A06DC">
        <w:lastRenderedPageBreak/>
        <w:t xml:space="preserve">The EnhancedMemoryInterfaceClient shall remove and disable the Edit Driver Profile functionality </w:t>
      </w:r>
    </w:p>
    <w:p w14:paraId="12CE50BF" w14:textId="77777777" w:rsidR="00481210" w:rsidRPr="001A06DC" w:rsidRDefault="00980C5F" w:rsidP="00980C5F">
      <w:pPr>
        <w:numPr>
          <w:ilvl w:val="0"/>
          <w:numId w:val="115"/>
        </w:numPr>
      </w:pPr>
      <w:r w:rsidRPr="001A06DC">
        <w:t>The EnhancedMemoryInterfaceClient shall remove the name for the deleted Driver Profile</w:t>
      </w:r>
    </w:p>
    <w:p w14:paraId="0FFC5946" w14:textId="77777777" w:rsidR="00500605" w:rsidRPr="001A06DC" w:rsidRDefault="00980C5F" w:rsidP="00980C5F">
      <w:pPr>
        <w:numPr>
          <w:ilvl w:val="0"/>
          <w:numId w:val="115"/>
        </w:numPr>
      </w:pPr>
      <w:r w:rsidRPr="001A06DC">
        <w:t>The EnhancedMemoryInterfaceClient shall update the keyfob association icon status based on PersKeyPairing_St for the deleted Driver Profile</w:t>
      </w:r>
    </w:p>
    <w:p w14:paraId="5EF99A82" w14:textId="77777777" w:rsidR="00946F59" w:rsidRDefault="00980C5F" w:rsidP="00980C5F">
      <w:pPr>
        <w:numPr>
          <w:ilvl w:val="0"/>
          <w:numId w:val="115"/>
        </w:numPr>
      </w:pPr>
      <w:r w:rsidRPr="001A06DC">
        <w:t xml:space="preserve">The EnhancedMemoryInterfaceClient shall update the phone association icon status based on </w:t>
      </w:r>
      <w:proofErr w:type="spellStart"/>
      <w:r w:rsidRPr="001A06DC">
        <w:t>PersPhonePairing_St</w:t>
      </w:r>
      <w:proofErr w:type="spellEnd"/>
      <w:r w:rsidRPr="001A06DC">
        <w:t xml:space="preserve"> for the deleted Driver Profile</w:t>
      </w:r>
    </w:p>
    <w:p w14:paraId="28A96364" w14:textId="77777777" w:rsidR="00372DFE" w:rsidRPr="001A06DC" w:rsidRDefault="00980C5F" w:rsidP="00980C5F">
      <w:pPr>
        <w:numPr>
          <w:ilvl w:val="0"/>
          <w:numId w:val="115"/>
        </w:numPr>
      </w:pPr>
      <w:r>
        <w:t xml:space="preserve">The EnhancedMemoryInterfaceClient shall update the NFC key association icon status based on </w:t>
      </w:r>
      <w:proofErr w:type="spellStart"/>
      <w:r>
        <w:t>PersNFCKeyPairing_St</w:t>
      </w:r>
      <w:proofErr w:type="spellEnd"/>
      <w:r>
        <w:t xml:space="preserve"> for the deleted Driver Profile</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ADC40E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556B7F7"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3A3D2C3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EB25395" w14:textId="77777777" w:rsidR="00D90FFA" w:rsidRPr="00AC15C4" w:rsidRDefault="00C73931" w:rsidP="0081629B">
            <w:pPr>
              <w:rPr>
                <w:vanish/>
                <w:color w:val="000000" w:themeColor="text1"/>
              </w:rPr>
            </w:pPr>
          </w:p>
        </w:tc>
      </w:tr>
    </w:tbl>
    <w:p w14:paraId="57D5C61E" w14:textId="77777777" w:rsidR="00AC15C4" w:rsidRPr="00AC15C4" w:rsidRDefault="00AC15C4" w:rsidP="00AC15C4">
      <w:pPr>
        <w:pStyle w:val="Heading4"/>
        <w:rPr>
          <w:b w:val="0"/>
          <w:u w:val="single"/>
        </w:rPr>
      </w:pPr>
      <w:r w:rsidRPr="00AC15C4">
        <w:rPr>
          <w:b w:val="0"/>
          <w:u w:val="single"/>
        </w:rPr>
        <w:t>ENMEM-HMI-REQ-205014/A-Opt-In HMI Display</w:t>
      </w:r>
    </w:p>
    <w:p w14:paraId="3F1E5712" w14:textId="77777777" w:rsidR="00A96818" w:rsidRDefault="00980C5F" w:rsidP="00A96818">
      <w:r>
        <w:t>The Opt-In HMI display shall be displayed when all of the following conditions are met:</w:t>
      </w:r>
    </w:p>
    <w:p w14:paraId="09FF3625" w14:textId="77777777" w:rsidR="00A96818" w:rsidRDefault="00980C5F" w:rsidP="00980C5F">
      <w:pPr>
        <w:numPr>
          <w:ilvl w:val="0"/>
          <w:numId w:val="116"/>
        </w:numPr>
      </w:pPr>
      <w:r>
        <w:t>The user presses "Driver Profiles" on the HMI Menu</w:t>
      </w:r>
    </w:p>
    <w:p w14:paraId="1ECCCC6F" w14:textId="77777777" w:rsidR="00A96818" w:rsidRDefault="00980C5F" w:rsidP="00980C5F">
      <w:pPr>
        <w:numPr>
          <w:ilvl w:val="0"/>
          <w:numId w:val="116"/>
        </w:numPr>
      </w:pPr>
      <w:proofErr w:type="spellStart"/>
      <w:r>
        <w:t>EnhancedMemory_</w:t>
      </w:r>
      <w:proofErr w:type="gramStart"/>
      <w:r>
        <w:t>St</w:t>
      </w:r>
      <w:proofErr w:type="spellEnd"/>
      <w:r>
        <w:t>(</w:t>
      </w:r>
      <w:proofErr w:type="gramEnd"/>
      <w:r>
        <w:t xml:space="preserve">Status = </w:t>
      </w:r>
      <w:proofErr w:type="spellStart"/>
      <w:r>
        <w:t>ProfilesOff</w:t>
      </w:r>
      <w:proofErr w:type="spellEnd"/>
      <w:r>
        <w:t>)</w:t>
      </w:r>
    </w:p>
    <w:p w14:paraId="31CB917F" w14:textId="77777777" w:rsidR="00A96818" w:rsidRDefault="00980C5F" w:rsidP="00980C5F">
      <w:pPr>
        <w:numPr>
          <w:ilvl w:val="0"/>
          <w:numId w:val="116"/>
        </w:numPr>
      </w:pPr>
      <w:r>
        <w:t xml:space="preserve">No Driver </w:t>
      </w:r>
      <w:proofErr w:type="spellStart"/>
      <w:r>
        <w:t>Profile’s</w:t>
      </w:r>
      <w:proofErr w:type="spellEnd"/>
      <w:r>
        <w:t xml:space="preserve"> have been created (indicated by </w:t>
      </w:r>
      <w:proofErr w:type="spellStart"/>
      <w:r>
        <w:t>PersonalityOptIn_St</w:t>
      </w:r>
      <w:proofErr w:type="spellEnd"/>
      <w:r>
        <w:t>)</w:t>
      </w:r>
    </w:p>
    <w:p w14:paraId="69998070" w14:textId="77777777" w:rsidR="00F82A3B" w:rsidRDefault="00C73931" w:rsidP="00A96818"/>
    <w:p w14:paraId="40E13795" w14:textId="77777777" w:rsidR="00A96818" w:rsidRDefault="00980C5F" w:rsidP="00A96818">
      <w:r>
        <w:t>After displaying the Opt-In HMI, the following actions shall apply:</w:t>
      </w:r>
    </w:p>
    <w:p w14:paraId="1B1E2260" w14:textId="77777777" w:rsidR="00A96818" w:rsidRDefault="00980C5F" w:rsidP="00980C5F">
      <w:pPr>
        <w:numPr>
          <w:ilvl w:val="0"/>
          <w:numId w:val="117"/>
        </w:numPr>
      </w:pPr>
      <w:r>
        <w:t xml:space="preserve">Upon receiving a user’s “Opt-In” selection, the EnhancedMemoryInterfaceClient shall set </w:t>
      </w:r>
      <w:proofErr w:type="spellStart"/>
      <w:r>
        <w:t>EnhancedMemory_</w:t>
      </w:r>
      <w:proofErr w:type="gramStart"/>
      <w:r>
        <w:t>St</w:t>
      </w:r>
      <w:proofErr w:type="spellEnd"/>
      <w:r>
        <w:t>(</w:t>
      </w:r>
      <w:proofErr w:type="gramEnd"/>
      <w:r>
        <w:t xml:space="preserve">Status = </w:t>
      </w:r>
      <w:proofErr w:type="spellStart"/>
      <w:r>
        <w:t>ProfilesOn</w:t>
      </w:r>
      <w:proofErr w:type="spellEnd"/>
      <w:r>
        <w:t>) and begin the Create a Driver Profile process.</w:t>
      </w:r>
    </w:p>
    <w:p w14:paraId="6E198F25" w14:textId="77777777" w:rsidR="00A96818" w:rsidRDefault="00980C5F" w:rsidP="00980C5F">
      <w:pPr>
        <w:numPr>
          <w:ilvl w:val="0"/>
          <w:numId w:val="116"/>
        </w:numPr>
      </w:pPr>
      <w:r>
        <w:t xml:space="preserve">Upon receiving a user’s “Not Opt-In” selection, the EnhancedMemoryInterfaceClient shall return to the previous Menu leaving </w:t>
      </w:r>
      <w:proofErr w:type="spellStart"/>
      <w:r>
        <w:t>EnhancedMemory_</w:t>
      </w:r>
      <w:proofErr w:type="gramStart"/>
      <w:r>
        <w:t>St</w:t>
      </w:r>
      <w:proofErr w:type="spellEnd"/>
      <w:r>
        <w:t>(</w:t>
      </w:r>
      <w:proofErr w:type="gramEnd"/>
      <w:r>
        <w:t xml:space="preserve">Status = </w:t>
      </w:r>
      <w:proofErr w:type="spellStart"/>
      <w:r>
        <w:t>ProfilesOff</w:t>
      </w:r>
      <w:proofErr w:type="spellEnd"/>
      <w:r>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FF236A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5956936"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A0D6CB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A286090" w14:textId="77777777" w:rsidR="00D90FFA" w:rsidRPr="00AC15C4" w:rsidRDefault="00C73931" w:rsidP="0081629B">
            <w:pPr>
              <w:rPr>
                <w:vanish/>
                <w:color w:val="000000" w:themeColor="text1"/>
              </w:rPr>
            </w:pPr>
          </w:p>
        </w:tc>
      </w:tr>
    </w:tbl>
    <w:p w14:paraId="7010CB26" w14:textId="77777777" w:rsidR="00AC15C4" w:rsidRPr="00AC15C4" w:rsidRDefault="00AC15C4" w:rsidP="00AC15C4">
      <w:pPr>
        <w:pStyle w:val="Heading4"/>
        <w:rPr>
          <w:b w:val="0"/>
          <w:u w:val="single"/>
        </w:rPr>
      </w:pPr>
      <w:r w:rsidRPr="00AC15C4">
        <w:rPr>
          <w:b w:val="0"/>
          <w:u w:val="single"/>
        </w:rPr>
        <w:t>ENMEM-HMI-REQ-207327/B-Driver Profile Name Restrictions</w:t>
      </w:r>
    </w:p>
    <w:p w14:paraId="4F4E57D5" w14:textId="77777777" w:rsidR="006F2115" w:rsidRDefault="00980C5F" w:rsidP="00980C5F">
      <w:pPr>
        <w:numPr>
          <w:ilvl w:val="0"/>
          <w:numId w:val="118"/>
        </w:numPr>
      </w:pPr>
      <w:r>
        <w:t>The Driver Profile Names created and maintained by the EnhancedMemoryInterfaceClient shall be unique.</w:t>
      </w:r>
    </w:p>
    <w:p w14:paraId="0B8C56EE" w14:textId="77777777" w:rsidR="00BC0B5E" w:rsidRDefault="00980C5F" w:rsidP="00980C5F">
      <w:pPr>
        <w:numPr>
          <w:ilvl w:val="0"/>
          <w:numId w:val="119"/>
        </w:numPr>
      </w:pPr>
      <w:r>
        <w:t xml:space="preserve">In the event when an existing name is entered by the user, the EnhancedMemoryInterfaceClient shall: </w:t>
      </w:r>
    </w:p>
    <w:p w14:paraId="21EFA60E" w14:textId="77777777" w:rsidR="00BC0B5E" w:rsidRDefault="00980C5F" w:rsidP="00980C5F">
      <w:pPr>
        <w:numPr>
          <w:ilvl w:val="1"/>
          <w:numId w:val="119"/>
        </w:numPr>
      </w:pPr>
      <w:r>
        <w:t>provide notification to the user that the name already exists</w:t>
      </w:r>
    </w:p>
    <w:p w14:paraId="01C22668" w14:textId="77777777" w:rsidR="00BC0B5E" w:rsidRDefault="00980C5F" w:rsidP="00980C5F">
      <w:pPr>
        <w:numPr>
          <w:ilvl w:val="1"/>
          <w:numId w:val="119"/>
        </w:numPr>
      </w:pPr>
      <w:r>
        <w:t>not allow the existing name to be overwritten</w:t>
      </w:r>
    </w:p>
    <w:p w14:paraId="1048038E" w14:textId="77777777" w:rsidR="00EE696F" w:rsidRDefault="00980C5F" w:rsidP="00980C5F">
      <w:pPr>
        <w:numPr>
          <w:ilvl w:val="1"/>
          <w:numId w:val="119"/>
        </w:numPr>
      </w:pPr>
      <w:r>
        <w:t xml:space="preserve">provide the user retry opportunities until a </w:t>
      </w:r>
      <w:r w:rsidRPr="007E3E16">
        <w:t>unique name is entered before proceeding to next step</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181D77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5BD12A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4FE93F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3352DB" w14:textId="77777777" w:rsidR="00D90FFA" w:rsidRPr="00AC15C4" w:rsidRDefault="00C73931" w:rsidP="0081629B">
            <w:pPr>
              <w:rPr>
                <w:vanish/>
                <w:color w:val="000000" w:themeColor="text1"/>
              </w:rPr>
            </w:pPr>
          </w:p>
        </w:tc>
      </w:tr>
    </w:tbl>
    <w:p w14:paraId="057F66F7" w14:textId="77777777" w:rsidR="00AC15C4" w:rsidRPr="00AC15C4" w:rsidRDefault="00AC15C4" w:rsidP="00AC15C4">
      <w:pPr>
        <w:pStyle w:val="Heading4"/>
        <w:rPr>
          <w:b w:val="0"/>
          <w:u w:val="single"/>
        </w:rPr>
      </w:pPr>
      <w:r w:rsidRPr="00AC15C4">
        <w:rPr>
          <w:b w:val="0"/>
          <w:u w:val="single"/>
        </w:rPr>
        <w:t>ENMEM-HMI-REQ-212764/A-Enhanced Memory HMI Notification of Profile Creation Abort</w:t>
      </w:r>
    </w:p>
    <w:p w14:paraId="039DCB5B" w14:textId="77777777" w:rsidR="00500605" w:rsidRPr="000945D2" w:rsidRDefault="00980C5F" w:rsidP="0032597D">
      <w:pPr>
        <w:rPr>
          <w:szCs w:val="22"/>
          <w:lang w:eastAsia="zh-CN"/>
        </w:rPr>
      </w:pPr>
      <w:r>
        <w:t xml:space="preserve">When Driver Profile creation is interrupted and aborted, per </w:t>
      </w:r>
      <w:r>
        <w:rPr>
          <w:u w:val="single"/>
        </w:rPr>
        <w:t>ENMEM-REQ-</w:t>
      </w:r>
      <w:r w:rsidRPr="00BA3B1F">
        <w:rPr>
          <w:u w:val="single"/>
        </w:rPr>
        <w:t>116802</w:t>
      </w:r>
      <w:r>
        <w:t>, the EnhancedMemoryInterfaceClient shall notify the user that the process has been aborted.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25656F8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78F0952"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671F9E3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F742E43" w14:textId="77777777" w:rsidR="00D90FFA" w:rsidRPr="00AC15C4" w:rsidRDefault="00C73931" w:rsidP="0081629B">
            <w:pPr>
              <w:rPr>
                <w:vanish/>
                <w:color w:val="000000" w:themeColor="text1"/>
              </w:rPr>
            </w:pPr>
          </w:p>
        </w:tc>
      </w:tr>
    </w:tbl>
    <w:p w14:paraId="4305E166" w14:textId="77777777" w:rsidR="00AC15C4" w:rsidRPr="00AC15C4" w:rsidRDefault="00AC15C4" w:rsidP="00AC15C4">
      <w:pPr>
        <w:pStyle w:val="Heading4"/>
        <w:rPr>
          <w:b w:val="0"/>
          <w:u w:val="single"/>
        </w:rPr>
      </w:pPr>
      <w:r w:rsidRPr="00AC15C4">
        <w:rPr>
          <w:b w:val="0"/>
          <w:u w:val="single"/>
        </w:rPr>
        <w:t>ENMEM-HMI-REQ-233260/C-Keyfob, Phone, &amp; NFC Key Association During Profile Creation</w:t>
      </w:r>
    </w:p>
    <w:p w14:paraId="53A4E716" w14:textId="77777777" w:rsidR="007A19E6" w:rsidRPr="00663475" w:rsidRDefault="00980C5F" w:rsidP="00500605">
      <w:r w:rsidRPr="00663475">
        <w:t xml:space="preserve">During Profile Creation, the EnhancedMemoryInterfaceClient shall offer the user the ability to pair a keyfob, a phone, </w:t>
      </w:r>
      <w:r>
        <w:t>NFC Key, or all of the above</w:t>
      </w:r>
      <w:r w:rsidRPr="00663475">
        <w:t>.</w:t>
      </w:r>
    </w:p>
    <w:p w14:paraId="78421972" w14:textId="77777777" w:rsidR="007A19E6" w:rsidRPr="00663475" w:rsidRDefault="00980C5F" w:rsidP="00980C5F">
      <w:pPr>
        <w:numPr>
          <w:ilvl w:val="0"/>
          <w:numId w:val="120"/>
        </w:numPr>
      </w:pPr>
      <w:r w:rsidRPr="00663475">
        <w:t>A selection of “keyfob” shall begin the Keyfob Association Process</w:t>
      </w:r>
    </w:p>
    <w:p w14:paraId="1AD71E2E" w14:textId="77777777" w:rsidR="007A19E6" w:rsidRDefault="00980C5F" w:rsidP="00980C5F">
      <w:pPr>
        <w:numPr>
          <w:ilvl w:val="0"/>
          <w:numId w:val="120"/>
        </w:numPr>
      </w:pPr>
      <w:r w:rsidRPr="00663475">
        <w:t>A selection of “phone” shall begin the Phone Association Process</w:t>
      </w:r>
    </w:p>
    <w:p w14:paraId="49AD969D" w14:textId="77777777" w:rsidR="00AB269F" w:rsidRPr="00663475" w:rsidRDefault="00980C5F" w:rsidP="00980C5F">
      <w:pPr>
        <w:numPr>
          <w:ilvl w:val="0"/>
          <w:numId w:val="120"/>
        </w:numPr>
      </w:pPr>
      <w:r w:rsidRPr="00663475">
        <w:t>A selection of “</w:t>
      </w:r>
      <w:r>
        <w:t>NFC Key</w:t>
      </w:r>
      <w:r w:rsidRPr="00663475">
        <w:t xml:space="preserve">” shall begin the </w:t>
      </w:r>
      <w:r>
        <w:t xml:space="preserve">NFC Key </w:t>
      </w:r>
      <w:r w:rsidRPr="00663475">
        <w:t>Association Process</w:t>
      </w:r>
    </w:p>
    <w:p w14:paraId="2377DEF4" w14:textId="77777777" w:rsidR="007A19E6" w:rsidRDefault="00980C5F" w:rsidP="00980C5F">
      <w:pPr>
        <w:numPr>
          <w:ilvl w:val="0"/>
          <w:numId w:val="120"/>
        </w:numPr>
      </w:pPr>
      <w:r w:rsidRPr="00663475">
        <w:t>A selection of “</w:t>
      </w:r>
      <w:r>
        <w:t>All</w:t>
      </w:r>
      <w:r w:rsidRPr="00663475">
        <w:t>” shall begin the Keyfob Association Process, followed by the Phone Association Process</w:t>
      </w:r>
      <w:r>
        <w:t xml:space="preserve">, followed by the NFC Key </w:t>
      </w:r>
      <w:r w:rsidRPr="00663475">
        <w:t>Association Process</w:t>
      </w:r>
    </w:p>
    <w:p w14:paraId="48B0E8EB" w14:textId="77777777" w:rsidR="00663475" w:rsidRPr="00663475" w:rsidRDefault="00980C5F" w:rsidP="00980C5F">
      <w:pPr>
        <w:numPr>
          <w:ilvl w:val="0"/>
          <w:numId w:val="120"/>
        </w:numPr>
      </w:pPr>
      <w:r>
        <w:t xml:space="preserve">The </w:t>
      </w:r>
      <w:r w:rsidRPr="00663475">
        <w:t>EnhancedMemoryInterfaceClient</w:t>
      </w:r>
      <w:r>
        <w:t xml:space="preserve"> shall remember a user selection of “All” in order to support the below functionality:</w:t>
      </w:r>
    </w:p>
    <w:p w14:paraId="45E454A4" w14:textId="77777777" w:rsidR="009D159F" w:rsidRPr="00663475" w:rsidRDefault="00980C5F" w:rsidP="00980C5F">
      <w:pPr>
        <w:numPr>
          <w:ilvl w:val="1"/>
          <w:numId w:val="120"/>
        </w:numPr>
      </w:pPr>
      <w:r w:rsidRPr="00663475">
        <w:t>If the Keyfob Association Process successful</w:t>
      </w:r>
      <w:r>
        <w:t>ly completes</w:t>
      </w:r>
      <w:r w:rsidRPr="00663475">
        <w:t xml:space="preserve"> or </w:t>
      </w:r>
      <w:r>
        <w:t xml:space="preserve">is </w:t>
      </w:r>
      <w:r w:rsidRPr="00663475">
        <w:t>cancelled by the user, the Phone Association Process shall follow</w:t>
      </w:r>
    </w:p>
    <w:p w14:paraId="638FE62D" w14:textId="77777777" w:rsidR="00963DD3" w:rsidRPr="00663475" w:rsidRDefault="00980C5F" w:rsidP="00980C5F">
      <w:pPr>
        <w:numPr>
          <w:ilvl w:val="1"/>
          <w:numId w:val="120"/>
        </w:numPr>
      </w:pPr>
      <w:r w:rsidRPr="00663475">
        <w:t>If the Keyfob Association Process times-out (</w:t>
      </w:r>
      <w:r>
        <w:t xml:space="preserve">and </w:t>
      </w:r>
      <w:r w:rsidRPr="00663475">
        <w:t>after all retry attempts), the Phone Association Process shall follow</w:t>
      </w:r>
    </w:p>
    <w:p w14:paraId="227E3AF2" w14:textId="77777777" w:rsidR="00AB269F" w:rsidRDefault="00980C5F" w:rsidP="00980C5F">
      <w:pPr>
        <w:numPr>
          <w:ilvl w:val="1"/>
          <w:numId w:val="120"/>
        </w:numPr>
      </w:pPr>
      <w:r w:rsidRPr="00663475">
        <w:t xml:space="preserve">If the Keyfob Association Process is aborted by the system (see </w:t>
      </w:r>
      <w:r w:rsidRPr="00663475">
        <w:rPr>
          <w:u w:val="single"/>
        </w:rPr>
        <w:t>REQ-099690</w:t>
      </w:r>
      <w:r w:rsidRPr="00663475">
        <w:t xml:space="preserve">), the Phone Association Process </w:t>
      </w:r>
      <w:r>
        <w:t xml:space="preserve">and </w:t>
      </w:r>
      <w:r w:rsidRPr="00663475">
        <w:t xml:space="preserve">the </w:t>
      </w:r>
      <w:r>
        <w:t xml:space="preserve">NFC Key </w:t>
      </w:r>
      <w:r w:rsidRPr="00663475">
        <w:t>Association Process shall not follo</w:t>
      </w:r>
      <w:r>
        <w:t>w</w:t>
      </w:r>
    </w:p>
    <w:p w14:paraId="5FA80D49" w14:textId="77777777" w:rsidR="00AB269F" w:rsidRPr="00663475" w:rsidRDefault="00980C5F" w:rsidP="00980C5F">
      <w:pPr>
        <w:numPr>
          <w:ilvl w:val="1"/>
          <w:numId w:val="120"/>
        </w:numPr>
      </w:pPr>
      <w:r w:rsidRPr="00663475">
        <w:t xml:space="preserve">If the </w:t>
      </w:r>
      <w:r>
        <w:t xml:space="preserve">Phone </w:t>
      </w:r>
      <w:r w:rsidRPr="00663475">
        <w:t>Association Process successful</w:t>
      </w:r>
      <w:r>
        <w:t>ly completes</w:t>
      </w:r>
      <w:r w:rsidRPr="00663475">
        <w:t xml:space="preserve"> or </w:t>
      </w:r>
      <w:r>
        <w:t xml:space="preserve">is </w:t>
      </w:r>
      <w:r w:rsidRPr="00663475">
        <w:t xml:space="preserve">cancelled by the user, the </w:t>
      </w:r>
      <w:r>
        <w:t xml:space="preserve">NFC Key </w:t>
      </w:r>
      <w:r w:rsidRPr="00663475">
        <w:t>Association Process shall follow</w:t>
      </w:r>
    </w:p>
    <w:p w14:paraId="4D128C46" w14:textId="77777777" w:rsidR="00AB269F" w:rsidRPr="00663475" w:rsidRDefault="00980C5F" w:rsidP="00980C5F">
      <w:pPr>
        <w:numPr>
          <w:ilvl w:val="1"/>
          <w:numId w:val="120"/>
        </w:numPr>
      </w:pPr>
      <w:r w:rsidRPr="00663475">
        <w:t xml:space="preserve">If the </w:t>
      </w:r>
      <w:r>
        <w:t xml:space="preserve">Phone </w:t>
      </w:r>
      <w:r w:rsidRPr="00663475">
        <w:t>Association Process times-out (</w:t>
      </w:r>
      <w:r>
        <w:t xml:space="preserve">and </w:t>
      </w:r>
      <w:r w:rsidRPr="00663475">
        <w:t xml:space="preserve">after all retry attempts), the </w:t>
      </w:r>
      <w:r>
        <w:t xml:space="preserve">NFC Key </w:t>
      </w:r>
      <w:r w:rsidRPr="00663475">
        <w:t>Association Process shall follow</w:t>
      </w:r>
    </w:p>
    <w:p w14:paraId="5B9C42B4" w14:textId="77777777" w:rsidR="00AB269F" w:rsidRPr="00663475" w:rsidRDefault="00980C5F" w:rsidP="00980C5F">
      <w:pPr>
        <w:numPr>
          <w:ilvl w:val="1"/>
          <w:numId w:val="120"/>
        </w:numPr>
      </w:pPr>
      <w:r w:rsidRPr="00663475">
        <w:t xml:space="preserve">If the </w:t>
      </w:r>
      <w:r>
        <w:t xml:space="preserve">Phone </w:t>
      </w:r>
      <w:r w:rsidRPr="00663475">
        <w:t xml:space="preserve">Association Process is aborted by the system (see </w:t>
      </w:r>
      <w:r w:rsidRPr="00663475">
        <w:rPr>
          <w:u w:val="single"/>
        </w:rPr>
        <w:t>REQ-099690</w:t>
      </w:r>
      <w:r w:rsidRPr="00663475">
        <w:t xml:space="preserve">), the </w:t>
      </w:r>
      <w:r>
        <w:t xml:space="preserve">NFC Key </w:t>
      </w:r>
      <w:r w:rsidRPr="00663475">
        <w:t>Association Process shall not follo</w:t>
      </w:r>
      <w:r>
        <w:t>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6B76F48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4B7D51A"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1C083B3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8FADB8" w14:textId="77777777" w:rsidR="00D90FFA" w:rsidRPr="00AC15C4" w:rsidRDefault="00C73931" w:rsidP="0081629B">
            <w:pPr>
              <w:rPr>
                <w:vanish/>
                <w:color w:val="000000" w:themeColor="text1"/>
              </w:rPr>
            </w:pPr>
          </w:p>
        </w:tc>
      </w:tr>
    </w:tbl>
    <w:p w14:paraId="02D3AE5B" w14:textId="77777777" w:rsidR="00AC15C4" w:rsidRPr="00AC15C4" w:rsidRDefault="00AC15C4" w:rsidP="00AC15C4">
      <w:pPr>
        <w:pStyle w:val="Heading4"/>
        <w:rPr>
          <w:b w:val="0"/>
          <w:u w:val="single"/>
        </w:rPr>
      </w:pPr>
      <w:r w:rsidRPr="00AC15C4">
        <w:rPr>
          <w:b w:val="0"/>
          <w:u w:val="single"/>
        </w:rPr>
        <w:lastRenderedPageBreak/>
        <w:t>ENMEM-HMI-REQ-427495/A-Association During Profile Creation - Checkbox Method</w:t>
      </w:r>
    </w:p>
    <w:p w14:paraId="0DD48D96" w14:textId="77777777" w:rsidR="007A4262" w:rsidRDefault="00980C5F" w:rsidP="007A4262">
      <w:r>
        <w:t>During Profile Creation, the EnhancedMemoryInterfaceClient shall offer the user the ability to pair a keyfob, a phone and/or an NFC key:</w:t>
      </w:r>
    </w:p>
    <w:p w14:paraId="2E4873A2" w14:textId="77777777" w:rsidR="007A4262" w:rsidRDefault="00980C5F" w:rsidP="00980C5F">
      <w:pPr>
        <w:numPr>
          <w:ilvl w:val="0"/>
          <w:numId w:val="121"/>
        </w:numPr>
      </w:pPr>
      <w:r>
        <w:t>The EnhancedMemoryInterfaceClient shall allow the user to select which device pairings they would like to attempt during profile creation via a checkbox</w:t>
      </w:r>
    </w:p>
    <w:p w14:paraId="2C88EAEA" w14:textId="77777777" w:rsidR="007A4262" w:rsidRDefault="00980C5F" w:rsidP="00980C5F">
      <w:pPr>
        <w:numPr>
          <w:ilvl w:val="0"/>
          <w:numId w:val="121"/>
        </w:numPr>
      </w:pPr>
      <w:r>
        <w:t>The checkbox shall allow for none, one or many device pairing selections</w:t>
      </w:r>
    </w:p>
    <w:p w14:paraId="1BA8DD6A" w14:textId="77777777" w:rsidR="007A4262" w:rsidRDefault="00980C5F" w:rsidP="00980C5F">
      <w:pPr>
        <w:numPr>
          <w:ilvl w:val="0"/>
          <w:numId w:val="121"/>
        </w:numPr>
      </w:pPr>
      <w:r>
        <w:t>The checkbox device pairing options are to be made available per the configurations defined for PaaK and NFC (see REQ-232984, REQ-427169)</w:t>
      </w:r>
    </w:p>
    <w:p w14:paraId="3842ED25" w14:textId="77777777" w:rsidR="007A4262" w:rsidRDefault="00980C5F" w:rsidP="00980C5F">
      <w:pPr>
        <w:numPr>
          <w:ilvl w:val="0"/>
          <w:numId w:val="121"/>
        </w:numPr>
      </w:pPr>
      <w:r>
        <w:t>If “Skip” is selected, no pairing methods shall be attempted</w:t>
      </w:r>
    </w:p>
    <w:p w14:paraId="7A9082C6" w14:textId="77777777" w:rsidR="007A4262" w:rsidRDefault="00980C5F" w:rsidP="00980C5F">
      <w:pPr>
        <w:numPr>
          <w:ilvl w:val="0"/>
          <w:numId w:val="121"/>
        </w:numPr>
      </w:pPr>
      <w:r>
        <w:t xml:space="preserve">If the “Key Fob” box was checked when “Continue” was selected, the Keyfob Association Process shall be started </w:t>
      </w:r>
    </w:p>
    <w:p w14:paraId="14F5DA12" w14:textId="77777777" w:rsidR="007A4262" w:rsidRDefault="00980C5F" w:rsidP="00980C5F">
      <w:pPr>
        <w:numPr>
          <w:ilvl w:val="0"/>
          <w:numId w:val="121"/>
        </w:numPr>
      </w:pPr>
      <w:r>
        <w:t xml:space="preserve">If the “Phone </w:t>
      </w:r>
      <w:proofErr w:type="gramStart"/>
      <w:r>
        <w:t>As</w:t>
      </w:r>
      <w:proofErr w:type="gramEnd"/>
      <w:r>
        <w:t xml:space="preserve"> A Key” box was checked when “Continue” was selected, the Phone Association Process shall be started </w:t>
      </w:r>
    </w:p>
    <w:p w14:paraId="36BBACFF" w14:textId="77777777" w:rsidR="007A4262" w:rsidRDefault="00980C5F" w:rsidP="00980C5F">
      <w:pPr>
        <w:numPr>
          <w:ilvl w:val="0"/>
          <w:numId w:val="121"/>
        </w:numPr>
      </w:pPr>
      <w:r>
        <w:t>If the “NFC” box was checked when “Continue” was selected, the NFC Association Process shall be started</w:t>
      </w:r>
    </w:p>
    <w:p w14:paraId="58E87EEA" w14:textId="77777777" w:rsidR="007A4262" w:rsidRDefault="00980C5F" w:rsidP="00980C5F">
      <w:pPr>
        <w:numPr>
          <w:ilvl w:val="1"/>
          <w:numId w:val="121"/>
        </w:numPr>
      </w:pPr>
      <w:r>
        <w:t>The “Continue” button shall not be selectable until at least one checkbox is selected/checked.</w:t>
      </w:r>
    </w:p>
    <w:p w14:paraId="6A59AD66" w14:textId="77777777" w:rsidR="007A4262" w:rsidRDefault="00C73931" w:rsidP="007A4262">
      <w:pPr>
        <w:ind w:left="1440"/>
      </w:pPr>
    </w:p>
    <w:p w14:paraId="0D5E0C75" w14:textId="77777777" w:rsidR="007A4262" w:rsidRDefault="00980C5F" w:rsidP="00980C5F">
      <w:pPr>
        <w:numPr>
          <w:ilvl w:val="0"/>
          <w:numId w:val="121"/>
        </w:numPr>
      </w:pPr>
      <w:r>
        <w:t>If multiple boxes are checked, or all boxes are checked, the EnhancedMemoryInterfaceClient shall follow the order of Keyfob Association Process, Phone Association Process, NFC Key Association Process.</w:t>
      </w:r>
    </w:p>
    <w:p w14:paraId="6C109548" w14:textId="77777777" w:rsidR="007A4262" w:rsidRDefault="00980C5F" w:rsidP="00980C5F">
      <w:pPr>
        <w:numPr>
          <w:ilvl w:val="1"/>
          <w:numId w:val="121"/>
        </w:numPr>
      </w:pPr>
      <w:r>
        <w:t>If any of the preceding processes are successfully completed, cancelled by the user, or time-out (after all retry attempts), the subsequent process shall follow</w:t>
      </w:r>
    </w:p>
    <w:p w14:paraId="533BCE83" w14:textId="77777777" w:rsidR="007A4262" w:rsidRDefault="00980C5F" w:rsidP="00980C5F">
      <w:pPr>
        <w:numPr>
          <w:ilvl w:val="1"/>
          <w:numId w:val="121"/>
        </w:numPr>
      </w:pPr>
      <w:r>
        <w:t xml:space="preserve">If any of the preceding processes are aborted by the system (see </w:t>
      </w:r>
      <w:r w:rsidRPr="00015E5E">
        <w:t>REQ-099690</w:t>
      </w:r>
      <w:r>
        <w:t>), the subsequent process shall not follow</w:t>
      </w:r>
    </w:p>
    <w:p w14:paraId="386E4C09" w14:textId="77777777" w:rsidR="007A4262" w:rsidRDefault="00C73931" w:rsidP="007A4262"/>
    <w:p w14:paraId="7A67C3F1" w14:textId="77777777" w:rsidR="00500605" w:rsidRDefault="00980C5F" w:rsidP="00500605">
      <w:r>
        <w:rPr>
          <w:b/>
          <w:bCs/>
        </w:rPr>
        <w:t>Note</w:t>
      </w:r>
      <w:r>
        <w:t xml:space="preserve">: This variant shall be used (instead of </w:t>
      </w:r>
      <w:r w:rsidRPr="001B5DC9">
        <w:t>REQ-233260</w:t>
      </w:r>
      <w:r>
        <w:t xml:space="preserve">) for all QNX versions starting with P708 onward.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7826343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9D4EA1C"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7794986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CAE58E1" w14:textId="77777777" w:rsidR="00D90FFA" w:rsidRPr="00AC15C4" w:rsidRDefault="00C73931" w:rsidP="0081629B">
            <w:pPr>
              <w:rPr>
                <w:vanish/>
                <w:color w:val="000000" w:themeColor="text1"/>
              </w:rPr>
            </w:pPr>
          </w:p>
        </w:tc>
      </w:tr>
    </w:tbl>
    <w:p w14:paraId="1AA7EAE9" w14:textId="77777777" w:rsidR="00AC15C4" w:rsidRPr="00AC15C4" w:rsidRDefault="00AC15C4" w:rsidP="00AC15C4">
      <w:pPr>
        <w:pStyle w:val="Heading4"/>
        <w:rPr>
          <w:b w:val="0"/>
          <w:u w:val="single"/>
        </w:rPr>
      </w:pPr>
      <w:r w:rsidRPr="00AC15C4">
        <w:rPr>
          <w:b w:val="0"/>
          <w:u w:val="single"/>
        </w:rPr>
        <w:t>ENMEM-HMI-REQ-234279/B-Wrong Device Detected HMI</w:t>
      </w:r>
    </w:p>
    <w:p w14:paraId="36EB9C60" w14:textId="77777777" w:rsidR="00654379" w:rsidRPr="003412E6" w:rsidRDefault="00980C5F" w:rsidP="00654379">
      <w:pPr>
        <w:rPr>
          <w:szCs w:val="22"/>
        </w:rPr>
      </w:pPr>
      <w:r>
        <w:rPr>
          <w:szCs w:val="22"/>
        </w:rPr>
        <w:t xml:space="preserve">In the Keyfob, Phone or NFC </w:t>
      </w:r>
      <w:r w:rsidRPr="003412E6">
        <w:rPr>
          <w:szCs w:val="22"/>
        </w:rPr>
        <w:t xml:space="preserve">Association Process, the </w:t>
      </w:r>
      <w:r w:rsidRPr="003412E6">
        <w:rPr>
          <w:rFonts w:eastAsia="MS Mincho" w:cs="Arial"/>
          <w:szCs w:val="22"/>
        </w:rPr>
        <w:t xml:space="preserve">EnhancedMemoryInterfaceClient shall monitor </w:t>
      </w:r>
      <w:r w:rsidRPr="003412E6">
        <w:rPr>
          <w:rFonts w:cs="Arial"/>
          <w:color w:val="000000"/>
          <w:szCs w:val="22"/>
        </w:rPr>
        <w:t xml:space="preserve">EnMemKeyPairing_St to provide the wrong device HMI notification to the user. </w:t>
      </w:r>
      <w:r w:rsidRPr="003412E6">
        <w:rPr>
          <w:szCs w:val="22"/>
        </w:rPr>
        <w:t xml:space="preserve"> </w:t>
      </w:r>
    </w:p>
    <w:p w14:paraId="07DADD67" w14:textId="77777777" w:rsidR="00654379" w:rsidRPr="003412E6" w:rsidRDefault="00C73931" w:rsidP="00654379">
      <w:pPr>
        <w:ind w:left="720"/>
        <w:rPr>
          <w:szCs w:val="22"/>
        </w:rPr>
      </w:pPr>
    </w:p>
    <w:p w14:paraId="726C79AE" w14:textId="77777777" w:rsidR="00654379" w:rsidRPr="003412E6" w:rsidRDefault="00980C5F" w:rsidP="00654379">
      <w:pPr>
        <w:tabs>
          <w:tab w:val="left" w:pos="90"/>
        </w:tabs>
      </w:pPr>
      <w:r w:rsidRPr="003412E6">
        <w:rPr>
          <w:szCs w:val="22"/>
        </w:rPr>
        <w:t xml:space="preserve">When a value of </w:t>
      </w:r>
      <w:proofErr w:type="spellStart"/>
      <w:r w:rsidRPr="003412E6">
        <w:rPr>
          <w:rFonts w:cs="Arial"/>
          <w:color w:val="000000"/>
          <w:szCs w:val="22"/>
        </w:rPr>
        <w:t>WrongDeviceSelected</w:t>
      </w:r>
      <w:proofErr w:type="spellEnd"/>
      <w:r w:rsidRPr="003412E6">
        <w:rPr>
          <w:rFonts w:cs="Arial"/>
          <w:color w:val="000000"/>
          <w:szCs w:val="22"/>
        </w:rPr>
        <w:t xml:space="preserve"> is detected via </w:t>
      </w:r>
      <w:r w:rsidRPr="003412E6">
        <w:rPr>
          <w:szCs w:val="22"/>
        </w:rPr>
        <w:t>EnMemKeyPairing</w:t>
      </w:r>
      <w:r w:rsidRPr="003412E6">
        <w:rPr>
          <w:rFonts w:cs="Arial"/>
          <w:color w:val="000000"/>
          <w:szCs w:val="22"/>
        </w:rPr>
        <w:t>_</w:t>
      </w:r>
      <w:proofErr w:type="gramStart"/>
      <w:r w:rsidRPr="003412E6">
        <w:rPr>
          <w:rFonts w:cs="Arial"/>
          <w:color w:val="000000"/>
          <w:szCs w:val="22"/>
        </w:rPr>
        <w:t>St(</w:t>
      </w:r>
      <w:proofErr w:type="gramEnd"/>
      <w:r w:rsidRPr="003412E6">
        <w:rPr>
          <w:rFonts w:cs="Arial"/>
          <w:color w:val="000000"/>
          <w:szCs w:val="22"/>
        </w:rPr>
        <w:t>KeyPairing):</w:t>
      </w:r>
    </w:p>
    <w:p w14:paraId="4684EA11" w14:textId="77777777" w:rsidR="00654379" w:rsidRPr="003412E6" w:rsidRDefault="00980C5F" w:rsidP="00980C5F">
      <w:pPr>
        <w:numPr>
          <w:ilvl w:val="0"/>
          <w:numId w:val="122"/>
        </w:numPr>
        <w:tabs>
          <w:tab w:val="left" w:pos="90"/>
        </w:tabs>
      </w:pPr>
      <w:r w:rsidRPr="003412E6">
        <w:rPr>
          <w:rFonts w:eastAsia="MS Mincho" w:cs="Arial"/>
          <w:szCs w:val="22"/>
        </w:rPr>
        <w:t xml:space="preserve">The EnhancedMemoryInterfaceClient shall </w:t>
      </w:r>
      <w:r w:rsidRPr="003412E6">
        <w:t>provide a temporary notification to the user that the wrong device was selected</w:t>
      </w:r>
    </w:p>
    <w:p w14:paraId="741470B4" w14:textId="77777777" w:rsidR="00654379" w:rsidRPr="003412E6" w:rsidRDefault="00980C5F" w:rsidP="00980C5F">
      <w:pPr>
        <w:numPr>
          <w:ilvl w:val="0"/>
          <w:numId w:val="122"/>
        </w:numPr>
        <w:tabs>
          <w:tab w:val="left" w:pos="90"/>
        </w:tabs>
      </w:pPr>
      <w:r w:rsidRPr="003412E6">
        <w:t>This notification shall be triggered, not sustained, by the above signal value (See H31a_SYNC3_EMDriverProfile for notification duration).</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189277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F34A41F"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5AC5408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5BC7AF0" w14:textId="77777777" w:rsidR="00D90FFA" w:rsidRPr="00AC15C4" w:rsidRDefault="00C73931" w:rsidP="0081629B">
            <w:pPr>
              <w:rPr>
                <w:vanish/>
                <w:color w:val="000000" w:themeColor="text1"/>
              </w:rPr>
            </w:pPr>
          </w:p>
        </w:tc>
      </w:tr>
    </w:tbl>
    <w:p w14:paraId="5C4A2255" w14:textId="77777777" w:rsidR="00AC15C4" w:rsidRPr="00AC15C4" w:rsidRDefault="00AC15C4" w:rsidP="00AC15C4">
      <w:pPr>
        <w:pStyle w:val="Heading4"/>
        <w:rPr>
          <w:b w:val="0"/>
          <w:u w:val="single"/>
        </w:rPr>
      </w:pPr>
      <w:r w:rsidRPr="00AC15C4">
        <w:rPr>
          <w:b w:val="0"/>
          <w:u w:val="single"/>
        </w:rPr>
        <w:t>ENMEM-HMI-REQ-233264/C-Phone Association HMI Option</w:t>
      </w:r>
    </w:p>
    <w:p w14:paraId="2314112A" w14:textId="77777777" w:rsidR="007A19E6" w:rsidRPr="007918D4" w:rsidRDefault="00980C5F" w:rsidP="00500605">
      <w:r w:rsidRPr="007918D4">
        <w:t xml:space="preserve">The EnhancedMemoryInterfaceClient shall monitor </w:t>
      </w:r>
      <w:proofErr w:type="spellStart"/>
      <w:r>
        <w:t>P</w:t>
      </w:r>
      <w:r w:rsidRPr="004A4F8D">
        <w:t>aakConnection_St</w:t>
      </w:r>
      <w:proofErr w:type="spellEnd"/>
      <w:r w:rsidRPr="007918D4">
        <w:t xml:space="preserve"> and make active/inactive the offered “phone” and “</w:t>
      </w:r>
      <w:r>
        <w:t>all</w:t>
      </w:r>
      <w:r w:rsidRPr="007918D4">
        <w:t xml:space="preserve">” pairing selections (see </w:t>
      </w:r>
      <w:r w:rsidRPr="007918D4">
        <w:rPr>
          <w:u w:val="single"/>
        </w:rPr>
        <w:t>REQ-233260</w:t>
      </w:r>
      <w:r w:rsidRPr="007918D4">
        <w:t xml:space="preserve">) </w:t>
      </w:r>
      <w:r>
        <w:t xml:space="preserve">and the ability to pair a phone via an edit menu </w:t>
      </w:r>
      <w:r w:rsidRPr="007918D4">
        <w:t>as such:</w:t>
      </w:r>
    </w:p>
    <w:p w14:paraId="53E33C84" w14:textId="77777777" w:rsidR="009F2BE7" w:rsidRPr="007918D4" w:rsidRDefault="00980C5F" w:rsidP="00980C5F">
      <w:pPr>
        <w:numPr>
          <w:ilvl w:val="0"/>
          <w:numId w:val="123"/>
        </w:numPr>
      </w:pPr>
      <w:r w:rsidRPr="007918D4">
        <w:t xml:space="preserve">When </w:t>
      </w:r>
      <w:proofErr w:type="spellStart"/>
      <w:r w:rsidRPr="004A4F8D">
        <w:t>PaakConnection_St</w:t>
      </w:r>
      <w:proofErr w:type="spellEnd"/>
      <w:r w:rsidRPr="007918D4">
        <w:t xml:space="preserve"> </w:t>
      </w:r>
      <w:r>
        <w:t>= C</w:t>
      </w:r>
      <w:r w:rsidRPr="007918D4">
        <w:t>onnected, the above shall be made active</w:t>
      </w:r>
    </w:p>
    <w:p w14:paraId="4F958000" w14:textId="77777777" w:rsidR="00C83618" w:rsidRPr="004A4F8D" w:rsidRDefault="00980C5F" w:rsidP="00980C5F">
      <w:pPr>
        <w:numPr>
          <w:ilvl w:val="0"/>
          <w:numId w:val="123"/>
        </w:numPr>
        <w:rPr>
          <w:b/>
        </w:rPr>
      </w:pPr>
      <w:r w:rsidRPr="007918D4">
        <w:t xml:space="preserve">When </w:t>
      </w:r>
      <w:proofErr w:type="spellStart"/>
      <w:r>
        <w:t>P</w:t>
      </w:r>
      <w:r w:rsidRPr="004A4F8D">
        <w:t>aakConnection_St</w:t>
      </w:r>
      <w:proofErr w:type="spellEnd"/>
      <w:r w:rsidRPr="004A4F8D">
        <w:t xml:space="preserve"> </w:t>
      </w:r>
      <w:r>
        <w:t xml:space="preserve">= </w:t>
      </w:r>
      <w:proofErr w:type="spellStart"/>
      <w:r>
        <w:t>NoneC</w:t>
      </w:r>
      <w:r w:rsidRPr="007918D4">
        <w:t>onnected</w:t>
      </w:r>
      <w:proofErr w:type="spellEnd"/>
      <w:r w:rsidRPr="007918D4">
        <w:t>, the above shall be made inactive (greyed-out</w:t>
      </w:r>
      <w:r>
        <w:t>, hidden, etc.</w:t>
      </w:r>
      <w:r w:rsidRPr="007918D4">
        <w:t>)</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AC15C4" w14:paraId="328223B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55C56FE" w14:textId="77777777" w:rsidR="00D90FFA" w:rsidRPr="00AC15C4" w:rsidRDefault="00980C5F" w:rsidP="0081629B">
            <w:pPr>
              <w:rPr>
                <w:b/>
                <w:vanish/>
                <w:color w:val="A6A6A6" w:themeColor="background1" w:themeShade="A6"/>
              </w:rPr>
            </w:pPr>
            <w:r w:rsidRPr="00AC15C4">
              <w:rPr>
                <w:b/>
                <w:vanish/>
                <w:color w:val="000000" w:themeColor="text1"/>
              </w:rPr>
              <w:t>Acceptance Criteria</w:t>
            </w:r>
          </w:p>
        </w:tc>
      </w:tr>
      <w:tr w:rsidR="00D90FFA" w:rsidRPr="00AC15C4" w14:paraId="2A0C0D1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A019D6" w14:textId="77777777" w:rsidR="00D90FFA" w:rsidRPr="00AC15C4" w:rsidRDefault="00C73931" w:rsidP="0081629B">
            <w:pPr>
              <w:rPr>
                <w:vanish/>
                <w:color w:val="000000" w:themeColor="text1"/>
              </w:rPr>
            </w:pPr>
          </w:p>
        </w:tc>
      </w:tr>
    </w:tbl>
    <w:p w14:paraId="2B5F3034" w14:textId="77777777" w:rsidR="00406F39" w:rsidRDefault="00980C5F" w:rsidP="00AC15C4">
      <w:pPr>
        <w:pStyle w:val="Heading1"/>
      </w:pPr>
      <w:bookmarkStart w:id="697" w:name="_Toc78592618"/>
      <w:r>
        <w:lastRenderedPageBreak/>
        <w:t>Appendix: Reference Documents</w:t>
      </w:r>
      <w:bookmarkEnd w:id="697"/>
    </w:p>
    <w:p w14:paraId="7DC91699" w14:textId="77777777" w:rsidR="00AE06BC" w:rsidRPr="00AE06BC" w:rsidRDefault="00C73931" w:rsidP="00AE06BC"/>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ED6631" w14:paraId="0FE47032"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2674F860" w14:textId="77777777" w:rsidR="00ED6631" w:rsidRDefault="00980C5F">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70693A09" w14:textId="77777777" w:rsidR="00ED6631" w:rsidRDefault="00980C5F">
            <w:pPr>
              <w:rPr>
                <w:rFonts w:cs="Arial"/>
              </w:rPr>
            </w:pPr>
            <w:r>
              <w:rPr>
                <w:rFonts w:cs="Arial"/>
              </w:rPr>
              <w:t>Document Title</w:t>
            </w:r>
          </w:p>
        </w:tc>
      </w:tr>
      <w:tr w:rsidR="00ED6631" w14:paraId="06A96D86"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49B0EAA2" w14:textId="77777777" w:rsidR="00ED6631" w:rsidRDefault="00980C5F">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232612BC" w14:textId="77777777" w:rsidR="00ED6631" w:rsidRDefault="00980C5F" w:rsidP="001274B4">
            <w:pPr>
              <w:rPr>
                <w:rFonts w:cs="Arial"/>
              </w:rPr>
            </w:pPr>
            <w:r w:rsidRPr="00686DE9">
              <w:rPr>
                <w:rFonts w:cs="Arial"/>
              </w:rPr>
              <w:t xml:space="preserve">Enhanced Memory </w:t>
            </w:r>
            <w:r>
              <w:rPr>
                <w:rFonts w:cs="Arial"/>
              </w:rPr>
              <w:t xml:space="preserve">APIM </w:t>
            </w:r>
            <w:r w:rsidRPr="00686DE9">
              <w:rPr>
                <w:rFonts w:cs="Arial"/>
              </w:rPr>
              <w:t>Implementation Guide</w:t>
            </w:r>
          </w:p>
        </w:tc>
      </w:tr>
      <w:tr w:rsidR="00ED6631" w14:paraId="6D38A69A"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2CDB5C23" w14:textId="77777777" w:rsidR="00ED6631" w:rsidRDefault="00980C5F">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766A75DD" w14:textId="77777777" w:rsidR="00ED6631" w:rsidRDefault="00980C5F">
            <w:pPr>
              <w:rPr>
                <w:rFonts w:cs="Arial"/>
              </w:rPr>
            </w:pPr>
            <w:r>
              <w:rPr>
                <w:rFonts w:cs="Arial"/>
              </w:rPr>
              <w:t>Vehicle Settings APIM SPSS - feature/functions tied to Enhanced Memory (ex. Ambient Lighting Variant 2, Language update….)</w:t>
            </w:r>
          </w:p>
        </w:tc>
      </w:tr>
      <w:tr w:rsidR="005A18F1" w14:paraId="1ACA77F5" w14:textId="77777777" w:rsidTr="005A18F1">
        <w:trPr>
          <w:jc w:val="center"/>
        </w:trPr>
        <w:tc>
          <w:tcPr>
            <w:tcW w:w="1417" w:type="dxa"/>
            <w:tcBorders>
              <w:top w:val="single" w:sz="4" w:space="0" w:color="auto"/>
              <w:left w:val="single" w:sz="4" w:space="0" w:color="auto"/>
              <w:bottom w:val="single" w:sz="4" w:space="0" w:color="auto"/>
              <w:right w:val="single" w:sz="4" w:space="0" w:color="auto"/>
            </w:tcBorders>
          </w:tcPr>
          <w:p w14:paraId="315C63F2" w14:textId="77777777" w:rsidR="005A18F1" w:rsidRDefault="00980C5F" w:rsidP="009F2B7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40731A73" w14:textId="77777777" w:rsidR="005A18F1" w:rsidRDefault="00980C5F" w:rsidP="009F2B77">
            <w:pPr>
              <w:rPr>
                <w:rFonts w:cs="Arial"/>
              </w:rPr>
            </w:pPr>
            <w:r>
              <w:rPr>
                <w:rFonts w:cs="Arial"/>
              </w:rPr>
              <w:t>APIM Enhanced Memory HMI specification</w:t>
            </w:r>
          </w:p>
        </w:tc>
      </w:tr>
      <w:tr w:rsidR="005A18F1" w14:paraId="1401D750"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6468C519" w14:textId="77777777" w:rsidR="005A18F1" w:rsidRDefault="00980C5F" w:rsidP="009F2B7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225E3AC8" w14:textId="77777777" w:rsidR="005A18F1" w:rsidRDefault="00980C5F" w:rsidP="009F2B77">
            <w:pPr>
              <w:rPr>
                <w:rFonts w:cs="Arial"/>
              </w:rPr>
            </w:pPr>
            <w:r w:rsidRPr="008D2C08">
              <w:rPr>
                <w:rFonts w:cs="Arial"/>
              </w:rPr>
              <w:t xml:space="preserve">FBMP SPSS </w:t>
            </w:r>
            <w:r>
              <w:rPr>
                <w:rFonts w:cs="Arial"/>
              </w:rPr>
              <w:t>(Feature Based Message Protocol SPSS spec)</w:t>
            </w:r>
          </w:p>
        </w:tc>
      </w:tr>
      <w:tr w:rsidR="005A18F1" w14:paraId="38EFC665"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tcPr>
          <w:p w14:paraId="25ADC492" w14:textId="77777777" w:rsidR="005A18F1" w:rsidRDefault="00980C5F">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165AEAD6" w14:textId="77777777" w:rsidR="005A18F1" w:rsidRDefault="00980C5F">
            <w:pPr>
              <w:rPr>
                <w:rFonts w:cs="Arial"/>
              </w:rPr>
            </w:pPr>
            <w:r>
              <w:rPr>
                <w:rFonts w:cs="Arial"/>
              </w:rPr>
              <w:t>APIM Infotainment Diagnostic Specification with enhanced memory updates</w:t>
            </w:r>
          </w:p>
        </w:tc>
      </w:tr>
      <w:tr w:rsidR="005A18F1" w14:paraId="75606D76" w14:textId="77777777" w:rsidTr="00686DE9">
        <w:trPr>
          <w:jc w:val="center"/>
        </w:trPr>
        <w:tc>
          <w:tcPr>
            <w:tcW w:w="1417" w:type="dxa"/>
            <w:tcBorders>
              <w:top w:val="single" w:sz="4" w:space="0" w:color="auto"/>
              <w:left w:val="single" w:sz="4" w:space="0" w:color="auto"/>
              <w:bottom w:val="single" w:sz="4" w:space="0" w:color="auto"/>
              <w:right w:val="single" w:sz="4" w:space="0" w:color="auto"/>
            </w:tcBorders>
            <w:hideMark/>
          </w:tcPr>
          <w:p w14:paraId="619AE270" w14:textId="77777777" w:rsidR="005A18F1" w:rsidRDefault="00980C5F">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0DEDC30C" w14:textId="77777777" w:rsidR="005A18F1" w:rsidRDefault="00980C5F">
            <w:pPr>
              <w:rPr>
                <w:rFonts w:cs="Arial"/>
              </w:rPr>
            </w:pPr>
            <w:proofErr w:type="spellStart"/>
            <w:r w:rsidRPr="00C15FAA">
              <w:rPr>
                <w:rFonts w:cs="Arial"/>
              </w:rPr>
              <w:t>EnhancedMemory_SPSS_HMI_Mapping</w:t>
            </w:r>
            <w:proofErr w:type="spellEnd"/>
          </w:p>
        </w:tc>
      </w:tr>
    </w:tbl>
    <w:p w14:paraId="0F543A5C" w14:textId="77777777" w:rsidR="00ED6631" w:rsidRDefault="00C73931">
      <w:pPr>
        <w:rPr>
          <w:rFonts w:cs="Arial"/>
        </w:rPr>
      </w:pPr>
    </w:p>
    <w:p w14:paraId="2D4FA3E1" w14:textId="77777777" w:rsidR="00AB1E94" w:rsidRPr="00AE06BC" w:rsidRDefault="00C73931" w:rsidP="00406F39"/>
    <w:sectPr w:rsidR="00AB1E94" w:rsidRPr="00AE06BC" w:rsidSect="00AC15C4">
      <w:headerReference w:type="default" r:id="rId37"/>
      <w:footerReference w:type="default" r:id="rId38"/>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9741E" w14:textId="77777777" w:rsidR="00C73931" w:rsidRDefault="00C73931" w:rsidP="0085312A">
      <w:r>
        <w:separator/>
      </w:r>
    </w:p>
  </w:endnote>
  <w:endnote w:type="continuationSeparator" w:id="0">
    <w:p w14:paraId="660CB2EB" w14:textId="77777777" w:rsidR="00C73931" w:rsidRDefault="00C739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Utsaah">
    <w:panose1 w:val="020B0604020202020204"/>
    <w:charset w:val="00"/>
    <w:family w:val="swiss"/>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72BA1401"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1DCBA1F3" w14:textId="7777777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AC15C4">
            <w:rPr>
              <w:b/>
              <w:smallCaps/>
              <w:noProof/>
              <w:sz w:val="16"/>
            </w:rPr>
            <w:t>Enhanced Memory InterfaceClient SPSS v1.13 July 30, 2021</w:t>
          </w:r>
          <w:r w:rsidR="000D1DC3">
            <w:rPr>
              <w:b/>
              <w:smallCaps/>
              <w:noProof/>
              <w:sz w:val="16"/>
            </w:rPr>
            <w:t>.doc</w:t>
          </w:r>
          <w:r w:rsidR="00AC15C4">
            <w:rPr>
              <w:b/>
              <w:smallCaps/>
              <w:noProof/>
              <w:sz w:val="16"/>
            </w:rPr>
            <w:t>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2810BC3F"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251295FA"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55107089"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ED3878">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ED3878">
            <w:rPr>
              <w:noProof/>
              <w:szCs w:val="20"/>
            </w:rPr>
            <w:t>1</w:t>
          </w:r>
          <w:r w:rsidRPr="00583AF9">
            <w:rPr>
              <w:szCs w:val="20"/>
            </w:rPr>
            <w:fldChar w:fldCharType="end"/>
          </w:r>
        </w:p>
      </w:tc>
    </w:tr>
  </w:tbl>
  <w:p w14:paraId="679E5B34"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8F39A" w14:textId="77777777" w:rsidR="00C73931" w:rsidRDefault="00C73931" w:rsidP="0085312A">
      <w:r>
        <w:separator/>
      </w:r>
    </w:p>
  </w:footnote>
  <w:footnote w:type="continuationSeparator" w:id="0">
    <w:p w14:paraId="6D1C8F42" w14:textId="77777777" w:rsidR="00C73931" w:rsidRDefault="00C739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1A36E60D"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2F33F1BA"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797A32A5" wp14:editId="5FF5CFD6">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76CD3B77"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3A6F4EB3"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5B2AF647" w14:textId="77777777" w:rsidR="000D1DC3" w:rsidRDefault="000D1DC3" w:rsidP="00EE2F2F">
          <w:pPr>
            <w:autoSpaceDN w:val="0"/>
            <w:jc w:val="right"/>
            <w:rPr>
              <w:rFonts w:cs="Arial"/>
              <w:szCs w:val="20"/>
            </w:rPr>
          </w:pPr>
          <w:r>
            <w:rPr>
              <w:rFonts w:cs="Arial"/>
              <w:b/>
              <w:sz w:val="16"/>
              <w:szCs w:val="16"/>
            </w:rPr>
            <w:t>Engineering Specification</w:t>
          </w:r>
        </w:p>
      </w:tc>
    </w:tr>
  </w:tbl>
  <w:p w14:paraId="4724358C" w14:textId="7777777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2796205"/>
    <w:multiLevelType w:val="hybridMultilevel"/>
    <w:tmpl w:val="096A9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86509"/>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986512"/>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CA6116"/>
    <w:multiLevelType w:val="hybridMultilevel"/>
    <w:tmpl w:val="689C99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077E6342"/>
    <w:multiLevelType w:val="hybridMultilevel"/>
    <w:tmpl w:val="1938D1D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0" w15:restartNumberingAfterBreak="0">
    <w:nsid w:val="08B46291"/>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76082"/>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0A6323"/>
    <w:multiLevelType w:val="hybridMultilevel"/>
    <w:tmpl w:val="FEF4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1F4B0F"/>
    <w:multiLevelType w:val="hybridMultilevel"/>
    <w:tmpl w:val="9EB2B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046173"/>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D9724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34F6413"/>
    <w:multiLevelType w:val="hybridMultilevel"/>
    <w:tmpl w:val="08005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554616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15546170"/>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15CC6290"/>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CC6296"/>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5CC6364"/>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6DF6079"/>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7D6295"/>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516301"/>
    <w:multiLevelType w:val="hybridMultilevel"/>
    <w:tmpl w:val="FBCC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016020"/>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1CE16028"/>
    <w:multiLevelType w:val="hybridMultilevel"/>
    <w:tmpl w:val="874E636C"/>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3777E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D846396"/>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1D96199"/>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736118"/>
    <w:multiLevelType w:val="hybridMultilevel"/>
    <w:tmpl w:val="A63E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2C6275"/>
    <w:multiLevelType w:val="hybridMultilevel"/>
    <w:tmpl w:val="B69C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D96387"/>
    <w:multiLevelType w:val="hybridMultilevel"/>
    <w:tmpl w:val="1030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3D6178"/>
    <w:multiLevelType w:val="hybridMultilevel"/>
    <w:tmpl w:val="0D40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E6415"/>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9E6417"/>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FB6319"/>
    <w:multiLevelType w:val="hybridMultilevel"/>
    <w:tmpl w:val="9D041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AC6073"/>
    <w:multiLevelType w:val="hybridMultilevel"/>
    <w:tmpl w:val="FBB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4F601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F506454"/>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506456"/>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C9608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BA6545"/>
    <w:multiLevelType w:val="hybridMultilevel"/>
    <w:tmpl w:val="26BA1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E31066"/>
    <w:multiLevelType w:val="hybridMultilevel"/>
    <w:tmpl w:val="BC301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C5427B"/>
    <w:multiLevelType w:val="hybridMultilevel"/>
    <w:tmpl w:val="6A7A40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4D86109"/>
    <w:multiLevelType w:val="hybridMultilevel"/>
    <w:tmpl w:val="0C5CA6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360F6400"/>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39A52115"/>
    <w:multiLevelType w:val="hybridMultilevel"/>
    <w:tmpl w:val="9208D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B56426"/>
    <w:multiLevelType w:val="hybridMultilevel"/>
    <w:tmpl w:val="BD0E4232"/>
    <w:lvl w:ilvl="0" w:tplc="86F870DE">
      <w:numFmt w:val="bullet"/>
      <w:lvlText w:val="-"/>
      <w:lvlJc w:val="left"/>
      <w:pPr>
        <w:ind w:left="774" w:hanging="360"/>
      </w:pPr>
      <w:rPr>
        <w:rFonts w:ascii="Arial" w:eastAsia="SimSun" w:hAnsi="Arial" w:cs="Aria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49" w15:restartNumberingAfterBreak="0">
    <w:nsid w:val="3B736309"/>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ED6327"/>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ED6622"/>
    <w:multiLevelType w:val="hybridMultilevel"/>
    <w:tmpl w:val="61B2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6A6210"/>
    <w:multiLevelType w:val="hybridMultilevel"/>
    <w:tmpl w:val="C9A4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FC6431"/>
    <w:multiLevelType w:val="hybridMultilevel"/>
    <w:tmpl w:val="4FC24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433D6246"/>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33D624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433D6254"/>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5D36206"/>
    <w:multiLevelType w:val="hybridMultilevel"/>
    <w:tmpl w:val="F8A6B70A"/>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8" w15:restartNumberingAfterBreak="0">
    <w:nsid w:val="47276320"/>
    <w:multiLevelType w:val="hybridMultilevel"/>
    <w:tmpl w:val="B28E91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8A775BD"/>
    <w:multiLevelType w:val="hybridMultilevel"/>
    <w:tmpl w:val="4328A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AA6377"/>
    <w:multiLevelType w:val="hybridMultilevel"/>
    <w:tmpl w:val="1494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C46157"/>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06344"/>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686269"/>
    <w:multiLevelType w:val="hybridMultilevel"/>
    <w:tmpl w:val="127C8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F36485"/>
    <w:multiLevelType w:val="hybridMultilevel"/>
    <w:tmpl w:val="24149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4D6121"/>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54D6124"/>
    <w:multiLevelType w:val="hybridMultilevel"/>
    <w:tmpl w:val="F8F8E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EC6193"/>
    <w:multiLevelType w:val="hybridMultilevel"/>
    <w:tmpl w:val="F7E2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C06017"/>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8E66405"/>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38624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E86204"/>
    <w:multiLevelType w:val="hybridMultilevel"/>
    <w:tmpl w:val="3F84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FD6639"/>
    <w:multiLevelType w:val="hybridMultilevel"/>
    <w:tmpl w:val="8CAE7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086012"/>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0086105"/>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0086113"/>
    <w:multiLevelType w:val="hybridMultilevel"/>
    <w:tmpl w:val="919C8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0086659"/>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60096492"/>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0106115"/>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0106163"/>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0106662"/>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16663"/>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0126660"/>
    <w:multiLevelType w:val="hybridMultilevel"/>
    <w:tmpl w:val="9D1E0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0176018"/>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0176024"/>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0606189"/>
    <w:multiLevelType w:val="hybridMultilevel"/>
    <w:tmpl w:val="F510F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0636092"/>
    <w:multiLevelType w:val="hybridMultilevel"/>
    <w:tmpl w:val="D84EC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936299"/>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1206160"/>
    <w:multiLevelType w:val="hybridMultilevel"/>
    <w:tmpl w:val="B1CE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1226161"/>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1476187"/>
    <w:multiLevelType w:val="hybridMultilevel"/>
    <w:tmpl w:val="2F74B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2066250"/>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2126255"/>
    <w:multiLevelType w:val="hybridMultilevel"/>
    <w:tmpl w:val="810E5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2176271"/>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62216287"/>
    <w:multiLevelType w:val="hybridMultilevel"/>
    <w:tmpl w:val="32323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62226268"/>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 w15:restartNumberingAfterBreak="0">
    <w:nsid w:val="62246272"/>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62366308"/>
    <w:multiLevelType w:val="hybridMultilevel"/>
    <w:tmpl w:val="CBAAF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62366437"/>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2426294"/>
    <w:multiLevelType w:val="hybridMultilevel"/>
    <w:tmpl w:val="8D44E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2436293"/>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62486304"/>
    <w:multiLevelType w:val="hybridMultilevel"/>
    <w:tmpl w:val="FBCC7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2576366"/>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3" w15:restartNumberingAfterBreak="0">
    <w:nsid w:val="62596367"/>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4" w15:restartNumberingAfterBreak="0">
    <w:nsid w:val="62646322"/>
    <w:multiLevelType w:val="hybridMultilevel"/>
    <w:tmpl w:val="FEF49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2856383"/>
    <w:multiLevelType w:val="hybridMultilevel"/>
    <w:tmpl w:val="1030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2936395"/>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3416421"/>
    <w:multiLevelType w:val="hybridMultilevel"/>
    <w:tmpl w:val="F6AA6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63516448"/>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63536644"/>
    <w:multiLevelType w:val="hybridMultilevel"/>
    <w:tmpl w:val="262A7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63626460"/>
    <w:multiLevelType w:val="hybridMultilevel"/>
    <w:tmpl w:val="60728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63696468"/>
    <w:multiLevelType w:val="hybridMultilevel"/>
    <w:tmpl w:val="6B147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3756474"/>
    <w:multiLevelType w:val="hybridMultilevel"/>
    <w:tmpl w:val="7D140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63916496"/>
    <w:multiLevelType w:val="hybridMultilevel"/>
    <w:tmpl w:val="F706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4046514"/>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4616331"/>
    <w:multiLevelType w:val="hybridMultilevel"/>
    <w:tmpl w:val="61B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4806645"/>
    <w:multiLevelType w:val="hybridMultilevel"/>
    <w:tmpl w:val="1922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64946670"/>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669F6666"/>
    <w:multiLevelType w:val="hybridMultilevel"/>
    <w:tmpl w:val="59A44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7616232"/>
    <w:multiLevelType w:val="hybridMultilevel"/>
    <w:tmpl w:val="8F58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84D2A35"/>
    <w:multiLevelType w:val="hybridMultilevel"/>
    <w:tmpl w:val="FE12A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A876180"/>
    <w:multiLevelType w:val="hybridMultilevel"/>
    <w:tmpl w:val="E11C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B106171"/>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3" w15:restartNumberingAfterBreak="0">
    <w:nsid w:val="6CF16111"/>
    <w:multiLevelType w:val="hybridMultilevel"/>
    <w:tmpl w:val="6F92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F306676"/>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71326165"/>
    <w:multiLevelType w:val="hybridMultilevel"/>
    <w:tmpl w:val="6B58AD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1346085"/>
    <w:multiLevelType w:val="hybridMultilevel"/>
    <w:tmpl w:val="3B28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3887E97"/>
    <w:multiLevelType w:val="multilevel"/>
    <w:tmpl w:val="635AE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ED613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0" w15:restartNumberingAfterBreak="0">
    <w:nsid w:val="7EE36410"/>
    <w:multiLevelType w:val="hybridMultilevel"/>
    <w:tmpl w:val="198EAF4E"/>
    <w:lvl w:ilvl="0" w:tplc="86F870DE">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73"/>
  </w:num>
  <w:num w:numId="8">
    <w:abstractNumId w:val="38"/>
  </w:num>
  <w:num w:numId="9">
    <w:abstractNumId w:val="68"/>
  </w:num>
  <w:num w:numId="10">
    <w:abstractNumId w:val="83"/>
  </w:num>
  <w:num w:numId="11">
    <w:abstractNumId w:val="25"/>
  </w:num>
  <w:num w:numId="12">
    <w:abstractNumId w:val="84"/>
  </w:num>
  <w:num w:numId="13">
    <w:abstractNumId w:val="26"/>
  </w:num>
  <w:num w:numId="14">
    <w:abstractNumId w:val="22"/>
  </w:num>
  <w:num w:numId="15">
    <w:abstractNumId w:val="11"/>
  </w:num>
  <w:num w:numId="16">
    <w:abstractNumId w:val="126"/>
  </w:num>
  <w:num w:numId="17">
    <w:abstractNumId w:val="41"/>
  </w:num>
  <w:num w:numId="18">
    <w:abstractNumId w:val="86"/>
  </w:num>
  <w:num w:numId="19">
    <w:abstractNumId w:val="123"/>
  </w:num>
  <w:num w:numId="20">
    <w:abstractNumId w:val="45"/>
  </w:num>
  <w:num w:numId="21">
    <w:abstractNumId w:val="74"/>
  </w:num>
  <w:num w:numId="22">
    <w:abstractNumId w:val="75"/>
  </w:num>
  <w:num w:numId="23">
    <w:abstractNumId w:val="78"/>
  </w:num>
  <w:num w:numId="24">
    <w:abstractNumId w:val="8"/>
  </w:num>
  <w:num w:numId="25">
    <w:abstractNumId w:val="30"/>
  </w:num>
  <w:num w:numId="26">
    <w:abstractNumId w:val="65"/>
  </w:num>
  <w:num w:numId="27">
    <w:abstractNumId w:val="66"/>
  </w:num>
  <w:num w:numId="28">
    <w:abstractNumId w:val="128"/>
  </w:num>
  <w:num w:numId="29">
    <w:abstractNumId w:val="61"/>
  </w:num>
  <w:num w:numId="30">
    <w:abstractNumId w:val="89"/>
  </w:num>
  <w:num w:numId="31">
    <w:abstractNumId w:val="88"/>
  </w:num>
  <w:num w:numId="32">
    <w:abstractNumId w:val="79"/>
  </w:num>
  <w:num w:numId="33">
    <w:abstractNumId w:val="17"/>
  </w:num>
  <w:num w:numId="34">
    <w:abstractNumId w:val="125"/>
  </w:num>
  <w:num w:numId="35">
    <w:abstractNumId w:val="18"/>
  </w:num>
  <w:num w:numId="36">
    <w:abstractNumId w:val="122"/>
  </w:num>
  <w:num w:numId="37">
    <w:abstractNumId w:val="14"/>
  </w:num>
  <w:num w:numId="38">
    <w:abstractNumId w:val="33"/>
  </w:num>
  <w:num w:numId="39">
    <w:abstractNumId w:val="121"/>
  </w:num>
  <w:num w:numId="40">
    <w:abstractNumId w:val="90"/>
  </w:num>
  <w:num w:numId="41">
    <w:abstractNumId w:val="85"/>
  </w:num>
  <w:num w:numId="42">
    <w:abstractNumId w:val="67"/>
  </w:num>
  <w:num w:numId="43">
    <w:abstractNumId w:val="29"/>
  </w:num>
  <w:num w:numId="44">
    <w:abstractNumId w:val="71"/>
  </w:num>
  <w:num w:numId="45">
    <w:abstractNumId w:val="57"/>
  </w:num>
  <w:num w:numId="46">
    <w:abstractNumId w:val="5"/>
  </w:num>
  <w:num w:numId="47">
    <w:abstractNumId w:val="52"/>
  </w:num>
  <w:num w:numId="48">
    <w:abstractNumId w:val="119"/>
  </w:num>
  <w:num w:numId="49">
    <w:abstractNumId w:val="70"/>
  </w:num>
  <w:num w:numId="50">
    <w:abstractNumId w:val="54"/>
  </w:num>
  <w:num w:numId="51">
    <w:abstractNumId w:val="55"/>
  </w:num>
  <w:num w:numId="52">
    <w:abstractNumId w:val="91"/>
  </w:num>
  <w:num w:numId="53">
    <w:abstractNumId w:val="56"/>
  </w:num>
  <w:num w:numId="54">
    <w:abstractNumId w:val="92"/>
  </w:num>
  <w:num w:numId="55">
    <w:abstractNumId w:val="63"/>
  </w:num>
  <w:num w:numId="56">
    <w:abstractNumId w:val="95"/>
  </w:num>
  <w:num w:numId="57">
    <w:abstractNumId w:val="93"/>
  </w:num>
  <w:num w:numId="58">
    <w:abstractNumId w:val="96"/>
  </w:num>
  <w:num w:numId="59">
    <w:abstractNumId w:val="31"/>
  </w:num>
  <w:num w:numId="60">
    <w:abstractNumId w:val="94"/>
  </w:num>
  <w:num w:numId="61">
    <w:abstractNumId w:val="10"/>
  </w:num>
  <w:num w:numId="62">
    <w:abstractNumId w:val="19"/>
  </w:num>
  <w:num w:numId="63">
    <w:abstractNumId w:val="19"/>
  </w:num>
  <w:num w:numId="64">
    <w:abstractNumId w:val="23"/>
  </w:num>
  <w:num w:numId="65">
    <w:abstractNumId w:val="20"/>
  </w:num>
  <w:num w:numId="66">
    <w:abstractNumId w:val="100"/>
  </w:num>
  <w:num w:numId="67">
    <w:abstractNumId w:val="99"/>
  </w:num>
  <w:num w:numId="68">
    <w:abstractNumId w:val="87"/>
  </w:num>
  <w:num w:numId="69">
    <w:abstractNumId w:val="24"/>
  </w:num>
  <w:num w:numId="70">
    <w:abstractNumId w:val="101"/>
  </w:num>
  <w:num w:numId="71">
    <w:abstractNumId w:val="49"/>
  </w:num>
  <w:num w:numId="72">
    <w:abstractNumId w:val="97"/>
  </w:num>
  <w:num w:numId="73">
    <w:abstractNumId w:val="37"/>
  </w:num>
  <w:num w:numId="74">
    <w:abstractNumId w:val="36"/>
  </w:num>
  <w:num w:numId="75">
    <w:abstractNumId w:val="58"/>
  </w:num>
  <w:num w:numId="76">
    <w:abstractNumId w:val="12"/>
  </w:num>
  <w:num w:numId="77">
    <w:abstractNumId w:val="104"/>
  </w:num>
  <w:num w:numId="78">
    <w:abstractNumId w:val="51"/>
  </w:num>
  <w:num w:numId="79">
    <w:abstractNumId w:val="115"/>
  </w:num>
  <w:num w:numId="80">
    <w:abstractNumId w:val="9"/>
  </w:num>
  <w:num w:numId="81">
    <w:abstractNumId w:val="62"/>
  </w:num>
  <w:num w:numId="82">
    <w:abstractNumId w:val="72"/>
  </w:num>
  <w:num w:numId="83">
    <w:abstractNumId w:val="21"/>
  </w:num>
  <w:num w:numId="84">
    <w:abstractNumId w:val="102"/>
  </w:num>
  <w:num w:numId="85">
    <w:abstractNumId w:val="103"/>
  </w:num>
  <w:num w:numId="86">
    <w:abstractNumId w:val="60"/>
  </w:num>
  <w:num w:numId="87">
    <w:abstractNumId w:val="32"/>
  </w:num>
  <w:num w:numId="88">
    <w:abstractNumId w:val="105"/>
  </w:num>
  <w:num w:numId="89">
    <w:abstractNumId w:val="28"/>
  </w:num>
  <w:num w:numId="90">
    <w:abstractNumId w:val="106"/>
  </w:num>
  <w:num w:numId="91">
    <w:abstractNumId w:val="46"/>
  </w:num>
  <w:num w:numId="92">
    <w:abstractNumId w:val="69"/>
  </w:num>
  <w:num w:numId="93">
    <w:abstractNumId w:val="130"/>
  </w:num>
  <w:num w:numId="94">
    <w:abstractNumId w:val="16"/>
  </w:num>
  <w:num w:numId="95">
    <w:abstractNumId w:val="34"/>
  </w:num>
  <w:num w:numId="96">
    <w:abstractNumId w:val="35"/>
  </w:num>
  <w:num w:numId="97">
    <w:abstractNumId w:val="107"/>
  </w:num>
  <w:num w:numId="98">
    <w:abstractNumId w:val="48"/>
  </w:num>
  <w:num w:numId="99">
    <w:abstractNumId w:val="53"/>
  </w:num>
  <w:num w:numId="100">
    <w:abstractNumId w:val="109"/>
  </w:num>
  <w:num w:numId="101">
    <w:abstractNumId w:val="116"/>
  </w:num>
  <w:num w:numId="102">
    <w:abstractNumId w:val="39"/>
  </w:num>
  <w:num w:numId="103">
    <w:abstractNumId w:val="40"/>
  </w:num>
  <w:num w:numId="104">
    <w:abstractNumId w:val="110"/>
  </w:num>
  <w:num w:numId="105">
    <w:abstractNumId w:val="111"/>
  </w:num>
  <w:num w:numId="106">
    <w:abstractNumId w:val="112"/>
  </w:num>
  <w:num w:numId="107">
    <w:abstractNumId w:val="64"/>
  </w:num>
  <w:num w:numId="108">
    <w:abstractNumId w:val="113"/>
    <w:lvlOverride w:ilvl="0">
      <w:startOverride w:val="1"/>
    </w:lvlOverride>
    <w:lvlOverride w:ilvl="1"/>
    <w:lvlOverride w:ilvl="2"/>
    <w:lvlOverride w:ilvl="3"/>
    <w:lvlOverride w:ilvl="4"/>
    <w:lvlOverride w:ilvl="5"/>
    <w:lvlOverride w:ilvl="6"/>
    <w:lvlOverride w:ilvl="7"/>
    <w:lvlOverride w:ilvl="8"/>
  </w:num>
  <w:num w:numId="109">
    <w:abstractNumId w:val="6"/>
  </w:num>
  <w:num w:numId="110">
    <w:abstractNumId w:val="7"/>
  </w:num>
  <w:num w:numId="111">
    <w:abstractNumId w:val="114"/>
  </w:num>
  <w:num w:numId="112">
    <w:abstractNumId w:val="42"/>
  </w:num>
  <w:num w:numId="113">
    <w:abstractNumId w:val="50"/>
  </w:num>
  <w:num w:numId="114">
    <w:abstractNumId w:val="108"/>
  </w:num>
  <w:num w:numId="115">
    <w:abstractNumId w:val="77"/>
  </w:num>
  <w:num w:numId="116">
    <w:abstractNumId w:val="76"/>
  </w:num>
  <w:num w:numId="117">
    <w:abstractNumId w:val="82"/>
  </w:num>
  <w:num w:numId="118">
    <w:abstractNumId w:val="80"/>
  </w:num>
  <w:num w:numId="119">
    <w:abstractNumId w:val="81"/>
  </w:num>
  <w:num w:numId="120">
    <w:abstractNumId w:val="118"/>
  </w:num>
  <w:num w:numId="121">
    <w:abstractNumId w:val="117"/>
  </w:num>
  <w:num w:numId="122">
    <w:abstractNumId w:val="98"/>
  </w:num>
  <w:num w:numId="123">
    <w:abstractNumId w:val="124"/>
  </w:num>
  <w:num w:numId="124">
    <w:abstractNumId w:val="15"/>
  </w:num>
  <w:num w:numId="125">
    <w:abstractNumId w:val="127"/>
  </w:num>
  <w:num w:numId="126">
    <w:abstractNumId w:val="59"/>
  </w:num>
  <w:num w:numId="127">
    <w:abstractNumId w:val="120"/>
  </w:num>
  <w:num w:numId="128">
    <w:abstractNumId w:val="13"/>
  </w:num>
  <w:num w:numId="129">
    <w:abstractNumId w:val="43"/>
  </w:num>
  <w:num w:numId="130">
    <w:abstractNumId w:val="44"/>
  </w:num>
  <w:num w:numId="131">
    <w:abstractNumId w:val="47"/>
  </w:num>
  <w:num w:numId="1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rrelli, Matthew (M.T.)">
    <w15:presenceInfo w15:providerId="AD" w15:userId="S::mborrel4@ford.com::1ecd8cda-c3a1-43c2-ba87-120feda555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4E89"/>
    <w:rsid w:val="0000741C"/>
    <w:rsid w:val="00012850"/>
    <w:rsid w:val="00051423"/>
    <w:rsid w:val="00055832"/>
    <w:rsid w:val="00073FCC"/>
    <w:rsid w:val="00075586"/>
    <w:rsid w:val="000A2DD3"/>
    <w:rsid w:val="000A4DC6"/>
    <w:rsid w:val="000B5689"/>
    <w:rsid w:val="000B7DB2"/>
    <w:rsid w:val="000D1DC3"/>
    <w:rsid w:val="000E65A2"/>
    <w:rsid w:val="000F6E6C"/>
    <w:rsid w:val="00135720"/>
    <w:rsid w:val="00151537"/>
    <w:rsid w:val="00187ABF"/>
    <w:rsid w:val="00191908"/>
    <w:rsid w:val="00193F35"/>
    <w:rsid w:val="001A62B3"/>
    <w:rsid w:val="001C09E8"/>
    <w:rsid w:val="001C5DE9"/>
    <w:rsid w:val="001D2426"/>
    <w:rsid w:val="001D5128"/>
    <w:rsid w:val="001F31C1"/>
    <w:rsid w:val="001F6355"/>
    <w:rsid w:val="00200BF0"/>
    <w:rsid w:val="002034BF"/>
    <w:rsid w:val="00222D21"/>
    <w:rsid w:val="00224855"/>
    <w:rsid w:val="00231519"/>
    <w:rsid w:val="002566C9"/>
    <w:rsid w:val="002724B4"/>
    <w:rsid w:val="002A1081"/>
    <w:rsid w:val="002A6CE2"/>
    <w:rsid w:val="002B075A"/>
    <w:rsid w:val="002F5B92"/>
    <w:rsid w:val="003158E1"/>
    <w:rsid w:val="00324FE1"/>
    <w:rsid w:val="003307FF"/>
    <w:rsid w:val="00333D30"/>
    <w:rsid w:val="00334805"/>
    <w:rsid w:val="003417C9"/>
    <w:rsid w:val="003579DE"/>
    <w:rsid w:val="003608D2"/>
    <w:rsid w:val="00365F72"/>
    <w:rsid w:val="003874CD"/>
    <w:rsid w:val="003C0C76"/>
    <w:rsid w:val="003C5407"/>
    <w:rsid w:val="003D443B"/>
    <w:rsid w:val="0040647E"/>
    <w:rsid w:val="00424137"/>
    <w:rsid w:val="00446E56"/>
    <w:rsid w:val="00450606"/>
    <w:rsid w:val="0045093A"/>
    <w:rsid w:val="00463E8B"/>
    <w:rsid w:val="00470ED4"/>
    <w:rsid w:val="004719B6"/>
    <w:rsid w:val="00471CC7"/>
    <w:rsid w:val="0049073A"/>
    <w:rsid w:val="00491BBB"/>
    <w:rsid w:val="00492A53"/>
    <w:rsid w:val="004B0BB5"/>
    <w:rsid w:val="004B4BAD"/>
    <w:rsid w:val="004C4667"/>
    <w:rsid w:val="004E2CE5"/>
    <w:rsid w:val="00502E45"/>
    <w:rsid w:val="005241ED"/>
    <w:rsid w:val="005274A4"/>
    <w:rsid w:val="00530C8E"/>
    <w:rsid w:val="0055272B"/>
    <w:rsid w:val="00554F13"/>
    <w:rsid w:val="00572782"/>
    <w:rsid w:val="0057297D"/>
    <w:rsid w:val="00574CEC"/>
    <w:rsid w:val="00580D99"/>
    <w:rsid w:val="00583AF9"/>
    <w:rsid w:val="005846C1"/>
    <w:rsid w:val="00586F13"/>
    <w:rsid w:val="005A57D7"/>
    <w:rsid w:val="005C5317"/>
    <w:rsid w:val="005F0FF4"/>
    <w:rsid w:val="005F3200"/>
    <w:rsid w:val="00625C03"/>
    <w:rsid w:val="0065745C"/>
    <w:rsid w:val="00662509"/>
    <w:rsid w:val="00670310"/>
    <w:rsid w:val="00671D6F"/>
    <w:rsid w:val="00681EFD"/>
    <w:rsid w:val="006B0670"/>
    <w:rsid w:val="006B29DA"/>
    <w:rsid w:val="006B4B0D"/>
    <w:rsid w:val="0071307B"/>
    <w:rsid w:val="00725E79"/>
    <w:rsid w:val="0072656E"/>
    <w:rsid w:val="00731D4C"/>
    <w:rsid w:val="007743BC"/>
    <w:rsid w:val="00782DC5"/>
    <w:rsid w:val="00795A3E"/>
    <w:rsid w:val="007B33BD"/>
    <w:rsid w:val="007B6258"/>
    <w:rsid w:val="007B6EC7"/>
    <w:rsid w:val="007C2C46"/>
    <w:rsid w:val="007E6833"/>
    <w:rsid w:val="00835385"/>
    <w:rsid w:val="008443AB"/>
    <w:rsid w:val="008460A7"/>
    <w:rsid w:val="0085312A"/>
    <w:rsid w:val="00881C55"/>
    <w:rsid w:val="0089619C"/>
    <w:rsid w:val="008A5E4C"/>
    <w:rsid w:val="008A77F0"/>
    <w:rsid w:val="008B0F55"/>
    <w:rsid w:val="008C133C"/>
    <w:rsid w:val="008C3246"/>
    <w:rsid w:val="008C3FFE"/>
    <w:rsid w:val="008C5B86"/>
    <w:rsid w:val="008C66BC"/>
    <w:rsid w:val="008D1E1E"/>
    <w:rsid w:val="00902826"/>
    <w:rsid w:val="00923431"/>
    <w:rsid w:val="00924AB3"/>
    <w:rsid w:val="00935347"/>
    <w:rsid w:val="009503AA"/>
    <w:rsid w:val="009731C0"/>
    <w:rsid w:val="009765B1"/>
    <w:rsid w:val="00980C5F"/>
    <w:rsid w:val="00986933"/>
    <w:rsid w:val="00990BB4"/>
    <w:rsid w:val="009B31F6"/>
    <w:rsid w:val="009C63A8"/>
    <w:rsid w:val="009C71EB"/>
    <w:rsid w:val="009C78FC"/>
    <w:rsid w:val="009C7FD5"/>
    <w:rsid w:val="009D200D"/>
    <w:rsid w:val="009D4120"/>
    <w:rsid w:val="009E757D"/>
    <w:rsid w:val="009F1431"/>
    <w:rsid w:val="00A136AA"/>
    <w:rsid w:val="00A43BD7"/>
    <w:rsid w:val="00A43CEA"/>
    <w:rsid w:val="00A52E55"/>
    <w:rsid w:val="00A814BF"/>
    <w:rsid w:val="00A927DD"/>
    <w:rsid w:val="00AA7830"/>
    <w:rsid w:val="00AB4863"/>
    <w:rsid w:val="00AC15C4"/>
    <w:rsid w:val="00AD4E38"/>
    <w:rsid w:val="00AD76E8"/>
    <w:rsid w:val="00AE366A"/>
    <w:rsid w:val="00B045F3"/>
    <w:rsid w:val="00B1437A"/>
    <w:rsid w:val="00B36C60"/>
    <w:rsid w:val="00B4775A"/>
    <w:rsid w:val="00B57ABD"/>
    <w:rsid w:val="00B62830"/>
    <w:rsid w:val="00B62B18"/>
    <w:rsid w:val="00B64AE1"/>
    <w:rsid w:val="00B65F30"/>
    <w:rsid w:val="00B73A9F"/>
    <w:rsid w:val="00B85813"/>
    <w:rsid w:val="00B96E41"/>
    <w:rsid w:val="00BD422E"/>
    <w:rsid w:val="00C00C83"/>
    <w:rsid w:val="00C02A8F"/>
    <w:rsid w:val="00C05293"/>
    <w:rsid w:val="00C05CF4"/>
    <w:rsid w:val="00C11D33"/>
    <w:rsid w:val="00C179E9"/>
    <w:rsid w:val="00C4054B"/>
    <w:rsid w:val="00C41236"/>
    <w:rsid w:val="00C54E81"/>
    <w:rsid w:val="00C571B5"/>
    <w:rsid w:val="00C66C6C"/>
    <w:rsid w:val="00C73931"/>
    <w:rsid w:val="00C779D2"/>
    <w:rsid w:val="00C802BC"/>
    <w:rsid w:val="00C8142F"/>
    <w:rsid w:val="00C9018E"/>
    <w:rsid w:val="00CA53EC"/>
    <w:rsid w:val="00CB63E9"/>
    <w:rsid w:val="00CB710B"/>
    <w:rsid w:val="00CB7873"/>
    <w:rsid w:val="00CC519C"/>
    <w:rsid w:val="00CE1A20"/>
    <w:rsid w:val="00CE7A30"/>
    <w:rsid w:val="00D227C3"/>
    <w:rsid w:val="00D248E1"/>
    <w:rsid w:val="00D27874"/>
    <w:rsid w:val="00D54CD4"/>
    <w:rsid w:val="00D82BB9"/>
    <w:rsid w:val="00D8727D"/>
    <w:rsid w:val="00D920D7"/>
    <w:rsid w:val="00D93F85"/>
    <w:rsid w:val="00DB14CC"/>
    <w:rsid w:val="00DD1F70"/>
    <w:rsid w:val="00E1021E"/>
    <w:rsid w:val="00E25E3E"/>
    <w:rsid w:val="00E4479E"/>
    <w:rsid w:val="00E77764"/>
    <w:rsid w:val="00E8091D"/>
    <w:rsid w:val="00E92C59"/>
    <w:rsid w:val="00E93105"/>
    <w:rsid w:val="00E93D1E"/>
    <w:rsid w:val="00EA344E"/>
    <w:rsid w:val="00EB0FC2"/>
    <w:rsid w:val="00ED3878"/>
    <w:rsid w:val="00EF4029"/>
    <w:rsid w:val="00F06FAB"/>
    <w:rsid w:val="00F36267"/>
    <w:rsid w:val="00F4026E"/>
    <w:rsid w:val="00F43C6E"/>
    <w:rsid w:val="00F4679C"/>
    <w:rsid w:val="00F51A77"/>
    <w:rsid w:val="00F54E82"/>
    <w:rsid w:val="00F653E9"/>
    <w:rsid w:val="00F81D7B"/>
    <w:rsid w:val="00F82E5D"/>
    <w:rsid w:val="00F87E27"/>
    <w:rsid w:val="00FB02DF"/>
    <w:rsid w:val="00FB2275"/>
    <w:rsid w:val="00FD505B"/>
    <w:rsid w:val="00FD74E4"/>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4E68D"/>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uiPriority w:val="99"/>
    <w:qFormat/>
    <w:rsid w:val="00C66C6C"/>
    <w:pPr>
      <w:keepNext/>
      <w:numPr>
        <w:ilvl w:val="6"/>
        <w:numId w:val="1"/>
      </w:numPr>
      <w:spacing w:before="240" w:after="60"/>
      <w:outlineLvl w:val="6"/>
    </w:pPr>
  </w:style>
  <w:style w:type="paragraph" w:styleId="Heading8">
    <w:name w:val="heading 8"/>
    <w:basedOn w:val="Normal"/>
    <w:next w:val="Normal"/>
    <w:link w:val="Heading8Char"/>
    <w:uiPriority w:val="99"/>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uiPriority w:val="99"/>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NoSpacing">
    <w:name w:val="No Spacing"/>
    <w:uiPriority w:val="1"/>
    <w:qFormat/>
    <w:rsid w:val="00F87E27"/>
    <w:pPr>
      <w:spacing w:after="0" w:line="240" w:lineRule="auto"/>
    </w:pPr>
    <w:rPr>
      <w:rFonts w:ascii="Arial" w:eastAsia="SimSun" w:hAnsi="Arial" w:cs="Times New Roman"/>
      <w:sz w:val="20"/>
      <w:szCs w:val="24"/>
    </w:rPr>
  </w:style>
  <w:style w:type="paragraph" w:styleId="ListParagraph">
    <w:name w:val="List Paragraph"/>
    <w:basedOn w:val="Normal"/>
    <w:uiPriority w:val="34"/>
    <w:qFormat/>
    <w:rsid w:val="00F81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120</Pages>
  <Words>35400</Words>
  <Characters>201783</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Borrelli, Matthew (M.T.)</cp:lastModifiedBy>
  <cp:revision>23</cp:revision>
  <dcterms:created xsi:type="dcterms:W3CDTF">2021-07-30T21:27:00Z</dcterms:created>
  <dcterms:modified xsi:type="dcterms:W3CDTF">2021-09-08T16:25:00Z</dcterms:modified>
</cp:coreProperties>
</file>